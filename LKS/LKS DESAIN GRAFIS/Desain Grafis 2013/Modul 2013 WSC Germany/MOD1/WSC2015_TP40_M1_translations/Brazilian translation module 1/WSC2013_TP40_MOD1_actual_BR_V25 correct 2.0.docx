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77777777" w:rsidR="006402F1" w:rsidRDefault="00CE6B36" w:rsidP="00CE6B36">
      <w:pPr>
        <w:pStyle w:val="Doctitle0"/>
        <w:rPr>
          <w:ins w:id="0" w:author="Kinder" w:date="2013-06-30T08:23:00Z"/>
        </w:rPr>
      </w:pPr>
      <w:r w:rsidRPr="00EA5133">
        <w:rPr>
          <w:rPrChange w:id="1" w:author="Wolfgang J. Toechterle" w:date="2013-06-22T10:32:00Z">
            <w:rPr>
              <w:lang w:val="fr-FR"/>
            </w:rPr>
          </w:rPrChange>
        </w:rPr>
        <w:t xml:space="preserve">Test Project </w:t>
      </w:r>
      <w:del w:id="2" w:author="Kinder" w:date="2013-06-30T08:18:00Z">
        <w:r w:rsidRPr="00EA5133" w:rsidDel="006402F1">
          <w:rPr>
            <w:rPrChange w:id="3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4" w:author="Kinder" w:date="2013-06-30T08:18:00Z">
        <w:r w:rsidR="006402F1">
          <w:t xml:space="preserve">Module 1 </w:t>
        </w:r>
      </w:ins>
    </w:p>
    <w:p w14:paraId="15ADB692" w14:textId="7BE352F3" w:rsidR="00CE6B36" w:rsidRPr="00EA5133" w:rsidRDefault="006402F1" w:rsidP="00CE6B36">
      <w:pPr>
        <w:pStyle w:val="Doctitle0"/>
        <w:rPr>
          <w:rPrChange w:id="5" w:author="Wolfgang J. Toechterle" w:date="2013-06-22T10:32:00Z">
            <w:rPr>
              <w:lang w:val="fr-FR"/>
            </w:rPr>
          </w:rPrChange>
        </w:rPr>
      </w:pPr>
      <w:ins w:id="6" w:author="Kinder" w:date="2013-06-30T08:18:00Z">
        <w:r>
          <w:t>(Corporate Design)</w:t>
        </w:r>
      </w:ins>
    </w:p>
    <w:p w14:paraId="4441C998" w14:textId="424873E9" w:rsidR="00CE6B36" w:rsidRPr="00EA5133" w:rsidRDefault="00FD5A9A">
      <w:pPr>
        <w:pStyle w:val="Docsubtitle2"/>
        <w:rPr>
          <w:rPrChange w:id="7" w:author="Wolfgang J. Toechterle" w:date="2013-06-22T10:32:00Z">
            <w:rPr>
              <w:lang w:val="fr-FR"/>
            </w:rPr>
          </w:rPrChange>
        </w:rPr>
        <w:pPrChange w:id="8" w:author="Kinder" w:date="2013-06-30T08:24:00Z">
          <w:pPr>
            <w:pStyle w:val="Docsubtitle1"/>
          </w:pPr>
        </w:pPrChange>
      </w:pPr>
      <w:r w:rsidRPr="00EA5133">
        <w:rPr>
          <w:rPrChange w:id="9" w:author="Wolfgang J. Toechterle" w:date="2013-06-22T10:32:00Z">
            <w:rPr>
              <w:lang w:val="fr-FR"/>
            </w:rPr>
          </w:rPrChange>
        </w:rPr>
        <w:t>WSC2013</w:t>
      </w:r>
      <w:r w:rsidR="004632D2" w:rsidRPr="00EA5133">
        <w:rPr>
          <w:rPrChange w:id="10" w:author="Wolfgang J. Toechterle" w:date="2013-06-22T10:32:00Z">
            <w:rPr>
              <w:lang w:val="fr-FR"/>
            </w:rPr>
          </w:rPrChange>
        </w:rPr>
        <w:t>_TP40</w:t>
      </w:r>
      <w:r w:rsidR="00CE6B36" w:rsidRPr="00EA5133">
        <w:rPr>
          <w:rPrChange w:id="11" w:author="Wolfgang J. Toechterle" w:date="2013-06-22T10:32:00Z">
            <w:rPr>
              <w:lang w:val="fr-FR"/>
            </w:rPr>
          </w:rPrChange>
        </w:rPr>
        <w:t>_</w:t>
      </w:r>
      <w:r w:rsidR="004632D2" w:rsidRPr="00EA5133">
        <w:rPr>
          <w:rPrChange w:id="12" w:author="Wolfgang J. Toechterle" w:date="2013-06-22T10:32:00Z">
            <w:rPr>
              <w:lang w:val="fr-FR"/>
            </w:rPr>
          </w:rPrChange>
        </w:rPr>
        <w:t>MO</w:t>
      </w:r>
      <w:ins w:id="13" w:author="Kinder" w:date="2013-06-30T08:20:00Z">
        <w:r w:rsidR="006402F1">
          <w:t>1</w:t>
        </w:r>
      </w:ins>
      <w:del w:id="14" w:author="Kinder" w:date="2013-06-30T08:20:00Z">
        <w:r w:rsidR="004632D2" w:rsidRPr="00EA5133" w:rsidDel="006402F1">
          <w:rPr>
            <w:rPrChange w:id="15" w:author="Wolfgang J. Toechterle" w:date="2013-06-22T10:32:00Z">
              <w:rPr>
                <w:lang w:val="fr-FR"/>
              </w:rPr>
            </w:rPrChange>
          </w:rPr>
          <w:delText>D</w:delText>
        </w:r>
        <w:r w:rsidR="005F4436" w:rsidRPr="00EA5133" w:rsidDel="006402F1">
          <w:rPr>
            <w:rPrChange w:id="16" w:author="Wolfgang J. Toechterle" w:date="2013-06-22T10:32:00Z">
              <w:rPr>
                <w:lang w:val="fr-FR"/>
              </w:rPr>
            </w:rPrChange>
          </w:rPr>
          <w:delText>_CD</w:delText>
        </w:r>
      </w:del>
      <w:r w:rsidR="004632D2" w:rsidRPr="00EA5133">
        <w:rPr>
          <w:rPrChange w:id="17" w:author="Wolfgang J. Toechterle" w:date="2013-06-22T10:32:00Z">
            <w:rPr>
              <w:lang w:val="fr-FR"/>
            </w:rPr>
          </w:rPrChange>
        </w:rPr>
        <w:t>_</w:t>
      </w:r>
      <w:del w:id="18" w:author="Kinder" w:date="2013-06-30T08:20:00Z">
        <w:r w:rsidR="004632D2" w:rsidRPr="00EA5133" w:rsidDel="006402F1">
          <w:rPr>
            <w:rPrChange w:id="19" w:author="Wolfgang J. Toechterle" w:date="2013-06-22T10:32:00Z">
              <w:rPr>
                <w:lang w:val="fr-FR"/>
              </w:rPr>
            </w:rPrChange>
          </w:rPr>
          <w:delText>PRE</w:delText>
        </w:r>
      </w:del>
      <w:ins w:id="20" w:author="Kinder" w:date="2013-06-30T08:20:00Z">
        <w:r w:rsidR="006402F1">
          <w:t>actual</w:t>
        </w:r>
      </w:ins>
      <w:r w:rsidR="00CE6B36" w:rsidRPr="00EA5133">
        <w:rPr>
          <w:rPrChange w:id="21" w:author="Wolfgang J. Toechterle" w:date="2013-06-22T10:32:00Z">
            <w:rPr>
              <w:lang w:val="fr-FR"/>
            </w:rPr>
          </w:rPrChange>
        </w:rPr>
        <w:t>_EN</w:t>
      </w:r>
    </w:p>
    <w:p w14:paraId="2ADF9BCB" w14:textId="77777777" w:rsidR="00CE6B36" w:rsidRPr="00EA5133" w:rsidRDefault="00CE6B36" w:rsidP="00CE6B36">
      <w:pPr>
        <w:pStyle w:val="Docsubtitle2"/>
        <w:rPr>
          <w:rPrChange w:id="22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Default="00CE6B36" w:rsidP="00CE6B36">
      <w:pPr>
        <w:pStyle w:val="Docsubtitle2"/>
        <w:rPr>
          <w:ins w:id="23" w:author="Kinder" w:date="2013-06-30T08:24:00Z"/>
        </w:rPr>
      </w:pPr>
      <w:r w:rsidRPr="00EA5133">
        <w:t>Submitted by:</w:t>
      </w:r>
      <w:ins w:id="24" w:author="Wolfgang J. Toechterle" w:date="2013-06-07T08:23:00Z">
        <w:r w:rsidR="00DB44DF" w:rsidRPr="00EA5133">
          <w:t xml:space="preserve"> </w:t>
        </w:r>
      </w:ins>
    </w:p>
    <w:p w14:paraId="32C2A42A" w14:textId="1973DDAF" w:rsidR="006402F1" w:rsidRDefault="00A16644" w:rsidP="00CE6B36">
      <w:pPr>
        <w:pStyle w:val="Docsubtitle2"/>
        <w:rPr>
          <w:ins w:id="25" w:author="Kinder" w:date="2013-06-30T08:24:00Z"/>
        </w:rPr>
      </w:pPr>
      <w:ins w:id="26" w:author="Wolfgang J. Toechterle" w:date="2013-06-22T09:47:00Z">
        <w:del w:id="27" w:author="Kinder" w:date="2013-06-30T09:11:00Z">
          <w:r w:rsidRPr="00EA5133" w:rsidDel="0074449E">
            <w:delText>Adel Alsalem</w:delText>
          </w:r>
        </w:del>
        <w:del w:id="28" w:author="Kinder" w:date="2013-06-30T08:24:00Z">
          <w:r w:rsidRPr="00EA5133" w:rsidDel="006402F1">
            <w:delText xml:space="preserve">, </w:delText>
          </w:r>
        </w:del>
      </w:ins>
      <w:ins w:id="29" w:author="Wolfgang J. Toechterle" w:date="2013-06-07T08:36:00Z">
        <w:r w:rsidR="003043C9" w:rsidRPr="00EA5133">
          <w:t>Thierry Herman</w:t>
        </w:r>
      </w:ins>
      <w:ins w:id="30" w:author="Kinder" w:date="2013-06-30T08:24:00Z">
        <w:r w:rsidR="006402F1">
          <w:t xml:space="preserve"> BE</w:t>
        </w:r>
      </w:ins>
    </w:p>
    <w:p w14:paraId="5E3E3BDD" w14:textId="77777777" w:rsidR="006402F1" w:rsidRDefault="003043C9" w:rsidP="00CE6B36">
      <w:pPr>
        <w:pStyle w:val="Docsubtitle2"/>
        <w:rPr>
          <w:ins w:id="31" w:author="Kinder" w:date="2013-06-30T08:25:00Z"/>
        </w:rPr>
      </w:pPr>
      <w:ins w:id="32" w:author="Wolfgang J. Toechterle" w:date="2013-06-07T08:36:00Z">
        <w:del w:id="33" w:author="Kinder" w:date="2013-06-30T08:24:00Z">
          <w:r w:rsidRPr="00EA5133" w:rsidDel="006402F1">
            <w:delText xml:space="preserve">, </w:delText>
          </w:r>
        </w:del>
      </w:ins>
      <w:ins w:id="34" w:author="Wolfgang J. Toechterle" w:date="2013-06-07T08:23:00Z">
        <w:r w:rsidR="00DB44DF" w:rsidRPr="00EA5133">
          <w:rPr>
            <w:rPrChange w:id="35" w:author="Wolfgang J. Toechterle" w:date="2013-06-22T10:32:00Z">
              <w:rPr>
                <w:lang w:val="en-US"/>
              </w:rPr>
            </w:rPrChange>
          </w:rPr>
          <w:t xml:space="preserve">Susanne </w:t>
        </w:r>
        <w:proofErr w:type="spellStart"/>
        <w:r w:rsidR="00DB44DF" w:rsidRPr="00EA5133">
          <w:rPr>
            <w:rPrChange w:id="36" w:author="Wolfgang J. Toechterle" w:date="2013-06-22T10:32:00Z">
              <w:rPr>
                <w:lang w:val="en-US"/>
              </w:rPr>
            </w:rPrChange>
          </w:rPr>
          <w:t>Moustgaard</w:t>
        </w:r>
      </w:ins>
      <w:proofErr w:type="spellEnd"/>
      <w:ins w:id="37" w:author="Kinder" w:date="2013-06-30T08:25:00Z">
        <w:r w:rsidR="006402F1">
          <w:t xml:space="preserve"> DN</w:t>
        </w:r>
      </w:ins>
    </w:p>
    <w:p w14:paraId="079975BF" w14:textId="77777777" w:rsidR="006402F1" w:rsidRDefault="00DB44DF" w:rsidP="00CE6B36">
      <w:pPr>
        <w:pStyle w:val="Docsubtitle2"/>
        <w:rPr>
          <w:ins w:id="38" w:author="Kinder" w:date="2013-06-30T08:25:00Z"/>
        </w:rPr>
      </w:pPr>
      <w:ins w:id="39" w:author="Wolfgang J. Toechterle" w:date="2013-06-07T08:23:00Z">
        <w:del w:id="40" w:author="Kinder" w:date="2013-06-30T08:25:00Z">
          <w:r w:rsidRPr="00EA5133" w:rsidDel="006402F1">
            <w:rPr>
              <w:rPrChange w:id="41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proofErr w:type="spellStart"/>
      <w:ins w:id="42" w:author="Wolfgang J. Toechterle" w:date="2013-06-07T08:24:00Z">
        <w:r w:rsidRPr="00EA5133">
          <w:rPr>
            <w:rPrChange w:id="43" w:author="Wolfgang J. Toechterle" w:date="2013-06-22T10:32:00Z">
              <w:rPr>
                <w:lang w:val="en-US"/>
              </w:rPr>
            </w:rPrChange>
          </w:rPr>
          <w:t>Terkko</w:t>
        </w:r>
        <w:proofErr w:type="spellEnd"/>
        <w:r w:rsidRPr="00EA5133">
          <w:rPr>
            <w:rPrChange w:id="44" w:author="Wolfgang J. Toechterle" w:date="2013-06-22T10:32:00Z">
              <w:rPr>
                <w:lang w:val="en-US"/>
              </w:rPr>
            </w:rPrChange>
          </w:rPr>
          <w:t xml:space="preserve"> </w:t>
        </w:r>
        <w:proofErr w:type="spellStart"/>
        <w:r w:rsidRPr="00EA5133">
          <w:rPr>
            <w:rPrChange w:id="45" w:author="Wolfgang J. Toechterle" w:date="2013-06-22T10:32:00Z">
              <w:rPr>
                <w:lang w:val="en-US"/>
              </w:rPr>
            </w:rPrChange>
          </w:rPr>
          <w:t>Malm</w:t>
        </w:r>
      </w:ins>
      <w:proofErr w:type="spellEnd"/>
      <w:ins w:id="46" w:author="Kinder" w:date="2013-06-30T08:25:00Z">
        <w:r w:rsidR="006402F1">
          <w:t xml:space="preserve"> FI</w:t>
        </w:r>
      </w:ins>
      <w:ins w:id="47" w:author="Wolfgang J. Toechterle" w:date="2013-06-07T08:24:00Z">
        <w:del w:id="48" w:author="Kinder" w:date="2013-06-30T08:25:00Z">
          <w:r w:rsidRPr="00EA5133" w:rsidDel="006402F1">
            <w:rPr>
              <w:rPrChange w:id="49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Default="00DB44DF" w:rsidP="00CE6B36">
      <w:pPr>
        <w:pStyle w:val="Docsubtitle2"/>
        <w:rPr>
          <w:ins w:id="50" w:author="Kinder" w:date="2013-06-30T09:10:00Z"/>
        </w:rPr>
      </w:pPr>
      <w:ins w:id="51" w:author="Wolfgang J. Toechterle" w:date="2013-06-07T08:24:00Z">
        <w:del w:id="52" w:author="Kinder" w:date="2013-06-30T08:25:00Z">
          <w:r w:rsidRPr="00EA5133" w:rsidDel="006402F1">
            <w:rPr>
              <w:rPrChange w:id="53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proofErr w:type="spellStart"/>
      <w:ins w:id="54" w:author="Wolfgang J. Toechterle" w:date="2013-06-22T09:48:00Z">
        <w:r w:rsidR="00626A92" w:rsidRPr="00EA5133">
          <w:t>Sathish</w:t>
        </w:r>
        <w:proofErr w:type="spellEnd"/>
        <w:r w:rsidR="00626A92" w:rsidRPr="00EA5133">
          <w:t xml:space="preserve"> Narayanan</w:t>
        </w:r>
        <w:del w:id="55" w:author="Kinder" w:date="2013-06-30T08:25:00Z">
          <w:r w:rsidR="00626A92" w:rsidRPr="00EA5133" w:rsidDel="006402F1">
            <w:delText>,</w:delText>
          </w:r>
        </w:del>
      </w:ins>
      <w:ins w:id="56" w:author="Kinder" w:date="2013-06-30T08:25:00Z">
        <w:r w:rsidR="00123A66">
          <w:t xml:space="preserve"> IN</w:t>
        </w:r>
      </w:ins>
    </w:p>
    <w:p w14:paraId="0D741168" w14:textId="77777777" w:rsidR="001151B7" w:rsidRPr="00EA5133" w:rsidRDefault="001151B7" w:rsidP="001151B7">
      <w:pPr>
        <w:pStyle w:val="Docsubtitle2"/>
        <w:rPr>
          <w:ins w:id="57" w:author="Kinder" w:date="2013-06-30T09:10:00Z"/>
        </w:rPr>
      </w:pPr>
      <w:ins w:id="58" w:author="Kinder" w:date="2013-06-30T09:10:00Z">
        <w:r w:rsidRPr="001D2089">
          <w:t>Amy Soon</w:t>
        </w:r>
        <w:r>
          <w:t xml:space="preserve"> SG</w:t>
        </w:r>
      </w:ins>
    </w:p>
    <w:p w14:paraId="5F6890D6" w14:textId="64F2598B" w:rsidR="00CE6B36" w:rsidRPr="00EA5133" w:rsidDel="001151B7" w:rsidRDefault="00626A92">
      <w:pPr>
        <w:pStyle w:val="Docsubtitle2"/>
        <w:rPr>
          <w:del w:id="59" w:author="Kinder" w:date="2013-06-30T09:09:00Z"/>
        </w:rPr>
      </w:pPr>
      <w:ins w:id="60" w:author="Wolfgang J. Toechterle" w:date="2013-06-22T09:48:00Z">
        <w:del w:id="61" w:author="Kinder" w:date="2013-06-30T08:25:00Z">
          <w:r w:rsidRPr="00EA5133" w:rsidDel="006402F1">
            <w:delText xml:space="preserve"> </w:delText>
          </w:r>
        </w:del>
      </w:ins>
      <w:ins w:id="62" w:author="Wolfgang J. Toechterle" w:date="2013-06-07T08:23:00Z">
        <w:r w:rsidR="00DB44DF" w:rsidRPr="00EA5133">
          <w:rPr>
            <w:rPrChange w:id="63" w:author="Wolfgang J. Toechterle" w:date="2013-06-22T10:32:00Z">
              <w:rPr>
                <w:lang w:val="en-US"/>
              </w:rPr>
            </w:rPrChange>
          </w:rPr>
          <w:t xml:space="preserve">Wolfgang </w:t>
        </w:r>
        <w:proofErr w:type="spellStart"/>
        <w:r w:rsidR="00DB44DF" w:rsidRPr="00EA5133">
          <w:rPr>
            <w:rPrChange w:id="64" w:author="Wolfgang J. Toechterle" w:date="2013-06-22T10:32:00Z">
              <w:rPr>
                <w:lang w:val="en-US"/>
              </w:rPr>
            </w:rPrChange>
          </w:rPr>
          <w:t>Toechterle</w:t>
        </w:r>
      </w:ins>
      <w:proofErr w:type="spellEnd"/>
      <w:ins w:id="65" w:author="Kinder" w:date="2013-06-30T08:25:00Z">
        <w:r w:rsidR="00123A66">
          <w:t xml:space="preserve"> IT</w:t>
        </w:r>
      </w:ins>
      <w:ins w:id="66" w:author="Wolfgang J. Toechterle" w:date="2013-06-07T08:24:00Z">
        <w:del w:id="67" w:author="Kinder" w:date="2013-06-30T08:25:00Z">
          <w:r w:rsidR="00DB44DF" w:rsidRPr="00EA5133" w:rsidDel="00123A66">
            <w:rPr>
              <w:rPrChange w:id="68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69" w:author="Kinder" w:date="2013-06-30T09:09:00Z">
          <w:r w:rsidR="00DB44DF" w:rsidRPr="00EA5133" w:rsidDel="001151B7">
            <w:rPr>
              <w:rPrChange w:id="70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EA5133" w:rsidDel="00123A66" w:rsidRDefault="00CE6B36">
      <w:pPr>
        <w:pStyle w:val="Docsubtitle2"/>
        <w:rPr>
          <w:del w:id="71" w:author="Kinder" w:date="2013-06-30T08:25:00Z"/>
        </w:rPr>
      </w:pPr>
      <w:del w:id="72" w:author="Kinder" w:date="2013-06-30T08:25:00Z">
        <w:r w:rsidRPr="00EA5133" w:rsidDel="00123A66">
          <w:delText xml:space="preserve">Name: </w:delText>
        </w:r>
        <w:r w:rsidR="00F5386C" w:rsidRPr="00EA5133" w:rsidDel="00123A66">
          <w:rPr>
            <w:rFonts w:cs="Arial"/>
            <w:rPrChange w:id="73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6402F1" w:rsidDel="00123A66" w:rsidRDefault="00CE6B36">
      <w:pPr>
        <w:pStyle w:val="Docsubtitle2"/>
        <w:rPr>
          <w:del w:id="74" w:author="Kinder" w:date="2013-06-30T08:25:00Z"/>
        </w:rPr>
        <w:pPrChange w:id="75" w:author="Kinder" w:date="2013-06-30T09:10:00Z">
          <w:pPr>
            <w:pStyle w:val="TOC1"/>
          </w:pPr>
        </w:pPrChange>
      </w:pPr>
      <w:del w:id="76" w:author="Kinder" w:date="2013-06-30T08:25:00Z">
        <w:r w:rsidRPr="00263883" w:rsidDel="00123A66">
          <w:delText xml:space="preserve">Member Country: </w:delText>
        </w:r>
      </w:del>
      <w:ins w:id="77" w:author="Wolfgang J. Toechterle" w:date="2013-06-07T08:34:00Z">
        <w:del w:id="78" w:author="Kinder" w:date="2013-06-29T15:09:00Z">
          <w:r w:rsidR="003043C9" w:rsidRPr="00263883" w:rsidDel="001E709A">
            <w:delText xml:space="preserve">Belgium, </w:delText>
          </w:r>
        </w:del>
      </w:ins>
      <w:ins w:id="79" w:author="Wolfgang J. Toechterle" w:date="2013-06-07T08:23:00Z">
        <w:del w:id="80" w:author="Kinder" w:date="2013-06-30T08:25:00Z">
          <w:r w:rsidR="003043C9" w:rsidRPr="00EA5133" w:rsidDel="00123A66">
            <w:delText>D</w:delText>
          </w:r>
        </w:del>
        <w:del w:id="81" w:author="Kinder" w:date="2013-06-29T15:09:00Z">
          <w:r w:rsidR="003043C9" w:rsidRPr="00EA5133" w:rsidDel="001E709A">
            <w:delText>enmark</w:delText>
          </w:r>
        </w:del>
        <w:del w:id="82" w:author="Kinder" w:date="2013-06-30T08:25:00Z">
          <w:r w:rsidR="003043C9" w:rsidRPr="00EA5133" w:rsidDel="00123A66">
            <w:delText>, F</w:delText>
          </w:r>
        </w:del>
        <w:del w:id="83" w:author="Kinder" w:date="2013-06-29T15:09:00Z">
          <w:r w:rsidR="003043C9" w:rsidRPr="00EA5133" w:rsidDel="001E709A">
            <w:delText>inland</w:delText>
          </w:r>
        </w:del>
        <w:del w:id="84" w:author="Kinder" w:date="2013-06-30T08:25:00Z">
          <w:r w:rsidR="003043C9" w:rsidRPr="00EA5133" w:rsidDel="00123A66">
            <w:delText>,</w:delText>
          </w:r>
        </w:del>
      </w:ins>
      <w:ins w:id="85" w:author="Wolfgang J. Toechterle" w:date="2013-06-22T09:48:00Z">
        <w:del w:id="86" w:author="Kinder" w:date="2013-06-30T08:25:00Z">
          <w:r w:rsidR="00626A92" w:rsidRPr="00EA5133" w:rsidDel="00123A66">
            <w:delText xml:space="preserve"> I</w:delText>
          </w:r>
        </w:del>
        <w:del w:id="87" w:author="Kinder" w:date="2013-06-29T15:09:00Z">
          <w:r w:rsidR="00626A92" w:rsidRPr="00EA5133" w:rsidDel="001E709A">
            <w:delText>ndia</w:delText>
          </w:r>
        </w:del>
        <w:del w:id="88" w:author="Kinder" w:date="2013-06-30T08:25:00Z">
          <w:r w:rsidR="00626A92" w:rsidRPr="00EA5133" w:rsidDel="00123A66">
            <w:delText>,</w:delText>
          </w:r>
        </w:del>
      </w:ins>
      <w:ins w:id="89" w:author="Wolfgang J. Toechterle" w:date="2013-06-07T08:23:00Z">
        <w:del w:id="90" w:author="Kinder" w:date="2013-06-30T08:25:00Z">
          <w:r w:rsidR="003043C9" w:rsidRPr="00597D72" w:rsidDel="00123A66">
            <w:delText xml:space="preserve"> I</w:delText>
          </w:r>
        </w:del>
        <w:del w:id="91" w:author="Kinder" w:date="2013-06-29T15:09:00Z">
          <w:r w:rsidR="003043C9" w:rsidRPr="00597D72" w:rsidDel="001E709A">
            <w:delText>taly</w:delText>
          </w:r>
        </w:del>
        <w:del w:id="92" w:author="Kinder" w:date="2013-06-30T08:25:00Z">
          <w:r w:rsidR="003043C9" w:rsidRPr="00597D72" w:rsidDel="00123A66">
            <w:delText>,</w:delText>
          </w:r>
        </w:del>
        <w:del w:id="93" w:author="Kinder" w:date="2013-06-30T08:19:00Z">
          <w:r w:rsidR="003043C9" w:rsidRPr="00597D72" w:rsidDel="006402F1">
            <w:delText xml:space="preserve"> </w:delText>
          </w:r>
        </w:del>
      </w:ins>
      <w:ins w:id="94" w:author="Wolfgang J. Toechterle" w:date="2013-06-22T09:48:00Z">
        <w:del w:id="95" w:author="Kinder" w:date="2013-06-30T08:19:00Z">
          <w:r w:rsidR="00626A92" w:rsidRPr="00597D72" w:rsidDel="006402F1">
            <w:delText>S</w:delText>
          </w:r>
        </w:del>
        <w:del w:id="96" w:author="Kinder" w:date="2013-06-29T15:09:00Z">
          <w:r w:rsidR="00626A92" w:rsidRPr="00597D72" w:rsidDel="001E709A">
            <w:delText>audi Arabia</w:delText>
          </w:r>
        </w:del>
        <w:del w:id="97" w:author="Kinder" w:date="2013-06-30T08:19:00Z">
          <w:r w:rsidR="00626A92" w:rsidRPr="00597D72" w:rsidDel="006402F1">
            <w:delText>,</w:delText>
          </w:r>
        </w:del>
        <w:del w:id="98" w:author="Kinder" w:date="2013-06-30T08:25:00Z">
          <w:r w:rsidR="00626A92" w:rsidRPr="00597D72" w:rsidDel="00123A66">
            <w:delText xml:space="preserve"> </w:delText>
          </w:r>
        </w:del>
      </w:ins>
      <w:ins w:id="99" w:author="Wolfgang J. Toechterle" w:date="2013-06-07T08:23:00Z">
        <w:del w:id="100" w:author="Kinder" w:date="2013-06-30T08:25:00Z">
          <w:r w:rsidR="003043C9" w:rsidRPr="006402F1" w:rsidDel="00123A66">
            <w:delText>S</w:delText>
          </w:r>
        </w:del>
        <w:del w:id="101" w:author="Kinder" w:date="2013-06-29T15:09:00Z">
          <w:r w:rsidR="003043C9" w:rsidRPr="006402F1" w:rsidDel="001E709A">
            <w:delText>ingapo</w:delText>
          </w:r>
          <w:r w:rsidR="00DB44DF" w:rsidRPr="007922F0" w:rsidDel="001E709A">
            <w:delText>r</w:delText>
          </w:r>
        </w:del>
      </w:ins>
      <w:ins w:id="102" w:author="Wolfgang J. Toechterle" w:date="2013-06-07T08:35:00Z">
        <w:del w:id="103" w:author="Kinder" w:date="2013-06-29T15:09:00Z">
          <w:r w:rsidR="003043C9" w:rsidRPr="007922F0" w:rsidDel="001E709A">
            <w:delText>e</w:delText>
          </w:r>
        </w:del>
      </w:ins>
      <w:ins w:id="104" w:author="Wolfgang J. Toechterle" w:date="2013-06-07T08:23:00Z">
        <w:del w:id="105" w:author="Kinder" w:date="2013-06-30T08:25:00Z">
          <w:r w:rsidR="00DB44DF" w:rsidRPr="006402F1" w:rsidDel="00123A66">
            <w:delText xml:space="preserve">, </w:delText>
          </w:r>
        </w:del>
      </w:ins>
    </w:p>
    <w:p w14:paraId="1DE523FE" w14:textId="77777777" w:rsidR="00DB44DF" w:rsidRPr="00EA5133" w:rsidRDefault="00DB44DF">
      <w:pPr>
        <w:pStyle w:val="Docsubtitle2"/>
        <w:rPr>
          <w:ins w:id="106" w:author="Wolfgang J. Toechterle" w:date="2013-06-07T08:24:00Z"/>
          <w:rFonts w:eastAsiaTheme="majorEastAsia" w:cstheme="majorBidi"/>
          <w:b/>
          <w:bCs/>
          <w:caps/>
          <w:sz w:val="24"/>
          <w:u w:val="single"/>
        </w:rPr>
        <w:pPrChange w:id="107" w:author="Kinder" w:date="2013-06-30T09:10:00Z">
          <w:pPr>
            <w:spacing w:after="200" w:line="276" w:lineRule="auto"/>
          </w:pPr>
        </w:pPrChange>
      </w:pPr>
      <w:ins w:id="108" w:author="Wolfgang J. Toechterle" w:date="2013-06-07T08:24:00Z">
        <w:r w:rsidRPr="00EA5133">
          <w:br w:type="page"/>
        </w:r>
      </w:ins>
    </w:p>
    <w:p w14:paraId="6E469A8C" w14:textId="5A55853C" w:rsidR="00CE6B36" w:rsidRPr="00EA5133" w:rsidDel="00DB44DF" w:rsidRDefault="00CE6B36" w:rsidP="00CE6B36">
      <w:pPr>
        <w:pStyle w:val="TOC1"/>
        <w:rPr>
          <w:del w:id="109" w:author="Wolfgang J. Toechterle" w:date="2013-06-07T08:24:00Z"/>
        </w:rPr>
      </w:pPr>
      <w:del w:id="110" w:author="Wolfgang J. Toechterle" w:date="2013-06-07T08:24:00Z">
        <w:r w:rsidRPr="00EA5133" w:rsidDel="00DB44DF">
          <w:lastRenderedPageBreak/>
          <w:delText xml:space="preserve">Notes: </w:delText>
        </w:r>
      </w:del>
    </w:p>
    <w:p w14:paraId="25A3E32C" w14:textId="5096AC7E" w:rsidR="00CE6B36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1" w:author="Wolfgang J. Toechterle" w:date="2013-06-07T08:24:00Z"/>
        </w:rPr>
      </w:pPr>
      <w:del w:id="112" w:author="Wolfgang J. Toechterle" w:date="2013-06-07T08:24:00Z">
        <w:r w:rsidRPr="00EA5133" w:rsidDel="00DB44DF"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3" w:author="Wolfgang J. Toechterle" w:date="2013-06-07T08:24:00Z"/>
        </w:rPr>
        <w:sectPr w:rsidR="0034328E" w:rsidRPr="00EA513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6" w:author="Kinder" w:date="2013-06-30T08:23:00Z">
            <w:sectPr w:rsidR="0034328E" w:rsidRPr="00EA5133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117" w:author="Wolfgang J. Toechterle" w:date="2013-06-07T08:24:00Z">
        <w:r w:rsidRPr="00EA5133" w:rsidDel="00DB44DF">
          <w:delText>Please refer to WorldSkills document WSC</w:delText>
        </w:r>
        <w:r w:rsidR="00FD5A9A" w:rsidRPr="00EA5133" w:rsidDel="00DB44DF">
          <w:delText>2013</w:delText>
        </w:r>
        <w:r w:rsidRPr="00EA5133" w:rsidDel="00DB44DF">
          <w:delText>_</w:delText>
        </w:r>
        <w:r w:rsidR="005630DE" w:rsidRPr="00EA5133" w:rsidDel="00DB44DF">
          <w:delText>09</w:delText>
        </w:r>
        <w:r w:rsidRPr="00EA5133" w:rsidDel="00DB44DF">
          <w:delText>_</w:delText>
        </w:r>
        <w:r w:rsidR="005630DE" w:rsidRPr="00EA5133" w:rsidDel="00DB44DF">
          <w:delText>Test_Project_prep_pres</w:delText>
        </w:r>
        <w:r w:rsidR="00FD5A9A" w:rsidRPr="00EA5133" w:rsidDel="00DB44DF">
          <w:delText>_EN.pdf</w:delText>
        </w:r>
        <w:r w:rsidRPr="00EA5133" w:rsidDel="00DB44DF">
          <w:delText xml:space="preserve"> “Test Projects for the 41</w:delText>
        </w:r>
        <w:r w:rsidRPr="00EA5133" w:rsidDel="00DB44DF">
          <w:rPr>
            <w:vertAlign w:val="superscript"/>
          </w:rPr>
          <w:delText>st</w:delText>
        </w:r>
        <w:r w:rsidRPr="00EA5133" w:rsidDel="00DB44DF">
          <w:delText xml:space="preserve"> WorldSkills Competition – preparation and presentation of Test Projects”.</w:delText>
        </w:r>
        <w:r w:rsidR="00FD5A9A" w:rsidRPr="00EA5133" w:rsidDel="00DB44DF">
          <w:delText xml:space="preserve"> </w:delText>
        </w:r>
        <w:r w:rsidRPr="00EA5133" w:rsidDel="00DB44DF">
          <w:delText xml:space="preserve">This document is available in </w:delText>
        </w:r>
        <w:r w:rsidR="00FD5A9A" w:rsidRPr="00EA5133" w:rsidDel="00DB44DF">
          <w:delText>EN, DE and FR (WSC2013</w:delText>
        </w:r>
        <w:r w:rsidRPr="00EA5133" w:rsidDel="00DB44DF">
          <w:delText>_TPXX_AA_EN.doc)</w:delText>
        </w:r>
      </w:del>
    </w:p>
    <w:p w14:paraId="3C32C4BD" w14:textId="627D2A01" w:rsidR="00CE6B36" w:rsidRPr="00EA5133" w:rsidDel="00B26476" w:rsidRDefault="00CE6B36" w:rsidP="00CE6B36">
      <w:pPr>
        <w:pStyle w:val="Heading1"/>
        <w:rPr>
          <w:del w:id="118" w:author="Wolfgang J. Toechterle" w:date="2013-06-08T18:46:00Z"/>
          <w:color w:val="0000FF"/>
        </w:rPr>
      </w:pPr>
      <w:bookmarkStart w:id="119" w:name="_Toc60882168"/>
      <w:bookmarkStart w:id="120" w:name="_Toc60887854"/>
      <w:del w:id="121" w:author="Wolfgang J. Toechterle" w:date="2013-06-08T18:46:00Z">
        <w:r w:rsidRPr="00EA5133" w:rsidDel="00B26476">
          <w:rPr>
            <w:b w:val="0"/>
            <w:bCs w:val="0"/>
            <w:caps w:val="0"/>
            <w:color w:val="0000FF"/>
          </w:rPr>
          <w:lastRenderedPageBreak/>
          <w:delText>Introduction to test project documentation</w:delText>
        </w:r>
        <w:bookmarkEnd w:id="119"/>
        <w:bookmarkEnd w:id="120"/>
      </w:del>
    </w:p>
    <w:p w14:paraId="11E78C42" w14:textId="76C14B91" w:rsidR="00CE6B36" w:rsidRPr="00EA5133" w:rsidDel="00B26476" w:rsidRDefault="00CE6B36" w:rsidP="004921DA">
      <w:pPr>
        <w:ind w:firstLine="720"/>
        <w:rPr>
          <w:del w:id="122" w:author="Wolfgang J. Toechterle" w:date="2013-06-08T18:46:00Z"/>
          <w:color w:val="0000FF"/>
        </w:rPr>
      </w:pPr>
    </w:p>
    <w:p w14:paraId="7AFC8489" w14:textId="029FA01D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3" w:author="Wolfgang J. Toechterle" w:date="2013-06-08T18:46:00Z"/>
          <w:color w:val="0000FF"/>
        </w:rPr>
      </w:pPr>
      <w:del w:id="124" w:author="Wolfgang J. Toechterle" w:date="2013-06-08T18:46:00Z">
        <w:r w:rsidRPr="00EA5133" w:rsidDel="00B26476">
          <w:rPr>
            <w:color w:val="0000FF"/>
          </w:rPr>
          <w:delText>Contents including list of all documents, drawings and photographs that make up the Test Project</w:delText>
        </w:r>
      </w:del>
    </w:p>
    <w:p w14:paraId="44757454" w14:textId="40CE2FE8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5" w:author="Wolfgang J. Toechterle" w:date="2013-06-08T18:46:00Z"/>
          <w:color w:val="0000FF"/>
        </w:rPr>
      </w:pPr>
      <w:del w:id="126" w:author="Wolfgang J. Toechterle" w:date="2013-06-08T18:46:00Z">
        <w:r w:rsidRPr="00EA5133" w:rsidDel="00B26476">
          <w:rPr>
            <w:color w:val="0000FF"/>
          </w:rPr>
          <w:delText>Introduction/overview</w:delText>
        </w:r>
      </w:del>
    </w:p>
    <w:p w14:paraId="68FC9E65" w14:textId="4110BA0A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7" w:author="Wolfgang J. Toechterle" w:date="2013-06-08T18:46:00Z"/>
          <w:color w:val="0000FF"/>
        </w:rPr>
      </w:pPr>
      <w:del w:id="128" w:author="Wolfgang J. Toechterle" w:date="2013-06-08T18:46:00Z">
        <w:r w:rsidRPr="00EA5133" w:rsidDel="00B26476">
          <w:rPr>
            <w:color w:val="0000FF"/>
          </w:rPr>
          <w:delText>Short description of project and tasks</w:delText>
        </w:r>
      </w:del>
    </w:p>
    <w:p w14:paraId="3E556767" w14:textId="39BDEB8C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9" w:author="Wolfgang J. Toechterle" w:date="2013-06-08T18:46:00Z"/>
          <w:color w:val="0000FF"/>
        </w:rPr>
      </w:pPr>
      <w:del w:id="130" w:author="Wolfgang J. Toechterle" w:date="2013-06-08T18:46:00Z">
        <w:r w:rsidRPr="00EA5133" w:rsidDel="00B26476">
          <w:rPr>
            <w:color w:val="0000FF"/>
          </w:rPr>
          <w:delText>Instructions to the competitor</w:delText>
        </w:r>
      </w:del>
    </w:p>
    <w:p w14:paraId="6D6CA4AB" w14:textId="46023280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1" w:author="Wolfgang J. Toechterle" w:date="2013-06-08T18:46:00Z"/>
          <w:color w:val="0000FF"/>
        </w:rPr>
      </w:pPr>
      <w:del w:id="132" w:author="Wolfgang J. Toechterle" w:date="2013-06-08T18:46:00Z">
        <w:r w:rsidRPr="00EA5133" w:rsidDel="00B26476">
          <w:rPr>
            <w:color w:val="0000FF"/>
          </w:rPr>
          <w:delText>Equipment, machinery, installations and materials required to complete the Test Project</w:delText>
        </w:r>
      </w:del>
    </w:p>
    <w:p w14:paraId="7BF6348B" w14:textId="5BA31737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3" w:author="Wolfgang J. Toechterle" w:date="2013-06-08T18:46:00Z"/>
          <w:color w:val="0000FF"/>
        </w:rPr>
      </w:pPr>
      <w:del w:id="134" w:author="Wolfgang J. Toechterle" w:date="2013-06-08T18:46:00Z">
        <w:r w:rsidRPr="00EA5133" w:rsidDel="00B26476">
          <w:rPr>
            <w:color w:val="0000FF"/>
          </w:rPr>
          <w:delText>Marking scheme (incl. assessment criteria)</w:delText>
        </w:r>
      </w:del>
    </w:p>
    <w:p w14:paraId="2F4AC596" w14:textId="1ABE8242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5" w:author="Wolfgang J. Toechterle" w:date="2013-06-08T18:46:00Z"/>
          <w:color w:val="0000FF"/>
        </w:rPr>
      </w:pPr>
      <w:del w:id="136" w:author="Wolfgang J. Toechterle" w:date="2013-06-08T18:46:00Z">
        <w:r w:rsidRPr="00EA5133" w:rsidDel="00B26476">
          <w:rPr>
            <w:color w:val="0000FF"/>
          </w:rPr>
          <w:delText>Other</w:delText>
        </w:r>
      </w:del>
    </w:p>
    <w:p w14:paraId="628AE687" w14:textId="77777777" w:rsidR="00CE6B36" w:rsidRPr="00EA5133" w:rsidDel="00B26476" w:rsidRDefault="00CE6B36" w:rsidP="00CE6B36">
      <w:pPr>
        <w:rPr>
          <w:del w:id="137" w:author="Wolfgang J. Toechterle" w:date="2013-06-08T18:46:00Z"/>
        </w:rPr>
      </w:pPr>
    </w:p>
    <w:p w14:paraId="05BABD7C" w14:textId="77777777" w:rsidR="00CE6B36" w:rsidRPr="00EA5133" w:rsidDel="00B26476" w:rsidRDefault="00CE6B36" w:rsidP="00CE6B36">
      <w:pPr>
        <w:rPr>
          <w:del w:id="138" w:author="Wolfgang J. Toechterle" w:date="2013-06-08T18:46:00Z"/>
        </w:rPr>
      </w:pPr>
    </w:p>
    <w:p w14:paraId="6803FBDC" w14:textId="77777777" w:rsidR="00CE6B36" w:rsidRPr="00EA5133" w:rsidRDefault="00CE6B36" w:rsidP="004632D2">
      <w:pPr>
        <w:pStyle w:val="Heading1"/>
      </w:pPr>
      <w:bookmarkStart w:id="139" w:name="_Toc60882171"/>
      <w:bookmarkStart w:id="140" w:name="_Toc60887857"/>
      <w:r w:rsidRPr="00EA5133">
        <w:t>Contents</w:t>
      </w:r>
      <w:bookmarkEnd w:id="139"/>
      <w:bookmarkEnd w:id="140"/>
    </w:p>
    <w:p w14:paraId="7BE22180" w14:textId="77777777" w:rsidR="00CE6B36" w:rsidRPr="00EA5133" w:rsidRDefault="00CE6B36" w:rsidP="00CE6B36">
      <w:r w:rsidRPr="00EA5133">
        <w:t>This Test Project proposal consists of the following documentation/files:</w:t>
      </w:r>
    </w:p>
    <w:p w14:paraId="3F5B4B31" w14:textId="3F5A3B0B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Doc:</w:t>
      </w:r>
      <w:r w:rsidR="00CE6B36" w:rsidRPr="00EA5133">
        <w:tab/>
      </w:r>
      <w:r w:rsidRPr="00EA5133">
        <w:t>WSC2013_TP40_MOD</w:t>
      </w:r>
      <w:ins w:id="141" w:author="Kinder" w:date="2013-06-30T09:20:00Z">
        <w:r w:rsidR="006D44E2">
          <w:t>1_</w:t>
        </w:r>
      </w:ins>
      <w:del w:id="142" w:author="Kinder" w:date="2013-06-30T09:20:00Z">
        <w:r w:rsidRPr="00EA5133" w:rsidDel="006D44E2">
          <w:delText>_CD_PRE</w:delText>
        </w:r>
      </w:del>
      <w:ins w:id="143" w:author="Kinder" w:date="2013-06-30T09:20:00Z">
        <w:r w:rsidR="006D44E2">
          <w:t>actual</w:t>
        </w:r>
      </w:ins>
      <w:r w:rsidRPr="00EA5133">
        <w:t xml:space="preserve">_EN </w:t>
      </w:r>
    </w:p>
    <w:p w14:paraId="46FB54E9" w14:textId="02005B55" w:rsidR="006D44E2" w:rsidRDefault="002647FD" w:rsidP="004632D2">
      <w:pPr>
        <w:pStyle w:val="numberedlist"/>
        <w:ind w:left="360" w:hanging="360"/>
        <w:contextualSpacing w:val="0"/>
        <w:rPr>
          <w:ins w:id="144" w:author="Kinder" w:date="2013-06-30T09:19:00Z"/>
        </w:rPr>
      </w:pPr>
      <w:ins w:id="145" w:author="Kinder" w:date="2013-06-30T09:21:00Z">
        <w:r>
          <w:t>WSC2013_TP40_MOD1_</w:t>
        </w:r>
      </w:ins>
      <w:r w:rsidR="00456E07" w:rsidRPr="00EA5133">
        <w:t>Folder</w:t>
      </w:r>
      <w:ins w:id="146" w:author="Kinder" w:date="2013-06-30T09:21:00Z">
        <w:r>
          <w:t xml:space="preserve"> containing:</w:t>
        </w:r>
      </w:ins>
      <w:r w:rsidR="00456E07" w:rsidRPr="00EA5133">
        <w:t xml:space="preserve"> </w:t>
      </w:r>
      <w:del w:id="147" w:author="Kinder" w:date="2013-06-30T09:21:00Z">
        <w:r w:rsidR="00456E07" w:rsidRPr="00EA5133" w:rsidDel="002647FD">
          <w:delText>containing</w:delText>
        </w:r>
      </w:del>
    </w:p>
    <w:p w14:paraId="0B74CDC1" w14:textId="32F5426A" w:rsidR="00456E07" w:rsidRPr="00EA5133" w:rsidRDefault="00456E07">
      <w:pPr>
        <w:pStyle w:val="numberedlist"/>
        <w:numPr>
          <w:ilvl w:val="1"/>
          <w:numId w:val="4"/>
        </w:numPr>
        <w:contextualSpacing w:val="0"/>
        <w:pPrChange w:id="148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49" w:author="Kinder" w:date="2013-06-30T09:20:00Z">
        <w:r w:rsidRPr="00EA5133" w:rsidDel="002647FD">
          <w:delText xml:space="preserve"> </w:delText>
        </w:r>
      </w:del>
      <w:r w:rsidRPr="00EA5133">
        <w:t>image files:</w:t>
      </w:r>
      <w:ins w:id="150" w:author="Wolfgang J. Toechterle" w:date="2013-06-22T10:40:00Z">
        <w:r w:rsidR="00680D08" w:rsidRPr="00680D08">
          <w:rPr>
            <w:color w:val="008000"/>
            <w:rPrChange w:id="151" w:author="Wolfgang J. Toechterle" w:date="2013-06-22T10:40:00Z">
              <w:rPr/>
            </w:rPrChange>
          </w:rPr>
          <w:t xml:space="preserve"> images</w:t>
        </w:r>
      </w:ins>
      <w:r w:rsidRPr="00EA5133">
        <w:tab/>
      </w:r>
    </w:p>
    <w:p w14:paraId="1B060F4D" w14:textId="723E10F3" w:rsidR="00456E07" w:rsidRPr="00EA5133" w:rsidRDefault="00456E07">
      <w:pPr>
        <w:pStyle w:val="numberedlist"/>
        <w:numPr>
          <w:ilvl w:val="1"/>
          <w:numId w:val="4"/>
        </w:numPr>
        <w:contextualSpacing w:val="0"/>
        <w:rPr>
          <w:ins w:id="152" w:author="Wolfgang J. Toechterle" w:date="2013-05-20T20:50:00Z"/>
        </w:rPr>
        <w:pPrChange w:id="153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EA5133">
        <w:t xml:space="preserve">Font folder: </w:t>
      </w:r>
      <w:ins w:id="154" w:author="Wolfgang J. Toechterle" w:date="2013-06-22T10:39:00Z">
        <w:r w:rsidR="00680D08">
          <w:t xml:space="preserve"> </w:t>
        </w:r>
      </w:ins>
      <w:ins w:id="155" w:author="Wolfgang J. Toechterle" w:date="2013-06-22T10:40:00Z">
        <w:r w:rsidR="00680D08" w:rsidRPr="00680D08">
          <w:rPr>
            <w:color w:val="008000"/>
            <w:rPrChange w:id="156" w:author="Wolfgang J. Toechterle" w:date="2013-06-22T10:40:00Z">
              <w:rPr/>
            </w:rPrChange>
          </w:rPr>
          <w:t>Kristall Now Pro</w:t>
        </w:r>
      </w:ins>
    </w:p>
    <w:p w14:paraId="54A29704" w14:textId="4DC6AB90" w:rsidR="00292AA9" w:rsidRPr="00EA5133" w:rsidRDefault="00680D08">
      <w:pPr>
        <w:pStyle w:val="numberedlist"/>
        <w:numPr>
          <w:ilvl w:val="1"/>
          <w:numId w:val="4"/>
        </w:numPr>
        <w:contextualSpacing w:val="0"/>
        <w:rPr>
          <w:ins w:id="157" w:author="Wolfgang J. Toechterle" w:date="2013-05-20T20:52:00Z"/>
        </w:rPr>
        <w:pPrChange w:id="158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59" w:author="Wolfgang J. Toechterle" w:date="2013-05-20T20:50:00Z">
        <w:r>
          <w:t>Given text in file</w:t>
        </w:r>
      </w:ins>
      <w:ins w:id="160" w:author="Wolfgang J. Toechterle" w:date="2013-06-22T10:38:00Z">
        <w:r w:rsidR="00EA5133">
          <w:t>:</w:t>
        </w:r>
      </w:ins>
      <w:ins w:id="161" w:author="Wolfgang J. Toechterle" w:date="2013-06-22T10:37:00Z">
        <w:r w:rsidR="00EA5133" w:rsidRPr="00EA5133">
          <w:t xml:space="preserve"> </w:t>
        </w:r>
        <w:r w:rsidR="00EA5133" w:rsidRPr="00680D08">
          <w:rPr>
            <w:color w:val="008000"/>
            <w:rPrChange w:id="162" w:author="Wolfgang J. Toechterle" w:date="2013-06-22T10:39:00Z">
              <w:rPr/>
            </w:rPrChange>
          </w:rPr>
          <w:t>TEXT_Module_Corporate_Design</w:t>
        </w:r>
      </w:ins>
      <w:ins w:id="163" w:author="Wolfgang J. Toechterle" w:date="2013-06-22T10:38:00Z">
        <w:r w:rsidR="00EA5133" w:rsidRPr="00680D08">
          <w:rPr>
            <w:color w:val="008000"/>
            <w:rPrChange w:id="164" w:author="Wolfgang J. Toechterle" w:date="2013-06-22T10:39:00Z">
              <w:rPr/>
            </w:rPrChange>
          </w:rPr>
          <w:t>.rtf</w:t>
        </w:r>
      </w:ins>
    </w:p>
    <w:p w14:paraId="3B65733B" w14:textId="0B550073" w:rsidR="00292AA9" w:rsidRPr="007922F0" w:rsidRDefault="00292AA9">
      <w:pPr>
        <w:pStyle w:val="numberedlist"/>
        <w:numPr>
          <w:ilvl w:val="1"/>
          <w:numId w:val="4"/>
        </w:numPr>
        <w:contextualSpacing w:val="0"/>
        <w:rPr>
          <w:ins w:id="165" w:author="Wolfgang J. Toechterle" w:date="2013-05-20T21:08:00Z"/>
          <w:color w:val="000000" w:themeColor="text1"/>
          <w:lang w:val="de-DE"/>
          <w:rPrChange w:id="166" w:author="Admin" w:date="2013-06-30T22:49:00Z">
            <w:rPr>
              <w:ins w:id="167" w:author="Wolfgang J. Toechterle" w:date="2013-05-20T21:08:00Z"/>
            </w:rPr>
          </w:rPrChange>
        </w:rPr>
        <w:pPrChange w:id="168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69" w:author="Wolfgang J. Toechterle" w:date="2013-05-20T20:52:00Z">
        <w:r w:rsidRPr="007922F0">
          <w:rPr>
            <w:lang w:val="de-DE"/>
            <w:rPrChange w:id="170" w:author="Admin" w:date="2013-06-30T22:49:00Z">
              <w:rPr/>
            </w:rPrChange>
          </w:rPr>
          <w:t>QR Code</w:t>
        </w:r>
      </w:ins>
      <w:ins w:id="171" w:author="Wolfgang J. Toechterle" w:date="2013-06-22T10:38:00Z">
        <w:r w:rsidR="00680D08" w:rsidRPr="007922F0">
          <w:rPr>
            <w:lang w:val="de-DE"/>
            <w:rPrChange w:id="172" w:author="Admin" w:date="2013-06-30T22:49:00Z">
              <w:rPr/>
            </w:rPrChange>
          </w:rPr>
          <w:t xml:space="preserve"> in file</w:t>
        </w:r>
      </w:ins>
      <w:ins w:id="173" w:author="Wolfgang J. Toechterle" w:date="2013-05-20T20:52:00Z">
        <w:r w:rsidR="00680D08" w:rsidRPr="007922F0">
          <w:rPr>
            <w:lang w:val="de-DE"/>
            <w:rPrChange w:id="174" w:author="Admin" w:date="2013-06-30T22:49:00Z">
              <w:rPr/>
            </w:rPrChange>
          </w:rPr>
          <w:t xml:space="preserve">: </w:t>
        </w:r>
        <w:r w:rsidR="00680D08" w:rsidRPr="007922F0">
          <w:rPr>
            <w:color w:val="008000"/>
            <w:lang w:val="de-DE"/>
            <w:rPrChange w:id="175" w:author="Admin" w:date="2013-06-30T22:49:00Z">
              <w:rPr/>
            </w:rPrChange>
          </w:rPr>
          <w:t>druckkunst.png</w:t>
        </w:r>
      </w:ins>
    </w:p>
    <w:p w14:paraId="39D4175F" w14:textId="7056276A" w:rsidR="00041FC5" w:rsidRDefault="00041FC5">
      <w:pPr>
        <w:pStyle w:val="numberedlist"/>
        <w:numPr>
          <w:ilvl w:val="1"/>
          <w:numId w:val="4"/>
        </w:numPr>
        <w:contextualSpacing w:val="0"/>
        <w:rPr>
          <w:ins w:id="176" w:author="Wolfgang J. Toechterle" w:date="2013-06-22T10:42:00Z"/>
          <w:color w:val="008000"/>
        </w:rPr>
        <w:pPrChange w:id="177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8" w:author="Wolfgang J. Toechterle" w:date="2013-05-20T21:08:00Z">
        <w:r w:rsidRPr="00680D08">
          <w:rPr>
            <w:color w:val="000000" w:themeColor="text1"/>
            <w:rPrChange w:id="179" w:author="Wolfgang J. Toechterle" w:date="2013-06-22T10:40:00Z">
              <w:rPr/>
            </w:rPrChange>
          </w:rPr>
          <w:t xml:space="preserve">Bag </w:t>
        </w:r>
        <w:proofErr w:type="spellStart"/>
        <w:r w:rsidRPr="00680D08">
          <w:rPr>
            <w:color w:val="000000" w:themeColor="text1"/>
            <w:rPrChange w:id="180" w:author="Wolfgang J. Toechterle" w:date="2013-06-22T10:40:00Z">
              <w:rPr/>
            </w:rPrChange>
          </w:rPr>
          <w:t>DieCut</w:t>
        </w:r>
      </w:ins>
      <w:proofErr w:type="spellEnd"/>
      <w:ins w:id="181" w:author="Wolfgang J. Toechterle" w:date="2013-06-22T10:39:00Z">
        <w:r w:rsidR="00680D08" w:rsidRPr="00680D08">
          <w:rPr>
            <w:color w:val="000000" w:themeColor="text1"/>
            <w:rPrChange w:id="182" w:author="Wolfgang J. Toechterle" w:date="2013-06-22T10:40:00Z">
              <w:rPr/>
            </w:rPrChange>
          </w:rPr>
          <w:t xml:space="preserve"> in file</w:t>
        </w:r>
      </w:ins>
      <w:ins w:id="183" w:author="Wolfgang J. Toechterle" w:date="2013-05-20T21:08:00Z">
        <w:r w:rsidRPr="00EA5133">
          <w:t xml:space="preserve">: </w:t>
        </w:r>
        <w:r w:rsidRPr="00680D08">
          <w:rPr>
            <w:color w:val="008000"/>
            <w:rPrChange w:id="184" w:author="Wolfgang J. Toechterle" w:date="2013-06-22T10:39:00Z">
              <w:rPr/>
            </w:rPrChange>
          </w:rPr>
          <w:t>BAG_dieC</w:t>
        </w:r>
      </w:ins>
      <w:ins w:id="185" w:author="Kinder" w:date="2013-06-29T12:14:00Z">
        <w:r w:rsidR="00C27E59">
          <w:rPr>
            <w:color w:val="008000"/>
          </w:rPr>
          <w:t>U</w:t>
        </w:r>
      </w:ins>
      <w:ins w:id="186" w:author="Wolfgang J. Toechterle" w:date="2013-05-20T21:08:00Z">
        <w:del w:id="187" w:author="Kinder" w:date="2013-06-29T12:14:00Z">
          <w:r w:rsidRPr="00680D08" w:rsidDel="00C27E59">
            <w:rPr>
              <w:color w:val="008000"/>
              <w:rPrChange w:id="188" w:author="Wolfgang J. Toechterle" w:date="2013-06-22T10:39:00Z">
                <w:rPr/>
              </w:rPrChange>
            </w:rPr>
            <w:delText>A</w:delText>
          </w:r>
        </w:del>
        <w:r w:rsidRPr="00680D08">
          <w:rPr>
            <w:color w:val="008000"/>
            <w:rPrChange w:id="189" w:author="Wolfgang J. Toechterle" w:date="2013-06-22T10:39:00Z">
              <w:rPr/>
            </w:rPrChange>
          </w:rPr>
          <w:t>T.ai</w:t>
        </w:r>
      </w:ins>
    </w:p>
    <w:p w14:paraId="6E1D197F" w14:textId="794C7593" w:rsidR="00263883" w:rsidRPr="00680D08" w:rsidRDefault="00510F1B">
      <w:pPr>
        <w:pStyle w:val="numberedlist"/>
        <w:numPr>
          <w:ilvl w:val="1"/>
          <w:numId w:val="4"/>
        </w:numPr>
        <w:contextualSpacing w:val="0"/>
        <w:rPr>
          <w:color w:val="008000"/>
          <w:rPrChange w:id="190" w:author="Wolfgang J. Toechterle" w:date="2013-06-22T10:39:00Z">
            <w:rPr/>
          </w:rPrChange>
        </w:rPr>
        <w:pPrChange w:id="191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92" w:author="Wolfgang J. Toechterle" w:date="2013-06-22T11:52:00Z">
        <w:r>
          <w:rPr>
            <w:color w:val="000000" w:themeColor="text1"/>
          </w:rPr>
          <w:t>Colour</w:t>
        </w:r>
      </w:ins>
      <w:ins w:id="193" w:author="Wolfgang J. Toechterle" w:date="2013-06-22T10:42:00Z">
        <w:r w:rsidR="00263883" w:rsidRPr="00263883">
          <w:rPr>
            <w:color w:val="000000" w:themeColor="text1"/>
            <w:rPrChange w:id="194" w:author="Wolfgang J. Toechterle" w:date="2013-06-22T10:43:00Z">
              <w:rPr>
                <w:color w:val="008000"/>
              </w:rPr>
            </w:rPrChange>
          </w:rPr>
          <w:t xml:space="preserve"> profile file:</w:t>
        </w:r>
        <w:r w:rsidR="00263883">
          <w:rPr>
            <w:color w:val="008000"/>
          </w:rPr>
          <w:t xml:space="preserve"> </w:t>
        </w:r>
      </w:ins>
      <w:ins w:id="195" w:author="Wolfgang J. Toechterle" w:date="2013-06-22T10:43:00Z"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 xml:space="preserve">.icc, </w:t>
        </w:r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>.icc</w:t>
        </w:r>
      </w:ins>
    </w:p>
    <w:p w14:paraId="76AC283D" w14:textId="77777777" w:rsidR="00456E07" w:rsidRPr="00EA5133" w:rsidRDefault="00456E07" w:rsidP="003F24C3">
      <w:pPr>
        <w:pStyle w:val="Heading1"/>
      </w:pPr>
    </w:p>
    <w:p w14:paraId="4FDF6628" w14:textId="312FCF29" w:rsidR="00CE6B36" w:rsidRPr="00EA5133" w:rsidRDefault="00CE6B36" w:rsidP="003F24C3">
      <w:pPr>
        <w:pStyle w:val="Heading1"/>
      </w:pPr>
      <w:r w:rsidRPr="00EA5133">
        <w:t>Introduction</w:t>
      </w:r>
    </w:p>
    <w:p w14:paraId="515F88A0" w14:textId="77777777" w:rsidR="00A85014" w:rsidRPr="00EA5133" w:rsidRDefault="00306215" w:rsidP="00306215">
      <w:pPr>
        <w:rPr>
          <w:b/>
          <w:sz w:val="24"/>
          <w:szCs w:val="24"/>
          <w:rPrChange w:id="19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197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Default="00306215" w:rsidP="00306215">
      <w:pPr>
        <w:rPr>
          <w:ins w:id="198" w:author="Admin" w:date="2013-06-30T22:49:00Z"/>
          <w:b/>
          <w:sz w:val="24"/>
          <w:szCs w:val="24"/>
        </w:rPr>
      </w:pPr>
      <w:r w:rsidRPr="00EA5133">
        <w:rPr>
          <w:b/>
          <w:sz w:val="24"/>
          <w:szCs w:val="24"/>
          <w:rPrChange w:id="199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200" w:author="Kinder" w:date="2013-06-30T08:15:00Z">
        <w:r w:rsidRPr="00EA5133" w:rsidDel="006402F1">
          <w:rPr>
            <w:b/>
            <w:sz w:val="24"/>
            <w:szCs w:val="24"/>
            <w:rPrChange w:id="201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EA5133">
        <w:rPr>
          <w:b/>
          <w:sz w:val="24"/>
          <w:szCs w:val="24"/>
          <w:rPrChange w:id="202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203" w:author="Kinder" w:date="2013-06-30T08:15:00Z">
        <w:r w:rsidRPr="00EA5133" w:rsidDel="006402F1">
          <w:rPr>
            <w:b/>
            <w:sz w:val="24"/>
            <w:szCs w:val="24"/>
            <w:rPrChange w:id="204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b/>
          <w:sz w:val="24"/>
          <w:szCs w:val="24"/>
          <w:rPrChange w:id="205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06" w:author="Kinder" w:date="2013-06-30T08:15:00Z">
        <w:r w:rsidR="006402F1" w:rsidRPr="006402F1">
          <w:rPr>
            <w:b/>
            <w:sz w:val="24"/>
            <w:szCs w:val="24"/>
          </w:rPr>
          <w:t xml:space="preserve"> </w:t>
        </w:r>
        <w:r w:rsidR="006402F1" w:rsidRPr="001D2089">
          <w:rPr>
            <w:b/>
            <w:sz w:val="24"/>
            <w:szCs w:val="24"/>
          </w:rPr>
          <w:t>Leipzig</w:t>
        </w:r>
      </w:ins>
    </w:p>
    <w:p w14:paraId="717D1762" w14:textId="2A16843F" w:rsidR="007922F0" w:rsidRPr="007922F0" w:rsidRDefault="007922F0" w:rsidP="00306215">
      <w:pPr>
        <w:rPr>
          <w:ins w:id="207" w:author="Admin" w:date="2013-06-30T22:49:00Z"/>
          <w:b/>
          <w:sz w:val="24"/>
          <w:szCs w:val="24"/>
          <w:highlight w:val="yellow"/>
          <w:rPrChange w:id="208" w:author="Admin" w:date="2013-06-30T22:51:00Z">
            <w:rPr>
              <w:ins w:id="209" w:author="Admin" w:date="2013-06-30T22:49:00Z"/>
              <w:b/>
              <w:sz w:val="24"/>
              <w:szCs w:val="24"/>
            </w:rPr>
          </w:rPrChange>
        </w:rPr>
      </w:pPr>
      <w:ins w:id="210" w:author="Admin" w:date="2013-06-30T22:49:00Z">
        <w:r w:rsidRPr="007922F0">
          <w:rPr>
            <w:b/>
            <w:sz w:val="24"/>
            <w:szCs w:val="24"/>
            <w:highlight w:val="yellow"/>
            <w:rPrChange w:id="211" w:author="Admin" w:date="2013-06-30T22:51:00Z">
              <w:rPr>
                <w:b/>
                <w:sz w:val="24"/>
                <w:szCs w:val="24"/>
              </w:rPr>
            </w:rPrChange>
          </w:rPr>
          <w:t xml:space="preserve">Da </w:t>
        </w:r>
        <w:proofErr w:type="spellStart"/>
        <w:r w:rsidRPr="007922F0">
          <w:rPr>
            <w:b/>
            <w:sz w:val="24"/>
            <w:szCs w:val="24"/>
            <w:highlight w:val="yellow"/>
            <w:rPrChange w:id="212" w:author="Admin" w:date="2013-06-30T22:51:00Z">
              <w:rPr>
                <w:b/>
                <w:sz w:val="24"/>
                <w:szCs w:val="24"/>
              </w:rPr>
            </w:rPrChange>
          </w:rPr>
          <w:t>tipografia</w:t>
        </w:r>
        <w:proofErr w:type="spellEnd"/>
        <w:r w:rsidRPr="007922F0">
          <w:rPr>
            <w:b/>
            <w:sz w:val="24"/>
            <w:szCs w:val="24"/>
            <w:highlight w:val="yellow"/>
            <w:rPrChange w:id="213" w:author="Admin" w:date="2013-06-30T22:51:00Z">
              <w:rPr>
                <w:b/>
                <w:sz w:val="24"/>
                <w:szCs w:val="24"/>
              </w:rPr>
            </w:rPrChange>
          </w:rPr>
          <w:t xml:space="preserve"> </w:t>
        </w:r>
        <w:proofErr w:type="spellStart"/>
        <w:r w:rsidRPr="007922F0">
          <w:rPr>
            <w:b/>
            <w:sz w:val="24"/>
            <w:szCs w:val="24"/>
            <w:highlight w:val="yellow"/>
            <w:rPrChange w:id="214" w:author="Admin" w:date="2013-06-30T22:51:00Z">
              <w:rPr>
                <w:b/>
                <w:sz w:val="24"/>
                <w:szCs w:val="24"/>
              </w:rPr>
            </w:rPrChange>
          </w:rPr>
          <w:t>ao</w:t>
        </w:r>
        <w:proofErr w:type="spellEnd"/>
        <w:r w:rsidRPr="007922F0">
          <w:rPr>
            <w:b/>
            <w:sz w:val="24"/>
            <w:szCs w:val="24"/>
            <w:highlight w:val="yellow"/>
            <w:rPrChange w:id="215" w:author="Admin" w:date="2013-06-30T22:51:00Z">
              <w:rPr>
                <w:b/>
                <w:sz w:val="24"/>
                <w:szCs w:val="24"/>
              </w:rPr>
            </w:rPrChange>
          </w:rPr>
          <w:t xml:space="preserve"> Mac</w:t>
        </w:r>
      </w:ins>
    </w:p>
    <w:p w14:paraId="66F6EE08" w14:textId="511AFFFD" w:rsidR="007922F0" w:rsidRPr="00EA5133" w:rsidRDefault="007922F0" w:rsidP="00306215">
      <w:pPr>
        <w:rPr>
          <w:b/>
          <w:sz w:val="24"/>
          <w:szCs w:val="24"/>
          <w:rPrChange w:id="21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ins w:id="217" w:author="Admin" w:date="2013-06-30T22:50:00Z">
        <w:r w:rsidRPr="007922F0">
          <w:rPr>
            <w:b/>
            <w:sz w:val="24"/>
            <w:szCs w:val="24"/>
            <w:highlight w:val="yellow"/>
            <w:rPrChange w:id="218" w:author="Admin" w:date="2013-06-30T22:51:00Z">
              <w:rPr>
                <w:b/>
                <w:sz w:val="24"/>
                <w:szCs w:val="24"/>
              </w:rPr>
            </w:rPrChange>
          </w:rPr>
          <w:t xml:space="preserve">550 </w:t>
        </w:r>
        <w:proofErr w:type="spellStart"/>
        <w:r w:rsidRPr="007922F0">
          <w:rPr>
            <w:b/>
            <w:sz w:val="24"/>
            <w:szCs w:val="24"/>
            <w:highlight w:val="yellow"/>
            <w:rPrChange w:id="219" w:author="Admin" w:date="2013-06-30T22:51:00Z">
              <w:rPr>
                <w:b/>
                <w:sz w:val="24"/>
                <w:szCs w:val="24"/>
              </w:rPr>
            </w:rPrChange>
          </w:rPr>
          <w:t>anos</w:t>
        </w:r>
        <w:proofErr w:type="spellEnd"/>
        <w:r w:rsidRPr="007922F0">
          <w:rPr>
            <w:b/>
            <w:sz w:val="24"/>
            <w:szCs w:val="24"/>
            <w:highlight w:val="yellow"/>
            <w:rPrChange w:id="220" w:author="Admin" w:date="2013-06-30T22:51:00Z">
              <w:rPr>
                <w:b/>
                <w:sz w:val="24"/>
                <w:szCs w:val="24"/>
              </w:rPr>
            </w:rPrChange>
          </w:rPr>
          <w:t xml:space="preserve"> da </w:t>
        </w:r>
        <w:proofErr w:type="spellStart"/>
        <w:r w:rsidRPr="007922F0">
          <w:rPr>
            <w:b/>
            <w:sz w:val="24"/>
            <w:szCs w:val="24"/>
            <w:highlight w:val="yellow"/>
            <w:rPrChange w:id="221" w:author="Admin" w:date="2013-06-30T22:51:00Z">
              <w:rPr>
                <w:b/>
                <w:sz w:val="24"/>
                <w:szCs w:val="24"/>
              </w:rPr>
            </w:rPrChange>
          </w:rPr>
          <w:t>historia</w:t>
        </w:r>
        <w:proofErr w:type="spellEnd"/>
        <w:r w:rsidRPr="007922F0">
          <w:rPr>
            <w:b/>
            <w:sz w:val="24"/>
            <w:szCs w:val="24"/>
            <w:highlight w:val="yellow"/>
            <w:rPrChange w:id="222" w:author="Admin" w:date="2013-06-30T22:51:00Z">
              <w:rPr>
                <w:b/>
                <w:sz w:val="24"/>
                <w:szCs w:val="24"/>
              </w:rPr>
            </w:rPrChange>
          </w:rPr>
          <w:t xml:space="preserve"> do Museum of Printing Arts Leipzig</w:t>
        </w:r>
      </w:ins>
    </w:p>
    <w:p w14:paraId="7A45CCDD" w14:textId="77777777" w:rsidR="00D03DE3" w:rsidRPr="00EA5133" w:rsidRDefault="00D03DE3" w:rsidP="00306215">
      <w:pPr>
        <w:rPr>
          <w:rPrChange w:id="223" w:author="Wolfgang J. Toechterle" w:date="2013-06-22T10:32:00Z">
            <w:rPr>
              <w:lang w:val="en-US"/>
            </w:rPr>
          </w:rPrChange>
        </w:rPr>
      </w:pPr>
    </w:p>
    <w:p w14:paraId="62D13491" w14:textId="77777777" w:rsidR="00D03DE3" w:rsidRDefault="00D03DE3" w:rsidP="00D03DE3">
      <w:pPr>
        <w:rPr>
          <w:ins w:id="224" w:author="Admin" w:date="2013-06-30T22:51:00Z"/>
        </w:rPr>
      </w:pPr>
      <w:r w:rsidRPr="00EA5133">
        <w:rPr>
          <w:b/>
          <w:rPrChange w:id="225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EA5133">
        <w:rPr>
          <w:rPrChange w:id="226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</w:t>
      </w:r>
      <w:proofErr w:type="spellStart"/>
      <w:r w:rsidRPr="00EA5133">
        <w:rPr>
          <w:rPrChange w:id="227" w:author="Wolfgang J. Toechterle" w:date="2013-06-22T10:32:00Z">
            <w:rPr>
              <w:lang w:val="en-US"/>
            </w:rPr>
          </w:rPrChange>
        </w:rPr>
        <w:t>breathtaking</w:t>
      </w:r>
      <w:proofErr w:type="spellEnd"/>
      <w:r w:rsidRPr="00EA5133">
        <w:rPr>
          <w:rPrChange w:id="228" w:author="Wolfgang J. Toechterle" w:date="2013-06-22T10:32:00Z">
            <w:rPr>
              <w:lang w:val="en-US"/>
            </w:rPr>
          </w:rPrChange>
        </w:rPr>
        <w:t xml:space="preserve"> scale. And yet it always remains a story about people. At the Leipzig Museum of</w:t>
      </w:r>
      <w:del w:id="229" w:author="Kinder" w:date="2013-06-30T08:16:00Z">
        <w:r w:rsidRPr="00EA5133" w:rsidDel="006402F1">
          <w:rPr>
            <w:rPrChange w:id="230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31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13DB5A8A" w14:textId="107703AA" w:rsidR="007922F0" w:rsidRPr="007922F0" w:rsidDel="007922F0" w:rsidRDefault="007922F0" w:rsidP="00D03DE3">
      <w:pPr>
        <w:rPr>
          <w:del w:id="232" w:author="Admin" w:date="2013-06-30T22:52:00Z"/>
          <w:highlight w:val="yellow"/>
          <w:rPrChange w:id="233" w:author="Admin" w:date="2013-06-30T22:54:00Z">
            <w:rPr>
              <w:del w:id="234" w:author="Admin" w:date="2013-06-30T22:52:00Z"/>
              <w:lang w:val="en-US"/>
            </w:rPr>
          </w:rPrChange>
        </w:rPr>
      </w:pPr>
      <w:ins w:id="235" w:author="Admin" w:date="2013-06-30T22:51:00Z">
        <w:r w:rsidRPr="007922F0">
          <w:rPr>
            <w:highlight w:val="yellow"/>
            <w:rPrChange w:id="236" w:author="Admin" w:date="2013-06-30T22:54:00Z">
              <w:rPr/>
            </w:rPrChange>
          </w:rPr>
          <w:t xml:space="preserve">A </w:t>
        </w:r>
        <w:proofErr w:type="spellStart"/>
        <w:r w:rsidRPr="007922F0">
          <w:rPr>
            <w:highlight w:val="yellow"/>
            <w:rPrChange w:id="237" w:author="Admin" w:date="2013-06-30T22:54:00Z">
              <w:rPr/>
            </w:rPrChange>
          </w:rPr>
          <w:t>Historia</w:t>
        </w:r>
        <w:proofErr w:type="spellEnd"/>
        <w:r w:rsidRPr="007922F0">
          <w:rPr>
            <w:highlight w:val="yellow"/>
            <w:rPrChange w:id="238" w:author="Admin" w:date="2013-06-30T22:54:00Z">
              <w:rPr/>
            </w:rPrChange>
          </w:rPr>
          <w:t xml:space="preserve"> da arte </w:t>
        </w:r>
        <w:proofErr w:type="spellStart"/>
        <w:r w:rsidRPr="007922F0">
          <w:rPr>
            <w:highlight w:val="yellow"/>
            <w:rPrChange w:id="239" w:author="Admin" w:date="2013-06-30T22:54:00Z">
              <w:rPr/>
            </w:rPrChange>
          </w:rPr>
          <w:t>negra</w:t>
        </w:r>
        <w:proofErr w:type="spellEnd"/>
        <w:r w:rsidRPr="007922F0">
          <w:rPr>
            <w:highlight w:val="yellow"/>
            <w:rPrChange w:id="240" w:author="Admin" w:date="2013-06-30T22:54:00Z">
              <w:rPr/>
            </w:rPrChange>
          </w:rPr>
          <w:t xml:space="preserve"> e </w:t>
        </w:r>
        <w:proofErr w:type="spellStart"/>
        <w:r w:rsidRPr="007922F0">
          <w:rPr>
            <w:highlight w:val="yellow"/>
            <w:rPrChange w:id="241" w:author="Admin" w:date="2013-06-30T22:54:00Z">
              <w:rPr/>
            </w:rPrChange>
          </w:rPr>
          <w:t>uma</w:t>
        </w:r>
        <w:proofErr w:type="spellEnd"/>
        <w:r w:rsidRPr="007922F0">
          <w:rPr>
            <w:highlight w:val="yellow"/>
            <w:rPrChange w:id="242" w:author="Admin" w:date="2013-06-30T22:54:00Z">
              <w:rPr/>
            </w:rPrChange>
          </w:rPr>
          <w:t xml:space="preserve"> das </w:t>
        </w:r>
        <w:proofErr w:type="spellStart"/>
        <w:r w:rsidRPr="007922F0">
          <w:rPr>
            <w:highlight w:val="yellow"/>
            <w:rPrChange w:id="243" w:author="Admin" w:date="2013-06-30T22:54:00Z">
              <w:rPr/>
            </w:rPrChange>
          </w:rPr>
          <w:t>brilhantes</w:t>
        </w:r>
        <w:proofErr w:type="spellEnd"/>
        <w:r w:rsidRPr="007922F0">
          <w:rPr>
            <w:highlight w:val="yellow"/>
            <w:rPrChange w:id="244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45" w:author="Admin" w:date="2013-06-30T22:54:00Z">
              <w:rPr/>
            </w:rPrChange>
          </w:rPr>
          <w:t>invencoes</w:t>
        </w:r>
        <w:proofErr w:type="spellEnd"/>
        <w:r w:rsidRPr="007922F0">
          <w:rPr>
            <w:highlight w:val="yellow"/>
            <w:rPrChange w:id="246" w:author="Admin" w:date="2013-06-30T22:54:00Z">
              <w:rPr/>
            </w:rPrChange>
          </w:rPr>
          <w:t xml:space="preserve">, </w:t>
        </w:r>
        <w:proofErr w:type="spellStart"/>
        <w:r w:rsidRPr="007922F0">
          <w:rPr>
            <w:highlight w:val="yellow"/>
            <w:rPrChange w:id="247" w:author="Admin" w:date="2013-06-30T22:54:00Z">
              <w:rPr/>
            </w:rPrChange>
          </w:rPr>
          <w:t>inivacoes</w:t>
        </w:r>
        <w:proofErr w:type="spellEnd"/>
        <w:r w:rsidRPr="007922F0">
          <w:rPr>
            <w:highlight w:val="yellow"/>
            <w:rPrChange w:id="24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49" w:author="Admin" w:date="2013-06-30T22:54:00Z">
              <w:rPr/>
            </w:rPrChange>
          </w:rPr>
          <w:t>rejeitadas</w:t>
        </w:r>
        <w:proofErr w:type="spellEnd"/>
        <w:r w:rsidRPr="007922F0">
          <w:rPr>
            <w:highlight w:val="yellow"/>
            <w:rPrChange w:id="250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51" w:author="Admin" w:date="2013-06-30T22:54:00Z">
              <w:rPr/>
            </w:rPrChange>
          </w:rPr>
          <w:t>ou</w:t>
        </w:r>
        <w:proofErr w:type="spellEnd"/>
        <w:r w:rsidRPr="007922F0">
          <w:rPr>
            <w:highlight w:val="yellow"/>
            <w:rPrChange w:id="252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53" w:author="Admin" w:date="2013-06-30T22:54:00Z">
              <w:rPr/>
            </w:rPrChange>
          </w:rPr>
          <w:t>desolvolvidas</w:t>
        </w:r>
        <w:proofErr w:type="spellEnd"/>
        <w:r w:rsidRPr="007922F0">
          <w:rPr>
            <w:highlight w:val="yellow"/>
            <w:rPrChange w:id="254" w:author="Admin" w:date="2013-06-30T22:54:00Z">
              <w:rPr/>
            </w:rPrChange>
          </w:rPr>
          <w:t xml:space="preserve"> e </w:t>
        </w:r>
        <w:proofErr w:type="spellStart"/>
        <w:r w:rsidRPr="007922F0">
          <w:rPr>
            <w:highlight w:val="yellow"/>
            <w:rPrChange w:id="255" w:author="Admin" w:date="2013-06-30T22:54:00Z">
              <w:rPr/>
            </w:rPrChange>
          </w:rPr>
          <w:t>ue</w:t>
        </w:r>
        <w:proofErr w:type="spellEnd"/>
        <w:r w:rsidRPr="007922F0">
          <w:rPr>
            <w:highlight w:val="yellow"/>
            <w:rPrChange w:id="256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57" w:author="Admin" w:date="2013-06-30T22:54:00Z">
              <w:rPr/>
            </w:rPrChange>
          </w:rPr>
          <w:t>tiveram</w:t>
        </w:r>
        <w:proofErr w:type="spellEnd"/>
        <w:r w:rsidRPr="007922F0">
          <w:rPr>
            <w:highlight w:val="yellow"/>
            <w:rPrChange w:id="25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59" w:author="Admin" w:date="2013-06-30T22:54:00Z">
              <w:rPr/>
            </w:rPrChange>
          </w:rPr>
          <w:t>uma</w:t>
        </w:r>
        <w:proofErr w:type="spellEnd"/>
        <w:r w:rsidRPr="007922F0">
          <w:rPr>
            <w:highlight w:val="yellow"/>
            <w:rPrChange w:id="260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61" w:author="Admin" w:date="2013-06-30T22:54:00Z">
              <w:rPr/>
            </w:rPrChange>
          </w:rPr>
          <w:t>mudanca</w:t>
        </w:r>
        <w:proofErr w:type="spellEnd"/>
        <w:r w:rsidRPr="007922F0">
          <w:rPr>
            <w:highlight w:val="yellow"/>
            <w:rPrChange w:id="262" w:author="Admin" w:date="2013-06-30T22:54:00Z">
              <w:rPr/>
            </w:rPrChange>
          </w:rPr>
          <w:t xml:space="preserve"> radical </w:t>
        </w:r>
        <w:proofErr w:type="spellStart"/>
        <w:proofErr w:type="gramStart"/>
        <w:r w:rsidRPr="007922F0">
          <w:rPr>
            <w:highlight w:val="yellow"/>
            <w:rPrChange w:id="263" w:author="Admin" w:date="2013-06-30T22:54:00Z">
              <w:rPr/>
            </w:rPrChange>
          </w:rPr>
          <w:t>na</w:t>
        </w:r>
        <w:proofErr w:type="spellEnd"/>
        <w:proofErr w:type="gramEnd"/>
        <w:r w:rsidRPr="007922F0">
          <w:rPr>
            <w:highlight w:val="yellow"/>
            <w:rPrChange w:id="264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65" w:author="Admin" w:date="2013-06-30T22:54:00Z">
              <w:rPr/>
            </w:rPrChange>
          </w:rPr>
          <w:t>escala</w:t>
        </w:r>
        <w:proofErr w:type="spellEnd"/>
        <w:r w:rsidRPr="007922F0">
          <w:rPr>
            <w:highlight w:val="yellow"/>
            <w:rPrChange w:id="266" w:author="Admin" w:date="2013-06-30T22:54:00Z">
              <w:rPr/>
            </w:rPrChange>
          </w:rPr>
          <w:t xml:space="preserve"> de </w:t>
        </w:r>
        <w:proofErr w:type="spellStart"/>
        <w:r w:rsidRPr="007922F0">
          <w:rPr>
            <w:highlight w:val="yellow"/>
            <w:rPrChange w:id="267" w:author="Admin" w:date="2013-06-30T22:54:00Z">
              <w:rPr/>
            </w:rPrChange>
          </w:rPr>
          <w:t>uma</w:t>
        </w:r>
        <w:proofErr w:type="spellEnd"/>
        <w:r w:rsidRPr="007922F0">
          <w:rPr>
            <w:highlight w:val="yellow"/>
            <w:rPrChange w:id="26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69" w:author="Admin" w:date="2013-06-30T22:54:00Z">
              <w:rPr/>
            </w:rPrChange>
          </w:rPr>
          <w:t>respeiracao</w:t>
        </w:r>
        <w:proofErr w:type="spellEnd"/>
        <w:r w:rsidRPr="007922F0">
          <w:rPr>
            <w:highlight w:val="yellow"/>
            <w:rPrChange w:id="270" w:author="Admin" w:date="2013-06-30T22:54:00Z">
              <w:rPr/>
            </w:rPrChange>
          </w:rPr>
          <w:t xml:space="preserve">. </w:t>
        </w:r>
      </w:ins>
      <w:proofErr w:type="gramStart"/>
      <w:ins w:id="271" w:author="Admin" w:date="2013-06-30T22:52:00Z">
        <w:r w:rsidRPr="007922F0">
          <w:rPr>
            <w:highlight w:val="yellow"/>
            <w:rPrChange w:id="272" w:author="Admin" w:date="2013-06-30T22:54:00Z">
              <w:rPr/>
            </w:rPrChange>
          </w:rPr>
          <w:t xml:space="preserve">E </w:t>
        </w:r>
        <w:proofErr w:type="spellStart"/>
        <w:r w:rsidRPr="007922F0">
          <w:rPr>
            <w:highlight w:val="yellow"/>
            <w:rPrChange w:id="273" w:author="Admin" w:date="2013-06-30T22:54:00Z">
              <w:rPr/>
            </w:rPrChange>
          </w:rPr>
          <w:t>ainda</w:t>
        </w:r>
        <w:proofErr w:type="spellEnd"/>
        <w:r w:rsidRPr="007922F0">
          <w:rPr>
            <w:highlight w:val="yellow"/>
            <w:rPrChange w:id="274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75" w:author="Admin" w:date="2013-06-30T22:54:00Z">
              <w:rPr/>
            </w:rPrChange>
          </w:rPr>
          <w:t>remetem</w:t>
        </w:r>
        <w:proofErr w:type="spellEnd"/>
        <w:r w:rsidRPr="007922F0">
          <w:rPr>
            <w:highlight w:val="yellow"/>
            <w:rPrChange w:id="276" w:author="Admin" w:date="2013-06-30T22:54:00Z">
              <w:rPr/>
            </w:rPrChange>
          </w:rPr>
          <w:t xml:space="preserve"> a </w:t>
        </w:r>
        <w:proofErr w:type="spellStart"/>
        <w:r w:rsidRPr="007922F0">
          <w:rPr>
            <w:highlight w:val="yellow"/>
            <w:rPrChange w:id="277" w:author="Admin" w:date="2013-06-30T22:54:00Z">
              <w:rPr/>
            </w:rPrChange>
          </w:rPr>
          <w:t>historia</w:t>
        </w:r>
        <w:proofErr w:type="spellEnd"/>
        <w:r w:rsidRPr="007922F0">
          <w:rPr>
            <w:highlight w:val="yellow"/>
            <w:rPrChange w:id="27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79" w:author="Admin" w:date="2013-06-30T22:54:00Z">
              <w:rPr/>
            </w:rPrChange>
          </w:rPr>
          <w:t>sobre</w:t>
        </w:r>
        <w:proofErr w:type="spellEnd"/>
        <w:r w:rsidRPr="007922F0">
          <w:rPr>
            <w:highlight w:val="yellow"/>
            <w:rPrChange w:id="280" w:author="Admin" w:date="2013-06-30T22:54:00Z">
              <w:rPr/>
            </w:rPrChange>
          </w:rPr>
          <w:t xml:space="preserve"> as </w:t>
        </w:r>
        <w:proofErr w:type="spellStart"/>
        <w:r w:rsidRPr="007922F0">
          <w:rPr>
            <w:highlight w:val="yellow"/>
            <w:rPrChange w:id="281" w:author="Admin" w:date="2013-06-30T22:54:00Z">
              <w:rPr/>
            </w:rPrChange>
          </w:rPr>
          <w:t>pessoas</w:t>
        </w:r>
        <w:proofErr w:type="spellEnd"/>
        <w:r w:rsidRPr="007922F0">
          <w:rPr>
            <w:highlight w:val="yellow"/>
            <w:rPrChange w:id="282" w:author="Admin" w:date="2013-06-30T22:54:00Z">
              <w:rPr/>
            </w:rPrChange>
          </w:rPr>
          <w:t>.</w:t>
        </w:r>
        <w:proofErr w:type="gramEnd"/>
        <w:r w:rsidRPr="007922F0">
          <w:rPr>
            <w:highlight w:val="yellow"/>
            <w:rPrChange w:id="283" w:author="Admin" w:date="2013-06-30T22:54:00Z">
              <w:rPr/>
            </w:rPrChange>
          </w:rPr>
          <w:t xml:space="preserve"> No </w:t>
        </w:r>
      </w:ins>
    </w:p>
    <w:p w14:paraId="0EDA894D" w14:textId="5112671F" w:rsidR="00D03DE3" w:rsidRDefault="007922F0" w:rsidP="00D03DE3">
      <w:pPr>
        <w:rPr>
          <w:ins w:id="284" w:author="Admin" w:date="2013-06-30T22:52:00Z"/>
        </w:rPr>
      </w:pPr>
      <w:ins w:id="285" w:author="Admin" w:date="2013-06-30T22:52:00Z">
        <w:r w:rsidRPr="007922F0">
          <w:rPr>
            <w:highlight w:val="yellow"/>
            <w:rPrChange w:id="286" w:author="Admin" w:date="2013-06-30T22:54:00Z">
              <w:rPr/>
            </w:rPrChange>
          </w:rPr>
          <w:t xml:space="preserve">Leipzig Museum of Printing Arts o toque </w:t>
        </w:r>
        <w:proofErr w:type="spellStart"/>
        <w:r w:rsidRPr="007922F0">
          <w:rPr>
            <w:highlight w:val="yellow"/>
            <w:rPrChange w:id="287" w:author="Admin" w:date="2013-06-30T22:54:00Z">
              <w:rPr/>
            </w:rPrChange>
          </w:rPr>
          <w:t>humano</w:t>
        </w:r>
        <w:proofErr w:type="spellEnd"/>
        <w:r w:rsidRPr="007922F0">
          <w:rPr>
            <w:highlight w:val="yellow"/>
            <w:rPrChange w:id="28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89" w:author="Admin" w:date="2013-06-30T22:54:00Z">
              <w:rPr/>
            </w:rPrChange>
          </w:rPr>
          <w:t>faz</w:t>
        </w:r>
        <w:proofErr w:type="spellEnd"/>
        <w:r w:rsidRPr="007922F0">
          <w:rPr>
            <w:highlight w:val="yellow"/>
            <w:rPrChange w:id="290" w:author="Admin" w:date="2013-06-30T22:54:00Z">
              <w:rPr/>
            </w:rPrChange>
          </w:rPr>
          <w:t xml:space="preserve"> a </w:t>
        </w:r>
        <w:proofErr w:type="spellStart"/>
        <w:r w:rsidRPr="007922F0">
          <w:rPr>
            <w:highlight w:val="yellow"/>
            <w:rPrChange w:id="291" w:author="Admin" w:date="2013-06-30T22:54:00Z">
              <w:rPr/>
            </w:rPrChange>
          </w:rPr>
          <w:t>hisotira</w:t>
        </w:r>
        <w:proofErr w:type="spellEnd"/>
        <w:r w:rsidRPr="007922F0">
          <w:rPr>
            <w:highlight w:val="yellow"/>
            <w:rPrChange w:id="292" w:author="Admin" w:date="2013-06-30T22:54:00Z">
              <w:rPr/>
            </w:rPrChange>
          </w:rPr>
          <w:t xml:space="preserve"> da </w:t>
        </w:r>
        <w:proofErr w:type="spellStart"/>
        <w:r w:rsidRPr="007922F0">
          <w:rPr>
            <w:highlight w:val="yellow"/>
            <w:rPrChange w:id="293" w:author="Admin" w:date="2013-06-30T22:54:00Z">
              <w:rPr/>
            </w:rPrChange>
          </w:rPr>
          <w:t>impressao</w:t>
        </w:r>
        <w:proofErr w:type="spellEnd"/>
        <w:r w:rsidRPr="007922F0">
          <w:rPr>
            <w:highlight w:val="yellow"/>
            <w:rPrChange w:id="294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95" w:author="Admin" w:date="2013-06-30T22:54:00Z">
              <w:rPr/>
            </w:rPrChange>
          </w:rPr>
          <w:t>continuar</w:t>
        </w:r>
        <w:proofErr w:type="spellEnd"/>
        <w:r w:rsidRPr="007922F0">
          <w:rPr>
            <w:highlight w:val="yellow"/>
            <w:rPrChange w:id="296" w:author="Admin" w:date="2013-06-30T22:54:00Z">
              <w:rPr/>
            </w:rPrChange>
          </w:rPr>
          <w:t xml:space="preserve"> viva </w:t>
        </w:r>
        <w:proofErr w:type="spellStart"/>
        <w:r w:rsidRPr="007922F0">
          <w:rPr>
            <w:highlight w:val="yellow"/>
            <w:rPrChange w:id="297" w:author="Admin" w:date="2013-06-30T22:54:00Z">
              <w:rPr/>
            </w:rPrChange>
          </w:rPr>
          <w:t>maquinas</w:t>
        </w:r>
        <w:proofErr w:type="spellEnd"/>
        <w:r w:rsidRPr="007922F0">
          <w:rPr>
            <w:highlight w:val="yellow"/>
            <w:rPrChange w:id="29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299" w:author="Admin" w:date="2013-06-30T22:54:00Z">
              <w:rPr/>
            </w:rPrChange>
          </w:rPr>
          <w:t>raras</w:t>
        </w:r>
        <w:proofErr w:type="spellEnd"/>
        <w:r w:rsidRPr="007922F0">
          <w:rPr>
            <w:highlight w:val="yellow"/>
            <w:rPrChange w:id="300" w:author="Admin" w:date="2013-06-30T22:54:00Z">
              <w:rPr/>
            </w:rPrChange>
          </w:rPr>
          <w:t xml:space="preserve"> e </w:t>
        </w:r>
        <w:proofErr w:type="spellStart"/>
        <w:r w:rsidRPr="007922F0">
          <w:rPr>
            <w:highlight w:val="yellow"/>
            <w:rPrChange w:id="301" w:author="Admin" w:date="2013-06-30T22:54:00Z">
              <w:rPr/>
            </w:rPrChange>
          </w:rPr>
          <w:t>historiacas</w:t>
        </w:r>
        <w:proofErr w:type="spellEnd"/>
        <w:r w:rsidRPr="007922F0">
          <w:rPr>
            <w:highlight w:val="yellow"/>
            <w:rPrChange w:id="302" w:author="Admin" w:date="2013-06-30T22:54:00Z">
              <w:rPr/>
            </w:rPrChange>
          </w:rPr>
          <w:t xml:space="preserve"> e </w:t>
        </w:r>
        <w:proofErr w:type="spellStart"/>
        <w:r w:rsidRPr="007922F0">
          <w:rPr>
            <w:highlight w:val="yellow"/>
            <w:rPrChange w:id="303" w:author="Admin" w:date="2013-06-30T22:54:00Z">
              <w:rPr/>
            </w:rPrChange>
          </w:rPr>
          <w:t>prensas</w:t>
        </w:r>
        <w:proofErr w:type="spellEnd"/>
        <w:r w:rsidRPr="007922F0">
          <w:rPr>
            <w:highlight w:val="yellow"/>
            <w:rPrChange w:id="304" w:author="Admin" w:date="2013-06-30T22:54:00Z">
              <w:rPr/>
            </w:rPrChange>
          </w:rPr>
          <w:t xml:space="preserve"> de </w:t>
        </w:r>
        <w:proofErr w:type="spellStart"/>
        <w:r w:rsidRPr="007922F0">
          <w:rPr>
            <w:highlight w:val="yellow"/>
            <w:rPrChange w:id="305" w:author="Admin" w:date="2013-06-30T22:54:00Z">
              <w:rPr/>
            </w:rPrChange>
          </w:rPr>
          <w:t>imrpessao</w:t>
        </w:r>
        <w:proofErr w:type="spellEnd"/>
        <w:r w:rsidRPr="007922F0">
          <w:rPr>
            <w:highlight w:val="yellow"/>
            <w:rPrChange w:id="306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07" w:author="Admin" w:date="2013-06-30T22:54:00Z">
              <w:rPr/>
            </w:rPrChange>
          </w:rPr>
          <w:t>sao</w:t>
        </w:r>
        <w:proofErr w:type="spellEnd"/>
        <w:r w:rsidRPr="007922F0">
          <w:rPr>
            <w:highlight w:val="yellow"/>
            <w:rPrChange w:id="30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09" w:author="Admin" w:date="2013-06-30T22:54:00Z">
              <w:rPr/>
            </w:rPrChange>
          </w:rPr>
          <w:t>paresentadas</w:t>
        </w:r>
        <w:proofErr w:type="spellEnd"/>
        <w:r w:rsidRPr="007922F0">
          <w:rPr>
            <w:highlight w:val="yellow"/>
            <w:rPrChange w:id="310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11" w:author="Admin" w:date="2013-06-30T22:54:00Z">
              <w:rPr/>
            </w:rPrChange>
          </w:rPr>
          <w:t>em</w:t>
        </w:r>
        <w:proofErr w:type="spellEnd"/>
        <w:r w:rsidRPr="007922F0">
          <w:rPr>
            <w:highlight w:val="yellow"/>
            <w:rPrChange w:id="312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13" w:author="Admin" w:date="2013-06-30T22:54:00Z">
              <w:rPr/>
            </w:rPrChange>
          </w:rPr>
          <w:t>ancao</w:t>
        </w:r>
        <w:proofErr w:type="spellEnd"/>
        <w:r w:rsidRPr="007922F0">
          <w:rPr>
            <w:highlight w:val="yellow"/>
            <w:rPrChange w:id="314" w:author="Admin" w:date="2013-06-30T22:54:00Z">
              <w:rPr/>
            </w:rPrChange>
          </w:rPr>
          <w:t xml:space="preserve">, </w:t>
        </w:r>
        <w:proofErr w:type="spellStart"/>
        <w:r w:rsidRPr="007922F0">
          <w:rPr>
            <w:highlight w:val="yellow"/>
            <w:rPrChange w:id="315" w:author="Admin" w:date="2013-06-30T22:54:00Z">
              <w:rPr/>
            </w:rPrChange>
          </w:rPr>
          <w:t>permitindo</w:t>
        </w:r>
        <w:proofErr w:type="spellEnd"/>
        <w:r w:rsidRPr="007922F0">
          <w:rPr>
            <w:highlight w:val="yellow"/>
            <w:rPrChange w:id="316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17" w:author="Admin" w:date="2013-06-30T22:54:00Z">
              <w:rPr/>
            </w:rPrChange>
          </w:rPr>
          <w:t>aos</w:t>
        </w:r>
        <w:proofErr w:type="spellEnd"/>
        <w:r w:rsidRPr="007922F0">
          <w:rPr>
            <w:highlight w:val="yellow"/>
            <w:rPrChange w:id="31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19" w:author="Admin" w:date="2013-06-30T22:54:00Z">
              <w:rPr/>
            </w:rPrChange>
          </w:rPr>
          <w:t>visitantes</w:t>
        </w:r>
        <w:proofErr w:type="spellEnd"/>
        <w:r w:rsidRPr="007922F0">
          <w:rPr>
            <w:highlight w:val="yellow"/>
            <w:rPrChange w:id="320" w:author="Admin" w:date="2013-06-30T22:54:00Z">
              <w:rPr/>
            </w:rPrChange>
          </w:rPr>
          <w:t xml:space="preserve"> </w:t>
        </w:r>
        <w:proofErr w:type="gramStart"/>
        <w:r w:rsidRPr="007922F0">
          <w:rPr>
            <w:highlight w:val="yellow"/>
            <w:rPrChange w:id="321" w:author="Admin" w:date="2013-06-30T22:54:00Z">
              <w:rPr/>
            </w:rPrChange>
          </w:rPr>
          <w:t>a</w:t>
        </w:r>
        <w:proofErr w:type="gramEnd"/>
        <w:r w:rsidRPr="007922F0">
          <w:rPr>
            <w:highlight w:val="yellow"/>
            <w:rPrChange w:id="322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23" w:author="Admin" w:date="2013-06-30T22:54:00Z">
              <w:rPr/>
            </w:rPrChange>
          </w:rPr>
          <w:t>experiencia</w:t>
        </w:r>
        <w:proofErr w:type="spellEnd"/>
        <w:r w:rsidRPr="007922F0">
          <w:rPr>
            <w:highlight w:val="yellow"/>
            <w:rPrChange w:id="324" w:author="Admin" w:date="2013-06-30T22:54:00Z">
              <w:rPr/>
            </w:rPrChange>
          </w:rPr>
          <w:t xml:space="preserve"> da </w:t>
        </w:r>
        <w:proofErr w:type="spellStart"/>
        <w:r w:rsidRPr="007922F0">
          <w:rPr>
            <w:highlight w:val="yellow"/>
            <w:rPrChange w:id="325" w:author="Admin" w:date="2013-06-30T22:54:00Z">
              <w:rPr/>
            </w:rPrChange>
          </w:rPr>
          <w:t>impressao</w:t>
        </w:r>
        <w:proofErr w:type="spellEnd"/>
        <w:r w:rsidRPr="007922F0">
          <w:rPr>
            <w:highlight w:val="yellow"/>
            <w:rPrChange w:id="326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27" w:author="Admin" w:date="2013-06-30T22:54:00Z">
              <w:rPr/>
            </w:rPrChange>
          </w:rPr>
          <w:t>em</w:t>
        </w:r>
        <w:proofErr w:type="spellEnd"/>
        <w:r w:rsidRPr="007922F0">
          <w:rPr>
            <w:highlight w:val="yellow"/>
            <w:rPrChange w:id="328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29" w:author="Admin" w:date="2013-06-30T22:54:00Z">
              <w:rPr/>
            </w:rPrChange>
          </w:rPr>
          <w:t>todos</w:t>
        </w:r>
        <w:proofErr w:type="spellEnd"/>
        <w:r w:rsidRPr="007922F0">
          <w:rPr>
            <w:highlight w:val="yellow"/>
            <w:rPrChange w:id="330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31" w:author="Admin" w:date="2013-06-30T22:54:00Z">
              <w:rPr/>
            </w:rPrChange>
          </w:rPr>
          <w:t>os</w:t>
        </w:r>
        <w:proofErr w:type="spellEnd"/>
        <w:r w:rsidRPr="007922F0">
          <w:rPr>
            <w:highlight w:val="yellow"/>
            <w:rPrChange w:id="332" w:author="Admin" w:date="2013-06-30T22:54:00Z">
              <w:rPr/>
            </w:rPrChange>
          </w:rPr>
          <w:t xml:space="preserve"> </w:t>
        </w:r>
        <w:proofErr w:type="spellStart"/>
        <w:r w:rsidRPr="007922F0">
          <w:rPr>
            <w:highlight w:val="yellow"/>
            <w:rPrChange w:id="333" w:author="Admin" w:date="2013-06-30T22:54:00Z">
              <w:rPr/>
            </w:rPrChange>
          </w:rPr>
          <w:t>sentidos</w:t>
        </w:r>
        <w:proofErr w:type="spellEnd"/>
        <w:r w:rsidRPr="007922F0">
          <w:rPr>
            <w:highlight w:val="yellow"/>
            <w:rPrChange w:id="334" w:author="Admin" w:date="2013-06-30T22:54:00Z">
              <w:rPr/>
            </w:rPrChange>
          </w:rPr>
          <w:t>.</w:t>
        </w:r>
      </w:ins>
    </w:p>
    <w:p w14:paraId="365AB65A" w14:textId="77777777" w:rsidR="007922F0" w:rsidRPr="007922F0" w:rsidRDefault="007922F0" w:rsidP="00D03DE3">
      <w:pPr>
        <w:rPr>
          <w:sz w:val="22"/>
          <w:rPrChange w:id="335" w:author="Admin" w:date="2013-06-30T22:53:00Z">
            <w:rPr>
              <w:lang w:val="en-US"/>
            </w:rPr>
          </w:rPrChange>
        </w:rPr>
      </w:pPr>
    </w:p>
    <w:p w14:paraId="70D214A7" w14:textId="450E74AE" w:rsidR="00CE6B36" w:rsidRDefault="006A59B7" w:rsidP="006A59B7">
      <w:pPr>
        <w:rPr>
          <w:ins w:id="336" w:author="Admin" w:date="2013-06-30T22:54:00Z"/>
        </w:rPr>
      </w:pPr>
      <w:r w:rsidRPr="00EA5133">
        <w:rPr>
          <w:b/>
          <w:rPrChange w:id="337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EA5133">
        <w:rPr>
          <w:rPrChange w:id="338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339" w:author="Kinder" w:date="2013-06-29T10:51:00Z">
        <w:r w:rsidRPr="00EA5133" w:rsidDel="00597D72">
          <w:rPr>
            <w:rPrChange w:id="340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EA5133">
        <w:rPr>
          <w:rPrChange w:id="341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342" w:author="Kinder" w:date="2013-06-30T08:17:00Z">
        <w:r w:rsidRPr="00EA5133" w:rsidDel="006402F1">
          <w:rPr>
            <w:rPrChange w:id="343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EA5133">
        <w:rPr>
          <w:rPrChange w:id="344" w:author="Wolfgang J. Toechterle" w:date="2013-06-22T10:32:00Z">
            <w:rPr>
              <w:lang w:val="en-US"/>
            </w:rPr>
          </w:rPrChange>
        </w:rPr>
        <w:t xml:space="preserve"> combining a museum and an active </w:t>
      </w:r>
      <w:proofErr w:type="gramStart"/>
      <w:r w:rsidRPr="00EA5133">
        <w:rPr>
          <w:rPrChange w:id="345" w:author="Wolfgang J. Toechterle" w:date="2013-06-22T10:32:00Z">
            <w:rPr>
              <w:lang w:val="en-US"/>
            </w:rPr>
          </w:rPrChange>
        </w:rPr>
        <w:t>workshop</w:t>
      </w:r>
      <w:proofErr w:type="gramEnd"/>
      <w:r w:rsidRPr="00EA5133">
        <w:rPr>
          <w:rPrChange w:id="346" w:author="Wolfgang J. Toechterle" w:date="2013-06-22T10:32:00Z">
            <w:rPr>
              <w:lang w:val="en-US"/>
            </w:rPr>
          </w:rPrChange>
        </w:rPr>
        <w:t>, visitors still can experience printing process</w:t>
      </w:r>
      <w:del w:id="347" w:author="Kinder" w:date="2013-06-30T08:27:00Z">
        <w:r w:rsidRPr="00EA5133" w:rsidDel="00123A66">
          <w:rPr>
            <w:rPrChange w:id="348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349" w:author="Kinder" w:date="2013-06-30T08:17:00Z">
        <w:r w:rsidRPr="00EA5133" w:rsidDel="006402F1">
          <w:rPr>
            <w:rPrChange w:id="350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EA5133">
        <w:rPr>
          <w:rPrChange w:id="351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EA5133">
        <w:rPr>
          <w:rPrChange w:id="352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353" w:author="Wolfgang J. Toechterle" w:date="2013-06-22T10:32:00Z">
            <w:rPr>
              <w:lang w:val="en-US"/>
            </w:rPr>
          </w:rPrChange>
        </w:rPr>
        <w:t xml:space="preserve">The Museum of </w:t>
      </w:r>
      <w:del w:id="354" w:author="Kinder" w:date="2013-06-30T08:26:00Z">
        <w:r w:rsidRPr="00EA5133" w:rsidDel="00123A66">
          <w:rPr>
            <w:rPrChange w:id="355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EA5133">
        <w:rPr>
          <w:rPrChange w:id="356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357" w:author="Kinder" w:date="2013-06-29T10:52:00Z">
        <w:r w:rsidR="00597D72">
          <w:t xml:space="preserve"> </w:t>
        </w:r>
      </w:ins>
      <w:r w:rsidRPr="00EA5133">
        <w:rPr>
          <w:rPrChange w:id="358" w:author="Wolfgang J. Toechterle" w:date="2013-06-22T10:32:00Z">
            <w:rPr>
              <w:lang w:val="en-US"/>
            </w:rPr>
          </w:rPrChange>
        </w:rPr>
        <w:t>bindery, a workshop of a wood engrav</w:t>
      </w:r>
      <w:ins w:id="359" w:author="Kinder" w:date="2013-06-30T08:26:00Z">
        <w:r w:rsidR="00123A66">
          <w:t>ing</w:t>
        </w:r>
      </w:ins>
      <w:del w:id="360" w:author="Kinder" w:date="2013-06-30T08:26:00Z">
        <w:r w:rsidRPr="00EA5133" w:rsidDel="00123A66">
          <w:rPr>
            <w:rPrChange w:id="361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EA5133">
        <w:rPr>
          <w:rPrChange w:id="362" w:author="Wolfgang J. Toechterle" w:date="2013-06-22T10:32:00Z">
            <w:rPr>
              <w:lang w:val="en-US"/>
            </w:rPr>
          </w:rPrChange>
        </w:rPr>
        <w:t xml:space="preserve"> and a</w:t>
      </w:r>
      <w:del w:id="363" w:author="Kinder" w:date="2013-06-30T08:26:00Z">
        <w:r w:rsidRPr="00EA5133" w:rsidDel="00123A66">
          <w:rPr>
            <w:rPrChange w:id="364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EA5133">
        <w:rPr>
          <w:rPrChange w:id="365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366" w:author="Kinder" w:date="2013-06-30T08:26:00Z">
        <w:r w:rsidRPr="00EA5133" w:rsidDel="00123A66">
          <w:rPr>
            <w:rPrChange w:id="367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368" w:author="Wolfgang J. Toechterle" w:date="2013-06-22T10:32:00Z">
            <w:rPr>
              <w:lang w:val="en-US"/>
            </w:rPr>
          </w:rPrChange>
        </w:rPr>
        <w:t xml:space="preserve"> Printing Arts is based in the former industrial quarter </w:t>
      </w:r>
      <w:proofErr w:type="spellStart"/>
      <w:r w:rsidRPr="00EA5133">
        <w:rPr>
          <w:rPrChange w:id="369" w:author="Wolfgang J. Toechterle" w:date="2013-06-22T10:32:00Z">
            <w:rPr>
              <w:lang w:val="en-US"/>
            </w:rPr>
          </w:rPrChange>
        </w:rPr>
        <w:t>Plagwitz</w:t>
      </w:r>
      <w:proofErr w:type="spellEnd"/>
      <w:r w:rsidRPr="00EA5133">
        <w:rPr>
          <w:rPrChange w:id="370" w:author="Wolfgang J. Toechterle" w:date="2013-06-22T10:32:00Z">
            <w:rPr>
              <w:lang w:val="en-US"/>
            </w:rPr>
          </w:rPrChange>
        </w:rPr>
        <w:t xml:space="preserve"> in a listed industrial building that has been in continuous use as a printing house si</w:t>
      </w:r>
      <w:r w:rsidR="007B47BC" w:rsidRPr="00EA5133">
        <w:rPr>
          <w:rPrChange w:id="371" w:author="Wolfgang J. Toechterle" w:date="2013-06-22T10:32:00Z">
            <w:rPr>
              <w:lang w:val="en-US"/>
            </w:rPr>
          </w:rPrChange>
        </w:rPr>
        <w:t>nce the early 20th</w:t>
      </w:r>
      <w:r w:rsidRPr="00EA5133">
        <w:rPr>
          <w:rPrChange w:id="372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4A0AF497" w14:textId="77777777" w:rsidR="007922F0" w:rsidRDefault="007922F0" w:rsidP="006A59B7">
      <w:pPr>
        <w:rPr>
          <w:ins w:id="373" w:author="Admin" w:date="2013-06-30T22:54:00Z"/>
        </w:rPr>
      </w:pPr>
    </w:p>
    <w:p w14:paraId="21562704" w14:textId="6E04F994" w:rsidR="007922F0" w:rsidRPr="00EA5133" w:rsidRDefault="007922F0" w:rsidP="006A59B7">
      <w:pPr>
        <w:rPr>
          <w:rPrChange w:id="374" w:author="Wolfgang J. Toechterle" w:date="2013-06-22T10:32:00Z">
            <w:rPr>
              <w:lang w:val="en-US"/>
            </w:rPr>
          </w:rPrChange>
        </w:rPr>
      </w:pPr>
      <w:ins w:id="375" w:author="Admin" w:date="2013-06-30T22:54:00Z">
        <w:r w:rsidRPr="005069C9">
          <w:rPr>
            <w:highlight w:val="yellow"/>
            <w:rPrChange w:id="376" w:author="Admin" w:date="2013-07-01T00:14:00Z">
              <w:rPr/>
            </w:rPrChange>
          </w:rPr>
          <w:t xml:space="preserve">A </w:t>
        </w:r>
        <w:proofErr w:type="spellStart"/>
        <w:r w:rsidRPr="005069C9">
          <w:rPr>
            <w:highlight w:val="yellow"/>
            <w:rPrChange w:id="377" w:author="Admin" w:date="2013-07-01T00:14:00Z">
              <w:rPr/>
            </w:rPrChange>
          </w:rPr>
          <w:t>colecao</w:t>
        </w:r>
        <w:proofErr w:type="spellEnd"/>
        <w:r w:rsidRPr="005069C9">
          <w:rPr>
            <w:highlight w:val="yellow"/>
            <w:rPrChange w:id="378" w:author="Admin" w:date="2013-07-01T00:14:00Z">
              <w:rPr/>
            </w:rPrChange>
          </w:rPr>
          <w:t xml:space="preserve"> do </w:t>
        </w:r>
        <w:proofErr w:type="spellStart"/>
        <w:r w:rsidRPr="005069C9">
          <w:rPr>
            <w:highlight w:val="yellow"/>
            <w:rPrChange w:id="379" w:author="Admin" w:date="2013-07-01T00:14:00Z">
              <w:rPr/>
            </w:rPrChange>
          </w:rPr>
          <w:t>museu</w:t>
        </w:r>
      </w:ins>
      <w:proofErr w:type="spellEnd"/>
      <w:ins w:id="380" w:author="Admin" w:date="2013-06-30T22:58:00Z">
        <w:r w:rsidRPr="005069C9">
          <w:rPr>
            <w:highlight w:val="yellow"/>
            <w:rPrChange w:id="381" w:author="Admin" w:date="2013-07-01T00:14:00Z">
              <w:rPr/>
            </w:rPrChange>
          </w:rPr>
          <w:t xml:space="preserve"> </w:t>
        </w:r>
        <w:proofErr w:type="spellStart"/>
        <w:r w:rsidRPr="005069C9">
          <w:rPr>
            <w:highlight w:val="yellow"/>
            <w:rPrChange w:id="382" w:author="Admin" w:date="2013-07-01T00:14:00Z">
              <w:rPr/>
            </w:rPrChange>
          </w:rPr>
          <w:t>possui</w:t>
        </w:r>
      </w:ins>
      <w:proofErr w:type="spellEnd"/>
      <w:ins w:id="383" w:author="Admin" w:date="2013-06-30T22:54:00Z">
        <w:r w:rsidRPr="005069C9">
          <w:rPr>
            <w:highlight w:val="yellow"/>
            <w:rPrChange w:id="384" w:author="Admin" w:date="2013-07-01T00:14:00Z">
              <w:rPr/>
            </w:rPrChange>
          </w:rPr>
          <w:t xml:space="preserve"> </w:t>
        </w:r>
        <w:proofErr w:type="spellStart"/>
        <w:r w:rsidRPr="005069C9">
          <w:rPr>
            <w:highlight w:val="yellow"/>
            <w:rPrChange w:id="385" w:author="Admin" w:date="2013-07-01T00:14:00Z">
              <w:rPr/>
            </w:rPrChange>
          </w:rPr>
          <w:t>mais</w:t>
        </w:r>
        <w:proofErr w:type="spellEnd"/>
        <w:r w:rsidRPr="005069C9">
          <w:rPr>
            <w:highlight w:val="yellow"/>
            <w:rPrChange w:id="386" w:author="Admin" w:date="2013-07-01T00:14:00Z">
              <w:rPr/>
            </w:rPrChange>
          </w:rPr>
          <w:t xml:space="preserve"> </w:t>
        </w:r>
        <w:proofErr w:type="spellStart"/>
        <w:r w:rsidRPr="005069C9">
          <w:rPr>
            <w:highlight w:val="yellow"/>
            <w:rPrChange w:id="387" w:author="Admin" w:date="2013-07-01T00:14:00Z">
              <w:rPr/>
            </w:rPrChange>
          </w:rPr>
          <w:t>ou</w:t>
        </w:r>
        <w:proofErr w:type="spellEnd"/>
        <w:r w:rsidRPr="005069C9">
          <w:rPr>
            <w:highlight w:val="yellow"/>
            <w:rPrChange w:id="388" w:author="Admin" w:date="2013-07-01T00:14:00Z">
              <w:rPr/>
            </w:rPrChange>
          </w:rPr>
          <w:t xml:space="preserve"> </w:t>
        </w:r>
        <w:proofErr w:type="spellStart"/>
        <w:r w:rsidRPr="005069C9">
          <w:rPr>
            <w:highlight w:val="yellow"/>
            <w:rPrChange w:id="389" w:author="Admin" w:date="2013-07-01T00:14:00Z">
              <w:rPr/>
            </w:rPrChange>
          </w:rPr>
          <w:t>menos</w:t>
        </w:r>
        <w:proofErr w:type="spellEnd"/>
        <w:r w:rsidRPr="005069C9">
          <w:rPr>
            <w:highlight w:val="yellow"/>
            <w:rPrChange w:id="390" w:author="Admin" w:date="2013-07-01T00:14:00Z">
              <w:rPr/>
            </w:rPrChange>
          </w:rPr>
          <w:t xml:space="preserve"> 100 </w:t>
        </w:r>
        <w:proofErr w:type="spellStart"/>
        <w:r w:rsidRPr="005069C9">
          <w:rPr>
            <w:highlight w:val="yellow"/>
            <w:rPrChange w:id="391" w:author="Admin" w:date="2013-07-01T00:14:00Z">
              <w:rPr/>
            </w:rPrChange>
          </w:rPr>
          <w:t>maquinas</w:t>
        </w:r>
      </w:ins>
      <w:proofErr w:type="spellEnd"/>
      <w:ins w:id="392" w:author="Admin" w:date="2013-06-30T22:55:00Z">
        <w:r w:rsidRPr="005069C9">
          <w:rPr>
            <w:highlight w:val="yellow"/>
            <w:rPrChange w:id="393" w:author="Admin" w:date="2013-07-01T00:14:00Z">
              <w:rPr/>
            </w:rPrChange>
          </w:rPr>
          <w:t xml:space="preserve"> </w:t>
        </w:r>
      </w:ins>
      <w:proofErr w:type="spellStart"/>
      <w:ins w:id="394" w:author="Admin" w:date="2013-06-30T22:56:00Z">
        <w:r w:rsidRPr="005069C9">
          <w:rPr>
            <w:highlight w:val="yellow"/>
            <w:rPrChange w:id="395" w:author="Admin" w:date="2013-07-01T00:14:00Z">
              <w:rPr/>
            </w:rPrChange>
          </w:rPr>
          <w:t>em</w:t>
        </w:r>
        <w:proofErr w:type="spellEnd"/>
        <w:r w:rsidRPr="005069C9">
          <w:rPr>
            <w:highlight w:val="yellow"/>
            <w:rPrChange w:id="396" w:author="Admin" w:date="2013-07-01T00:14:00Z">
              <w:rPr/>
            </w:rPrChange>
          </w:rPr>
          <w:t xml:space="preserve"> plena </w:t>
        </w:r>
        <w:proofErr w:type="spellStart"/>
        <w:r w:rsidRPr="005069C9">
          <w:rPr>
            <w:highlight w:val="yellow"/>
            <w:rPrChange w:id="397" w:author="Admin" w:date="2013-07-01T00:14:00Z">
              <w:rPr/>
            </w:rPrChange>
          </w:rPr>
          <w:t>funcao</w:t>
        </w:r>
        <w:proofErr w:type="spellEnd"/>
        <w:r w:rsidRPr="005069C9">
          <w:rPr>
            <w:highlight w:val="yellow"/>
            <w:rPrChange w:id="398" w:author="Admin" w:date="2013-07-01T00:14:00Z">
              <w:rPr/>
            </w:rPrChange>
          </w:rPr>
          <w:t xml:space="preserve"> e </w:t>
        </w:r>
        <w:proofErr w:type="spellStart"/>
        <w:r w:rsidRPr="005069C9">
          <w:rPr>
            <w:highlight w:val="yellow"/>
            <w:rPrChange w:id="399" w:author="Admin" w:date="2013-07-01T00:14:00Z">
              <w:rPr/>
            </w:rPrChange>
          </w:rPr>
          <w:t>prensas</w:t>
        </w:r>
        <w:proofErr w:type="spellEnd"/>
        <w:r w:rsidRPr="005069C9">
          <w:rPr>
            <w:highlight w:val="yellow"/>
            <w:rPrChange w:id="400" w:author="Admin" w:date="2013-07-01T00:14:00Z">
              <w:rPr/>
            </w:rPrChange>
          </w:rPr>
          <w:t xml:space="preserve"> </w:t>
        </w:r>
        <w:proofErr w:type="spellStart"/>
        <w:r w:rsidRPr="005069C9">
          <w:rPr>
            <w:highlight w:val="yellow"/>
            <w:rPrChange w:id="401" w:author="Admin" w:date="2013-07-01T00:14:00Z">
              <w:rPr/>
            </w:rPrChange>
          </w:rPr>
          <w:t>para</w:t>
        </w:r>
        <w:proofErr w:type="spellEnd"/>
        <w:r w:rsidRPr="005069C9">
          <w:rPr>
            <w:highlight w:val="yellow"/>
            <w:rPrChange w:id="402" w:author="Admin" w:date="2013-07-01T00:14:00Z">
              <w:rPr/>
            </w:rPrChange>
          </w:rPr>
          <w:t xml:space="preserve"> </w:t>
        </w:r>
        <w:proofErr w:type="spellStart"/>
        <w:r w:rsidRPr="005069C9">
          <w:rPr>
            <w:highlight w:val="yellow"/>
            <w:rPrChange w:id="403" w:author="Admin" w:date="2013-07-01T00:14:00Z">
              <w:rPr/>
            </w:rPrChange>
          </w:rPr>
          <w:t>lingotamento</w:t>
        </w:r>
        <w:proofErr w:type="spellEnd"/>
        <w:r w:rsidRPr="005069C9">
          <w:rPr>
            <w:highlight w:val="yellow"/>
            <w:rPrChange w:id="404" w:author="Admin" w:date="2013-07-01T00:14:00Z">
              <w:rPr/>
            </w:rPrChange>
          </w:rPr>
          <w:t xml:space="preserve">, </w:t>
        </w:r>
        <w:proofErr w:type="spellStart"/>
        <w:r w:rsidRPr="005069C9">
          <w:rPr>
            <w:highlight w:val="yellow"/>
            <w:rPrChange w:id="405" w:author="Admin" w:date="2013-07-01T00:14:00Z">
              <w:rPr/>
            </w:rPrChange>
          </w:rPr>
          <w:t>composicao</w:t>
        </w:r>
        <w:proofErr w:type="spellEnd"/>
        <w:r w:rsidRPr="005069C9">
          <w:rPr>
            <w:highlight w:val="yellow"/>
            <w:rPrChange w:id="406" w:author="Admin" w:date="2013-07-01T00:14:00Z">
              <w:rPr/>
            </w:rPrChange>
          </w:rPr>
          <w:t xml:space="preserve"> e </w:t>
        </w:r>
        <w:proofErr w:type="spellStart"/>
        <w:r w:rsidRPr="005069C9">
          <w:rPr>
            <w:highlight w:val="yellow"/>
            <w:rPrChange w:id="407" w:author="Admin" w:date="2013-07-01T00:14:00Z">
              <w:rPr/>
            </w:rPrChange>
          </w:rPr>
          <w:t>tecnicas</w:t>
        </w:r>
        <w:proofErr w:type="spellEnd"/>
        <w:r w:rsidRPr="005069C9">
          <w:rPr>
            <w:highlight w:val="yellow"/>
            <w:rPrChange w:id="408" w:author="Admin" w:date="2013-07-01T00:14:00Z">
              <w:rPr/>
            </w:rPrChange>
          </w:rPr>
          <w:t xml:space="preserve"> de </w:t>
        </w:r>
        <w:proofErr w:type="spellStart"/>
        <w:r w:rsidRPr="005069C9">
          <w:rPr>
            <w:highlight w:val="yellow"/>
            <w:rPrChange w:id="409" w:author="Admin" w:date="2013-07-01T00:14:00Z">
              <w:rPr/>
            </w:rPrChange>
          </w:rPr>
          <w:t>impressao</w:t>
        </w:r>
      </w:ins>
      <w:proofErr w:type="spellEnd"/>
      <w:ins w:id="410" w:author="Admin" w:date="2013-06-30T22:58:00Z">
        <w:r w:rsidRPr="005069C9">
          <w:rPr>
            <w:highlight w:val="yellow"/>
            <w:rPrChange w:id="411" w:author="Admin" w:date="2013-07-01T00:14:00Z">
              <w:rPr/>
            </w:rPrChange>
          </w:rPr>
          <w:t xml:space="preserve"> e </w:t>
        </w:r>
        <w:proofErr w:type="spellStart"/>
        <w:r w:rsidRPr="005069C9">
          <w:rPr>
            <w:highlight w:val="yellow"/>
            <w:rPrChange w:id="412" w:author="Admin" w:date="2013-07-01T00:14:00Z">
              <w:rPr/>
            </w:rPrChange>
          </w:rPr>
          <w:t>faz</w:t>
        </w:r>
        <w:proofErr w:type="spellEnd"/>
        <w:r w:rsidRPr="005069C9">
          <w:rPr>
            <w:highlight w:val="yellow"/>
            <w:rPrChange w:id="413" w:author="Admin" w:date="2013-07-01T00:14:00Z">
              <w:rPr/>
            </w:rPrChange>
          </w:rPr>
          <w:t xml:space="preserve"> </w:t>
        </w:r>
        <w:proofErr w:type="spellStart"/>
        <w:r w:rsidRPr="005069C9">
          <w:rPr>
            <w:highlight w:val="yellow"/>
            <w:rPrChange w:id="414" w:author="Admin" w:date="2013-07-01T00:14:00Z">
              <w:rPr/>
            </w:rPrChange>
          </w:rPr>
          <w:t>renascer</w:t>
        </w:r>
        <w:proofErr w:type="spellEnd"/>
        <w:r w:rsidRPr="005069C9">
          <w:rPr>
            <w:highlight w:val="yellow"/>
            <w:rPrChange w:id="415" w:author="Admin" w:date="2013-07-01T00:14:00Z">
              <w:rPr/>
            </w:rPrChange>
          </w:rPr>
          <w:t xml:space="preserve"> a </w:t>
        </w:r>
        <w:proofErr w:type="spellStart"/>
        <w:r w:rsidRPr="005069C9">
          <w:rPr>
            <w:highlight w:val="yellow"/>
            <w:rPrChange w:id="416" w:author="Admin" w:date="2013-07-01T00:14:00Z">
              <w:rPr/>
            </w:rPrChange>
          </w:rPr>
          <w:t>historia</w:t>
        </w:r>
        <w:proofErr w:type="spellEnd"/>
        <w:r w:rsidRPr="005069C9">
          <w:rPr>
            <w:highlight w:val="yellow"/>
            <w:rPrChange w:id="417" w:author="Admin" w:date="2013-07-01T00:14:00Z">
              <w:rPr/>
            </w:rPrChange>
          </w:rPr>
          <w:t xml:space="preserve"> da </w:t>
        </w:r>
        <w:proofErr w:type="spellStart"/>
        <w:r w:rsidRPr="005069C9">
          <w:rPr>
            <w:highlight w:val="yellow"/>
            <w:rPrChange w:id="418" w:author="Admin" w:date="2013-07-01T00:14:00Z">
              <w:rPr/>
            </w:rPrChange>
          </w:rPr>
          <w:t>impressao</w:t>
        </w:r>
        <w:proofErr w:type="spellEnd"/>
        <w:r w:rsidRPr="005069C9">
          <w:rPr>
            <w:highlight w:val="yellow"/>
            <w:rPrChange w:id="419" w:author="Admin" w:date="2013-07-01T00:14:00Z">
              <w:rPr/>
            </w:rPrChange>
          </w:rPr>
          <w:t xml:space="preserve">, </w:t>
        </w:r>
        <w:proofErr w:type="spellStart"/>
        <w:r w:rsidRPr="005069C9">
          <w:rPr>
            <w:highlight w:val="yellow"/>
            <w:rPrChange w:id="420" w:author="Admin" w:date="2013-07-01T00:14:00Z">
              <w:rPr/>
            </w:rPrChange>
          </w:rPr>
          <w:t>combin</w:t>
        </w:r>
      </w:ins>
      <w:ins w:id="421" w:author="Admin" w:date="2013-06-30T23:04:00Z">
        <w:r w:rsidR="00CA04D5" w:rsidRPr="005069C9">
          <w:rPr>
            <w:highlight w:val="yellow"/>
            <w:rPrChange w:id="422" w:author="Admin" w:date="2013-07-01T00:14:00Z">
              <w:rPr/>
            </w:rPrChange>
          </w:rPr>
          <w:t>a</w:t>
        </w:r>
      </w:ins>
      <w:ins w:id="423" w:author="Admin" w:date="2013-06-30T22:58:00Z">
        <w:r w:rsidRPr="005069C9">
          <w:rPr>
            <w:highlight w:val="yellow"/>
            <w:rPrChange w:id="424" w:author="Admin" w:date="2013-07-01T00:14:00Z">
              <w:rPr/>
            </w:rPrChange>
          </w:rPr>
          <w:t>ndo</w:t>
        </w:r>
        <w:proofErr w:type="spellEnd"/>
        <w:r w:rsidRPr="005069C9">
          <w:rPr>
            <w:highlight w:val="yellow"/>
            <w:rPrChange w:id="425" w:author="Admin" w:date="2013-07-01T00:14:00Z">
              <w:rPr/>
            </w:rPrChange>
          </w:rPr>
          <w:t xml:space="preserve"> o </w:t>
        </w:r>
        <w:proofErr w:type="spellStart"/>
        <w:r w:rsidRPr="005069C9">
          <w:rPr>
            <w:highlight w:val="yellow"/>
            <w:rPrChange w:id="426" w:author="Admin" w:date="2013-07-01T00:14:00Z">
              <w:rPr/>
            </w:rPrChange>
          </w:rPr>
          <w:t>museu</w:t>
        </w:r>
        <w:proofErr w:type="spellEnd"/>
        <w:r w:rsidRPr="005069C9">
          <w:rPr>
            <w:highlight w:val="yellow"/>
            <w:rPrChange w:id="427" w:author="Admin" w:date="2013-07-01T00:14:00Z">
              <w:rPr/>
            </w:rPrChange>
          </w:rPr>
          <w:t xml:space="preserve"> e a</w:t>
        </w:r>
      </w:ins>
      <w:ins w:id="428" w:author="Admin" w:date="2013-06-30T22:59:00Z">
        <w:r w:rsidR="00824319" w:rsidRPr="005069C9">
          <w:rPr>
            <w:highlight w:val="yellow"/>
            <w:rPrChange w:id="429" w:author="Admin" w:date="2013-07-01T00:14:00Z">
              <w:rPr/>
            </w:rPrChange>
          </w:rPr>
          <w:t xml:space="preserve"> </w:t>
        </w:r>
        <w:proofErr w:type="spellStart"/>
        <w:r w:rsidR="00824319" w:rsidRPr="005069C9">
          <w:rPr>
            <w:highlight w:val="yellow"/>
            <w:rPrChange w:id="430" w:author="Admin" w:date="2013-07-01T00:14:00Z">
              <w:rPr/>
            </w:rPrChange>
          </w:rPr>
          <w:t>oficina</w:t>
        </w:r>
        <w:proofErr w:type="spellEnd"/>
        <w:r w:rsidR="00824319" w:rsidRPr="005069C9">
          <w:rPr>
            <w:highlight w:val="yellow"/>
            <w:rPrChange w:id="431" w:author="Admin" w:date="2013-07-01T00:14:00Z">
              <w:rPr/>
            </w:rPrChange>
          </w:rPr>
          <w:t xml:space="preserve"> </w:t>
        </w:r>
        <w:proofErr w:type="spellStart"/>
        <w:r w:rsidR="00824319" w:rsidRPr="005069C9">
          <w:rPr>
            <w:highlight w:val="yellow"/>
            <w:rPrChange w:id="432" w:author="Admin" w:date="2013-07-01T00:14:00Z">
              <w:rPr/>
            </w:rPrChange>
          </w:rPr>
          <w:t>ativa</w:t>
        </w:r>
        <w:proofErr w:type="spellEnd"/>
        <w:r w:rsidR="00824319" w:rsidRPr="005069C9">
          <w:rPr>
            <w:highlight w:val="yellow"/>
            <w:rPrChange w:id="433" w:author="Admin" w:date="2013-07-01T00:14:00Z">
              <w:rPr/>
            </w:rPrChange>
          </w:rPr>
          <w:t xml:space="preserve">, </w:t>
        </w:r>
        <w:proofErr w:type="spellStart"/>
        <w:r w:rsidR="00824319" w:rsidRPr="005069C9">
          <w:rPr>
            <w:highlight w:val="yellow"/>
            <w:rPrChange w:id="434" w:author="Admin" w:date="2013-07-01T00:14:00Z">
              <w:rPr/>
            </w:rPrChange>
          </w:rPr>
          <w:t>os</w:t>
        </w:r>
        <w:proofErr w:type="spellEnd"/>
        <w:r w:rsidR="00824319" w:rsidRPr="005069C9">
          <w:rPr>
            <w:highlight w:val="yellow"/>
            <w:rPrChange w:id="435" w:author="Admin" w:date="2013-07-01T00:14:00Z">
              <w:rPr/>
            </w:rPrChange>
          </w:rPr>
          <w:t xml:space="preserve"> </w:t>
        </w:r>
      </w:ins>
      <w:proofErr w:type="spellStart"/>
      <w:ins w:id="436" w:author="Admin" w:date="2013-06-30T23:00:00Z">
        <w:r w:rsidR="00824319" w:rsidRPr="005069C9">
          <w:rPr>
            <w:highlight w:val="yellow"/>
            <w:rPrChange w:id="437" w:author="Admin" w:date="2013-07-01T00:14:00Z">
              <w:rPr/>
            </w:rPrChange>
          </w:rPr>
          <w:t>visitant</w:t>
        </w:r>
      </w:ins>
      <w:ins w:id="438" w:author="Admin" w:date="2013-06-30T23:05:00Z">
        <w:r w:rsidR="00CA04D5" w:rsidRPr="005069C9">
          <w:rPr>
            <w:highlight w:val="yellow"/>
            <w:rPrChange w:id="439" w:author="Admin" w:date="2013-07-01T00:14:00Z">
              <w:rPr/>
            </w:rPrChange>
          </w:rPr>
          <w:t>e</w:t>
        </w:r>
      </w:ins>
      <w:ins w:id="440" w:author="Admin" w:date="2013-06-30T23:00:00Z">
        <w:r w:rsidR="00824319" w:rsidRPr="005069C9">
          <w:rPr>
            <w:highlight w:val="yellow"/>
            <w:rPrChange w:id="441" w:author="Admin" w:date="2013-07-01T00:14:00Z">
              <w:rPr/>
            </w:rPrChange>
          </w:rPr>
          <w:t>s</w:t>
        </w:r>
      </w:ins>
      <w:proofErr w:type="spellEnd"/>
      <w:ins w:id="442" w:author="Admin" w:date="2013-06-30T22:59:00Z">
        <w:r w:rsidR="00824319" w:rsidRPr="005069C9">
          <w:rPr>
            <w:highlight w:val="yellow"/>
            <w:rPrChange w:id="443" w:author="Admin" w:date="2013-07-01T00:14:00Z">
              <w:rPr/>
            </w:rPrChange>
          </w:rPr>
          <w:t xml:space="preserve"> </w:t>
        </w:r>
      </w:ins>
      <w:proofErr w:type="spellStart"/>
      <w:ins w:id="444" w:author="Admin" w:date="2013-06-30T23:00:00Z">
        <w:r w:rsidR="00824319" w:rsidRPr="005069C9">
          <w:rPr>
            <w:highlight w:val="yellow"/>
            <w:rPrChange w:id="445" w:author="Admin" w:date="2013-07-01T00:14:00Z">
              <w:rPr/>
            </w:rPrChange>
          </w:rPr>
          <w:t>podem</w:t>
        </w:r>
        <w:proofErr w:type="spellEnd"/>
        <w:r w:rsidR="00824319" w:rsidRPr="005069C9">
          <w:rPr>
            <w:highlight w:val="yellow"/>
            <w:rPrChange w:id="446" w:author="Admin" w:date="2013-07-01T00:14:00Z">
              <w:rPr/>
            </w:rPrChange>
          </w:rPr>
          <w:t xml:space="preserve"> </w:t>
        </w:r>
        <w:proofErr w:type="spellStart"/>
        <w:r w:rsidR="00824319" w:rsidRPr="005069C9">
          <w:rPr>
            <w:highlight w:val="yellow"/>
            <w:rPrChange w:id="447" w:author="Admin" w:date="2013-07-01T00:14:00Z">
              <w:rPr/>
            </w:rPrChange>
          </w:rPr>
          <w:t>experimentar</w:t>
        </w:r>
        <w:proofErr w:type="spellEnd"/>
        <w:r w:rsidR="00824319" w:rsidRPr="005069C9">
          <w:rPr>
            <w:highlight w:val="yellow"/>
            <w:rPrChange w:id="448" w:author="Admin" w:date="2013-07-01T00:14:00Z">
              <w:rPr/>
            </w:rPrChange>
          </w:rPr>
          <w:t xml:space="preserve"> </w:t>
        </w:r>
        <w:proofErr w:type="spellStart"/>
        <w:r w:rsidR="00824319" w:rsidRPr="005069C9">
          <w:rPr>
            <w:highlight w:val="yellow"/>
            <w:rPrChange w:id="449" w:author="Admin" w:date="2013-07-01T00:14:00Z">
              <w:rPr/>
            </w:rPrChange>
          </w:rPr>
          <w:t>em</w:t>
        </w:r>
        <w:proofErr w:type="spellEnd"/>
        <w:r w:rsidR="00824319" w:rsidRPr="005069C9">
          <w:rPr>
            <w:highlight w:val="yellow"/>
            <w:rPrChange w:id="450" w:author="Admin" w:date="2013-07-01T00:14:00Z">
              <w:rPr/>
            </w:rPrChange>
          </w:rPr>
          <w:t xml:space="preserve"> </w:t>
        </w:r>
        <w:proofErr w:type="spellStart"/>
        <w:r w:rsidR="00824319" w:rsidRPr="005069C9">
          <w:rPr>
            <w:highlight w:val="yellow"/>
            <w:rPrChange w:id="451" w:author="Admin" w:date="2013-07-01T00:14:00Z">
              <w:rPr/>
            </w:rPrChange>
          </w:rPr>
          <w:t>primeira</w:t>
        </w:r>
        <w:proofErr w:type="spellEnd"/>
        <w:r w:rsidR="00824319" w:rsidRPr="005069C9">
          <w:rPr>
            <w:highlight w:val="yellow"/>
            <w:rPrChange w:id="452" w:author="Admin" w:date="2013-07-01T00:14:00Z">
              <w:rPr/>
            </w:rPrChange>
          </w:rPr>
          <w:t xml:space="preserve"> </w:t>
        </w:r>
        <w:proofErr w:type="spellStart"/>
        <w:r w:rsidR="00824319" w:rsidRPr="005069C9">
          <w:rPr>
            <w:highlight w:val="yellow"/>
            <w:rPrChange w:id="453" w:author="Admin" w:date="2013-07-01T00:14:00Z">
              <w:rPr/>
            </w:rPrChange>
          </w:rPr>
          <w:t>mao</w:t>
        </w:r>
        <w:proofErr w:type="spellEnd"/>
        <w:r w:rsidR="00824319" w:rsidRPr="005069C9">
          <w:rPr>
            <w:highlight w:val="yellow"/>
            <w:rPrChange w:id="454" w:author="Admin" w:date="2013-07-01T00:14:00Z">
              <w:rPr/>
            </w:rPrChange>
          </w:rPr>
          <w:t xml:space="preserve"> um </w:t>
        </w:r>
        <w:proofErr w:type="spellStart"/>
        <w:r w:rsidR="00824319" w:rsidRPr="005069C9">
          <w:rPr>
            <w:highlight w:val="yellow"/>
            <w:rPrChange w:id="455" w:author="Admin" w:date="2013-07-01T00:14:00Z">
              <w:rPr/>
            </w:rPrChange>
          </w:rPr>
          <w:t>processo</w:t>
        </w:r>
        <w:proofErr w:type="spellEnd"/>
        <w:r w:rsidR="00824319" w:rsidRPr="005069C9">
          <w:rPr>
            <w:highlight w:val="yellow"/>
            <w:rPrChange w:id="456" w:author="Admin" w:date="2013-07-01T00:14:00Z">
              <w:rPr/>
            </w:rPrChange>
          </w:rPr>
          <w:t xml:space="preserve"> de </w:t>
        </w:r>
        <w:proofErr w:type="spellStart"/>
        <w:r w:rsidR="00824319" w:rsidRPr="005069C9">
          <w:rPr>
            <w:highlight w:val="yellow"/>
            <w:rPrChange w:id="457" w:author="Admin" w:date="2013-07-01T00:14:00Z">
              <w:rPr/>
            </w:rPrChange>
          </w:rPr>
          <w:lastRenderedPageBreak/>
          <w:t>impressao</w:t>
        </w:r>
        <w:proofErr w:type="spellEnd"/>
        <w:r w:rsidR="00824319" w:rsidRPr="005069C9">
          <w:rPr>
            <w:highlight w:val="yellow"/>
            <w:rPrChange w:id="458" w:author="Admin" w:date="2013-07-01T00:14:00Z">
              <w:rPr/>
            </w:rPrChange>
          </w:rPr>
          <w:t>. O Museum of Printing Arts</w:t>
        </w:r>
      </w:ins>
      <w:ins w:id="459" w:author="Admin" w:date="2013-06-30T23:05:00Z">
        <w:r w:rsidR="00CA04D5" w:rsidRPr="005069C9">
          <w:rPr>
            <w:highlight w:val="yellow"/>
            <w:rPrChange w:id="460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61" w:author="Admin" w:date="2013-07-01T00:14:00Z">
              <w:rPr/>
            </w:rPrChange>
          </w:rPr>
          <w:t>tambem</w:t>
        </w:r>
        <w:proofErr w:type="spellEnd"/>
        <w:r w:rsidR="00CA04D5" w:rsidRPr="005069C9">
          <w:rPr>
            <w:highlight w:val="yellow"/>
            <w:rPrChange w:id="462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63" w:author="Admin" w:date="2013-07-01T00:14:00Z">
              <w:rPr/>
            </w:rPrChange>
          </w:rPr>
          <w:t>conta</w:t>
        </w:r>
        <w:proofErr w:type="spellEnd"/>
        <w:r w:rsidR="00CA04D5" w:rsidRPr="005069C9">
          <w:rPr>
            <w:highlight w:val="yellow"/>
            <w:rPrChange w:id="464" w:author="Admin" w:date="2013-07-01T00:14:00Z">
              <w:rPr/>
            </w:rPrChange>
          </w:rPr>
          <w:t xml:space="preserve"> com </w:t>
        </w:r>
        <w:proofErr w:type="spellStart"/>
        <w:r w:rsidR="00CA04D5" w:rsidRPr="005069C9">
          <w:rPr>
            <w:highlight w:val="yellow"/>
            <w:rPrChange w:id="465" w:author="Admin" w:date="2013-07-01T00:14:00Z">
              <w:rPr/>
            </w:rPrChange>
          </w:rPr>
          <w:t>uma</w:t>
        </w:r>
        <w:proofErr w:type="spellEnd"/>
        <w:r w:rsidR="00CA04D5" w:rsidRPr="005069C9">
          <w:rPr>
            <w:highlight w:val="yellow"/>
            <w:rPrChange w:id="466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67" w:author="Admin" w:date="2013-07-01T00:14:00Z">
              <w:rPr/>
            </w:rPrChange>
          </w:rPr>
          <w:t>encadernadora</w:t>
        </w:r>
        <w:proofErr w:type="spellEnd"/>
        <w:r w:rsidR="00CA04D5" w:rsidRPr="005069C9">
          <w:rPr>
            <w:highlight w:val="yellow"/>
            <w:rPrChange w:id="468" w:author="Admin" w:date="2013-07-01T00:14:00Z">
              <w:rPr/>
            </w:rPrChange>
          </w:rPr>
          <w:t xml:space="preserve"> official, </w:t>
        </w:r>
        <w:proofErr w:type="spellStart"/>
        <w:r w:rsidR="00CA04D5" w:rsidRPr="005069C9">
          <w:rPr>
            <w:highlight w:val="yellow"/>
            <w:rPrChange w:id="469" w:author="Admin" w:date="2013-07-01T00:14:00Z">
              <w:rPr/>
            </w:rPrChange>
          </w:rPr>
          <w:t>uma</w:t>
        </w:r>
        <w:proofErr w:type="spellEnd"/>
        <w:r w:rsidR="00CA04D5" w:rsidRPr="005069C9">
          <w:rPr>
            <w:highlight w:val="yellow"/>
            <w:rPrChange w:id="470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71" w:author="Admin" w:date="2013-07-01T00:14:00Z">
              <w:rPr/>
            </w:rPrChange>
          </w:rPr>
          <w:t>oficina</w:t>
        </w:r>
        <w:proofErr w:type="spellEnd"/>
        <w:r w:rsidR="00CA04D5" w:rsidRPr="005069C9">
          <w:rPr>
            <w:highlight w:val="yellow"/>
            <w:rPrChange w:id="472" w:author="Admin" w:date="2013-07-01T00:14:00Z">
              <w:rPr/>
            </w:rPrChange>
          </w:rPr>
          <w:t xml:space="preserve"> de </w:t>
        </w:r>
        <w:proofErr w:type="spellStart"/>
        <w:r w:rsidR="00CA04D5" w:rsidRPr="005069C9">
          <w:rPr>
            <w:highlight w:val="yellow"/>
            <w:rPrChange w:id="473" w:author="Admin" w:date="2013-07-01T00:14:00Z">
              <w:rPr/>
            </w:rPrChange>
          </w:rPr>
          <w:t>gravura</w:t>
        </w:r>
        <w:proofErr w:type="spellEnd"/>
        <w:r w:rsidR="00CA04D5" w:rsidRPr="005069C9">
          <w:rPr>
            <w:highlight w:val="yellow"/>
            <w:rPrChange w:id="474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75" w:author="Admin" w:date="2013-07-01T00:14:00Z">
              <w:rPr/>
            </w:rPrChange>
          </w:rPr>
          <w:t>em</w:t>
        </w:r>
        <w:proofErr w:type="spellEnd"/>
        <w:r w:rsidR="00CA04D5" w:rsidRPr="005069C9">
          <w:rPr>
            <w:highlight w:val="yellow"/>
            <w:rPrChange w:id="476" w:author="Admin" w:date="2013-07-01T00:14:00Z">
              <w:rPr/>
            </w:rPrChange>
          </w:rPr>
          <w:t xml:space="preserve"> madeira e </w:t>
        </w:r>
        <w:proofErr w:type="spellStart"/>
        <w:r w:rsidR="00CA04D5" w:rsidRPr="005069C9">
          <w:rPr>
            <w:highlight w:val="yellow"/>
            <w:rPrChange w:id="477" w:author="Admin" w:date="2013-07-01T00:14:00Z">
              <w:rPr/>
            </w:rPrChange>
          </w:rPr>
          <w:t>uma</w:t>
        </w:r>
        <w:proofErr w:type="spellEnd"/>
        <w:r w:rsidR="00CA04D5" w:rsidRPr="005069C9">
          <w:rPr>
            <w:highlight w:val="yellow"/>
            <w:rPrChange w:id="478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79" w:author="Admin" w:date="2013-07-01T00:14:00Z">
              <w:rPr/>
            </w:rPrChange>
          </w:rPr>
          <w:t>colecao</w:t>
        </w:r>
        <w:proofErr w:type="spellEnd"/>
        <w:r w:rsidR="00CA04D5" w:rsidRPr="005069C9">
          <w:rPr>
            <w:highlight w:val="yellow"/>
            <w:rPrChange w:id="480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81" w:author="Admin" w:date="2013-07-01T00:14:00Z">
              <w:rPr/>
            </w:rPrChange>
          </w:rPr>
          <w:t>unica</w:t>
        </w:r>
        <w:proofErr w:type="spellEnd"/>
        <w:r w:rsidR="00CA04D5" w:rsidRPr="005069C9">
          <w:rPr>
            <w:highlight w:val="yellow"/>
            <w:rPrChange w:id="482" w:author="Admin" w:date="2013-07-01T00:14:00Z">
              <w:rPr/>
            </w:rPrChange>
          </w:rPr>
          <w:t xml:space="preserve"> de </w:t>
        </w:r>
        <w:proofErr w:type="spellStart"/>
        <w:r w:rsidR="00CA04D5" w:rsidRPr="005069C9">
          <w:rPr>
            <w:highlight w:val="yellow"/>
            <w:rPrChange w:id="483" w:author="Admin" w:date="2013-07-01T00:14:00Z">
              <w:rPr/>
            </w:rPrChange>
          </w:rPr>
          <w:t>mais</w:t>
        </w:r>
        <w:proofErr w:type="spellEnd"/>
        <w:r w:rsidR="00CA04D5" w:rsidRPr="005069C9">
          <w:rPr>
            <w:highlight w:val="yellow"/>
            <w:rPrChange w:id="484" w:author="Admin" w:date="2013-07-01T00:14:00Z">
              <w:rPr/>
            </w:rPrChange>
          </w:rPr>
          <w:t xml:space="preserve"> de 4000 </w:t>
        </w:r>
        <w:proofErr w:type="spellStart"/>
        <w:r w:rsidR="00CA04D5" w:rsidRPr="005069C9">
          <w:rPr>
            <w:highlight w:val="yellow"/>
            <w:rPrChange w:id="485" w:author="Admin" w:date="2013-07-01T00:14:00Z">
              <w:rPr/>
            </w:rPrChange>
          </w:rPr>
          <w:t>tipografias</w:t>
        </w:r>
        <w:proofErr w:type="spellEnd"/>
        <w:r w:rsidR="00CA04D5" w:rsidRPr="005069C9">
          <w:rPr>
            <w:highlight w:val="yellow"/>
            <w:rPrChange w:id="486" w:author="Admin" w:date="2013-07-01T00:14:00Z">
              <w:rPr/>
            </w:rPrChange>
          </w:rPr>
          <w:t xml:space="preserve"> de </w:t>
        </w:r>
        <w:proofErr w:type="spellStart"/>
        <w:r w:rsidR="00CA04D5" w:rsidRPr="005069C9">
          <w:rPr>
            <w:highlight w:val="yellow"/>
            <w:rPrChange w:id="487" w:author="Admin" w:date="2013-07-01T00:14:00Z">
              <w:rPr/>
            </w:rPrChange>
          </w:rPr>
          <w:t>origem</w:t>
        </w:r>
        <w:proofErr w:type="spellEnd"/>
        <w:r w:rsidR="00CA04D5" w:rsidRPr="005069C9">
          <w:rPr>
            <w:highlight w:val="yellow"/>
            <w:rPrChange w:id="488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89" w:author="Admin" w:date="2013-07-01T00:14:00Z">
              <w:rPr/>
            </w:rPrChange>
          </w:rPr>
          <w:t>europeia</w:t>
        </w:r>
        <w:proofErr w:type="spellEnd"/>
        <w:r w:rsidR="00CA04D5" w:rsidRPr="005069C9">
          <w:rPr>
            <w:highlight w:val="yellow"/>
            <w:rPrChange w:id="490" w:author="Admin" w:date="2013-07-01T00:14:00Z">
              <w:rPr/>
            </w:rPrChange>
          </w:rPr>
          <w:t xml:space="preserve"> e oriental. </w:t>
        </w:r>
      </w:ins>
      <w:ins w:id="491" w:author="Admin" w:date="2013-06-30T23:06:00Z">
        <w:r w:rsidR="00CA04D5" w:rsidRPr="005069C9">
          <w:rPr>
            <w:highlight w:val="yellow"/>
            <w:rPrChange w:id="492" w:author="Admin" w:date="2013-07-01T00:14:00Z">
              <w:rPr/>
            </w:rPrChange>
          </w:rPr>
          <w:t xml:space="preserve">O Museum of Printing Arts </w:t>
        </w:r>
        <w:proofErr w:type="spellStart"/>
        <w:r w:rsidR="00CA04D5" w:rsidRPr="005069C9">
          <w:rPr>
            <w:highlight w:val="yellow"/>
            <w:rPrChange w:id="493" w:author="Admin" w:date="2013-07-01T00:14:00Z">
              <w:rPr/>
            </w:rPrChange>
          </w:rPr>
          <w:t>esta</w:t>
        </w:r>
        <w:proofErr w:type="spellEnd"/>
        <w:r w:rsidR="00CA04D5" w:rsidRPr="005069C9">
          <w:rPr>
            <w:highlight w:val="yellow"/>
            <w:rPrChange w:id="494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95" w:author="Admin" w:date="2013-07-01T00:14:00Z">
              <w:rPr/>
            </w:rPrChange>
          </w:rPr>
          <w:t>localizado</w:t>
        </w:r>
        <w:proofErr w:type="spellEnd"/>
        <w:r w:rsidR="00CA04D5" w:rsidRPr="005069C9">
          <w:rPr>
            <w:highlight w:val="yellow"/>
            <w:rPrChange w:id="496" w:author="Admin" w:date="2013-07-01T00:14:00Z">
              <w:rPr/>
            </w:rPrChange>
          </w:rPr>
          <w:t xml:space="preserve"> no </w:t>
        </w:r>
        <w:proofErr w:type="spellStart"/>
        <w:r w:rsidR="00CA04D5" w:rsidRPr="005069C9">
          <w:rPr>
            <w:highlight w:val="yellow"/>
            <w:rPrChange w:id="497" w:author="Admin" w:date="2013-07-01T00:14:00Z">
              <w:rPr/>
            </w:rPrChange>
          </w:rPr>
          <w:t>antigo</w:t>
        </w:r>
        <w:proofErr w:type="spellEnd"/>
        <w:r w:rsidR="00CA04D5" w:rsidRPr="005069C9">
          <w:rPr>
            <w:highlight w:val="yellow"/>
            <w:rPrChange w:id="498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499" w:author="Admin" w:date="2013-07-01T00:14:00Z">
              <w:rPr/>
            </w:rPrChange>
          </w:rPr>
          <w:t>bairro</w:t>
        </w:r>
        <w:proofErr w:type="spellEnd"/>
        <w:r w:rsidR="00CA04D5" w:rsidRPr="005069C9">
          <w:rPr>
            <w:highlight w:val="yellow"/>
            <w:rPrChange w:id="500" w:author="Admin" w:date="2013-07-01T00:14:00Z">
              <w:rPr/>
            </w:rPrChange>
          </w:rPr>
          <w:t xml:space="preserve"> industrial </w:t>
        </w:r>
        <w:proofErr w:type="spellStart"/>
        <w:r w:rsidR="00CA04D5" w:rsidRPr="005069C9">
          <w:rPr>
            <w:highlight w:val="yellow"/>
            <w:rPrChange w:id="501" w:author="Admin" w:date="2013-07-01T00:14:00Z">
              <w:rPr/>
            </w:rPrChange>
          </w:rPr>
          <w:t>Plagwitz</w:t>
        </w:r>
        <w:proofErr w:type="spellEnd"/>
        <w:r w:rsidR="00CA04D5" w:rsidRPr="005069C9">
          <w:rPr>
            <w:highlight w:val="yellow"/>
            <w:rPrChange w:id="502" w:author="Admin" w:date="2013-07-01T00:14:00Z">
              <w:rPr/>
            </w:rPrChange>
          </w:rPr>
          <w:t xml:space="preserve">, </w:t>
        </w:r>
        <w:proofErr w:type="spellStart"/>
        <w:r w:rsidR="00CA04D5" w:rsidRPr="005069C9">
          <w:rPr>
            <w:highlight w:val="yellow"/>
            <w:rPrChange w:id="503" w:author="Admin" w:date="2013-07-01T00:14:00Z">
              <w:rPr/>
            </w:rPrChange>
          </w:rPr>
          <w:t>num</w:t>
        </w:r>
        <w:proofErr w:type="spellEnd"/>
        <w:r w:rsidR="00CA04D5" w:rsidRPr="005069C9">
          <w:rPr>
            <w:highlight w:val="yellow"/>
            <w:rPrChange w:id="504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505" w:author="Admin" w:date="2013-07-01T00:14:00Z">
              <w:rPr/>
            </w:rPrChange>
          </w:rPr>
          <w:t>edificio</w:t>
        </w:r>
        <w:proofErr w:type="spellEnd"/>
        <w:r w:rsidR="00CA04D5" w:rsidRPr="005069C9">
          <w:rPr>
            <w:highlight w:val="yellow"/>
            <w:rPrChange w:id="506" w:author="Admin" w:date="2013-07-01T00:14:00Z">
              <w:rPr/>
            </w:rPrChange>
          </w:rPr>
          <w:t xml:space="preserve"> industrial </w:t>
        </w:r>
        <w:proofErr w:type="spellStart"/>
        <w:r w:rsidR="00CA04D5" w:rsidRPr="005069C9">
          <w:rPr>
            <w:highlight w:val="yellow"/>
            <w:rPrChange w:id="507" w:author="Admin" w:date="2013-07-01T00:14:00Z">
              <w:rPr/>
            </w:rPrChange>
          </w:rPr>
          <w:t>protegido</w:t>
        </w:r>
        <w:proofErr w:type="spellEnd"/>
        <w:r w:rsidR="00CA04D5" w:rsidRPr="005069C9">
          <w:rPr>
            <w:highlight w:val="yellow"/>
            <w:rPrChange w:id="508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509" w:author="Admin" w:date="2013-07-01T00:14:00Z">
              <w:rPr/>
            </w:rPrChange>
          </w:rPr>
          <w:t>que</w:t>
        </w:r>
        <w:proofErr w:type="spellEnd"/>
        <w:r w:rsidR="00CA04D5" w:rsidRPr="005069C9">
          <w:rPr>
            <w:highlight w:val="yellow"/>
            <w:rPrChange w:id="510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511" w:author="Admin" w:date="2013-07-01T00:14:00Z">
              <w:rPr/>
            </w:rPrChange>
          </w:rPr>
          <w:t>foi</w:t>
        </w:r>
        <w:proofErr w:type="spellEnd"/>
        <w:r w:rsidR="00CA04D5" w:rsidRPr="005069C9">
          <w:rPr>
            <w:highlight w:val="yellow"/>
            <w:rPrChange w:id="512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513" w:author="Admin" w:date="2013-07-01T00:14:00Z">
              <w:rPr/>
            </w:rPrChange>
          </w:rPr>
          <w:t>utilizado</w:t>
        </w:r>
        <w:proofErr w:type="spellEnd"/>
        <w:r w:rsidR="00CA04D5" w:rsidRPr="005069C9">
          <w:rPr>
            <w:highlight w:val="yellow"/>
            <w:rPrChange w:id="514" w:author="Admin" w:date="2013-07-01T00:14:00Z">
              <w:rPr/>
            </w:rPrChange>
          </w:rPr>
          <w:t xml:space="preserve"> </w:t>
        </w:r>
        <w:proofErr w:type="spellStart"/>
        <w:proofErr w:type="gramStart"/>
        <w:r w:rsidR="00CA04D5" w:rsidRPr="005069C9">
          <w:rPr>
            <w:highlight w:val="yellow"/>
            <w:rPrChange w:id="515" w:author="Admin" w:date="2013-07-01T00:14:00Z">
              <w:rPr/>
            </w:rPrChange>
          </w:rPr>
          <w:t>como</w:t>
        </w:r>
        <w:proofErr w:type="spellEnd"/>
        <w:proofErr w:type="gramEnd"/>
        <w:r w:rsidR="00CA04D5" w:rsidRPr="005069C9">
          <w:rPr>
            <w:highlight w:val="yellow"/>
            <w:rPrChange w:id="516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517" w:author="Admin" w:date="2013-07-01T00:14:00Z">
              <w:rPr/>
            </w:rPrChange>
          </w:rPr>
          <w:t>grafica</w:t>
        </w:r>
        <w:proofErr w:type="spellEnd"/>
        <w:r w:rsidR="00CA04D5" w:rsidRPr="005069C9">
          <w:rPr>
            <w:highlight w:val="yellow"/>
            <w:rPrChange w:id="518" w:author="Admin" w:date="2013-07-01T00:14:00Z">
              <w:rPr/>
            </w:rPrChange>
          </w:rPr>
          <w:t xml:space="preserve"> </w:t>
        </w:r>
        <w:proofErr w:type="spellStart"/>
        <w:r w:rsidR="00CA04D5" w:rsidRPr="005069C9">
          <w:rPr>
            <w:highlight w:val="yellow"/>
            <w:rPrChange w:id="519" w:author="Admin" w:date="2013-07-01T00:14:00Z">
              <w:rPr/>
            </w:rPrChange>
          </w:rPr>
          <w:t>desde</w:t>
        </w:r>
        <w:proofErr w:type="spellEnd"/>
        <w:r w:rsidR="00CA04D5" w:rsidRPr="005069C9">
          <w:rPr>
            <w:highlight w:val="yellow"/>
            <w:rPrChange w:id="520" w:author="Admin" w:date="2013-07-01T00:14:00Z">
              <w:rPr/>
            </w:rPrChange>
          </w:rPr>
          <w:t xml:space="preserve"> o </w:t>
        </w:r>
        <w:proofErr w:type="spellStart"/>
        <w:r w:rsidR="00CA04D5" w:rsidRPr="005069C9">
          <w:rPr>
            <w:highlight w:val="yellow"/>
            <w:rPrChange w:id="521" w:author="Admin" w:date="2013-07-01T00:14:00Z">
              <w:rPr/>
            </w:rPrChange>
          </w:rPr>
          <w:t>incio</w:t>
        </w:r>
        <w:proofErr w:type="spellEnd"/>
        <w:r w:rsidR="00CA04D5" w:rsidRPr="005069C9">
          <w:rPr>
            <w:highlight w:val="yellow"/>
            <w:rPrChange w:id="522" w:author="Admin" w:date="2013-07-01T00:14:00Z">
              <w:rPr/>
            </w:rPrChange>
          </w:rPr>
          <w:t xml:space="preserve"> do </w:t>
        </w:r>
        <w:proofErr w:type="spellStart"/>
        <w:r w:rsidR="00CA04D5" w:rsidRPr="005069C9">
          <w:rPr>
            <w:highlight w:val="yellow"/>
            <w:rPrChange w:id="523" w:author="Admin" w:date="2013-07-01T00:14:00Z">
              <w:rPr/>
            </w:rPrChange>
          </w:rPr>
          <w:t>seculo</w:t>
        </w:r>
        <w:proofErr w:type="spellEnd"/>
        <w:r w:rsidR="00CA04D5" w:rsidRPr="005069C9">
          <w:rPr>
            <w:highlight w:val="yellow"/>
            <w:rPrChange w:id="524" w:author="Admin" w:date="2013-07-01T00:14:00Z">
              <w:rPr/>
            </w:rPrChange>
          </w:rPr>
          <w:t xml:space="preserve"> 20.</w:t>
        </w:r>
      </w:ins>
    </w:p>
    <w:p w14:paraId="466F4806" w14:textId="77777777" w:rsidR="00D03DE3" w:rsidRPr="00EA5133" w:rsidRDefault="00D03DE3" w:rsidP="006A59B7">
      <w:pPr>
        <w:rPr>
          <w:rPrChange w:id="525" w:author="Wolfgang J. Toechterle" w:date="2013-06-22T10:32:00Z">
            <w:rPr>
              <w:lang w:val="en-US"/>
            </w:rPr>
          </w:rPrChange>
        </w:rPr>
      </w:pPr>
    </w:p>
    <w:p w14:paraId="362AE3AC" w14:textId="445650AD" w:rsidR="00D03DE3" w:rsidRDefault="00D03DE3" w:rsidP="00D03DE3">
      <w:pPr>
        <w:rPr>
          <w:ins w:id="526" w:author="Admin" w:date="2013-06-30T23:09:00Z"/>
        </w:rPr>
      </w:pPr>
      <w:del w:id="527" w:author="Kinder" w:date="2013-06-29T10:53:00Z">
        <w:r w:rsidRPr="00EA5133" w:rsidDel="00597D72">
          <w:rPr>
            <w:rPrChange w:id="528" w:author="Wolfgang J. Toechterle" w:date="2013-06-22T10:32:00Z">
              <w:rPr>
                <w:lang w:val="en-US"/>
              </w:rPr>
            </w:rPrChange>
          </w:rPr>
          <w:delText xml:space="preserve">Some </w:delText>
        </w:r>
      </w:del>
      <w:ins w:id="529" w:author="Kinder" w:date="2013-06-29T10:53:00Z">
        <w:r w:rsidR="00597D72">
          <w:t>T</w:t>
        </w:r>
      </w:ins>
      <w:del w:id="530" w:author="Kinder" w:date="2013-06-29T10:53:00Z">
        <w:r w:rsidRPr="00EA5133" w:rsidDel="00597D72">
          <w:rPr>
            <w:rPrChange w:id="531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532" w:author="Wolfgang J. Toechterle" w:date="2013-06-22T10:32:00Z">
            <w:rPr>
              <w:lang w:val="en-US"/>
            </w:rPr>
          </w:rPrChange>
        </w:rPr>
        <w:t xml:space="preserve">hree </w:t>
      </w:r>
      <w:r w:rsidRPr="00EA5133">
        <w:rPr>
          <w:b/>
          <w:rPrChange w:id="533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EA5133">
        <w:rPr>
          <w:rPrChange w:id="534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535" w:author="Kinder" w:date="2013-06-29T10:53:00Z">
        <w:r w:rsidRPr="00EA5133" w:rsidDel="00597D72">
          <w:rPr>
            <w:rPrChange w:id="536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EA5133">
        <w:rPr>
          <w:rPrChange w:id="537" w:author="Wolfgang J. Toechterle" w:date="2013-06-22T10:32:00Z">
            <w:rPr>
              <w:lang w:val="en-US"/>
            </w:rPr>
          </w:rPrChange>
        </w:rPr>
        <w:t xml:space="preserve"> related to printing and all its various facets. The current exhibition, which runs until mid-May 2012 is entitled “From lithography to offset printing</w:t>
      </w:r>
      <w:ins w:id="538" w:author="Kinder" w:date="2013-06-29T10:53:00Z">
        <w:r w:rsidR="00597D72">
          <w:t>,</w:t>
        </w:r>
      </w:ins>
      <w:del w:id="539" w:author="Kinder" w:date="2013-06-29T10:53:00Z">
        <w:r w:rsidRPr="00EA5133" w:rsidDel="00597D72">
          <w:rPr>
            <w:rPrChange w:id="540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EA5133">
        <w:rPr>
          <w:rPrChange w:id="541" w:author="Wolfgang J. Toechterle" w:date="2013-06-22T10:32:00Z">
            <w:rPr>
              <w:lang w:val="en-US"/>
            </w:rPr>
          </w:rPrChange>
        </w:rPr>
        <w:t xml:space="preserve"> </w:t>
      </w:r>
      <w:ins w:id="542" w:author="Kinder" w:date="2013-06-29T10:53:00Z">
        <w:r w:rsidR="00597D72">
          <w:t>t</w:t>
        </w:r>
      </w:ins>
      <w:del w:id="543" w:author="Kinder" w:date="2013-06-29T10:53:00Z">
        <w:r w:rsidRPr="00EA5133" w:rsidDel="00597D72">
          <w:rPr>
            <w:rPrChange w:id="544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545" w:author="Wolfgang J. Toechterle" w:date="2013-06-22T10:32:00Z">
            <w:rPr>
              <w:lang w:val="en-US"/>
            </w:rPr>
          </w:rPrChange>
        </w:rPr>
        <w:t xml:space="preserve">he </w:t>
      </w:r>
      <w:proofErr w:type="spellStart"/>
      <w:r w:rsidRPr="00EA5133">
        <w:rPr>
          <w:rPrChange w:id="546" w:author="Wolfgang J. Toechterle" w:date="2013-06-22T10:32:00Z">
            <w:rPr>
              <w:lang w:val="en-US"/>
            </w:rPr>
          </w:rPrChange>
        </w:rPr>
        <w:t>Kunstanstalt</w:t>
      </w:r>
      <w:proofErr w:type="spellEnd"/>
      <w:r w:rsidRPr="00EA5133">
        <w:rPr>
          <w:rPrChange w:id="547" w:author="Wolfgang J. Toechterle" w:date="2013-06-22T10:32:00Z">
            <w:rPr>
              <w:lang w:val="en-US"/>
            </w:rPr>
          </w:rPrChange>
        </w:rPr>
        <w:t xml:space="preserve"> Carl </w:t>
      </w:r>
      <w:proofErr w:type="spellStart"/>
      <w:r w:rsidRPr="00EA5133">
        <w:rPr>
          <w:rPrChange w:id="548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549" w:author="Wolfgang J. Toechterle" w:date="2013-06-22T10:32:00Z">
            <w:rPr>
              <w:lang w:val="en-US"/>
            </w:rPr>
          </w:rPrChange>
        </w:rPr>
        <w:t xml:space="preserve"> Leipzig and the collection of Hans </w:t>
      </w:r>
      <w:proofErr w:type="spellStart"/>
      <w:r w:rsidRPr="00EA5133">
        <w:rPr>
          <w:rPrChange w:id="550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551" w:author="Wolfgang J. Toechterle" w:date="2013-06-22T10:32:00Z">
            <w:rPr>
              <w:lang w:val="en-US"/>
            </w:rPr>
          </w:rPrChange>
        </w:rPr>
        <w:t xml:space="preserve">”. It shows extraordinary examples </w:t>
      </w:r>
      <w:r w:rsidR="007B47BC" w:rsidRPr="00EA5133">
        <w:rPr>
          <w:rPrChange w:id="552" w:author="Wolfgang J. Toechterle" w:date="2013-06-22T10:32:00Z">
            <w:rPr>
              <w:lang w:val="en-US"/>
            </w:rPr>
          </w:rPrChange>
        </w:rPr>
        <w:t>of multi-</w:t>
      </w:r>
      <w:del w:id="553" w:author="Wolfgang J. Toechterle" w:date="2013-06-22T11:52:00Z">
        <w:r w:rsidR="007B47BC" w:rsidRPr="00EA5133" w:rsidDel="00510F1B">
          <w:rPr>
            <w:rPrChange w:id="554" w:author="Wolfgang J. Toechterle" w:date="2013-06-22T10:32:00Z">
              <w:rPr>
                <w:lang w:val="en-US"/>
              </w:rPr>
            </w:rPrChange>
          </w:rPr>
          <w:delText>colo</w:delText>
        </w:r>
        <w:r w:rsidRPr="00EA5133" w:rsidDel="00510F1B">
          <w:rPr>
            <w:rPrChange w:id="555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556" w:author="Wolfgang J. Toechterle" w:date="2013-06-22T11:52:00Z">
        <w:r w:rsidR="00510F1B">
          <w:t>colour</w:t>
        </w:r>
      </w:ins>
      <w:r w:rsidRPr="00EA5133">
        <w:rPr>
          <w:rPrChange w:id="557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4FE79D93" w14:textId="77777777" w:rsidR="00CA04D5" w:rsidRDefault="00CA04D5" w:rsidP="00D03DE3">
      <w:pPr>
        <w:rPr>
          <w:ins w:id="558" w:author="Admin" w:date="2013-06-30T23:09:00Z"/>
        </w:rPr>
      </w:pPr>
    </w:p>
    <w:p w14:paraId="0394DF28" w14:textId="74206282" w:rsidR="00CA04D5" w:rsidRPr="00ED67B4" w:rsidRDefault="00CA04D5" w:rsidP="00D03DE3">
      <w:pPr>
        <w:rPr>
          <w:rPrChange w:id="559" w:author="Admin" w:date="2013-06-30T23:15:00Z">
            <w:rPr>
              <w:lang w:val="en-US"/>
            </w:rPr>
          </w:rPrChange>
        </w:rPr>
      </w:pPr>
      <w:proofErr w:type="spellStart"/>
      <w:ins w:id="560" w:author="Admin" w:date="2013-06-30T23:09:00Z">
        <w:r w:rsidRPr="00ED67B4">
          <w:rPr>
            <w:highlight w:val="yellow"/>
            <w:rPrChange w:id="561" w:author="Admin" w:date="2013-06-30T23:17:00Z">
              <w:rPr/>
            </w:rPrChange>
          </w:rPr>
          <w:t>Tres</w:t>
        </w:r>
        <w:proofErr w:type="spellEnd"/>
        <w:r w:rsidRPr="00ED67B4">
          <w:rPr>
            <w:highlight w:val="yellow"/>
            <w:rPrChange w:id="562" w:author="Admin" w:date="2013-06-30T23:17:00Z">
              <w:rPr/>
            </w:rPrChange>
          </w:rPr>
          <w:t xml:space="preserve"> </w:t>
        </w:r>
        <w:proofErr w:type="spellStart"/>
        <w:r w:rsidRPr="00ED67B4">
          <w:rPr>
            <w:b/>
            <w:highlight w:val="yellow"/>
            <w:rPrChange w:id="563" w:author="Admin" w:date="2013-06-30T23:18:00Z">
              <w:rPr/>
            </w:rPrChange>
          </w:rPr>
          <w:t>exibicoes</w:t>
        </w:r>
        <w:proofErr w:type="spellEnd"/>
        <w:r w:rsidRPr="00ED67B4">
          <w:rPr>
            <w:b/>
            <w:highlight w:val="yellow"/>
            <w:rPrChange w:id="564" w:author="Admin" w:date="2013-06-30T23:18:00Z">
              <w:rPr/>
            </w:rPrChange>
          </w:rPr>
          <w:t xml:space="preserve"> </w:t>
        </w:r>
        <w:proofErr w:type="spellStart"/>
        <w:r w:rsidRPr="00ED67B4">
          <w:rPr>
            <w:b/>
            <w:highlight w:val="yellow"/>
            <w:rPrChange w:id="565" w:author="Admin" w:date="2013-06-30T23:18:00Z">
              <w:rPr/>
            </w:rPrChange>
          </w:rPr>
          <w:t>especais</w:t>
        </w:r>
        <w:proofErr w:type="spellEnd"/>
        <w:r w:rsidRPr="00ED67B4">
          <w:rPr>
            <w:b/>
            <w:highlight w:val="yellow"/>
            <w:rPrChange w:id="566" w:author="Admin" w:date="2013-06-30T23:18:00Z">
              <w:rPr/>
            </w:rPrChange>
          </w:rPr>
          <w:t xml:space="preserve"> </w:t>
        </w:r>
        <w:proofErr w:type="spellStart"/>
        <w:r w:rsidRPr="00ED67B4">
          <w:rPr>
            <w:b/>
            <w:highlight w:val="yellow"/>
            <w:rPrChange w:id="567" w:author="Admin" w:date="2013-06-30T23:18:00Z">
              <w:rPr/>
            </w:rPrChange>
          </w:rPr>
          <w:t>por</w:t>
        </w:r>
        <w:proofErr w:type="spellEnd"/>
        <w:r w:rsidRPr="00ED67B4">
          <w:rPr>
            <w:b/>
            <w:highlight w:val="yellow"/>
            <w:rPrChange w:id="568" w:author="Admin" w:date="2013-06-30T23:18:00Z">
              <w:rPr/>
            </w:rPrChange>
          </w:rPr>
          <w:t xml:space="preserve"> </w:t>
        </w:r>
        <w:proofErr w:type="spellStart"/>
        <w:r w:rsidRPr="00ED67B4">
          <w:rPr>
            <w:b/>
            <w:highlight w:val="yellow"/>
            <w:rPrChange w:id="569" w:author="Admin" w:date="2013-06-30T23:18:00Z">
              <w:rPr/>
            </w:rPrChange>
          </w:rPr>
          <w:t>ano</w:t>
        </w:r>
        <w:proofErr w:type="spellEnd"/>
        <w:r w:rsidRPr="00ED67B4">
          <w:rPr>
            <w:highlight w:val="yellow"/>
            <w:rPrChange w:id="570" w:author="Admin" w:date="2013-06-30T23:17:00Z">
              <w:rPr/>
            </w:rPrChange>
          </w:rPr>
          <w:t xml:space="preserve"> </w:t>
        </w:r>
        <w:proofErr w:type="spellStart"/>
        <w:r w:rsidRPr="00ED67B4">
          <w:rPr>
            <w:highlight w:val="yellow"/>
            <w:rPrChange w:id="571" w:author="Admin" w:date="2013-06-30T23:17:00Z">
              <w:rPr/>
            </w:rPrChange>
          </w:rPr>
          <w:t>enfocam</w:t>
        </w:r>
        <w:proofErr w:type="spellEnd"/>
        <w:r w:rsidRPr="00ED67B4">
          <w:rPr>
            <w:highlight w:val="yellow"/>
            <w:rPrChange w:id="572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73" w:author="Admin" w:date="2013-06-30T23:17:00Z">
              <w:rPr/>
            </w:rPrChange>
          </w:rPr>
          <w:t>em</w:t>
        </w:r>
        <w:proofErr w:type="spellEnd"/>
        <w:r w:rsidR="00ED67B4" w:rsidRPr="00ED67B4">
          <w:rPr>
            <w:highlight w:val="yellow"/>
            <w:rPrChange w:id="574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75" w:author="Admin" w:date="2013-06-30T23:17:00Z">
              <w:rPr/>
            </w:rPrChange>
          </w:rPr>
          <w:t>temas</w:t>
        </w:r>
        <w:proofErr w:type="spellEnd"/>
        <w:r w:rsidR="00ED67B4" w:rsidRPr="00ED67B4">
          <w:rPr>
            <w:highlight w:val="yellow"/>
            <w:rPrChange w:id="576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77" w:author="Admin" w:date="2013-06-30T23:17:00Z">
              <w:rPr/>
            </w:rPrChange>
          </w:rPr>
          <w:t>especificos</w:t>
        </w:r>
        <w:proofErr w:type="spellEnd"/>
        <w:r w:rsidR="00ED67B4" w:rsidRPr="00ED67B4">
          <w:rPr>
            <w:highlight w:val="yellow"/>
            <w:rPrChange w:id="578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79" w:author="Admin" w:date="2013-06-30T23:17:00Z">
              <w:rPr/>
            </w:rPrChange>
          </w:rPr>
          <w:t>relativos</w:t>
        </w:r>
        <w:proofErr w:type="spellEnd"/>
        <w:r w:rsidR="00ED67B4" w:rsidRPr="00ED67B4">
          <w:rPr>
            <w:highlight w:val="yellow"/>
            <w:rPrChange w:id="580" w:author="Admin" w:date="2013-06-30T23:17:00Z">
              <w:rPr/>
            </w:rPrChange>
          </w:rPr>
          <w:t xml:space="preserve"> </w:t>
        </w:r>
        <w:proofErr w:type="gramStart"/>
        <w:r w:rsidR="00ED67B4" w:rsidRPr="00ED67B4">
          <w:rPr>
            <w:highlight w:val="yellow"/>
            <w:rPrChange w:id="581" w:author="Admin" w:date="2013-06-30T23:17:00Z">
              <w:rPr/>
            </w:rPrChange>
          </w:rPr>
          <w:t>a</w:t>
        </w:r>
        <w:proofErr w:type="gramEnd"/>
        <w:r w:rsidR="00ED67B4" w:rsidRPr="00ED67B4">
          <w:rPr>
            <w:highlight w:val="yellow"/>
            <w:rPrChange w:id="582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83" w:author="Admin" w:date="2013-06-30T23:17:00Z">
              <w:rPr/>
            </w:rPrChange>
          </w:rPr>
          <w:t>impressao</w:t>
        </w:r>
        <w:proofErr w:type="spellEnd"/>
        <w:r w:rsidR="00ED67B4" w:rsidRPr="00ED67B4">
          <w:rPr>
            <w:highlight w:val="yellow"/>
            <w:rPrChange w:id="584" w:author="Admin" w:date="2013-06-30T23:17:00Z">
              <w:rPr/>
            </w:rPrChange>
          </w:rPr>
          <w:t xml:space="preserve"> e </w:t>
        </w:r>
        <w:proofErr w:type="spellStart"/>
        <w:r w:rsidR="00ED67B4" w:rsidRPr="00ED67B4">
          <w:rPr>
            <w:highlight w:val="yellow"/>
            <w:rPrChange w:id="585" w:author="Admin" w:date="2013-06-30T23:17:00Z">
              <w:rPr/>
            </w:rPrChange>
          </w:rPr>
          <w:t>todos</w:t>
        </w:r>
        <w:proofErr w:type="spellEnd"/>
        <w:r w:rsidR="00ED67B4" w:rsidRPr="00ED67B4">
          <w:rPr>
            <w:highlight w:val="yellow"/>
            <w:rPrChange w:id="586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87" w:author="Admin" w:date="2013-06-30T23:17:00Z">
              <w:rPr/>
            </w:rPrChange>
          </w:rPr>
          <w:t>os</w:t>
        </w:r>
        <w:proofErr w:type="spellEnd"/>
        <w:r w:rsidR="00ED67B4" w:rsidRPr="00ED67B4">
          <w:rPr>
            <w:highlight w:val="yellow"/>
            <w:rPrChange w:id="588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89" w:author="Admin" w:date="2013-06-30T23:17:00Z">
              <w:rPr/>
            </w:rPrChange>
          </w:rPr>
          <w:t>seus</w:t>
        </w:r>
        <w:proofErr w:type="spellEnd"/>
        <w:r w:rsidR="00ED67B4" w:rsidRPr="00ED67B4">
          <w:rPr>
            <w:highlight w:val="yellow"/>
            <w:rPrChange w:id="590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91" w:author="Admin" w:date="2013-06-30T23:17:00Z">
              <w:rPr/>
            </w:rPrChange>
          </w:rPr>
          <w:t>variados</w:t>
        </w:r>
        <w:proofErr w:type="spellEnd"/>
        <w:r w:rsidR="00ED67B4" w:rsidRPr="00ED67B4">
          <w:rPr>
            <w:highlight w:val="yellow"/>
            <w:rPrChange w:id="592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93" w:author="Admin" w:date="2013-06-30T23:17:00Z">
              <w:rPr/>
            </w:rPrChange>
          </w:rPr>
          <w:t>aspectos</w:t>
        </w:r>
        <w:proofErr w:type="spellEnd"/>
        <w:r w:rsidR="00ED67B4" w:rsidRPr="00ED67B4">
          <w:rPr>
            <w:highlight w:val="yellow"/>
            <w:rPrChange w:id="594" w:author="Admin" w:date="2013-06-30T23:17:00Z">
              <w:rPr/>
            </w:rPrChange>
          </w:rPr>
          <w:t xml:space="preserve">. </w:t>
        </w:r>
      </w:ins>
      <w:ins w:id="595" w:author="Admin" w:date="2013-06-30T23:10:00Z">
        <w:r w:rsidR="00ED67B4" w:rsidRPr="00ED67B4">
          <w:rPr>
            <w:highlight w:val="yellow"/>
            <w:rPrChange w:id="596" w:author="Admin" w:date="2013-06-30T23:17:00Z">
              <w:rPr/>
            </w:rPrChange>
          </w:rPr>
          <w:t xml:space="preserve">A </w:t>
        </w:r>
        <w:proofErr w:type="spellStart"/>
        <w:r w:rsidR="00ED67B4" w:rsidRPr="00ED67B4">
          <w:rPr>
            <w:highlight w:val="yellow"/>
            <w:rPrChange w:id="597" w:author="Admin" w:date="2013-06-30T23:17:00Z">
              <w:rPr/>
            </w:rPrChange>
          </w:rPr>
          <w:t>exposicao</w:t>
        </w:r>
        <w:proofErr w:type="spellEnd"/>
        <w:r w:rsidR="00ED67B4" w:rsidRPr="00ED67B4">
          <w:rPr>
            <w:highlight w:val="yellow"/>
            <w:rPrChange w:id="598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599" w:author="Admin" w:date="2013-06-30T23:17:00Z">
              <w:rPr/>
            </w:rPrChange>
          </w:rPr>
          <w:t>atual</w:t>
        </w:r>
        <w:proofErr w:type="spellEnd"/>
        <w:r w:rsidR="00ED67B4" w:rsidRPr="00ED67B4">
          <w:rPr>
            <w:highlight w:val="yellow"/>
            <w:rPrChange w:id="600" w:author="Admin" w:date="2013-06-30T23:17:00Z">
              <w:rPr/>
            </w:rPrChange>
          </w:rPr>
          <w:t xml:space="preserve">, </w:t>
        </w:r>
        <w:proofErr w:type="spellStart"/>
        <w:r w:rsidR="00ED67B4" w:rsidRPr="00ED67B4">
          <w:rPr>
            <w:highlight w:val="yellow"/>
            <w:rPrChange w:id="601" w:author="Admin" w:date="2013-06-30T23:17:00Z">
              <w:rPr/>
            </w:rPrChange>
          </w:rPr>
          <w:t>que</w:t>
        </w:r>
        <w:proofErr w:type="spellEnd"/>
        <w:r w:rsidR="00ED67B4" w:rsidRPr="00ED67B4">
          <w:rPr>
            <w:highlight w:val="yellow"/>
            <w:rPrChange w:id="602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603" w:author="Admin" w:date="2013-06-30T23:17:00Z">
              <w:rPr/>
            </w:rPrChange>
          </w:rPr>
          <w:t>ficara</w:t>
        </w:r>
        <w:proofErr w:type="spellEnd"/>
        <w:r w:rsidR="00ED67B4" w:rsidRPr="00ED67B4">
          <w:rPr>
            <w:highlight w:val="yellow"/>
            <w:rPrChange w:id="604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605" w:author="Admin" w:date="2013-06-30T23:17:00Z">
              <w:rPr/>
            </w:rPrChange>
          </w:rPr>
          <w:t>aberta</w:t>
        </w:r>
        <w:proofErr w:type="spellEnd"/>
        <w:r w:rsidR="00ED67B4" w:rsidRPr="00ED67B4">
          <w:rPr>
            <w:highlight w:val="yellow"/>
            <w:rPrChange w:id="606" w:author="Admin" w:date="2013-06-30T23:17:00Z">
              <w:rPr/>
            </w:rPrChange>
          </w:rPr>
          <w:t xml:space="preserve"> ate </w:t>
        </w:r>
        <w:proofErr w:type="spellStart"/>
        <w:r w:rsidR="00ED67B4" w:rsidRPr="00ED67B4">
          <w:rPr>
            <w:highlight w:val="yellow"/>
            <w:rPrChange w:id="607" w:author="Admin" w:date="2013-06-30T23:17:00Z">
              <w:rPr/>
            </w:rPrChange>
          </w:rPr>
          <w:t>meados</w:t>
        </w:r>
        <w:proofErr w:type="spellEnd"/>
        <w:r w:rsidR="00ED67B4" w:rsidRPr="00ED67B4">
          <w:rPr>
            <w:highlight w:val="yellow"/>
            <w:rPrChange w:id="608" w:author="Admin" w:date="2013-06-30T23:17:00Z">
              <w:rPr/>
            </w:rPrChange>
          </w:rPr>
          <w:t xml:space="preserve"> de </w:t>
        </w:r>
        <w:proofErr w:type="spellStart"/>
        <w:r w:rsidR="00ED67B4" w:rsidRPr="00ED67B4">
          <w:rPr>
            <w:highlight w:val="yellow"/>
            <w:rPrChange w:id="609" w:author="Admin" w:date="2013-06-30T23:17:00Z">
              <w:rPr/>
            </w:rPrChange>
          </w:rPr>
          <w:t>maio</w:t>
        </w:r>
        <w:proofErr w:type="spellEnd"/>
        <w:r w:rsidR="00ED67B4" w:rsidRPr="00ED67B4">
          <w:rPr>
            <w:highlight w:val="yellow"/>
            <w:rPrChange w:id="610" w:author="Admin" w:date="2013-06-30T23:17:00Z">
              <w:rPr/>
            </w:rPrChange>
          </w:rPr>
          <w:t xml:space="preserve"> de 2012, </w:t>
        </w:r>
        <w:proofErr w:type="spellStart"/>
        <w:r w:rsidR="00ED67B4" w:rsidRPr="00ED67B4">
          <w:rPr>
            <w:highlight w:val="yellow"/>
            <w:rPrChange w:id="611" w:author="Admin" w:date="2013-06-30T23:17:00Z">
              <w:rPr/>
            </w:rPrChange>
          </w:rPr>
          <w:t>leva</w:t>
        </w:r>
        <w:proofErr w:type="spellEnd"/>
        <w:r w:rsidR="00ED67B4" w:rsidRPr="00ED67B4">
          <w:rPr>
            <w:highlight w:val="yellow"/>
            <w:rPrChange w:id="612" w:author="Admin" w:date="2013-06-30T23:17:00Z">
              <w:rPr/>
            </w:rPrChange>
          </w:rPr>
          <w:t xml:space="preserve"> o </w:t>
        </w:r>
        <w:proofErr w:type="spellStart"/>
        <w:r w:rsidR="00ED67B4" w:rsidRPr="00ED67B4">
          <w:rPr>
            <w:highlight w:val="yellow"/>
            <w:rPrChange w:id="613" w:author="Admin" w:date="2013-06-30T23:17:00Z">
              <w:rPr/>
            </w:rPrChange>
          </w:rPr>
          <w:t>titulo</w:t>
        </w:r>
        <w:proofErr w:type="spellEnd"/>
        <w:r w:rsidR="00ED67B4" w:rsidRPr="00ED67B4">
          <w:rPr>
            <w:highlight w:val="yellow"/>
            <w:rPrChange w:id="614" w:author="Admin" w:date="2013-06-30T23:17:00Z">
              <w:rPr/>
            </w:rPrChange>
          </w:rPr>
          <w:t xml:space="preserve"> </w:t>
        </w:r>
        <w:r w:rsidR="00ED67B4" w:rsidRPr="00ED67B4">
          <w:rPr>
            <w:i/>
            <w:highlight w:val="yellow"/>
            <w:rPrChange w:id="615" w:author="Admin" w:date="2013-06-30T23:17:00Z">
              <w:rPr/>
            </w:rPrChange>
          </w:rPr>
          <w:t xml:space="preserve">Da </w:t>
        </w:r>
        <w:proofErr w:type="spellStart"/>
        <w:r w:rsidR="00ED67B4" w:rsidRPr="00ED67B4">
          <w:rPr>
            <w:i/>
            <w:highlight w:val="yellow"/>
            <w:rPrChange w:id="616" w:author="Admin" w:date="2013-06-30T23:17:00Z">
              <w:rPr/>
            </w:rPrChange>
          </w:rPr>
          <w:t>Litografia</w:t>
        </w:r>
        <w:proofErr w:type="spellEnd"/>
        <w:r w:rsidR="00ED67B4" w:rsidRPr="00ED67B4">
          <w:rPr>
            <w:i/>
            <w:highlight w:val="yellow"/>
            <w:rPrChange w:id="617" w:author="Admin" w:date="2013-06-30T23:17:00Z">
              <w:rPr/>
            </w:rPrChange>
          </w:rPr>
          <w:t xml:space="preserve"> a </w:t>
        </w:r>
        <w:proofErr w:type="spellStart"/>
        <w:r w:rsidR="00ED67B4" w:rsidRPr="00ED67B4">
          <w:rPr>
            <w:i/>
            <w:highlight w:val="yellow"/>
            <w:rPrChange w:id="618" w:author="Admin" w:date="2013-06-30T23:17:00Z">
              <w:rPr/>
            </w:rPrChange>
          </w:rPr>
          <w:t>impressao</w:t>
        </w:r>
        <w:proofErr w:type="spellEnd"/>
        <w:r w:rsidR="00ED67B4" w:rsidRPr="00ED67B4">
          <w:rPr>
            <w:i/>
            <w:highlight w:val="yellow"/>
            <w:rPrChange w:id="619" w:author="Admin" w:date="2013-06-30T23:17:00Z">
              <w:rPr/>
            </w:rPrChange>
          </w:rPr>
          <w:t xml:space="preserve"> offset</w:t>
        </w:r>
      </w:ins>
      <w:ins w:id="620" w:author="Admin" w:date="2013-06-30T23:13:00Z">
        <w:r w:rsidR="00ED67B4" w:rsidRPr="00ED67B4">
          <w:rPr>
            <w:i/>
            <w:highlight w:val="yellow"/>
            <w:rPrChange w:id="621" w:author="Admin" w:date="2013-06-30T23:17:00Z">
              <w:rPr/>
            </w:rPrChange>
          </w:rPr>
          <w:t xml:space="preserve">, </w:t>
        </w:r>
        <w:proofErr w:type="spellStart"/>
        <w:r w:rsidR="00ED67B4" w:rsidRPr="00ED67B4">
          <w:rPr>
            <w:i/>
            <w:highlight w:val="yellow"/>
            <w:rPrChange w:id="622" w:author="Admin" w:date="2013-06-30T23:17:00Z">
              <w:rPr/>
            </w:rPrChange>
          </w:rPr>
          <w:t>Kunstanstalt</w:t>
        </w:r>
        <w:proofErr w:type="spellEnd"/>
        <w:r w:rsidR="00ED67B4" w:rsidRPr="00ED67B4">
          <w:rPr>
            <w:i/>
            <w:highlight w:val="yellow"/>
            <w:rPrChange w:id="623" w:author="Admin" w:date="2013-06-30T23:17:00Z">
              <w:rPr/>
            </w:rPrChange>
          </w:rPr>
          <w:t xml:space="preserve"> Carlo </w:t>
        </w:r>
        <w:proofErr w:type="spellStart"/>
        <w:r w:rsidR="00ED67B4" w:rsidRPr="00ED67B4">
          <w:rPr>
            <w:i/>
            <w:highlight w:val="yellow"/>
            <w:rPrChange w:id="624" w:author="Admin" w:date="2013-06-30T23:17:00Z">
              <w:rPr/>
            </w:rPrChange>
          </w:rPr>
          <w:t>Garte</w:t>
        </w:r>
        <w:proofErr w:type="spellEnd"/>
        <w:r w:rsidR="00ED67B4" w:rsidRPr="00ED67B4">
          <w:rPr>
            <w:i/>
            <w:highlight w:val="yellow"/>
            <w:rPrChange w:id="625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i/>
            <w:highlight w:val="yellow"/>
            <w:rPrChange w:id="626" w:author="Admin" w:date="2013-06-30T23:17:00Z">
              <w:rPr/>
            </w:rPrChange>
          </w:rPr>
          <w:t>Leipizig</w:t>
        </w:r>
        <w:proofErr w:type="spellEnd"/>
        <w:r w:rsidR="00ED67B4" w:rsidRPr="00ED67B4">
          <w:rPr>
            <w:i/>
            <w:highlight w:val="yellow"/>
            <w:rPrChange w:id="627" w:author="Admin" w:date="2013-06-30T23:17:00Z">
              <w:rPr/>
            </w:rPrChange>
          </w:rPr>
          <w:t xml:space="preserve"> e a </w:t>
        </w:r>
        <w:proofErr w:type="spellStart"/>
        <w:r w:rsidR="00ED67B4" w:rsidRPr="00ED67B4">
          <w:rPr>
            <w:i/>
            <w:highlight w:val="yellow"/>
            <w:rPrChange w:id="628" w:author="Admin" w:date="2013-06-30T23:17:00Z">
              <w:rPr/>
            </w:rPrChange>
          </w:rPr>
          <w:t>colecao</w:t>
        </w:r>
        <w:proofErr w:type="spellEnd"/>
        <w:r w:rsidR="00ED67B4" w:rsidRPr="00ED67B4">
          <w:rPr>
            <w:i/>
            <w:highlight w:val="yellow"/>
            <w:rPrChange w:id="629" w:author="Admin" w:date="2013-06-30T23:17:00Z">
              <w:rPr/>
            </w:rPrChange>
          </w:rPr>
          <w:t xml:space="preserve"> de Hans </w:t>
        </w:r>
        <w:proofErr w:type="spellStart"/>
        <w:r w:rsidR="00ED67B4" w:rsidRPr="00ED67B4">
          <w:rPr>
            <w:i/>
            <w:highlight w:val="yellow"/>
            <w:rPrChange w:id="630" w:author="Admin" w:date="2013-06-30T23:17:00Z">
              <w:rPr/>
            </w:rPrChange>
          </w:rPr>
          <w:t>Garte</w:t>
        </w:r>
        <w:proofErr w:type="spellEnd"/>
        <w:r w:rsidR="00ED67B4" w:rsidRPr="00ED67B4">
          <w:rPr>
            <w:i/>
            <w:highlight w:val="yellow"/>
            <w:rPrChange w:id="631" w:author="Admin" w:date="2013-06-30T23:17:00Z">
              <w:rPr/>
            </w:rPrChange>
          </w:rPr>
          <w:t>.</w:t>
        </w:r>
      </w:ins>
      <w:ins w:id="632" w:author="Admin" w:date="2013-06-30T23:15:00Z">
        <w:r w:rsidR="00ED67B4" w:rsidRPr="00ED67B4">
          <w:rPr>
            <w:highlight w:val="yellow"/>
            <w:rPrChange w:id="633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634" w:author="Admin" w:date="2013-06-30T23:17:00Z">
              <w:rPr/>
            </w:rPrChange>
          </w:rPr>
          <w:t>Ela</w:t>
        </w:r>
        <w:proofErr w:type="spellEnd"/>
        <w:r w:rsidR="00ED67B4" w:rsidRPr="00ED67B4">
          <w:rPr>
            <w:highlight w:val="yellow"/>
            <w:rPrChange w:id="635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636" w:author="Admin" w:date="2013-06-30T23:17:00Z">
              <w:rPr/>
            </w:rPrChange>
          </w:rPr>
          <w:t>leva</w:t>
        </w:r>
        <w:proofErr w:type="spellEnd"/>
        <w:r w:rsidR="00ED67B4" w:rsidRPr="00ED67B4">
          <w:rPr>
            <w:highlight w:val="yellow"/>
            <w:rPrChange w:id="637" w:author="Admin" w:date="2013-06-30T23:17:00Z">
              <w:rPr/>
            </w:rPrChange>
          </w:rPr>
          <w:t xml:space="preserve"> a </w:t>
        </w:r>
        <w:proofErr w:type="spellStart"/>
        <w:r w:rsidR="00ED67B4" w:rsidRPr="00ED67B4">
          <w:rPr>
            <w:highlight w:val="yellow"/>
            <w:rPrChange w:id="638" w:author="Admin" w:date="2013-06-30T23:17:00Z">
              <w:rPr/>
            </w:rPrChange>
          </w:rPr>
          <w:t>public</w:t>
        </w:r>
      </w:ins>
      <w:ins w:id="639" w:author="Admin" w:date="2013-06-30T23:16:00Z">
        <w:r w:rsidR="00ED67B4" w:rsidRPr="00ED67B4">
          <w:rPr>
            <w:highlight w:val="yellow"/>
            <w:rPrChange w:id="640" w:author="Admin" w:date="2013-06-30T23:17:00Z">
              <w:rPr/>
            </w:rPrChange>
          </w:rPr>
          <w:t>o</w:t>
        </w:r>
      </w:ins>
      <w:proofErr w:type="spellEnd"/>
      <w:ins w:id="641" w:author="Admin" w:date="2013-06-30T23:15:00Z">
        <w:r w:rsidR="00ED67B4" w:rsidRPr="00ED67B4">
          <w:rPr>
            <w:highlight w:val="yellow"/>
            <w:rPrChange w:id="642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643" w:author="Admin" w:date="2013-06-30T23:17:00Z">
              <w:rPr/>
            </w:rPrChange>
          </w:rPr>
          <w:t>extraordinarios</w:t>
        </w:r>
        <w:proofErr w:type="spellEnd"/>
        <w:r w:rsidR="00ED67B4" w:rsidRPr="00ED67B4">
          <w:rPr>
            <w:highlight w:val="yellow"/>
            <w:rPrChange w:id="644" w:author="Admin" w:date="2013-06-30T23:17:00Z">
              <w:rPr/>
            </w:rPrChange>
          </w:rPr>
          <w:t xml:space="preserve"> </w:t>
        </w:r>
        <w:proofErr w:type="spellStart"/>
        <w:r w:rsidR="00ED67B4" w:rsidRPr="00ED67B4">
          <w:rPr>
            <w:highlight w:val="yellow"/>
            <w:rPrChange w:id="645" w:author="Admin" w:date="2013-06-30T23:17:00Z">
              <w:rPr/>
            </w:rPrChange>
          </w:rPr>
          <w:t>exemplos</w:t>
        </w:r>
      </w:ins>
      <w:proofErr w:type="spellEnd"/>
      <w:ins w:id="646" w:author="Admin" w:date="2013-06-30T23:16:00Z">
        <w:r w:rsidR="00ED67B4" w:rsidRPr="00ED67B4">
          <w:rPr>
            <w:highlight w:val="yellow"/>
            <w:rPrChange w:id="647" w:author="Admin" w:date="2013-06-30T23:17:00Z">
              <w:rPr/>
            </w:rPrChange>
          </w:rPr>
          <w:t xml:space="preserve"> da </w:t>
        </w:r>
        <w:proofErr w:type="spellStart"/>
        <w:r w:rsidR="00ED67B4" w:rsidRPr="00ED67B4">
          <w:rPr>
            <w:highlight w:val="yellow"/>
            <w:rPrChange w:id="648" w:author="Admin" w:date="2013-06-30T23:17:00Z">
              <w:rPr/>
            </w:rPrChange>
          </w:rPr>
          <w:t>litografia</w:t>
        </w:r>
        <w:proofErr w:type="spellEnd"/>
        <w:r w:rsidR="00ED67B4" w:rsidRPr="00ED67B4">
          <w:rPr>
            <w:highlight w:val="yellow"/>
            <w:rPrChange w:id="649" w:author="Admin" w:date="2013-06-30T23:17:00Z">
              <w:rPr/>
            </w:rPrChange>
          </w:rPr>
          <w:t xml:space="preserve"> multi </w:t>
        </w:r>
        <w:proofErr w:type="spellStart"/>
        <w:r w:rsidR="00ED67B4" w:rsidRPr="00ED67B4">
          <w:rPr>
            <w:highlight w:val="yellow"/>
            <w:rPrChange w:id="650" w:author="Admin" w:date="2013-06-30T23:17:00Z">
              <w:rPr/>
            </w:rPrChange>
          </w:rPr>
          <w:t>cor</w:t>
        </w:r>
        <w:proofErr w:type="spellEnd"/>
        <w:r w:rsidR="00ED67B4" w:rsidRPr="00ED67B4">
          <w:rPr>
            <w:highlight w:val="yellow"/>
            <w:rPrChange w:id="651" w:author="Admin" w:date="2013-06-30T23:17:00Z">
              <w:rPr/>
            </w:rPrChange>
          </w:rPr>
          <w:t xml:space="preserve"> e de </w:t>
        </w:r>
        <w:proofErr w:type="spellStart"/>
        <w:r w:rsidR="00ED67B4" w:rsidRPr="00ED67B4">
          <w:rPr>
            <w:highlight w:val="yellow"/>
            <w:rPrChange w:id="652" w:author="Admin" w:date="2013-06-30T23:17:00Z">
              <w:rPr/>
            </w:rPrChange>
          </w:rPr>
          <w:t>impressao</w:t>
        </w:r>
        <w:proofErr w:type="spellEnd"/>
        <w:r w:rsidR="00ED67B4" w:rsidRPr="00ED67B4">
          <w:rPr>
            <w:highlight w:val="yellow"/>
            <w:rPrChange w:id="653" w:author="Admin" w:date="2013-06-30T23:17:00Z">
              <w:rPr/>
            </w:rPrChange>
          </w:rPr>
          <w:t xml:space="preserve"> offset do </w:t>
        </w:r>
        <w:proofErr w:type="spellStart"/>
        <w:r w:rsidR="00ED67B4" w:rsidRPr="00ED67B4">
          <w:rPr>
            <w:highlight w:val="yellow"/>
            <w:rPrChange w:id="654" w:author="Admin" w:date="2013-06-30T23:17:00Z">
              <w:rPr/>
            </w:rPrChange>
          </w:rPr>
          <w:t>inicio</w:t>
        </w:r>
        <w:proofErr w:type="spellEnd"/>
        <w:r w:rsidR="00ED67B4" w:rsidRPr="00ED67B4">
          <w:rPr>
            <w:highlight w:val="yellow"/>
            <w:rPrChange w:id="655" w:author="Admin" w:date="2013-06-30T23:17:00Z">
              <w:rPr/>
            </w:rPrChange>
          </w:rPr>
          <w:t xml:space="preserve"> do </w:t>
        </w:r>
        <w:proofErr w:type="spellStart"/>
        <w:r w:rsidR="00ED67B4" w:rsidRPr="00ED67B4">
          <w:rPr>
            <w:highlight w:val="yellow"/>
            <w:rPrChange w:id="656" w:author="Admin" w:date="2013-06-30T23:17:00Z">
              <w:rPr/>
            </w:rPrChange>
          </w:rPr>
          <w:t>seculo</w:t>
        </w:r>
        <w:proofErr w:type="spellEnd"/>
        <w:r w:rsidR="00ED67B4" w:rsidRPr="00ED67B4">
          <w:rPr>
            <w:highlight w:val="yellow"/>
            <w:rPrChange w:id="657" w:author="Admin" w:date="2013-06-30T23:17:00Z">
              <w:rPr/>
            </w:rPrChange>
          </w:rPr>
          <w:t xml:space="preserve"> XX.</w:t>
        </w:r>
      </w:ins>
    </w:p>
    <w:p w14:paraId="5AD12157" w14:textId="77777777" w:rsidR="00F02B17" w:rsidRPr="00EA5133" w:rsidRDefault="00F02B17" w:rsidP="00D03DE3">
      <w:pPr>
        <w:rPr>
          <w:rPrChange w:id="658" w:author="Wolfgang J. Toechterle" w:date="2013-06-22T10:32:00Z">
            <w:rPr>
              <w:lang w:val="en-US"/>
            </w:rPr>
          </w:rPrChange>
        </w:rPr>
      </w:pPr>
    </w:p>
    <w:p w14:paraId="23F8F67A" w14:textId="5B76CC8D" w:rsidR="00F02B17" w:rsidRPr="00EA5133" w:rsidRDefault="00F02B17" w:rsidP="00F02B17">
      <w:pPr>
        <w:rPr>
          <w:rPrChange w:id="659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660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EA5133">
        <w:rPr>
          <w:rPrChange w:id="661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662" w:author="Kinder" w:date="2013-06-30T08:27:00Z">
        <w:r w:rsidRPr="00EA5133" w:rsidDel="00123A66">
          <w:rPr>
            <w:rPrChange w:id="663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664" w:author="Wolfgang J. Toechterle" w:date="2013-06-22T10:32:00Z">
            <w:rPr>
              <w:lang w:val="en-US"/>
            </w:rPr>
          </w:rPrChange>
        </w:rPr>
        <w:t xml:space="preserve"> </w:t>
      </w:r>
      <w:ins w:id="665" w:author="Kinder" w:date="2013-06-30T08:27:00Z">
        <w:r w:rsidR="00123A66">
          <w:t xml:space="preserve">the </w:t>
        </w:r>
      </w:ins>
      <w:r w:rsidRPr="00EA5133">
        <w:rPr>
          <w:rPrChange w:id="666" w:author="Wolfgang J. Toechterle" w:date="2013-06-22T10:32:00Z">
            <w:rPr>
              <w:lang w:val="en-US"/>
            </w:rPr>
          </w:rPrChange>
        </w:rPr>
        <w:t xml:space="preserve">Museum. </w:t>
      </w:r>
      <w:del w:id="667" w:author="Kinder" w:date="2013-06-30T08:27:00Z">
        <w:r w:rsidRPr="00EA5133" w:rsidDel="00123A66">
          <w:rPr>
            <w:rPrChange w:id="668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669" w:author="Kinder" w:date="2013-06-30T08:27:00Z">
        <w:r w:rsidR="00123A66">
          <w:t>W</w:t>
        </w:r>
      </w:ins>
      <w:r w:rsidRPr="00EA5133">
        <w:rPr>
          <w:rPrChange w:id="670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EA5133" w:rsidRDefault="00CE6B36" w:rsidP="00CE6B36"/>
    <w:p w14:paraId="1C344116" w14:textId="54837BB3" w:rsidR="003F24C3" w:rsidRPr="00EA5133" w:rsidRDefault="00ED67B4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bookmarkStart w:id="671" w:name="_Toc60882173"/>
      <w:bookmarkStart w:id="672" w:name="_Toc60887859"/>
      <w:ins w:id="673" w:author="Admin" w:date="2013-06-30T23:18:00Z">
        <w:r w:rsidRPr="007B7086">
          <w:rPr>
            <w:highlight w:val="yellow"/>
            <w:rPrChange w:id="674" w:author="Admin" w:date="2013-06-30T23:23:00Z">
              <w:rPr>
                <w:highlight w:val="yellow"/>
              </w:rPr>
            </w:rPrChange>
          </w:rPr>
          <w:t xml:space="preserve">O </w:t>
        </w:r>
        <w:proofErr w:type="spellStart"/>
        <w:r w:rsidRPr="007B7086">
          <w:rPr>
            <w:highlight w:val="yellow"/>
            <w:rPrChange w:id="675" w:author="Admin" w:date="2013-06-30T23:23:00Z">
              <w:rPr>
                <w:highlight w:val="yellow"/>
              </w:rPr>
            </w:rPrChange>
          </w:rPr>
          <w:t>museu</w:t>
        </w:r>
        <w:proofErr w:type="spellEnd"/>
        <w:r w:rsidRPr="007B7086">
          <w:rPr>
            <w:highlight w:val="yellow"/>
            <w:rPrChange w:id="676" w:author="Admin" w:date="2013-06-30T23:23:00Z">
              <w:rPr>
                <w:highlight w:val="yellow"/>
              </w:rPr>
            </w:rPrChange>
          </w:rPr>
          <w:t xml:space="preserve"> </w:t>
        </w:r>
        <w:proofErr w:type="spellStart"/>
        <w:r w:rsidRPr="007B7086">
          <w:rPr>
            <w:highlight w:val="yellow"/>
            <w:rPrChange w:id="677" w:author="Admin" w:date="2013-06-30T23:23:00Z">
              <w:rPr>
                <w:highlight w:val="yellow"/>
              </w:rPr>
            </w:rPrChange>
          </w:rPr>
          <w:t>antecipa</w:t>
        </w:r>
        <w:proofErr w:type="spellEnd"/>
        <w:r w:rsidRPr="007B7086">
          <w:rPr>
            <w:highlight w:val="yellow"/>
            <w:rPrChange w:id="678" w:author="Admin" w:date="2013-06-30T23:23:00Z">
              <w:rPr/>
            </w:rPrChange>
          </w:rPr>
          <w:t xml:space="preserve"> </w:t>
        </w:r>
        <w:proofErr w:type="spellStart"/>
        <w:r w:rsidRPr="007B7086">
          <w:rPr>
            <w:highlight w:val="yellow"/>
            <w:rPrChange w:id="679" w:author="Admin" w:date="2013-06-30T23:23:00Z">
              <w:rPr/>
            </w:rPrChange>
          </w:rPr>
          <w:t>que</w:t>
        </w:r>
        <w:proofErr w:type="spellEnd"/>
        <w:r w:rsidRPr="007B7086">
          <w:rPr>
            <w:highlight w:val="yellow"/>
            <w:rPrChange w:id="680" w:author="Admin" w:date="2013-06-30T23:23:00Z">
              <w:rPr/>
            </w:rPrChange>
          </w:rPr>
          <w:t xml:space="preserve"> o </w:t>
        </w:r>
        <w:proofErr w:type="spellStart"/>
        <w:r w:rsidRPr="007B7086">
          <w:rPr>
            <w:highlight w:val="yellow"/>
            <w:rPrChange w:id="681" w:author="Admin" w:date="2013-06-30T23:23:00Z">
              <w:rPr/>
            </w:rPrChange>
          </w:rPr>
          <w:t>futuro</w:t>
        </w:r>
        <w:proofErr w:type="spellEnd"/>
        <w:r w:rsidRPr="007B7086">
          <w:rPr>
            <w:highlight w:val="yellow"/>
            <w:rPrChange w:id="682" w:author="Admin" w:date="2013-06-30T23:23:00Z">
              <w:rPr/>
            </w:rPrChange>
          </w:rPr>
          <w:t xml:space="preserve"> se </w:t>
        </w:r>
        <w:proofErr w:type="spellStart"/>
        <w:r w:rsidRPr="007B7086">
          <w:rPr>
            <w:highlight w:val="yellow"/>
            <w:rPrChange w:id="683" w:author="Admin" w:date="2013-06-30T23:23:00Z">
              <w:rPr/>
            </w:rPrChange>
          </w:rPr>
          <w:t>encontra</w:t>
        </w:r>
        <w:proofErr w:type="spellEnd"/>
        <w:r w:rsidRPr="007B7086">
          <w:rPr>
            <w:highlight w:val="yellow"/>
            <w:rPrChange w:id="684" w:author="Admin" w:date="2013-06-30T23:23:00Z">
              <w:rPr/>
            </w:rPrChange>
          </w:rPr>
          <w:t xml:space="preserve"> </w:t>
        </w:r>
      </w:ins>
      <w:ins w:id="685" w:author="Admin" w:date="2013-06-30T23:19:00Z">
        <w:r w:rsidRPr="007B7086">
          <w:rPr>
            <w:highlight w:val="yellow"/>
            <w:rPrChange w:id="686" w:author="Admin" w:date="2013-06-30T23:23:00Z">
              <w:rPr/>
            </w:rPrChange>
          </w:rPr>
          <w:t>emu ma</w:t>
        </w:r>
      </w:ins>
      <w:ins w:id="687" w:author="Admin" w:date="2013-06-30T23:18:00Z">
        <w:r w:rsidRPr="007B7086">
          <w:rPr>
            <w:highlight w:val="yellow"/>
            <w:rPrChange w:id="688" w:author="Admin" w:date="2013-06-30T23:23:00Z">
              <w:rPr/>
            </w:rPrChange>
          </w:rPr>
          <w:t xml:space="preserve"> </w:t>
        </w:r>
      </w:ins>
      <w:proofErr w:type="spellStart"/>
      <w:ins w:id="689" w:author="Admin" w:date="2013-06-30T23:19:00Z">
        <w:r w:rsidRPr="007B7086">
          <w:rPr>
            <w:highlight w:val="yellow"/>
            <w:rPrChange w:id="690" w:author="Admin" w:date="2013-06-30T23:23:00Z">
              <w:rPr/>
            </w:rPrChange>
          </w:rPr>
          <w:t>rede</w:t>
        </w:r>
        <w:proofErr w:type="spellEnd"/>
        <w:r w:rsidRPr="007B7086">
          <w:rPr>
            <w:highlight w:val="yellow"/>
            <w:rPrChange w:id="691" w:author="Admin" w:date="2013-06-30T23:23:00Z">
              <w:rPr/>
            </w:rPrChange>
          </w:rPr>
          <w:t xml:space="preserve"> </w:t>
        </w:r>
        <w:proofErr w:type="spellStart"/>
        <w:r w:rsidRPr="007B7086">
          <w:rPr>
            <w:highlight w:val="yellow"/>
            <w:rPrChange w:id="692" w:author="Admin" w:date="2013-06-30T23:23:00Z">
              <w:rPr/>
            </w:rPrChange>
          </w:rPr>
          <w:t>inteligente</w:t>
        </w:r>
        <w:proofErr w:type="spellEnd"/>
        <w:r w:rsidRPr="007B7086">
          <w:rPr>
            <w:highlight w:val="yellow"/>
            <w:rPrChange w:id="693" w:author="Admin" w:date="2013-06-30T23:23:00Z">
              <w:rPr/>
            </w:rPrChange>
          </w:rPr>
          <w:t xml:space="preserve"> de </w:t>
        </w:r>
        <w:proofErr w:type="spellStart"/>
        <w:r w:rsidRPr="007B7086">
          <w:rPr>
            <w:highlight w:val="yellow"/>
            <w:rPrChange w:id="694" w:author="Admin" w:date="2013-06-30T23:23:00Z">
              <w:rPr/>
            </w:rPrChange>
          </w:rPr>
          <w:t>impressao</w:t>
        </w:r>
        <w:proofErr w:type="spellEnd"/>
        <w:r w:rsidRPr="007B7086">
          <w:rPr>
            <w:highlight w:val="yellow"/>
            <w:rPrChange w:id="695" w:author="Admin" w:date="2013-06-30T23:23:00Z">
              <w:rPr/>
            </w:rPrChange>
          </w:rPr>
          <w:t xml:space="preserve"> e internet</w:t>
        </w:r>
        <w:r w:rsidR="007B7086" w:rsidRPr="007B7086">
          <w:rPr>
            <w:highlight w:val="yellow"/>
            <w:rPrChange w:id="696" w:author="Admin" w:date="2013-06-30T23:23:00Z">
              <w:rPr/>
            </w:rPrChange>
          </w:rPr>
          <w:t xml:space="preserve"> a </w:t>
        </w:r>
        <w:proofErr w:type="spellStart"/>
        <w:r w:rsidR="007B7086" w:rsidRPr="007B7086">
          <w:rPr>
            <w:highlight w:val="yellow"/>
            <w:rPrChange w:id="697" w:author="Admin" w:date="2013-06-30T23:23:00Z">
              <w:rPr/>
            </w:rPrChange>
          </w:rPr>
          <w:t>partir</w:t>
        </w:r>
        <w:proofErr w:type="spellEnd"/>
        <w:r w:rsidR="007B7086" w:rsidRPr="007B7086">
          <w:rPr>
            <w:highlight w:val="yellow"/>
            <w:rPrChange w:id="698" w:author="Admin" w:date="2013-06-30T23:23:00Z">
              <w:rPr/>
            </w:rPrChange>
          </w:rPr>
          <w:t xml:space="preserve"> da </w:t>
        </w:r>
        <w:proofErr w:type="spellStart"/>
        <w:r w:rsidR="007B7086" w:rsidRPr="007B7086">
          <w:rPr>
            <w:highlight w:val="yellow"/>
            <w:rPrChange w:id="699" w:author="Admin" w:date="2013-06-30T23:23:00Z">
              <w:rPr/>
            </w:rPrChange>
          </w:rPr>
          <w:t>re</w:t>
        </w:r>
      </w:ins>
      <w:ins w:id="700" w:author="Admin" w:date="2013-06-30T23:20:00Z">
        <w:r w:rsidR="007B7086" w:rsidRPr="007B7086">
          <w:rPr>
            <w:highlight w:val="yellow"/>
            <w:rPrChange w:id="701" w:author="Admin" w:date="2013-06-30T23:23:00Z">
              <w:rPr/>
            </w:rPrChange>
          </w:rPr>
          <w:t>alidade</w:t>
        </w:r>
        <w:proofErr w:type="spellEnd"/>
        <w:r w:rsidR="007B7086" w:rsidRPr="007B7086">
          <w:rPr>
            <w:highlight w:val="yellow"/>
            <w:rPrChange w:id="702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03" w:author="Admin" w:date="2013-06-30T23:23:00Z">
              <w:rPr/>
            </w:rPrChange>
          </w:rPr>
          <w:t>aumentada</w:t>
        </w:r>
        <w:proofErr w:type="spellEnd"/>
        <w:r w:rsidR="007B7086" w:rsidRPr="007B7086">
          <w:rPr>
            <w:highlight w:val="yellow"/>
            <w:rPrChange w:id="704" w:author="Admin" w:date="2013-06-30T23:23:00Z">
              <w:rPr/>
            </w:rPrChange>
          </w:rPr>
          <w:t xml:space="preserve"> – com um </w:t>
        </w:r>
        <w:proofErr w:type="spellStart"/>
        <w:r w:rsidR="007B7086" w:rsidRPr="007B7086">
          <w:rPr>
            <w:highlight w:val="yellow"/>
            <w:rPrChange w:id="705" w:author="Admin" w:date="2013-06-30T23:23:00Z">
              <w:rPr/>
            </w:rPrChange>
          </w:rPr>
          <w:t>diferencial</w:t>
        </w:r>
        <w:proofErr w:type="spellEnd"/>
        <w:r w:rsidR="007B7086" w:rsidRPr="007B7086">
          <w:rPr>
            <w:highlight w:val="yellow"/>
            <w:rPrChange w:id="706" w:author="Admin" w:date="2013-06-30T23:23:00Z">
              <w:rPr/>
            </w:rPrChange>
          </w:rPr>
          <w:t xml:space="preserve">, </w:t>
        </w:r>
        <w:proofErr w:type="spellStart"/>
        <w:r w:rsidR="007B7086" w:rsidRPr="007B7086">
          <w:rPr>
            <w:highlight w:val="yellow"/>
            <w:rPrChange w:id="707" w:author="Admin" w:date="2013-06-30T23:23:00Z">
              <w:rPr/>
            </w:rPrChange>
          </w:rPr>
          <w:t>todos</w:t>
        </w:r>
        <w:proofErr w:type="spellEnd"/>
        <w:r w:rsidR="007B7086" w:rsidRPr="007B7086">
          <w:rPr>
            <w:highlight w:val="yellow"/>
            <w:rPrChange w:id="708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09" w:author="Admin" w:date="2013-06-30T23:23:00Z">
              <w:rPr/>
            </w:rPrChange>
          </w:rPr>
          <w:t>esses</w:t>
        </w:r>
        <w:proofErr w:type="spellEnd"/>
        <w:r w:rsidR="007B7086" w:rsidRPr="007B7086">
          <w:rPr>
            <w:highlight w:val="yellow"/>
            <w:rPrChange w:id="710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11" w:author="Admin" w:date="2013-06-30T23:23:00Z">
              <w:rPr/>
            </w:rPrChange>
          </w:rPr>
          <w:t>sentidos</w:t>
        </w:r>
        <w:proofErr w:type="spellEnd"/>
        <w:r w:rsidR="007B7086" w:rsidRPr="007B7086">
          <w:rPr>
            <w:highlight w:val="yellow"/>
            <w:rPrChange w:id="712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13" w:author="Admin" w:date="2013-06-30T23:23:00Z">
              <w:rPr/>
            </w:rPrChange>
          </w:rPr>
          <w:t>terao</w:t>
        </w:r>
        <w:proofErr w:type="spellEnd"/>
        <w:r w:rsidR="007B7086" w:rsidRPr="007B7086">
          <w:rPr>
            <w:highlight w:val="yellow"/>
            <w:rPrChange w:id="714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15" w:author="Admin" w:date="2013-06-30T23:23:00Z">
              <w:rPr/>
            </w:rPrChange>
          </w:rPr>
          <w:t>lugar</w:t>
        </w:r>
        <w:proofErr w:type="spellEnd"/>
        <w:r w:rsidR="007B7086" w:rsidRPr="007B7086">
          <w:rPr>
            <w:highlight w:val="yellow"/>
            <w:rPrChange w:id="716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17" w:author="Admin" w:date="2013-06-30T23:23:00Z">
              <w:rPr/>
            </w:rPrChange>
          </w:rPr>
          <w:t>ao</w:t>
        </w:r>
        <w:proofErr w:type="spellEnd"/>
        <w:r w:rsidR="007B7086" w:rsidRPr="007B7086">
          <w:rPr>
            <w:highlight w:val="yellow"/>
            <w:rPrChange w:id="718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19" w:author="Admin" w:date="2013-06-30T23:23:00Z">
              <w:rPr/>
            </w:rPrChange>
          </w:rPr>
          <w:t>mesmo</w:t>
        </w:r>
        <w:proofErr w:type="spellEnd"/>
        <w:r w:rsidR="007B7086" w:rsidRPr="007B7086">
          <w:rPr>
            <w:highlight w:val="yellow"/>
            <w:rPrChange w:id="720" w:author="Admin" w:date="2013-06-30T23:23:00Z">
              <w:rPr/>
            </w:rPrChange>
          </w:rPr>
          <w:t xml:space="preserve"> tempo no </w:t>
        </w:r>
        <w:proofErr w:type="spellStart"/>
        <w:r w:rsidR="007B7086" w:rsidRPr="007B7086">
          <w:rPr>
            <w:highlight w:val="yellow"/>
            <w:rPrChange w:id="721" w:author="Admin" w:date="2013-06-30T23:23:00Z">
              <w:rPr/>
            </w:rPrChange>
          </w:rPr>
          <w:t>museu</w:t>
        </w:r>
      </w:ins>
      <w:proofErr w:type="spellEnd"/>
      <w:ins w:id="722" w:author="Admin" w:date="2013-06-30T23:21:00Z">
        <w:r w:rsidR="007B7086" w:rsidRPr="007B7086">
          <w:rPr>
            <w:highlight w:val="yellow"/>
            <w:rPrChange w:id="723" w:author="Admin" w:date="2013-06-30T23:23:00Z">
              <w:rPr/>
            </w:rPrChange>
          </w:rPr>
          <w:t xml:space="preserve">. </w:t>
        </w:r>
        <w:proofErr w:type="spellStart"/>
        <w:r w:rsidR="007B7086" w:rsidRPr="007B7086">
          <w:rPr>
            <w:highlight w:val="yellow"/>
            <w:rPrChange w:id="724" w:author="Admin" w:date="2013-06-30T23:23:00Z">
              <w:rPr/>
            </w:rPrChange>
          </w:rPr>
          <w:t>Quando</w:t>
        </w:r>
        <w:proofErr w:type="spellEnd"/>
        <w:r w:rsidR="007B7086" w:rsidRPr="007B7086">
          <w:rPr>
            <w:highlight w:val="yellow"/>
            <w:rPrChange w:id="725" w:author="Admin" w:date="2013-06-30T23:23:00Z">
              <w:rPr/>
            </w:rPrChange>
          </w:rPr>
          <w:t xml:space="preserve"> se </w:t>
        </w:r>
      </w:ins>
      <w:proofErr w:type="spellStart"/>
      <w:ins w:id="726" w:author="Admin" w:date="2013-06-30T23:22:00Z">
        <w:r w:rsidR="007B7086" w:rsidRPr="007B7086">
          <w:rPr>
            <w:highlight w:val="yellow"/>
            <w:rPrChange w:id="727" w:author="Admin" w:date="2013-06-30T23:23:00Z">
              <w:rPr/>
            </w:rPrChange>
          </w:rPr>
          <w:t>conhece</w:t>
        </w:r>
      </w:ins>
      <w:proofErr w:type="spellEnd"/>
      <w:ins w:id="728" w:author="Admin" w:date="2013-06-30T23:21:00Z">
        <w:r w:rsidR="007B7086" w:rsidRPr="007B7086">
          <w:rPr>
            <w:highlight w:val="yellow"/>
            <w:rPrChange w:id="729" w:author="Admin" w:date="2013-06-30T23:23:00Z">
              <w:rPr/>
            </w:rPrChange>
          </w:rPr>
          <w:t xml:space="preserve"> o mix das </w:t>
        </w:r>
        <w:proofErr w:type="spellStart"/>
        <w:r w:rsidR="007B7086" w:rsidRPr="007B7086">
          <w:rPr>
            <w:highlight w:val="yellow"/>
            <w:rPrChange w:id="730" w:author="Admin" w:date="2013-06-30T23:23:00Z">
              <w:rPr/>
            </w:rPrChange>
          </w:rPr>
          <w:t>midias</w:t>
        </w:r>
        <w:proofErr w:type="spellEnd"/>
        <w:r w:rsidR="007B7086" w:rsidRPr="007B7086">
          <w:rPr>
            <w:highlight w:val="yellow"/>
            <w:rPrChange w:id="731" w:author="Admin" w:date="2013-06-30T23:23:00Z">
              <w:rPr/>
            </w:rPrChange>
          </w:rPr>
          <w:t xml:space="preserve"> do </w:t>
        </w:r>
      </w:ins>
      <w:proofErr w:type="gramStart"/>
      <w:ins w:id="732" w:author="Admin" w:date="2013-06-30T23:22:00Z">
        <w:r w:rsidR="007B7086" w:rsidRPr="007B7086">
          <w:rPr>
            <w:highlight w:val="yellow"/>
            <w:rPrChange w:id="733" w:author="Admin" w:date="2013-06-30T23:23:00Z">
              <w:rPr/>
            </w:rPrChange>
          </w:rPr>
          <w:t>future</w:t>
        </w:r>
      </w:ins>
      <w:ins w:id="734" w:author="Admin" w:date="2013-06-30T23:21:00Z">
        <w:r w:rsidR="007B7086" w:rsidRPr="007B7086">
          <w:rPr>
            <w:highlight w:val="yellow"/>
            <w:rPrChange w:id="735" w:author="Admin" w:date="2013-06-30T23:23:00Z">
              <w:rPr/>
            </w:rPrChange>
          </w:rPr>
          <w:t>,</w:t>
        </w:r>
      </w:ins>
      <w:proofErr w:type="gramEnd"/>
      <w:ins w:id="736" w:author="Admin" w:date="2013-06-30T23:22:00Z">
        <w:r w:rsidR="007B7086" w:rsidRPr="007B7086">
          <w:rPr>
            <w:highlight w:val="yellow"/>
            <w:rPrChange w:id="737" w:author="Admin" w:date="2013-06-30T23:23:00Z">
              <w:rPr/>
            </w:rPrChange>
          </w:rPr>
          <w:t xml:space="preserve"> o </w:t>
        </w:r>
        <w:proofErr w:type="spellStart"/>
        <w:r w:rsidR="007B7086" w:rsidRPr="007B7086">
          <w:rPr>
            <w:highlight w:val="yellow"/>
            <w:rPrChange w:id="738" w:author="Admin" w:date="2013-06-30T23:23:00Z">
              <w:rPr/>
            </w:rPrChange>
          </w:rPr>
          <w:t>museu</w:t>
        </w:r>
        <w:proofErr w:type="spellEnd"/>
        <w:r w:rsidR="007B7086" w:rsidRPr="007B7086">
          <w:rPr>
            <w:highlight w:val="yellow"/>
            <w:rPrChange w:id="739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40" w:author="Admin" w:date="2013-06-30T23:23:00Z">
              <w:rPr/>
            </w:rPrChange>
          </w:rPr>
          <w:t>nos</w:t>
        </w:r>
        <w:proofErr w:type="spellEnd"/>
        <w:r w:rsidR="007B7086" w:rsidRPr="007B7086">
          <w:rPr>
            <w:highlight w:val="yellow"/>
            <w:rPrChange w:id="741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42" w:author="Admin" w:date="2013-06-30T23:23:00Z">
              <w:rPr/>
            </w:rPrChange>
          </w:rPr>
          <w:t>remete</w:t>
        </w:r>
        <w:proofErr w:type="spellEnd"/>
        <w:r w:rsidR="007B7086" w:rsidRPr="007B7086">
          <w:rPr>
            <w:highlight w:val="yellow"/>
            <w:rPrChange w:id="743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44" w:author="Admin" w:date="2013-06-30T23:23:00Z">
              <w:rPr/>
            </w:rPrChange>
          </w:rPr>
          <w:t>ao</w:t>
        </w:r>
        <w:proofErr w:type="spellEnd"/>
        <w:r w:rsidR="007B7086" w:rsidRPr="007B7086">
          <w:rPr>
            <w:highlight w:val="yellow"/>
            <w:rPrChange w:id="745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46" w:author="Admin" w:date="2013-06-30T23:23:00Z">
              <w:rPr/>
            </w:rPrChange>
          </w:rPr>
          <w:t>passado</w:t>
        </w:r>
        <w:proofErr w:type="spellEnd"/>
        <w:r w:rsidR="007B7086" w:rsidRPr="007B7086">
          <w:rPr>
            <w:highlight w:val="yellow"/>
            <w:rPrChange w:id="747" w:author="Admin" w:date="2013-06-30T23:23:00Z">
              <w:rPr/>
            </w:rPrChange>
          </w:rPr>
          <w:t xml:space="preserve"> da </w:t>
        </w:r>
        <w:proofErr w:type="spellStart"/>
        <w:r w:rsidR="007B7086" w:rsidRPr="007B7086">
          <w:rPr>
            <w:highlight w:val="yellow"/>
            <w:rPrChange w:id="748" w:author="Admin" w:date="2013-06-30T23:23:00Z">
              <w:rPr/>
            </w:rPrChange>
          </w:rPr>
          <w:t>tecnologia</w:t>
        </w:r>
        <w:proofErr w:type="spellEnd"/>
        <w:r w:rsidR="007B7086" w:rsidRPr="007B7086">
          <w:rPr>
            <w:highlight w:val="yellow"/>
            <w:rPrChange w:id="749" w:author="Admin" w:date="2013-06-30T23:23:00Z">
              <w:rPr/>
            </w:rPrChange>
          </w:rPr>
          <w:t xml:space="preserve"> de </w:t>
        </w:r>
        <w:proofErr w:type="spellStart"/>
        <w:r w:rsidR="007B7086" w:rsidRPr="007B7086">
          <w:rPr>
            <w:highlight w:val="yellow"/>
            <w:rPrChange w:id="750" w:author="Admin" w:date="2013-06-30T23:23:00Z">
              <w:rPr/>
            </w:rPrChange>
          </w:rPr>
          <w:t>impressao</w:t>
        </w:r>
        <w:proofErr w:type="spellEnd"/>
        <w:r w:rsidR="007B7086" w:rsidRPr="007B7086">
          <w:rPr>
            <w:highlight w:val="yellow"/>
            <w:rPrChange w:id="751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52" w:author="Admin" w:date="2013-06-30T23:23:00Z">
              <w:rPr/>
            </w:rPrChange>
          </w:rPr>
          <w:t>para</w:t>
        </w:r>
        <w:proofErr w:type="spellEnd"/>
        <w:r w:rsidR="007B7086" w:rsidRPr="007B7086">
          <w:rPr>
            <w:highlight w:val="yellow"/>
            <w:rPrChange w:id="753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54" w:author="Admin" w:date="2013-06-30T23:23:00Z">
              <w:rPr/>
            </w:rPrChange>
          </w:rPr>
          <w:t>que</w:t>
        </w:r>
        <w:proofErr w:type="spellEnd"/>
        <w:r w:rsidR="007B7086" w:rsidRPr="007B7086">
          <w:rPr>
            <w:highlight w:val="yellow"/>
            <w:rPrChange w:id="755" w:author="Admin" w:date="2013-06-30T23:23:00Z">
              <w:rPr/>
            </w:rPrChange>
          </w:rPr>
          <w:t xml:space="preserve"> se </w:t>
        </w:r>
        <w:proofErr w:type="spellStart"/>
        <w:r w:rsidR="007B7086" w:rsidRPr="007B7086">
          <w:rPr>
            <w:highlight w:val="yellow"/>
            <w:rPrChange w:id="756" w:author="Admin" w:date="2013-06-30T23:23:00Z">
              <w:rPr/>
            </w:rPrChange>
          </w:rPr>
          <w:t>possa</w:t>
        </w:r>
        <w:proofErr w:type="spellEnd"/>
        <w:r w:rsidR="007B7086" w:rsidRPr="007B7086">
          <w:rPr>
            <w:highlight w:val="yellow"/>
            <w:rPrChange w:id="757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58" w:author="Admin" w:date="2013-06-30T23:23:00Z">
              <w:rPr/>
            </w:rPrChange>
          </w:rPr>
          <w:t>melhor</w:t>
        </w:r>
        <w:proofErr w:type="spellEnd"/>
        <w:r w:rsidR="007B7086" w:rsidRPr="007B7086">
          <w:rPr>
            <w:highlight w:val="yellow"/>
            <w:rPrChange w:id="759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60" w:author="Admin" w:date="2013-06-30T23:23:00Z">
              <w:rPr/>
            </w:rPrChange>
          </w:rPr>
          <w:t>entender</w:t>
        </w:r>
        <w:proofErr w:type="spellEnd"/>
        <w:r w:rsidR="007B7086" w:rsidRPr="007B7086">
          <w:rPr>
            <w:highlight w:val="yellow"/>
            <w:rPrChange w:id="761" w:author="Admin" w:date="2013-06-30T23:23:00Z">
              <w:rPr/>
            </w:rPrChange>
          </w:rPr>
          <w:t xml:space="preserve"> o </w:t>
        </w:r>
        <w:proofErr w:type="spellStart"/>
        <w:r w:rsidR="007B7086" w:rsidRPr="007B7086">
          <w:rPr>
            <w:highlight w:val="yellow"/>
            <w:rPrChange w:id="762" w:author="Admin" w:date="2013-06-30T23:23:00Z">
              <w:rPr/>
            </w:rPrChange>
          </w:rPr>
          <w:t>aqui</w:t>
        </w:r>
        <w:proofErr w:type="spellEnd"/>
        <w:r w:rsidR="007B7086" w:rsidRPr="007B7086">
          <w:rPr>
            <w:highlight w:val="yellow"/>
            <w:rPrChange w:id="763" w:author="Admin" w:date="2013-06-30T23:23:00Z">
              <w:rPr/>
            </w:rPrChange>
          </w:rPr>
          <w:t xml:space="preserve"> e o agora e de </w:t>
        </w:r>
        <w:proofErr w:type="spellStart"/>
        <w:r w:rsidR="007B7086" w:rsidRPr="007B7086">
          <w:rPr>
            <w:highlight w:val="yellow"/>
            <w:rPrChange w:id="764" w:author="Admin" w:date="2013-06-30T23:23:00Z">
              <w:rPr/>
            </w:rPrChange>
          </w:rPr>
          <w:t>maneira</w:t>
        </w:r>
        <w:proofErr w:type="spellEnd"/>
        <w:r w:rsidR="007B7086" w:rsidRPr="007B7086">
          <w:rPr>
            <w:highlight w:val="yellow"/>
            <w:rPrChange w:id="765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66" w:author="Admin" w:date="2013-06-30T23:23:00Z">
              <w:rPr/>
            </w:rPrChange>
          </w:rPr>
          <w:t>ativa</w:t>
        </w:r>
        <w:proofErr w:type="spellEnd"/>
        <w:r w:rsidR="007B7086" w:rsidRPr="007B7086">
          <w:rPr>
            <w:highlight w:val="yellow"/>
            <w:rPrChange w:id="767" w:author="Admin" w:date="2013-06-30T23:23:00Z">
              <w:rPr/>
            </w:rPrChange>
          </w:rPr>
          <w:t xml:space="preserve"> </w:t>
        </w:r>
      </w:ins>
      <w:proofErr w:type="spellStart"/>
      <w:ins w:id="768" w:author="Admin" w:date="2013-06-30T23:23:00Z">
        <w:r w:rsidR="007B7086" w:rsidRPr="007B7086">
          <w:rPr>
            <w:highlight w:val="yellow"/>
            <w:rPrChange w:id="769" w:author="Admin" w:date="2013-06-30T23:23:00Z">
              <w:rPr/>
            </w:rPrChange>
          </w:rPr>
          <w:t>utilizar</w:t>
        </w:r>
        <w:proofErr w:type="spellEnd"/>
        <w:r w:rsidR="007B7086" w:rsidRPr="007B7086">
          <w:rPr>
            <w:highlight w:val="yellow"/>
            <w:rPrChange w:id="770" w:author="Admin" w:date="2013-06-30T23:23:00Z">
              <w:rPr/>
            </w:rPrChange>
          </w:rPr>
          <w:t xml:space="preserve"> a </w:t>
        </w:r>
        <w:proofErr w:type="spellStart"/>
        <w:r w:rsidR="007B7086" w:rsidRPr="007B7086">
          <w:rPr>
            <w:highlight w:val="yellow"/>
            <w:rPrChange w:id="771" w:author="Admin" w:date="2013-06-30T23:23:00Z">
              <w:rPr/>
            </w:rPrChange>
          </w:rPr>
          <w:t>experiencia</w:t>
        </w:r>
        <w:proofErr w:type="spellEnd"/>
        <w:r w:rsidR="007B7086" w:rsidRPr="007B7086">
          <w:rPr>
            <w:highlight w:val="yellow"/>
            <w:rPrChange w:id="772" w:author="Admin" w:date="2013-06-30T23:23:00Z">
              <w:rPr/>
            </w:rPrChange>
          </w:rPr>
          <w:t xml:space="preserve"> do </w:t>
        </w:r>
        <w:proofErr w:type="spellStart"/>
        <w:r w:rsidR="007B7086" w:rsidRPr="007B7086">
          <w:rPr>
            <w:highlight w:val="yellow"/>
            <w:rPrChange w:id="773" w:author="Admin" w:date="2013-06-30T23:23:00Z">
              <w:rPr/>
            </w:rPrChange>
          </w:rPr>
          <w:t>passado</w:t>
        </w:r>
        <w:proofErr w:type="spellEnd"/>
        <w:r w:rsidR="007B7086" w:rsidRPr="007B7086">
          <w:rPr>
            <w:highlight w:val="yellow"/>
            <w:rPrChange w:id="774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75" w:author="Admin" w:date="2013-06-30T23:23:00Z">
              <w:rPr/>
            </w:rPrChange>
          </w:rPr>
          <w:t>como</w:t>
        </w:r>
        <w:proofErr w:type="spellEnd"/>
        <w:r w:rsidR="007B7086" w:rsidRPr="007B7086">
          <w:rPr>
            <w:highlight w:val="yellow"/>
            <w:rPrChange w:id="776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77" w:author="Admin" w:date="2013-06-30T23:23:00Z">
              <w:rPr/>
            </w:rPrChange>
          </w:rPr>
          <w:t>fonte</w:t>
        </w:r>
        <w:proofErr w:type="spellEnd"/>
        <w:r w:rsidR="007B7086" w:rsidRPr="007B7086">
          <w:rPr>
            <w:highlight w:val="yellow"/>
            <w:rPrChange w:id="778" w:author="Admin" w:date="2013-06-30T23:23:00Z">
              <w:rPr/>
            </w:rPrChange>
          </w:rPr>
          <w:t xml:space="preserve"> de </w:t>
        </w:r>
        <w:proofErr w:type="spellStart"/>
        <w:r w:rsidR="007B7086" w:rsidRPr="007B7086">
          <w:rPr>
            <w:highlight w:val="yellow"/>
            <w:rPrChange w:id="779" w:author="Admin" w:date="2013-06-30T23:23:00Z">
              <w:rPr/>
            </w:rPrChange>
          </w:rPr>
          <w:t>inspiracao</w:t>
        </w:r>
        <w:proofErr w:type="spellEnd"/>
        <w:r w:rsidR="007B7086" w:rsidRPr="007B7086">
          <w:rPr>
            <w:highlight w:val="yellow"/>
            <w:rPrChange w:id="780" w:author="Admin" w:date="2013-06-30T23:23:00Z">
              <w:rPr/>
            </w:rPrChange>
          </w:rPr>
          <w:t xml:space="preserve"> </w:t>
        </w:r>
        <w:proofErr w:type="spellStart"/>
        <w:r w:rsidR="007B7086" w:rsidRPr="007B7086">
          <w:rPr>
            <w:highlight w:val="yellow"/>
            <w:rPrChange w:id="781" w:author="Admin" w:date="2013-06-30T23:23:00Z">
              <w:rPr/>
            </w:rPrChange>
          </w:rPr>
          <w:t>para</w:t>
        </w:r>
        <w:proofErr w:type="spellEnd"/>
        <w:r w:rsidR="007B7086" w:rsidRPr="007B7086">
          <w:rPr>
            <w:highlight w:val="yellow"/>
            <w:rPrChange w:id="782" w:author="Admin" w:date="2013-06-30T23:23:00Z">
              <w:rPr/>
            </w:rPrChange>
          </w:rPr>
          <w:t xml:space="preserve"> o </w:t>
        </w:r>
        <w:proofErr w:type="spellStart"/>
        <w:r w:rsidR="007B7086" w:rsidRPr="007B7086">
          <w:rPr>
            <w:highlight w:val="yellow"/>
            <w:rPrChange w:id="783" w:author="Admin" w:date="2013-06-30T23:23:00Z">
              <w:rPr/>
            </w:rPrChange>
          </w:rPr>
          <w:t>futuro</w:t>
        </w:r>
        <w:proofErr w:type="spellEnd"/>
        <w:r w:rsidR="007B7086" w:rsidRPr="007B7086">
          <w:rPr>
            <w:highlight w:val="yellow"/>
            <w:rPrChange w:id="784" w:author="Admin" w:date="2013-06-30T23:23:00Z">
              <w:rPr/>
            </w:rPrChange>
          </w:rPr>
          <w:t>.</w:t>
        </w:r>
      </w:ins>
      <w:ins w:id="785" w:author="Admin" w:date="2013-06-30T23:22:00Z">
        <w:r w:rsidR="007B7086">
          <w:t xml:space="preserve"> </w:t>
        </w:r>
      </w:ins>
      <w:r w:rsidR="003F24C3" w:rsidRPr="00EA5133">
        <w:br w:type="page"/>
      </w:r>
    </w:p>
    <w:p w14:paraId="43976C24" w14:textId="122B24ED" w:rsidR="00CE6B36" w:rsidRDefault="00CE6B36" w:rsidP="00CE6B36">
      <w:pPr>
        <w:pStyle w:val="Heading1"/>
        <w:rPr>
          <w:ins w:id="786" w:author="Admin" w:date="2013-06-30T23:26:00Z"/>
        </w:rPr>
      </w:pPr>
      <w:r w:rsidRPr="00EA5133">
        <w:lastRenderedPageBreak/>
        <w:t>Description of project and tasks</w:t>
      </w:r>
      <w:bookmarkEnd w:id="671"/>
      <w:bookmarkEnd w:id="672"/>
    </w:p>
    <w:p w14:paraId="2BB9B15B" w14:textId="5AEC2E0A" w:rsidR="007B7086" w:rsidRPr="007B7086" w:rsidRDefault="007B7086" w:rsidP="007B7086">
      <w:pPr>
        <w:rPr>
          <w:ins w:id="787" w:author="Admin" w:date="2013-06-30T23:26:00Z"/>
          <w:b/>
          <w:rPrChange w:id="788" w:author="Admin" w:date="2013-06-30T23:26:00Z">
            <w:rPr>
              <w:ins w:id="789" w:author="Admin" w:date="2013-06-30T23:26:00Z"/>
            </w:rPr>
          </w:rPrChange>
        </w:rPr>
        <w:pPrChange w:id="790" w:author="Admin" w:date="2013-06-30T23:26:00Z">
          <w:pPr>
            <w:pStyle w:val="Heading1"/>
          </w:pPr>
        </w:pPrChange>
      </w:pPr>
      <w:proofErr w:type="spellStart"/>
      <w:ins w:id="791" w:author="Admin" w:date="2013-06-30T23:26:00Z">
        <w:r w:rsidRPr="007B7086">
          <w:rPr>
            <w:b/>
            <w:highlight w:val="yellow"/>
            <w:rPrChange w:id="792" w:author="Admin" w:date="2013-06-30T23:26:00Z">
              <w:rPr/>
            </w:rPrChange>
          </w:rPr>
          <w:t>Descricao</w:t>
        </w:r>
        <w:proofErr w:type="spellEnd"/>
        <w:r w:rsidRPr="007B7086">
          <w:rPr>
            <w:b/>
            <w:highlight w:val="yellow"/>
            <w:rPrChange w:id="793" w:author="Admin" w:date="2013-06-30T23:26:00Z">
              <w:rPr/>
            </w:rPrChange>
          </w:rPr>
          <w:t xml:space="preserve"> do </w:t>
        </w:r>
        <w:proofErr w:type="spellStart"/>
        <w:r w:rsidRPr="007B7086">
          <w:rPr>
            <w:b/>
            <w:highlight w:val="yellow"/>
            <w:rPrChange w:id="794" w:author="Admin" w:date="2013-06-30T23:26:00Z">
              <w:rPr/>
            </w:rPrChange>
          </w:rPr>
          <w:t>projeto</w:t>
        </w:r>
        <w:proofErr w:type="spellEnd"/>
        <w:r w:rsidRPr="007B7086">
          <w:rPr>
            <w:b/>
            <w:highlight w:val="yellow"/>
            <w:rPrChange w:id="795" w:author="Admin" w:date="2013-06-30T23:26:00Z">
              <w:rPr/>
            </w:rPrChange>
          </w:rPr>
          <w:t xml:space="preserve"> e das </w:t>
        </w:r>
        <w:proofErr w:type="spellStart"/>
        <w:r w:rsidRPr="007B7086">
          <w:rPr>
            <w:b/>
            <w:highlight w:val="yellow"/>
            <w:rPrChange w:id="796" w:author="Admin" w:date="2013-06-30T23:26:00Z">
              <w:rPr/>
            </w:rPrChange>
          </w:rPr>
          <w:t>tarefas</w:t>
        </w:r>
        <w:proofErr w:type="spellEnd"/>
      </w:ins>
    </w:p>
    <w:p w14:paraId="0DD5B778" w14:textId="77777777" w:rsidR="007B7086" w:rsidRPr="007B7086" w:rsidRDefault="007B7086" w:rsidP="007B7086">
      <w:pPr>
        <w:rPr>
          <w:rPrChange w:id="797" w:author="Admin" w:date="2013-06-30T23:26:00Z">
            <w:rPr/>
          </w:rPrChange>
        </w:rPr>
        <w:pPrChange w:id="798" w:author="Admin" w:date="2013-06-30T23:26:00Z">
          <w:pPr>
            <w:pStyle w:val="Heading1"/>
          </w:pPr>
        </w:pPrChange>
      </w:pPr>
    </w:p>
    <w:p w14:paraId="1B2474DC" w14:textId="06EA81A5" w:rsidR="00F5386C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799" w:author="Admin" w:date="2013-06-30T23:24:00Z"/>
          <w:rFonts w:cs="Arial"/>
          <w:szCs w:val="20"/>
        </w:rPr>
      </w:pPr>
      <w:r w:rsidRPr="00EA5133">
        <w:rPr>
          <w:rFonts w:cs="Arial"/>
          <w:szCs w:val="20"/>
          <w:rPrChange w:id="80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EA5133">
        <w:rPr>
          <w:rFonts w:cs="Arial"/>
          <w:b/>
          <w:szCs w:val="20"/>
          <w:rPrChange w:id="801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802" w:author="Kinder" w:date="2013-06-30T08:28:00Z">
        <w:r w:rsidR="00123A66">
          <w:rPr>
            <w:rFonts w:cs="Arial"/>
            <w:b/>
            <w:szCs w:val="20"/>
          </w:rPr>
          <w:t>f</w:t>
        </w:r>
      </w:ins>
      <w:del w:id="803" w:author="Kinder" w:date="2013-06-30T08:28:00Z">
        <w:r w:rsidRPr="00EA5133" w:rsidDel="00123A66">
          <w:rPr>
            <w:rFonts w:cs="Arial"/>
            <w:b/>
            <w:szCs w:val="20"/>
            <w:rPrChange w:id="804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EA5133">
        <w:rPr>
          <w:rFonts w:cs="Arial"/>
          <w:b/>
          <w:szCs w:val="20"/>
          <w:rPrChange w:id="805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EA5133">
        <w:rPr>
          <w:rFonts w:cs="Arial"/>
          <w:szCs w:val="20"/>
          <w:rPrChange w:id="80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ins w:id="807" w:author="Admin" w:date="2013-06-30T23:24:00Z">
        <w:r w:rsidR="007B7086">
          <w:rPr>
            <w:rFonts w:cs="Arial"/>
            <w:szCs w:val="20"/>
          </w:rPr>
          <w:t>n</w:t>
        </w:r>
      </w:ins>
      <w:del w:id="808" w:author="Admin" w:date="2013-06-30T23:24:00Z">
        <w:r w:rsidRPr="00EA5133" w:rsidDel="007B7086">
          <w:rPr>
            <w:rFonts w:cs="Arial"/>
            <w:szCs w:val="20"/>
            <w:rPrChange w:id="8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n</w:delText>
        </w:r>
      </w:del>
      <w:r w:rsidRPr="00EA5133">
        <w:rPr>
          <w:rFonts w:cs="Arial"/>
          <w:szCs w:val="20"/>
          <w:rPrChange w:id="8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eeds to build an identity that will be used consistently through all its documents. Your job is to create this corporate identity; with </w:t>
      </w:r>
      <w:del w:id="811" w:author="Wolfgang J. Toechterle" w:date="2013-06-22T11:52:00Z">
        <w:r w:rsidRPr="00EA5133" w:rsidDel="00510F1B">
          <w:rPr>
            <w:rFonts w:cs="Arial"/>
            <w:szCs w:val="20"/>
            <w:rPrChange w:id="8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813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81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74390068" w14:textId="77777777" w:rsidR="007B7086" w:rsidRDefault="007B7086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815" w:author="Admin" w:date="2013-06-30T23:24:00Z"/>
          <w:rFonts w:cs="Arial"/>
          <w:szCs w:val="20"/>
        </w:rPr>
      </w:pPr>
    </w:p>
    <w:p w14:paraId="49D19B61" w14:textId="09A55E96" w:rsidR="007B7086" w:rsidRPr="00EA5133" w:rsidRDefault="007B7086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81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proofErr w:type="gramStart"/>
      <w:ins w:id="817" w:author="Admin" w:date="2013-06-30T23:24:00Z">
        <w:r w:rsidRPr="007B7086">
          <w:rPr>
            <w:rFonts w:cs="Arial"/>
            <w:szCs w:val="20"/>
            <w:highlight w:val="yellow"/>
            <w:rPrChange w:id="818" w:author="Admin" w:date="2013-06-30T23:26:00Z">
              <w:rPr>
                <w:rFonts w:cs="Arial"/>
                <w:szCs w:val="20"/>
              </w:rPr>
            </w:rPrChange>
          </w:rPr>
          <w:t xml:space="preserve">O </w:t>
        </w:r>
        <w:r w:rsidRPr="007B7086">
          <w:rPr>
            <w:rFonts w:cs="Arial"/>
            <w:b/>
            <w:szCs w:val="20"/>
            <w:highlight w:val="yellow"/>
            <w:rPrChange w:id="819" w:author="Admin" w:date="2013-06-30T23:26:00Z">
              <w:rPr>
                <w:rFonts w:cs="Arial"/>
                <w:b/>
                <w:szCs w:val="20"/>
              </w:rPr>
            </w:rPrChange>
          </w:rPr>
          <w:t>Museum of Printing Arts</w:t>
        </w:r>
        <w:r w:rsidRPr="007B7086">
          <w:rPr>
            <w:rFonts w:cs="Arial"/>
            <w:b/>
            <w:szCs w:val="20"/>
            <w:highlight w:val="yellow"/>
            <w:rPrChange w:id="820" w:author="Admin" w:date="2013-06-30T23:26:00Z">
              <w:rPr>
                <w:rFonts w:cs="Arial"/>
                <w:b/>
                <w:szCs w:val="20"/>
              </w:rPr>
            </w:rPrChange>
          </w:rPr>
          <w:t xml:space="preserve"> </w:t>
        </w:r>
      </w:ins>
      <w:proofErr w:type="spellStart"/>
      <w:ins w:id="821" w:author="Admin" w:date="2013-06-30T23:25:00Z">
        <w:r w:rsidRPr="007B7086">
          <w:rPr>
            <w:rFonts w:cs="Arial"/>
            <w:szCs w:val="20"/>
            <w:highlight w:val="yellow"/>
            <w:rPrChange w:id="822" w:author="Admin" w:date="2013-06-30T23:26:00Z">
              <w:rPr>
                <w:rFonts w:cs="Arial"/>
                <w:b/>
                <w:szCs w:val="20"/>
              </w:rPr>
            </w:rPrChange>
          </w:rPr>
          <w:t>precisa</w:t>
        </w:r>
        <w:proofErr w:type="spellEnd"/>
        <w:r w:rsidRPr="007B7086">
          <w:rPr>
            <w:rFonts w:cs="Arial"/>
            <w:szCs w:val="20"/>
            <w:highlight w:val="yellow"/>
            <w:rPrChange w:id="823" w:author="Admin" w:date="2013-06-30T23:26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824" w:author="Admin" w:date="2013-06-30T23:26:00Z">
        <w:r>
          <w:rPr>
            <w:rFonts w:cs="Arial"/>
            <w:szCs w:val="20"/>
            <w:highlight w:val="yellow"/>
            <w:rPrChange w:id="825" w:author="Admin" w:date="2013-06-30T23:26:00Z">
              <w:rPr>
                <w:rFonts w:cs="Arial"/>
                <w:szCs w:val="20"/>
                <w:highlight w:val="yellow"/>
              </w:rPr>
            </w:rPrChange>
          </w:rPr>
          <w:t>constru</w:t>
        </w:r>
      </w:ins>
      <w:ins w:id="826" w:author="Admin" w:date="2013-06-30T23:29:00Z">
        <w:r>
          <w:rPr>
            <w:rFonts w:cs="Arial"/>
            <w:szCs w:val="20"/>
            <w:highlight w:val="yellow"/>
          </w:rPr>
          <w:t>i</w:t>
        </w:r>
      </w:ins>
      <w:ins w:id="827" w:author="Admin" w:date="2013-06-30T23:26:00Z">
        <w:r w:rsidRPr="007B7086">
          <w:rPr>
            <w:rFonts w:cs="Arial"/>
            <w:szCs w:val="20"/>
            <w:highlight w:val="yellow"/>
            <w:rPrChange w:id="828" w:author="Admin" w:date="2013-06-30T23:26:00Z">
              <w:rPr>
                <w:rFonts w:cs="Arial"/>
                <w:szCs w:val="20"/>
              </w:rPr>
            </w:rPrChange>
          </w:rPr>
          <w:t>r</w:t>
        </w:r>
      </w:ins>
      <w:proofErr w:type="spellEnd"/>
      <w:ins w:id="829" w:author="Admin" w:date="2013-06-30T23:25:00Z">
        <w:r w:rsidRPr="007B7086">
          <w:rPr>
            <w:rFonts w:cs="Arial"/>
            <w:szCs w:val="20"/>
            <w:highlight w:val="yellow"/>
            <w:rPrChange w:id="830" w:author="Admin" w:date="2013-06-30T23:26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831" w:author="Admin" w:date="2013-06-30T23:26:00Z">
        <w:r w:rsidRPr="007B7086">
          <w:rPr>
            <w:rFonts w:cs="Arial"/>
            <w:szCs w:val="20"/>
            <w:highlight w:val="yellow"/>
            <w:rPrChange w:id="832" w:author="Admin" w:date="2013-06-30T23:26:00Z">
              <w:rPr>
                <w:rFonts w:cs="Arial"/>
                <w:szCs w:val="20"/>
              </w:rPr>
            </w:rPrChange>
          </w:rPr>
          <w:t>u</w:t>
        </w:r>
        <w:r w:rsidRPr="001403E6">
          <w:rPr>
            <w:rFonts w:cs="Arial"/>
            <w:szCs w:val="20"/>
            <w:highlight w:val="yellow"/>
            <w:rPrChange w:id="833" w:author="Admin" w:date="2013-06-30T23:31:00Z">
              <w:rPr>
                <w:rFonts w:cs="Arial"/>
                <w:szCs w:val="20"/>
              </w:rPr>
            </w:rPrChange>
          </w:rPr>
          <w:t>ma</w:t>
        </w:r>
        <w:proofErr w:type="spellEnd"/>
        <w:r w:rsidRPr="001403E6">
          <w:rPr>
            <w:rFonts w:cs="Arial"/>
            <w:szCs w:val="20"/>
            <w:highlight w:val="yellow"/>
            <w:rPrChange w:id="834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35" w:author="Admin" w:date="2013-06-30T23:31:00Z">
              <w:rPr>
                <w:rFonts w:cs="Arial"/>
                <w:szCs w:val="20"/>
              </w:rPr>
            </w:rPrChange>
          </w:rPr>
          <w:t>identidade</w:t>
        </w:r>
      </w:ins>
      <w:proofErr w:type="spellEnd"/>
      <w:ins w:id="836" w:author="Admin" w:date="2013-06-30T23:27:00Z">
        <w:r w:rsidRPr="001403E6">
          <w:rPr>
            <w:rFonts w:cs="Arial"/>
            <w:szCs w:val="20"/>
            <w:highlight w:val="yellow"/>
            <w:rPrChange w:id="837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38" w:author="Admin" w:date="2013-06-30T23:31:00Z">
              <w:rPr>
                <w:rFonts w:cs="Arial"/>
                <w:szCs w:val="20"/>
              </w:rPr>
            </w:rPrChange>
          </w:rPr>
          <w:t>que</w:t>
        </w:r>
        <w:proofErr w:type="spellEnd"/>
        <w:r w:rsidRPr="001403E6">
          <w:rPr>
            <w:rFonts w:cs="Arial"/>
            <w:szCs w:val="20"/>
            <w:highlight w:val="yellow"/>
            <w:rPrChange w:id="839" w:author="Admin" w:date="2013-06-30T23:31:00Z">
              <w:rPr>
                <w:rFonts w:cs="Arial"/>
                <w:szCs w:val="20"/>
              </w:rPr>
            </w:rPrChange>
          </w:rPr>
          <w:t xml:space="preserve"> sera </w:t>
        </w:r>
        <w:proofErr w:type="spellStart"/>
        <w:r w:rsidRPr="001403E6">
          <w:rPr>
            <w:rFonts w:cs="Arial"/>
            <w:szCs w:val="20"/>
            <w:highlight w:val="yellow"/>
            <w:rPrChange w:id="840" w:author="Admin" w:date="2013-06-30T23:31:00Z">
              <w:rPr>
                <w:rFonts w:cs="Arial"/>
                <w:szCs w:val="20"/>
              </w:rPr>
            </w:rPrChange>
          </w:rPr>
          <w:t>apresentadas</w:t>
        </w:r>
        <w:proofErr w:type="spellEnd"/>
        <w:r w:rsidRPr="001403E6">
          <w:rPr>
            <w:rFonts w:cs="Arial"/>
            <w:szCs w:val="20"/>
            <w:highlight w:val="yellow"/>
            <w:rPrChange w:id="841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42" w:author="Admin" w:date="2013-06-30T23:31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1403E6">
          <w:rPr>
            <w:rFonts w:cs="Arial"/>
            <w:szCs w:val="20"/>
            <w:highlight w:val="yellow"/>
            <w:rPrChange w:id="843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44" w:author="Admin" w:date="2013-06-30T23:31:00Z">
              <w:rPr>
                <w:rFonts w:cs="Arial"/>
                <w:szCs w:val="20"/>
              </w:rPr>
            </w:rPrChange>
          </w:rPr>
          <w:t>varios</w:t>
        </w:r>
        <w:proofErr w:type="spellEnd"/>
        <w:r w:rsidRPr="001403E6">
          <w:rPr>
            <w:rFonts w:cs="Arial"/>
            <w:szCs w:val="20"/>
            <w:highlight w:val="yellow"/>
            <w:rPrChange w:id="845" w:author="Admin" w:date="2013-06-30T23:31:00Z">
              <w:rPr>
                <w:rFonts w:cs="Arial"/>
                <w:szCs w:val="20"/>
              </w:rPr>
            </w:rPrChange>
          </w:rPr>
          <w:t xml:space="preserve"> dos </w:t>
        </w:r>
        <w:proofErr w:type="spellStart"/>
        <w:r w:rsidRPr="001403E6">
          <w:rPr>
            <w:rFonts w:cs="Arial"/>
            <w:szCs w:val="20"/>
            <w:highlight w:val="yellow"/>
            <w:rPrChange w:id="846" w:author="Admin" w:date="2013-06-30T23:31:00Z">
              <w:rPr>
                <w:rFonts w:cs="Arial"/>
                <w:szCs w:val="20"/>
              </w:rPr>
            </w:rPrChange>
          </w:rPr>
          <w:t>seus</w:t>
        </w:r>
        <w:proofErr w:type="spellEnd"/>
        <w:r w:rsidRPr="001403E6">
          <w:rPr>
            <w:rFonts w:cs="Arial"/>
            <w:szCs w:val="20"/>
            <w:highlight w:val="yellow"/>
            <w:rPrChange w:id="847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48" w:author="Admin" w:date="2013-06-30T23:31:00Z">
              <w:rPr>
                <w:rFonts w:cs="Arial"/>
                <w:szCs w:val="20"/>
              </w:rPr>
            </w:rPrChange>
          </w:rPr>
          <w:t>documentos</w:t>
        </w:r>
        <w:proofErr w:type="spellEnd"/>
        <w:r w:rsidRPr="001403E6">
          <w:rPr>
            <w:rFonts w:cs="Arial"/>
            <w:szCs w:val="20"/>
            <w:highlight w:val="yellow"/>
            <w:rPrChange w:id="849" w:author="Admin" w:date="2013-06-30T23:31:00Z">
              <w:rPr>
                <w:rFonts w:cs="Arial"/>
                <w:szCs w:val="20"/>
              </w:rPr>
            </w:rPrChange>
          </w:rPr>
          <w:t>.</w:t>
        </w:r>
        <w:proofErr w:type="gramEnd"/>
        <w:r w:rsidRPr="001403E6">
          <w:rPr>
            <w:rFonts w:cs="Arial"/>
            <w:szCs w:val="20"/>
            <w:highlight w:val="yellow"/>
            <w:rPrChange w:id="850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proofErr w:type="gramStart"/>
        <w:r w:rsidRPr="001403E6">
          <w:rPr>
            <w:rFonts w:cs="Arial"/>
            <w:szCs w:val="20"/>
            <w:highlight w:val="yellow"/>
            <w:rPrChange w:id="851" w:author="Admin" w:date="2013-06-30T23:31:00Z">
              <w:rPr>
                <w:rFonts w:cs="Arial"/>
                <w:szCs w:val="20"/>
              </w:rPr>
            </w:rPrChange>
          </w:rPr>
          <w:t>Seu</w:t>
        </w:r>
        <w:proofErr w:type="spellEnd"/>
        <w:r w:rsidRPr="001403E6">
          <w:rPr>
            <w:rFonts w:cs="Arial"/>
            <w:szCs w:val="20"/>
            <w:highlight w:val="yellow"/>
            <w:rPrChange w:id="852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53" w:author="Admin" w:date="2013-06-30T23:31:00Z">
              <w:rPr>
                <w:rFonts w:cs="Arial"/>
                <w:szCs w:val="20"/>
              </w:rPr>
            </w:rPrChange>
          </w:rPr>
          <w:t>trabalho</w:t>
        </w:r>
        <w:proofErr w:type="spellEnd"/>
        <w:r w:rsidRPr="001403E6">
          <w:rPr>
            <w:rFonts w:cs="Arial"/>
            <w:szCs w:val="20"/>
            <w:highlight w:val="yellow"/>
            <w:rPrChange w:id="854" w:author="Admin" w:date="2013-06-30T23:31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1403E6">
          <w:rPr>
            <w:rFonts w:cs="Arial"/>
            <w:szCs w:val="20"/>
            <w:highlight w:val="yellow"/>
            <w:rPrChange w:id="855" w:author="Admin" w:date="2013-06-30T23:31:00Z">
              <w:rPr>
                <w:rFonts w:cs="Arial"/>
                <w:szCs w:val="20"/>
              </w:rPr>
            </w:rPrChange>
          </w:rPr>
          <w:t>criar</w:t>
        </w:r>
        <w:proofErr w:type="spellEnd"/>
        <w:r w:rsidRPr="001403E6">
          <w:rPr>
            <w:rFonts w:cs="Arial"/>
            <w:szCs w:val="20"/>
            <w:highlight w:val="yellow"/>
            <w:rPrChange w:id="856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57" w:author="Admin" w:date="2013-06-30T23:31:00Z">
              <w:rPr>
                <w:rFonts w:cs="Arial"/>
                <w:szCs w:val="20"/>
              </w:rPr>
            </w:rPrChange>
          </w:rPr>
          <w:t>uma</w:t>
        </w:r>
        <w:proofErr w:type="spellEnd"/>
        <w:r w:rsidRPr="001403E6">
          <w:rPr>
            <w:rFonts w:cs="Arial"/>
            <w:szCs w:val="20"/>
            <w:highlight w:val="yellow"/>
            <w:rPrChange w:id="858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59" w:author="Admin" w:date="2013-06-30T23:31:00Z">
              <w:rPr>
                <w:rFonts w:cs="Arial"/>
                <w:szCs w:val="20"/>
              </w:rPr>
            </w:rPrChange>
          </w:rPr>
          <w:t>identidade</w:t>
        </w:r>
        <w:proofErr w:type="spellEnd"/>
        <w:r w:rsidRPr="001403E6">
          <w:rPr>
            <w:rFonts w:cs="Arial"/>
            <w:szCs w:val="20"/>
            <w:highlight w:val="yellow"/>
            <w:rPrChange w:id="860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861" w:author="Admin" w:date="2013-06-30T23:28:00Z">
        <w:r w:rsidRPr="001403E6">
          <w:rPr>
            <w:rFonts w:cs="Arial"/>
            <w:szCs w:val="20"/>
            <w:highlight w:val="yellow"/>
            <w:rPrChange w:id="862" w:author="Admin" w:date="2013-06-30T23:31:00Z">
              <w:rPr>
                <w:rFonts w:cs="Arial"/>
                <w:szCs w:val="20"/>
              </w:rPr>
            </w:rPrChange>
          </w:rPr>
          <w:t>corporativa</w:t>
        </w:r>
        <w:proofErr w:type="spellEnd"/>
        <w:r w:rsidRPr="001403E6">
          <w:rPr>
            <w:rFonts w:cs="Arial"/>
            <w:szCs w:val="20"/>
            <w:highlight w:val="yellow"/>
            <w:rPrChange w:id="863" w:author="Admin" w:date="2013-06-30T23:31:00Z">
              <w:rPr>
                <w:rFonts w:cs="Arial"/>
                <w:szCs w:val="20"/>
              </w:rPr>
            </w:rPrChange>
          </w:rPr>
          <w:t xml:space="preserve">, com cores, </w:t>
        </w:r>
        <w:proofErr w:type="spellStart"/>
        <w:r w:rsidRPr="001403E6">
          <w:rPr>
            <w:rFonts w:cs="Arial"/>
            <w:szCs w:val="20"/>
            <w:highlight w:val="yellow"/>
            <w:rPrChange w:id="864" w:author="Admin" w:date="2013-06-30T23:31:00Z">
              <w:rPr>
                <w:rFonts w:cs="Arial"/>
                <w:szCs w:val="20"/>
              </w:rPr>
            </w:rPrChange>
          </w:rPr>
          <w:t>fotos</w:t>
        </w:r>
        <w:proofErr w:type="spellEnd"/>
        <w:r w:rsidRPr="001403E6">
          <w:rPr>
            <w:rFonts w:cs="Arial"/>
            <w:szCs w:val="20"/>
            <w:highlight w:val="yellow"/>
            <w:rPrChange w:id="865" w:author="Admin" w:date="2013-06-30T23:31:00Z">
              <w:rPr>
                <w:rFonts w:cs="Arial"/>
                <w:szCs w:val="20"/>
              </w:rPr>
            </w:rPrChange>
          </w:rPr>
          <w:t xml:space="preserve">, </w:t>
        </w:r>
        <w:proofErr w:type="spellStart"/>
        <w:r w:rsidRPr="001403E6">
          <w:rPr>
            <w:rFonts w:cs="Arial"/>
            <w:szCs w:val="20"/>
            <w:highlight w:val="yellow"/>
            <w:rPrChange w:id="866" w:author="Admin" w:date="2013-06-30T23:31:00Z">
              <w:rPr>
                <w:rFonts w:cs="Arial"/>
                <w:szCs w:val="20"/>
              </w:rPr>
            </w:rPrChange>
          </w:rPr>
          <w:t>ilustracoes</w:t>
        </w:r>
        <w:proofErr w:type="spellEnd"/>
        <w:r w:rsidRPr="001403E6">
          <w:rPr>
            <w:rFonts w:cs="Arial"/>
            <w:szCs w:val="20"/>
            <w:highlight w:val="yellow"/>
            <w:rPrChange w:id="867" w:author="Admin" w:date="2013-06-30T23:31:00Z">
              <w:rPr>
                <w:rFonts w:cs="Arial"/>
                <w:szCs w:val="20"/>
              </w:rPr>
            </w:rPrChange>
          </w:rPr>
          <w:t>, t</w:t>
        </w:r>
      </w:ins>
      <w:ins w:id="868" w:author="Admin" w:date="2013-06-30T23:30:00Z">
        <w:r w:rsidR="001403E6" w:rsidRPr="001403E6">
          <w:rPr>
            <w:rFonts w:cs="Arial"/>
            <w:szCs w:val="20"/>
            <w:highlight w:val="yellow"/>
            <w:rPrChange w:id="869" w:author="Admin" w:date="2013-06-30T23:31:00Z">
              <w:rPr>
                <w:rFonts w:cs="Arial"/>
                <w:szCs w:val="20"/>
              </w:rPr>
            </w:rPrChange>
          </w:rPr>
          <w:t>y</w:t>
        </w:r>
      </w:ins>
      <w:ins w:id="870" w:author="Admin" w:date="2013-06-30T23:28:00Z">
        <w:r w:rsidRPr="001403E6">
          <w:rPr>
            <w:rFonts w:cs="Arial"/>
            <w:szCs w:val="20"/>
            <w:highlight w:val="yellow"/>
            <w:rPrChange w:id="871" w:author="Admin" w:date="2013-06-30T23:31:00Z">
              <w:rPr>
                <w:rFonts w:cs="Arial"/>
                <w:szCs w:val="20"/>
              </w:rPr>
            </w:rPrChange>
          </w:rPr>
          <w:t>pefaces, etc.</w:t>
        </w:r>
        <w:proofErr w:type="gramEnd"/>
        <w:r w:rsidRPr="001403E6">
          <w:rPr>
            <w:rFonts w:cs="Arial"/>
            <w:szCs w:val="20"/>
            <w:highlight w:val="yellow"/>
            <w:rPrChange w:id="872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873" w:author="Admin" w:date="2013-06-30T23:29:00Z">
        <w:r w:rsidRPr="001403E6">
          <w:rPr>
            <w:rFonts w:cs="Arial"/>
            <w:szCs w:val="20"/>
            <w:highlight w:val="yellow"/>
            <w:rPrChange w:id="874" w:author="Admin" w:date="2013-06-30T23:31:00Z">
              <w:rPr>
                <w:rFonts w:cs="Arial"/>
                <w:szCs w:val="20"/>
              </w:rPr>
            </w:rPrChange>
          </w:rPr>
          <w:t>Essa</w:t>
        </w:r>
        <w:proofErr w:type="spellEnd"/>
        <w:r w:rsidRPr="001403E6">
          <w:rPr>
            <w:rFonts w:cs="Arial"/>
            <w:szCs w:val="20"/>
            <w:highlight w:val="yellow"/>
            <w:rPrChange w:id="875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876" w:author="Admin" w:date="2013-06-30T23:30:00Z">
        <w:r w:rsidR="001403E6" w:rsidRPr="001403E6">
          <w:rPr>
            <w:rFonts w:cs="Arial"/>
            <w:szCs w:val="20"/>
            <w:highlight w:val="yellow"/>
            <w:rPrChange w:id="877" w:author="Admin" w:date="2013-06-30T23:31:00Z">
              <w:rPr>
                <w:rFonts w:cs="Arial"/>
                <w:szCs w:val="20"/>
              </w:rPr>
            </w:rPrChange>
          </w:rPr>
          <w:t>identidade</w:t>
        </w:r>
      </w:ins>
      <w:proofErr w:type="spellEnd"/>
      <w:ins w:id="878" w:author="Admin" w:date="2013-06-30T23:29:00Z">
        <w:r w:rsidRPr="001403E6">
          <w:rPr>
            <w:rFonts w:cs="Arial"/>
            <w:szCs w:val="20"/>
            <w:highlight w:val="yellow"/>
            <w:rPrChange w:id="879" w:author="Admin" w:date="2013-06-30T23:31:00Z">
              <w:rPr>
                <w:rFonts w:cs="Arial"/>
                <w:szCs w:val="20"/>
              </w:rPr>
            </w:rPrChange>
          </w:rPr>
          <w:t xml:space="preserve"> sera </w:t>
        </w:r>
        <w:proofErr w:type="spellStart"/>
        <w:r w:rsidRPr="001403E6">
          <w:rPr>
            <w:rFonts w:cs="Arial"/>
            <w:szCs w:val="20"/>
            <w:highlight w:val="yellow"/>
            <w:rPrChange w:id="880" w:author="Admin" w:date="2013-06-30T23:31:00Z">
              <w:rPr>
                <w:rFonts w:cs="Arial"/>
                <w:szCs w:val="20"/>
              </w:rPr>
            </w:rPrChange>
          </w:rPr>
          <w:t>aplicada</w:t>
        </w:r>
        <w:proofErr w:type="spellEnd"/>
        <w:r w:rsidRPr="001403E6">
          <w:rPr>
            <w:rFonts w:cs="Arial"/>
            <w:szCs w:val="20"/>
            <w:highlight w:val="yellow"/>
            <w:rPrChange w:id="881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82" w:author="Admin" w:date="2013-06-30T23:31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1403E6">
          <w:rPr>
            <w:rFonts w:cs="Arial"/>
            <w:szCs w:val="20"/>
            <w:highlight w:val="yellow"/>
            <w:rPrChange w:id="883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1403E6">
          <w:rPr>
            <w:rFonts w:cs="Arial"/>
            <w:szCs w:val="20"/>
            <w:highlight w:val="yellow"/>
            <w:rPrChange w:id="884" w:author="Admin" w:date="2013-06-30T23:31:00Z">
              <w:rPr>
                <w:rFonts w:cs="Arial"/>
                <w:szCs w:val="20"/>
              </w:rPr>
            </w:rPrChange>
          </w:rPr>
          <w:t>muitas</w:t>
        </w:r>
      </w:ins>
      <w:proofErr w:type="spellEnd"/>
      <w:ins w:id="885" w:author="Admin" w:date="2013-06-30T23:30:00Z">
        <w:r w:rsidR="001403E6" w:rsidRPr="001403E6">
          <w:rPr>
            <w:rFonts w:cs="Arial"/>
            <w:szCs w:val="20"/>
            <w:highlight w:val="yellow"/>
            <w:rPrChange w:id="886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887" w:author="Admin" w:date="2013-06-30T23:31:00Z">
              <w:rPr>
                <w:rFonts w:cs="Arial"/>
                <w:szCs w:val="20"/>
              </w:rPr>
            </w:rPrChange>
          </w:rPr>
          <w:t>pecas</w:t>
        </w:r>
        <w:proofErr w:type="spellEnd"/>
        <w:r w:rsidR="001403E6" w:rsidRPr="001403E6">
          <w:rPr>
            <w:rFonts w:cs="Arial"/>
            <w:szCs w:val="20"/>
            <w:highlight w:val="yellow"/>
            <w:rPrChange w:id="888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889" w:author="Admin" w:date="2013-06-30T23:31:00Z">
              <w:rPr>
                <w:rFonts w:cs="Arial"/>
                <w:szCs w:val="20"/>
              </w:rPr>
            </w:rPrChange>
          </w:rPr>
          <w:t>promocionais</w:t>
        </w:r>
        <w:proofErr w:type="spellEnd"/>
        <w:r w:rsidR="001403E6" w:rsidRPr="001403E6">
          <w:rPr>
            <w:rFonts w:cs="Arial"/>
            <w:szCs w:val="20"/>
            <w:highlight w:val="yellow"/>
            <w:rPrChange w:id="890" w:author="Admin" w:date="2013-06-30T23:31:00Z">
              <w:rPr>
                <w:rFonts w:cs="Arial"/>
                <w:szCs w:val="20"/>
              </w:rPr>
            </w:rPrChange>
          </w:rPr>
          <w:t xml:space="preserve">,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891" w:author="Admin" w:date="2013-06-30T23:31:00Z">
              <w:rPr>
                <w:rFonts w:cs="Arial"/>
                <w:szCs w:val="20"/>
              </w:rPr>
            </w:rPrChange>
          </w:rPr>
          <w:t>incluindo</w:t>
        </w:r>
        <w:proofErr w:type="spellEnd"/>
        <w:r w:rsidR="001403E6" w:rsidRPr="001403E6">
          <w:rPr>
            <w:rFonts w:cs="Arial"/>
            <w:szCs w:val="20"/>
            <w:highlight w:val="yellow"/>
            <w:rPrChange w:id="892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893" w:author="Admin" w:date="2013-06-30T23:31:00Z">
              <w:rPr>
                <w:rFonts w:cs="Arial"/>
                <w:szCs w:val="20"/>
              </w:rPr>
            </w:rPrChange>
          </w:rPr>
          <w:t>papel</w:t>
        </w:r>
        <w:proofErr w:type="spellEnd"/>
        <w:r w:rsidR="001403E6" w:rsidRPr="001403E6">
          <w:rPr>
            <w:rFonts w:cs="Arial"/>
            <w:szCs w:val="20"/>
            <w:highlight w:val="yellow"/>
            <w:rPrChange w:id="894" w:author="Admin" w:date="2013-06-30T23:3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895" w:author="Admin" w:date="2013-06-30T23:31:00Z">
              <w:rPr>
                <w:rFonts w:cs="Arial"/>
                <w:szCs w:val="20"/>
              </w:rPr>
            </w:rPrChange>
          </w:rPr>
          <w:t>carta</w:t>
        </w:r>
        <w:proofErr w:type="spellEnd"/>
        <w:r w:rsidR="001403E6" w:rsidRPr="001403E6">
          <w:rPr>
            <w:rFonts w:cs="Arial"/>
            <w:szCs w:val="20"/>
            <w:highlight w:val="yellow"/>
            <w:rPrChange w:id="896" w:author="Admin" w:date="2013-06-30T23:31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897" w:author="Admin" w:date="2013-06-30T23:31:00Z">
              <w:rPr>
                <w:rFonts w:cs="Arial"/>
                <w:szCs w:val="20"/>
              </w:rPr>
            </w:rPrChange>
          </w:rPr>
          <w:t>cartoes</w:t>
        </w:r>
        <w:proofErr w:type="spellEnd"/>
        <w:r w:rsidR="001403E6" w:rsidRPr="001403E6">
          <w:rPr>
            <w:rFonts w:cs="Arial"/>
            <w:szCs w:val="20"/>
            <w:highlight w:val="yellow"/>
            <w:rPrChange w:id="898" w:author="Admin" w:date="2013-06-30T23:31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899" w:author="Admin" w:date="2013-06-30T23:31:00Z">
              <w:rPr>
                <w:rFonts w:cs="Arial"/>
                <w:szCs w:val="20"/>
              </w:rPr>
            </w:rPrChange>
          </w:rPr>
          <w:t>visita</w:t>
        </w:r>
        <w:proofErr w:type="spellEnd"/>
        <w:r w:rsidR="001403E6" w:rsidRPr="001403E6">
          <w:rPr>
            <w:rFonts w:cs="Arial"/>
            <w:szCs w:val="20"/>
            <w:highlight w:val="yellow"/>
            <w:rPrChange w:id="900" w:author="Admin" w:date="2013-06-30T23:31:00Z">
              <w:rPr>
                <w:rFonts w:cs="Arial"/>
                <w:szCs w:val="20"/>
              </w:rPr>
            </w:rPrChange>
          </w:rPr>
          <w:t xml:space="preserve">, tickets e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901" w:author="Admin" w:date="2013-06-30T23:31:00Z">
              <w:rPr>
                <w:rFonts w:cs="Arial"/>
                <w:szCs w:val="20"/>
              </w:rPr>
            </w:rPrChange>
          </w:rPr>
          <w:t>sacolas</w:t>
        </w:r>
        <w:proofErr w:type="spellEnd"/>
        <w:r w:rsidR="001403E6" w:rsidRPr="001403E6">
          <w:rPr>
            <w:rFonts w:cs="Arial"/>
            <w:szCs w:val="20"/>
            <w:highlight w:val="yellow"/>
            <w:rPrChange w:id="902" w:author="Admin" w:date="2013-06-30T23:31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="001403E6" w:rsidRPr="001403E6">
          <w:rPr>
            <w:rFonts w:cs="Arial"/>
            <w:szCs w:val="20"/>
            <w:highlight w:val="yellow"/>
            <w:rPrChange w:id="903" w:author="Admin" w:date="2013-06-30T23:31:00Z">
              <w:rPr>
                <w:rFonts w:cs="Arial"/>
                <w:szCs w:val="20"/>
              </w:rPr>
            </w:rPrChange>
          </w:rPr>
          <w:t>compras</w:t>
        </w:r>
        <w:proofErr w:type="spellEnd"/>
        <w:r w:rsidR="001403E6" w:rsidRPr="001403E6">
          <w:rPr>
            <w:rFonts w:cs="Arial"/>
            <w:szCs w:val="20"/>
            <w:highlight w:val="yellow"/>
            <w:rPrChange w:id="904" w:author="Admin" w:date="2013-06-30T23:31:00Z">
              <w:rPr>
                <w:rFonts w:cs="Arial"/>
                <w:szCs w:val="20"/>
              </w:rPr>
            </w:rPrChange>
          </w:rPr>
          <w:t>.</w:t>
        </w:r>
      </w:ins>
    </w:p>
    <w:p w14:paraId="60A3DD68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0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06" w:author="Admin" w:date="2013-06-30T23:32:00Z"/>
          <w:rFonts w:eastAsia="Times New Roman" w:cs="Times New Roman"/>
        </w:rPr>
      </w:pPr>
      <w:r w:rsidRPr="00EA5133">
        <w:rPr>
          <w:rFonts w:cs="Arial"/>
          <w:szCs w:val="20"/>
          <w:rPrChange w:id="90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EA5133">
        <w:rPr>
          <w:rFonts w:cs="Arial"/>
          <w:szCs w:val="20"/>
          <w:rPrChange w:id="908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EA5133">
        <w:rPr>
          <w:rFonts w:cs="Arial"/>
          <w:szCs w:val="20"/>
          <w:rPrChange w:id="90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910" w:author="Kinder" w:date="2013-06-29T10:55:00Z">
        <w:r w:rsidR="00614930">
          <w:rPr>
            <w:rFonts w:cs="Arial"/>
            <w:szCs w:val="20"/>
          </w:rPr>
          <w:t>consider</w:t>
        </w:r>
      </w:ins>
      <w:del w:id="911" w:author="Kinder" w:date="2013-06-29T10:55:00Z">
        <w:r w:rsidRPr="00EA5133" w:rsidDel="00614930">
          <w:rPr>
            <w:rFonts w:cs="Arial"/>
            <w:szCs w:val="20"/>
            <w:rPrChange w:id="9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913" w:author="Kinder" w:date="2013-06-30T08:28:00Z">
        <w:r w:rsidRPr="00EA5133" w:rsidDel="00123A66">
          <w:rPr>
            <w:rFonts w:cs="Arial"/>
            <w:szCs w:val="20"/>
            <w:rPrChange w:id="9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9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EA5133">
        <w:rPr>
          <w:rFonts w:cs="Arial"/>
          <w:szCs w:val="20"/>
          <w:rPrChange w:id="916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EA5133">
        <w:rPr>
          <w:rFonts w:cs="Arial"/>
          <w:szCs w:val="20"/>
          <w:rPrChange w:id="9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EA5133">
        <w:rPr>
          <w:rFonts w:cs="Arial"/>
          <w:szCs w:val="20"/>
          <w:rPrChange w:id="918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EA5133">
        <w:rPr>
          <w:rFonts w:cs="Arial"/>
          <w:szCs w:val="20"/>
          <w:rPrChange w:id="91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EA5133">
        <w:rPr>
          <w:rFonts w:cs="Arial"/>
          <w:szCs w:val="20"/>
          <w:rPrChange w:id="92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EA5133">
        <w:rPr>
          <w:rFonts w:cs="Arial"/>
          <w:szCs w:val="20"/>
          <w:rPrChange w:id="9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</w:t>
      </w:r>
      <w:r w:rsidR="00D23C9A" w:rsidRPr="007B7086">
        <w:rPr>
          <w:rFonts w:cs="Arial"/>
          <w:b/>
          <w:szCs w:val="20"/>
          <w:rPrChange w:id="922" w:author="Admin" w:date="2013-06-30T23:24:00Z">
            <w:rPr>
              <w:rFonts w:cs="Arial"/>
              <w:szCs w:val="20"/>
              <w:lang w:val="en-US"/>
            </w:rPr>
          </w:rPrChange>
        </w:rPr>
        <w:t>design</w:t>
      </w:r>
      <w:r w:rsidR="00D23C9A" w:rsidRPr="00EA5133">
        <w:rPr>
          <w:rFonts w:cs="Arial"/>
          <w:szCs w:val="20"/>
          <w:rPrChange w:id="9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proofErr w:type="gramStart"/>
      <w:r w:rsidR="00D23C9A" w:rsidRPr="00EA5133">
        <w:rPr>
          <w:rFonts w:cs="Arial"/>
          <w:szCs w:val="20"/>
          <w:rPrChange w:id="924" w:author="Wolfgang J. Toechterle" w:date="2013-06-22T10:32:00Z">
            <w:rPr>
              <w:rFonts w:cs="Arial"/>
              <w:szCs w:val="20"/>
              <w:lang w:val="en-US"/>
            </w:rPr>
          </w:rPrChange>
        </w:rPr>
        <w:t>remember</w:t>
      </w:r>
      <w:proofErr w:type="gramEnd"/>
      <w:r w:rsidR="00D23C9A" w:rsidRPr="00EA5133">
        <w:rPr>
          <w:rFonts w:cs="Arial"/>
          <w:szCs w:val="20"/>
          <w:rPrChange w:id="9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14873415" w14:textId="77777777" w:rsidR="00360EE9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26" w:author="Admin" w:date="2013-06-30T23:32:00Z"/>
          <w:rFonts w:eastAsia="Times New Roman" w:cs="Times New Roman"/>
        </w:rPr>
      </w:pPr>
    </w:p>
    <w:p w14:paraId="21E5D589" w14:textId="4FD6273B" w:rsidR="00360EE9" w:rsidRPr="00360EE9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  <w:lang w:val="en-US"/>
          <w:rPrChange w:id="927" w:author="Admin" w:date="2013-06-30T23:34:00Z">
            <w:rPr>
              <w:rFonts w:eastAsia="Times New Roman" w:cs="Times New Roman"/>
            </w:rPr>
          </w:rPrChange>
        </w:rPr>
      </w:pPr>
      <w:ins w:id="928" w:author="Admin" w:date="2013-06-30T23:32:00Z">
        <w:r w:rsidRPr="00360EE9">
          <w:rPr>
            <w:rFonts w:eastAsia="Times New Roman" w:cs="Times New Roman"/>
            <w:highlight w:val="yellow"/>
            <w:lang w:val="de-DE"/>
            <w:rPrChange w:id="929" w:author="Admin" w:date="2013-06-30T23:37:00Z">
              <w:rPr>
                <w:rFonts w:eastAsia="Times New Roman" w:cs="Times New Roman"/>
              </w:rPr>
            </w:rPrChange>
          </w:rPr>
          <w:t xml:space="preserve">Tenha em mente todo o tempo que o museu e um icone da arte de impressao letterpress. </w:t>
        </w:r>
      </w:ins>
      <w:proofErr w:type="spellStart"/>
      <w:proofErr w:type="gramStart"/>
      <w:ins w:id="930" w:author="Admin" w:date="2013-06-30T23:33:00Z">
        <w:r w:rsidRPr="00360EE9">
          <w:rPr>
            <w:rFonts w:eastAsia="Times New Roman" w:cs="Times New Roman"/>
            <w:highlight w:val="yellow"/>
            <w:lang w:val="en-US"/>
            <w:rPrChange w:id="931" w:author="Admin" w:date="2013-06-30T23:37:00Z">
              <w:rPr>
                <w:rFonts w:eastAsia="Times New Roman" w:cs="Times New Roman"/>
                <w:lang w:val="de-DE"/>
              </w:rPr>
            </w:rPrChange>
          </w:rPr>
          <w:t>Em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32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33" w:author="Admin" w:date="2013-06-30T23:37:00Z">
              <w:rPr>
                <w:rFonts w:eastAsia="Times New Roman" w:cs="Times New Roman"/>
                <w:lang w:val="de-DE"/>
              </w:rPr>
            </w:rPrChange>
          </w:rPr>
          <w:t>funcao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34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disso,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35" w:author="Admin" w:date="2013-06-30T23:37:00Z">
              <w:rPr>
                <w:rFonts w:eastAsia="Times New Roman" w:cs="Times New Roman"/>
                <w:lang w:val="de-DE"/>
              </w:rPr>
            </w:rPrChange>
          </w:rPr>
          <w:t>alguns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36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37" w:author="Admin" w:date="2013-06-30T23:37:00Z">
              <w:rPr>
                <w:rFonts w:eastAsia="Times New Roman" w:cs="Times New Roman"/>
                <w:lang w:val="de-DE"/>
              </w:rPr>
            </w:rPrChange>
          </w:rPr>
          <w:t>documentos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38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tem de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39" w:author="Admin" w:date="2013-06-30T23:37:00Z">
              <w:rPr>
                <w:rFonts w:eastAsia="Times New Roman" w:cs="Times New Roman"/>
                <w:lang w:val="de-DE"/>
              </w:rPr>
            </w:rPrChange>
          </w:rPr>
          <w:t>ser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40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41" w:author="Admin" w:date="2013-06-30T23:37:00Z">
              <w:rPr>
                <w:rFonts w:eastAsia="Times New Roman" w:cs="Times New Roman"/>
                <w:lang w:val="de-DE"/>
              </w:rPr>
            </w:rPrChange>
          </w:rPr>
          <w:t>confeccionados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42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43" w:author="Admin" w:date="2013-06-30T23:37:00Z">
              <w:rPr>
                <w:rFonts w:eastAsia="Times New Roman" w:cs="Times New Roman"/>
                <w:lang w:val="de-DE"/>
              </w:rPr>
            </w:rPrChange>
          </w:rPr>
          <w:t>nesse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44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45" w:author="Admin" w:date="2013-06-30T23:37:00Z">
              <w:rPr>
                <w:rFonts w:eastAsia="Times New Roman" w:cs="Times New Roman"/>
                <w:lang w:val="de-DE"/>
              </w:rPr>
            </w:rPrChange>
          </w:rPr>
          <w:t>metodo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46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de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47" w:author="Admin" w:date="2013-06-30T23:37:00Z">
              <w:rPr>
                <w:rFonts w:eastAsia="Times New Roman" w:cs="Times New Roman"/>
                <w:lang w:val="de-DE"/>
              </w:rPr>
            </w:rPrChange>
          </w:rPr>
          <w:t>impressao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48" w:author="Admin" w:date="2013-06-30T23:37:00Z">
              <w:rPr>
                <w:rFonts w:eastAsia="Times New Roman" w:cs="Times New Roman"/>
                <w:lang w:val="de-DE"/>
              </w:rPr>
            </w:rPrChange>
          </w:rPr>
          <w:t>.</w:t>
        </w:r>
        <w:proofErr w:type="gramEnd"/>
        <w:r w:rsidRPr="00360EE9">
          <w:rPr>
            <w:rFonts w:eastAsia="Times New Roman" w:cs="Times New Roman"/>
            <w:highlight w:val="yellow"/>
            <w:lang w:val="en-US"/>
            <w:rPrChange w:id="949" w:author="Admin" w:date="2013-06-30T23:37:00Z">
              <w:rPr>
                <w:rFonts w:eastAsia="Times New Roman" w:cs="Times New Roman"/>
                <w:lang w:val="de-DE"/>
              </w:rPr>
            </w:rPrChange>
          </w:rPr>
          <w:t xml:space="preserve"> </w:t>
        </w:r>
      </w:ins>
      <w:proofErr w:type="spellStart"/>
      <w:ins w:id="950" w:author="Admin" w:date="2013-06-30T23:34:00Z">
        <w:r w:rsidRPr="00360EE9">
          <w:rPr>
            <w:rFonts w:eastAsia="Times New Roman" w:cs="Times New Roman"/>
            <w:highlight w:val="yellow"/>
            <w:lang w:val="en-US"/>
            <w:rPrChange w:id="951" w:author="Admin" w:date="2013-06-30T23:37:00Z">
              <w:rPr>
                <w:rFonts w:eastAsia="Times New Roman" w:cs="Times New Roman"/>
                <w:lang w:val="en-US"/>
              </w:rPr>
            </w:rPrChange>
          </w:rPr>
          <w:t>Quando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52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53" w:author="Admin" w:date="2013-06-30T23:37:00Z">
              <w:rPr>
                <w:rFonts w:eastAsia="Times New Roman" w:cs="Times New Roman"/>
                <w:lang w:val="en-US"/>
              </w:rPr>
            </w:rPrChange>
          </w:rPr>
          <w:t>trabalhar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54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o design,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55" w:author="Admin" w:date="2013-06-30T23:37:00Z">
              <w:rPr>
                <w:rFonts w:eastAsia="Times New Roman" w:cs="Times New Roman"/>
                <w:lang w:val="en-US"/>
              </w:rPr>
            </w:rPrChange>
          </w:rPr>
          <w:t>lembre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56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-se de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57" w:author="Admin" w:date="2013-06-30T23:37:00Z">
              <w:rPr>
                <w:rFonts w:eastAsia="Times New Roman" w:cs="Times New Roman"/>
                <w:lang w:val="en-US"/>
              </w:rPr>
            </w:rPrChange>
          </w:rPr>
          <w:t>algumas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58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das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59" w:author="Admin" w:date="2013-06-30T23:37:00Z">
              <w:rPr>
                <w:rFonts w:eastAsia="Times New Roman" w:cs="Times New Roman"/>
                <w:lang w:val="en-US"/>
              </w:rPr>
            </w:rPrChange>
          </w:rPr>
          <w:t>limitacoes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60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da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61" w:author="Admin" w:date="2013-06-30T23:37:00Z">
              <w:rPr>
                <w:rFonts w:eastAsia="Times New Roman" w:cs="Times New Roman"/>
                <w:lang w:val="en-US"/>
              </w:rPr>
            </w:rPrChange>
          </w:rPr>
          <w:t>impressao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62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letterpress, </w:t>
        </w:r>
        <w:proofErr w:type="spellStart"/>
        <w:proofErr w:type="gramStart"/>
        <w:r w:rsidRPr="00360EE9">
          <w:rPr>
            <w:rFonts w:eastAsia="Times New Roman" w:cs="Times New Roman"/>
            <w:highlight w:val="yellow"/>
            <w:lang w:val="en-US"/>
            <w:rPrChange w:id="963" w:author="Admin" w:date="2013-06-30T23:37:00Z">
              <w:rPr>
                <w:rFonts w:eastAsia="Times New Roman" w:cs="Times New Roman"/>
                <w:lang w:val="en-US"/>
              </w:rPr>
            </w:rPrChange>
          </w:rPr>
          <w:t>tais</w:t>
        </w:r>
        <w:proofErr w:type="spellEnd"/>
        <w:proofErr w:type="gramEnd"/>
        <w:r w:rsidRPr="00360EE9">
          <w:rPr>
            <w:rFonts w:eastAsia="Times New Roman" w:cs="Times New Roman"/>
            <w:highlight w:val="yellow"/>
            <w:lang w:val="en-US"/>
            <w:rPrChange w:id="964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65" w:author="Admin" w:date="2013-06-30T23:37:00Z">
              <w:rPr>
                <w:rFonts w:eastAsia="Times New Roman" w:cs="Times New Roman"/>
                <w:lang w:val="en-US"/>
              </w:rPr>
            </w:rPrChange>
          </w:rPr>
          <w:t>como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66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67" w:author="Admin" w:date="2013-06-30T23:37:00Z">
              <w:rPr>
                <w:rFonts w:eastAsia="Times New Roman" w:cs="Times New Roman"/>
                <w:lang w:val="en-US"/>
              </w:rPr>
            </w:rPrChange>
          </w:rPr>
          <w:t>linhas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68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,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69" w:author="Admin" w:date="2013-06-30T23:37:00Z">
              <w:rPr>
                <w:rFonts w:eastAsia="Times New Roman" w:cs="Times New Roman"/>
                <w:lang w:val="en-US"/>
              </w:rPr>
            </w:rPrChange>
          </w:rPr>
          <w:t>solidos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70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, e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71" w:author="Admin" w:date="2013-06-30T23:37:00Z">
              <w:rPr>
                <w:rFonts w:eastAsia="Times New Roman" w:cs="Times New Roman"/>
                <w:lang w:val="en-US"/>
              </w:rPr>
            </w:rPrChange>
          </w:rPr>
          <w:t>meio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72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73" w:author="Admin" w:date="2013-06-30T23:37:00Z">
              <w:rPr>
                <w:rFonts w:eastAsia="Times New Roman" w:cs="Times New Roman"/>
                <w:lang w:val="en-US"/>
              </w:rPr>
            </w:rPrChange>
          </w:rPr>
          <w:t>tom e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74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a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75" w:author="Admin" w:date="2013-06-30T23:37:00Z">
              <w:rPr>
                <w:rFonts w:eastAsia="Times New Roman" w:cs="Times New Roman"/>
                <w:lang w:val="en-US"/>
              </w:rPr>
            </w:rPrChange>
          </w:rPr>
          <w:t>qualidade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76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das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77" w:author="Admin" w:date="2013-06-30T23:37:00Z">
              <w:rPr>
                <w:rFonts w:eastAsia="Times New Roman" w:cs="Times New Roman"/>
                <w:lang w:val="en-US"/>
              </w:rPr>
            </w:rPrChange>
          </w:rPr>
          <w:t>transparencia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78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da </w:t>
        </w:r>
        <w:proofErr w:type="spellStart"/>
        <w:r w:rsidRPr="00360EE9">
          <w:rPr>
            <w:rFonts w:eastAsia="Times New Roman" w:cs="Times New Roman"/>
            <w:highlight w:val="yellow"/>
            <w:lang w:val="en-US"/>
            <w:rPrChange w:id="979" w:author="Admin" w:date="2013-06-30T23:37:00Z">
              <w:rPr>
                <w:rFonts w:eastAsia="Times New Roman" w:cs="Times New Roman"/>
                <w:lang w:val="en-US"/>
              </w:rPr>
            </w:rPrChange>
          </w:rPr>
          <w:t>tinta</w:t>
        </w:r>
        <w:proofErr w:type="spellEnd"/>
        <w:r w:rsidRPr="00360EE9">
          <w:rPr>
            <w:rFonts w:eastAsia="Times New Roman" w:cs="Times New Roman"/>
            <w:highlight w:val="yellow"/>
            <w:lang w:val="en-US"/>
            <w:rPrChange w:id="980" w:author="Admin" w:date="2013-06-30T23:37:00Z">
              <w:rPr>
                <w:rFonts w:eastAsia="Times New Roman" w:cs="Times New Roman"/>
                <w:lang w:val="en-US"/>
              </w:rPr>
            </w:rPrChange>
          </w:rPr>
          <w:t xml:space="preserve"> do letterpress.</w:t>
        </w:r>
      </w:ins>
    </w:p>
    <w:p w14:paraId="6F1A0B83" w14:textId="77777777" w:rsidR="00F5386C" w:rsidRPr="00360EE9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  <w:rPrChange w:id="981" w:author="Admin" w:date="2013-06-30T23:34:00Z">
            <w:rPr>
              <w:rFonts w:cs="Arial"/>
              <w:szCs w:val="20"/>
              <w:lang w:val="en-US"/>
            </w:rPr>
          </w:rPrChange>
        </w:rPr>
      </w:pPr>
    </w:p>
    <w:p w14:paraId="519F327B" w14:textId="3C308620" w:rsidR="008E30B0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82" w:author="Admin" w:date="2013-06-30T23:37:00Z"/>
          <w:rFonts w:cs="Arial"/>
          <w:szCs w:val="20"/>
        </w:rPr>
      </w:pPr>
      <w:r w:rsidRPr="00EA5133">
        <w:rPr>
          <w:rFonts w:cs="Arial"/>
          <w:szCs w:val="20"/>
          <w:rPrChange w:id="98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r w:rsidR="0008577D" w:rsidRPr="00EA5133">
        <w:rPr>
          <w:rStyle w:val="hps"/>
          <w:rFonts w:eastAsia="Times New Roman" w:cs="Times New Roman"/>
          <w:rPrChange w:id="984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985" w:author="Kinder" w:date="2013-06-29T10:56:00Z">
        <w:r w:rsidR="00614930">
          <w:rPr>
            <w:rStyle w:val="hps"/>
            <w:rFonts w:eastAsia="Times New Roman" w:cs="Times New Roman"/>
          </w:rPr>
          <w:t xml:space="preserve"> </w:t>
        </w:r>
      </w:ins>
      <w:r w:rsidR="0008577D" w:rsidRPr="00EA5133">
        <w:rPr>
          <w:rStyle w:val="hps"/>
          <w:rFonts w:eastAsia="Times New Roman" w:cs="Times New Roman"/>
          <w:rPrChange w:id="986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r w:rsidRPr="00EA5133">
        <w:rPr>
          <w:rFonts w:cs="Arial"/>
          <w:szCs w:val="20"/>
          <w:rPrChange w:id="98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</w:t>
      </w:r>
      <w:proofErr w:type="gramStart"/>
      <w:r w:rsidRPr="00EA5133">
        <w:rPr>
          <w:rFonts w:cs="Arial"/>
          <w:szCs w:val="20"/>
          <w:rPrChange w:id="988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explicitly be "not conservative."</w:t>
      </w:r>
      <w:proofErr w:type="gramEnd"/>
      <w:r w:rsidRPr="00EA5133">
        <w:rPr>
          <w:rFonts w:cs="Arial"/>
          <w:szCs w:val="20"/>
          <w:rPrChange w:id="98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45C223D" w14:textId="77777777" w:rsidR="00360EE9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90" w:author="Admin" w:date="2013-06-30T23:37:00Z"/>
          <w:rFonts w:cs="Arial"/>
          <w:szCs w:val="20"/>
        </w:rPr>
      </w:pPr>
    </w:p>
    <w:p w14:paraId="7D9A3A8D" w14:textId="0D02A539" w:rsidR="00360EE9" w:rsidRPr="00EA5133" w:rsidRDefault="00360EE9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9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proofErr w:type="spellStart"/>
      <w:ins w:id="992" w:author="Admin" w:date="2013-06-30T23:37:00Z">
        <w:r w:rsidRPr="00360EE9">
          <w:rPr>
            <w:rFonts w:cs="Arial"/>
            <w:szCs w:val="20"/>
            <w:highlight w:val="yellow"/>
            <w:rPrChange w:id="993" w:author="Admin" w:date="2013-06-30T23:39:00Z">
              <w:rPr>
                <w:rFonts w:cs="Arial"/>
                <w:szCs w:val="20"/>
              </w:rPr>
            </w:rPrChange>
          </w:rPr>
          <w:t>Ademais</w:t>
        </w:r>
        <w:proofErr w:type="spellEnd"/>
        <w:r w:rsidRPr="00360EE9">
          <w:rPr>
            <w:rFonts w:cs="Arial"/>
            <w:szCs w:val="20"/>
            <w:highlight w:val="yellow"/>
            <w:rPrChange w:id="994" w:author="Admin" w:date="2013-06-30T23:39:00Z">
              <w:rPr>
                <w:rFonts w:cs="Arial"/>
                <w:szCs w:val="20"/>
              </w:rPr>
            </w:rPrChange>
          </w:rPr>
          <w:t xml:space="preserve">, o </w:t>
        </w:r>
        <w:proofErr w:type="spellStart"/>
        <w:r w:rsidRPr="00360EE9">
          <w:rPr>
            <w:rFonts w:cs="Arial"/>
            <w:szCs w:val="20"/>
            <w:highlight w:val="yellow"/>
            <w:rPrChange w:id="995" w:author="Admin" w:date="2013-06-30T23:39:00Z">
              <w:rPr>
                <w:rFonts w:cs="Arial"/>
                <w:szCs w:val="20"/>
              </w:rPr>
            </w:rPrChange>
          </w:rPr>
          <w:t>cliente</w:t>
        </w:r>
        <w:proofErr w:type="spellEnd"/>
        <w:r w:rsidRPr="00360EE9">
          <w:rPr>
            <w:rFonts w:cs="Arial"/>
            <w:szCs w:val="20"/>
            <w:highlight w:val="yellow"/>
            <w:rPrChange w:id="996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997" w:author="Admin" w:date="2013-06-30T23:39:00Z">
              <w:rPr>
                <w:rFonts w:cs="Arial"/>
                <w:szCs w:val="20"/>
              </w:rPr>
            </w:rPrChange>
          </w:rPr>
          <w:t>pediu</w:t>
        </w:r>
        <w:proofErr w:type="spellEnd"/>
        <w:r w:rsidRPr="00360EE9">
          <w:rPr>
            <w:rFonts w:cs="Arial"/>
            <w:szCs w:val="20"/>
            <w:highlight w:val="yellow"/>
            <w:rPrChange w:id="998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999" w:author="Admin" w:date="2013-06-30T23:39:00Z">
              <w:rPr>
                <w:rFonts w:cs="Arial"/>
                <w:szCs w:val="20"/>
              </w:rPr>
            </w:rPrChange>
          </w:rPr>
          <w:t>uma</w:t>
        </w:r>
        <w:proofErr w:type="spellEnd"/>
        <w:r w:rsidRPr="00360EE9">
          <w:rPr>
            <w:rFonts w:cs="Arial"/>
            <w:szCs w:val="20"/>
            <w:highlight w:val="yellow"/>
            <w:rPrChange w:id="1000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1001" w:author="Admin" w:date="2013-06-30T23:39:00Z">
              <w:rPr>
                <w:rFonts w:cs="Arial"/>
                <w:szCs w:val="20"/>
              </w:rPr>
            </w:rPrChange>
          </w:rPr>
          <w:t>linha</w:t>
        </w:r>
        <w:proofErr w:type="spellEnd"/>
        <w:r w:rsidRPr="00360EE9">
          <w:rPr>
            <w:rFonts w:cs="Arial"/>
            <w:szCs w:val="20"/>
            <w:highlight w:val="yellow"/>
            <w:rPrChange w:id="1002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1003" w:author="Admin" w:date="2013-06-30T23:39:00Z">
              <w:rPr>
                <w:rFonts w:cs="Arial"/>
                <w:szCs w:val="20"/>
              </w:rPr>
            </w:rPrChange>
          </w:rPr>
          <w:t>mais</w:t>
        </w:r>
        <w:proofErr w:type="spellEnd"/>
        <w:r w:rsidRPr="00360EE9">
          <w:rPr>
            <w:rFonts w:cs="Arial"/>
            <w:szCs w:val="20"/>
            <w:highlight w:val="yellow"/>
            <w:rPrChange w:id="1004" w:author="Admin" w:date="2013-06-30T23:39:00Z">
              <w:rPr>
                <w:rFonts w:cs="Arial"/>
                <w:szCs w:val="20"/>
              </w:rPr>
            </w:rPrChange>
          </w:rPr>
          <w:t xml:space="preserve"> clean e </w:t>
        </w:r>
        <w:proofErr w:type="spellStart"/>
        <w:r w:rsidRPr="00360EE9">
          <w:rPr>
            <w:rFonts w:cs="Arial"/>
            <w:szCs w:val="20"/>
            <w:highlight w:val="yellow"/>
            <w:rPrChange w:id="1005" w:author="Admin" w:date="2013-06-30T23:39:00Z">
              <w:rPr>
                <w:rFonts w:cs="Arial"/>
                <w:szCs w:val="20"/>
              </w:rPr>
            </w:rPrChange>
          </w:rPr>
          <w:t>moderna</w:t>
        </w:r>
        <w:proofErr w:type="spellEnd"/>
        <w:r w:rsidRPr="00360EE9">
          <w:rPr>
            <w:rFonts w:cs="Arial"/>
            <w:szCs w:val="20"/>
            <w:highlight w:val="yellow"/>
            <w:rPrChange w:id="1006" w:author="Admin" w:date="2013-06-30T23:39:00Z">
              <w:rPr>
                <w:rFonts w:cs="Arial"/>
                <w:szCs w:val="20"/>
              </w:rPr>
            </w:rPrChange>
          </w:rPr>
          <w:t xml:space="preserve">. </w:t>
        </w:r>
      </w:ins>
      <w:ins w:id="1007" w:author="Admin" w:date="2013-06-30T23:38:00Z">
        <w:r w:rsidRPr="00360EE9">
          <w:rPr>
            <w:rFonts w:cs="Arial"/>
            <w:szCs w:val="20"/>
            <w:highlight w:val="yellow"/>
            <w:rPrChange w:id="1008" w:author="Admin" w:date="2013-06-30T23:39:00Z">
              <w:rPr>
                <w:rFonts w:cs="Arial"/>
                <w:szCs w:val="20"/>
              </w:rPr>
            </w:rPrChange>
          </w:rPr>
          <w:t xml:space="preserve">O design </w:t>
        </w:r>
        <w:proofErr w:type="spellStart"/>
        <w:r w:rsidRPr="00360EE9">
          <w:rPr>
            <w:rFonts w:cs="Arial"/>
            <w:szCs w:val="20"/>
            <w:highlight w:val="yellow"/>
            <w:rPrChange w:id="1009" w:author="Admin" w:date="2013-06-30T23:39:00Z">
              <w:rPr>
                <w:rFonts w:cs="Arial"/>
                <w:szCs w:val="20"/>
              </w:rPr>
            </w:rPrChange>
          </w:rPr>
          <w:t>deve</w:t>
        </w:r>
        <w:proofErr w:type="spellEnd"/>
        <w:r w:rsidRPr="00360EE9">
          <w:rPr>
            <w:rFonts w:cs="Arial"/>
            <w:szCs w:val="20"/>
            <w:highlight w:val="yellow"/>
            <w:rPrChange w:id="1010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1011" w:author="Admin" w:date="2013-06-30T23:39:00Z">
              <w:rPr>
                <w:rFonts w:cs="Arial"/>
                <w:szCs w:val="20"/>
              </w:rPr>
            </w:rPrChange>
          </w:rPr>
          <w:t>ser</w:t>
        </w:r>
        <w:proofErr w:type="spellEnd"/>
        <w:r w:rsidRPr="00360EE9">
          <w:rPr>
            <w:rFonts w:cs="Arial"/>
            <w:szCs w:val="20"/>
            <w:highlight w:val="yellow"/>
            <w:rPrChange w:id="1012" w:author="Admin" w:date="2013-06-30T23:39:00Z">
              <w:rPr>
                <w:rFonts w:cs="Arial"/>
                <w:szCs w:val="20"/>
              </w:rPr>
            </w:rPrChange>
          </w:rPr>
          <w:t xml:space="preserve"> de vanguard e </w:t>
        </w:r>
        <w:proofErr w:type="spellStart"/>
        <w:r w:rsidRPr="00360EE9">
          <w:rPr>
            <w:rFonts w:cs="Arial"/>
            <w:szCs w:val="20"/>
            <w:highlight w:val="yellow"/>
            <w:rPrChange w:id="1013" w:author="Admin" w:date="2013-06-30T23:39:00Z">
              <w:rPr>
                <w:rFonts w:cs="Arial"/>
                <w:szCs w:val="20"/>
              </w:rPr>
            </w:rPrChange>
          </w:rPr>
          <w:t>moderno</w:t>
        </w:r>
        <w:proofErr w:type="spellEnd"/>
        <w:r w:rsidRPr="00360EE9">
          <w:rPr>
            <w:rFonts w:cs="Arial"/>
            <w:szCs w:val="20"/>
            <w:highlight w:val="yellow"/>
            <w:rPrChange w:id="1014" w:author="Admin" w:date="2013-06-30T23:39:00Z">
              <w:rPr>
                <w:rFonts w:cs="Arial"/>
                <w:szCs w:val="20"/>
              </w:rPr>
            </w:rPrChange>
          </w:rPr>
          <w:t xml:space="preserve">. </w:t>
        </w:r>
        <w:proofErr w:type="spellStart"/>
        <w:proofErr w:type="gramStart"/>
        <w:r w:rsidRPr="00360EE9">
          <w:rPr>
            <w:rFonts w:cs="Arial"/>
            <w:szCs w:val="20"/>
            <w:highlight w:val="yellow"/>
            <w:rPrChange w:id="1015" w:author="Admin" w:date="2013-06-30T23:39:00Z">
              <w:rPr>
                <w:rFonts w:cs="Arial"/>
                <w:szCs w:val="20"/>
              </w:rPr>
            </w:rPrChange>
          </w:rPr>
          <w:t>Mais</w:t>
        </w:r>
        <w:proofErr w:type="spellEnd"/>
        <w:r w:rsidRPr="00360EE9">
          <w:rPr>
            <w:rFonts w:cs="Arial"/>
            <w:szCs w:val="20"/>
            <w:highlight w:val="yellow"/>
            <w:rPrChange w:id="1016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1017" w:author="Admin" w:date="2013-06-30T23:39:00Z">
              <w:rPr>
                <w:rFonts w:cs="Arial"/>
                <w:szCs w:val="20"/>
              </w:rPr>
            </w:rPrChange>
          </w:rPr>
          <w:t>explicitamente</w:t>
        </w:r>
        <w:proofErr w:type="spellEnd"/>
        <w:r w:rsidRPr="00360EE9">
          <w:rPr>
            <w:rFonts w:cs="Arial"/>
            <w:szCs w:val="20"/>
            <w:highlight w:val="yellow"/>
            <w:rPrChange w:id="1018" w:author="Admin" w:date="2013-06-30T23:39:00Z">
              <w:rPr>
                <w:rFonts w:cs="Arial"/>
                <w:szCs w:val="20"/>
              </w:rPr>
            </w:rPrChange>
          </w:rPr>
          <w:t xml:space="preserve">, </w:t>
        </w:r>
        <w:proofErr w:type="spellStart"/>
        <w:r w:rsidRPr="00360EE9">
          <w:rPr>
            <w:rFonts w:cs="Arial"/>
            <w:szCs w:val="20"/>
            <w:highlight w:val="yellow"/>
            <w:rPrChange w:id="1019" w:author="Admin" w:date="2013-06-30T23:39:00Z">
              <w:rPr>
                <w:rFonts w:cs="Arial"/>
                <w:szCs w:val="20"/>
              </w:rPr>
            </w:rPrChange>
          </w:rPr>
          <w:t>nao</w:t>
        </w:r>
        <w:proofErr w:type="spellEnd"/>
        <w:r w:rsidRPr="00360EE9">
          <w:rPr>
            <w:rFonts w:cs="Arial"/>
            <w:szCs w:val="20"/>
            <w:highlight w:val="yellow"/>
            <w:rPrChange w:id="1020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1021" w:author="Admin" w:date="2013-06-30T23:39:00Z">
              <w:rPr>
                <w:rFonts w:cs="Arial"/>
                <w:szCs w:val="20"/>
              </w:rPr>
            </w:rPrChange>
          </w:rPr>
          <w:t>deve</w:t>
        </w:r>
        <w:proofErr w:type="spellEnd"/>
        <w:r w:rsidRPr="00360EE9">
          <w:rPr>
            <w:rFonts w:cs="Arial"/>
            <w:szCs w:val="20"/>
            <w:highlight w:val="yellow"/>
            <w:rPrChange w:id="1022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1023" w:author="Admin" w:date="2013-06-30T23:39:00Z">
              <w:rPr>
                <w:rFonts w:cs="Arial"/>
                <w:szCs w:val="20"/>
              </w:rPr>
            </w:rPrChange>
          </w:rPr>
          <w:t>ser</w:t>
        </w:r>
        <w:proofErr w:type="spellEnd"/>
        <w:r w:rsidRPr="00360EE9">
          <w:rPr>
            <w:rFonts w:cs="Arial"/>
            <w:szCs w:val="20"/>
            <w:highlight w:val="yellow"/>
            <w:rPrChange w:id="1024" w:author="Admin" w:date="2013-06-30T23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60EE9">
          <w:rPr>
            <w:rFonts w:cs="Arial"/>
            <w:szCs w:val="20"/>
            <w:highlight w:val="yellow"/>
            <w:rPrChange w:id="1025" w:author="Admin" w:date="2013-06-30T23:39:00Z">
              <w:rPr>
                <w:rFonts w:cs="Arial"/>
                <w:szCs w:val="20"/>
              </w:rPr>
            </w:rPrChange>
          </w:rPr>
          <w:t>conservador</w:t>
        </w:r>
        <w:proofErr w:type="spellEnd"/>
        <w:r w:rsidRPr="00360EE9">
          <w:rPr>
            <w:rFonts w:cs="Arial"/>
            <w:szCs w:val="20"/>
            <w:highlight w:val="yellow"/>
            <w:rPrChange w:id="1026" w:author="Admin" w:date="2013-06-30T23:39:00Z">
              <w:rPr>
                <w:rFonts w:cs="Arial"/>
                <w:szCs w:val="20"/>
              </w:rPr>
            </w:rPrChange>
          </w:rPr>
          <w:t>.</w:t>
        </w:r>
      </w:ins>
      <w:proofErr w:type="gramEnd"/>
    </w:p>
    <w:p w14:paraId="118A4136" w14:textId="0E096FBC" w:rsidR="00F5386C" w:rsidRPr="00EA5133" w:rsidRDefault="00F5386C" w:rsidP="00F5386C"/>
    <w:p w14:paraId="3B2040D4" w14:textId="77777777" w:rsidR="007B47BC" w:rsidRPr="00EA5133" w:rsidRDefault="007B47BC" w:rsidP="00F5386C"/>
    <w:p w14:paraId="416A0A50" w14:textId="77777777" w:rsidR="0008577D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027" w:author="Admin" w:date="2013-06-30T23:39:00Z"/>
          <w:rFonts w:cs="Arial"/>
          <w:b/>
          <w:bCs/>
          <w:sz w:val="28"/>
          <w:szCs w:val="28"/>
        </w:rPr>
      </w:pPr>
      <w:r w:rsidRPr="00EA5133">
        <w:rPr>
          <w:rFonts w:cs="Arial"/>
          <w:b/>
          <w:bCs/>
          <w:sz w:val="28"/>
          <w:szCs w:val="28"/>
          <w:rPrChange w:id="102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9894224" w14:textId="61BB2F06" w:rsidR="00360EE9" w:rsidRPr="00EA5133" w:rsidRDefault="00360EE9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rPrChange w:id="102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ins w:id="1030" w:author="Admin" w:date="2013-06-30T23:39:00Z">
        <w:r w:rsidRPr="00360EE9">
          <w:rPr>
            <w:rFonts w:cs="Arial"/>
            <w:b/>
            <w:bCs/>
            <w:sz w:val="28"/>
            <w:szCs w:val="28"/>
            <w:highlight w:val="yellow"/>
            <w:rPrChange w:id="1031" w:author="Admin" w:date="2013-06-30T23:39:00Z">
              <w:rPr>
                <w:rFonts w:cs="Arial"/>
                <w:b/>
                <w:bCs/>
                <w:sz w:val="28"/>
                <w:szCs w:val="28"/>
              </w:rPr>
            </w:rPrChange>
          </w:rPr>
          <w:t>Publico</w:t>
        </w:r>
        <w:proofErr w:type="spellEnd"/>
        <w:r w:rsidRPr="00360EE9">
          <w:rPr>
            <w:rFonts w:cs="Arial"/>
            <w:b/>
            <w:bCs/>
            <w:sz w:val="28"/>
            <w:szCs w:val="28"/>
            <w:highlight w:val="yellow"/>
            <w:rPrChange w:id="1032" w:author="Admin" w:date="2013-06-30T23:39:00Z">
              <w:rPr>
                <w:rFonts w:cs="Arial"/>
                <w:b/>
                <w:bCs/>
                <w:sz w:val="28"/>
                <w:szCs w:val="28"/>
              </w:rPr>
            </w:rPrChange>
          </w:rPr>
          <w:t xml:space="preserve"> </w:t>
        </w:r>
        <w:proofErr w:type="spellStart"/>
        <w:r w:rsidRPr="00360EE9">
          <w:rPr>
            <w:rFonts w:cs="Arial"/>
            <w:b/>
            <w:bCs/>
            <w:sz w:val="28"/>
            <w:szCs w:val="28"/>
            <w:highlight w:val="yellow"/>
            <w:rPrChange w:id="1033" w:author="Admin" w:date="2013-06-30T23:39:00Z">
              <w:rPr>
                <w:rFonts w:cs="Arial"/>
                <w:b/>
                <w:bCs/>
                <w:sz w:val="28"/>
                <w:szCs w:val="28"/>
              </w:rPr>
            </w:rPrChange>
          </w:rPr>
          <w:t>alvo</w:t>
        </w:r>
      </w:ins>
      <w:proofErr w:type="spellEnd"/>
    </w:p>
    <w:p w14:paraId="6507F21D" w14:textId="77777777" w:rsidR="00360EE9" w:rsidRDefault="00360EE9" w:rsidP="0008577D">
      <w:pPr>
        <w:rPr>
          <w:ins w:id="1034" w:author="Admin" w:date="2013-06-30T23:39:00Z"/>
          <w:rFonts w:cs="Arial"/>
          <w:szCs w:val="20"/>
        </w:rPr>
      </w:pPr>
    </w:p>
    <w:p w14:paraId="7CE022D1" w14:textId="3DA4956D" w:rsidR="00360EE9" w:rsidRDefault="0008577D" w:rsidP="0008577D">
      <w:pPr>
        <w:rPr>
          <w:ins w:id="1035" w:author="Admin" w:date="2013-06-30T23:39:00Z"/>
        </w:rPr>
      </w:pPr>
      <w:proofErr w:type="gramStart"/>
      <w:r w:rsidRPr="00EA5133">
        <w:rPr>
          <w:rFonts w:cs="Arial"/>
          <w:szCs w:val="20"/>
          <w:rPrChange w:id="10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EA5133">
        <w:rPr>
          <w:rFonts w:cs="Arial"/>
          <w:szCs w:val="20"/>
          <w:rPrChange w:id="1037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EA5133">
        <w:rPr>
          <w:rFonts w:cs="Arial"/>
          <w:szCs w:val="20"/>
          <w:rPrChange w:id="1038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1039" w:author="Kinder" w:date="2013-06-30T08:28:00Z">
        <w:r w:rsidR="007B47BC" w:rsidRPr="00EA5133" w:rsidDel="00123A66">
          <w:rPr>
            <w:rFonts w:cs="Arial"/>
            <w:szCs w:val="20"/>
            <w:rPrChange w:id="104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104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6E0546D8" w14:textId="22385A18" w:rsidR="00360EE9" w:rsidRPr="00360EE9" w:rsidRDefault="00360EE9" w:rsidP="0008577D">
      <w:pPr>
        <w:rPr>
          <w:rPrChange w:id="1042" w:author="Admin" w:date="2013-06-30T23:39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proofErr w:type="gramStart"/>
      <w:ins w:id="1043" w:author="Admin" w:date="2013-06-30T23:39:00Z">
        <w:r w:rsidRPr="00384095">
          <w:rPr>
            <w:highlight w:val="yellow"/>
            <w:rPrChange w:id="1044" w:author="Admin" w:date="2013-06-30T23:41:00Z">
              <w:rPr/>
            </w:rPrChange>
          </w:rPr>
          <w:t>Individuos</w:t>
        </w:r>
        <w:proofErr w:type="spellEnd"/>
        <w:r w:rsidRPr="00384095">
          <w:rPr>
            <w:highlight w:val="yellow"/>
            <w:rPrChange w:id="1045" w:author="Admin" w:date="2013-06-30T23:41:00Z">
              <w:rPr/>
            </w:rPrChange>
          </w:rPr>
          <w:t xml:space="preserve"> e </w:t>
        </w:r>
        <w:proofErr w:type="spellStart"/>
        <w:r w:rsidRPr="00384095">
          <w:rPr>
            <w:highlight w:val="yellow"/>
            <w:rPrChange w:id="1046" w:author="Admin" w:date="2013-06-30T23:41:00Z">
              <w:rPr/>
            </w:rPrChange>
          </w:rPr>
          <w:t>familias</w:t>
        </w:r>
      </w:ins>
      <w:proofErr w:type="spellEnd"/>
      <w:ins w:id="1047" w:author="Admin" w:date="2013-06-30T23:40:00Z">
        <w:r w:rsidRPr="00384095">
          <w:rPr>
            <w:highlight w:val="yellow"/>
            <w:rPrChange w:id="1048" w:author="Admin" w:date="2013-06-30T23:41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049" w:author="Admin" w:date="2013-06-30T23:41:00Z">
              <w:rPr/>
            </w:rPrChange>
          </w:rPr>
          <w:t>interessadas</w:t>
        </w:r>
        <w:proofErr w:type="spellEnd"/>
        <w:r w:rsidRPr="00384095">
          <w:rPr>
            <w:highlight w:val="yellow"/>
            <w:rPrChange w:id="1050" w:author="Admin" w:date="2013-06-30T23:41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051" w:author="Admin" w:date="2013-06-30T23:41:00Z">
              <w:rPr/>
            </w:rPrChange>
          </w:rPr>
          <w:t>em</w:t>
        </w:r>
        <w:proofErr w:type="spellEnd"/>
        <w:r w:rsidRPr="00384095">
          <w:rPr>
            <w:highlight w:val="yellow"/>
            <w:rPrChange w:id="1052" w:author="Admin" w:date="2013-06-30T23:41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053" w:author="Admin" w:date="2013-06-30T23:41:00Z">
              <w:rPr/>
            </w:rPrChange>
          </w:rPr>
          <w:t>historia</w:t>
        </w:r>
        <w:proofErr w:type="spellEnd"/>
        <w:r w:rsidRPr="00384095">
          <w:rPr>
            <w:highlight w:val="yellow"/>
            <w:rPrChange w:id="1054" w:author="Admin" w:date="2013-06-30T23:41:00Z">
              <w:rPr/>
            </w:rPrChange>
          </w:rPr>
          <w:t xml:space="preserve"> da black art e </w:t>
        </w:r>
        <w:proofErr w:type="spellStart"/>
        <w:r w:rsidRPr="00384095">
          <w:rPr>
            <w:highlight w:val="yellow"/>
            <w:rPrChange w:id="1055" w:author="Admin" w:date="2013-06-30T23:41:00Z">
              <w:rPr/>
            </w:rPrChange>
          </w:rPr>
          <w:t>identifica</w:t>
        </w:r>
        <w:r w:rsidR="00384095" w:rsidRPr="00384095">
          <w:rPr>
            <w:highlight w:val="yellow"/>
            <w:rPrChange w:id="1056" w:author="Admin" w:date="2013-06-30T23:41:00Z">
              <w:rPr/>
            </w:rPrChange>
          </w:rPr>
          <w:t>das</w:t>
        </w:r>
        <w:proofErr w:type="spellEnd"/>
        <w:r w:rsidR="00384095" w:rsidRPr="00384095">
          <w:rPr>
            <w:highlight w:val="yellow"/>
            <w:rPrChange w:id="1057" w:author="Admin" w:date="2013-06-30T23:41:00Z">
              <w:rPr/>
            </w:rPrChange>
          </w:rPr>
          <w:t xml:space="preserve"> com </w:t>
        </w:r>
      </w:ins>
      <w:proofErr w:type="spellStart"/>
      <w:ins w:id="1058" w:author="Admin" w:date="2013-06-30T23:41:00Z">
        <w:r w:rsidR="00384095" w:rsidRPr="00384095">
          <w:rPr>
            <w:highlight w:val="yellow"/>
            <w:rPrChange w:id="1059" w:author="Admin" w:date="2013-06-30T23:41:00Z">
              <w:rPr/>
            </w:rPrChange>
          </w:rPr>
          <w:t>invencoes</w:t>
        </w:r>
        <w:proofErr w:type="spellEnd"/>
        <w:r w:rsidR="00384095" w:rsidRPr="00384095">
          <w:rPr>
            <w:highlight w:val="yellow"/>
            <w:rPrChange w:id="1060" w:author="Admin" w:date="2013-06-30T23:41:00Z">
              <w:rPr/>
            </w:rPrChange>
          </w:rPr>
          <w:t xml:space="preserve"> </w:t>
        </w:r>
        <w:proofErr w:type="spellStart"/>
        <w:r w:rsidR="00384095" w:rsidRPr="00384095">
          <w:rPr>
            <w:highlight w:val="yellow"/>
            <w:rPrChange w:id="1061" w:author="Admin" w:date="2013-06-30T23:41:00Z">
              <w:rPr/>
            </w:rPrChange>
          </w:rPr>
          <w:t>geniais</w:t>
        </w:r>
        <w:proofErr w:type="spellEnd"/>
        <w:r w:rsidR="00384095" w:rsidRPr="00384095">
          <w:rPr>
            <w:highlight w:val="yellow"/>
            <w:rPrChange w:id="1062" w:author="Admin" w:date="2013-06-30T23:41:00Z">
              <w:rPr/>
            </w:rPrChange>
          </w:rPr>
          <w:t>.</w:t>
        </w:r>
      </w:ins>
      <w:proofErr w:type="gramEnd"/>
    </w:p>
    <w:p w14:paraId="35619CD7" w14:textId="77777777" w:rsidR="0092197E" w:rsidRPr="00EA5133" w:rsidRDefault="0092197E" w:rsidP="0008577D">
      <w:pPr>
        <w:rPr>
          <w:rFonts w:cs="Arial"/>
          <w:b/>
          <w:bCs/>
          <w:sz w:val="28"/>
          <w:szCs w:val="28"/>
          <w:rPrChange w:id="1063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77777777" w:rsidR="0008577D" w:rsidRDefault="0008577D" w:rsidP="0008577D">
      <w:pPr>
        <w:rPr>
          <w:ins w:id="1064" w:author="Admin" w:date="2013-06-30T23:41:00Z"/>
        </w:rPr>
      </w:pPr>
      <w:r w:rsidRPr="00EA5133">
        <w:rPr>
          <w:rFonts w:cs="Arial"/>
          <w:b/>
          <w:bCs/>
          <w:sz w:val="28"/>
          <w:szCs w:val="28"/>
          <w:rPrChange w:id="106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EA5133">
        <w:rPr>
          <w:rPrChange w:id="1066" w:author="Wolfgang J. Toechterle" w:date="2013-06-22T10:32:00Z">
            <w:rPr>
              <w:lang w:val="en-US"/>
            </w:rPr>
          </w:rPrChange>
        </w:rPr>
        <w:t xml:space="preserve"> </w:t>
      </w:r>
    </w:p>
    <w:p w14:paraId="66E513CF" w14:textId="7D35E086" w:rsidR="00384095" w:rsidRPr="00EA5133" w:rsidRDefault="00384095" w:rsidP="0008577D">
      <w:pPr>
        <w:rPr>
          <w:rPrChange w:id="1067" w:author="Wolfgang J. Toechterle" w:date="2013-06-22T10:32:00Z">
            <w:rPr>
              <w:lang w:val="en-US"/>
            </w:rPr>
          </w:rPrChange>
        </w:rPr>
      </w:pPr>
      <w:proofErr w:type="spellStart"/>
      <w:ins w:id="1068" w:author="Admin" w:date="2013-06-30T23:41:00Z">
        <w:r w:rsidRPr="00384095">
          <w:rPr>
            <w:highlight w:val="yellow"/>
            <w:rPrChange w:id="1069" w:author="Admin" w:date="2013-06-30T23:42:00Z">
              <w:rPr/>
            </w:rPrChange>
          </w:rPr>
          <w:t>Tarefa</w:t>
        </w:r>
        <w:proofErr w:type="spellEnd"/>
        <w:r w:rsidRPr="00384095">
          <w:rPr>
            <w:highlight w:val="yellow"/>
            <w:rPrChange w:id="1070" w:author="Admin" w:date="2013-06-30T23:42:00Z">
              <w:rPr/>
            </w:rPrChange>
          </w:rPr>
          <w:t xml:space="preserve"> 1- logo</w:t>
        </w:r>
      </w:ins>
    </w:p>
    <w:p w14:paraId="29125811" w14:textId="77777777" w:rsidR="0063530C" w:rsidRPr="00EA5133" w:rsidRDefault="0063530C" w:rsidP="0008577D">
      <w:pPr>
        <w:rPr>
          <w:rPrChange w:id="1071" w:author="Wolfgang J. Toechterle" w:date="2013-06-22T10:32:00Z">
            <w:rPr>
              <w:lang w:val="en-US"/>
            </w:rPr>
          </w:rPrChange>
        </w:rPr>
      </w:pPr>
    </w:p>
    <w:p w14:paraId="34953D33" w14:textId="7A61153C" w:rsidR="0092197E" w:rsidRDefault="0092197E" w:rsidP="0092197E">
      <w:pPr>
        <w:rPr>
          <w:ins w:id="1072" w:author="Admin" w:date="2013-06-30T23:42:00Z"/>
        </w:rPr>
      </w:pPr>
      <w:r w:rsidRPr="00EA5133">
        <w:rPr>
          <w:rPrChange w:id="1073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1074" w:author="Kinder" w:date="2013-06-29T10:57:00Z">
        <w:r w:rsidRPr="00EA5133" w:rsidDel="00614930">
          <w:rPr>
            <w:rPrChange w:id="1075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1076" w:author="Kinder" w:date="2013-06-29T10:57:00Z">
        <w:r w:rsidR="00614930">
          <w:t>needs</w:t>
        </w:r>
        <w:r w:rsidR="00614930" w:rsidRPr="00EA5133">
          <w:rPr>
            <w:rPrChange w:id="1077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EA5133">
        <w:rPr>
          <w:rPrChange w:id="1078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EA5133">
        <w:rPr>
          <w:rPrChange w:id="1079" w:author="Wolfgang J. Toechterle" w:date="2013-06-22T10:32:00Z">
            <w:rPr>
              <w:lang w:val="en-US"/>
            </w:rPr>
          </w:rPrChange>
        </w:rPr>
        <w:t xml:space="preserve">From a historical, technical, handcraft </w:t>
      </w:r>
      <w:del w:id="1080" w:author="Kinder" w:date="2013-06-30T08:28:00Z">
        <w:r w:rsidRPr="00EA5133" w:rsidDel="00123A66">
          <w:rPr>
            <w:rPrChange w:id="1081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EA5133">
        <w:rPr>
          <w:rPrChange w:id="1082" w:author="Wolfgang J. Toechterle" w:date="2013-06-22T10:32:00Z">
            <w:rPr>
              <w:lang w:val="en-US"/>
            </w:rPr>
          </w:rPrChange>
        </w:rPr>
        <w:t>view, up to the beginning of the twentieth century.</w:t>
      </w:r>
      <w:proofErr w:type="gramEnd"/>
      <w:r w:rsidRPr="00EA5133">
        <w:rPr>
          <w:rPrChange w:id="1083" w:author="Wolfgang J. Toechterle" w:date="2013-06-22T10:32:00Z">
            <w:rPr>
              <w:lang w:val="en-US"/>
            </w:rPr>
          </w:rPrChange>
        </w:rPr>
        <w:t xml:space="preserve"> </w:t>
      </w:r>
    </w:p>
    <w:p w14:paraId="16F361A1" w14:textId="77777777" w:rsidR="00384095" w:rsidRDefault="00384095" w:rsidP="0092197E">
      <w:pPr>
        <w:rPr>
          <w:ins w:id="1084" w:author="Admin" w:date="2013-06-30T23:42:00Z"/>
        </w:rPr>
      </w:pPr>
    </w:p>
    <w:p w14:paraId="11F51503" w14:textId="67758B89" w:rsidR="00384095" w:rsidRPr="00EA5133" w:rsidRDefault="00384095" w:rsidP="0092197E">
      <w:pPr>
        <w:rPr>
          <w:rPrChange w:id="1085" w:author="Wolfgang J. Toechterle" w:date="2013-06-22T10:32:00Z">
            <w:rPr>
              <w:lang w:val="en-US"/>
            </w:rPr>
          </w:rPrChange>
        </w:rPr>
      </w:pPr>
      <w:ins w:id="1086" w:author="Admin" w:date="2013-06-30T23:42:00Z">
        <w:r w:rsidRPr="00384095">
          <w:rPr>
            <w:highlight w:val="yellow"/>
            <w:rPrChange w:id="1087" w:author="Admin" w:date="2013-06-30T23:45:00Z">
              <w:rPr/>
            </w:rPrChange>
          </w:rPr>
          <w:t xml:space="preserve">O Museum of the Printing Arts </w:t>
        </w:r>
        <w:proofErr w:type="spellStart"/>
        <w:r w:rsidRPr="00384095">
          <w:rPr>
            <w:highlight w:val="yellow"/>
            <w:rPrChange w:id="1088" w:author="Admin" w:date="2013-06-30T23:45:00Z">
              <w:rPr/>
            </w:rPrChange>
          </w:rPr>
          <w:t>precisa</w:t>
        </w:r>
        <w:proofErr w:type="spellEnd"/>
        <w:r w:rsidRPr="00384095">
          <w:rPr>
            <w:highlight w:val="yellow"/>
            <w:rPrChange w:id="1089" w:author="Admin" w:date="2013-06-30T23:45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090" w:author="Admin" w:date="2013-06-30T23:45:00Z">
              <w:rPr/>
            </w:rPrChange>
          </w:rPr>
          <w:t>que</w:t>
        </w:r>
        <w:proofErr w:type="spellEnd"/>
        <w:r w:rsidRPr="00384095">
          <w:rPr>
            <w:highlight w:val="yellow"/>
            <w:rPrChange w:id="1091" w:author="Admin" w:date="2013-06-30T23:45:00Z">
              <w:rPr/>
            </w:rPrChange>
          </w:rPr>
          <w:t xml:space="preserve"> voce </w:t>
        </w:r>
        <w:proofErr w:type="spellStart"/>
        <w:r w:rsidRPr="00384095">
          <w:rPr>
            <w:highlight w:val="yellow"/>
            <w:rPrChange w:id="1092" w:author="Admin" w:date="2013-06-30T23:45:00Z">
              <w:rPr/>
            </w:rPrChange>
          </w:rPr>
          <w:t>crie</w:t>
        </w:r>
        <w:proofErr w:type="spellEnd"/>
        <w:r w:rsidRPr="00384095">
          <w:rPr>
            <w:highlight w:val="yellow"/>
            <w:rPrChange w:id="1093" w:author="Admin" w:date="2013-06-30T23:45:00Z">
              <w:rPr/>
            </w:rPrChange>
          </w:rPr>
          <w:t xml:space="preserve"> a logo </w:t>
        </w:r>
        <w:proofErr w:type="gramStart"/>
        <w:r w:rsidRPr="00384095">
          <w:rPr>
            <w:highlight w:val="yellow"/>
            <w:rPrChange w:id="1094" w:author="Admin" w:date="2013-06-30T23:45:00Z">
              <w:rPr/>
            </w:rPrChange>
          </w:rPr>
          <w:t>do</w:t>
        </w:r>
        <w:proofErr w:type="gramEnd"/>
        <w:r w:rsidRPr="00384095">
          <w:rPr>
            <w:highlight w:val="yellow"/>
            <w:rPrChange w:id="1095" w:author="Admin" w:date="2013-06-30T23:45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096" w:author="Admin" w:date="2013-06-30T23:45:00Z">
              <w:rPr/>
            </w:rPrChange>
          </w:rPr>
          <w:t>museu</w:t>
        </w:r>
        <w:proofErr w:type="spellEnd"/>
        <w:r w:rsidRPr="00384095">
          <w:rPr>
            <w:highlight w:val="yellow"/>
            <w:rPrChange w:id="1097" w:author="Admin" w:date="2013-06-30T23:45:00Z">
              <w:rPr/>
            </w:rPrChange>
          </w:rPr>
          <w:t xml:space="preserve">. </w:t>
        </w:r>
        <w:proofErr w:type="gramStart"/>
        <w:r w:rsidRPr="00384095">
          <w:rPr>
            <w:highlight w:val="yellow"/>
            <w:rPrChange w:id="1098" w:author="Admin" w:date="2013-06-30T23:45:00Z">
              <w:rPr/>
            </w:rPrChange>
          </w:rPr>
          <w:t xml:space="preserve">A logo </w:t>
        </w:r>
        <w:proofErr w:type="spellStart"/>
        <w:r w:rsidRPr="00384095">
          <w:rPr>
            <w:highlight w:val="yellow"/>
            <w:rPrChange w:id="1099" w:author="Admin" w:date="2013-06-30T23:45:00Z">
              <w:rPr/>
            </w:rPrChange>
          </w:rPr>
          <w:t>deve</w:t>
        </w:r>
        <w:proofErr w:type="spellEnd"/>
        <w:r w:rsidRPr="00384095">
          <w:rPr>
            <w:highlight w:val="yellow"/>
            <w:rPrChange w:id="1100" w:author="Admin" w:date="2013-06-30T23:45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101" w:author="Admin" w:date="2013-06-30T23:45:00Z">
              <w:rPr/>
            </w:rPrChange>
          </w:rPr>
          <w:t>contemplar</w:t>
        </w:r>
        <w:proofErr w:type="spellEnd"/>
        <w:r w:rsidRPr="00384095">
          <w:rPr>
            <w:highlight w:val="yellow"/>
            <w:rPrChange w:id="1102" w:author="Admin" w:date="2013-06-30T23:45:00Z">
              <w:rPr/>
            </w:rPrChange>
          </w:rPr>
          <w:t xml:space="preserve"> as </w:t>
        </w:r>
        <w:proofErr w:type="spellStart"/>
        <w:r w:rsidRPr="00384095">
          <w:rPr>
            <w:highlight w:val="yellow"/>
            <w:rPrChange w:id="1103" w:author="Admin" w:date="2013-06-30T23:45:00Z">
              <w:rPr/>
            </w:rPrChange>
          </w:rPr>
          <w:t>ideias</w:t>
        </w:r>
        <w:proofErr w:type="spellEnd"/>
        <w:r w:rsidRPr="00384095">
          <w:rPr>
            <w:highlight w:val="yellow"/>
            <w:rPrChange w:id="1104" w:author="Admin" w:date="2013-06-30T23:45:00Z">
              <w:rPr/>
            </w:rPrChange>
          </w:rPr>
          <w:t xml:space="preserve"> de </w:t>
        </w:r>
        <w:proofErr w:type="spellStart"/>
        <w:r w:rsidRPr="00384095">
          <w:rPr>
            <w:highlight w:val="yellow"/>
            <w:rPrChange w:id="1105" w:author="Admin" w:date="2013-06-30T23:45:00Z">
              <w:rPr/>
            </w:rPrChange>
          </w:rPr>
          <w:t>impressao</w:t>
        </w:r>
        <w:proofErr w:type="spellEnd"/>
        <w:r w:rsidRPr="00384095">
          <w:rPr>
            <w:highlight w:val="yellow"/>
            <w:rPrChange w:id="1106" w:author="Admin" w:date="2013-06-30T23:45:00Z">
              <w:rPr/>
            </w:rPrChange>
          </w:rPr>
          <w:t xml:space="preserve"> e </w:t>
        </w:r>
        <w:proofErr w:type="spellStart"/>
        <w:r w:rsidRPr="00384095">
          <w:rPr>
            <w:highlight w:val="yellow"/>
            <w:rPrChange w:id="1107" w:author="Admin" w:date="2013-06-30T23:45:00Z">
              <w:rPr/>
            </w:rPrChange>
          </w:rPr>
          <w:t>suas</w:t>
        </w:r>
        <w:proofErr w:type="spellEnd"/>
        <w:r w:rsidRPr="00384095">
          <w:rPr>
            <w:highlight w:val="yellow"/>
            <w:rPrChange w:id="1108" w:author="Admin" w:date="2013-06-30T23:45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109" w:author="Admin" w:date="2013-06-30T23:45:00Z">
              <w:rPr/>
            </w:rPrChange>
          </w:rPr>
          <w:t>muitas</w:t>
        </w:r>
        <w:proofErr w:type="spellEnd"/>
        <w:r w:rsidRPr="00384095">
          <w:rPr>
            <w:highlight w:val="yellow"/>
            <w:rPrChange w:id="1110" w:author="Admin" w:date="2013-06-30T23:45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111" w:author="Admin" w:date="2013-06-30T23:45:00Z">
              <w:rPr/>
            </w:rPrChange>
          </w:rPr>
          <w:t>facetas</w:t>
        </w:r>
        <w:proofErr w:type="spellEnd"/>
        <w:r w:rsidRPr="00384095">
          <w:rPr>
            <w:highlight w:val="yellow"/>
            <w:rPrChange w:id="1112" w:author="Admin" w:date="2013-06-30T23:45:00Z">
              <w:rPr/>
            </w:rPrChange>
          </w:rPr>
          <w:t>.</w:t>
        </w:r>
        <w:proofErr w:type="gramEnd"/>
        <w:r w:rsidRPr="00384095">
          <w:rPr>
            <w:highlight w:val="yellow"/>
            <w:rPrChange w:id="1113" w:author="Admin" w:date="2013-06-30T23:45:00Z">
              <w:rPr/>
            </w:rPrChange>
          </w:rPr>
          <w:t xml:space="preserve"> </w:t>
        </w:r>
      </w:ins>
      <w:ins w:id="1114" w:author="Admin" w:date="2013-06-30T23:43:00Z">
        <w:r w:rsidRPr="00384095">
          <w:rPr>
            <w:highlight w:val="yellow"/>
            <w:rPrChange w:id="1115" w:author="Admin" w:date="2013-06-30T23:45:00Z">
              <w:rPr/>
            </w:rPrChange>
          </w:rPr>
          <w:t xml:space="preserve">Da </w:t>
        </w:r>
        <w:proofErr w:type="spellStart"/>
        <w:r w:rsidRPr="00384095">
          <w:rPr>
            <w:highlight w:val="yellow"/>
            <w:rPrChange w:id="1116" w:author="Admin" w:date="2013-06-30T23:45:00Z">
              <w:rPr/>
            </w:rPrChange>
          </w:rPr>
          <w:t>perspectiva</w:t>
        </w:r>
        <w:proofErr w:type="spellEnd"/>
        <w:r w:rsidRPr="00384095">
          <w:rPr>
            <w:highlight w:val="yellow"/>
            <w:rPrChange w:id="1117" w:author="Admin" w:date="2013-06-30T23:45:00Z">
              <w:rPr/>
            </w:rPrChange>
          </w:rPr>
          <w:t xml:space="preserve"> </w:t>
        </w:r>
        <w:proofErr w:type="spellStart"/>
        <w:r w:rsidRPr="00384095">
          <w:rPr>
            <w:highlight w:val="yellow"/>
            <w:rPrChange w:id="1118" w:author="Admin" w:date="2013-06-30T23:45:00Z">
              <w:rPr/>
            </w:rPrChange>
          </w:rPr>
          <w:t>historica</w:t>
        </w:r>
        <w:proofErr w:type="spellEnd"/>
        <w:r w:rsidRPr="00384095">
          <w:rPr>
            <w:highlight w:val="yellow"/>
            <w:rPrChange w:id="1119" w:author="Admin" w:date="2013-06-30T23:45:00Z">
              <w:rPr/>
            </w:rPrChange>
          </w:rPr>
          <w:t xml:space="preserve">, </w:t>
        </w:r>
        <w:proofErr w:type="spellStart"/>
        <w:r w:rsidRPr="00384095">
          <w:rPr>
            <w:highlight w:val="yellow"/>
            <w:rPrChange w:id="1120" w:author="Admin" w:date="2013-06-30T23:45:00Z">
              <w:rPr/>
            </w:rPrChange>
          </w:rPr>
          <w:t>tecnica</w:t>
        </w:r>
        <w:proofErr w:type="spellEnd"/>
        <w:r w:rsidRPr="00384095">
          <w:rPr>
            <w:highlight w:val="yellow"/>
            <w:rPrChange w:id="1121" w:author="Admin" w:date="2013-06-30T23:45:00Z">
              <w:rPr/>
            </w:rPrChange>
          </w:rPr>
          <w:t xml:space="preserve"> e </w:t>
        </w:r>
      </w:ins>
      <w:proofErr w:type="spellStart"/>
      <w:ins w:id="1122" w:author="Admin" w:date="2013-06-30T23:44:00Z">
        <w:r w:rsidRPr="00384095">
          <w:rPr>
            <w:highlight w:val="yellow"/>
            <w:rPrChange w:id="1123" w:author="Admin" w:date="2013-06-30T23:45:00Z">
              <w:rPr/>
            </w:rPrChange>
          </w:rPr>
          <w:t>art</w:t>
        </w:r>
      </w:ins>
      <w:ins w:id="1124" w:author="Admin" w:date="2013-06-30T23:45:00Z">
        <w:r w:rsidRPr="00384095">
          <w:rPr>
            <w:highlight w:val="yellow"/>
            <w:rPrChange w:id="1125" w:author="Admin" w:date="2013-06-30T23:45:00Z">
              <w:rPr/>
            </w:rPrChange>
          </w:rPr>
          <w:t>esanal</w:t>
        </w:r>
        <w:proofErr w:type="spellEnd"/>
        <w:r w:rsidRPr="00384095">
          <w:rPr>
            <w:highlight w:val="yellow"/>
            <w:rPrChange w:id="1126" w:author="Admin" w:date="2013-06-30T23:45:00Z">
              <w:rPr/>
            </w:rPrChange>
          </w:rPr>
          <w:t xml:space="preserve"> ate o </w:t>
        </w:r>
        <w:proofErr w:type="spellStart"/>
        <w:r w:rsidRPr="00384095">
          <w:rPr>
            <w:highlight w:val="yellow"/>
            <w:rPrChange w:id="1127" w:author="Admin" w:date="2013-06-30T23:45:00Z">
              <w:rPr/>
            </w:rPrChange>
          </w:rPr>
          <w:t>comeco</w:t>
        </w:r>
        <w:proofErr w:type="spellEnd"/>
        <w:r w:rsidRPr="00384095">
          <w:rPr>
            <w:highlight w:val="yellow"/>
            <w:rPrChange w:id="1128" w:author="Admin" w:date="2013-06-30T23:45:00Z">
              <w:rPr/>
            </w:rPrChange>
          </w:rPr>
          <w:t xml:space="preserve"> do </w:t>
        </w:r>
        <w:proofErr w:type="spellStart"/>
        <w:r w:rsidRPr="00384095">
          <w:rPr>
            <w:highlight w:val="yellow"/>
            <w:rPrChange w:id="1129" w:author="Admin" w:date="2013-06-30T23:45:00Z">
              <w:rPr/>
            </w:rPrChange>
          </w:rPr>
          <w:t>seculo</w:t>
        </w:r>
        <w:proofErr w:type="spellEnd"/>
        <w:r w:rsidRPr="00384095">
          <w:rPr>
            <w:highlight w:val="yellow"/>
            <w:rPrChange w:id="1130" w:author="Admin" w:date="2013-06-30T23:45:00Z">
              <w:rPr/>
            </w:rPrChange>
          </w:rPr>
          <w:t xml:space="preserve"> XX.</w:t>
        </w:r>
      </w:ins>
    </w:p>
    <w:p w14:paraId="2AFA0AD0" w14:textId="77777777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1131" w:author="Wolfgang J. Toechterle" w:date="2013-05-20T21:05:00Z"/>
          <w:rPrChange w:id="1132" w:author="Wolfgang J. Toechterle" w:date="2013-06-22T10:32:00Z">
            <w:rPr>
              <w:ins w:id="1133" w:author="Wolfgang J. Toechterle" w:date="2013-05-20T21:05:00Z"/>
              <w:lang w:val="en-US"/>
            </w:rPr>
          </w:rPrChange>
        </w:rPr>
      </w:pPr>
      <w:ins w:id="1134" w:author="Wolfgang J. Toechterle" w:date="2013-05-20T21:05:00Z">
        <w:r w:rsidRPr="00EA5133">
          <w:rPr>
            <w:rPrChange w:id="1135" w:author="Wolfgang J. Toechterle" w:date="2013-06-22T10:32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1136" w:author="Wolfgang J. Toechterle" w:date="2013-05-20T21:05:00Z"/>
          <w:rPrChange w:id="1137" w:author="Wolfgang J. Toechterle" w:date="2013-06-22T10:32:00Z">
            <w:rPr>
              <w:ins w:id="1138" w:author="Wolfgang J. Toechterle" w:date="2013-05-20T21:05:00Z"/>
              <w:lang w:val="en-US"/>
            </w:rPr>
          </w:rPrChange>
        </w:rPr>
      </w:pPr>
      <w:ins w:id="1139" w:author="Wolfgang J. Toechterle" w:date="2013-05-20T21:05:00Z">
        <w:r w:rsidRPr="00EA5133">
          <w:rPr>
            <w:rPrChange w:id="1140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1141" w:author="Kinder" w:date="2013-06-29T10:58:00Z">
        <w:r w:rsidR="00614930">
          <w:t xml:space="preserve">both </w:t>
        </w:r>
      </w:ins>
      <w:ins w:id="1142" w:author="Wolfgang J. Toechterle" w:date="2013-05-20T21:05:00Z">
        <w:r w:rsidRPr="00EA5133">
          <w:rPr>
            <w:rPrChange w:id="1143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1144" w:author="Wolfgang J. Toechterle" w:date="2013-05-20T21:05:00Z"/>
          <w:rPrChange w:id="1145" w:author="Wolfgang J. Toechterle" w:date="2013-06-22T10:32:00Z">
            <w:rPr>
              <w:ins w:id="1146" w:author="Wolfgang J. Toechterle" w:date="2013-05-20T21:05:00Z"/>
              <w:lang w:val="en-US"/>
            </w:rPr>
          </w:rPrChange>
        </w:rPr>
      </w:pPr>
      <w:ins w:id="1147" w:author="Wolfgang J. Toechterle" w:date="2013-05-20T21:05:00Z">
        <w:r w:rsidRPr="00EA5133">
          <w:rPr>
            <w:rPrChange w:id="1148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EA5133">
          <w:rPr>
            <w:rFonts w:ascii="Times New Roman" w:hAnsi="Times New Roman" w:cs="Times New Roman"/>
            <w:sz w:val="24"/>
            <w:szCs w:val="24"/>
            <w:rPrChange w:id="114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EA5133">
          <w:rPr>
            <w:rFonts w:ascii="Times New Roman" w:hAnsi="Times New Roman" w:cs="Times New Roman"/>
            <w:sz w:val="24"/>
            <w:szCs w:val="24"/>
            <w:rPrChange w:id="1150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EA5133">
          <w:rPr>
            <w:rPrChange w:id="1151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7922F0" w:rsidRDefault="00041FC5" w:rsidP="00041FC5">
      <w:pPr>
        <w:pStyle w:val="ListParagraph"/>
        <w:numPr>
          <w:ilvl w:val="0"/>
          <w:numId w:val="15"/>
        </w:numPr>
        <w:rPr>
          <w:ins w:id="1152" w:author="Kinder" w:date="2013-06-29T10:59:00Z"/>
          <w:lang w:val="de-DE"/>
          <w:rPrChange w:id="1153" w:author="Admin" w:date="2013-06-30T22:49:00Z">
            <w:rPr>
              <w:ins w:id="1154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ins w:id="1155" w:author="Wolfgang J. Toechterle" w:date="2013-05-20T21:05:00Z">
        <w:r w:rsidRPr="00EA5133">
          <w:rPr>
            <w:rPrChange w:id="1156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EA5133">
          <w:rPr>
            <w:rFonts w:ascii="Times New Roman" w:hAnsi="Times New Roman" w:cs="Times New Roman"/>
            <w:sz w:val="24"/>
            <w:szCs w:val="24"/>
            <w:rPrChange w:id="115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1158" w:author="Wolfgang J. Toechterle" w:date="2013-06-08T09:11:00Z">
        <w:r w:rsidR="00C21D0B" w:rsidRPr="007922F0">
          <w:rPr>
            <w:rFonts w:ascii="Times New Roman" w:hAnsi="Times New Roman" w:cs="Times New Roman"/>
            <w:sz w:val="24"/>
            <w:szCs w:val="24"/>
            <w:lang w:val="de-DE"/>
            <w:rPrChange w:id="1159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1160" w:author="Wolfgang J. Toechterle" w:date="2013-05-20T21:05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1161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EA5133" w:rsidRDefault="00041FC5">
      <w:pPr>
        <w:pStyle w:val="ListParagraph"/>
        <w:rPr>
          <w:ins w:id="1162" w:author="Wolfgang J. Toechterle" w:date="2013-05-20T21:05:00Z"/>
          <w:rPrChange w:id="1163" w:author="Wolfgang J. Toechterle" w:date="2013-06-22T10:32:00Z">
            <w:rPr>
              <w:ins w:id="1164" w:author="Wolfgang J. Toechterle" w:date="2013-05-20T21:05:00Z"/>
              <w:lang w:val="en-US"/>
            </w:rPr>
          </w:rPrChange>
        </w:rPr>
        <w:pPrChange w:id="1165" w:author="Kinder" w:date="2013-06-29T10:59:00Z">
          <w:pPr>
            <w:pStyle w:val="ListParagraph"/>
            <w:numPr>
              <w:numId w:val="15"/>
            </w:numPr>
            <w:ind w:hanging="360"/>
          </w:pPr>
        </w:pPrChange>
      </w:pPr>
      <w:ins w:id="1166" w:author="Wolfgang J. Toechterle" w:date="2013-05-20T21:05:00Z">
        <w:r w:rsidRPr="00EA5133">
          <w:rPr>
            <w:rPrChange w:id="1167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1168" w:author="Kinder" w:date="2013-06-30T08:29:00Z">
          <w:r w:rsidRPr="00EA5133" w:rsidDel="00092C27">
            <w:rPr>
              <w:rPrChange w:id="1169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1170" w:author="Kinder" w:date="2013-06-30T08:30:00Z">
          <w:r w:rsidRPr="00EA5133" w:rsidDel="00092C27">
            <w:rPr>
              <w:rPrChange w:id="1171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EA5133">
          <w:rPr>
            <w:rPrChange w:id="1172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EA5133">
          <w:rPr>
            <w:rPrChange w:id="1173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EA5133">
          <w:rPr>
            <w:rPrChange w:id="1174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Del="009B2315" w:rsidRDefault="00041FC5">
      <w:pPr>
        <w:pStyle w:val="ListParagraph"/>
        <w:numPr>
          <w:ilvl w:val="0"/>
          <w:numId w:val="15"/>
        </w:numPr>
        <w:rPr>
          <w:del w:id="1175" w:author="Kinder" w:date="2013-06-29T11:11:00Z"/>
        </w:rPr>
      </w:pPr>
      <w:ins w:id="1176" w:author="Wolfgang J. Toechterle" w:date="2013-05-20T21:05:00Z">
        <w:r w:rsidRPr="00EA5133">
          <w:rPr>
            <w:rPrChange w:id="1177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1800154B" w14:textId="77777777" w:rsidR="009B2315" w:rsidRDefault="009B2315" w:rsidP="009B2315">
      <w:pPr>
        <w:pStyle w:val="ListParagraph"/>
        <w:rPr>
          <w:ins w:id="1178" w:author="Admin" w:date="2013-06-30T23:51:00Z"/>
        </w:rPr>
        <w:pPrChange w:id="1179" w:author="Admin" w:date="2013-06-30T23:51:00Z">
          <w:pPr>
            <w:pStyle w:val="ListParagraph"/>
            <w:numPr>
              <w:numId w:val="15"/>
            </w:numPr>
            <w:ind w:hanging="360"/>
          </w:pPr>
        </w:pPrChange>
      </w:pPr>
    </w:p>
    <w:p w14:paraId="76CF23D0" w14:textId="1CD44FA4" w:rsidR="00384095" w:rsidRPr="009B2315" w:rsidRDefault="00384095" w:rsidP="009B2315">
      <w:pPr>
        <w:pStyle w:val="ListParagraph"/>
        <w:numPr>
          <w:ilvl w:val="0"/>
          <w:numId w:val="15"/>
        </w:numPr>
        <w:rPr>
          <w:ins w:id="1180" w:author="Admin" w:date="2013-06-30T23:51:00Z"/>
          <w:highlight w:val="yellow"/>
          <w:rPrChange w:id="1181" w:author="Admin" w:date="2013-06-30T23:52:00Z">
            <w:rPr>
              <w:ins w:id="1182" w:author="Admin" w:date="2013-06-30T23:51:00Z"/>
            </w:rPr>
          </w:rPrChange>
        </w:rPr>
        <w:pPrChange w:id="1183" w:author="Admin" w:date="2013-06-30T23:51:00Z">
          <w:pPr>
            <w:pStyle w:val="ListParagraph"/>
            <w:numPr>
              <w:numId w:val="15"/>
            </w:numPr>
            <w:ind w:hanging="360"/>
          </w:pPr>
        </w:pPrChange>
      </w:pPr>
      <w:ins w:id="1184" w:author="Admin" w:date="2013-06-30T23:51:00Z">
        <w:r w:rsidRPr="009B2315">
          <w:rPr>
            <w:highlight w:val="yellow"/>
            <w:rPrChange w:id="1185" w:author="Admin" w:date="2013-06-30T23:52:00Z">
              <w:rPr/>
            </w:rPrChange>
          </w:rPr>
          <w:t xml:space="preserve">A logo </w:t>
        </w:r>
        <w:proofErr w:type="spellStart"/>
        <w:r w:rsidRPr="009B2315">
          <w:rPr>
            <w:highlight w:val="yellow"/>
            <w:rPrChange w:id="1186" w:author="Admin" w:date="2013-06-30T23:52:00Z">
              <w:rPr/>
            </w:rPrChange>
          </w:rPr>
          <w:t>deve</w:t>
        </w:r>
        <w:proofErr w:type="spellEnd"/>
        <w:r w:rsidRPr="009B2315">
          <w:rPr>
            <w:highlight w:val="yellow"/>
            <w:rPrChange w:id="1187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188" w:author="Admin" w:date="2013-06-30T23:52:00Z">
              <w:rPr/>
            </w:rPrChange>
          </w:rPr>
          <w:t>ter</w:t>
        </w:r>
        <w:proofErr w:type="spellEnd"/>
        <w:r w:rsidRPr="009B2315">
          <w:rPr>
            <w:highlight w:val="yellow"/>
            <w:rPrChange w:id="1189" w:author="Admin" w:date="2013-06-30T23:52:00Z">
              <w:rPr/>
            </w:rPrChange>
          </w:rPr>
          <w:t xml:space="preserve"> um </w:t>
        </w:r>
        <w:proofErr w:type="spellStart"/>
        <w:r w:rsidRPr="009B2315">
          <w:rPr>
            <w:highlight w:val="yellow"/>
            <w:rPrChange w:id="1190" w:author="Admin" w:date="2013-06-30T23:52:00Z">
              <w:rPr/>
            </w:rPrChange>
          </w:rPr>
          <w:t>format</w:t>
        </w:r>
        <w:r w:rsidR="009B2315" w:rsidRPr="009B2315">
          <w:rPr>
            <w:highlight w:val="yellow"/>
            <w:rPrChange w:id="1191" w:author="Admin" w:date="2013-06-30T23:52:00Z">
              <w:rPr/>
            </w:rPrChange>
          </w:rPr>
          <w:t>o</w:t>
        </w:r>
        <w:proofErr w:type="spellEnd"/>
        <w:r w:rsidRPr="009B2315">
          <w:rPr>
            <w:highlight w:val="yellow"/>
            <w:rPrChange w:id="1192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193" w:author="Admin" w:date="2013-06-30T23:52:00Z">
              <w:rPr/>
            </w:rPrChange>
          </w:rPr>
          <w:t>compacto</w:t>
        </w:r>
        <w:proofErr w:type="spellEnd"/>
      </w:ins>
    </w:p>
    <w:p w14:paraId="039DCF5D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1194" w:author="Admin" w:date="2013-06-30T23:51:00Z"/>
          <w:highlight w:val="yellow"/>
          <w:rPrChange w:id="1195" w:author="Admin" w:date="2013-06-30T23:52:00Z">
            <w:rPr>
              <w:ins w:id="1196" w:author="Admin" w:date="2013-06-30T23:51:00Z"/>
            </w:rPr>
          </w:rPrChange>
        </w:rPr>
      </w:pPr>
      <w:proofErr w:type="spellStart"/>
      <w:ins w:id="1197" w:author="Admin" w:date="2013-06-30T23:51:00Z">
        <w:r w:rsidRPr="009B2315">
          <w:rPr>
            <w:highlight w:val="yellow"/>
            <w:rPrChange w:id="1198" w:author="Admin" w:date="2013-06-30T23:52:00Z">
              <w:rPr/>
            </w:rPrChange>
          </w:rPr>
          <w:t>Deve</w:t>
        </w:r>
        <w:proofErr w:type="spellEnd"/>
        <w:r w:rsidRPr="009B2315">
          <w:rPr>
            <w:highlight w:val="yellow"/>
            <w:rPrChange w:id="1199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00" w:author="Admin" w:date="2013-06-30T23:52:00Z">
              <w:rPr/>
            </w:rPrChange>
          </w:rPr>
          <w:t>ser</w:t>
        </w:r>
        <w:proofErr w:type="spellEnd"/>
        <w:r w:rsidRPr="009B2315">
          <w:rPr>
            <w:highlight w:val="yellow"/>
            <w:rPrChange w:id="1201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02" w:author="Admin" w:date="2013-06-30T23:52:00Z">
              <w:rPr/>
            </w:rPrChange>
          </w:rPr>
          <w:t>possivel</w:t>
        </w:r>
        <w:proofErr w:type="spellEnd"/>
        <w:r w:rsidRPr="009B2315">
          <w:rPr>
            <w:highlight w:val="yellow"/>
            <w:rPrChange w:id="1203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04" w:author="Admin" w:date="2013-06-30T23:52:00Z">
              <w:rPr/>
            </w:rPrChange>
          </w:rPr>
          <w:t>utiliza</w:t>
        </w:r>
        <w:proofErr w:type="spellEnd"/>
        <w:r w:rsidRPr="009B2315">
          <w:rPr>
            <w:highlight w:val="yellow"/>
            <w:rPrChange w:id="1205" w:author="Admin" w:date="2013-06-30T23:52:00Z">
              <w:rPr/>
            </w:rPrChange>
          </w:rPr>
          <w:t xml:space="preserve">-la </w:t>
        </w:r>
        <w:proofErr w:type="spellStart"/>
        <w:r w:rsidRPr="009B2315">
          <w:rPr>
            <w:highlight w:val="yellow"/>
            <w:rPrChange w:id="1206" w:author="Admin" w:date="2013-06-30T23:52:00Z">
              <w:rPr/>
            </w:rPrChange>
          </w:rPr>
          <w:t>tanto</w:t>
        </w:r>
        <w:proofErr w:type="spellEnd"/>
        <w:r w:rsidRPr="009B2315">
          <w:rPr>
            <w:highlight w:val="yellow"/>
            <w:rPrChange w:id="1207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08" w:author="Admin" w:date="2013-06-30T23:52:00Z">
              <w:rPr/>
            </w:rPrChange>
          </w:rPr>
          <w:t>na</w:t>
        </w:r>
        <w:proofErr w:type="spellEnd"/>
        <w:r w:rsidRPr="009B2315">
          <w:rPr>
            <w:highlight w:val="yellow"/>
            <w:rPrChange w:id="1209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10" w:author="Admin" w:date="2013-06-30T23:52:00Z">
              <w:rPr/>
            </w:rPrChange>
          </w:rPr>
          <w:t>impressao</w:t>
        </w:r>
        <w:proofErr w:type="spellEnd"/>
        <w:r w:rsidRPr="009B2315">
          <w:rPr>
            <w:highlight w:val="yellow"/>
            <w:rPrChange w:id="1211" w:author="Admin" w:date="2013-06-30T23:52:00Z">
              <w:rPr/>
            </w:rPrChange>
          </w:rPr>
          <w:t xml:space="preserve"> offset </w:t>
        </w:r>
        <w:proofErr w:type="spellStart"/>
        <w:r w:rsidRPr="009B2315">
          <w:rPr>
            <w:highlight w:val="yellow"/>
            <w:rPrChange w:id="1212" w:author="Admin" w:date="2013-06-30T23:52:00Z">
              <w:rPr/>
            </w:rPrChange>
          </w:rPr>
          <w:t>quanto</w:t>
        </w:r>
        <w:proofErr w:type="spellEnd"/>
        <w:r w:rsidRPr="009B2315">
          <w:rPr>
            <w:highlight w:val="yellow"/>
            <w:rPrChange w:id="1213" w:author="Admin" w:date="2013-06-30T23:52:00Z">
              <w:rPr/>
            </w:rPrChange>
          </w:rPr>
          <w:t xml:space="preserve"> letterpress</w:t>
        </w:r>
      </w:ins>
    </w:p>
    <w:p w14:paraId="5828E34C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1214" w:author="Admin" w:date="2013-06-30T23:51:00Z"/>
          <w:highlight w:val="yellow"/>
          <w:rPrChange w:id="1215" w:author="Admin" w:date="2013-06-30T23:52:00Z">
            <w:rPr>
              <w:ins w:id="1216" w:author="Admin" w:date="2013-06-30T23:51:00Z"/>
            </w:rPr>
          </w:rPrChange>
        </w:rPr>
      </w:pPr>
      <w:ins w:id="1217" w:author="Admin" w:date="2013-06-30T23:51:00Z">
        <w:r w:rsidRPr="009B2315">
          <w:rPr>
            <w:highlight w:val="yellow"/>
            <w:rPrChange w:id="1218" w:author="Admin" w:date="2013-06-30T23:52:00Z">
              <w:rPr/>
            </w:rPrChange>
          </w:rPr>
          <w:t xml:space="preserve">A logo </w:t>
        </w:r>
        <w:proofErr w:type="spellStart"/>
        <w:r w:rsidRPr="009B2315">
          <w:rPr>
            <w:highlight w:val="yellow"/>
            <w:rPrChange w:id="1219" w:author="Admin" w:date="2013-06-30T23:52:00Z">
              <w:rPr/>
            </w:rPrChange>
          </w:rPr>
          <w:t>deve</w:t>
        </w:r>
        <w:proofErr w:type="spellEnd"/>
        <w:r w:rsidRPr="009B2315">
          <w:rPr>
            <w:highlight w:val="yellow"/>
            <w:rPrChange w:id="1220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21" w:author="Admin" w:date="2013-06-30T23:52:00Z">
              <w:rPr/>
            </w:rPrChange>
          </w:rPr>
          <w:t>conter</w:t>
        </w:r>
        <w:proofErr w:type="spellEnd"/>
        <w:r w:rsidRPr="009B2315">
          <w:rPr>
            <w:highlight w:val="yellow"/>
            <w:rPrChange w:id="1222" w:author="Admin" w:date="2013-06-30T23:52:00Z">
              <w:rPr/>
            </w:rPrChange>
          </w:rPr>
          <w:t xml:space="preserve"> o </w:t>
        </w:r>
        <w:proofErr w:type="spellStart"/>
        <w:r w:rsidRPr="009B2315">
          <w:rPr>
            <w:highlight w:val="yellow"/>
            <w:rPrChange w:id="1223" w:author="Admin" w:date="2013-06-30T23:52:00Z">
              <w:rPr/>
            </w:rPrChange>
          </w:rPr>
          <w:t>nome</w:t>
        </w:r>
        <w:proofErr w:type="spellEnd"/>
        <w:r w:rsidRPr="009B2315">
          <w:rPr>
            <w:highlight w:val="yellow"/>
            <w:rPrChange w:id="1224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25" w:author="Admin" w:date="2013-06-30T23:52:00Z">
              <w:rPr/>
            </w:rPrChange>
          </w:rPr>
          <w:t>completo</w:t>
        </w:r>
        <w:proofErr w:type="spellEnd"/>
        <w:r w:rsidRPr="009B2315">
          <w:rPr>
            <w:highlight w:val="yellow"/>
            <w:rPrChange w:id="1226" w:author="Admin" w:date="2013-06-30T23:52:00Z">
              <w:rPr/>
            </w:rPrChange>
          </w:rPr>
          <w:t xml:space="preserve"> “</w:t>
        </w:r>
        <w:r w:rsidRPr="009B2315">
          <w:rPr>
            <w:rFonts w:ascii="Times New Roman" w:hAnsi="Times New Roman" w:cs="Times New Roman"/>
            <w:sz w:val="24"/>
            <w:szCs w:val="24"/>
            <w:highlight w:val="yellow"/>
            <w:rPrChange w:id="1227" w:author="Admin" w:date="2013-06-30T23:52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Museum of Printing Arts Leipzig</w:t>
        </w:r>
        <w:r w:rsidRPr="009B2315">
          <w:rPr>
            <w:highlight w:val="yellow"/>
            <w:rPrChange w:id="1228" w:author="Admin" w:date="2013-06-30T23:52:00Z">
              <w:rPr/>
            </w:rPrChange>
          </w:rPr>
          <w:t xml:space="preserve">”. </w:t>
        </w:r>
      </w:ins>
    </w:p>
    <w:p w14:paraId="33A4C383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1229" w:author="Admin" w:date="2013-06-30T23:51:00Z"/>
          <w:highlight w:val="yellow"/>
          <w:rPrChange w:id="1230" w:author="Admin" w:date="2013-06-30T23:52:00Z">
            <w:rPr>
              <w:ins w:id="1231" w:author="Admin" w:date="2013-06-30T23:51:00Z"/>
            </w:rPr>
          </w:rPrChange>
        </w:rPr>
      </w:pPr>
      <w:ins w:id="1232" w:author="Admin" w:date="2013-06-30T23:51:00Z">
        <w:r w:rsidRPr="009B2315">
          <w:rPr>
            <w:highlight w:val="yellow"/>
            <w:rPrChange w:id="1233" w:author="Admin" w:date="2013-06-30T23:52:00Z">
              <w:rPr/>
            </w:rPrChange>
          </w:rPr>
          <w:t xml:space="preserve">Voce </w:t>
        </w:r>
        <w:proofErr w:type="spellStart"/>
        <w:r w:rsidRPr="009B2315">
          <w:rPr>
            <w:highlight w:val="yellow"/>
            <w:rPrChange w:id="1234" w:author="Admin" w:date="2013-06-30T23:52:00Z">
              <w:rPr/>
            </w:rPrChange>
          </w:rPr>
          <w:t>deve</w:t>
        </w:r>
        <w:proofErr w:type="spellEnd"/>
        <w:r w:rsidRPr="009B2315">
          <w:rPr>
            <w:highlight w:val="yellow"/>
            <w:rPrChange w:id="1235" w:author="Admin" w:date="2013-06-30T23:52:00Z">
              <w:rPr/>
            </w:rPrChange>
          </w:rPr>
          <w:t xml:space="preserve"> preparer </w:t>
        </w:r>
        <w:proofErr w:type="spellStart"/>
        <w:r w:rsidRPr="009B2315">
          <w:rPr>
            <w:highlight w:val="yellow"/>
            <w:rPrChange w:id="1236" w:author="Admin" w:date="2013-06-30T23:52:00Z">
              <w:rPr/>
            </w:rPrChange>
          </w:rPr>
          <w:t>uma</w:t>
        </w:r>
        <w:proofErr w:type="spellEnd"/>
        <w:r w:rsidRPr="009B2315">
          <w:rPr>
            <w:highlight w:val="yellow"/>
            <w:rPrChange w:id="1237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38" w:author="Admin" w:date="2013-06-30T23:52:00Z">
              <w:rPr/>
            </w:rPrChange>
          </w:rPr>
          <w:t>versao</w:t>
        </w:r>
        <w:proofErr w:type="spellEnd"/>
        <w:r w:rsidRPr="009B2315">
          <w:rPr>
            <w:highlight w:val="yellow"/>
            <w:rPrChange w:id="1239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40" w:author="Admin" w:date="2013-06-30T23:52:00Z">
              <w:rPr/>
            </w:rPrChange>
          </w:rPr>
          <w:t>alema</w:t>
        </w:r>
        <w:proofErr w:type="spellEnd"/>
        <w:r w:rsidRPr="009B2315">
          <w:rPr>
            <w:highlight w:val="yellow"/>
            <w:rPrChange w:id="1241" w:author="Admin" w:date="2013-06-30T23:52:00Z">
              <w:rPr/>
            </w:rPrChange>
          </w:rPr>
          <w:t xml:space="preserve"> </w:t>
        </w:r>
        <w:proofErr w:type="spellStart"/>
        <w:r w:rsidRPr="009B2315">
          <w:rPr>
            <w:highlight w:val="yellow"/>
            <w:rPrChange w:id="1242" w:author="Admin" w:date="2013-06-30T23:52:00Z">
              <w:rPr/>
            </w:rPrChange>
          </w:rPr>
          <w:t>tambem</w:t>
        </w:r>
        <w:proofErr w:type="spellEnd"/>
        <w:r w:rsidRPr="009B2315">
          <w:rPr>
            <w:highlight w:val="yellow"/>
            <w:rPrChange w:id="1243" w:author="Admin" w:date="2013-06-30T23:52:00Z">
              <w:rPr/>
            </w:rPrChange>
          </w:rPr>
          <w:t xml:space="preserve"> </w:t>
        </w:r>
        <w:r w:rsidRPr="009B2315">
          <w:rPr>
            <w:rFonts w:ascii="Times New Roman" w:hAnsi="Times New Roman" w:cs="Times New Roman"/>
            <w:sz w:val="24"/>
            <w:szCs w:val="24"/>
            <w:highlight w:val="yellow"/>
            <w:lang w:val="de-DE"/>
            <w:rPrChange w:id="1244" w:author="Admin" w:date="2013-06-30T23:52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“Museum für Druckkunst Leipzig”.</w:t>
        </w:r>
      </w:ins>
    </w:p>
    <w:p w14:paraId="52ED3774" w14:textId="77777777" w:rsidR="00384095" w:rsidRPr="009B2315" w:rsidRDefault="00384095" w:rsidP="00384095">
      <w:pPr>
        <w:pStyle w:val="ListParagraph"/>
        <w:numPr>
          <w:ilvl w:val="0"/>
          <w:numId w:val="15"/>
        </w:numPr>
        <w:rPr>
          <w:ins w:id="1245" w:author="Admin" w:date="2013-06-30T23:51:00Z"/>
          <w:highlight w:val="yellow"/>
          <w:lang w:val="en-US"/>
          <w:rPrChange w:id="1246" w:author="Admin" w:date="2013-06-30T23:52:00Z">
            <w:rPr>
              <w:ins w:id="1247" w:author="Admin" w:date="2013-06-30T23:51:00Z"/>
              <w:lang w:val="en-US"/>
            </w:rPr>
          </w:rPrChange>
        </w:rPr>
      </w:pPr>
      <w:ins w:id="1248" w:author="Admin" w:date="2013-06-30T23:51:00Z">
        <w:r w:rsidRPr="009B2315">
          <w:rPr>
            <w:highlight w:val="yellow"/>
            <w:lang w:val="en-US"/>
            <w:rPrChange w:id="1249" w:author="Admin" w:date="2013-06-30T23:52:00Z">
              <w:rPr>
                <w:lang w:val="en-US"/>
              </w:rPr>
            </w:rPrChange>
          </w:rPr>
          <w:t xml:space="preserve">O </w:t>
        </w:r>
        <w:proofErr w:type="spellStart"/>
        <w:r w:rsidRPr="009B2315">
          <w:rPr>
            <w:highlight w:val="yellow"/>
            <w:lang w:val="en-US"/>
            <w:rPrChange w:id="1250" w:author="Admin" w:date="2013-06-30T23:52:00Z">
              <w:rPr>
                <w:lang w:val="en-US"/>
              </w:rPr>
            </w:rPrChange>
          </w:rPr>
          <w:t>nome</w:t>
        </w:r>
        <w:proofErr w:type="spellEnd"/>
        <w:r w:rsidRPr="009B2315">
          <w:rPr>
            <w:highlight w:val="yellow"/>
            <w:lang w:val="en-US"/>
            <w:rPrChange w:id="1251" w:author="Admin" w:date="2013-06-30T23:52:00Z">
              <w:rPr>
                <w:lang w:val="en-US"/>
              </w:rPr>
            </w:rPrChange>
          </w:rPr>
          <w:t xml:space="preserve"> da </w:t>
        </w:r>
        <w:proofErr w:type="spellStart"/>
        <w:r w:rsidRPr="009B2315">
          <w:rPr>
            <w:highlight w:val="yellow"/>
            <w:lang w:val="en-US"/>
            <w:rPrChange w:id="1252" w:author="Admin" w:date="2013-06-30T23:52:00Z">
              <w:rPr>
                <w:lang w:val="en-US"/>
              </w:rPr>
            </w:rPrChange>
          </w:rPr>
          <w:t>cidade</w:t>
        </w:r>
        <w:proofErr w:type="spellEnd"/>
        <w:r w:rsidRPr="009B2315">
          <w:rPr>
            <w:highlight w:val="yellow"/>
            <w:lang w:val="en-US"/>
            <w:rPrChange w:id="1253" w:author="Admin" w:date="2013-06-30T23:52:00Z">
              <w:rPr>
                <w:lang w:val="en-US"/>
              </w:rPr>
            </w:rPrChange>
          </w:rPr>
          <w:t xml:space="preserve"> "Leipzig" e parte </w:t>
        </w:r>
        <w:proofErr w:type="spellStart"/>
        <w:r w:rsidRPr="009B2315">
          <w:rPr>
            <w:highlight w:val="yellow"/>
            <w:lang w:val="en-US"/>
            <w:rPrChange w:id="1254" w:author="Admin" w:date="2013-06-30T23:52:00Z">
              <w:rPr>
                <w:lang w:val="en-US"/>
              </w:rPr>
            </w:rPrChange>
          </w:rPr>
          <w:t>importante</w:t>
        </w:r>
        <w:proofErr w:type="spellEnd"/>
        <w:r w:rsidRPr="009B2315">
          <w:rPr>
            <w:highlight w:val="yellow"/>
            <w:lang w:val="en-US"/>
            <w:rPrChange w:id="1255" w:author="Admin" w:date="2013-06-30T23:52:00Z">
              <w:rPr>
                <w:lang w:val="en-US"/>
              </w:rPr>
            </w:rPrChange>
          </w:rPr>
          <w:t xml:space="preserve"> da logo dado </w:t>
        </w:r>
        <w:proofErr w:type="spellStart"/>
        <w:r w:rsidRPr="009B2315">
          <w:rPr>
            <w:highlight w:val="yellow"/>
            <w:lang w:val="en-US"/>
            <w:rPrChange w:id="1256" w:author="Admin" w:date="2013-06-30T23:52:00Z">
              <w:rPr>
                <w:lang w:val="en-US"/>
              </w:rPr>
            </w:rPrChange>
          </w:rPr>
          <w:t>que</w:t>
        </w:r>
        <w:proofErr w:type="spellEnd"/>
        <w:r w:rsidRPr="009B2315">
          <w:rPr>
            <w:highlight w:val="yellow"/>
            <w:lang w:val="en-US"/>
            <w:rPrChange w:id="1257" w:author="Admin" w:date="2013-06-30T23:52:00Z">
              <w:rPr>
                <w:lang w:val="en-US"/>
              </w:rPr>
            </w:rPrChange>
          </w:rPr>
          <w:t xml:space="preserve"> ha </w:t>
        </w:r>
        <w:proofErr w:type="spellStart"/>
        <w:r w:rsidRPr="009B2315">
          <w:rPr>
            <w:highlight w:val="yellow"/>
            <w:lang w:val="en-US"/>
            <w:rPrChange w:id="1258" w:author="Admin" w:date="2013-06-30T23:52:00Z">
              <w:rPr>
                <w:lang w:val="en-US"/>
              </w:rPr>
            </w:rPrChange>
          </w:rPr>
          <w:t>museus</w:t>
        </w:r>
        <w:proofErr w:type="spellEnd"/>
        <w:r w:rsidRPr="009B2315">
          <w:rPr>
            <w:highlight w:val="yellow"/>
            <w:lang w:val="en-US"/>
            <w:rPrChange w:id="1259" w:author="Admin" w:date="2013-06-30T23:52:00Z">
              <w:rPr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highlight w:val="yellow"/>
            <w:lang w:val="en-US"/>
            <w:rPrChange w:id="1260" w:author="Admin" w:date="2013-06-30T23:52:00Z">
              <w:rPr>
                <w:lang w:val="en-US"/>
              </w:rPr>
            </w:rPrChange>
          </w:rPr>
          <w:t>similares</w:t>
        </w:r>
        <w:proofErr w:type="spellEnd"/>
        <w:r w:rsidRPr="009B2315">
          <w:rPr>
            <w:highlight w:val="yellow"/>
            <w:lang w:val="en-US"/>
            <w:rPrChange w:id="1261" w:author="Admin" w:date="2013-06-30T23:52:00Z">
              <w:rPr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highlight w:val="yellow"/>
            <w:lang w:val="en-US"/>
            <w:rPrChange w:id="1262" w:author="Admin" w:date="2013-06-30T23:52:00Z">
              <w:rPr>
                <w:lang w:val="en-US"/>
              </w:rPr>
            </w:rPrChange>
          </w:rPr>
          <w:t>em</w:t>
        </w:r>
        <w:proofErr w:type="spellEnd"/>
        <w:r w:rsidRPr="009B2315">
          <w:rPr>
            <w:highlight w:val="yellow"/>
            <w:lang w:val="en-US"/>
            <w:rPrChange w:id="1263" w:author="Admin" w:date="2013-06-30T23:52:00Z">
              <w:rPr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highlight w:val="yellow"/>
            <w:lang w:val="en-US"/>
            <w:rPrChange w:id="1264" w:author="Admin" w:date="2013-06-30T23:52:00Z">
              <w:rPr>
                <w:lang w:val="en-US"/>
              </w:rPr>
            </w:rPrChange>
          </w:rPr>
          <w:t>outras</w:t>
        </w:r>
        <w:proofErr w:type="spellEnd"/>
        <w:r w:rsidRPr="009B2315">
          <w:rPr>
            <w:highlight w:val="yellow"/>
            <w:lang w:val="en-US"/>
            <w:rPrChange w:id="1265" w:author="Admin" w:date="2013-06-30T23:52:00Z">
              <w:rPr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highlight w:val="yellow"/>
            <w:lang w:val="en-US"/>
            <w:rPrChange w:id="1266" w:author="Admin" w:date="2013-06-30T23:52:00Z">
              <w:rPr>
                <w:lang w:val="en-US"/>
              </w:rPr>
            </w:rPrChange>
          </w:rPr>
          <w:t>cidades</w:t>
        </w:r>
        <w:proofErr w:type="spellEnd"/>
      </w:ins>
    </w:p>
    <w:p w14:paraId="2376F37E" w14:textId="77777777" w:rsidR="00384095" w:rsidRPr="00EA5133" w:rsidRDefault="00384095" w:rsidP="00384095">
      <w:pPr>
        <w:pStyle w:val="ListParagraph"/>
        <w:rPr>
          <w:ins w:id="1267" w:author="Admin" w:date="2013-06-30T23:46:00Z"/>
          <w:rPrChange w:id="1268" w:author="Wolfgang J. Toechterle" w:date="2013-06-22T10:32:00Z">
            <w:rPr>
              <w:ins w:id="1269" w:author="Admin" w:date="2013-06-30T23:46:00Z"/>
              <w:lang w:val="en-US"/>
            </w:rPr>
          </w:rPrChange>
        </w:rPr>
        <w:pPrChange w:id="1270" w:author="Admin" w:date="2013-06-30T23:49:00Z">
          <w:pPr>
            <w:pStyle w:val="ListParagraph"/>
            <w:numPr>
              <w:numId w:val="15"/>
            </w:numPr>
            <w:ind w:hanging="360"/>
          </w:pPr>
        </w:pPrChange>
      </w:pPr>
    </w:p>
    <w:p w14:paraId="5754992F" w14:textId="02F4723C" w:rsidR="00695E57" w:rsidRPr="00384095" w:rsidDel="00384095" w:rsidRDefault="00041FC5">
      <w:pPr>
        <w:pStyle w:val="ListParagraph"/>
        <w:numPr>
          <w:ilvl w:val="0"/>
          <w:numId w:val="15"/>
        </w:numPr>
        <w:rPr>
          <w:del w:id="1271" w:author="Admin" w:date="2013-06-30T23:51:00Z"/>
          <w:lang w:val="en-US"/>
          <w:rPrChange w:id="1272" w:author="Admin" w:date="2013-06-30T23:51:00Z">
            <w:rPr>
              <w:del w:id="1273" w:author="Admin" w:date="2013-06-30T23:51:00Z"/>
              <w:lang w:val="en-US"/>
            </w:rPr>
          </w:rPrChange>
        </w:rPr>
      </w:pPr>
      <w:ins w:id="1274" w:author="Wolfgang J. Toechterle" w:date="2013-05-20T21:05:00Z">
        <w:del w:id="1275" w:author="Admin" w:date="2013-06-30T23:51:00Z">
          <w:r w:rsidRPr="00384095" w:rsidDel="00384095">
            <w:rPr>
              <w:lang w:val="en-US"/>
              <w:rPrChange w:id="1276" w:author="Admin" w:date="2013-06-30T23:51:00Z">
                <w:rPr>
                  <w:lang w:val="en-US"/>
                </w:rPr>
              </w:rPrChange>
            </w:rPr>
            <w:delText xml:space="preserve">You have to provide a logo in two </w:delText>
          </w:r>
          <w:r w:rsidRPr="00384095" w:rsidDel="00384095">
            <w:rPr>
              <w:rStyle w:val="hps"/>
              <w:rFonts w:eastAsia="Times New Roman" w:cs="Times New Roman"/>
              <w:lang w:val="en-US"/>
              <w:rPrChange w:id="1277" w:author="Admin" w:date="2013-06-30T23:5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384095" w:rsidDel="00384095">
            <w:rPr>
              <w:rStyle w:val="shorttext"/>
              <w:rFonts w:eastAsia="Times New Roman" w:cs="Times New Roman"/>
              <w:lang w:val="en-US"/>
              <w:rPrChange w:id="1278" w:author="Admin" w:date="2013-06-30T23:5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1279" w:author="Wolfgang J. Toechterle" w:date="2013-06-22T11:52:00Z">
        <w:del w:id="1280" w:author="Admin" w:date="2013-06-30T23:51:00Z">
          <w:r w:rsidR="00510F1B" w:rsidRPr="00384095" w:rsidDel="00384095">
            <w:rPr>
              <w:rStyle w:val="hps"/>
              <w:rFonts w:eastAsia="Times New Roman" w:cs="Times New Roman"/>
              <w:lang w:val="en-US"/>
              <w:rPrChange w:id="1281" w:author="Admin" w:date="2013-06-30T23:51:00Z">
                <w:rPr>
                  <w:rStyle w:val="hps"/>
                  <w:rFonts w:eastAsia="Times New Roman" w:cs="Times New Roman"/>
                </w:rPr>
              </w:rPrChange>
            </w:rPr>
            <w:delText>colour</w:delText>
          </w:r>
        </w:del>
      </w:ins>
      <w:ins w:id="1282" w:author="Wolfgang J. Toechterle" w:date="2013-05-20T21:05:00Z">
        <w:del w:id="1283" w:author="Admin" w:date="2013-06-30T23:51:00Z">
          <w:r w:rsidRPr="00384095" w:rsidDel="00384095">
            <w:rPr>
              <w:rStyle w:val="hps"/>
              <w:rFonts w:eastAsia="Times New Roman" w:cs="Times New Roman"/>
              <w:lang w:val="en-US"/>
              <w:rPrChange w:id="1284" w:author="Admin" w:date="2013-06-30T23:5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1285" w:author="Admin" w:date="2013-06-30T23:51:00Z">
        <w:r w:rsidR="00695E57" w:rsidRPr="00384095" w:rsidDel="00384095">
          <w:rPr>
            <w:rStyle w:val="hps"/>
            <w:rFonts w:eastAsia="Times New Roman" w:cs="Times New Roman"/>
            <w:lang w:val="en-US"/>
            <w:rPrChange w:id="1286" w:author="Admin" w:date="2013-06-30T23:5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7777777" w:rsidR="00456E07" w:rsidRPr="00384095" w:rsidRDefault="00456E07" w:rsidP="00CE6B36">
      <w:pPr>
        <w:rPr>
          <w:rFonts w:eastAsia="Times New Roman" w:cs="Times New Roman"/>
          <w:lang w:val="en-US"/>
          <w:rPrChange w:id="1287" w:author="Admin" w:date="2013-06-30T23:51:00Z">
            <w:rPr>
              <w:rFonts w:eastAsia="Times New Roman" w:cs="Times New Roman"/>
            </w:rPr>
          </w:rPrChange>
        </w:rPr>
      </w:pPr>
    </w:p>
    <w:p w14:paraId="1D58BC7A" w14:textId="77777777" w:rsidR="00EC452A" w:rsidRPr="00384095" w:rsidRDefault="00EC452A" w:rsidP="00CE6B36">
      <w:pPr>
        <w:rPr>
          <w:lang w:val="en-US"/>
          <w:rPrChange w:id="1288" w:author="Admin" w:date="2013-06-30T23:51:00Z">
            <w:rPr/>
          </w:rPrChange>
        </w:rPr>
      </w:pPr>
    </w:p>
    <w:p w14:paraId="0B36A578" w14:textId="77777777" w:rsidR="00C11B41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ins w:id="1289" w:author="Admin" w:date="2013-06-30T23:52:00Z"/>
          <w:rFonts w:cs="Arial"/>
          <w:b/>
          <w:bCs/>
          <w:szCs w:val="20"/>
        </w:rPr>
      </w:pPr>
      <w:r w:rsidRPr="00EA5133">
        <w:rPr>
          <w:rFonts w:cs="Arial"/>
          <w:b/>
          <w:bCs/>
          <w:szCs w:val="20"/>
          <w:rPrChange w:id="129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A23830F" w14:textId="50D86ABE" w:rsid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ins w:id="1291" w:author="Admin" w:date="2013-06-30T23:52:00Z"/>
          <w:rFonts w:cs="Arial"/>
          <w:b/>
          <w:bCs/>
          <w:szCs w:val="20"/>
        </w:rPr>
      </w:pPr>
      <w:proofErr w:type="spellStart"/>
      <w:ins w:id="1292" w:author="Admin" w:date="2013-06-30T23:52:00Z">
        <w:r w:rsidRPr="009B2315">
          <w:rPr>
            <w:rFonts w:cs="Arial"/>
            <w:b/>
            <w:bCs/>
            <w:szCs w:val="20"/>
            <w:highlight w:val="yellow"/>
            <w:rPrChange w:id="1293" w:author="Admin" w:date="2013-06-30T23:52:00Z">
              <w:rPr>
                <w:rFonts w:cs="Arial"/>
                <w:b/>
                <w:bCs/>
                <w:szCs w:val="20"/>
              </w:rPr>
            </w:rPrChange>
          </w:rPr>
          <w:t>Especificacoes</w:t>
        </w:r>
        <w:proofErr w:type="spellEnd"/>
        <w:r w:rsidRPr="009B2315">
          <w:rPr>
            <w:rFonts w:cs="Arial"/>
            <w:b/>
            <w:bCs/>
            <w:szCs w:val="20"/>
            <w:highlight w:val="yellow"/>
            <w:rPrChange w:id="1294" w:author="Admin" w:date="2013-06-30T23:52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Pr="009B2315">
          <w:rPr>
            <w:rFonts w:cs="Arial"/>
            <w:b/>
            <w:bCs/>
            <w:szCs w:val="20"/>
            <w:highlight w:val="yellow"/>
            <w:rPrChange w:id="1295" w:author="Admin" w:date="2013-06-30T23:52:00Z">
              <w:rPr>
                <w:rFonts w:cs="Arial"/>
                <w:b/>
                <w:bCs/>
                <w:szCs w:val="20"/>
              </w:rPr>
            </w:rPrChange>
          </w:rPr>
          <w:t>tecnicas</w:t>
        </w:r>
        <w:proofErr w:type="spellEnd"/>
      </w:ins>
    </w:p>
    <w:p w14:paraId="1983DA1C" w14:textId="77777777" w:rsidR="009B2315" w:rsidRPr="00EA5133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29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1A728426" w14:textId="0EADEB52" w:rsidR="00041FC5" w:rsidRPr="00EA5133" w:rsidRDefault="00510F1B" w:rsidP="00CA05B5">
      <w:pPr>
        <w:rPr>
          <w:ins w:id="1297" w:author="Wolfgang J. Toechterle" w:date="2013-05-20T21:04:00Z"/>
          <w:rFonts w:cs="Arial"/>
          <w:szCs w:val="20"/>
          <w:rPrChange w:id="1298" w:author="Wolfgang J. Toechterle" w:date="2013-06-22T10:32:00Z">
            <w:rPr>
              <w:ins w:id="1299" w:author="Wolfgang J. Toechterle" w:date="2013-05-20T21:04:00Z"/>
              <w:rFonts w:cs="Arial"/>
              <w:szCs w:val="20"/>
              <w:lang w:val="en-US"/>
            </w:rPr>
          </w:rPrChange>
        </w:rPr>
      </w:pPr>
      <w:ins w:id="1300" w:author="Wolfgang J. Toechterle" w:date="2013-06-22T11:52:00Z">
        <w:r>
          <w:rPr>
            <w:rFonts w:cs="Arial"/>
            <w:szCs w:val="20"/>
          </w:rPr>
          <w:t>Colour</w:t>
        </w:r>
      </w:ins>
      <w:ins w:id="1301" w:author="Wolfgang J. Toechterle" w:date="2013-05-20T21:04:00Z">
        <w:r w:rsidR="00041FC5" w:rsidRPr="00EA5133">
          <w:rPr>
            <w:rFonts w:cs="Arial"/>
            <w:szCs w:val="20"/>
            <w:rPrChange w:id="13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1303" w:author="Kinder" w:date="2013-06-30T08:31:00Z">
        <w:r w:rsidR="00092C27">
          <w:rPr>
            <w:rFonts w:cs="Arial"/>
            <w:szCs w:val="20"/>
          </w:rPr>
          <w:t xml:space="preserve">2 </w:t>
        </w:r>
      </w:ins>
      <w:ins w:id="1304" w:author="Wolfgang J. Toechterle" w:date="2013-05-20T21:04:00Z">
        <w:del w:id="1305" w:author="Kinder" w:date="2013-06-30T08:30:00Z">
          <w:r w:rsidR="00041FC5" w:rsidRPr="00EA5133" w:rsidDel="00092C27">
            <w:rPr>
              <w:rFonts w:cs="Arial"/>
              <w:szCs w:val="20"/>
              <w:rPrChange w:id="130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1307" w:author="Wolfgang J. Toechterle" w:date="2013-06-22T11:52:00Z">
        <w:del w:id="1308" w:author="Kinder" w:date="2013-06-30T08:30:00Z">
          <w:r w:rsidDel="00092C27">
            <w:rPr>
              <w:rFonts w:cs="Arial"/>
              <w:szCs w:val="20"/>
            </w:rPr>
            <w:delText>colour</w:delText>
          </w:r>
        </w:del>
      </w:ins>
      <w:ins w:id="1309" w:author="Wolfgang J. Toechterle" w:date="2013-05-20T21:04:00Z">
        <w:del w:id="1310" w:author="Kinder" w:date="2013-06-30T08:30:00Z">
          <w:r w:rsidR="00041FC5" w:rsidRPr="00EA5133" w:rsidDel="00092C27">
            <w:rPr>
              <w:rFonts w:cs="Arial"/>
              <w:szCs w:val="20"/>
              <w:rPrChange w:id="1311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1312" w:author="Kinder" w:date="2013-06-30T08:30:00Z">
        <w:r w:rsidR="00092C27">
          <w:rPr>
            <w:rFonts w:cs="Arial"/>
            <w:szCs w:val="20"/>
          </w:rPr>
          <w:t xml:space="preserve">PMS </w:t>
        </w:r>
      </w:ins>
      <w:ins w:id="1313" w:author="Kinder" w:date="2013-06-30T08:31:00Z">
        <w:r w:rsidR="00092C27">
          <w:rPr>
            <w:rFonts w:cs="Arial"/>
            <w:szCs w:val="20"/>
          </w:rPr>
          <w:t>colour</w:t>
        </w:r>
      </w:ins>
      <w:ins w:id="1314" w:author="Wolfgang J. Toechterle" w:date="2013-05-20T21:04:00Z">
        <w:r w:rsidR="00041FC5" w:rsidRPr="00EA5133">
          <w:rPr>
            <w:rFonts w:cs="Arial"/>
            <w:szCs w:val="20"/>
            <w:rPrChange w:id="131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4A769EB8" w14:textId="364474DB" w:rsidR="00C11B41" w:rsidRPr="00EA5133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316" w:author="Wolfgang J. Toechterle" w:date="2013-05-20T21:04:00Z"/>
          <w:rFonts w:cs="Arial"/>
          <w:szCs w:val="20"/>
          <w:rPrChange w:id="1317" w:author="Wolfgang J. Toechterle" w:date="2013-06-22T10:32:00Z">
            <w:rPr>
              <w:del w:id="1318" w:author="Wolfgang J. Toechterle" w:date="2013-05-20T21:04:00Z"/>
              <w:rFonts w:cs="Arial"/>
              <w:szCs w:val="20"/>
              <w:lang w:val="en-US"/>
            </w:rPr>
          </w:rPrChange>
        </w:rPr>
      </w:pPr>
      <w:del w:id="1319" w:author="Wolfgang J. Toechterle" w:date="2013-05-20T21:04:00Z">
        <w:r w:rsidRPr="00EA5133" w:rsidDel="00041FC5">
          <w:rPr>
            <w:rFonts w:cs="Arial"/>
            <w:szCs w:val="20"/>
            <w:rPrChange w:id="13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EA5133" w:rsidDel="00041FC5">
          <w:rPr>
            <w:rFonts w:cs="Arial"/>
            <w:szCs w:val="20"/>
            <w:rPrChange w:id="13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EA5133" w:rsidDel="00041FC5">
          <w:rPr>
            <w:rFonts w:cs="Arial"/>
            <w:szCs w:val="20"/>
            <w:rPrChange w:id="13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EA5133" w:rsidDel="00041FC5">
          <w:rPr>
            <w:rFonts w:cs="Arial"/>
            <w:szCs w:val="20"/>
            <w:rPrChange w:id="13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EA5133" w:rsidDel="00041FC5">
          <w:rPr>
            <w:rFonts w:cs="Arial"/>
            <w:szCs w:val="20"/>
            <w:rPrChange w:id="13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EA5133" w:rsidDel="00041FC5">
          <w:rPr>
            <w:rFonts w:cs="Arial"/>
            <w:szCs w:val="20"/>
            <w:rPrChange w:id="13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EA5133" w:rsidDel="00041FC5">
          <w:rPr>
            <w:rFonts w:cs="Arial"/>
            <w:szCs w:val="20"/>
            <w:rPrChange w:id="132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Pr="00EA5133" w:rsidRDefault="007F0DA1" w:rsidP="00CA05B5">
      <w:del w:id="1327" w:author="Kinder" w:date="2013-06-30T08:46:00Z">
        <w:r w:rsidRPr="00EA5133" w:rsidDel="00504D88">
          <w:rPr>
            <w:rFonts w:eastAsia="Times New Roman" w:cs="Times New Roman"/>
          </w:rPr>
          <w:delText xml:space="preserve">Use Pantone Uncoated numbers right in your file. The </w:delText>
        </w:r>
        <w:r w:rsidR="00CA05B5" w:rsidRPr="00EA5133" w:rsidDel="00504D88">
          <w:rPr>
            <w:rFonts w:eastAsia="Times New Roman" w:cs="Times New Roman"/>
          </w:rPr>
          <w:delText>color</w:delText>
        </w:r>
      </w:del>
      <w:ins w:id="1328" w:author="Wolfgang J. Toechterle" w:date="2013-06-22T11:52:00Z">
        <w:del w:id="1329" w:author="Kinder" w:date="2013-06-30T08:46:00Z">
          <w:r w:rsidR="00510F1B" w:rsidDel="00504D88">
            <w:rPr>
              <w:rFonts w:eastAsia="Times New Roman" w:cs="Times New Roman"/>
            </w:rPr>
            <w:delText>colour</w:delText>
          </w:r>
        </w:del>
      </w:ins>
      <w:del w:id="1330" w:author="Kinder" w:date="2013-06-30T08:46:00Z">
        <w:r w:rsidRPr="00EA5133" w:rsidDel="00504D88">
          <w:rPr>
            <w:rFonts w:eastAsia="Times New Roman" w:cs="Times New Roman"/>
          </w:rPr>
          <w:delText xml:space="preserve"> swatch</w:delText>
        </w:r>
        <w:r w:rsidR="00CA05B5" w:rsidRPr="00EA5133" w:rsidDel="00504D88">
          <w:rPr>
            <w:rFonts w:eastAsia="Times New Roman" w:cs="Times New Roman"/>
          </w:rPr>
          <w:delText>es in your document have</w:delText>
        </w:r>
        <w:r w:rsidRPr="00EA5133" w:rsidDel="00504D88">
          <w:rPr>
            <w:rFonts w:eastAsia="Times New Roman" w:cs="Times New Roman"/>
          </w:rPr>
          <w:delText xml:space="preserve"> to </w:delText>
        </w:r>
        <w:r w:rsidR="00CA05B5" w:rsidRPr="00EA5133" w:rsidDel="00504D88">
          <w:rPr>
            <w:rFonts w:eastAsia="Times New Roman" w:cs="Times New Roman"/>
          </w:rPr>
          <w:delText>be named with the specific Pantone number</w:delText>
        </w:r>
      </w:del>
      <w:del w:id="1331" w:author="Kinder" w:date="2013-06-29T11:12:00Z">
        <w:r w:rsidR="00CA05B5" w:rsidRPr="00EA5133" w:rsidDel="002D45C5">
          <w:rPr>
            <w:rFonts w:eastAsia="Times New Roman" w:cs="Times New Roman"/>
          </w:rPr>
          <w:delText xml:space="preserve">. </w:delText>
        </w:r>
      </w:del>
      <w:ins w:id="1332" w:author="Wolfgang J. Toechterle" w:date="2013-05-20T21:04:00Z">
        <w:del w:id="1333" w:author="Kinder" w:date="2013-06-29T11:12:00Z">
          <w:r w:rsidR="00041FC5" w:rsidRPr="00EA5133" w:rsidDel="002D45C5">
            <w:rPr>
              <w:rFonts w:eastAsia="Times New Roman" w:cs="Times New Roman"/>
            </w:rPr>
            <w:delText>Use Pantone Uncoated numbers right in your file</w:delText>
          </w:r>
        </w:del>
        <w:del w:id="1334" w:author="Kinder" w:date="2013-06-30T08:46:00Z">
          <w:r w:rsidR="00041FC5" w:rsidRPr="00EA5133" w:rsidDel="00504D88">
            <w:rPr>
              <w:rFonts w:eastAsia="Times New Roman" w:cs="Times New Roman"/>
            </w:rPr>
            <w:delText>.</w:delText>
          </w:r>
        </w:del>
      </w:ins>
      <w:ins w:id="1335" w:author="Kinder" w:date="2013-06-30T08:36:00Z">
        <w:r w:rsidR="00286C5F">
          <w:rPr>
            <w:rFonts w:eastAsia="Times New Roman" w:cs="Times New Roman"/>
          </w:rPr>
          <w:t xml:space="preserve">Include the name of the Pantone number </w:t>
        </w:r>
      </w:ins>
      <w:ins w:id="1336" w:author="Kinder" w:date="2013-06-30T08:46:00Z">
        <w:r w:rsidR="00504D88">
          <w:rPr>
            <w:rFonts w:eastAsia="Times New Roman" w:cs="Times New Roman"/>
          </w:rPr>
          <w:t>with a colour swatch.</w:t>
        </w:r>
      </w:ins>
    </w:p>
    <w:p w14:paraId="12F88DD3" w14:textId="3B1DBADB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1337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cs="Arial"/>
          <w:szCs w:val="20"/>
          <w:rPrChange w:id="1338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1339" w:author="Wolfgang J. Toechterle" w:date="2013-06-07T18:40:00Z">
        <w:r w:rsidR="00E22E28" w:rsidRPr="00EA5133">
          <w:rPr>
            <w:rFonts w:cs="Arial"/>
            <w:szCs w:val="20"/>
            <w:rPrChange w:id="134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EA5133">
        <w:rPr>
          <w:rFonts w:cs="Arial"/>
          <w:szCs w:val="20"/>
          <w:rPrChange w:id="134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EA5133">
        <w:rPr>
          <w:rFonts w:cs="Arial"/>
          <w:szCs w:val="20"/>
          <w:rPrChange w:id="1342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EA5133">
        <w:rPr>
          <w:rFonts w:ascii="Times New Roman" w:hAnsi="Times New Roman" w:cs="Times New Roman"/>
          <w:sz w:val="24"/>
          <w:szCs w:val="24"/>
          <w:rPrChange w:id="1343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1344" w:author="Wolfgang J. Toechterle" w:date="2013-05-31T18:02:00Z">
        <w:r w:rsidRPr="00EA5133" w:rsidDel="00121C3A">
          <w:rPr>
            <w:rFonts w:ascii="Times New Roman" w:hAnsi="Times New Roman" w:cs="Times New Roman"/>
            <w:sz w:val="24"/>
            <w:szCs w:val="24"/>
            <w:rPrChange w:id="1345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rFonts w:ascii="Times New Roman" w:hAnsi="Times New Roman" w:cs="Times New Roman"/>
          <w:sz w:val="24"/>
          <w:szCs w:val="24"/>
          <w:rPrChange w:id="1346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Pr="007922F0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de-DE"/>
          <w:rPrChange w:id="1347" w:author="Admin" w:date="2013-06-30T22:4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4"/>
          <w:szCs w:val="24"/>
          <w:rPrChange w:id="134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34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35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35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135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1353" w:author="Wolfgang J. Toechterle" w:date="2013-06-07T18:40:00Z">
        <w:r w:rsidR="00E22E28" w:rsidRPr="00EA5133">
          <w:rPr>
            <w:rFonts w:ascii="Times New Roman" w:hAnsi="Times New Roman" w:cs="Times New Roman"/>
            <w:sz w:val="24"/>
            <w:szCs w:val="24"/>
            <w:rPrChange w:id="1354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1355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135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7922F0">
        <w:rPr>
          <w:lang w:val="de-DE"/>
          <w:rPrChange w:id="1357" w:author="Admin" w:date="2013-06-30T22:49:00Z">
            <w:rPr>
              <w:lang w:val="en-US"/>
            </w:rPr>
          </w:rPrChange>
        </w:rPr>
        <w:t>German Logo:</w:t>
      </w:r>
      <w:r w:rsidRPr="007922F0">
        <w:rPr>
          <w:rFonts w:ascii="Times New Roman" w:hAnsi="Times New Roman" w:cs="Times New Roman"/>
          <w:sz w:val="24"/>
          <w:szCs w:val="24"/>
          <w:lang w:val="de-DE"/>
          <w:rPrChange w:id="1358" w:author="Admin" w:date="2013-06-30T22:4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43B3E68A" w14:textId="0CFFC93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35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60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67A012F9" w14:textId="138E179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36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62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72532AE7" w14:textId="77777777" w:rsidR="009B2315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363" w:author="Admin" w:date="2013-06-30T23:52:00Z"/>
          <w:rFonts w:cs="Arial"/>
          <w:szCs w:val="20"/>
        </w:rPr>
      </w:pPr>
      <w:r w:rsidRPr="00EA5133">
        <w:rPr>
          <w:rFonts w:cs="Arial"/>
          <w:szCs w:val="20"/>
          <w:rPrChange w:id="13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1365" w:author="Wolfgang J. Toechterle" w:date="2013-05-20T21:05:00Z">
        <w:r w:rsidR="00041FC5" w:rsidRPr="00EA5133">
          <w:rPr>
            <w:rFonts w:cs="Arial"/>
            <w:szCs w:val="20"/>
            <w:rPrChange w:id="13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</w:p>
    <w:p w14:paraId="0911FA30" w14:textId="77777777" w:rsid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367" w:author="Admin" w:date="2013-06-30T23:52:00Z"/>
          <w:rFonts w:cs="Arial"/>
          <w:szCs w:val="20"/>
        </w:rPr>
      </w:pPr>
    </w:p>
    <w:p w14:paraId="07F7483F" w14:textId="77777777" w:rsidR="009B2315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368" w:author="Admin" w:date="2013-06-30T23:53:00Z"/>
          <w:rFonts w:cs="Arial"/>
          <w:szCs w:val="20"/>
          <w:highlight w:val="yellow"/>
          <w:rPrChange w:id="1369" w:author="Admin" w:date="2013-06-30T23:59:00Z">
            <w:rPr>
              <w:ins w:id="1370" w:author="Admin" w:date="2013-06-30T23:53:00Z"/>
              <w:rFonts w:cs="Arial"/>
              <w:szCs w:val="20"/>
            </w:rPr>
          </w:rPrChange>
        </w:rPr>
      </w:pPr>
      <w:ins w:id="1371" w:author="Admin" w:date="2013-06-30T23:52:00Z">
        <w:r w:rsidRPr="009B2315">
          <w:rPr>
            <w:rFonts w:cs="Arial"/>
            <w:szCs w:val="20"/>
            <w:highlight w:val="yellow"/>
            <w:rPrChange w:id="1372" w:author="Admin" w:date="2013-06-30T23:59:00Z">
              <w:rPr>
                <w:rFonts w:cs="Arial"/>
                <w:szCs w:val="20"/>
              </w:rPr>
            </w:rPrChange>
          </w:rPr>
          <w:t xml:space="preserve">Cores </w:t>
        </w:r>
      </w:ins>
      <w:ins w:id="1373" w:author="Admin" w:date="2013-06-30T23:53:00Z">
        <w:r w:rsidRPr="009B2315">
          <w:rPr>
            <w:rFonts w:cs="Arial"/>
            <w:szCs w:val="20"/>
            <w:highlight w:val="yellow"/>
            <w:rPrChange w:id="1374" w:author="Admin" w:date="2013-06-30T23:59:00Z">
              <w:rPr>
                <w:rFonts w:cs="Arial"/>
                <w:szCs w:val="20"/>
              </w:rPr>
            </w:rPrChange>
          </w:rPr>
          <w:t>–</w:t>
        </w:r>
      </w:ins>
      <w:ins w:id="1375" w:author="Admin" w:date="2013-06-30T23:52:00Z">
        <w:r w:rsidRPr="009B2315">
          <w:rPr>
            <w:rFonts w:cs="Arial"/>
            <w:szCs w:val="20"/>
            <w:highlight w:val="yellow"/>
            <w:rPrChange w:id="1376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rPrChange w:id="1377" w:author="Admin" w:date="2013-06-30T23:59:00Z">
              <w:rPr>
                <w:rFonts w:cs="Arial"/>
                <w:szCs w:val="20"/>
              </w:rPr>
            </w:rPrChange>
          </w:rPr>
          <w:t>duas</w:t>
        </w:r>
        <w:proofErr w:type="spellEnd"/>
        <w:r w:rsidRPr="009B2315">
          <w:rPr>
            <w:rFonts w:cs="Arial"/>
            <w:szCs w:val="20"/>
            <w:highlight w:val="yellow"/>
            <w:rPrChange w:id="1378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1379" w:author="Admin" w:date="2013-06-30T23:53:00Z">
        <w:r w:rsidRPr="009B2315">
          <w:rPr>
            <w:rFonts w:cs="Arial"/>
            <w:szCs w:val="20"/>
            <w:highlight w:val="yellow"/>
            <w:rPrChange w:id="1380" w:author="Admin" w:date="2013-06-30T23:59:00Z">
              <w:rPr>
                <w:rFonts w:cs="Arial"/>
                <w:szCs w:val="20"/>
              </w:rPr>
            </w:rPrChange>
          </w:rPr>
          <w:t>versoes</w:t>
        </w:r>
        <w:proofErr w:type="spellEnd"/>
        <w:r w:rsidRPr="009B2315">
          <w:rPr>
            <w:rFonts w:cs="Arial"/>
            <w:szCs w:val="20"/>
            <w:highlight w:val="yellow"/>
            <w:rPrChange w:id="1381" w:author="Admin" w:date="2013-06-30T23:59:00Z">
              <w:rPr>
                <w:rFonts w:cs="Arial"/>
                <w:szCs w:val="20"/>
              </w:rPr>
            </w:rPrChange>
          </w:rPr>
          <w:t xml:space="preserve"> da </w:t>
        </w:r>
        <w:proofErr w:type="spellStart"/>
        <w:r w:rsidRPr="009B2315">
          <w:rPr>
            <w:rFonts w:cs="Arial"/>
            <w:szCs w:val="20"/>
            <w:highlight w:val="yellow"/>
            <w:rPrChange w:id="1382" w:author="Admin" w:date="2013-06-30T23:59:00Z">
              <w:rPr>
                <w:rFonts w:cs="Arial"/>
                <w:szCs w:val="20"/>
              </w:rPr>
            </w:rPrChange>
          </w:rPr>
          <w:t>mesma</w:t>
        </w:r>
        <w:proofErr w:type="spellEnd"/>
        <w:r w:rsidRPr="009B2315">
          <w:rPr>
            <w:rFonts w:cs="Arial"/>
            <w:szCs w:val="20"/>
            <w:highlight w:val="yellow"/>
            <w:rPrChange w:id="1383" w:author="Admin" w:date="2013-06-30T23:59:00Z">
              <w:rPr>
                <w:rFonts w:cs="Arial"/>
                <w:szCs w:val="20"/>
              </w:rPr>
            </w:rPrChange>
          </w:rPr>
          <w:t xml:space="preserve"> logo – a) 2 cores PMS</w:t>
        </w:r>
        <w:proofErr w:type="gramStart"/>
        <w:r w:rsidRPr="009B2315">
          <w:rPr>
            <w:rFonts w:cs="Arial"/>
            <w:szCs w:val="20"/>
            <w:highlight w:val="yellow"/>
            <w:rPrChange w:id="1384" w:author="Admin" w:date="2013-06-30T23:59:00Z">
              <w:rPr>
                <w:rFonts w:cs="Arial"/>
                <w:szCs w:val="20"/>
              </w:rPr>
            </w:rPrChange>
          </w:rPr>
          <w:t xml:space="preserve"> b)</w:t>
        </w:r>
        <w:proofErr w:type="gramEnd"/>
        <w:r w:rsidRPr="009B2315">
          <w:rPr>
            <w:rFonts w:cs="Arial"/>
            <w:szCs w:val="20"/>
            <w:highlight w:val="yellow"/>
            <w:rPrChange w:id="1385" w:author="Admin" w:date="2013-06-30T23:59:00Z">
              <w:rPr>
                <w:rFonts w:cs="Arial"/>
                <w:szCs w:val="20"/>
              </w:rPr>
            </w:rPrChange>
          </w:rPr>
          <w:t xml:space="preserve"> CMYK</w:t>
        </w:r>
      </w:ins>
    </w:p>
    <w:p w14:paraId="2B6DE1F3" w14:textId="77777777" w:rsidR="009B2315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386" w:author="Admin" w:date="2013-06-30T23:55:00Z"/>
          <w:rFonts w:cs="Arial"/>
          <w:szCs w:val="20"/>
          <w:highlight w:val="yellow"/>
          <w:rPrChange w:id="1387" w:author="Admin" w:date="2013-06-30T23:59:00Z">
            <w:rPr>
              <w:ins w:id="1388" w:author="Admin" w:date="2013-06-30T23:55:00Z"/>
              <w:rFonts w:cs="Arial"/>
              <w:szCs w:val="20"/>
            </w:rPr>
          </w:rPrChange>
        </w:rPr>
      </w:pPr>
      <w:proofErr w:type="spellStart"/>
      <w:ins w:id="1389" w:author="Admin" w:date="2013-06-30T23:54:00Z">
        <w:r w:rsidRPr="009B2315">
          <w:rPr>
            <w:rFonts w:cs="Arial"/>
            <w:szCs w:val="20"/>
            <w:highlight w:val="yellow"/>
            <w:rPrChange w:id="1390" w:author="Admin" w:date="2013-06-30T23:59:00Z">
              <w:rPr>
                <w:rFonts w:cs="Arial"/>
                <w:szCs w:val="20"/>
              </w:rPr>
            </w:rPrChange>
          </w:rPr>
          <w:t>Faca</w:t>
        </w:r>
        <w:proofErr w:type="spellEnd"/>
        <w:r w:rsidRPr="009B2315">
          <w:rPr>
            <w:rFonts w:cs="Arial"/>
            <w:szCs w:val="20"/>
            <w:highlight w:val="yellow"/>
            <w:rPrChange w:id="1391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rPrChange w:id="1392" w:author="Admin" w:date="2013-06-30T23:59:00Z">
              <w:rPr>
                <w:rFonts w:cs="Arial"/>
                <w:szCs w:val="20"/>
              </w:rPr>
            </w:rPrChange>
          </w:rPr>
          <w:t>uma</w:t>
        </w:r>
        <w:proofErr w:type="spellEnd"/>
        <w:r w:rsidRPr="009B2315">
          <w:rPr>
            <w:rFonts w:cs="Arial"/>
            <w:szCs w:val="20"/>
            <w:highlight w:val="yellow"/>
            <w:rPrChange w:id="1393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rPrChange w:id="1394" w:author="Admin" w:date="2013-06-30T23:59:00Z">
              <w:rPr>
                <w:rFonts w:cs="Arial"/>
                <w:szCs w:val="20"/>
              </w:rPr>
            </w:rPrChange>
          </w:rPr>
          <w:t>legenda</w:t>
        </w:r>
        <w:proofErr w:type="spellEnd"/>
        <w:r w:rsidRPr="009B2315">
          <w:rPr>
            <w:rFonts w:cs="Arial"/>
            <w:szCs w:val="20"/>
            <w:highlight w:val="yellow"/>
            <w:rPrChange w:id="1395" w:author="Admin" w:date="2013-06-30T23:59:00Z">
              <w:rPr>
                <w:rFonts w:cs="Arial"/>
                <w:szCs w:val="20"/>
              </w:rPr>
            </w:rPrChange>
          </w:rPr>
          <w:t xml:space="preserve"> com as cores Pantone </w:t>
        </w:r>
        <w:proofErr w:type="spellStart"/>
        <w:r w:rsidRPr="009B2315">
          <w:rPr>
            <w:rFonts w:cs="Arial"/>
            <w:szCs w:val="20"/>
            <w:highlight w:val="yellow"/>
            <w:rPrChange w:id="1396" w:author="Admin" w:date="2013-06-30T23:59:00Z">
              <w:rPr>
                <w:rFonts w:cs="Arial"/>
                <w:szCs w:val="20"/>
              </w:rPr>
            </w:rPrChange>
          </w:rPr>
          <w:t>que</w:t>
        </w:r>
        <w:proofErr w:type="spellEnd"/>
        <w:r w:rsidRPr="009B2315">
          <w:rPr>
            <w:rFonts w:cs="Arial"/>
            <w:szCs w:val="20"/>
            <w:highlight w:val="yellow"/>
            <w:rPrChange w:id="1397" w:author="Admin" w:date="2013-06-30T23:59:00Z">
              <w:rPr>
                <w:rFonts w:cs="Arial"/>
                <w:szCs w:val="20"/>
              </w:rPr>
            </w:rPrChange>
          </w:rPr>
          <w:t xml:space="preserve"> voce </w:t>
        </w:r>
        <w:proofErr w:type="spellStart"/>
        <w:r w:rsidRPr="009B2315">
          <w:rPr>
            <w:rFonts w:cs="Arial"/>
            <w:szCs w:val="20"/>
            <w:highlight w:val="yellow"/>
            <w:rPrChange w:id="1398" w:author="Admin" w:date="2013-06-30T23:59:00Z">
              <w:rPr>
                <w:rFonts w:cs="Arial"/>
                <w:szCs w:val="20"/>
              </w:rPr>
            </w:rPrChange>
          </w:rPr>
          <w:t>u</w:t>
        </w:r>
      </w:ins>
      <w:ins w:id="1399" w:author="Admin" w:date="2013-06-30T23:55:00Z">
        <w:r w:rsidRPr="009B2315">
          <w:rPr>
            <w:rFonts w:cs="Arial"/>
            <w:szCs w:val="20"/>
            <w:highlight w:val="yellow"/>
            <w:rPrChange w:id="1400" w:author="Admin" w:date="2013-06-30T23:59:00Z">
              <w:rPr>
                <w:rFonts w:cs="Arial"/>
                <w:szCs w:val="20"/>
              </w:rPr>
            </w:rPrChange>
          </w:rPr>
          <w:t>tilizou</w:t>
        </w:r>
        <w:proofErr w:type="spellEnd"/>
      </w:ins>
    </w:p>
    <w:p w14:paraId="528C773E" w14:textId="77777777" w:rsidR="009B2315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01" w:author="Admin" w:date="2013-06-30T23:56:00Z"/>
          <w:rFonts w:cs="Arial"/>
          <w:szCs w:val="20"/>
          <w:highlight w:val="yellow"/>
          <w:rPrChange w:id="1402" w:author="Admin" w:date="2013-06-30T23:59:00Z">
            <w:rPr>
              <w:ins w:id="1403" w:author="Admin" w:date="2013-06-30T23:56:00Z"/>
              <w:rFonts w:cs="Arial"/>
              <w:szCs w:val="20"/>
            </w:rPr>
          </w:rPrChange>
        </w:rPr>
      </w:pPr>
      <w:proofErr w:type="spellStart"/>
      <w:ins w:id="1404" w:author="Admin" w:date="2013-06-30T23:55:00Z">
        <w:r w:rsidRPr="009B2315">
          <w:rPr>
            <w:rFonts w:cs="Arial"/>
            <w:szCs w:val="20"/>
            <w:highlight w:val="yellow"/>
            <w:rPrChange w:id="1405" w:author="Admin" w:date="2013-06-30T23:59:00Z">
              <w:rPr>
                <w:rFonts w:cs="Arial"/>
                <w:szCs w:val="20"/>
              </w:rPr>
            </w:rPrChange>
          </w:rPr>
          <w:t>Texto</w:t>
        </w:r>
        <w:proofErr w:type="spellEnd"/>
        <w:r w:rsidRPr="009B2315">
          <w:rPr>
            <w:rFonts w:cs="Arial"/>
            <w:szCs w:val="20"/>
            <w:highlight w:val="yellow"/>
            <w:rPrChange w:id="1406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rPrChange w:id="1407" w:author="Admin" w:date="2013-06-30T23:59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9B2315">
          <w:rPr>
            <w:rFonts w:cs="Arial"/>
            <w:szCs w:val="20"/>
            <w:highlight w:val="yellow"/>
            <w:rPrChange w:id="1408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rPrChange w:id="1409" w:author="Admin" w:date="2013-06-30T23:59:00Z">
              <w:rPr>
                <w:rFonts w:cs="Arial"/>
                <w:szCs w:val="20"/>
              </w:rPr>
            </w:rPrChange>
          </w:rPr>
          <w:t>duas</w:t>
        </w:r>
        <w:proofErr w:type="spellEnd"/>
        <w:r w:rsidRPr="009B2315">
          <w:rPr>
            <w:rFonts w:cs="Arial"/>
            <w:szCs w:val="20"/>
            <w:highlight w:val="yellow"/>
            <w:rPrChange w:id="1410" w:author="Admin" w:date="2013-06-30T23:59:00Z">
              <w:rPr>
                <w:rFonts w:cs="Arial"/>
                <w:szCs w:val="20"/>
              </w:rPr>
            </w:rPrChange>
          </w:rPr>
          <w:t xml:space="preserve"> logos </w:t>
        </w:r>
        <w:proofErr w:type="spellStart"/>
        <w:r w:rsidRPr="009B2315">
          <w:rPr>
            <w:rFonts w:cs="Arial"/>
            <w:szCs w:val="20"/>
            <w:highlight w:val="yellow"/>
            <w:rPrChange w:id="1411" w:author="Admin" w:date="2013-06-30T23:59:00Z">
              <w:rPr>
                <w:rFonts w:cs="Arial"/>
                <w:szCs w:val="20"/>
              </w:rPr>
            </w:rPrChange>
          </w:rPr>
          <w:t>separadas</w:t>
        </w:r>
        <w:proofErr w:type="spellEnd"/>
        <w:r w:rsidRPr="009B2315">
          <w:rPr>
            <w:rFonts w:cs="Arial"/>
            <w:szCs w:val="20"/>
            <w:highlight w:val="yellow"/>
            <w:rPrChange w:id="1412" w:author="Admin" w:date="2013-06-30T23:59:00Z">
              <w:rPr>
                <w:rFonts w:cs="Arial"/>
                <w:szCs w:val="20"/>
              </w:rPr>
            </w:rPrChange>
          </w:rPr>
          <w:t xml:space="preserve"> com o </w:t>
        </w:r>
        <w:proofErr w:type="spellStart"/>
        <w:r w:rsidRPr="009B2315">
          <w:rPr>
            <w:rFonts w:cs="Arial"/>
            <w:szCs w:val="20"/>
            <w:highlight w:val="yellow"/>
            <w:rPrChange w:id="1413" w:author="Admin" w:date="2013-06-30T23:59:00Z">
              <w:rPr>
                <w:rFonts w:cs="Arial"/>
                <w:szCs w:val="20"/>
              </w:rPr>
            </w:rPrChange>
          </w:rPr>
          <w:t>mesmo</w:t>
        </w:r>
        <w:proofErr w:type="spellEnd"/>
        <w:r w:rsidRPr="009B2315">
          <w:rPr>
            <w:rFonts w:cs="Arial"/>
            <w:szCs w:val="20"/>
            <w:highlight w:val="yellow"/>
            <w:rPrChange w:id="1414" w:author="Admin" w:date="2013-06-30T23:59:00Z">
              <w:rPr>
                <w:rFonts w:cs="Arial"/>
                <w:szCs w:val="20"/>
              </w:rPr>
            </w:rPrChange>
          </w:rPr>
          <w:t xml:space="preserve"> design -  </w:t>
        </w:r>
      </w:ins>
    </w:p>
    <w:p w14:paraId="129A1268" w14:textId="77777777" w:rsidR="009B2315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15" w:author="Admin" w:date="2013-06-30T23:56:00Z"/>
          <w:rFonts w:cs="Arial"/>
          <w:szCs w:val="20"/>
          <w:highlight w:val="yellow"/>
          <w:rPrChange w:id="1416" w:author="Admin" w:date="2013-06-30T23:59:00Z">
            <w:rPr>
              <w:ins w:id="1417" w:author="Admin" w:date="2013-06-30T23:56:00Z"/>
              <w:rFonts w:cs="Arial"/>
              <w:szCs w:val="20"/>
            </w:rPr>
          </w:rPrChange>
        </w:rPr>
      </w:pPr>
      <w:ins w:id="1418" w:author="Admin" w:date="2013-06-30T23:56:00Z">
        <w:r w:rsidRPr="009B2315">
          <w:rPr>
            <w:rFonts w:cs="Arial"/>
            <w:szCs w:val="20"/>
            <w:highlight w:val="yellow"/>
            <w:rPrChange w:id="1419" w:author="Admin" w:date="2013-06-30T23:59:00Z">
              <w:rPr>
                <w:rFonts w:cs="Arial"/>
                <w:szCs w:val="20"/>
              </w:rPr>
            </w:rPrChange>
          </w:rPr>
          <w:tab/>
        </w:r>
      </w:ins>
      <w:ins w:id="1420" w:author="Admin" w:date="2013-06-30T23:55:00Z">
        <w:r w:rsidRPr="009B2315">
          <w:rPr>
            <w:rFonts w:cs="Arial"/>
            <w:szCs w:val="20"/>
            <w:highlight w:val="yellow"/>
            <w:rPrChange w:id="1421" w:author="Admin" w:date="2013-06-30T23:59:00Z">
              <w:rPr>
                <w:rFonts w:cs="Arial"/>
                <w:szCs w:val="20"/>
              </w:rPr>
            </w:rPrChange>
          </w:rPr>
          <w:t>Logo in</w:t>
        </w:r>
      </w:ins>
      <w:ins w:id="1422" w:author="Admin" w:date="2013-06-30T23:56:00Z">
        <w:r w:rsidRPr="009B2315">
          <w:rPr>
            <w:rFonts w:cs="Arial"/>
            <w:szCs w:val="20"/>
            <w:highlight w:val="yellow"/>
            <w:rPrChange w:id="1423" w:author="Admin" w:date="2013-06-30T23:59:00Z">
              <w:rPr>
                <w:rFonts w:cs="Arial"/>
                <w:szCs w:val="20"/>
              </w:rPr>
            </w:rPrChange>
          </w:rPr>
          <w:t xml:space="preserve">gles - </w:t>
        </w:r>
        <w:r w:rsidRPr="009B2315">
          <w:rPr>
            <w:rFonts w:ascii="Times New Roman" w:hAnsi="Times New Roman" w:cs="Times New Roman"/>
            <w:sz w:val="24"/>
            <w:szCs w:val="24"/>
            <w:highlight w:val="yellow"/>
            <w:rPrChange w:id="1424" w:author="Admin" w:date="2013-06-30T23:5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Museum of Printing Arts Leipzig</w:t>
        </w:r>
        <w:r w:rsidRPr="009B2315" w:rsidDel="00041FC5">
          <w:rPr>
            <w:rFonts w:cs="Arial"/>
            <w:szCs w:val="20"/>
            <w:highlight w:val="yellow"/>
            <w:rPrChange w:id="1425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</w:ins>
    </w:p>
    <w:p w14:paraId="7C1751A9" w14:textId="77777777" w:rsidR="009B2315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26" w:author="Admin" w:date="2013-06-30T23:57:00Z"/>
          <w:rFonts w:cs="Arial"/>
          <w:szCs w:val="20"/>
          <w:highlight w:val="yellow"/>
          <w:lang w:val="de-DE"/>
          <w:rPrChange w:id="1427" w:author="Admin" w:date="2013-06-30T23:59:00Z">
            <w:rPr>
              <w:ins w:id="1428" w:author="Admin" w:date="2013-06-30T23:57:00Z"/>
              <w:rFonts w:cs="Arial"/>
              <w:szCs w:val="20"/>
              <w:lang w:val="de-DE"/>
            </w:rPr>
          </w:rPrChange>
        </w:rPr>
      </w:pPr>
      <w:ins w:id="1429" w:author="Admin" w:date="2013-06-30T23:56:00Z">
        <w:r w:rsidRPr="009B2315">
          <w:rPr>
            <w:rFonts w:cs="Arial"/>
            <w:szCs w:val="20"/>
            <w:highlight w:val="yellow"/>
            <w:rPrChange w:id="1430" w:author="Admin" w:date="2013-06-30T23:59:00Z">
              <w:rPr>
                <w:rFonts w:cs="Arial"/>
                <w:szCs w:val="20"/>
              </w:rPr>
            </w:rPrChange>
          </w:rPr>
          <w:tab/>
        </w:r>
        <w:r w:rsidRPr="009B2315">
          <w:rPr>
            <w:rFonts w:cs="Arial"/>
            <w:szCs w:val="20"/>
            <w:highlight w:val="yellow"/>
            <w:lang w:val="de-DE"/>
            <w:rPrChange w:id="1431" w:author="Admin" w:date="2013-06-30T23:59:00Z">
              <w:rPr>
                <w:rFonts w:cs="Arial"/>
                <w:szCs w:val="20"/>
              </w:rPr>
            </w:rPrChange>
          </w:rPr>
          <w:t xml:space="preserve">Logo alemao - </w:t>
        </w:r>
      </w:ins>
      <w:ins w:id="1432" w:author="Admin" w:date="2013-06-30T23:57:00Z">
        <w:r w:rsidRPr="009B2315">
          <w:rPr>
            <w:rFonts w:ascii="Times New Roman" w:hAnsi="Times New Roman" w:cs="Times New Roman"/>
            <w:sz w:val="24"/>
            <w:szCs w:val="24"/>
            <w:highlight w:val="yellow"/>
            <w:lang w:val="de-DE"/>
            <w:rPrChange w:id="1433" w:author="Admin" w:date="2013-06-30T23:59:00Z">
              <w:rPr>
                <w:rFonts w:ascii="Times New Roman" w:hAnsi="Times New Roman" w:cs="Times New Roman"/>
                <w:sz w:val="24"/>
                <w:szCs w:val="24"/>
                <w:lang w:val="de-DE"/>
              </w:rPr>
            </w:rPrChange>
          </w:rPr>
          <w:t>Museum für Druckkunst Leipzig</w:t>
        </w:r>
        <w:r w:rsidRPr="009B2315" w:rsidDel="00041FC5">
          <w:rPr>
            <w:rFonts w:cs="Arial"/>
            <w:szCs w:val="20"/>
            <w:highlight w:val="yellow"/>
            <w:lang w:val="de-DE"/>
            <w:rPrChange w:id="1434" w:author="Admin" w:date="2013-06-30T23:59:00Z">
              <w:rPr>
                <w:rFonts w:cs="Arial"/>
                <w:szCs w:val="20"/>
              </w:rPr>
            </w:rPrChange>
          </w:rPr>
          <w:t xml:space="preserve"> </w:t>
        </w:r>
      </w:ins>
    </w:p>
    <w:p w14:paraId="6CB598BC" w14:textId="77777777" w:rsidR="009B2315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35" w:author="Admin" w:date="2013-06-30T23:57:00Z"/>
          <w:rFonts w:cs="Arial"/>
          <w:szCs w:val="20"/>
          <w:highlight w:val="yellow"/>
          <w:lang w:val="en-US"/>
          <w:rPrChange w:id="1436" w:author="Admin" w:date="2013-06-30T23:59:00Z">
            <w:rPr>
              <w:ins w:id="1437" w:author="Admin" w:date="2013-06-30T23:57:00Z"/>
              <w:rFonts w:cs="Arial"/>
              <w:szCs w:val="20"/>
              <w:lang w:val="de-DE"/>
            </w:rPr>
          </w:rPrChange>
        </w:rPr>
      </w:pPr>
      <w:proofErr w:type="spellStart"/>
      <w:ins w:id="1438" w:author="Admin" w:date="2013-06-30T23:57:00Z">
        <w:r w:rsidRPr="009B2315">
          <w:rPr>
            <w:rFonts w:cs="Arial"/>
            <w:szCs w:val="20"/>
            <w:highlight w:val="yellow"/>
            <w:lang w:val="en-US"/>
            <w:rPrChange w:id="1439" w:author="Admin" w:date="2013-06-30T23:59:00Z">
              <w:rPr>
                <w:rFonts w:cs="Arial"/>
                <w:szCs w:val="20"/>
                <w:lang w:val="de-DE"/>
              </w:rPr>
            </w:rPrChange>
          </w:rPr>
          <w:t>Impressao</w:t>
        </w:r>
        <w:proofErr w:type="spellEnd"/>
        <w:r w:rsidRPr="009B2315">
          <w:rPr>
            <w:rFonts w:cs="Arial"/>
            <w:szCs w:val="20"/>
            <w:highlight w:val="yellow"/>
            <w:lang w:val="en-US"/>
            <w:rPrChange w:id="1440" w:author="Admin" w:date="2013-06-30T23:59:00Z">
              <w:rPr>
                <w:rFonts w:cs="Arial"/>
                <w:szCs w:val="20"/>
                <w:lang w:val="de-DE"/>
              </w:rPr>
            </w:rPrChange>
          </w:rPr>
          <w:t xml:space="preserve"> – letterpress e </w:t>
        </w:r>
        <w:proofErr w:type="spellStart"/>
        <w:r w:rsidRPr="009B2315">
          <w:rPr>
            <w:rFonts w:cs="Arial"/>
            <w:szCs w:val="20"/>
            <w:highlight w:val="yellow"/>
            <w:lang w:val="en-US"/>
            <w:rPrChange w:id="1441" w:author="Admin" w:date="2013-06-30T23:59:00Z">
              <w:rPr>
                <w:rFonts w:cs="Arial"/>
                <w:szCs w:val="20"/>
                <w:lang w:val="de-DE"/>
              </w:rPr>
            </w:rPrChange>
          </w:rPr>
          <w:t>impressao</w:t>
        </w:r>
        <w:proofErr w:type="spellEnd"/>
        <w:r w:rsidRPr="009B2315">
          <w:rPr>
            <w:rFonts w:cs="Arial"/>
            <w:szCs w:val="20"/>
            <w:highlight w:val="yellow"/>
            <w:lang w:val="en-US"/>
            <w:rPrChange w:id="1442" w:author="Admin" w:date="2013-06-30T23:59:00Z">
              <w:rPr>
                <w:rFonts w:cs="Arial"/>
                <w:szCs w:val="20"/>
                <w:lang w:val="de-DE"/>
              </w:rPr>
            </w:rPrChange>
          </w:rPr>
          <w:t xml:space="preserve"> offset</w:t>
        </w:r>
      </w:ins>
    </w:p>
    <w:p w14:paraId="6DBE4713" w14:textId="77777777" w:rsidR="009B2315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443" w:author="Admin" w:date="2013-06-30T23:58:00Z"/>
          <w:rFonts w:cs="Arial"/>
          <w:szCs w:val="20"/>
          <w:highlight w:val="yellow"/>
          <w:lang w:val="en-US"/>
          <w:rPrChange w:id="1444" w:author="Admin" w:date="2013-06-30T23:59:00Z">
            <w:rPr>
              <w:ins w:id="1445" w:author="Admin" w:date="2013-06-30T23:58:00Z"/>
              <w:rFonts w:cs="Arial"/>
              <w:szCs w:val="20"/>
              <w:lang w:val="en-US"/>
            </w:rPr>
          </w:rPrChange>
        </w:rPr>
      </w:pPr>
      <w:ins w:id="1446" w:author="Admin" w:date="2013-06-30T23:58:00Z">
        <w:r w:rsidRPr="009B2315">
          <w:rPr>
            <w:rFonts w:cs="Arial"/>
            <w:szCs w:val="20"/>
            <w:highlight w:val="yellow"/>
            <w:lang w:val="en-US"/>
            <w:rPrChange w:id="1447" w:author="Admin" w:date="2013-06-30T23:59:00Z">
              <w:rPr>
                <w:rFonts w:cs="Arial"/>
                <w:szCs w:val="20"/>
                <w:lang w:val="de-DE"/>
              </w:rPr>
            </w:rPrChange>
          </w:rPr>
          <w:t xml:space="preserve">Trapping – 0.5 </w:t>
        </w:r>
        <w:proofErr w:type="spellStart"/>
        <w:r w:rsidRPr="009B2315">
          <w:rPr>
            <w:rFonts w:cs="Arial"/>
            <w:szCs w:val="20"/>
            <w:highlight w:val="yellow"/>
            <w:lang w:val="en-US"/>
            <w:rPrChange w:id="1448" w:author="Admin" w:date="2013-06-30T23:59:00Z">
              <w:rPr>
                <w:rFonts w:cs="Arial"/>
                <w:szCs w:val="20"/>
                <w:lang w:val="en-US"/>
              </w:rPr>
            </w:rPrChange>
          </w:rPr>
          <w:t>pontos</w:t>
        </w:r>
        <w:proofErr w:type="spellEnd"/>
      </w:ins>
    </w:p>
    <w:p w14:paraId="147340D6" w14:textId="0A491013" w:rsidR="002634A2" w:rsidRPr="009B2315" w:rsidRDefault="009B2315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  <w:rPrChange w:id="1449" w:author="Admin" w:date="2013-06-30T23:58:00Z">
            <w:rPr>
              <w:rFonts w:cs="Arial"/>
              <w:szCs w:val="20"/>
              <w:lang w:val="en-US"/>
            </w:rPr>
          </w:rPrChange>
        </w:rPr>
      </w:pPr>
      <w:proofErr w:type="spellStart"/>
      <w:ins w:id="1450" w:author="Admin" w:date="2013-06-30T23:58:00Z">
        <w:r w:rsidRPr="009B2315">
          <w:rPr>
            <w:rFonts w:cs="Arial"/>
            <w:szCs w:val="20"/>
            <w:highlight w:val="yellow"/>
            <w:lang w:val="en-US"/>
            <w:rPrChange w:id="1451" w:author="Admin" w:date="2013-06-30T23:59:00Z">
              <w:rPr>
                <w:rFonts w:cs="Arial"/>
                <w:szCs w:val="20"/>
                <w:lang w:val="en-US"/>
              </w:rPr>
            </w:rPrChange>
          </w:rPr>
          <w:t>Imagens</w:t>
        </w:r>
        <w:proofErr w:type="spellEnd"/>
        <w:r w:rsidRPr="009B2315">
          <w:rPr>
            <w:rFonts w:cs="Arial"/>
            <w:szCs w:val="20"/>
            <w:highlight w:val="yellow"/>
            <w:lang w:val="en-US"/>
            <w:rPrChange w:id="1452" w:author="Admin" w:date="2013-06-30T23:59:00Z">
              <w:rPr>
                <w:rFonts w:cs="Arial"/>
                <w:szCs w:val="20"/>
                <w:lang w:val="en-US"/>
              </w:rPr>
            </w:rPrChange>
          </w:rPr>
          <w:t xml:space="preserve"> – </w:t>
        </w:r>
        <w:proofErr w:type="spellStart"/>
        <w:r w:rsidRPr="009B2315">
          <w:rPr>
            <w:rFonts w:cs="Arial"/>
            <w:szCs w:val="20"/>
            <w:highlight w:val="yellow"/>
            <w:lang w:val="en-US"/>
            <w:rPrChange w:id="1453" w:author="Admin" w:date="2013-06-30T23:59:00Z">
              <w:rPr>
                <w:rFonts w:cs="Arial"/>
                <w:szCs w:val="20"/>
                <w:lang w:val="en-US"/>
              </w:rPr>
            </w:rPrChange>
          </w:rPr>
          <w:t>somente</w:t>
        </w:r>
        <w:proofErr w:type="spellEnd"/>
        <w:r w:rsidRPr="009B2315">
          <w:rPr>
            <w:rFonts w:cs="Arial"/>
            <w:szCs w:val="20"/>
            <w:highlight w:val="yellow"/>
            <w:lang w:val="en-US"/>
            <w:rPrChange w:id="1454" w:author="Admin" w:date="2013-06-30T23:59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lang w:val="en-US"/>
            <w:rPrChange w:id="1455" w:author="Admin" w:date="2013-06-30T23:59:00Z">
              <w:rPr>
                <w:rFonts w:cs="Arial"/>
                <w:szCs w:val="20"/>
                <w:lang w:val="en-US"/>
              </w:rPr>
            </w:rPrChange>
          </w:rPr>
          <w:t>imagens</w:t>
        </w:r>
        <w:proofErr w:type="spellEnd"/>
        <w:r w:rsidRPr="009B2315">
          <w:rPr>
            <w:rFonts w:cs="Arial"/>
            <w:szCs w:val="20"/>
            <w:highlight w:val="yellow"/>
            <w:lang w:val="en-US"/>
            <w:rPrChange w:id="1456" w:author="Admin" w:date="2013-06-30T23:59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lang w:val="en-US"/>
            <w:rPrChange w:id="1457" w:author="Admin" w:date="2013-06-30T23:59:00Z">
              <w:rPr>
                <w:rFonts w:cs="Arial"/>
                <w:szCs w:val="20"/>
                <w:lang w:val="en-US"/>
              </w:rPr>
            </w:rPrChange>
          </w:rPr>
          <w:t>vetoriais</w:t>
        </w:r>
        <w:proofErr w:type="spellEnd"/>
        <w:r w:rsidRPr="009B2315">
          <w:rPr>
            <w:rFonts w:cs="Arial"/>
            <w:szCs w:val="20"/>
            <w:highlight w:val="yellow"/>
            <w:lang w:val="en-US"/>
            <w:rPrChange w:id="1458" w:author="Admin" w:date="2013-06-30T23:59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lang w:val="en-US"/>
            <w:rPrChange w:id="1459" w:author="Admin" w:date="2013-06-30T23:59:00Z">
              <w:rPr>
                <w:rFonts w:cs="Arial"/>
                <w:szCs w:val="20"/>
                <w:lang w:val="en-US"/>
              </w:rPr>
            </w:rPrChange>
          </w:rPr>
          <w:t>sao</w:t>
        </w:r>
        <w:proofErr w:type="spellEnd"/>
        <w:r w:rsidRPr="009B2315">
          <w:rPr>
            <w:rFonts w:cs="Arial"/>
            <w:szCs w:val="20"/>
            <w:highlight w:val="yellow"/>
            <w:lang w:val="en-US"/>
            <w:rPrChange w:id="1460" w:author="Admin" w:date="2013-06-30T23:59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  <w:proofErr w:type="spellStart"/>
        <w:r w:rsidRPr="009B2315">
          <w:rPr>
            <w:rFonts w:cs="Arial"/>
            <w:szCs w:val="20"/>
            <w:highlight w:val="yellow"/>
            <w:lang w:val="en-US"/>
            <w:rPrChange w:id="1461" w:author="Admin" w:date="2013-06-30T23:59:00Z">
              <w:rPr>
                <w:rFonts w:cs="Arial"/>
                <w:szCs w:val="20"/>
                <w:lang w:val="en-US"/>
              </w:rPr>
            </w:rPrChange>
          </w:rPr>
          <w:t>permitidas</w:t>
        </w:r>
      </w:ins>
      <w:proofErr w:type="spellEnd"/>
      <w:del w:id="1462" w:author="Wolfgang J. Toechterle" w:date="2013-05-20T21:05:00Z">
        <w:r w:rsidR="002634A2" w:rsidRPr="009B2315" w:rsidDel="00041FC5">
          <w:rPr>
            <w:rFonts w:cs="Arial"/>
            <w:szCs w:val="20"/>
            <w:highlight w:val="yellow"/>
            <w:lang w:val="en-US"/>
            <w:rPrChange w:id="1463" w:author="Admin" w:date="2013-06-30T23:59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9B2315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lang w:val="en-US"/>
          <w:rPrChange w:id="1464" w:author="Admin" w:date="2013-06-30T23:58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698516C0" w14:textId="50CAF395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46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46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1C6A95B" w14:textId="77777777" w:rsidR="00C11B41" w:rsidRPr="00EA5133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46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4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62AD2603" w14:textId="258AA3A9" w:rsidR="003F39E8" w:rsidRPr="00EA5133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469" w:author="Wolfgang J. Toechterle" w:date="2013-05-20T21:09:00Z"/>
          <w:rFonts w:cs="Arial"/>
          <w:szCs w:val="20"/>
          <w:rPrChange w:id="1470" w:author="Wolfgang J. Toechterle" w:date="2013-06-22T10:32:00Z">
            <w:rPr>
              <w:ins w:id="1471" w:author="Wolfgang J. Toechterle" w:date="2013-05-20T21:09:00Z"/>
              <w:rFonts w:cs="Arial"/>
              <w:szCs w:val="20"/>
              <w:lang w:val="en-US"/>
            </w:rPr>
          </w:rPrChange>
        </w:rPr>
      </w:pPr>
      <w:ins w:id="1472" w:author="Wolfgang J. Toechterle" w:date="2013-05-20T21:09:00Z">
        <w:r w:rsidRPr="00EA5133">
          <w:rPr>
            <w:rFonts w:cs="Arial"/>
            <w:szCs w:val="20"/>
            <w:rPrChange w:id="147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EA5133">
          <w:rPr>
            <w:rFonts w:cs="Arial"/>
            <w:szCs w:val="20"/>
            <w:rPrChange w:id="147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1475" w:author="Kinder" w:date="2013-06-30T08:47:00Z">
        <w:r w:rsidR="00504D88">
          <w:rPr>
            <w:rFonts w:cs="Arial"/>
            <w:szCs w:val="20"/>
          </w:rPr>
          <w:t>PMS</w:t>
        </w:r>
      </w:ins>
      <w:ins w:id="1476" w:author="Wolfgang J. Toechterle" w:date="2013-05-20T21:09:00Z">
        <w:del w:id="1477" w:author="Kinder" w:date="2013-06-30T08:47:00Z">
          <w:r w:rsidR="00CD0E39" w:rsidRPr="00EA5133" w:rsidDel="00504D88">
            <w:rPr>
              <w:rFonts w:cs="Arial"/>
              <w:szCs w:val="20"/>
              <w:rPrChange w:id="1478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EA5133">
          <w:rPr>
            <w:rFonts w:cs="Arial"/>
            <w:szCs w:val="20"/>
            <w:rPrChange w:id="147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1480" w:author="Wolfgang J. Toechterle" w:date="2013-06-22T11:52:00Z">
        <w:r w:rsidR="00510F1B">
          <w:rPr>
            <w:rFonts w:cs="Arial"/>
            <w:szCs w:val="20"/>
          </w:rPr>
          <w:t>colour</w:t>
        </w:r>
      </w:ins>
      <w:ins w:id="1481" w:author="Wolfgang J. Toechterle" w:date="2013-05-20T21:09:00Z">
        <w:r w:rsidR="00CD0E39" w:rsidRPr="00EA5133">
          <w:rPr>
            <w:rFonts w:cs="Arial"/>
            <w:szCs w:val="20"/>
            <w:rPrChange w:id="148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EA5133">
          <w:rPr>
            <w:rFonts w:cs="Arial"/>
            <w:szCs w:val="20"/>
            <w:rPrChange w:id="148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EA5133">
          <w:rPr>
            <w:rFonts w:eastAsia="Times New Roman" w:cs="Times New Roman"/>
          </w:rPr>
          <w:t>Pantone Uncoated)</w:t>
        </w:r>
      </w:ins>
      <w:ins w:id="1484" w:author="Wolfgang J. Toechterle" w:date="2013-06-08T19:11:00Z">
        <w:r w:rsidR="00CD0E39" w:rsidRPr="00EA5133">
          <w:rPr>
            <w:rFonts w:eastAsia="Times New Roman" w:cs="Times New Roman"/>
          </w:rPr>
          <w:t>,</w:t>
        </w:r>
      </w:ins>
      <w:ins w:id="1485" w:author="Wolfgang J. Toechterle" w:date="2013-05-20T21:09:00Z">
        <w:r w:rsidRPr="00EA5133">
          <w:rPr>
            <w:rFonts w:eastAsia="Times New Roman" w:cs="Times New Roman"/>
          </w:rPr>
          <w:t xml:space="preserve"> as well as the English and the German logo in CMYK on the same </w:t>
        </w:r>
        <w:proofErr w:type="spellStart"/>
        <w:r w:rsidRPr="00EA5133">
          <w:rPr>
            <w:rFonts w:eastAsia="Times New Roman" w:cs="Times New Roman"/>
          </w:rPr>
          <w:t>Artboard</w:t>
        </w:r>
        <w:proofErr w:type="spellEnd"/>
        <w:del w:id="1486" w:author="Kinder" w:date="2013-06-30T08:49:00Z">
          <w:r w:rsidRPr="00EA5133" w:rsidDel="00504D88">
            <w:rPr>
              <w:rFonts w:eastAsia="Times New Roman" w:cs="Times New Roman"/>
            </w:rPr>
            <w:delText xml:space="preserve"> (page)</w:delText>
          </w:r>
        </w:del>
      </w:ins>
      <w:ins w:id="1487" w:author="Kinder" w:date="2013-06-30T08:48:00Z">
        <w:r w:rsidR="00504D88">
          <w:rPr>
            <w:rFonts w:eastAsia="Times New Roman" w:cs="Times New Roman"/>
          </w:rPr>
          <w:t xml:space="preserve"> </w:t>
        </w:r>
      </w:ins>
      <w:ins w:id="1488" w:author="Kinder" w:date="2013-06-30T08:49:00Z">
        <w:r w:rsidR="00504D88">
          <w:rPr>
            <w:rFonts w:eastAsia="Times New Roman" w:cs="Times New Roman"/>
          </w:rPr>
          <w:t>(</w:t>
        </w:r>
      </w:ins>
      <w:ins w:id="1489" w:author="Kinder" w:date="2013-06-30T08:48:00Z">
        <w:r w:rsidR="00504D88">
          <w:rPr>
            <w:rFonts w:eastAsia="Times New Roman" w:cs="Times New Roman"/>
          </w:rPr>
          <w:t>All 4 on same page)</w:t>
        </w:r>
      </w:ins>
    </w:p>
    <w:p w14:paraId="38692C90" w14:textId="471E363E" w:rsidR="00C11B41" w:rsidRPr="00EA5133" w:rsidRDefault="001C00CF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49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491" w:author="Wolfgang J. Toechterle" w:date="2013-05-20T21:03:00Z">
        <w:r w:rsidRPr="00EA5133">
          <w:rPr>
            <w:rFonts w:cs="Arial"/>
            <w:szCs w:val="20"/>
            <w:rPrChange w:id="14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1 PDF/X-3:2002 </w:t>
        </w:r>
      </w:ins>
      <w:del w:id="1493" w:author="Wolfgang J. Toechterle" w:date="2013-05-20T21:03:00Z">
        <w:r w:rsidR="00C11B41" w:rsidRPr="00EA5133" w:rsidDel="001C00CF">
          <w:rPr>
            <w:rFonts w:cs="Arial"/>
            <w:szCs w:val="20"/>
            <w:rPrChange w:id="14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EA5133" w:rsidDel="001C00CF">
          <w:rPr>
            <w:rFonts w:cs="Arial"/>
            <w:szCs w:val="20"/>
            <w:rPrChange w:id="14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EA5133" w:rsidDel="001C00CF">
          <w:rPr>
            <w:rFonts w:cs="Arial"/>
            <w:szCs w:val="20"/>
            <w:rPrChange w:id="149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EA5133">
        <w:rPr>
          <w:rFonts w:cs="Arial"/>
          <w:szCs w:val="20"/>
          <w:rPrChange w:id="149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1498" w:author="Wolfgang J. Toechterle" w:date="2013-06-22T11:52:00Z">
        <w:r w:rsidR="00C11B41" w:rsidRPr="00EA5133" w:rsidDel="00510F1B">
          <w:rPr>
            <w:rFonts w:cs="Arial"/>
            <w:szCs w:val="20"/>
            <w:rPrChange w:id="149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500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C11B41" w:rsidRPr="00EA5133">
        <w:rPr>
          <w:rFonts w:cs="Arial"/>
          <w:szCs w:val="20"/>
          <w:rPrChange w:id="150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686D2E70" w14:textId="0F01FAF4" w:rsidR="00C11B41" w:rsidRPr="00322403" w:rsidRDefault="00AF5632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1502" w:author="Admin" w:date="2013-07-01T00:10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50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1504" w:author="Kinder" w:date="2013-06-30T08:49:00Z">
        <w:r w:rsidRPr="00EA5133" w:rsidDel="00504D88">
          <w:rPr>
            <w:rFonts w:cs="Arial"/>
            <w:szCs w:val="20"/>
            <w:rPrChange w:id="150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EA5133">
        <w:rPr>
          <w:rFonts w:cs="Arial"/>
          <w:szCs w:val="20"/>
          <w:rPrChange w:id="150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</w:t>
      </w:r>
      <w:r w:rsidRPr="00EA5133">
        <w:rPr>
          <w:rFonts w:cs="Arial"/>
          <w:szCs w:val="20"/>
          <w:rPrChange w:id="1507" w:author="Wolfgang J. Toechterle" w:date="2013-06-22T10:32:00Z">
            <w:rPr>
              <w:rFonts w:cs="Arial"/>
              <w:szCs w:val="20"/>
              <w:lang w:val="en-US"/>
            </w:rPr>
          </w:rPrChange>
        </w:rPr>
        <w:lastRenderedPageBreak/>
        <w:t xml:space="preserve">German) as well as the two </w:t>
      </w:r>
      <w:del w:id="1508" w:author="Wolfgang J. Toechterle" w:date="2013-06-22T11:52:00Z">
        <w:r w:rsidRPr="00EA5133" w:rsidDel="00510F1B">
          <w:rPr>
            <w:rFonts w:cs="Arial"/>
            <w:szCs w:val="20"/>
            <w:rPrChange w:id="15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510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151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1512" w:author="Kinder" w:date="2013-06-30T08:49:00Z">
        <w:r w:rsidR="00504D88">
          <w:rPr>
            <w:rFonts w:cs="Arial"/>
            <w:szCs w:val="20"/>
          </w:rPr>
          <w:t>PMS</w:t>
        </w:r>
      </w:ins>
      <w:del w:id="1513" w:author="Kinder" w:date="2013-06-30T08:49:00Z">
        <w:r w:rsidRPr="00EA5133" w:rsidDel="00504D88">
          <w:rPr>
            <w:rFonts w:cs="Arial"/>
            <w:szCs w:val="20"/>
            <w:rPrChange w:id="15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EA5133">
        <w:rPr>
          <w:rFonts w:cs="Arial"/>
          <w:szCs w:val="20"/>
          <w:rPrChange w:id="15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EA5133">
        <w:rPr>
          <w:rFonts w:cs="Arial"/>
          <w:szCs w:val="20"/>
          <w:rPrChange w:id="1516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EA5133">
        <w:rPr>
          <w:rFonts w:cs="Arial"/>
          <w:szCs w:val="20"/>
          <w:rPrChange w:id="15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1518" w:author="Wolfgang J. Toechterle" w:date="2013-06-22T11:52:00Z">
        <w:r w:rsidR="007F0DA1" w:rsidRPr="00EA5133" w:rsidDel="00510F1B">
          <w:rPr>
            <w:rFonts w:cs="Arial"/>
            <w:szCs w:val="20"/>
            <w:rPrChange w:id="15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520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15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1522" w:author="Kinder" w:date="2013-06-30T08:50:00Z">
        <w:r w:rsidR="00504D88">
          <w:rPr>
            <w:rFonts w:cs="Arial"/>
            <w:szCs w:val="20"/>
          </w:rPr>
          <w:t>colour chart.</w:t>
        </w:r>
      </w:ins>
      <w:del w:id="1523" w:author="Kinder" w:date="2013-06-30T08:50:00Z">
        <w:r w:rsidR="007F0DA1" w:rsidRPr="00322403" w:rsidDel="00504D88">
          <w:rPr>
            <w:rFonts w:cs="Arial"/>
            <w:szCs w:val="20"/>
            <w:highlight w:val="yellow"/>
            <w:rPrChange w:id="1524" w:author="Admin" w:date="2013-07-01T00:10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322403" w:rsidDel="00504D88">
          <w:rPr>
            <w:rFonts w:cs="Arial"/>
            <w:szCs w:val="20"/>
            <w:highlight w:val="yellow"/>
            <w:rPrChange w:id="1525" w:author="Admin" w:date="2013-07-01T00:10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2A2ED931" w14:textId="77777777" w:rsidR="009B2315" w:rsidRPr="00322403" w:rsidRDefault="009B2315" w:rsidP="009B231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26" w:author="Admin" w:date="2013-07-01T00:00:00Z"/>
          <w:rFonts w:cs="Arial"/>
          <w:b/>
          <w:bCs/>
          <w:szCs w:val="20"/>
          <w:highlight w:val="yellow"/>
          <w:rPrChange w:id="1527" w:author="Admin" w:date="2013-07-01T00:10:00Z">
            <w:rPr>
              <w:ins w:id="1528" w:author="Admin" w:date="2013-07-01T00:00:00Z"/>
              <w:rFonts w:cs="Arial"/>
              <w:b/>
              <w:bCs/>
              <w:szCs w:val="20"/>
            </w:rPr>
          </w:rPrChange>
        </w:rPr>
        <w:pPrChange w:id="1529" w:author="Admin" w:date="2013-06-30T23:59:00Z">
          <w:pPr>
            <w:pStyle w:val="ListParagraph"/>
            <w:widowControl w:val="0"/>
            <w:numPr>
              <w:numId w:val="14"/>
            </w:numPr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hanging="360"/>
          </w:pPr>
        </w:pPrChange>
      </w:pPr>
    </w:p>
    <w:p w14:paraId="1B0DE40E" w14:textId="7C545146" w:rsidR="009B2315" w:rsidRPr="00322403" w:rsidRDefault="009B2315" w:rsidP="009B231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30" w:author="Admin" w:date="2013-07-01T00:00:00Z"/>
          <w:rFonts w:cs="Arial"/>
          <w:b/>
          <w:bCs/>
          <w:szCs w:val="20"/>
          <w:highlight w:val="yellow"/>
          <w:rPrChange w:id="1531" w:author="Admin" w:date="2013-07-01T00:10:00Z">
            <w:rPr>
              <w:ins w:id="1532" w:author="Admin" w:date="2013-07-01T00:00:00Z"/>
              <w:rFonts w:cs="Arial"/>
              <w:b/>
              <w:bCs/>
              <w:szCs w:val="20"/>
            </w:rPr>
          </w:rPrChange>
        </w:rPr>
        <w:pPrChange w:id="1533" w:author="Admin" w:date="2013-06-30T23:59:00Z">
          <w:pPr>
            <w:pStyle w:val="ListParagraph"/>
            <w:widowControl w:val="0"/>
            <w:numPr>
              <w:numId w:val="14"/>
            </w:numPr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hanging="360"/>
          </w:pPr>
        </w:pPrChange>
      </w:pPr>
      <w:ins w:id="1534" w:author="Admin" w:date="2013-07-01T00:00:00Z">
        <w:r w:rsidRPr="00322403">
          <w:rPr>
            <w:rFonts w:cs="Arial"/>
            <w:b/>
            <w:bCs/>
            <w:szCs w:val="20"/>
            <w:highlight w:val="yellow"/>
            <w:rPrChange w:id="1535" w:author="Admin" w:date="2013-07-01T00:10:00Z">
              <w:rPr>
                <w:rFonts w:cs="Arial"/>
                <w:b/>
                <w:bCs/>
                <w:szCs w:val="20"/>
              </w:rPr>
            </w:rPrChange>
          </w:rPr>
          <w:t xml:space="preserve">Voce </w:t>
        </w:r>
        <w:proofErr w:type="spellStart"/>
        <w:r w:rsidRPr="00322403">
          <w:rPr>
            <w:rFonts w:cs="Arial"/>
            <w:b/>
            <w:bCs/>
            <w:szCs w:val="20"/>
            <w:highlight w:val="yellow"/>
            <w:rPrChange w:id="1536" w:author="Admin" w:date="2013-07-01T00:10:00Z">
              <w:rPr>
                <w:rFonts w:cs="Arial"/>
                <w:b/>
                <w:bCs/>
                <w:szCs w:val="20"/>
              </w:rPr>
            </w:rPrChange>
          </w:rPr>
          <w:t>deve</w:t>
        </w:r>
        <w:proofErr w:type="spellEnd"/>
        <w:r w:rsidRPr="00322403">
          <w:rPr>
            <w:rFonts w:cs="Arial"/>
            <w:b/>
            <w:bCs/>
            <w:szCs w:val="20"/>
            <w:highlight w:val="yellow"/>
            <w:rPrChange w:id="1537" w:author="Admin" w:date="2013-07-01T00:10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b/>
            <w:bCs/>
            <w:szCs w:val="20"/>
            <w:highlight w:val="yellow"/>
            <w:rPrChange w:id="1538" w:author="Admin" w:date="2013-07-01T00:10:00Z">
              <w:rPr>
                <w:rFonts w:cs="Arial"/>
                <w:b/>
                <w:bCs/>
                <w:szCs w:val="20"/>
              </w:rPr>
            </w:rPrChange>
          </w:rPr>
          <w:t>entregar</w:t>
        </w:r>
      </w:ins>
      <w:proofErr w:type="spellEnd"/>
      <w:ins w:id="1539" w:author="Admin" w:date="2013-06-30T23:59:00Z">
        <w:r w:rsidRPr="00322403">
          <w:rPr>
            <w:rFonts w:cs="Arial"/>
            <w:b/>
            <w:bCs/>
            <w:szCs w:val="20"/>
            <w:highlight w:val="yellow"/>
            <w:rPrChange w:id="1540" w:author="Admin" w:date="2013-07-01T00:10:00Z">
              <w:rPr/>
            </w:rPrChange>
          </w:rPr>
          <w:t>:</w:t>
        </w:r>
      </w:ins>
    </w:p>
    <w:p w14:paraId="01BDC39D" w14:textId="77777777" w:rsidR="009B2315" w:rsidRPr="00322403" w:rsidRDefault="009B2315" w:rsidP="009B231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41" w:author="Admin" w:date="2013-07-01T00:00:00Z"/>
          <w:rFonts w:cs="Arial"/>
          <w:b/>
          <w:bCs/>
          <w:szCs w:val="20"/>
          <w:highlight w:val="yellow"/>
          <w:rPrChange w:id="1542" w:author="Admin" w:date="2013-07-01T00:10:00Z">
            <w:rPr>
              <w:ins w:id="1543" w:author="Admin" w:date="2013-07-01T00:00:00Z"/>
              <w:rFonts w:cs="Arial"/>
              <w:b/>
              <w:bCs/>
              <w:szCs w:val="20"/>
            </w:rPr>
          </w:rPrChange>
        </w:rPr>
      </w:pPr>
    </w:p>
    <w:p w14:paraId="49BEE862" w14:textId="362DDF58" w:rsidR="009B2315" w:rsidRPr="00322403" w:rsidRDefault="009B2315" w:rsidP="009B2315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44" w:author="Admin" w:date="2013-07-01T00:01:00Z"/>
          <w:rFonts w:cs="Arial"/>
          <w:b/>
          <w:bCs/>
          <w:szCs w:val="20"/>
          <w:highlight w:val="yellow"/>
          <w:rPrChange w:id="1545" w:author="Admin" w:date="2013-07-01T00:10:00Z">
            <w:rPr>
              <w:ins w:id="1546" w:author="Admin" w:date="2013-07-01T00:01:00Z"/>
              <w:rFonts w:cs="Arial"/>
              <w:szCs w:val="20"/>
            </w:rPr>
          </w:rPrChange>
        </w:rPr>
        <w:pPrChange w:id="1547" w:author="Admin" w:date="2013-07-01T00:00:00Z">
          <w:pPr>
            <w:pStyle w:val="ListParagraph"/>
            <w:widowControl w:val="0"/>
            <w:numPr>
              <w:numId w:val="14"/>
            </w:numPr>
            <w:tabs>
              <w:tab w:val="left" w:pos="560"/>
              <w:tab w:val="left" w:pos="1120"/>
              <w:tab w:val="left" w:pos="1680"/>
              <w:tab w:val="left" w:pos="2240"/>
              <w:tab w:val="left" w:pos="2800"/>
              <w:tab w:val="left" w:pos="3360"/>
              <w:tab w:val="left" w:pos="3920"/>
              <w:tab w:val="left" w:pos="4480"/>
              <w:tab w:val="left" w:pos="5040"/>
              <w:tab w:val="left" w:pos="5600"/>
              <w:tab w:val="left" w:pos="6160"/>
              <w:tab w:val="left" w:pos="6720"/>
            </w:tabs>
            <w:autoSpaceDE w:val="0"/>
            <w:autoSpaceDN w:val="0"/>
            <w:adjustRightInd w:val="0"/>
            <w:ind w:hanging="360"/>
          </w:pPr>
        </w:pPrChange>
      </w:pPr>
      <w:ins w:id="1548" w:author="Admin" w:date="2013-07-01T00:00:00Z">
        <w:r w:rsidRPr="00322403">
          <w:rPr>
            <w:rFonts w:cs="Arial"/>
            <w:szCs w:val="20"/>
            <w:highlight w:val="yellow"/>
            <w:rPrChange w:id="1549" w:author="Admin" w:date="2013-07-01T00:10:00Z">
              <w:rPr>
                <w:rFonts w:cs="Arial"/>
                <w:szCs w:val="20"/>
              </w:rPr>
            </w:rPrChange>
          </w:rPr>
          <w:t xml:space="preserve">1 </w:t>
        </w:r>
      </w:ins>
      <w:ins w:id="1550" w:author="Admin" w:date="2013-07-01T00:01:00Z">
        <w:r w:rsidRPr="00322403">
          <w:rPr>
            <w:rFonts w:cs="Arial"/>
            <w:szCs w:val="20"/>
            <w:highlight w:val="yellow"/>
            <w:rPrChange w:id="1551" w:author="Admin" w:date="2013-07-01T00:10:00Z">
              <w:rPr>
                <w:rFonts w:cs="Arial"/>
                <w:szCs w:val="20"/>
              </w:rPr>
            </w:rPrChange>
          </w:rPr>
          <w:t xml:space="preserve">pasta final com </w:t>
        </w:r>
        <w:proofErr w:type="spellStart"/>
        <w:r w:rsidRPr="00322403">
          <w:rPr>
            <w:rFonts w:cs="Arial"/>
            <w:szCs w:val="20"/>
            <w:highlight w:val="yellow"/>
            <w:rPrChange w:id="1552" w:author="Admin" w:date="2013-07-01T00:10:00Z">
              <w:rPr>
                <w:rFonts w:cs="Arial"/>
                <w:szCs w:val="20"/>
              </w:rPr>
            </w:rPrChange>
          </w:rPr>
          <w:t>seus</w:t>
        </w:r>
        <w:proofErr w:type="spellEnd"/>
        <w:r w:rsidRPr="00322403">
          <w:rPr>
            <w:rFonts w:cs="Arial"/>
            <w:szCs w:val="20"/>
            <w:highlight w:val="yellow"/>
            <w:rPrChange w:id="1553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54" w:author="Admin" w:date="2013-07-01T00:10:00Z">
              <w:rPr>
                <w:rFonts w:cs="Arial"/>
                <w:szCs w:val="20"/>
              </w:rPr>
            </w:rPrChange>
          </w:rPr>
          <w:t>arquivos</w:t>
        </w:r>
        <w:proofErr w:type="spellEnd"/>
        <w:r w:rsidRPr="00322403">
          <w:rPr>
            <w:rFonts w:cs="Arial"/>
            <w:szCs w:val="20"/>
            <w:highlight w:val="yellow"/>
            <w:rPrChange w:id="1555" w:author="Admin" w:date="2013-07-01T00:10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322403">
          <w:rPr>
            <w:rFonts w:cs="Arial"/>
            <w:szCs w:val="20"/>
            <w:highlight w:val="yellow"/>
            <w:rPrChange w:id="1556" w:author="Admin" w:date="2013-07-01T00:10:00Z">
              <w:rPr>
                <w:rFonts w:cs="Arial"/>
                <w:szCs w:val="20"/>
              </w:rPr>
            </w:rPrChange>
          </w:rPr>
          <w:t>trabalho</w:t>
        </w:r>
        <w:proofErr w:type="spellEnd"/>
        <w:r w:rsidRPr="00322403">
          <w:rPr>
            <w:rFonts w:cs="Arial"/>
            <w:szCs w:val="20"/>
            <w:highlight w:val="yellow"/>
            <w:rPrChange w:id="1557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58" w:author="Admin" w:date="2013-07-01T00:10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322403">
          <w:rPr>
            <w:rFonts w:cs="Arial"/>
            <w:szCs w:val="20"/>
            <w:highlight w:val="yellow"/>
            <w:rPrChange w:id="1559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60" w:author="Admin" w:date="2013-07-01T00:10:00Z">
              <w:rPr>
                <w:rFonts w:cs="Arial"/>
                <w:szCs w:val="20"/>
              </w:rPr>
            </w:rPrChange>
          </w:rPr>
          <w:t>arquivamento</w:t>
        </w:r>
        <w:proofErr w:type="spellEnd"/>
      </w:ins>
    </w:p>
    <w:p w14:paraId="1CB8F737" w14:textId="5F48D72E" w:rsidR="000E643F" w:rsidRPr="00322403" w:rsidRDefault="00322403" w:rsidP="00322403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561" w:author="Admin" w:date="2013-07-01T00:03:00Z"/>
          <w:rFonts w:cs="Arial"/>
          <w:b/>
          <w:bCs/>
          <w:szCs w:val="20"/>
          <w:highlight w:val="yellow"/>
          <w:rPrChange w:id="1562" w:author="Admin" w:date="2013-07-01T00:10:00Z">
            <w:rPr>
              <w:ins w:id="1563" w:author="Admin" w:date="2013-07-01T00:03:00Z"/>
              <w:rFonts w:cs="Arial"/>
              <w:szCs w:val="20"/>
            </w:rPr>
          </w:rPrChange>
        </w:rPr>
        <w:pPrChange w:id="1564" w:author="Admin" w:date="2013-07-01T00:03:00Z">
          <w:pPr/>
        </w:pPrChange>
      </w:pPr>
      <w:proofErr w:type="spellStart"/>
      <w:ins w:id="1565" w:author="Admin" w:date="2013-07-01T00:01:00Z">
        <w:r w:rsidRPr="00322403">
          <w:rPr>
            <w:rFonts w:cs="Arial"/>
            <w:szCs w:val="20"/>
            <w:highlight w:val="yellow"/>
            <w:rPrChange w:id="1566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567" w:author="Admin" w:date="2013-07-01T00:10:00Z">
              <w:rPr>
                <w:rFonts w:cs="Arial"/>
                <w:szCs w:val="20"/>
              </w:rPr>
            </w:rPrChange>
          </w:rPr>
          <w:t xml:space="preserve"> um </w:t>
        </w:r>
        <w:proofErr w:type="spellStart"/>
        <w:r w:rsidRPr="00322403">
          <w:rPr>
            <w:rFonts w:cs="Arial"/>
            <w:szCs w:val="20"/>
            <w:highlight w:val="yellow"/>
            <w:rPrChange w:id="1568" w:author="Admin" w:date="2013-07-01T00:10:00Z">
              <w:rPr>
                <w:rFonts w:cs="Arial"/>
                <w:szCs w:val="20"/>
              </w:rPr>
            </w:rPrChange>
          </w:rPr>
          <w:t>arquivo</w:t>
        </w:r>
        <w:proofErr w:type="spellEnd"/>
        <w:r w:rsidRPr="00322403">
          <w:rPr>
            <w:rFonts w:cs="Arial"/>
            <w:szCs w:val="20"/>
            <w:highlight w:val="yellow"/>
            <w:rPrChange w:id="1569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70" w:author="Admin" w:date="2013-07-01T00:10:00Z">
              <w:rPr>
                <w:rFonts w:cs="Arial"/>
                <w:szCs w:val="20"/>
              </w:rPr>
            </w:rPrChange>
          </w:rPr>
          <w:t>Ilustrator</w:t>
        </w:r>
        <w:proofErr w:type="spellEnd"/>
        <w:r w:rsidRPr="00322403">
          <w:rPr>
            <w:rFonts w:cs="Arial"/>
            <w:szCs w:val="20"/>
            <w:highlight w:val="yellow"/>
            <w:rPrChange w:id="1571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1572" w:author="Admin" w:date="2013-07-01T00:02:00Z">
        <w:r w:rsidR="005069C9">
          <w:rPr>
            <w:rFonts w:cs="Arial"/>
            <w:szCs w:val="20"/>
            <w:highlight w:val="yellow"/>
            <w:rPrChange w:id="1573" w:author="Admin" w:date="2013-07-01T00:10:00Z">
              <w:rPr>
                <w:rFonts w:cs="Arial"/>
                <w:szCs w:val="20"/>
                <w:highlight w:val="yellow"/>
              </w:rPr>
            </w:rPrChange>
          </w:rPr>
          <w:t>q</w:t>
        </w:r>
      </w:ins>
      <w:ins w:id="1574" w:author="Admin" w:date="2013-07-01T00:20:00Z">
        <w:r w:rsidR="005069C9">
          <w:rPr>
            <w:rFonts w:cs="Arial"/>
            <w:szCs w:val="20"/>
            <w:highlight w:val="yellow"/>
          </w:rPr>
          <w:t>uatro</w:t>
        </w:r>
      </w:ins>
      <w:proofErr w:type="spellEnd"/>
      <w:ins w:id="1575" w:author="Admin" w:date="2013-07-01T00:01:00Z">
        <w:r w:rsidRPr="00322403">
          <w:rPr>
            <w:rFonts w:cs="Arial"/>
            <w:szCs w:val="20"/>
            <w:highlight w:val="yellow"/>
            <w:rPrChange w:id="1576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</w:ins>
      <w:ins w:id="1577" w:author="Admin" w:date="2013-07-01T00:02:00Z">
        <w:r w:rsidRPr="00322403">
          <w:rPr>
            <w:rFonts w:cs="Arial"/>
            <w:szCs w:val="20"/>
            <w:highlight w:val="yellow"/>
            <w:rPrChange w:id="1578" w:author="Admin" w:date="2013-07-01T00:10:00Z">
              <w:rPr>
                <w:rFonts w:cs="Arial"/>
                <w:szCs w:val="20"/>
              </w:rPr>
            </w:rPrChange>
          </w:rPr>
          <w:t xml:space="preserve">logos – </w:t>
        </w:r>
        <w:proofErr w:type="spellStart"/>
        <w:r w:rsidRPr="00322403">
          <w:rPr>
            <w:rFonts w:cs="Arial"/>
            <w:szCs w:val="20"/>
            <w:highlight w:val="yellow"/>
            <w:rPrChange w:id="1579" w:author="Admin" w:date="2013-07-01T00:10:00Z">
              <w:rPr>
                <w:rFonts w:cs="Arial"/>
                <w:szCs w:val="20"/>
              </w:rPr>
            </w:rPrChange>
          </w:rPr>
          <w:t>duas</w:t>
        </w:r>
        <w:proofErr w:type="spellEnd"/>
        <w:r w:rsidRPr="00322403">
          <w:rPr>
            <w:rFonts w:cs="Arial"/>
            <w:szCs w:val="20"/>
            <w:highlight w:val="yellow"/>
            <w:rPrChange w:id="1580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81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582" w:author="Admin" w:date="2013-07-01T00:10:00Z">
              <w:rPr>
                <w:rFonts w:cs="Arial"/>
                <w:szCs w:val="20"/>
              </w:rPr>
            </w:rPrChange>
          </w:rPr>
          <w:t xml:space="preserve"> cores </w:t>
        </w:r>
        <w:proofErr w:type="spellStart"/>
        <w:r w:rsidRPr="00322403">
          <w:rPr>
            <w:rFonts w:cs="Arial"/>
            <w:szCs w:val="20"/>
            <w:highlight w:val="yellow"/>
            <w:rPrChange w:id="1583" w:author="Admin" w:date="2013-07-01T00:10:00Z">
              <w:rPr>
                <w:rFonts w:cs="Arial"/>
                <w:szCs w:val="20"/>
              </w:rPr>
            </w:rPrChange>
          </w:rPr>
          <w:t>especiais</w:t>
        </w:r>
        <w:proofErr w:type="spellEnd"/>
        <w:r w:rsidRPr="00322403">
          <w:rPr>
            <w:rFonts w:cs="Arial"/>
            <w:szCs w:val="20"/>
            <w:highlight w:val="yellow"/>
            <w:rPrChange w:id="1584" w:author="Admin" w:date="2013-07-01T00:10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322403">
          <w:rPr>
            <w:rFonts w:cs="Arial"/>
            <w:szCs w:val="20"/>
            <w:highlight w:val="yellow"/>
            <w:rPrChange w:id="1585" w:author="Admin" w:date="2013-07-01T00:10:00Z">
              <w:rPr>
                <w:rFonts w:cs="Arial"/>
                <w:szCs w:val="20"/>
              </w:rPr>
            </w:rPrChange>
          </w:rPr>
          <w:t>duas</w:t>
        </w:r>
        <w:proofErr w:type="spellEnd"/>
        <w:r w:rsidRPr="00322403">
          <w:rPr>
            <w:rFonts w:cs="Arial"/>
            <w:szCs w:val="20"/>
            <w:highlight w:val="yellow"/>
            <w:rPrChange w:id="1586" w:author="Admin" w:date="2013-07-01T00:10:00Z">
              <w:rPr>
                <w:rFonts w:cs="Arial"/>
                <w:szCs w:val="20"/>
              </w:rPr>
            </w:rPrChange>
          </w:rPr>
          <w:t xml:space="preserve"> cores PMS – Pantone Uncoated), </w:t>
        </w:r>
        <w:proofErr w:type="spellStart"/>
        <w:r w:rsidRPr="00322403">
          <w:rPr>
            <w:rFonts w:cs="Arial"/>
            <w:szCs w:val="20"/>
            <w:highlight w:val="yellow"/>
            <w:rPrChange w:id="1587" w:author="Admin" w:date="2013-07-01T00:10:00Z">
              <w:rPr>
                <w:rFonts w:cs="Arial"/>
                <w:szCs w:val="20"/>
              </w:rPr>
            </w:rPrChange>
          </w:rPr>
          <w:t>sendo</w:t>
        </w:r>
        <w:proofErr w:type="spellEnd"/>
        <w:r w:rsidRPr="00322403">
          <w:rPr>
            <w:rFonts w:cs="Arial"/>
            <w:szCs w:val="20"/>
            <w:highlight w:val="yellow"/>
            <w:rPrChange w:id="1588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89" w:author="Admin" w:date="2013-07-01T00:10:00Z">
              <w:rPr>
                <w:rFonts w:cs="Arial"/>
                <w:szCs w:val="20"/>
              </w:rPr>
            </w:rPrChange>
          </w:rPr>
          <w:t>uma</w:t>
        </w:r>
        <w:proofErr w:type="spellEnd"/>
        <w:r w:rsidRPr="00322403">
          <w:rPr>
            <w:rFonts w:cs="Arial"/>
            <w:szCs w:val="20"/>
            <w:highlight w:val="yellow"/>
            <w:rPrChange w:id="1590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91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592" w:author="Admin" w:date="2013-07-01T00:10:00Z">
              <w:rPr>
                <w:rFonts w:cs="Arial"/>
                <w:szCs w:val="20"/>
              </w:rPr>
            </w:rPrChange>
          </w:rPr>
          <w:t xml:space="preserve"> ingles </w:t>
        </w:r>
        <w:proofErr w:type="spellStart"/>
        <w:r w:rsidRPr="00322403">
          <w:rPr>
            <w:rFonts w:cs="Arial"/>
            <w:szCs w:val="20"/>
            <w:highlight w:val="yellow"/>
            <w:rPrChange w:id="1593" w:author="Admin" w:date="2013-07-01T00:10:00Z">
              <w:rPr>
                <w:rFonts w:cs="Arial"/>
                <w:szCs w:val="20"/>
              </w:rPr>
            </w:rPrChange>
          </w:rPr>
          <w:t>outra</w:t>
        </w:r>
        <w:proofErr w:type="spellEnd"/>
        <w:r w:rsidRPr="00322403">
          <w:rPr>
            <w:rFonts w:cs="Arial"/>
            <w:szCs w:val="20"/>
            <w:highlight w:val="yellow"/>
            <w:rPrChange w:id="1594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95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596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597" w:author="Admin" w:date="2013-07-01T00:10:00Z">
              <w:rPr>
                <w:rFonts w:cs="Arial"/>
                <w:szCs w:val="20"/>
              </w:rPr>
            </w:rPrChange>
          </w:rPr>
          <w:t>alemao</w:t>
        </w:r>
        <w:proofErr w:type="spellEnd"/>
        <w:r w:rsidRPr="00322403">
          <w:rPr>
            <w:rFonts w:cs="Arial"/>
            <w:szCs w:val="20"/>
            <w:highlight w:val="yellow"/>
            <w:rPrChange w:id="1598" w:author="Admin" w:date="2013-07-01T00:10:00Z">
              <w:rPr>
                <w:rFonts w:cs="Arial"/>
                <w:szCs w:val="20"/>
              </w:rPr>
            </w:rPrChange>
          </w:rPr>
          <w:t xml:space="preserve">, e </w:t>
        </w:r>
        <w:proofErr w:type="spellStart"/>
        <w:r w:rsidRPr="00322403">
          <w:rPr>
            <w:rFonts w:cs="Arial"/>
            <w:szCs w:val="20"/>
            <w:highlight w:val="yellow"/>
            <w:rPrChange w:id="1599" w:author="Admin" w:date="2013-07-01T00:10:00Z">
              <w:rPr>
                <w:rFonts w:cs="Arial"/>
                <w:szCs w:val="20"/>
              </w:rPr>
            </w:rPrChange>
          </w:rPr>
          <w:t>duas</w:t>
        </w:r>
        <w:proofErr w:type="spellEnd"/>
        <w:r w:rsidRPr="00322403">
          <w:rPr>
            <w:rFonts w:cs="Arial"/>
            <w:szCs w:val="20"/>
            <w:highlight w:val="yellow"/>
            <w:rPrChange w:id="1600" w:author="Admin" w:date="2013-07-01T00:10:00Z">
              <w:rPr>
                <w:rFonts w:cs="Arial"/>
                <w:szCs w:val="20"/>
              </w:rPr>
            </w:rPrChange>
          </w:rPr>
          <w:t xml:space="preserve"> logos </w:t>
        </w:r>
        <w:proofErr w:type="spellStart"/>
        <w:r w:rsidRPr="00322403">
          <w:rPr>
            <w:rFonts w:cs="Arial"/>
            <w:szCs w:val="20"/>
            <w:highlight w:val="yellow"/>
            <w:rPrChange w:id="1601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602" w:author="Admin" w:date="2013-07-01T00:10:00Z">
              <w:rPr>
                <w:rFonts w:cs="Arial"/>
                <w:szCs w:val="20"/>
              </w:rPr>
            </w:rPrChange>
          </w:rPr>
          <w:t xml:space="preserve"> CMYK, </w:t>
        </w:r>
        <w:proofErr w:type="spellStart"/>
        <w:r w:rsidRPr="00322403">
          <w:rPr>
            <w:rFonts w:cs="Arial"/>
            <w:szCs w:val="20"/>
            <w:highlight w:val="yellow"/>
            <w:rPrChange w:id="1603" w:author="Admin" w:date="2013-07-01T00:10:00Z">
              <w:rPr>
                <w:rFonts w:cs="Arial"/>
                <w:szCs w:val="20"/>
              </w:rPr>
            </w:rPrChange>
          </w:rPr>
          <w:t>sendo</w:t>
        </w:r>
        <w:proofErr w:type="spellEnd"/>
        <w:r w:rsidRPr="00322403">
          <w:rPr>
            <w:rFonts w:cs="Arial"/>
            <w:szCs w:val="20"/>
            <w:highlight w:val="yellow"/>
            <w:rPrChange w:id="1604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05" w:author="Admin" w:date="2013-07-01T00:10:00Z">
              <w:rPr>
                <w:rFonts w:cs="Arial"/>
                <w:szCs w:val="20"/>
              </w:rPr>
            </w:rPrChange>
          </w:rPr>
          <w:t>uma</w:t>
        </w:r>
        <w:proofErr w:type="spellEnd"/>
        <w:r w:rsidRPr="00322403">
          <w:rPr>
            <w:rFonts w:cs="Arial"/>
            <w:szCs w:val="20"/>
            <w:highlight w:val="yellow"/>
            <w:rPrChange w:id="1606" w:author="Admin" w:date="2013-07-01T00:10:00Z">
              <w:rPr>
                <w:rFonts w:cs="Arial"/>
                <w:szCs w:val="20"/>
              </w:rPr>
            </w:rPrChange>
          </w:rPr>
          <w:t xml:space="preserve"> i</w:t>
        </w:r>
      </w:ins>
      <w:ins w:id="1607" w:author="Admin" w:date="2013-07-01T00:03:00Z">
        <w:r w:rsidRPr="00322403">
          <w:rPr>
            <w:rFonts w:cs="Arial"/>
            <w:szCs w:val="20"/>
            <w:highlight w:val="yellow"/>
            <w:rPrChange w:id="1608" w:author="Admin" w:date="2013-07-01T00:10:00Z">
              <w:rPr>
                <w:rFonts w:cs="Arial"/>
                <w:szCs w:val="20"/>
              </w:rPr>
            </w:rPrChange>
          </w:rPr>
          <w:t xml:space="preserve">ngles e </w:t>
        </w:r>
        <w:proofErr w:type="spellStart"/>
        <w:r w:rsidRPr="00322403">
          <w:rPr>
            <w:rFonts w:cs="Arial"/>
            <w:szCs w:val="20"/>
            <w:highlight w:val="yellow"/>
            <w:rPrChange w:id="1609" w:author="Admin" w:date="2013-07-01T00:10:00Z">
              <w:rPr>
                <w:rFonts w:cs="Arial"/>
                <w:szCs w:val="20"/>
              </w:rPr>
            </w:rPrChange>
          </w:rPr>
          <w:t>outra</w:t>
        </w:r>
        <w:proofErr w:type="spellEnd"/>
        <w:r w:rsidRPr="00322403">
          <w:rPr>
            <w:rFonts w:cs="Arial"/>
            <w:szCs w:val="20"/>
            <w:highlight w:val="yellow"/>
            <w:rPrChange w:id="1610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11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612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13" w:author="Admin" w:date="2013-07-01T00:10:00Z">
              <w:rPr>
                <w:rFonts w:cs="Arial"/>
                <w:szCs w:val="20"/>
              </w:rPr>
            </w:rPrChange>
          </w:rPr>
          <w:t>alemao</w:t>
        </w:r>
        <w:proofErr w:type="spellEnd"/>
        <w:r w:rsidRPr="00322403">
          <w:rPr>
            <w:rFonts w:cs="Arial"/>
            <w:szCs w:val="20"/>
            <w:highlight w:val="yellow"/>
            <w:rPrChange w:id="1614" w:author="Admin" w:date="2013-07-01T00:10:00Z">
              <w:rPr>
                <w:rFonts w:cs="Arial"/>
                <w:szCs w:val="20"/>
              </w:rPr>
            </w:rPrChange>
          </w:rPr>
          <w:t>.</w:t>
        </w:r>
      </w:ins>
    </w:p>
    <w:p w14:paraId="00BD5AE6" w14:textId="51F2B98A" w:rsidR="00322403" w:rsidRPr="00322403" w:rsidRDefault="00322403" w:rsidP="00322403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615" w:author="Admin" w:date="2013-07-01T00:04:00Z"/>
          <w:rFonts w:cs="Arial"/>
          <w:b/>
          <w:bCs/>
          <w:szCs w:val="20"/>
          <w:highlight w:val="yellow"/>
          <w:rPrChange w:id="1616" w:author="Admin" w:date="2013-07-01T00:10:00Z">
            <w:rPr>
              <w:ins w:id="1617" w:author="Admin" w:date="2013-07-01T00:04:00Z"/>
              <w:rFonts w:cs="Arial"/>
              <w:szCs w:val="20"/>
            </w:rPr>
          </w:rPrChange>
        </w:rPr>
        <w:pPrChange w:id="1618" w:author="Admin" w:date="2013-07-01T00:03:00Z">
          <w:pPr/>
        </w:pPrChange>
      </w:pPr>
      <w:ins w:id="1619" w:author="Admin" w:date="2013-07-01T00:04:00Z">
        <w:r w:rsidRPr="00322403">
          <w:rPr>
            <w:rFonts w:cs="Arial"/>
            <w:szCs w:val="20"/>
            <w:highlight w:val="yellow"/>
            <w:rPrChange w:id="1620" w:author="Admin" w:date="2013-07-01T00:10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322403">
          <w:rPr>
            <w:rFonts w:cs="Arial"/>
            <w:szCs w:val="20"/>
            <w:highlight w:val="yellow"/>
            <w:rPrChange w:id="1621" w:author="Admin" w:date="2013-07-01T00:10:00Z">
              <w:rPr>
                <w:rFonts w:cs="Arial"/>
                <w:szCs w:val="20"/>
              </w:rPr>
            </w:rPrChange>
          </w:rPr>
          <w:t>arquivo</w:t>
        </w:r>
        <w:proofErr w:type="spellEnd"/>
        <w:r w:rsidRPr="00322403">
          <w:rPr>
            <w:rFonts w:cs="Arial"/>
            <w:szCs w:val="20"/>
            <w:highlight w:val="yellow"/>
            <w:rPrChange w:id="1622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r w:rsidRPr="00322403">
          <w:rPr>
            <w:rFonts w:cs="Arial"/>
            <w:szCs w:val="20"/>
            <w:highlight w:val="yellow"/>
            <w:rPrChange w:id="1623" w:author="Admin" w:date="2013-07-01T00:10:00Z">
              <w:rPr>
                <w:rFonts w:cs="Arial"/>
                <w:szCs w:val="20"/>
              </w:rPr>
            </w:rPrChange>
          </w:rPr>
          <w:t>PDF/X-3:2002</w:t>
        </w:r>
        <w:r w:rsidRPr="00322403">
          <w:rPr>
            <w:rFonts w:cs="Arial"/>
            <w:szCs w:val="20"/>
            <w:highlight w:val="yellow"/>
            <w:rPrChange w:id="1624" w:author="Admin" w:date="2013-07-01T00:10:00Z">
              <w:rPr>
                <w:rFonts w:cs="Arial"/>
                <w:szCs w:val="20"/>
              </w:rPr>
            </w:rPrChange>
          </w:rPr>
          <w:t xml:space="preserve"> com </w:t>
        </w:r>
        <w:proofErr w:type="spellStart"/>
        <w:r w:rsidRPr="00322403">
          <w:rPr>
            <w:rFonts w:cs="Arial"/>
            <w:szCs w:val="20"/>
            <w:highlight w:val="yellow"/>
            <w:rPrChange w:id="1625" w:author="Admin" w:date="2013-07-01T00:10:00Z">
              <w:rPr>
                <w:rFonts w:cs="Arial"/>
                <w:szCs w:val="20"/>
              </w:rPr>
            </w:rPrChange>
          </w:rPr>
          <w:t>sua</w:t>
        </w:r>
        <w:proofErr w:type="spellEnd"/>
        <w:r w:rsidRPr="00322403">
          <w:rPr>
            <w:rFonts w:cs="Arial"/>
            <w:szCs w:val="20"/>
            <w:highlight w:val="yellow"/>
            <w:rPrChange w:id="1626" w:author="Admin" w:date="2013-07-01T00:10:00Z">
              <w:rPr>
                <w:rFonts w:cs="Arial"/>
                <w:szCs w:val="20"/>
              </w:rPr>
            </w:rPrChange>
          </w:rPr>
          <w:t xml:space="preserve"> logo </w:t>
        </w:r>
        <w:proofErr w:type="spellStart"/>
        <w:r w:rsidRPr="00322403">
          <w:rPr>
            <w:rFonts w:cs="Arial"/>
            <w:szCs w:val="20"/>
            <w:highlight w:val="yellow"/>
            <w:rPrChange w:id="1627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628" w:author="Admin" w:date="2013-07-01T00:10:00Z">
              <w:rPr>
                <w:rFonts w:cs="Arial"/>
                <w:szCs w:val="20"/>
              </w:rPr>
            </w:rPrChange>
          </w:rPr>
          <w:t xml:space="preserve"> CMYK (</w:t>
        </w:r>
      </w:ins>
      <w:proofErr w:type="spellStart"/>
      <w:ins w:id="1629" w:author="Admin" w:date="2013-07-01T00:07:00Z">
        <w:r w:rsidRPr="00322403">
          <w:rPr>
            <w:rFonts w:cs="Arial"/>
            <w:szCs w:val="20"/>
            <w:highlight w:val="yellow"/>
            <w:rPrChange w:id="1630" w:author="Admin" w:date="2013-07-01T00:10:00Z">
              <w:rPr>
                <w:rFonts w:cs="Arial"/>
                <w:szCs w:val="20"/>
              </w:rPr>
            </w:rPrChange>
          </w:rPr>
          <w:t>nao</w:t>
        </w:r>
        <w:proofErr w:type="spellEnd"/>
        <w:r w:rsidRPr="00322403">
          <w:rPr>
            <w:rFonts w:cs="Arial"/>
            <w:szCs w:val="20"/>
            <w:highlight w:val="yellow"/>
            <w:rPrChange w:id="1631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32" w:author="Admin" w:date="2013-07-01T00:10:00Z">
              <w:rPr>
                <w:rFonts w:cs="Arial"/>
                <w:szCs w:val="20"/>
              </w:rPr>
            </w:rPrChange>
          </w:rPr>
          <w:t>pode</w:t>
        </w:r>
        <w:proofErr w:type="spellEnd"/>
        <w:r w:rsidRPr="00322403">
          <w:rPr>
            <w:rFonts w:cs="Arial"/>
            <w:szCs w:val="20"/>
            <w:highlight w:val="yellow"/>
            <w:rPrChange w:id="1633" w:author="Admin" w:date="2013-07-01T00:10:00Z">
              <w:rPr>
                <w:rFonts w:cs="Arial"/>
                <w:szCs w:val="20"/>
              </w:rPr>
            </w:rPrChange>
          </w:rPr>
          <w:t xml:space="preserve"> haver </w:t>
        </w:r>
        <w:proofErr w:type="spellStart"/>
        <w:r w:rsidRPr="00322403">
          <w:rPr>
            <w:rFonts w:cs="Arial"/>
            <w:szCs w:val="20"/>
            <w:highlight w:val="yellow"/>
            <w:rPrChange w:id="1634" w:author="Admin" w:date="2013-07-01T00:10:00Z">
              <w:rPr>
                <w:rFonts w:cs="Arial"/>
                <w:szCs w:val="20"/>
              </w:rPr>
            </w:rPrChange>
          </w:rPr>
          <w:t>cor</w:t>
        </w:r>
        <w:proofErr w:type="spellEnd"/>
        <w:r w:rsidRPr="00322403">
          <w:rPr>
            <w:rFonts w:cs="Arial"/>
            <w:szCs w:val="20"/>
            <w:highlight w:val="yellow"/>
            <w:rPrChange w:id="1635" w:author="Admin" w:date="2013-07-01T00:10:00Z">
              <w:rPr>
                <w:rFonts w:cs="Arial"/>
                <w:szCs w:val="20"/>
              </w:rPr>
            </w:rPrChange>
          </w:rPr>
          <w:t xml:space="preserve"> especial)</w:t>
        </w:r>
      </w:ins>
    </w:p>
    <w:p w14:paraId="46DFCD34" w14:textId="049220BF" w:rsidR="00322403" w:rsidRPr="00322403" w:rsidRDefault="00322403" w:rsidP="00322403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636" w:author="Kinder" w:date="2013-06-29T11:20:00Z"/>
          <w:rFonts w:cs="Arial"/>
          <w:b/>
          <w:bCs/>
          <w:szCs w:val="20"/>
          <w:highlight w:val="yellow"/>
          <w:rPrChange w:id="1637" w:author="Admin" w:date="2013-07-01T00:10:00Z">
            <w:rPr>
              <w:ins w:id="1638" w:author="Kinder" w:date="2013-06-29T11:20:00Z"/>
            </w:rPr>
          </w:rPrChange>
        </w:rPr>
        <w:pPrChange w:id="1639" w:author="Admin" w:date="2013-07-01T00:03:00Z">
          <w:pPr/>
        </w:pPrChange>
      </w:pPr>
      <w:ins w:id="1640" w:author="Admin" w:date="2013-07-01T00:06:00Z">
        <w:r w:rsidRPr="00322403">
          <w:rPr>
            <w:rFonts w:cs="Arial"/>
            <w:szCs w:val="20"/>
            <w:highlight w:val="yellow"/>
            <w:rPrChange w:id="1641" w:author="Admin" w:date="2013-07-01T00:10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322403">
          <w:rPr>
            <w:rFonts w:cs="Arial"/>
            <w:szCs w:val="20"/>
            <w:highlight w:val="yellow"/>
            <w:rPrChange w:id="1642" w:author="Admin" w:date="2013-07-01T00:10:00Z">
              <w:rPr>
                <w:rFonts w:cs="Arial"/>
                <w:szCs w:val="20"/>
              </w:rPr>
            </w:rPrChange>
          </w:rPr>
          <w:t>copia</w:t>
        </w:r>
        <w:proofErr w:type="spellEnd"/>
        <w:r w:rsidRPr="00322403">
          <w:rPr>
            <w:rFonts w:cs="Arial"/>
            <w:szCs w:val="20"/>
            <w:highlight w:val="yellow"/>
            <w:rPrChange w:id="1643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44" w:author="Admin" w:date="2013-07-01T00:10:00Z">
              <w:rPr>
                <w:rFonts w:cs="Arial"/>
                <w:szCs w:val="20"/>
              </w:rPr>
            </w:rPrChange>
          </w:rPr>
          <w:t>impressa</w:t>
        </w:r>
        <w:proofErr w:type="spellEnd"/>
        <w:r w:rsidRPr="00322403">
          <w:rPr>
            <w:rFonts w:cs="Arial"/>
            <w:szCs w:val="20"/>
            <w:highlight w:val="yellow"/>
            <w:rPrChange w:id="1645" w:author="Admin" w:date="2013-07-01T00:10:00Z">
              <w:rPr>
                <w:rFonts w:cs="Arial"/>
                <w:szCs w:val="20"/>
              </w:rPr>
            </w:rPrChange>
          </w:rPr>
          <w:t>,</w:t>
        </w:r>
      </w:ins>
      <w:ins w:id="1646" w:author="Admin" w:date="2013-07-01T00:07:00Z">
        <w:r w:rsidRPr="00322403">
          <w:rPr>
            <w:rFonts w:cs="Arial"/>
            <w:szCs w:val="20"/>
            <w:highlight w:val="yellow"/>
            <w:rPrChange w:id="1647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48" w:author="Admin" w:date="2013-07-01T00:10:00Z">
              <w:rPr>
                <w:rFonts w:cs="Arial"/>
                <w:szCs w:val="20"/>
              </w:rPr>
            </w:rPrChange>
          </w:rPr>
          <w:t>montada</w:t>
        </w:r>
        <w:proofErr w:type="spellEnd"/>
        <w:r w:rsidRPr="00322403">
          <w:rPr>
            <w:rFonts w:cs="Arial"/>
            <w:szCs w:val="20"/>
            <w:highlight w:val="yellow"/>
            <w:rPrChange w:id="1649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50" w:author="Admin" w:date="2013-07-01T00:10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22403">
          <w:rPr>
            <w:rFonts w:cs="Arial"/>
            <w:szCs w:val="20"/>
            <w:highlight w:val="yellow"/>
            <w:rPrChange w:id="1651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52" w:author="Admin" w:date="2013-07-01T00:10:00Z">
              <w:rPr>
                <w:rFonts w:cs="Arial"/>
                <w:szCs w:val="20"/>
              </w:rPr>
            </w:rPrChange>
          </w:rPr>
          <w:t>prancha</w:t>
        </w:r>
        <w:proofErr w:type="spellEnd"/>
        <w:r w:rsidRPr="00322403">
          <w:rPr>
            <w:rFonts w:cs="Arial"/>
            <w:szCs w:val="20"/>
            <w:highlight w:val="yellow"/>
            <w:rPrChange w:id="1653" w:author="Admin" w:date="2013-07-01T00:10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322403">
          <w:rPr>
            <w:rFonts w:cs="Arial"/>
            <w:szCs w:val="20"/>
            <w:highlight w:val="yellow"/>
            <w:rPrChange w:id="1654" w:author="Admin" w:date="2013-07-01T00:10:00Z">
              <w:rPr>
                <w:rFonts w:cs="Arial"/>
                <w:szCs w:val="20"/>
              </w:rPr>
            </w:rPrChange>
          </w:rPr>
          <w:t>apresentacao</w:t>
        </w:r>
        <w:proofErr w:type="spellEnd"/>
        <w:r w:rsidRPr="00322403">
          <w:rPr>
            <w:rFonts w:cs="Arial"/>
            <w:szCs w:val="20"/>
            <w:highlight w:val="yellow"/>
            <w:rPrChange w:id="1655" w:author="Admin" w:date="2013-07-01T00:10:00Z">
              <w:rPr>
                <w:rFonts w:cs="Arial"/>
                <w:szCs w:val="20"/>
              </w:rPr>
            </w:rPrChange>
          </w:rPr>
          <w:t xml:space="preserve"> com as </w:t>
        </w:r>
        <w:proofErr w:type="spellStart"/>
        <w:r w:rsidRPr="00322403">
          <w:rPr>
            <w:rFonts w:cs="Arial"/>
            <w:szCs w:val="20"/>
            <w:highlight w:val="yellow"/>
            <w:rPrChange w:id="1656" w:author="Admin" w:date="2013-07-01T00:10:00Z">
              <w:rPr>
                <w:rFonts w:cs="Arial"/>
                <w:szCs w:val="20"/>
              </w:rPr>
            </w:rPrChange>
          </w:rPr>
          <w:t>duas</w:t>
        </w:r>
        <w:proofErr w:type="spellEnd"/>
        <w:r w:rsidRPr="00322403">
          <w:rPr>
            <w:rFonts w:cs="Arial"/>
            <w:szCs w:val="20"/>
            <w:highlight w:val="yellow"/>
            <w:rPrChange w:id="1657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58" w:author="Admin" w:date="2013-07-01T00:10:00Z">
              <w:rPr>
                <w:rFonts w:cs="Arial"/>
                <w:szCs w:val="20"/>
              </w:rPr>
            </w:rPrChange>
          </w:rPr>
          <w:t>versoes</w:t>
        </w:r>
        <w:proofErr w:type="spellEnd"/>
        <w:r w:rsidRPr="00322403">
          <w:rPr>
            <w:rFonts w:cs="Arial"/>
            <w:szCs w:val="20"/>
            <w:highlight w:val="yellow"/>
            <w:rPrChange w:id="1659" w:author="Admin" w:date="2013-07-01T00:10:00Z">
              <w:rPr>
                <w:rFonts w:cs="Arial"/>
                <w:szCs w:val="20"/>
              </w:rPr>
            </w:rPrChange>
          </w:rPr>
          <w:t xml:space="preserve"> da logo (ingles e </w:t>
        </w:r>
        <w:proofErr w:type="spellStart"/>
        <w:r w:rsidRPr="00322403">
          <w:rPr>
            <w:rFonts w:cs="Arial"/>
            <w:szCs w:val="20"/>
            <w:highlight w:val="yellow"/>
            <w:rPrChange w:id="1660" w:author="Admin" w:date="2013-07-01T00:10:00Z">
              <w:rPr>
                <w:rFonts w:cs="Arial"/>
                <w:szCs w:val="20"/>
              </w:rPr>
            </w:rPrChange>
          </w:rPr>
          <w:t>alemao</w:t>
        </w:r>
        <w:proofErr w:type="spellEnd"/>
        <w:r w:rsidRPr="00322403">
          <w:rPr>
            <w:rFonts w:cs="Arial"/>
            <w:szCs w:val="20"/>
            <w:highlight w:val="yellow"/>
            <w:rPrChange w:id="1661" w:author="Admin" w:date="2013-07-01T00:10:00Z">
              <w:rPr>
                <w:rFonts w:cs="Arial"/>
                <w:szCs w:val="20"/>
              </w:rPr>
            </w:rPrChange>
          </w:rPr>
          <w:t xml:space="preserve">) </w:t>
        </w:r>
        <w:proofErr w:type="spellStart"/>
        <w:r w:rsidRPr="00322403">
          <w:rPr>
            <w:rFonts w:cs="Arial"/>
            <w:szCs w:val="20"/>
            <w:highlight w:val="yellow"/>
            <w:rPrChange w:id="1662" w:author="Admin" w:date="2013-07-01T00:10:00Z">
              <w:rPr>
                <w:rFonts w:cs="Arial"/>
                <w:szCs w:val="20"/>
              </w:rPr>
            </w:rPrChange>
          </w:rPr>
          <w:t>bem</w:t>
        </w:r>
        <w:proofErr w:type="spellEnd"/>
        <w:r w:rsidRPr="00322403">
          <w:rPr>
            <w:rFonts w:cs="Arial"/>
            <w:szCs w:val="20"/>
            <w:highlight w:val="yellow"/>
            <w:rPrChange w:id="1663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proofErr w:type="gramStart"/>
        <w:r w:rsidRPr="00322403">
          <w:rPr>
            <w:rFonts w:cs="Arial"/>
            <w:szCs w:val="20"/>
            <w:highlight w:val="yellow"/>
            <w:rPrChange w:id="1664" w:author="Admin" w:date="2013-07-01T00:10:00Z">
              <w:rPr>
                <w:rFonts w:cs="Arial"/>
                <w:szCs w:val="20"/>
              </w:rPr>
            </w:rPrChange>
          </w:rPr>
          <w:t>como</w:t>
        </w:r>
        <w:proofErr w:type="spellEnd"/>
        <w:proofErr w:type="gramEnd"/>
        <w:r w:rsidRPr="00322403">
          <w:rPr>
            <w:rFonts w:cs="Arial"/>
            <w:szCs w:val="20"/>
            <w:highlight w:val="yellow"/>
            <w:rPrChange w:id="1665" w:author="Admin" w:date="2013-07-01T00:10:00Z">
              <w:rPr>
                <w:rFonts w:cs="Arial"/>
                <w:szCs w:val="20"/>
              </w:rPr>
            </w:rPrChange>
          </w:rPr>
          <w:t xml:space="preserve"> com as </w:t>
        </w:r>
        <w:proofErr w:type="spellStart"/>
        <w:r w:rsidRPr="00322403">
          <w:rPr>
            <w:rFonts w:cs="Arial"/>
            <w:szCs w:val="20"/>
            <w:highlight w:val="yellow"/>
            <w:rPrChange w:id="1666" w:author="Admin" w:date="2013-07-01T00:10:00Z">
              <w:rPr>
                <w:rFonts w:cs="Arial"/>
                <w:szCs w:val="20"/>
              </w:rPr>
            </w:rPrChange>
          </w:rPr>
          <w:t>duas</w:t>
        </w:r>
        <w:proofErr w:type="spellEnd"/>
        <w:r w:rsidRPr="00322403">
          <w:rPr>
            <w:rFonts w:cs="Arial"/>
            <w:szCs w:val="20"/>
            <w:highlight w:val="yellow"/>
            <w:rPrChange w:id="1667" w:author="Admin" w:date="2013-07-01T00:10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22403">
          <w:rPr>
            <w:rFonts w:cs="Arial"/>
            <w:szCs w:val="20"/>
            <w:highlight w:val="yellow"/>
            <w:rPrChange w:id="1668" w:author="Admin" w:date="2013-07-01T00:10:00Z">
              <w:rPr>
                <w:rFonts w:cs="Arial"/>
                <w:szCs w:val="20"/>
              </w:rPr>
            </w:rPrChange>
          </w:rPr>
          <w:t>versoes</w:t>
        </w:r>
        <w:proofErr w:type="spellEnd"/>
        <w:r w:rsidRPr="00322403">
          <w:rPr>
            <w:rFonts w:cs="Arial"/>
            <w:szCs w:val="20"/>
            <w:highlight w:val="yellow"/>
            <w:rPrChange w:id="1669" w:author="Admin" w:date="2013-07-01T00:10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322403">
          <w:rPr>
            <w:rFonts w:cs="Arial"/>
            <w:szCs w:val="20"/>
            <w:highlight w:val="yellow"/>
            <w:rPrChange w:id="1670" w:author="Admin" w:date="2013-07-01T00:10:00Z">
              <w:rPr>
                <w:rFonts w:cs="Arial"/>
                <w:szCs w:val="20"/>
              </w:rPr>
            </w:rPrChange>
          </w:rPr>
          <w:t>cores</w:t>
        </w:r>
        <w:proofErr w:type="spellEnd"/>
        <w:r w:rsidRPr="00322403">
          <w:rPr>
            <w:rFonts w:cs="Arial"/>
            <w:szCs w:val="20"/>
            <w:highlight w:val="yellow"/>
            <w:rPrChange w:id="1671" w:author="Admin" w:date="2013-07-01T00:10:00Z">
              <w:rPr>
                <w:rFonts w:cs="Arial"/>
                <w:szCs w:val="20"/>
              </w:rPr>
            </w:rPrChange>
          </w:rPr>
          <w:t xml:space="preserve"> (PMS e CMYZ)</w:t>
        </w:r>
      </w:ins>
      <w:ins w:id="1672" w:author="Admin" w:date="2013-07-01T00:10:00Z">
        <w:r w:rsidRPr="00322403">
          <w:rPr>
            <w:rFonts w:cs="Arial"/>
            <w:szCs w:val="20"/>
            <w:highlight w:val="yellow"/>
            <w:rPrChange w:id="1673" w:author="Admin" w:date="2013-07-01T00:10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322403">
          <w:rPr>
            <w:rFonts w:cs="Arial"/>
            <w:szCs w:val="20"/>
            <w:highlight w:val="yellow"/>
            <w:rPrChange w:id="1674" w:author="Admin" w:date="2013-07-01T00:10:00Z">
              <w:rPr>
                <w:rFonts w:cs="Arial"/>
                <w:szCs w:val="20"/>
              </w:rPr>
            </w:rPrChange>
          </w:rPr>
          <w:t>ambas</w:t>
        </w:r>
        <w:proofErr w:type="spellEnd"/>
        <w:r w:rsidRPr="00322403">
          <w:rPr>
            <w:rFonts w:cs="Arial"/>
            <w:szCs w:val="20"/>
            <w:highlight w:val="yellow"/>
            <w:rPrChange w:id="1675" w:author="Admin" w:date="2013-07-01T00:10:00Z">
              <w:rPr>
                <w:rFonts w:cs="Arial"/>
                <w:szCs w:val="20"/>
              </w:rPr>
            </w:rPrChange>
          </w:rPr>
          <w:t xml:space="preserve"> as logos</w:t>
        </w:r>
      </w:ins>
      <w:ins w:id="1676" w:author="Admin" w:date="2013-07-01T00:11:00Z">
        <w:r w:rsidR="005069C9">
          <w:rPr>
            <w:rFonts w:cs="Arial"/>
            <w:szCs w:val="20"/>
            <w:highlight w:val="yellow"/>
          </w:rPr>
          <w:t xml:space="preserve">. </w:t>
        </w:r>
        <w:proofErr w:type="spellStart"/>
        <w:r w:rsidR="005069C9">
          <w:rPr>
            <w:rFonts w:cs="Arial"/>
            <w:szCs w:val="20"/>
            <w:highlight w:val="yellow"/>
          </w:rPr>
          <w:t>Insira</w:t>
        </w:r>
        <w:proofErr w:type="spellEnd"/>
        <w:r w:rsidR="005069C9">
          <w:rPr>
            <w:rFonts w:cs="Arial"/>
            <w:szCs w:val="20"/>
            <w:highlight w:val="yellow"/>
          </w:rPr>
          <w:t xml:space="preserve"> a </w:t>
        </w:r>
        <w:proofErr w:type="spellStart"/>
        <w:r w:rsidR="005069C9">
          <w:rPr>
            <w:rFonts w:cs="Arial"/>
            <w:szCs w:val="20"/>
            <w:highlight w:val="yellow"/>
          </w:rPr>
          <w:t>legenda</w:t>
        </w:r>
        <w:proofErr w:type="spellEnd"/>
        <w:r w:rsidR="005069C9">
          <w:rPr>
            <w:rFonts w:cs="Arial"/>
            <w:szCs w:val="20"/>
            <w:highlight w:val="yellow"/>
          </w:rPr>
          <w:t xml:space="preserve"> das cores </w:t>
        </w:r>
        <w:proofErr w:type="spellStart"/>
        <w:r w:rsidR="005069C9">
          <w:rPr>
            <w:rFonts w:cs="Arial"/>
            <w:szCs w:val="20"/>
            <w:highlight w:val="yellow"/>
          </w:rPr>
          <w:t>utilizadas</w:t>
        </w:r>
        <w:proofErr w:type="spellEnd"/>
        <w:r w:rsidR="005069C9">
          <w:rPr>
            <w:rFonts w:cs="Arial"/>
            <w:szCs w:val="20"/>
            <w:highlight w:val="yellow"/>
          </w:rPr>
          <w:t xml:space="preserve"> </w:t>
        </w:r>
        <w:proofErr w:type="spellStart"/>
        <w:r w:rsidR="005069C9">
          <w:rPr>
            <w:rFonts w:cs="Arial"/>
            <w:szCs w:val="20"/>
            <w:highlight w:val="yellow"/>
          </w:rPr>
          <w:t>nesta</w:t>
        </w:r>
        <w:proofErr w:type="spellEnd"/>
        <w:r w:rsidR="005069C9">
          <w:rPr>
            <w:rFonts w:cs="Arial"/>
            <w:szCs w:val="20"/>
            <w:highlight w:val="yellow"/>
          </w:rPr>
          <w:t xml:space="preserve"> </w:t>
        </w:r>
        <w:proofErr w:type="spellStart"/>
        <w:r w:rsidR="005069C9">
          <w:rPr>
            <w:rFonts w:cs="Arial"/>
            <w:szCs w:val="20"/>
            <w:highlight w:val="yellow"/>
          </w:rPr>
          <w:t>prancha</w:t>
        </w:r>
        <w:proofErr w:type="spellEnd"/>
        <w:r w:rsidR="005069C9">
          <w:rPr>
            <w:rFonts w:cs="Arial"/>
            <w:szCs w:val="20"/>
            <w:highlight w:val="yellow"/>
          </w:rPr>
          <w:t xml:space="preserve"> de </w:t>
        </w:r>
        <w:proofErr w:type="spellStart"/>
        <w:r w:rsidR="005069C9">
          <w:rPr>
            <w:rFonts w:cs="Arial"/>
            <w:szCs w:val="20"/>
            <w:highlight w:val="yellow"/>
          </w:rPr>
          <w:t>apresentacao</w:t>
        </w:r>
      </w:ins>
      <w:proofErr w:type="spellEnd"/>
    </w:p>
    <w:p w14:paraId="12A1DA8F" w14:textId="77777777" w:rsidR="001E709A" w:rsidRDefault="001E709A">
      <w:pPr>
        <w:spacing w:after="200" w:line="276" w:lineRule="auto"/>
        <w:rPr>
          <w:ins w:id="1677" w:author="Kinder" w:date="2013-06-29T15:08:00Z"/>
          <w:rFonts w:cs="Arial"/>
          <w:b/>
          <w:bCs/>
          <w:sz w:val="28"/>
          <w:szCs w:val="28"/>
        </w:rPr>
      </w:pPr>
      <w:ins w:id="1678" w:author="Kinder" w:date="2013-06-29T15:08:00Z">
        <w:r>
          <w:rPr>
            <w:rFonts w:cs="Arial"/>
            <w:b/>
            <w:bCs/>
            <w:sz w:val="28"/>
            <w:szCs w:val="28"/>
          </w:rPr>
          <w:br w:type="page"/>
        </w:r>
      </w:ins>
    </w:p>
    <w:p w14:paraId="3E9B58C8" w14:textId="65B6031A" w:rsidR="00447A93" w:rsidRDefault="00447A93" w:rsidP="00CE6B36">
      <w:pPr>
        <w:rPr>
          <w:ins w:id="1679" w:author="Admin" w:date="2013-07-01T00:23:00Z"/>
        </w:rPr>
      </w:pPr>
      <w:r w:rsidRPr="00EA5133">
        <w:rPr>
          <w:rFonts w:cs="Arial"/>
          <w:b/>
          <w:bCs/>
          <w:sz w:val="28"/>
          <w:szCs w:val="28"/>
          <w:rPrChange w:id="168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 xml:space="preserve">Task 2: </w:t>
      </w:r>
      <w:r w:rsidR="002254E8" w:rsidRPr="00EA5133">
        <w:rPr>
          <w:rFonts w:cs="Arial"/>
          <w:b/>
          <w:bCs/>
          <w:sz w:val="28"/>
          <w:szCs w:val="28"/>
          <w:rPrChange w:id="168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EA5133">
        <w:t xml:space="preserve"> </w:t>
      </w:r>
    </w:p>
    <w:p w14:paraId="5C31F1B1" w14:textId="031207E5" w:rsidR="003F0509" w:rsidRPr="00EA5133" w:rsidRDefault="003F0509" w:rsidP="00CE6B36">
      <w:proofErr w:type="spellStart"/>
      <w:ins w:id="1682" w:author="Admin" w:date="2013-07-01T00:23:00Z">
        <w:r w:rsidRPr="003F0509">
          <w:rPr>
            <w:highlight w:val="yellow"/>
            <w:rPrChange w:id="1683" w:author="Admin" w:date="2013-07-01T00:24:00Z">
              <w:rPr/>
            </w:rPrChange>
          </w:rPr>
          <w:t>Tarefa</w:t>
        </w:r>
        <w:proofErr w:type="spellEnd"/>
        <w:r w:rsidRPr="003F0509">
          <w:rPr>
            <w:highlight w:val="yellow"/>
            <w:rPrChange w:id="1684" w:author="Admin" w:date="2013-07-01T00:24:00Z">
              <w:rPr/>
            </w:rPrChange>
          </w:rPr>
          <w:t xml:space="preserve"> 2 / </w:t>
        </w:r>
        <w:proofErr w:type="spellStart"/>
        <w:r w:rsidRPr="003F0509">
          <w:rPr>
            <w:highlight w:val="yellow"/>
            <w:rPrChange w:id="1685" w:author="Admin" w:date="2013-07-01T00:24:00Z">
              <w:rPr/>
            </w:rPrChange>
          </w:rPr>
          <w:t>papel</w:t>
        </w:r>
        <w:proofErr w:type="spellEnd"/>
        <w:r w:rsidRPr="003F0509">
          <w:rPr>
            <w:highlight w:val="yellow"/>
            <w:rPrChange w:id="1686" w:author="Admin" w:date="2013-07-01T00:24:00Z">
              <w:rPr/>
            </w:rPrChange>
          </w:rPr>
          <w:t xml:space="preserve"> </w:t>
        </w:r>
        <w:proofErr w:type="spellStart"/>
        <w:r w:rsidRPr="003F0509">
          <w:rPr>
            <w:highlight w:val="yellow"/>
            <w:rPrChange w:id="1687" w:author="Admin" w:date="2013-07-01T00:24:00Z">
              <w:rPr/>
            </w:rPrChange>
          </w:rPr>
          <w:t>carta</w:t>
        </w:r>
        <w:proofErr w:type="spellEnd"/>
        <w:r w:rsidRPr="003F0509">
          <w:rPr>
            <w:highlight w:val="yellow"/>
            <w:rPrChange w:id="1688" w:author="Admin" w:date="2013-07-01T00:24:00Z">
              <w:rPr/>
            </w:rPrChange>
          </w:rPr>
          <w:t xml:space="preserve"> e </w:t>
        </w:r>
        <w:proofErr w:type="spellStart"/>
        <w:r w:rsidRPr="003F0509">
          <w:rPr>
            <w:highlight w:val="yellow"/>
            <w:rPrChange w:id="1689" w:author="Admin" w:date="2013-07-01T00:24:00Z">
              <w:rPr/>
            </w:rPrChange>
          </w:rPr>
          <w:t>cartao</w:t>
        </w:r>
        <w:proofErr w:type="spellEnd"/>
        <w:r w:rsidRPr="003F0509">
          <w:rPr>
            <w:highlight w:val="yellow"/>
            <w:rPrChange w:id="1690" w:author="Admin" w:date="2013-07-01T00:24:00Z">
              <w:rPr/>
            </w:rPrChange>
          </w:rPr>
          <w:t xml:space="preserve"> de </w:t>
        </w:r>
        <w:proofErr w:type="spellStart"/>
        <w:r w:rsidRPr="003F0509">
          <w:rPr>
            <w:highlight w:val="yellow"/>
            <w:rPrChange w:id="1691" w:author="Admin" w:date="2013-07-01T00:24:00Z">
              <w:rPr/>
            </w:rPrChange>
          </w:rPr>
          <w:t>visitas</w:t>
        </w:r>
      </w:ins>
      <w:proofErr w:type="spellEnd"/>
    </w:p>
    <w:p w14:paraId="559EF23D" w14:textId="77777777" w:rsidR="00447A93" w:rsidRPr="00EA5133" w:rsidRDefault="00447A93" w:rsidP="00CE6B36"/>
    <w:p w14:paraId="21A9F21D" w14:textId="3DD9B9B5" w:rsidR="002254E8" w:rsidRDefault="002254E8" w:rsidP="002254E8">
      <w:pPr>
        <w:rPr>
          <w:ins w:id="1692" w:author="Admin" w:date="2013-07-01T00:24:00Z"/>
        </w:rPr>
      </w:pPr>
      <w:r w:rsidRPr="00EA5133">
        <w:rPr>
          <w:rPrChange w:id="1693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EA5133">
        <w:rPr>
          <w:rPrChange w:id="1694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EA5133">
        <w:rPr>
          <w:rPrChange w:id="1695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EA5133">
        <w:rPr>
          <w:rPrChange w:id="1696" w:author="Wolfgang J. Toechterle" w:date="2013-06-22T10:32:00Z">
            <w:rPr>
              <w:lang w:val="en-US"/>
            </w:rPr>
          </w:rPrChange>
        </w:rPr>
        <w:t>:</w:t>
      </w:r>
    </w:p>
    <w:p w14:paraId="669F395D" w14:textId="7D9F1464" w:rsidR="003F0509" w:rsidRPr="00EA5133" w:rsidRDefault="003F0509" w:rsidP="002254E8">
      <w:pPr>
        <w:rPr>
          <w:rPrChange w:id="1697" w:author="Wolfgang J. Toechterle" w:date="2013-06-22T10:32:00Z">
            <w:rPr>
              <w:lang w:val="en-US"/>
            </w:rPr>
          </w:rPrChange>
        </w:rPr>
      </w:pPr>
      <w:proofErr w:type="spellStart"/>
      <w:ins w:id="1698" w:author="Admin" w:date="2013-07-01T00:24:00Z">
        <w:r w:rsidRPr="003F0509">
          <w:rPr>
            <w:highlight w:val="yellow"/>
            <w:rPrChange w:id="1699" w:author="Admin" w:date="2013-07-01T00:25:00Z">
              <w:rPr/>
            </w:rPrChange>
          </w:rPr>
          <w:t>Elementos</w:t>
        </w:r>
        <w:proofErr w:type="spellEnd"/>
        <w:r w:rsidRPr="003F0509">
          <w:rPr>
            <w:highlight w:val="yellow"/>
            <w:rPrChange w:id="1700" w:author="Admin" w:date="2013-07-01T00:25:00Z">
              <w:rPr/>
            </w:rPrChange>
          </w:rPr>
          <w:t xml:space="preserve"> </w:t>
        </w:r>
        <w:proofErr w:type="spellStart"/>
        <w:r w:rsidRPr="003F0509">
          <w:rPr>
            <w:highlight w:val="yellow"/>
            <w:rPrChange w:id="1701" w:author="Admin" w:date="2013-07-01T00:25:00Z">
              <w:rPr/>
            </w:rPrChange>
          </w:rPr>
          <w:t>requeridos</w:t>
        </w:r>
        <w:proofErr w:type="spellEnd"/>
        <w:r w:rsidRPr="003F0509">
          <w:rPr>
            <w:highlight w:val="yellow"/>
            <w:rPrChange w:id="1702" w:author="Admin" w:date="2013-07-01T00:25:00Z">
              <w:rPr/>
            </w:rPrChange>
          </w:rPr>
          <w:t xml:space="preserve"> </w:t>
        </w:r>
        <w:proofErr w:type="spellStart"/>
        <w:r w:rsidRPr="003F0509">
          <w:rPr>
            <w:highlight w:val="yellow"/>
            <w:rPrChange w:id="1703" w:author="Admin" w:date="2013-07-01T00:25:00Z">
              <w:rPr/>
            </w:rPrChange>
          </w:rPr>
          <w:t>para</w:t>
        </w:r>
        <w:proofErr w:type="spellEnd"/>
        <w:r w:rsidRPr="003F0509">
          <w:rPr>
            <w:highlight w:val="yellow"/>
            <w:rPrChange w:id="1704" w:author="Admin" w:date="2013-07-01T00:25:00Z">
              <w:rPr/>
            </w:rPrChange>
          </w:rPr>
          <w:t xml:space="preserve"> </w:t>
        </w:r>
        <w:proofErr w:type="spellStart"/>
        <w:r w:rsidRPr="003F0509">
          <w:rPr>
            <w:highlight w:val="yellow"/>
            <w:rPrChange w:id="1705" w:author="Admin" w:date="2013-07-01T00:25:00Z">
              <w:rPr/>
            </w:rPrChange>
          </w:rPr>
          <w:t>os</w:t>
        </w:r>
        <w:proofErr w:type="spellEnd"/>
        <w:r w:rsidRPr="003F0509">
          <w:rPr>
            <w:highlight w:val="yellow"/>
            <w:rPrChange w:id="1706" w:author="Admin" w:date="2013-07-01T00:25:00Z">
              <w:rPr/>
            </w:rPrChange>
          </w:rPr>
          <w:t xml:space="preserve"> </w:t>
        </w:r>
        <w:proofErr w:type="spellStart"/>
        <w:r w:rsidRPr="003F0509">
          <w:rPr>
            <w:highlight w:val="yellow"/>
            <w:rPrChange w:id="1707" w:author="Admin" w:date="2013-07-01T00:25:00Z">
              <w:rPr/>
            </w:rPrChange>
          </w:rPr>
          <w:t>dois</w:t>
        </w:r>
        <w:proofErr w:type="spellEnd"/>
        <w:r w:rsidRPr="003F0509">
          <w:rPr>
            <w:highlight w:val="yellow"/>
            <w:rPrChange w:id="1708" w:author="Admin" w:date="2013-07-01T00:25:00Z">
              <w:rPr/>
            </w:rPrChange>
          </w:rPr>
          <w:t xml:space="preserve"> – </w:t>
        </w:r>
        <w:proofErr w:type="spellStart"/>
        <w:r w:rsidRPr="003F0509">
          <w:rPr>
            <w:highlight w:val="yellow"/>
            <w:rPrChange w:id="1709" w:author="Admin" w:date="2013-07-01T00:25:00Z">
              <w:rPr/>
            </w:rPrChange>
          </w:rPr>
          <w:t>papel</w:t>
        </w:r>
        <w:proofErr w:type="spellEnd"/>
        <w:r w:rsidRPr="003F0509">
          <w:rPr>
            <w:highlight w:val="yellow"/>
            <w:rPrChange w:id="1710" w:author="Admin" w:date="2013-07-01T00:25:00Z">
              <w:rPr/>
            </w:rPrChange>
          </w:rPr>
          <w:t xml:space="preserve"> </w:t>
        </w:r>
        <w:proofErr w:type="spellStart"/>
        <w:r w:rsidRPr="003F0509">
          <w:rPr>
            <w:highlight w:val="yellow"/>
            <w:rPrChange w:id="1711" w:author="Admin" w:date="2013-07-01T00:25:00Z">
              <w:rPr/>
            </w:rPrChange>
          </w:rPr>
          <w:t>carta</w:t>
        </w:r>
        <w:proofErr w:type="spellEnd"/>
        <w:r w:rsidRPr="003F0509">
          <w:rPr>
            <w:highlight w:val="yellow"/>
            <w:rPrChange w:id="1712" w:author="Admin" w:date="2013-07-01T00:25:00Z">
              <w:rPr/>
            </w:rPrChange>
          </w:rPr>
          <w:t xml:space="preserve"> e </w:t>
        </w:r>
        <w:proofErr w:type="spellStart"/>
        <w:r w:rsidRPr="003F0509">
          <w:rPr>
            <w:highlight w:val="yellow"/>
            <w:rPrChange w:id="1713" w:author="Admin" w:date="2013-07-01T00:25:00Z">
              <w:rPr/>
            </w:rPrChange>
          </w:rPr>
          <w:t>cartao</w:t>
        </w:r>
        <w:proofErr w:type="spellEnd"/>
        <w:r w:rsidRPr="003F0509">
          <w:rPr>
            <w:highlight w:val="yellow"/>
            <w:rPrChange w:id="1714" w:author="Admin" w:date="2013-07-01T00:25:00Z">
              <w:rPr/>
            </w:rPrChange>
          </w:rPr>
          <w:t xml:space="preserve"> de </w:t>
        </w:r>
        <w:proofErr w:type="spellStart"/>
        <w:r w:rsidRPr="003F0509">
          <w:rPr>
            <w:highlight w:val="yellow"/>
            <w:rPrChange w:id="1715" w:author="Admin" w:date="2013-07-01T00:25:00Z">
              <w:rPr/>
            </w:rPrChange>
          </w:rPr>
          <w:t>visitas</w:t>
        </w:r>
      </w:ins>
      <w:proofErr w:type="spellEnd"/>
    </w:p>
    <w:p w14:paraId="5D0A5196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PrChange w:id="1716" w:author="Wolfgang J. Toechterle" w:date="2013-06-22T10:32:00Z">
            <w:rPr>
              <w:lang w:val="en-US"/>
            </w:rPr>
          </w:rPrChange>
        </w:rPr>
      </w:pPr>
    </w:p>
    <w:p w14:paraId="619A0591" w14:textId="3185EEC6" w:rsidR="004C4B6F" w:rsidRDefault="002254E8" w:rsidP="004C4B6F">
      <w:pPr>
        <w:widowControl w:val="0"/>
        <w:autoSpaceDE w:val="0"/>
        <w:autoSpaceDN w:val="0"/>
        <w:adjustRightInd w:val="0"/>
        <w:rPr>
          <w:ins w:id="1717" w:author="Admin" w:date="2013-07-01T00:25:00Z"/>
          <w:lang w:val="de-DE"/>
        </w:rPr>
      </w:pPr>
      <w:r w:rsidRPr="007922F0">
        <w:rPr>
          <w:lang w:val="de-DE"/>
          <w:rPrChange w:id="1718" w:author="Admin" w:date="2013-06-30T22:49:00Z">
            <w:rPr>
              <w:lang w:val="en-US"/>
            </w:rPr>
          </w:rPrChange>
        </w:rPr>
        <w:t xml:space="preserve">Given text: </w:t>
      </w:r>
      <w:ins w:id="1719" w:author="Admin" w:date="2013-07-01T00:25:00Z">
        <w:r w:rsidR="003F0509" w:rsidRPr="003F0509">
          <w:rPr>
            <w:highlight w:val="yellow"/>
            <w:lang w:val="de-DE"/>
            <w:rPrChange w:id="1720" w:author="Admin" w:date="2013-07-01T00:25:00Z">
              <w:rPr>
                <w:lang w:val="de-DE"/>
              </w:rPr>
            </w:rPrChange>
          </w:rPr>
          <w:t xml:space="preserve">(texto </w:t>
        </w:r>
      </w:ins>
      <w:ins w:id="1721" w:author="Admin" w:date="2013-07-01T00:33:00Z">
        <w:r w:rsidR="00B73D54">
          <w:rPr>
            <w:highlight w:val="yellow"/>
            <w:lang w:val="de-DE"/>
          </w:rPr>
          <w:t>fornecido</w:t>
        </w:r>
      </w:ins>
      <w:ins w:id="1722" w:author="Admin" w:date="2013-07-01T00:25:00Z">
        <w:r w:rsidR="003F0509" w:rsidRPr="003F0509">
          <w:rPr>
            <w:highlight w:val="yellow"/>
            <w:lang w:val="de-DE"/>
            <w:rPrChange w:id="1723" w:author="Admin" w:date="2013-07-01T00:25:00Z">
              <w:rPr>
                <w:lang w:val="de-DE"/>
              </w:rPr>
            </w:rPrChange>
          </w:rPr>
          <w:t>)</w:t>
        </w:r>
      </w:ins>
    </w:p>
    <w:p w14:paraId="1A44BFD4" w14:textId="7F29CE52" w:rsidR="003F0509" w:rsidRPr="007922F0" w:rsidRDefault="003F0509" w:rsidP="004C4B6F">
      <w:pPr>
        <w:widowControl w:val="0"/>
        <w:autoSpaceDE w:val="0"/>
        <w:autoSpaceDN w:val="0"/>
        <w:adjustRightInd w:val="0"/>
        <w:rPr>
          <w:lang w:val="de-DE"/>
          <w:rPrChange w:id="1724" w:author="Admin" w:date="2013-06-30T22:49:00Z">
            <w:rPr>
              <w:lang w:val="en-US"/>
            </w:rPr>
          </w:rPrChange>
        </w:rPr>
      </w:pPr>
    </w:p>
    <w:p w14:paraId="34EB59B2" w14:textId="77777777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  <w:rPrChange w:id="1725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1726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7922F0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  <w:rPrChange w:id="1727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1728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7922F0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  <w:rPrChange w:id="1729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1730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7922F0">
        <w:rPr>
          <w:rFonts w:ascii="Times New Roman" w:hAnsi="Times New Roman" w:cs="Times New Roman"/>
          <w:sz w:val="18"/>
          <w:szCs w:val="18"/>
          <w:lang w:val="de-DE"/>
          <w:rPrChange w:id="1731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1732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1733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1734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1735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7922F0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1736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1737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7922F0" w:rsidRDefault="00A57DC6" w:rsidP="00A57DC6">
      <w:pPr>
        <w:widowControl w:val="0"/>
        <w:autoSpaceDE w:val="0"/>
        <w:autoSpaceDN w:val="0"/>
        <w:adjustRightInd w:val="0"/>
        <w:rPr>
          <w:lang w:val="de-DE"/>
          <w:rPrChange w:id="1738" w:author="Admin" w:date="2013-06-30T22:49:00Z">
            <w:rPr>
              <w:lang w:val="en-US"/>
            </w:rPr>
          </w:rPrChange>
        </w:rPr>
      </w:pPr>
      <w:r w:rsidRPr="007922F0">
        <w:rPr>
          <w:rFonts w:ascii="Times New Roman" w:hAnsi="Times New Roman" w:cs="Times New Roman"/>
          <w:sz w:val="18"/>
          <w:szCs w:val="18"/>
          <w:lang w:val="de-DE"/>
          <w:rPrChange w:id="1739" w:author="Admin" w:date="2013-06-30T22:49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7922F0" w:rsidRDefault="00A57DC6" w:rsidP="002254E8">
      <w:pPr>
        <w:rPr>
          <w:rFonts w:ascii="Times New Roman" w:hAnsi="Times New Roman" w:cs="Times New Roman"/>
          <w:szCs w:val="20"/>
          <w:lang w:val="de-DE"/>
          <w:rPrChange w:id="1740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181EC7AF" w:rsidR="002254E8" w:rsidRPr="00EA5133" w:rsidRDefault="002254E8" w:rsidP="002254E8">
      <w:pPr>
        <w:rPr>
          <w:rPrChange w:id="174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742" w:author="Wolfgang J. Toechterle" w:date="2013-06-22T10:32:00Z">
            <w:rPr>
              <w:lang w:val="en-US"/>
            </w:rPr>
          </w:rPrChange>
        </w:rPr>
        <w:t>Logo</w:t>
      </w:r>
      <w:ins w:id="1743" w:author="Wolfgang J. Toechterle" w:date="2013-06-22T11:21:00Z">
        <w:r w:rsidR="00B04CCA">
          <w:t>:</w:t>
        </w:r>
      </w:ins>
      <w:r w:rsidR="004C4B6F" w:rsidRPr="00EA5133">
        <w:rPr>
          <w:rPrChange w:id="1744" w:author="Wolfgang J. Toechterle" w:date="2013-06-22T10:32:00Z">
            <w:rPr>
              <w:lang w:val="en-US"/>
            </w:rPr>
          </w:rPrChange>
        </w:rPr>
        <w:t xml:space="preserve"> </w:t>
      </w:r>
      <w:del w:id="1745" w:author="Wolfgang J. Toechterle" w:date="2013-06-22T11:21:00Z">
        <w:r w:rsidR="004C4B6F" w:rsidRPr="00EA5133" w:rsidDel="00B04CCA">
          <w:rPr>
            <w:rPrChange w:id="1746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EA5133" w:rsidDel="00B04CCA">
          <w:rPr>
            <w:rPrChange w:id="1747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1748" w:author="Wolfgang J. Toechterle" w:date="2013-06-22T11:21:00Z">
        <w:r w:rsidR="00B04CCA">
          <w:t xml:space="preserve"> German version</w:t>
        </w:r>
      </w:ins>
      <w:ins w:id="1749" w:author="Kinder" w:date="2013-06-29T11:30:00Z">
        <w:r w:rsidR="00EF736F">
          <w:t xml:space="preserve"> only</w:t>
        </w:r>
      </w:ins>
      <w:ins w:id="1750" w:author="Admin" w:date="2013-07-01T00:31:00Z">
        <w:r w:rsidR="003F0509">
          <w:t xml:space="preserve"> </w:t>
        </w:r>
        <w:r w:rsidR="003F0509" w:rsidRPr="003F0509">
          <w:rPr>
            <w:highlight w:val="yellow"/>
            <w:rPrChange w:id="1751" w:author="Admin" w:date="2013-07-01T00:31:00Z">
              <w:rPr/>
            </w:rPrChange>
          </w:rPr>
          <w:t>(</w:t>
        </w:r>
        <w:proofErr w:type="spellStart"/>
        <w:r w:rsidR="003F0509" w:rsidRPr="003F0509">
          <w:rPr>
            <w:highlight w:val="yellow"/>
            <w:rPrChange w:id="1752" w:author="Admin" w:date="2013-07-01T00:31:00Z">
              <w:rPr/>
            </w:rPrChange>
          </w:rPr>
          <w:t>somente</w:t>
        </w:r>
        <w:proofErr w:type="spellEnd"/>
        <w:r w:rsidR="003F0509" w:rsidRPr="003F0509">
          <w:rPr>
            <w:highlight w:val="yellow"/>
            <w:rPrChange w:id="1753" w:author="Admin" w:date="2013-07-01T00:31:00Z">
              <w:rPr/>
            </w:rPrChange>
          </w:rPr>
          <w:t xml:space="preserve"> a </w:t>
        </w:r>
        <w:proofErr w:type="spellStart"/>
        <w:r w:rsidR="003F0509" w:rsidRPr="003F0509">
          <w:rPr>
            <w:highlight w:val="yellow"/>
            <w:rPrChange w:id="1754" w:author="Admin" w:date="2013-07-01T00:31:00Z">
              <w:rPr/>
            </w:rPrChange>
          </w:rPr>
          <w:t>versao</w:t>
        </w:r>
        <w:proofErr w:type="spellEnd"/>
        <w:r w:rsidR="003F0509" w:rsidRPr="003F0509">
          <w:rPr>
            <w:highlight w:val="yellow"/>
            <w:rPrChange w:id="1755" w:author="Admin" w:date="2013-07-01T00:31:00Z">
              <w:rPr/>
            </w:rPrChange>
          </w:rPr>
          <w:t xml:space="preserve"> </w:t>
        </w:r>
        <w:proofErr w:type="spellStart"/>
        <w:r w:rsidR="003F0509" w:rsidRPr="003F0509">
          <w:rPr>
            <w:highlight w:val="yellow"/>
            <w:rPrChange w:id="1756" w:author="Admin" w:date="2013-07-01T00:31:00Z">
              <w:rPr/>
            </w:rPrChange>
          </w:rPr>
          <w:t>alema</w:t>
        </w:r>
        <w:proofErr w:type="spellEnd"/>
        <w:r w:rsidR="003F0509" w:rsidRPr="003F0509">
          <w:rPr>
            <w:highlight w:val="yellow"/>
            <w:rPrChange w:id="1757" w:author="Admin" w:date="2013-07-01T00:31:00Z">
              <w:rPr/>
            </w:rPrChange>
          </w:rPr>
          <w:t>)</w:t>
        </w:r>
      </w:ins>
      <w:del w:id="1758" w:author="Wolfgang J. Toechterle" w:date="2013-06-22T11:25:00Z">
        <w:r w:rsidR="005F4436" w:rsidRPr="00EA5133" w:rsidDel="00B04CCA">
          <w:rPr>
            <w:rPrChange w:id="1759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EA5133" w:rsidRDefault="004C4B6F" w:rsidP="002254E8">
      <w:pPr>
        <w:rPr>
          <w:rPrChange w:id="1760" w:author="Wolfgang J. Toechterle" w:date="2013-06-22T10:32:00Z">
            <w:rPr>
              <w:lang w:val="en-US"/>
            </w:rPr>
          </w:rPrChange>
        </w:rPr>
      </w:pPr>
    </w:p>
    <w:p w14:paraId="374D4CB3" w14:textId="17273A74" w:rsidR="002254E8" w:rsidRDefault="002254E8" w:rsidP="002254E8">
      <w:pPr>
        <w:rPr>
          <w:ins w:id="1761" w:author="Admin" w:date="2013-07-01T00:31:00Z"/>
        </w:rPr>
      </w:pPr>
      <w:r w:rsidRPr="00EA5133">
        <w:rPr>
          <w:rPrChange w:id="1762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EA5133">
        <w:rPr>
          <w:rPrChange w:id="1763" w:author="Wolfgang J. Toechterle" w:date="2013-06-22T10:32:00Z">
            <w:rPr>
              <w:lang w:val="en-US"/>
            </w:rPr>
          </w:rPrChange>
        </w:rPr>
        <w:t xml:space="preserve">must </w:t>
      </w:r>
      <w:r w:rsidRPr="00EA5133">
        <w:rPr>
          <w:rPrChange w:id="1764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EA5133">
        <w:rPr>
          <w:rPrChange w:id="1765" w:author="Wolfgang J. Toechterle" w:date="2013-06-22T10:32:00Z">
            <w:rPr>
              <w:lang w:val="en-US"/>
            </w:rPr>
          </w:rPrChange>
        </w:rPr>
        <w:t xml:space="preserve">“given </w:t>
      </w:r>
      <w:r w:rsidRPr="00EA5133">
        <w:rPr>
          <w:rPrChange w:id="1766" w:author="Wolfgang J. Toechterle" w:date="2013-06-22T10:32:00Z">
            <w:rPr>
              <w:lang w:val="en-US"/>
            </w:rPr>
          </w:rPrChange>
        </w:rPr>
        <w:t>text</w:t>
      </w:r>
      <w:r w:rsidR="005F4436" w:rsidRPr="00EA5133">
        <w:rPr>
          <w:rPrChange w:id="1767" w:author="Wolfgang J. Toechterle" w:date="2013-06-22T10:32:00Z">
            <w:rPr>
              <w:lang w:val="en-US"/>
            </w:rPr>
          </w:rPrChange>
        </w:rPr>
        <w:t>”</w:t>
      </w:r>
      <w:r w:rsidRPr="00EA5133">
        <w:rPr>
          <w:rPrChange w:id="1768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1F31BE7D" w14:textId="77777777" w:rsidR="00B73D54" w:rsidRDefault="00B73D54" w:rsidP="002254E8">
      <w:pPr>
        <w:rPr>
          <w:ins w:id="1769" w:author="Admin" w:date="2013-07-01T00:34:00Z"/>
          <w:lang w:val="de-DE"/>
        </w:rPr>
      </w:pPr>
    </w:p>
    <w:p w14:paraId="6E2CD79C" w14:textId="5853BACA" w:rsidR="00B73D54" w:rsidRPr="00B73D54" w:rsidRDefault="00B73D54" w:rsidP="002254E8">
      <w:pPr>
        <w:rPr>
          <w:lang w:val="en-US"/>
          <w:rPrChange w:id="1770" w:author="Admin" w:date="2013-07-01T00:33:00Z">
            <w:rPr>
              <w:lang w:val="en-US"/>
            </w:rPr>
          </w:rPrChange>
        </w:rPr>
      </w:pPr>
      <w:ins w:id="1771" w:author="Admin" w:date="2013-07-01T00:32:00Z">
        <w:r w:rsidRPr="00B73D54">
          <w:rPr>
            <w:highlight w:val="yellow"/>
            <w:lang w:val="de-DE"/>
            <w:rPrChange w:id="1772" w:author="Admin" w:date="2013-07-01T00:34:00Z">
              <w:rPr/>
            </w:rPrChange>
          </w:rPr>
          <w:t xml:space="preserve">Fonte – O museu possui a fonte da familia Kristall Grotesk. </w:t>
        </w:r>
      </w:ins>
      <w:proofErr w:type="spellStart"/>
      <w:ins w:id="1773" w:author="Admin" w:date="2013-07-01T00:33:00Z">
        <w:r w:rsidRPr="00B73D54">
          <w:rPr>
            <w:highlight w:val="yellow"/>
            <w:lang w:val="en-US"/>
            <w:rPrChange w:id="1774" w:author="Admin" w:date="2013-07-01T00:34:00Z">
              <w:rPr>
                <w:lang w:val="de-DE"/>
              </w:rPr>
            </w:rPrChange>
          </w:rPr>
          <w:t>Essa</w:t>
        </w:r>
        <w:proofErr w:type="spellEnd"/>
        <w:r w:rsidRPr="00B73D54">
          <w:rPr>
            <w:highlight w:val="yellow"/>
            <w:lang w:val="en-US"/>
            <w:rPrChange w:id="1775" w:author="Admin" w:date="2013-07-01T00:34:00Z">
              <w:rPr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776" w:author="Admin" w:date="2013-07-01T00:34:00Z">
              <w:rPr>
                <w:lang w:val="de-DE"/>
              </w:rPr>
            </w:rPrChange>
          </w:rPr>
          <w:t>familia</w:t>
        </w:r>
        <w:proofErr w:type="spellEnd"/>
        <w:r w:rsidRPr="00B73D54">
          <w:rPr>
            <w:highlight w:val="yellow"/>
            <w:lang w:val="en-US"/>
            <w:rPrChange w:id="1777" w:author="Admin" w:date="2013-07-01T00:34:00Z">
              <w:rPr>
                <w:lang w:val="de-DE"/>
              </w:rPr>
            </w:rPrChange>
          </w:rPr>
          <w:t xml:space="preserve"> de </w:t>
        </w:r>
        <w:proofErr w:type="spellStart"/>
        <w:r w:rsidRPr="00B73D54">
          <w:rPr>
            <w:highlight w:val="yellow"/>
            <w:lang w:val="en-US"/>
            <w:rPrChange w:id="1778" w:author="Admin" w:date="2013-07-01T00:34:00Z">
              <w:rPr>
                <w:lang w:val="de-DE"/>
              </w:rPr>
            </w:rPrChange>
          </w:rPr>
          <w:t>fonte</w:t>
        </w:r>
        <w:proofErr w:type="spellEnd"/>
        <w:r w:rsidRPr="00B73D54">
          <w:rPr>
            <w:highlight w:val="yellow"/>
            <w:lang w:val="en-US"/>
            <w:rPrChange w:id="1779" w:author="Admin" w:date="2013-07-01T00:34:00Z">
              <w:rPr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780" w:author="Admin" w:date="2013-07-01T00:34:00Z">
              <w:rPr>
                <w:lang w:val="de-DE"/>
              </w:rPr>
            </w:rPrChange>
          </w:rPr>
          <w:t>deve</w:t>
        </w:r>
        <w:proofErr w:type="spellEnd"/>
        <w:r w:rsidRPr="00B73D54">
          <w:rPr>
            <w:highlight w:val="yellow"/>
            <w:lang w:val="en-US"/>
            <w:rPrChange w:id="1781" w:author="Admin" w:date="2013-07-01T00:34:00Z">
              <w:rPr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782" w:author="Admin" w:date="2013-07-01T00:34:00Z">
              <w:rPr>
                <w:lang w:val="de-DE"/>
              </w:rPr>
            </w:rPrChange>
          </w:rPr>
          <w:t>ser</w:t>
        </w:r>
        <w:proofErr w:type="spellEnd"/>
        <w:r w:rsidRPr="00B73D54">
          <w:rPr>
            <w:highlight w:val="yellow"/>
            <w:lang w:val="en-US"/>
            <w:rPrChange w:id="1783" w:author="Admin" w:date="2013-07-01T00:34:00Z">
              <w:rPr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784" w:author="Admin" w:date="2013-07-01T00:34:00Z">
              <w:rPr>
                <w:lang w:val="de-DE"/>
              </w:rPr>
            </w:rPrChange>
          </w:rPr>
          <w:t>utilizada</w:t>
        </w:r>
        <w:proofErr w:type="spellEnd"/>
        <w:r w:rsidRPr="00B73D54">
          <w:rPr>
            <w:highlight w:val="yellow"/>
            <w:lang w:val="en-US"/>
            <w:rPrChange w:id="1785" w:author="Admin" w:date="2013-07-01T00:34:00Z">
              <w:rPr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786" w:author="Admin" w:date="2013-07-01T00:34:00Z">
              <w:rPr>
                <w:lang w:val="de-DE"/>
              </w:rPr>
            </w:rPrChange>
          </w:rPr>
          <w:t>para</w:t>
        </w:r>
        <w:proofErr w:type="spellEnd"/>
        <w:r w:rsidRPr="00B73D54">
          <w:rPr>
            <w:highlight w:val="yellow"/>
            <w:lang w:val="en-US"/>
            <w:rPrChange w:id="1787" w:author="Admin" w:date="2013-07-01T00:34:00Z">
              <w:rPr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788" w:author="Admin" w:date="2013-07-01T00:34:00Z">
              <w:rPr>
                <w:lang w:val="de-DE"/>
              </w:rPr>
            </w:rPrChange>
          </w:rPr>
          <w:t>todo</w:t>
        </w:r>
        <w:proofErr w:type="spellEnd"/>
        <w:r w:rsidRPr="00B73D54">
          <w:rPr>
            <w:highlight w:val="yellow"/>
            <w:lang w:val="en-US"/>
            <w:rPrChange w:id="1789" w:author="Admin" w:date="2013-07-01T00:34:00Z">
              <w:rPr>
                <w:lang w:val="de-DE"/>
              </w:rPr>
            </w:rPrChange>
          </w:rPr>
          <w:t xml:space="preserve"> o </w:t>
        </w:r>
        <w:proofErr w:type="spellStart"/>
        <w:r w:rsidRPr="00B73D54">
          <w:rPr>
            <w:highlight w:val="yellow"/>
            <w:lang w:val="en-US"/>
            <w:rPrChange w:id="1790" w:author="Admin" w:date="2013-07-01T00:34:00Z">
              <w:rPr>
                <w:lang w:val="de-DE"/>
              </w:rPr>
            </w:rPrChange>
          </w:rPr>
          <w:t>texto</w:t>
        </w:r>
        <w:proofErr w:type="spellEnd"/>
        <w:r w:rsidRPr="00B73D54">
          <w:rPr>
            <w:highlight w:val="yellow"/>
            <w:lang w:val="en-US"/>
            <w:rPrChange w:id="1791" w:author="Admin" w:date="2013-07-01T00:34:00Z">
              <w:rPr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792" w:author="Admin" w:date="2013-07-01T00:34:00Z">
              <w:rPr>
                <w:lang w:val="de-DE"/>
              </w:rPr>
            </w:rPrChange>
          </w:rPr>
          <w:t>fornecido</w:t>
        </w:r>
      </w:ins>
      <w:proofErr w:type="spellEnd"/>
      <w:ins w:id="1793" w:author="Admin" w:date="2013-07-01T00:34:00Z">
        <w:r w:rsidRPr="00B73D54">
          <w:rPr>
            <w:highlight w:val="yellow"/>
            <w:lang w:val="en-US"/>
            <w:rPrChange w:id="1794" w:author="Admin" w:date="2013-07-01T00:34:00Z">
              <w:rPr>
                <w:lang w:val="en-US"/>
              </w:rPr>
            </w:rPrChange>
          </w:rPr>
          <w:t xml:space="preserve">, </w:t>
        </w:r>
        <w:proofErr w:type="spellStart"/>
        <w:r w:rsidRPr="00B73D54">
          <w:rPr>
            <w:highlight w:val="yellow"/>
            <w:lang w:val="en-US"/>
            <w:rPrChange w:id="1795" w:author="Admin" w:date="2013-07-01T00:34:00Z">
              <w:rPr>
                <w:lang w:val="en-US"/>
              </w:rPr>
            </w:rPrChange>
          </w:rPr>
          <w:t>tanto</w:t>
        </w:r>
      </w:ins>
      <w:proofErr w:type="spellEnd"/>
      <w:ins w:id="1796" w:author="Admin" w:date="2013-07-01T00:33:00Z">
        <w:r w:rsidRPr="00B73D54">
          <w:rPr>
            <w:highlight w:val="yellow"/>
            <w:lang w:val="en-US"/>
            <w:rPrChange w:id="1797" w:author="Admin" w:date="2013-07-01T00:34:00Z">
              <w:rPr>
                <w:lang w:val="en-US"/>
              </w:rPr>
            </w:rPrChange>
          </w:rPr>
          <w:t xml:space="preserve"> no </w:t>
        </w:r>
        <w:proofErr w:type="spellStart"/>
        <w:r w:rsidRPr="00B73D54">
          <w:rPr>
            <w:highlight w:val="yellow"/>
            <w:lang w:val="en-US"/>
            <w:rPrChange w:id="1798" w:author="Admin" w:date="2013-07-01T00:34:00Z">
              <w:rPr>
                <w:lang w:val="en-US"/>
              </w:rPr>
            </w:rPrChange>
          </w:rPr>
          <w:t>papel</w:t>
        </w:r>
        <w:proofErr w:type="spellEnd"/>
        <w:r w:rsidRPr="00B73D54">
          <w:rPr>
            <w:highlight w:val="yellow"/>
            <w:lang w:val="en-US"/>
            <w:rPrChange w:id="1799" w:author="Admin" w:date="2013-07-01T00:34:00Z">
              <w:rPr>
                <w:lang w:val="en-US"/>
              </w:rPr>
            </w:rPrChange>
          </w:rPr>
          <w:t xml:space="preserve"> </w:t>
        </w:r>
        <w:proofErr w:type="spellStart"/>
        <w:r w:rsidRPr="00B73D54">
          <w:rPr>
            <w:highlight w:val="yellow"/>
            <w:lang w:val="en-US"/>
            <w:rPrChange w:id="1800" w:author="Admin" w:date="2013-07-01T00:34:00Z">
              <w:rPr>
                <w:lang w:val="en-US"/>
              </w:rPr>
            </w:rPrChange>
          </w:rPr>
          <w:t>carta</w:t>
        </w:r>
        <w:proofErr w:type="spellEnd"/>
        <w:r w:rsidRPr="00B73D54">
          <w:rPr>
            <w:highlight w:val="yellow"/>
            <w:lang w:val="en-US"/>
            <w:rPrChange w:id="1801" w:author="Admin" w:date="2013-07-01T00:34:00Z">
              <w:rPr>
                <w:lang w:val="en-US"/>
              </w:rPr>
            </w:rPrChange>
          </w:rPr>
          <w:t xml:space="preserve"> e </w:t>
        </w:r>
      </w:ins>
      <w:proofErr w:type="spellStart"/>
      <w:ins w:id="1802" w:author="Admin" w:date="2013-07-01T00:34:00Z">
        <w:r w:rsidRPr="00B73D54">
          <w:rPr>
            <w:highlight w:val="yellow"/>
            <w:lang w:val="en-US"/>
            <w:rPrChange w:id="1803" w:author="Admin" w:date="2013-07-01T00:34:00Z">
              <w:rPr>
                <w:lang w:val="en-US"/>
              </w:rPr>
            </w:rPrChange>
          </w:rPr>
          <w:t>quanto</w:t>
        </w:r>
        <w:proofErr w:type="spellEnd"/>
        <w:r w:rsidRPr="00B73D54">
          <w:rPr>
            <w:highlight w:val="yellow"/>
            <w:lang w:val="en-US"/>
            <w:rPrChange w:id="1804" w:author="Admin" w:date="2013-07-01T00:34:00Z">
              <w:rPr>
                <w:lang w:val="en-US"/>
              </w:rPr>
            </w:rPrChange>
          </w:rPr>
          <w:t xml:space="preserve"> </w:t>
        </w:r>
      </w:ins>
      <w:ins w:id="1805" w:author="Admin" w:date="2013-07-01T00:33:00Z">
        <w:r w:rsidRPr="00B73D54">
          <w:rPr>
            <w:highlight w:val="yellow"/>
            <w:lang w:val="en-US"/>
            <w:rPrChange w:id="1806" w:author="Admin" w:date="2013-07-01T00:34:00Z">
              <w:rPr>
                <w:lang w:val="en-US"/>
              </w:rPr>
            </w:rPrChange>
          </w:rPr>
          <w:t xml:space="preserve">no </w:t>
        </w:r>
        <w:proofErr w:type="spellStart"/>
        <w:r w:rsidRPr="00B73D54">
          <w:rPr>
            <w:highlight w:val="yellow"/>
            <w:lang w:val="en-US"/>
            <w:rPrChange w:id="1807" w:author="Admin" w:date="2013-07-01T00:34:00Z">
              <w:rPr>
                <w:lang w:val="en-US"/>
              </w:rPr>
            </w:rPrChange>
          </w:rPr>
          <w:t>cartao</w:t>
        </w:r>
        <w:proofErr w:type="spellEnd"/>
        <w:r w:rsidRPr="00B73D54">
          <w:rPr>
            <w:highlight w:val="yellow"/>
            <w:lang w:val="en-US"/>
            <w:rPrChange w:id="1808" w:author="Admin" w:date="2013-07-01T00:34:00Z">
              <w:rPr>
                <w:lang w:val="en-US"/>
              </w:rPr>
            </w:rPrChange>
          </w:rPr>
          <w:t xml:space="preserve"> de </w:t>
        </w:r>
        <w:proofErr w:type="spellStart"/>
        <w:r w:rsidRPr="00B73D54">
          <w:rPr>
            <w:highlight w:val="yellow"/>
            <w:lang w:val="en-US"/>
            <w:rPrChange w:id="1809" w:author="Admin" w:date="2013-07-01T00:34:00Z">
              <w:rPr>
                <w:lang w:val="en-US"/>
              </w:rPr>
            </w:rPrChange>
          </w:rPr>
          <w:t>visita</w:t>
        </w:r>
      </w:ins>
      <w:proofErr w:type="spellEnd"/>
    </w:p>
    <w:p w14:paraId="18A67A97" w14:textId="77777777" w:rsidR="00263883" w:rsidRPr="00B73D54" w:rsidRDefault="00263883" w:rsidP="002254E8">
      <w:pPr>
        <w:rPr>
          <w:ins w:id="1810" w:author="Wolfgang J. Toechterle" w:date="2013-06-22T10:54:00Z"/>
          <w:lang w:val="en-US"/>
          <w:rPrChange w:id="1811" w:author="Admin" w:date="2013-07-01T00:33:00Z">
            <w:rPr>
              <w:ins w:id="1812" w:author="Wolfgang J. Toechterle" w:date="2013-06-22T10:54:00Z"/>
            </w:rPr>
          </w:rPrChange>
        </w:rPr>
      </w:pPr>
    </w:p>
    <w:p w14:paraId="2B844DAA" w14:textId="5293F8B1" w:rsidR="002254E8" w:rsidRPr="00B73D54" w:rsidDel="00263883" w:rsidRDefault="00A16644" w:rsidP="002254E8">
      <w:pPr>
        <w:rPr>
          <w:del w:id="1813" w:author="Wolfgang J. Toechterle" w:date="2013-06-22T10:54:00Z"/>
          <w:lang w:val="en-US"/>
          <w:rPrChange w:id="1814" w:author="Admin" w:date="2013-07-01T00:33:00Z">
            <w:rPr>
              <w:del w:id="1815" w:author="Wolfgang J. Toechterle" w:date="2013-06-22T10:54:00Z"/>
              <w:lang w:val="en-US"/>
            </w:rPr>
          </w:rPrChange>
        </w:rPr>
      </w:pPr>
      <w:del w:id="1816" w:author="Wolfgang J. Toechterle" w:date="2013-06-22T10:54:00Z">
        <w:r w:rsidRPr="00EA5133" w:rsidDel="00263883">
          <w:rPr>
            <w:rPrChange w:id="1817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B73D54" w:rsidDel="00263883">
          <w:rPr>
            <w:lang w:val="en-US"/>
            <w:rPrChange w:id="1818" w:author="Admin" w:date="2013-07-01T00:33:00Z">
              <w:rPr/>
            </w:rPrChange>
          </w:rPr>
          <w:delInstrText xml:space="preserve"> HYPERLINK "http://www.fonts4ever.com/search_result.php?f_item_name=kristal&amp;x=0&amp;y=0" \l "familyName" </w:delInstrText>
        </w:r>
        <w:r w:rsidRPr="00EA5133" w:rsidDel="00263883">
          <w:rPr>
            <w:rPrChange w:id="1819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B73D54" w:rsidDel="00263883">
          <w:rPr>
            <w:rStyle w:val="Hyperlink"/>
            <w:lang w:val="en-US"/>
            <w:rPrChange w:id="1820" w:author="Admin" w:date="2013-07-01T00:33:00Z">
              <w:rPr>
                <w:rStyle w:val="Hyperlink"/>
                <w:lang w:val="en-US"/>
              </w:rPr>
            </w:rPrChange>
          </w:rPr>
          <w:delText>http://www.fonts4ever.com/search_result ... familyName</w:delText>
        </w:r>
        <w:r w:rsidRPr="00EA5133" w:rsidDel="00263883">
          <w:rPr>
            <w:rStyle w:val="Hyperlink"/>
            <w:rPrChange w:id="1821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B73D54" w:rsidDel="00263883" w:rsidRDefault="00A16644" w:rsidP="002254E8">
      <w:pPr>
        <w:rPr>
          <w:del w:id="1822" w:author="Wolfgang J. Toechterle" w:date="2013-06-22T10:54:00Z"/>
          <w:lang w:val="en-US"/>
          <w:rPrChange w:id="1823" w:author="Admin" w:date="2013-07-01T00:33:00Z">
            <w:rPr>
              <w:del w:id="1824" w:author="Wolfgang J. Toechterle" w:date="2013-06-22T10:54:00Z"/>
              <w:lang w:val="en-US"/>
            </w:rPr>
          </w:rPrChange>
        </w:rPr>
      </w:pPr>
      <w:del w:id="1825" w:author="Wolfgang J. Toechterle" w:date="2013-06-22T10:54:00Z">
        <w:r w:rsidRPr="00EA5133" w:rsidDel="00263883">
          <w:rPr>
            <w:rPrChange w:id="1826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B73D54" w:rsidDel="00263883">
          <w:rPr>
            <w:lang w:val="en-US"/>
            <w:rPrChange w:id="1827" w:author="Admin" w:date="2013-07-01T00:33:00Z">
              <w:rPr/>
            </w:rPrChange>
          </w:rPr>
          <w:delInstrText xml:space="preserve"> HYPERLINK "http://www.druckkunst-museum.de/kristall-grotesk.html" </w:delInstrText>
        </w:r>
        <w:r w:rsidRPr="00EA5133" w:rsidDel="00263883">
          <w:rPr>
            <w:rPrChange w:id="1828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B73D54" w:rsidDel="00263883">
          <w:rPr>
            <w:rStyle w:val="Hyperlink"/>
            <w:lang w:val="en-US"/>
            <w:rPrChange w:id="1829" w:author="Admin" w:date="2013-07-01T00:33:00Z">
              <w:rPr>
                <w:rStyle w:val="Hyperlink"/>
                <w:lang w:val="en-US"/>
              </w:rPr>
            </w:rPrChange>
          </w:rPr>
          <w:delText>http://www.druckkunst-museum.de/kristall-grotesk.html</w:delText>
        </w:r>
        <w:r w:rsidRPr="00EA5133" w:rsidDel="00263883">
          <w:rPr>
            <w:rStyle w:val="Hyperlink"/>
            <w:rPrChange w:id="1830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B73D54" w:rsidRDefault="002254E8" w:rsidP="002254E8">
      <w:pPr>
        <w:rPr>
          <w:lang w:val="en-US"/>
          <w:rPrChange w:id="1831" w:author="Admin" w:date="2013-07-01T00:33:00Z">
            <w:rPr>
              <w:lang w:val="en-US"/>
            </w:rPr>
          </w:rPrChange>
        </w:rPr>
      </w:pPr>
    </w:p>
    <w:p w14:paraId="2944D673" w14:textId="5265727D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83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83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  <w:ins w:id="1834" w:author="Admin" w:date="2013-07-01T00:34:00Z">
        <w:r w:rsidR="00B73D54">
          <w:rPr>
            <w:rFonts w:cs="Arial"/>
            <w:b/>
            <w:bCs/>
            <w:szCs w:val="20"/>
          </w:rPr>
          <w:t xml:space="preserve"> </w:t>
        </w:r>
        <w:r w:rsidR="00B73D54" w:rsidRPr="00B73D54">
          <w:rPr>
            <w:rFonts w:cs="Arial"/>
            <w:b/>
            <w:bCs/>
            <w:szCs w:val="20"/>
            <w:highlight w:val="yellow"/>
            <w:rPrChange w:id="1835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(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836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Especificacoes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837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838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tecnicas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839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840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papel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841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842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carta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843" w:author="Admin" w:date="2013-07-01T00:35:00Z">
              <w:rPr>
                <w:rFonts w:cs="Arial"/>
                <w:b/>
                <w:bCs/>
                <w:szCs w:val="20"/>
              </w:rPr>
            </w:rPrChange>
          </w:rPr>
          <w:t>)</w:t>
        </w:r>
      </w:ins>
    </w:p>
    <w:p w14:paraId="50E3D15E" w14:textId="18E5FE4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84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1845" w:author="Wolfgang J. Toechterle" w:date="2013-06-22T11:52:00Z">
        <w:r w:rsidRPr="00EA5133" w:rsidDel="00510F1B">
          <w:rPr>
            <w:rFonts w:cs="Arial"/>
            <w:szCs w:val="20"/>
            <w:rPrChange w:id="184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847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848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ins w:id="1849" w:author="Admin" w:date="2013-07-01T00:35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850" w:author="Admin" w:date="2013-07-01T00:35:00Z">
              <w:rPr>
                <w:rFonts w:cs="Arial"/>
                <w:szCs w:val="20"/>
              </w:rPr>
            </w:rPrChange>
          </w:rPr>
          <w:t>(cores)</w:t>
        </w:r>
      </w:ins>
      <w:r w:rsidRPr="00EA5133">
        <w:rPr>
          <w:rFonts w:cs="Arial"/>
          <w:szCs w:val="20"/>
          <w:rPrChange w:id="18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CMYK </w:t>
      </w:r>
    </w:p>
    <w:p w14:paraId="1CD3E0C5" w14:textId="4A58AD9A" w:rsidR="00A57DC6" w:rsidRPr="00EA5133" w:rsidRDefault="00A57DC6" w:rsidP="00A57DC6">
      <w:pPr>
        <w:rPr>
          <w:rPrChange w:id="185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853" w:author="Wolfgang J. Toechterle" w:date="2013-06-22T10:32:00Z">
            <w:rPr>
              <w:lang w:val="en-US"/>
            </w:rPr>
          </w:rPrChange>
        </w:rPr>
        <w:t>Trim size</w:t>
      </w:r>
      <w:ins w:id="1854" w:author="Admin" w:date="2013-07-01T00:35:00Z">
        <w:r w:rsidR="00B73D54">
          <w:t xml:space="preserve"> </w:t>
        </w:r>
        <w:r w:rsidR="00B73D54" w:rsidRPr="00B73D54">
          <w:rPr>
            <w:highlight w:val="yellow"/>
            <w:rPrChange w:id="1855" w:author="Admin" w:date="2013-07-01T00:36:00Z">
              <w:rPr/>
            </w:rPrChange>
          </w:rPr>
          <w:t>(</w:t>
        </w:r>
        <w:proofErr w:type="spellStart"/>
        <w:r w:rsidR="00B73D54" w:rsidRPr="00B73D54">
          <w:rPr>
            <w:highlight w:val="yellow"/>
            <w:rPrChange w:id="1856" w:author="Admin" w:date="2013-07-01T00:36:00Z">
              <w:rPr/>
            </w:rPrChange>
          </w:rPr>
          <w:t>marca</w:t>
        </w:r>
        <w:proofErr w:type="spellEnd"/>
        <w:r w:rsidR="00B73D54" w:rsidRPr="00B73D54">
          <w:rPr>
            <w:highlight w:val="yellow"/>
            <w:rPrChange w:id="1857" w:author="Admin" w:date="2013-07-01T00:36:00Z">
              <w:rPr/>
            </w:rPrChange>
          </w:rPr>
          <w:t xml:space="preserve"> de </w:t>
        </w:r>
        <w:proofErr w:type="spellStart"/>
        <w:r w:rsidR="00B73D54" w:rsidRPr="00B73D54">
          <w:rPr>
            <w:highlight w:val="yellow"/>
            <w:rPrChange w:id="1858" w:author="Admin" w:date="2013-07-01T00:36:00Z">
              <w:rPr/>
            </w:rPrChange>
          </w:rPr>
          <w:t>corte</w:t>
        </w:r>
        <w:proofErr w:type="spellEnd"/>
        <w:r w:rsidR="00B73D54" w:rsidRPr="00B73D54">
          <w:rPr>
            <w:highlight w:val="yellow"/>
            <w:rPrChange w:id="1859" w:author="Admin" w:date="2013-07-01T00:36:00Z">
              <w:rPr/>
            </w:rPrChange>
          </w:rPr>
          <w:t>)</w:t>
        </w:r>
      </w:ins>
      <w:r w:rsidRPr="00EA5133">
        <w:rPr>
          <w:rPrChange w:id="1860" w:author="Wolfgang J. Toechterle" w:date="2013-06-22T10:32:00Z">
            <w:rPr>
              <w:lang w:val="en-US"/>
            </w:rPr>
          </w:rPrChange>
        </w:rPr>
        <w:t>; A4 (297 X 210 mm)</w:t>
      </w:r>
    </w:p>
    <w:p w14:paraId="4EE3E9F3" w14:textId="38F5253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86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862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</w:t>
      </w:r>
      <w:ins w:id="1863" w:author="Admin" w:date="2013-07-01T00:36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864" w:author="Admin" w:date="2013-07-01T00:36:00Z">
              <w:rPr>
                <w:rFonts w:cs="Arial"/>
                <w:szCs w:val="20"/>
              </w:rPr>
            </w:rPrChange>
          </w:rPr>
          <w:t>(</w:t>
        </w:r>
        <w:proofErr w:type="spellStart"/>
        <w:r w:rsidR="00B73D54" w:rsidRPr="00B73D54">
          <w:rPr>
            <w:rFonts w:cs="Arial"/>
            <w:szCs w:val="20"/>
            <w:highlight w:val="yellow"/>
            <w:rPrChange w:id="1865" w:author="Admin" w:date="2013-07-01T00:36:00Z">
              <w:rPr>
                <w:rFonts w:cs="Arial"/>
                <w:szCs w:val="20"/>
              </w:rPr>
            </w:rPrChange>
          </w:rPr>
          <w:t>Impressao</w:t>
        </w:r>
        <w:proofErr w:type="spellEnd"/>
        <w:r w:rsidR="00B73D54" w:rsidRPr="00B73D54">
          <w:rPr>
            <w:rFonts w:cs="Arial"/>
            <w:szCs w:val="20"/>
            <w:highlight w:val="yellow"/>
            <w:rPrChange w:id="1866" w:author="Admin" w:date="2013-07-01T00:36:00Z">
              <w:rPr>
                <w:rFonts w:cs="Arial"/>
                <w:szCs w:val="20"/>
              </w:rPr>
            </w:rPrChange>
          </w:rPr>
          <w:t>)</w:t>
        </w:r>
      </w:ins>
      <w:r w:rsidRPr="00EA5133">
        <w:rPr>
          <w:rFonts w:cs="Arial"/>
          <w:szCs w:val="20"/>
          <w:rPrChange w:id="1867" w:author="Wolfgang J. Toechterle" w:date="2013-06-22T10:32:00Z">
            <w:rPr>
              <w:rFonts w:cs="Arial"/>
              <w:szCs w:val="20"/>
              <w:lang w:val="en-US"/>
            </w:rPr>
          </w:rPrChange>
        </w:rPr>
        <w:t>: offset printing</w:t>
      </w:r>
      <w:ins w:id="1868" w:author="Admin" w:date="2013-07-01T00:36:00Z">
        <w:r w:rsidR="00B73D54">
          <w:rPr>
            <w:rFonts w:cs="Arial"/>
            <w:szCs w:val="20"/>
          </w:rPr>
          <w:t xml:space="preserve"> </w:t>
        </w:r>
      </w:ins>
    </w:p>
    <w:p w14:paraId="70284ACD" w14:textId="2FA1822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86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870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871" w:author="Admin" w:date="2013-07-01T00:37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872" w:author="Admin" w:date="2013-07-01T00:37:00Z">
              <w:rPr>
                <w:rFonts w:cs="Arial"/>
                <w:szCs w:val="20"/>
              </w:rPr>
            </w:rPrChange>
          </w:rPr>
          <w:t>(sangria)</w:t>
        </w:r>
      </w:ins>
      <w:r w:rsidRPr="00EA5133">
        <w:rPr>
          <w:rFonts w:cs="Arial"/>
          <w:szCs w:val="20"/>
          <w:rPrChange w:id="1873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</w:p>
    <w:p w14:paraId="47B4ED0C" w14:textId="620ADD7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87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875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1876" w:author="Admin" w:date="2013-07-01T00:37:00Z">
        <w:r w:rsidR="00B73D54">
          <w:rPr>
            <w:rFonts w:cs="Arial"/>
            <w:szCs w:val="20"/>
          </w:rPr>
          <w:t xml:space="preserve"> </w:t>
        </w:r>
        <w:r w:rsidR="00B73D54" w:rsidRPr="00B73D54">
          <w:rPr>
            <w:rFonts w:cs="Arial"/>
            <w:szCs w:val="20"/>
            <w:highlight w:val="yellow"/>
            <w:rPrChange w:id="1877" w:author="Admin" w:date="2013-07-01T00:37:00Z">
              <w:rPr>
                <w:rFonts w:cs="Arial"/>
                <w:szCs w:val="20"/>
              </w:rPr>
            </w:rPrChange>
          </w:rPr>
          <w:t>(</w:t>
        </w:r>
        <w:proofErr w:type="spellStart"/>
        <w:r w:rsidR="00B73D54" w:rsidRPr="00B73D54">
          <w:rPr>
            <w:rFonts w:cs="Arial"/>
            <w:szCs w:val="20"/>
            <w:highlight w:val="yellow"/>
            <w:rPrChange w:id="1878" w:author="Admin" w:date="2013-07-01T00:37:00Z">
              <w:rPr>
                <w:rFonts w:cs="Arial"/>
                <w:szCs w:val="20"/>
              </w:rPr>
            </w:rPrChange>
          </w:rPr>
          <w:t>perfil</w:t>
        </w:r>
        <w:proofErr w:type="spellEnd"/>
        <w:r w:rsidR="00B73D54" w:rsidRPr="00B73D54">
          <w:rPr>
            <w:rFonts w:cs="Arial"/>
            <w:szCs w:val="20"/>
            <w:highlight w:val="yellow"/>
            <w:rPrChange w:id="1879" w:author="Admin" w:date="2013-07-01T00:37:00Z">
              <w:rPr>
                <w:rFonts w:cs="Arial"/>
                <w:szCs w:val="20"/>
              </w:rPr>
            </w:rPrChange>
          </w:rPr>
          <w:t xml:space="preserve"> ICC)</w:t>
        </w:r>
      </w:ins>
      <w:r w:rsidRPr="00EA5133">
        <w:rPr>
          <w:rFonts w:cs="Arial"/>
          <w:szCs w:val="20"/>
          <w:rPrChange w:id="18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881" w:author="Wolfgang J. Toechterle" w:date="2013-05-20T21:02:00Z">
        <w:r w:rsidR="001C00CF" w:rsidRPr="00EA5133">
          <w:rPr>
            <w:rFonts w:cs="Arial"/>
            <w:szCs w:val="20"/>
            <w:rPrChange w:id="188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883" w:author="Wolfgang J. Toechterle" w:date="2013-05-20T21:02:00Z">
        <w:r w:rsidR="00CA05B5" w:rsidRPr="00EA5133" w:rsidDel="001C00CF">
          <w:rPr>
            <w:rFonts w:cs="Arial"/>
            <w:szCs w:val="20"/>
            <w:rPrChange w:id="18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5DF337D" w14:textId="77777777" w:rsidR="00B73D54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885" w:author="Admin" w:date="2013-07-01T00:38:00Z"/>
          <w:rFonts w:cs="Arial"/>
          <w:szCs w:val="20"/>
        </w:rPr>
      </w:pPr>
      <w:r w:rsidRPr="00EA5133">
        <w:rPr>
          <w:rFonts w:cs="Arial"/>
          <w:szCs w:val="20"/>
          <w:rPrChange w:id="188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1887" w:author="Wolfgang J. Toechterle" w:date="2013-06-22T11:52:00Z">
        <w:r w:rsidRPr="00EA5133" w:rsidDel="00510F1B">
          <w:rPr>
            <w:rFonts w:cs="Arial"/>
            <w:szCs w:val="20"/>
            <w:rPrChange w:id="188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188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890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189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1892" w:author="Wolfgang J. Toechterle" w:date="2013-05-20T21:05:00Z">
        <w:r w:rsidR="00041FC5" w:rsidRPr="00EA5133">
          <w:rPr>
            <w:rFonts w:cs="Arial"/>
            <w:szCs w:val="20"/>
            <w:rPrChange w:id="18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18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</w:p>
    <w:p w14:paraId="4D236F71" w14:textId="0DF6167B" w:rsidR="00F91A57" w:rsidRPr="00B73D54" w:rsidRDefault="00B73D54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  <w:rPrChange w:id="1895" w:author="Admin" w:date="2013-07-01T00:39:00Z">
            <w:rPr>
              <w:rFonts w:cs="Arial"/>
              <w:szCs w:val="20"/>
              <w:lang w:val="en-US"/>
            </w:rPr>
          </w:rPrChange>
        </w:rPr>
      </w:pPr>
      <w:proofErr w:type="spellStart"/>
      <w:ins w:id="1896" w:author="Admin" w:date="2013-07-01T00:38:00Z">
        <w:r w:rsidRPr="00B73D54">
          <w:rPr>
            <w:rFonts w:cs="Arial"/>
            <w:szCs w:val="20"/>
            <w:highlight w:val="yellow"/>
            <w:lang w:val="en-US"/>
            <w:rPrChange w:id="1897" w:author="Admin" w:date="2013-07-01T00:39:00Z">
              <w:rPr>
                <w:rFonts w:cs="Arial"/>
                <w:szCs w:val="20"/>
              </w:rPr>
            </w:rPrChange>
          </w:rPr>
          <w:t>Escala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898" w:author="Admin" w:date="2013-07-01T00:39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899" w:author="Admin" w:date="2013-07-01T00:39:00Z">
              <w:rPr>
                <w:rFonts w:cs="Arial"/>
                <w:szCs w:val="20"/>
              </w:rPr>
            </w:rPrChange>
          </w:rPr>
          <w:t>cinza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00" w:author="Admin" w:date="2013-07-01T00:39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01" w:author="Admin" w:date="2013-07-01T00:39:00Z">
              <w:rPr>
                <w:rFonts w:cs="Arial"/>
                <w:szCs w:val="20"/>
              </w:rPr>
            </w:rPrChange>
          </w:rPr>
          <w:t>resolucao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02" w:author="Admin" w:date="2013-07-01T00:39:00Z">
              <w:rPr>
                <w:rFonts w:cs="Arial"/>
                <w:szCs w:val="20"/>
              </w:rPr>
            </w:rPrChange>
          </w:rPr>
          <w:t xml:space="preserve"> da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03" w:author="Admin" w:date="2013-07-01T00:39:00Z">
              <w:rPr>
                <w:rFonts w:cs="Arial"/>
                <w:szCs w:val="20"/>
              </w:rPr>
            </w:rPrChange>
          </w:rPr>
          <w:t>cor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04" w:author="Admin" w:date="2013-07-01T00:39:00Z">
              <w:rPr>
                <w:rFonts w:cs="Arial"/>
                <w:szCs w:val="20"/>
              </w:rPr>
            </w:rPrChange>
          </w:rPr>
          <w:t xml:space="preserve"> das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05" w:author="Admin" w:date="2013-07-01T00:39:00Z">
              <w:rPr>
                <w:rFonts w:cs="Arial"/>
                <w:szCs w:val="20"/>
              </w:rPr>
            </w:rPrChange>
          </w:rPr>
          <w:t>imagens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06" w:author="Admin" w:date="2013-07-01T00:39:00Z">
              <w:rPr>
                <w:rFonts w:cs="Arial"/>
                <w:szCs w:val="20"/>
              </w:rPr>
            </w:rPrChange>
          </w:rPr>
          <w:t xml:space="preserve"> –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07" w:author="Admin" w:date="2013-07-01T00:39:00Z">
              <w:rPr>
                <w:rFonts w:cs="Arial"/>
                <w:szCs w:val="20"/>
              </w:rPr>
            </w:rPrChange>
          </w:rPr>
          <w:t>somente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08" w:author="Admin" w:date="2013-07-01T00:3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09" w:author="Admin" w:date="2013-07-01T00:39:00Z">
              <w:rPr>
                <w:rFonts w:cs="Arial"/>
                <w:szCs w:val="20"/>
                <w:lang w:val="de-DE"/>
              </w:rPr>
            </w:rPrChange>
          </w:rPr>
          <w:t>imagens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10" w:author="Admin" w:date="2013-07-01T00:39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11" w:author="Admin" w:date="2013-07-01T00:39:00Z">
              <w:rPr>
                <w:rFonts w:cs="Arial"/>
                <w:szCs w:val="20"/>
                <w:lang w:val="de-DE"/>
              </w:rPr>
            </w:rPrChange>
          </w:rPr>
          <w:t>vetoriais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12" w:author="Admin" w:date="2013-07-01T00:39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13" w:author="Admin" w:date="2013-07-01T00:39:00Z">
              <w:rPr>
                <w:rFonts w:cs="Arial"/>
                <w:szCs w:val="20"/>
                <w:lang w:val="de-DE"/>
              </w:rPr>
            </w:rPrChange>
          </w:rPr>
          <w:t>sao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14" w:author="Admin" w:date="2013-07-01T00:39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15" w:author="Admin" w:date="2013-07-01T00:39:00Z">
              <w:rPr>
                <w:rFonts w:cs="Arial"/>
                <w:szCs w:val="20"/>
                <w:lang w:val="de-DE"/>
              </w:rPr>
            </w:rPrChange>
          </w:rPr>
          <w:t>permitidas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16" w:author="Admin" w:date="2013-07-01T00:39:00Z">
              <w:rPr>
                <w:rFonts w:cs="Arial"/>
                <w:szCs w:val="20"/>
                <w:lang w:val="de-DE"/>
              </w:rPr>
            </w:rPrChange>
          </w:rPr>
          <w:t xml:space="preserve"> no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17" w:author="Admin" w:date="2013-07-01T00:39:00Z">
              <w:rPr>
                <w:rFonts w:cs="Arial"/>
                <w:szCs w:val="20"/>
                <w:lang w:val="de-DE"/>
              </w:rPr>
            </w:rPrChange>
          </w:rPr>
          <w:t>papel</w:t>
        </w:r>
        <w:proofErr w:type="spellEnd"/>
        <w:r w:rsidRPr="00B73D54">
          <w:rPr>
            <w:rFonts w:cs="Arial"/>
            <w:szCs w:val="20"/>
            <w:highlight w:val="yellow"/>
            <w:lang w:val="en-US"/>
            <w:rPrChange w:id="1918" w:author="Admin" w:date="2013-07-01T00:39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B73D54">
          <w:rPr>
            <w:rFonts w:cs="Arial"/>
            <w:szCs w:val="20"/>
            <w:highlight w:val="yellow"/>
            <w:lang w:val="en-US"/>
            <w:rPrChange w:id="1919" w:author="Admin" w:date="2013-07-01T00:39:00Z">
              <w:rPr>
                <w:rFonts w:cs="Arial"/>
                <w:szCs w:val="20"/>
                <w:lang w:val="de-DE"/>
              </w:rPr>
            </w:rPrChange>
          </w:rPr>
          <w:t>carta</w:t>
        </w:r>
      </w:ins>
      <w:proofErr w:type="spellEnd"/>
      <w:del w:id="1920" w:author="Wolfgang J. Toechterle" w:date="2013-05-20T21:05:00Z">
        <w:r w:rsidR="002634A2" w:rsidRPr="00B73D54" w:rsidDel="00041FC5">
          <w:rPr>
            <w:rFonts w:cs="Arial"/>
            <w:szCs w:val="20"/>
            <w:highlight w:val="yellow"/>
            <w:lang w:val="en-US"/>
            <w:rPrChange w:id="1921" w:author="Admin" w:date="2013-07-01T00:39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B73D54" w:rsidRDefault="00A57DC6" w:rsidP="002254E8">
      <w:pPr>
        <w:rPr>
          <w:lang w:val="en-US"/>
          <w:rPrChange w:id="1922" w:author="Admin" w:date="2013-07-01T00:39:00Z">
            <w:rPr>
              <w:lang w:val="en-US"/>
            </w:rPr>
          </w:rPrChange>
        </w:rPr>
      </w:pPr>
    </w:p>
    <w:p w14:paraId="3D879751" w14:textId="34C91C7D" w:rsidR="00D03706" w:rsidRPr="00EA5133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92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92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  <w:ins w:id="1925" w:author="Admin" w:date="2013-07-01T00:39:00Z">
        <w:r w:rsidR="00B73D54">
          <w:rPr>
            <w:rFonts w:cs="Arial"/>
            <w:b/>
            <w:bCs/>
            <w:szCs w:val="20"/>
          </w:rPr>
          <w:t xml:space="preserve"> </w:t>
        </w:r>
        <w:r w:rsidR="00B73D54" w:rsidRPr="00B73D54">
          <w:rPr>
            <w:rFonts w:cs="Arial"/>
            <w:b/>
            <w:bCs/>
            <w:szCs w:val="20"/>
            <w:highlight w:val="yellow"/>
            <w:rPrChange w:id="1926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(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927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Especificacoes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928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929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tecnicas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930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 xml:space="preserve"> do 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931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cartao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932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 xml:space="preserve"> de </w:t>
        </w:r>
        <w:proofErr w:type="spellStart"/>
        <w:r w:rsidR="00B73D54" w:rsidRPr="00B73D54">
          <w:rPr>
            <w:rFonts w:cs="Arial"/>
            <w:b/>
            <w:bCs/>
            <w:szCs w:val="20"/>
            <w:highlight w:val="yellow"/>
            <w:rPrChange w:id="1933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visitas</w:t>
        </w:r>
        <w:proofErr w:type="spellEnd"/>
        <w:r w:rsidR="00B73D54" w:rsidRPr="00B73D54">
          <w:rPr>
            <w:rFonts w:cs="Arial"/>
            <w:b/>
            <w:bCs/>
            <w:szCs w:val="20"/>
            <w:highlight w:val="yellow"/>
            <w:rPrChange w:id="1934" w:author="Admin" w:date="2013-07-01T00:39:00Z">
              <w:rPr>
                <w:rFonts w:cs="Arial"/>
                <w:b/>
                <w:bCs/>
                <w:szCs w:val="20"/>
              </w:rPr>
            </w:rPrChange>
          </w:rPr>
          <w:t>)</w:t>
        </w:r>
      </w:ins>
    </w:p>
    <w:p w14:paraId="6F788FCF" w14:textId="03E6D3FF" w:rsidR="002254E8" w:rsidRPr="00EA5133" w:rsidDel="00EF736F" w:rsidRDefault="002254E8" w:rsidP="002254E8">
      <w:pPr>
        <w:rPr>
          <w:ins w:id="1935" w:author="Wolfgang J. Toechterle" w:date="2013-06-10T08:33:00Z"/>
          <w:del w:id="1936" w:author="Kinder" w:date="2013-06-29T11:33:00Z"/>
          <w:rPrChange w:id="1937" w:author="Wolfgang J. Toechterle" w:date="2013-06-22T10:32:00Z">
            <w:rPr>
              <w:ins w:id="1938" w:author="Wolfgang J. Toechterle" w:date="2013-06-10T08:33:00Z"/>
              <w:del w:id="1939" w:author="Kinder" w:date="2013-06-29T11:33:00Z"/>
              <w:lang w:val="en-US"/>
            </w:rPr>
          </w:rPrChange>
        </w:rPr>
      </w:pPr>
      <w:r w:rsidRPr="00EA5133">
        <w:rPr>
          <w:rPrChange w:id="1940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EA5133">
        <w:rPr>
          <w:rPrChange w:id="1941" w:author="Wolfgang J. Toechterle" w:date="2013-06-22T10:32:00Z">
            <w:rPr>
              <w:lang w:val="en-US"/>
            </w:rPr>
          </w:rPrChange>
        </w:rPr>
        <w:t>s card</w:t>
      </w:r>
      <w:ins w:id="1942" w:author="Admin" w:date="2013-07-01T00:39:00Z">
        <w:r w:rsidR="00B73D54">
          <w:t xml:space="preserve"> </w:t>
        </w:r>
        <w:r w:rsidR="00B73D54" w:rsidRPr="00B73D54">
          <w:rPr>
            <w:highlight w:val="yellow"/>
            <w:rPrChange w:id="1943" w:author="Admin" w:date="2013-07-01T00:40:00Z">
              <w:rPr/>
            </w:rPrChange>
          </w:rPr>
          <w:t>(</w:t>
        </w:r>
      </w:ins>
      <w:proofErr w:type="spellStart"/>
      <w:ins w:id="1944" w:author="Admin" w:date="2013-07-01T00:47:00Z">
        <w:r w:rsidR="005F427D">
          <w:rPr>
            <w:highlight w:val="yellow"/>
          </w:rPr>
          <w:t>tamanho</w:t>
        </w:r>
        <w:proofErr w:type="spellEnd"/>
        <w:r w:rsidR="005F427D">
          <w:rPr>
            <w:highlight w:val="yellow"/>
          </w:rPr>
          <w:t xml:space="preserve"> </w:t>
        </w:r>
      </w:ins>
      <w:ins w:id="1945" w:author="Admin" w:date="2013-07-01T01:13:00Z">
        <w:r w:rsidR="003C0B2E">
          <w:rPr>
            <w:highlight w:val="yellow"/>
          </w:rPr>
          <w:t xml:space="preserve">final </w:t>
        </w:r>
      </w:ins>
      <w:ins w:id="1946" w:author="Admin" w:date="2013-07-01T00:39:00Z">
        <w:r w:rsidR="00B73D54" w:rsidRPr="00B73D54">
          <w:rPr>
            <w:highlight w:val="yellow"/>
            <w:rPrChange w:id="1947" w:author="Admin" w:date="2013-07-01T00:40:00Z">
              <w:rPr/>
            </w:rPrChange>
          </w:rPr>
          <w:t xml:space="preserve">do </w:t>
        </w:r>
        <w:proofErr w:type="spellStart"/>
        <w:r w:rsidR="00B73D54" w:rsidRPr="00B73D54">
          <w:rPr>
            <w:highlight w:val="yellow"/>
            <w:rPrChange w:id="1948" w:author="Admin" w:date="2013-07-01T00:40:00Z">
              <w:rPr/>
            </w:rPrChange>
          </w:rPr>
          <w:t>cartao</w:t>
        </w:r>
        <w:proofErr w:type="spellEnd"/>
        <w:r w:rsidR="00B73D54" w:rsidRPr="00B73D54">
          <w:rPr>
            <w:highlight w:val="yellow"/>
            <w:rPrChange w:id="1949" w:author="Admin" w:date="2013-07-01T00:40:00Z">
              <w:rPr/>
            </w:rPrChange>
          </w:rPr>
          <w:t xml:space="preserve"> de </w:t>
        </w:r>
        <w:proofErr w:type="spellStart"/>
        <w:r w:rsidR="00B73D54" w:rsidRPr="00B73D54">
          <w:rPr>
            <w:highlight w:val="yellow"/>
            <w:rPrChange w:id="1950" w:author="Admin" w:date="2013-07-01T00:40:00Z">
              <w:rPr/>
            </w:rPrChange>
          </w:rPr>
          <w:t>visitas</w:t>
        </w:r>
        <w:proofErr w:type="spellEnd"/>
        <w:r w:rsidR="00B73D54" w:rsidRPr="00B73D54">
          <w:rPr>
            <w:highlight w:val="yellow"/>
            <w:rPrChange w:id="1951" w:author="Admin" w:date="2013-07-01T00:40:00Z">
              <w:rPr/>
            </w:rPrChange>
          </w:rPr>
          <w:t>)</w:t>
        </w:r>
      </w:ins>
      <w:r w:rsidR="00D03706" w:rsidRPr="00EA5133">
        <w:rPr>
          <w:rPrChange w:id="1952" w:author="Wolfgang J. Toechterle" w:date="2013-06-22T10:32:00Z">
            <w:rPr>
              <w:lang w:val="en-US"/>
            </w:rPr>
          </w:rPrChange>
        </w:rPr>
        <w:t>: 85 x 55 or 55 x 85 mm</w:t>
      </w:r>
    </w:p>
    <w:p w14:paraId="7629F8F4" w14:textId="77777777" w:rsidR="00731CAE" w:rsidRDefault="00731CAE" w:rsidP="002254E8">
      <w:pPr>
        <w:rPr>
          <w:ins w:id="1953" w:author="Kinder" w:date="2013-06-29T11:33:00Z"/>
        </w:rPr>
      </w:pPr>
    </w:p>
    <w:p w14:paraId="071FCA5F" w14:textId="6DABD4AE" w:rsidR="00EF736F" w:rsidRPr="00EA5133" w:rsidRDefault="00D65436" w:rsidP="002254E8">
      <w:pPr>
        <w:rPr>
          <w:rPrChange w:id="1954" w:author="Wolfgang J. Toechterle" w:date="2013-06-22T10:32:00Z">
            <w:rPr>
              <w:lang w:val="en-US"/>
            </w:rPr>
          </w:rPrChange>
        </w:rPr>
      </w:pPr>
      <w:ins w:id="1955" w:author="Kinder" w:date="2013-06-29T11:33:00Z">
        <w:r>
          <w:t>Design: B</w:t>
        </w:r>
        <w:r w:rsidR="00EF736F">
          <w:t>oth side</w:t>
        </w:r>
      </w:ins>
      <w:ins w:id="1956" w:author="Kinder" w:date="2013-06-29T11:35:00Z">
        <w:r>
          <w:t xml:space="preserve"> (front and back)</w:t>
        </w:r>
      </w:ins>
      <w:ins w:id="1957" w:author="Admin" w:date="2013-07-01T00:40:00Z">
        <w:r w:rsidR="00B73D54">
          <w:t xml:space="preserve"> </w:t>
        </w:r>
      </w:ins>
      <w:ins w:id="1958" w:author="Admin" w:date="2013-07-01T00:41:00Z">
        <w:r w:rsidR="00B73D54" w:rsidRPr="00B73D54">
          <w:rPr>
            <w:highlight w:val="yellow"/>
            <w:rPrChange w:id="1959" w:author="Admin" w:date="2013-07-01T00:41:00Z">
              <w:rPr/>
            </w:rPrChange>
          </w:rPr>
          <w:t>(</w:t>
        </w:r>
        <w:proofErr w:type="spellStart"/>
        <w:r w:rsidR="00B73D54" w:rsidRPr="00B73D54">
          <w:rPr>
            <w:highlight w:val="yellow"/>
            <w:rPrChange w:id="1960" w:author="Admin" w:date="2013-07-01T00:41:00Z">
              <w:rPr/>
            </w:rPrChange>
          </w:rPr>
          <w:t>frente</w:t>
        </w:r>
        <w:proofErr w:type="spellEnd"/>
        <w:r w:rsidR="00B73D54" w:rsidRPr="00B73D54">
          <w:rPr>
            <w:highlight w:val="yellow"/>
            <w:rPrChange w:id="1961" w:author="Admin" w:date="2013-07-01T00:41:00Z">
              <w:rPr/>
            </w:rPrChange>
          </w:rPr>
          <w:t xml:space="preserve"> e verso)</w:t>
        </w:r>
      </w:ins>
    </w:p>
    <w:p w14:paraId="7F31E4B1" w14:textId="75CB2E2B" w:rsidR="002254E8" w:rsidRPr="00EA5133" w:rsidRDefault="00A845BA" w:rsidP="002254E8">
      <w:pPr>
        <w:rPr>
          <w:rPrChange w:id="196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963" w:author="Wolfgang J. Toechterle" w:date="2013-06-22T10:32:00Z">
            <w:rPr>
              <w:lang w:val="en-US"/>
            </w:rPr>
          </w:rPrChange>
        </w:rPr>
        <w:t>Printing</w:t>
      </w:r>
      <w:ins w:id="1964" w:author="Admin" w:date="2013-07-01T00:42:00Z">
        <w:r w:rsidR="005F427D">
          <w:t xml:space="preserve"> </w:t>
        </w:r>
        <w:r w:rsidR="005F427D" w:rsidRPr="005F427D">
          <w:rPr>
            <w:highlight w:val="yellow"/>
            <w:rPrChange w:id="1965" w:author="Admin" w:date="2013-07-01T00:42:00Z">
              <w:rPr/>
            </w:rPrChange>
          </w:rPr>
          <w:t>(</w:t>
        </w:r>
        <w:proofErr w:type="spellStart"/>
        <w:r w:rsidR="005F427D" w:rsidRPr="005F427D">
          <w:rPr>
            <w:highlight w:val="yellow"/>
            <w:rPrChange w:id="1966" w:author="Admin" w:date="2013-07-01T00:42:00Z">
              <w:rPr/>
            </w:rPrChange>
          </w:rPr>
          <w:t>impressao</w:t>
        </w:r>
        <w:proofErr w:type="spellEnd"/>
        <w:r w:rsidR="005F427D" w:rsidRPr="005F427D">
          <w:rPr>
            <w:highlight w:val="yellow"/>
            <w:rPrChange w:id="1967" w:author="Admin" w:date="2013-07-01T00:42:00Z">
              <w:rPr/>
            </w:rPrChange>
          </w:rPr>
          <w:t>)</w:t>
        </w:r>
      </w:ins>
      <w:r w:rsidR="00D03706" w:rsidRPr="00EA5133">
        <w:rPr>
          <w:rPrChange w:id="1968" w:author="Wolfgang J. Toechterle" w:date="2013-06-22T10:32:00Z">
            <w:rPr>
              <w:lang w:val="en-US"/>
            </w:rPr>
          </w:rPrChange>
        </w:rPr>
        <w:t>:</w:t>
      </w:r>
      <w:r w:rsidRPr="00EA5133">
        <w:rPr>
          <w:rPrChange w:id="1969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EA5133">
        <w:rPr>
          <w:rPrChange w:id="1970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20F5F8A1" w:rsidR="00447A93" w:rsidRPr="00EA5133" w:rsidRDefault="002634A2" w:rsidP="002254E8">
      <w:pPr>
        <w:rPr>
          <w:rPrChange w:id="1971" w:author="Wolfgang J. Toechterle" w:date="2013-06-22T10:32:00Z">
            <w:rPr>
              <w:lang w:val="en-US"/>
            </w:rPr>
          </w:rPrChange>
        </w:rPr>
      </w:pPr>
      <w:del w:id="1972" w:author="Wolfgang J. Toechterle" w:date="2013-06-22T11:52:00Z">
        <w:r w:rsidRPr="00EA5133" w:rsidDel="00510F1B">
          <w:rPr>
            <w:rPrChange w:id="1973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974" w:author="Wolfgang J. Toechterle" w:date="2013-06-22T11:52:00Z">
        <w:r w:rsidR="00510F1B">
          <w:t>Colour</w:t>
        </w:r>
      </w:ins>
      <w:r w:rsidRPr="00EA5133">
        <w:rPr>
          <w:rPrChange w:id="1975" w:author="Wolfgang J. Toechterle" w:date="2013-06-22T10:32:00Z">
            <w:rPr>
              <w:lang w:val="en-US"/>
            </w:rPr>
          </w:rPrChange>
        </w:rPr>
        <w:t>s</w:t>
      </w:r>
      <w:ins w:id="1976" w:author="Admin" w:date="2013-07-01T00:42:00Z">
        <w:r w:rsidR="005F427D">
          <w:t xml:space="preserve"> (</w:t>
        </w:r>
        <w:r w:rsidR="005F427D" w:rsidRPr="005F427D">
          <w:rPr>
            <w:highlight w:val="yellow"/>
            <w:rPrChange w:id="1977" w:author="Admin" w:date="2013-07-01T00:42:00Z">
              <w:rPr/>
            </w:rPrChange>
          </w:rPr>
          <w:t>cores</w:t>
        </w:r>
        <w:r w:rsidR="005F427D">
          <w:t>)</w:t>
        </w:r>
      </w:ins>
      <w:r w:rsidR="002254E8" w:rsidRPr="00EA5133">
        <w:rPr>
          <w:rPrChange w:id="1978" w:author="Wolfgang J. Toechterle" w:date="2013-06-22T10:32:00Z">
            <w:rPr>
              <w:lang w:val="en-US"/>
            </w:rPr>
          </w:rPrChange>
        </w:rPr>
        <w:t>: 2</w:t>
      </w:r>
      <w:r w:rsidR="00D03706" w:rsidRPr="00EA5133">
        <w:rPr>
          <w:rPrChange w:id="1979" w:author="Wolfgang J. Toechterle" w:date="2013-06-22T10:32:00Z">
            <w:rPr>
              <w:lang w:val="en-US"/>
            </w:rPr>
          </w:rPrChange>
        </w:rPr>
        <w:t xml:space="preserve"> spot </w:t>
      </w:r>
      <w:del w:id="1980" w:author="Wolfgang J. Toechterle" w:date="2013-06-22T11:52:00Z">
        <w:r w:rsidR="00D03706" w:rsidRPr="00EA5133" w:rsidDel="00510F1B">
          <w:rPr>
            <w:rPrChange w:id="1981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1982" w:author="Wolfgang J. Toechterle" w:date="2013-06-22T11:52:00Z">
        <w:r w:rsidR="00510F1B">
          <w:t>colour</w:t>
        </w:r>
      </w:ins>
      <w:r w:rsidR="00D03706" w:rsidRPr="00EA5133">
        <w:rPr>
          <w:rPrChange w:id="1983" w:author="Wolfgang J. Toechterle" w:date="2013-06-22T10:32:00Z">
            <w:rPr>
              <w:lang w:val="en-US"/>
            </w:rPr>
          </w:rPrChange>
        </w:rPr>
        <w:t>s</w:t>
      </w:r>
      <w:ins w:id="1984" w:author="Admin" w:date="2013-07-01T00:42:00Z">
        <w:r w:rsidR="005F427D">
          <w:t xml:space="preserve"> </w:t>
        </w:r>
        <w:r w:rsidR="005F427D" w:rsidRPr="005F427D">
          <w:rPr>
            <w:highlight w:val="yellow"/>
            <w:rPrChange w:id="1985" w:author="Admin" w:date="2013-07-01T00:42:00Z">
              <w:rPr/>
            </w:rPrChange>
          </w:rPr>
          <w:t>(</w:t>
        </w:r>
        <w:proofErr w:type="spellStart"/>
        <w:r w:rsidR="005F427D" w:rsidRPr="005F427D">
          <w:rPr>
            <w:highlight w:val="yellow"/>
            <w:rPrChange w:id="1986" w:author="Admin" w:date="2013-07-01T00:42:00Z">
              <w:rPr/>
            </w:rPrChange>
          </w:rPr>
          <w:t>duas</w:t>
        </w:r>
        <w:proofErr w:type="spellEnd"/>
        <w:r w:rsidR="005F427D" w:rsidRPr="005F427D">
          <w:rPr>
            <w:highlight w:val="yellow"/>
            <w:rPrChange w:id="1987" w:author="Admin" w:date="2013-07-01T00:42:00Z">
              <w:rPr/>
            </w:rPrChange>
          </w:rPr>
          <w:t xml:space="preserve"> cores </w:t>
        </w:r>
        <w:proofErr w:type="spellStart"/>
        <w:r w:rsidR="005F427D" w:rsidRPr="005F427D">
          <w:rPr>
            <w:highlight w:val="yellow"/>
            <w:rPrChange w:id="1988" w:author="Admin" w:date="2013-07-01T00:42:00Z">
              <w:rPr/>
            </w:rPrChange>
          </w:rPr>
          <w:t>especiais</w:t>
        </w:r>
        <w:proofErr w:type="spellEnd"/>
        <w:r w:rsidR="005F427D" w:rsidRPr="005F427D">
          <w:rPr>
            <w:highlight w:val="yellow"/>
            <w:rPrChange w:id="1989" w:author="Admin" w:date="2013-07-01T00:42:00Z">
              <w:rPr/>
            </w:rPrChange>
          </w:rPr>
          <w:t>)</w:t>
        </w:r>
      </w:ins>
    </w:p>
    <w:p w14:paraId="1A4B3B95" w14:textId="174FFD20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990" w:author="Wolfgang J. Toechterle" w:date="2013-06-11T08:50:00Z"/>
          <w:rFonts w:cs="Arial"/>
          <w:szCs w:val="20"/>
          <w:rPrChange w:id="1991" w:author="Wolfgang J. Toechterle" w:date="2013-06-22T10:32:00Z">
            <w:rPr>
              <w:ins w:id="1992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993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</w:t>
      </w:r>
      <w:ins w:id="1994" w:author="Admin" w:date="2013-07-01T00:43:00Z">
        <w:r w:rsidR="005F427D">
          <w:rPr>
            <w:rFonts w:cs="Arial"/>
            <w:szCs w:val="20"/>
          </w:rPr>
          <w:t xml:space="preserve"> </w:t>
        </w:r>
        <w:r w:rsidR="005F427D" w:rsidRPr="005F427D">
          <w:rPr>
            <w:rFonts w:cs="Arial"/>
            <w:szCs w:val="20"/>
            <w:highlight w:val="yellow"/>
            <w:rPrChange w:id="1995" w:author="Admin" w:date="2013-07-01T00:43:00Z">
              <w:rPr>
                <w:rFonts w:cs="Arial"/>
                <w:szCs w:val="20"/>
              </w:rPr>
            </w:rPrChange>
          </w:rPr>
          <w:t>(sangria)</w:t>
        </w:r>
      </w:ins>
      <w:r w:rsidRPr="00EA5133">
        <w:rPr>
          <w:rFonts w:cs="Arial"/>
          <w:szCs w:val="20"/>
          <w:rPrChange w:id="1996" w:author="Wolfgang J. Toechterle" w:date="2013-06-22T10:32:00Z">
            <w:rPr>
              <w:rFonts w:cs="Arial"/>
              <w:szCs w:val="20"/>
              <w:lang w:val="en-US"/>
            </w:rPr>
          </w:rPrChange>
        </w:rPr>
        <w:t>: 3 mm</w:t>
      </w:r>
    </w:p>
    <w:p w14:paraId="40C2D7B7" w14:textId="77777777" w:rsidR="00DF412B" w:rsidRPr="00EA5133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99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998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EA5133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999" w:author="Wolfgang J. Toechterle" w:date="2013-06-11T08:50:00Z"/>
          <w:rFonts w:cs="Arial"/>
          <w:szCs w:val="20"/>
          <w:rPrChange w:id="2000" w:author="Wolfgang J. Toechterle" w:date="2013-06-22T10:32:00Z">
            <w:rPr>
              <w:del w:id="2001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72AE76C9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00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003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2004" w:author="Admin" w:date="2013-07-01T00:43:00Z">
        <w:r w:rsidR="005F427D">
          <w:rPr>
            <w:rFonts w:cs="Arial"/>
            <w:szCs w:val="20"/>
          </w:rPr>
          <w:t xml:space="preserve"> </w:t>
        </w:r>
        <w:r w:rsidR="005F427D" w:rsidRPr="005F427D">
          <w:rPr>
            <w:rFonts w:cs="Arial"/>
            <w:szCs w:val="20"/>
            <w:highlight w:val="yellow"/>
            <w:rPrChange w:id="2005" w:author="Admin" w:date="2013-07-01T00:44:00Z">
              <w:rPr>
                <w:rFonts w:cs="Arial"/>
                <w:szCs w:val="20"/>
              </w:rPr>
            </w:rPrChange>
          </w:rPr>
          <w:t>(</w:t>
        </w:r>
        <w:proofErr w:type="spellStart"/>
        <w:r w:rsidR="005F427D" w:rsidRPr="005F427D">
          <w:rPr>
            <w:rFonts w:cs="Arial"/>
            <w:szCs w:val="20"/>
            <w:highlight w:val="yellow"/>
            <w:rPrChange w:id="2006" w:author="Admin" w:date="2013-07-01T00:44:00Z">
              <w:rPr>
                <w:rFonts w:cs="Arial"/>
                <w:szCs w:val="20"/>
              </w:rPr>
            </w:rPrChange>
          </w:rPr>
          <w:t>Perfil</w:t>
        </w:r>
        <w:proofErr w:type="spellEnd"/>
        <w:r w:rsidR="005F427D" w:rsidRPr="005F427D">
          <w:rPr>
            <w:rFonts w:cs="Arial"/>
            <w:szCs w:val="20"/>
            <w:highlight w:val="yellow"/>
            <w:rPrChange w:id="2007" w:author="Admin" w:date="2013-07-01T00:44:00Z">
              <w:rPr>
                <w:rFonts w:cs="Arial"/>
                <w:szCs w:val="20"/>
              </w:rPr>
            </w:rPrChange>
          </w:rPr>
          <w:t xml:space="preserve"> ICC)</w:t>
        </w:r>
      </w:ins>
      <w:r w:rsidRPr="00EA5133">
        <w:rPr>
          <w:rFonts w:cs="Arial"/>
          <w:szCs w:val="20"/>
          <w:rPrChange w:id="20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2009" w:author="Wolfgang J. Toechterle" w:date="2013-05-20T21:03:00Z">
        <w:r w:rsidR="001C00CF" w:rsidRPr="00EA5133">
          <w:rPr>
            <w:rFonts w:cs="Arial"/>
            <w:szCs w:val="20"/>
            <w:rPrChange w:id="20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2011" w:author="Wolfgang J. Toechterle" w:date="2013-05-20T21:03:00Z">
        <w:r w:rsidR="00CA05B5" w:rsidRPr="00EA5133" w:rsidDel="001C00CF">
          <w:rPr>
            <w:rFonts w:cs="Arial"/>
            <w:szCs w:val="20"/>
            <w:rPrChange w:id="20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2A0FE5C5" w14:textId="77777777" w:rsidR="005F427D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013" w:author="Admin" w:date="2013-07-01T00:44:00Z"/>
          <w:rFonts w:cs="Arial"/>
          <w:szCs w:val="20"/>
        </w:rPr>
      </w:pPr>
      <w:r w:rsidRPr="00EA5133">
        <w:rPr>
          <w:rFonts w:cs="Arial"/>
          <w:szCs w:val="20"/>
          <w:rPrChange w:id="201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2015" w:author="Wolfgang J. Toechterle" w:date="2013-06-22T11:52:00Z">
        <w:r w:rsidRPr="00EA5133" w:rsidDel="00510F1B">
          <w:rPr>
            <w:rFonts w:cs="Arial"/>
            <w:szCs w:val="20"/>
            <w:rPrChange w:id="20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20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201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201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2020" w:author="Kinder" w:date="2013-06-30T08:50:00Z">
        <w:r w:rsidR="00F91A57" w:rsidRPr="00EA5133" w:rsidDel="00F2525A">
          <w:rPr>
            <w:rFonts w:cs="Arial"/>
            <w:szCs w:val="20"/>
            <w:rPrChange w:id="20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EA5133">
        <w:rPr>
          <w:rFonts w:cs="Arial"/>
          <w:szCs w:val="20"/>
          <w:rPrChange w:id="202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2023" w:author="Wolfgang J. Toechterle" w:date="2013-05-20T21:05:00Z">
        <w:r w:rsidR="00041FC5" w:rsidRPr="00EA5133">
          <w:rPr>
            <w:rFonts w:cs="Arial"/>
            <w:szCs w:val="20"/>
            <w:rPrChange w:id="20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20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2026" w:author="Wolfgang J. Toechterle" w:date="2013-05-31T18:03:00Z">
        <w:r w:rsidR="00121C3A" w:rsidRPr="00EA5133">
          <w:rPr>
            <w:rFonts w:cs="Arial"/>
            <w:szCs w:val="20"/>
            <w:rPrChange w:id="202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</w:p>
    <w:p w14:paraId="5EEF6553" w14:textId="1CD57110" w:rsidR="00F91A57" w:rsidRPr="005F427D" w:rsidRDefault="005F427D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lang w:val="en-US"/>
          <w:rPrChange w:id="2028" w:author="Admin" w:date="2013-07-01T00:45:00Z">
            <w:rPr>
              <w:rFonts w:cs="Arial"/>
              <w:szCs w:val="20"/>
              <w:lang w:val="en-US"/>
            </w:rPr>
          </w:rPrChange>
        </w:rPr>
      </w:pPr>
      <w:ins w:id="2029" w:author="Admin" w:date="2013-07-01T00:44:00Z">
        <w:r w:rsidRPr="005F427D">
          <w:rPr>
            <w:rFonts w:cs="Arial"/>
            <w:szCs w:val="20"/>
            <w:highlight w:val="yellow"/>
            <w:lang w:val="en-US"/>
            <w:rPrChange w:id="2030" w:author="Admin" w:date="2013-07-01T00:45:00Z">
              <w:rPr>
                <w:rFonts w:cs="Arial"/>
                <w:szCs w:val="20"/>
              </w:rPr>
            </w:rPrChange>
          </w:rPr>
          <w:t xml:space="preserve">Bitmap,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31" w:author="Admin" w:date="2013-07-01T00:45:00Z">
              <w:rPr>
                <w:rFonts w:cs="Arial"/>
                <w:szCs w:val="20"/>
              </w:rPr>
            </w:rPrChange>
          </w:rPr>
          <w:t>escala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32" w:author="Admin" w:date="2013-07-01T00:45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33" w:author="Admin" w:date="2013-07-01T00:45:00Z">
              <w:rPr>
                <w:rFonts w:cs="Arial"/>
                <w:szCs w:val="20"/>
              </w:rPr>
            </w:rPrChange>
          </w:rPr>
          <w:t>cinza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34" w:author="Admin" w:date="2013-07-01T00:45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35" w:author="Admin" w:date="2013-07-01T00:45:00Z">
              <w:rPr>
                <w:rFonts w:cs="Arial"/>
                <w:szCs w:val="20"/>
              </w:rPr>
            </w:rPrChange>
          </w:rPr>
          <w:t>resolucao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36" w:author="Admin" w:date="2013-07-01T00:45:00Z">
              <w:rPr>
                <w:rFonts w:cs="Arial"/>
                <w:szCs w:val="20"/>
              </w:rPr>
            </w:rPrChange>
          </w:rPr>
          <w:t xml:space="preserve"> da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37" w:author="Admin" w:date="2013-07-01T00:45:00Z">
              <w:rPr>
                <w:rFonts w:cs="Arial"/>
                <w:szCs w:val="20"/>
              </w:rPr>
            </w:rPrChange>
          </w:rPr>
          <w:t>cor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38" w:author="Admin" w:date="2013-07-01T00:45:00Z">
              <w:rPr>
                <w:rFonts w:cs="Arial"/>
                <w:szCs w:val="20"/>
              </w:rPr>
            </w:rPrChange>
          </w:rPr>
          <w:t xml:space="preserve"> da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39" w:author="Admin" w:date="2013-07-01T00:45:00Z">
              <w:rPr>
                <w:rFonts w:cs="Arial"/>
                <w:szCs w:val="20"/>
              </w:rPr>
            </w:rPrChange>
          </w:rPr>
          <w:t>imagem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40" w:author="Admin" w:date="2013-07-01T00:45:00Z">
              <w:rPr>
                <w:rFonts w:cs="Arial"/>
                <w:szCs w:val="20"/>
              </w:rPr>
            </w:rPrChange>
          </w:rPr>
          <w:t xml:space="preserve"> –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41" w:author="Admin" w:date="2013-07-01T00:45:00Z">
              <w:rPr>
                <w:rFonts w:cs="Arial"/>
                <w:szCs w:val="20"/>
              </w:rPr>
            </w:rPrChange>
          </w:rPr>
          <w:t>somente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42" w:author="Admin" w:date="2013-07-01T00:4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43" w:author="Admin" w:date="2013-07-01T00:45:00Z">
              <w:rPr>
                <w:rFonts w:cs="Arial"/>
                <w:szCs w:val="20"/>
                <w:lang w:val="de-DE"/>
              </w:rPr>
            </w:rPrChange>
          </w:rPr>
          <w:t>imagens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44" w:author="Admin" w:date="2013-07-01T00:45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45" w:author="Admin" w:date="2013-07-01T00:45:00Z">
              <w:rPr>
                <w:rFonts w:cs="Arial"/>
                <w:szCs w:val="20"/>
                <w:lang w:val="de-DE"/>
              </w:rPr>
            </w:rPrChange>
          </w:rPr>
          <w:t>vetoriais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46" w:author="Admin" w:date="2013-07-01T00:45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47" w:author="Admin" w:date="2013-07-01T00:45:00Z">
              <w:rPr>
                <w:rFonts w:cs="Arial"/>
                <w:szCs w:val="20"/>
                <w:lang w:val="de-DE"/>
              </w:rPr>
            </w:rPrChange>
          </w:rPr>
          <w:t>sao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48" w:author="Admin" w:date="2013-07-01T00:45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49" w:author="Admin" w:date="2013-07-01T00:45:00Z">
              <w:rPr>
                <w:rFonts w:cs="Arial"/>
                <w:szCs w:val="20"/>
                <w:lang w:val="de-DE"/>
              </w:rPr>
            </w:rPrChange>
          </w:rPr>
          <w:t>permitidas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50" w:author="Admin" w:date="2013-07-01T00:45:00Z">
              <w:rPr>
                <w:rFonts w:cs="Arial"/>
                <w:szCs w:val="20"/>
                <w:lang w:val="de-DE"/>
              </w:rPr>
            </w:rPrChange>
          </w:rPr>
          <w:t xml:space="preserve"> no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51" w:author="Admin" w:date="2013-07-01T00:45:00Z">
              <w:rPr>
                <w:rFonts w:cs="Arial"/>
                <w:szCs w:val="20"/>
                <w:lang w:val="de-DE"/>
              </w:rPr>
            </w:rPrChange>
          </w:rPr>
          <w:t>cartao</w:t>
        </w:r>
        <w:proofErr w:type="spellEnd"/>
        <w:r w:rsidRPr="005F427D">
          <w:rPr>
            <w:rFonts w:cs="Arial"/>
            <w:szCs w:val="20"/>
            <w:highlight w:val="yellow"/>
            <w:lang w:val="en-US"/>
            <w:rPrChange w:id="2052" w:author="Admin" w:date="2013-07-01T00:45:00Z">
              <w:rPr>
                <w:rFonts w:cs="Arial"/>
                <w:szCs w:val="20"/>
                <w:lang w:val="de-DE"/>
              </w:rPr>
            </w:rPrChange>
          </w:rPr>
          <w:t xml:space="preserve"> de </w:t>
        </w:r>
        <w:proofErr w:type="spellStart"/>
        <w:r w:rsidRPr="005F427D">
          <w:rPr>
            <w:rFonts w:cs="Arial"/>
            <w:szCs w:val="20"/>
            <w:highlight w:val="yellow"/>
            <w:lang w:val="en-US"/>
            <w:rPrChange w:id="2053" w:author="Admin" w:date="2013-07-01T00:45:00Z">
              <w:rPr>
                <w:rFonts w:cs="Arial"/>
                <w:szCs w:val="20"/>
                <w:lang w:val="de-DE"/>
              </w:rPr>
            </w:rPrChange>
          </w:rPr>
          <w:t>visitas</w:t>
        </w:r>
      </w:ins>
      <w:proofErr w:type="spellEnd"/>
      <w:del w:id="2054" w:author="Wolfgang J. Toechterle" w:date="2013-05-20T21:05:00Z">
        <w:r w:rsidR="002634A2" w:rsidRPr="005F427D" w:rsidDel="00041FC5">
          <w:rPr>
            <w:rFonts w:cs="Arial"/>
            <w:szCs w:val="20"/>
            <w:highlight w:val="yellow"/>
            <w:lang w:val="en-US"/>
            <w:rPrChange w:id="2055" w:author="Admin" w:date="2013-07-01T00:45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7777777" w:rsidR="003371B5" w:rsidRPr="005F427D" w:rsidRDefault="003371B5" w:rsidP="00CE6B36">
      <w:pPr>
        <w:rPr>
          <w:ins w:id="2056" w:author="Wolfgang J. Toechterle" w:date="2013-06-08T18:57:00Z"/>
          <w:rFonts w:cs="Arial"/>
          <w:szCs w:val="20"/>
          <w:lang w:val="en-US"/>
          <w:rPrChange w:id="2057" w:author="Admin" w:date="2013-07-01T00:45:00Z">
            <w:rPr>
              <w:ins w:id="2058" w:author="Wolfgang J. Toechterle" w:date="2013-06-08T18:57:00Z"/>
              <w:rFonts w:cs="Arial"/>
              <w:szCs w:val="20"/>
              <w:lang w:val="en-US"/>
            </w:rPr>
          </w:rPrChange>
        </w:rPr>
      </w:pPr>
    </w:p>
    <w:p w14:paraId="3901731A" w14:textId="403E8A3E" w:rsidR="00D03706" w:rsidRPr="005F427D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2059" w:author="Wolfgang J. Toechterle" w:date="2013-06-08T18:57:00Z"/>
          <w:rFonts w:cs="Arial"/>
          <w:szCs w:val="20"/>
          <w:lang w:val="en-US"/>
          <w:rPrChange w:id="2060" w:author="Admin" w:date="2013-07-01T00:45:00Z">
            <w:rPr>
              <w:del w:id="2061" w:author="Wolfgang J. Toechterle" w:date="2013-06-08T18:57:00Z"/>
              <w:rFonts w:cs="Arial"/>
              <w:szCs w:val="20"/>
              <w:lang w:val="en-US"/>
            </w:rPr>
          </w:rPrChange>
        </w:rPr>
      </w:pPr>
      <w:del w:id="2062" w:author="Wolfgang J. Toechterle" w:date="2013-06-08T18:57:00Z">
        <w:r w:rsidRPr="005F427D" w:rsidDel="003371B5">
          <w:rPr>
            <w:rFonts w:cs="Arial"/>
            <w:szCs w:val="20"/>
            <w:lang w:val="en-US"/>
            <w:rPrChange w:id="2063" w:author="Admin" w:date="2013-07-01T00:45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566D9716" w14:textId="77777777" w:rsidR="00447A93" w:rsidRPr="005F427D" w:rsidRDefault="00447A93" w:rsidP="00CE6B36">
      <w:pPr>
        <w:rPr>
          <w:lang w:val="en-US"/>
          <w:rPrChange w:id="2064" w:author="Admin" w:date="2013-07-01T00:45:00Z">
            <w:rPr/>
          </w:rPrChange>
        </w:rPr>
      </w:pPr>
    </w:p>
    <w:p w14:paraId="17F50E5B" w14:textId="435F227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206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206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ins w:id="2067" w:author="Admin" w:date="2013-07-01T00:45:00Z">
        <w:r w:rsidR="005F427D">
          <w:rPr>
            <w:rFonts w:cs="Arial"/>
            <w:b/>
            <w:bCs/>
            <w:szCs w:val="20"/>
          </w:rPr>
          <w:t xml:space="preserve"> </w:t>
        </w:r>
        <w:r w:rsidR="005F427D" w:rsidRPr="005F427D">
          <w:rPr>
            <w:rFonts w:cs="Arial"/>
            <w:b/>
            <w:bCs/>
            <w:szCs w:val="20"/>
            <w:highlight w:val="yellow"/>
            <w:rPrChange w:id="2068" w:author="Admin" w:date="2013-07-01T00:45:00Z">
              <w:rPr>
                <w:rFonts w:cs="Arial"/>
                <w:b/>
                <w:bCs/>
                <w:szCs w:val="20"/>
              </w:rPr>
            </w:rPrChange>
          </w:rPr>
          <w:t xml:space="preserve">(voce </w:t>
        </w:r>
        <w:proofErr w:type="spellStart"/>
        <w:r w:rsidR="005F427D" w:rsidRPr="005F427D">
          <w:rPr>
            <w:rFonts w:cs="Arial"/>
            <w:b/>
            <w:bCs/>
            <w:szCs w:val="20"/>
            <w:highlight w:val="yellow"/>
            <w:rPrChange w:id="2069" w:author="Admin" w:date="2013-07-01T00:45:00Z">
              <w:rPr>
                <w:rFonts w:cs="Arial"/>
                <w:b/>
                <w:bCs/>
                <w:szCs w:val="20"/>
              </w:rPr>
            </w:rPrChange>
          </w:rPr>
          <w:t>deve</w:t>
        </w:r>
        <w:proofErr w:type="spellEnd"/>
        <w:r w:rsidR="005F427D" w:rsidRPr="005F427D">
          <w:rPr>
            <w:rFonts w:cs="Arial"/>
            <w:b/>
            <w:bCs/>
            <w:szCs w:val="20"/>
            <w:highlight w:val="yellow"/>
            <w:rPrChange w:id="2070" w:author="Admin" w:date="2013-07-01T00:45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5F427D" w:rsidRPr="005F427D">
          <w:rPr>
            <w:rFonts w:cs="Arial"/>
            <w:b/>
            <w:bCs/>
            <w:szCs w:val="20"/>
            <w:highlight w:val="yellow"/>
            <w:rPrChange w:id="2071" w:author="Admin" w:date="2013-07-01T00:45:00Z">
              <w:rPr>
                <w:rFonts w:cs="Arial"/>
                <w:b/>
                <w:bCs/>
                <w:szCs w:val="20"/>
              </w:rPr>
            </w:rPrChange>
          </w:rPr>
          <w:t>entregar</w:t>
        </w:r>
        <w:proofErr w:type="spellEnd"/>
        <w:r w:rsidR="005F427D" w:rsidRPr="005F427D">
          <w:rPr>
            <w:rFonts w:cs="Arial"/>
            <w:b/>
            <w:bCs/>
            <w:szCs w:val="20"/>
            <w:highlight w:val="yellow"/>
            <w:rPrChange w:id="2072" w:author="Admin" w:date="2013-07-01T00:45:00Z">
              <w:rPr>
                <w:rFonts w:cs="Arial"/>
                <w:b/>
                <w:bCs/>
                <w:szCs w:val="20"/>
              </w:rPr>
            </w:rPrChange>
          </w:rPr>
          <w:t>)</w:t>
        </w:r>
      </w:ins>
    </w:p>
    <w:p w14:paraId="2F3474A1" w14:textId="7ED0EF50" w:rsidR="00F91A57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073" w:author="Admin" w:date="2013-07-01T00:45:00Z"/>
          <w:rFonts w:cs="Arial"/>
          <w:szCs w:val="20"/>
        </w:rPr>
      </w:pPr>
      <w:r w:rsidRPr="00EA5133">
        <w:rPr>
          <w:rFonts w:cs="Arial"/>
          <w:szCs w:val="20"/>
          <w:rPrChange w:id="2074" w:author="Wolfgang J. Toechterle" w:date="2013-06-22T10:32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EA5133">
        <w:rPr>
          <w:rFonts w:cs="Arial"/>
          <w:szCs w:val="20"/>
          <w:rPrChange w:id="207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EA5133">
        <w:rPr>
          <w:rFonts w:cs="Arial"/>
          <w:szCs w:val="20"/>
          <w:rPrChange w:id="2076" w:author="Wolfgang J. Toechterle" w:date="2013-06-22T10:32:00Z">
            <w:rPr>
              <w:rFonts w:cs="Arial"/>
              <w:szCs w:val="20"/>
              <w:lang w:val="en-US"/>
            </w:rPr>
          </w:rPrChange>
        </w:rPr>
        <w:t>3:2002</w:t>
      </w:r>
      <w:r w:rsidR="00F91A57" w:rsidRPr="00EA5133">
        <w:rPr>
          <w:rFonts w:cs="Arial"/>
          <w:szCs w:val="20"/>
          <w:rPrChange w:id="207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33BA1D27" w14:textId="10CBEFD7" w:rsidR="005F427D" w:rsidRPr="005F427D" w:rsidRDefault="005F427D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078" w:author="Admin" w:date="2013-07-01T00:49:00Z">
            <w:rPr>
              <w:rFonts w:cs="Arial"/>
              <w:szCs w:val="20"/>
              <w:lang w:val="en-US"/>
            </w:rPr>
          </w:rPrChange>
        </w:rPr>
      </w:pPr>
      <w:ins w:id="2079" w:author="Admin" w:date="2013-07-01T00:46:00Z">
        <w:r w:rsidRPr="005F427D">
          <w:rPr>
            <w:rFonts w:cs="Arial"/>
            <w:szCs w:val="20"/>
            <w:highlight w:val="yellow"/>
            <w:rPrChange w:id="2080" w:author="Admin" w:date="2013-07-01T00:49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5F427D">
          <w:rPr>
            <w:rFonts w:cs="Arial"/>
            <w:szCs w:val="20"/>
            <w:highlight w:val="yellow"/>
            <w:rPrChange w:id="2081" w:author="Admin" w:date="2013-07-01T00:49:00Z">
              <w:rPr>
                <w:rFonts w:cs="Arial"/>
                <w:szCs w:val="20"/>
              </w:rPr>
            </w:rPrChange>
          </w:rPr>
          <w:t>arquivo</w:t>
        </w:r>
        <w:proofErr w:type="spellEnd"/>
        <w:r w:rsidRPr="005F427D">
          <w:rPr>
            <w:rFonts w:cs="Arial"/>
            <w:szCs w:val="20"/>
            <w:highlight w:val="yellow"/>
            <w:rPrChange w:id="2082" w:author="Admin" w:date="2013-07-01T00:49:00Z">
              <w:rPr>
                <w:rFonts w:cs="Arial"/>
                <w:szCs w:val="20"/>
              </w:rPr>
            </w:rPrChange>
          </w:rPr>
          <w:t xml:space="preserve"> composite final do </w:t>
        </w:r>
        <w:proofErr w:type="spellStart"/>
        <w:r w:rsidRPr="005F427D">
          <w:rPr>
            <w:rFonts w:cs="Arial"/>
            <w:szCs w:val="20"/>
            <w:highlight w:val="yellow"/>
            <w:rPrChange w:id="2083" w:author="Admin" w:date="2013-07-01T00:49:00Z">
              <w:rPr>
                <w:rFonts w:cs="Arial"/>
                <w:szCs w:val="20"/>
              </w:rPr>
            </w:rPrChange>
          </w:rPr>
          <w:t>papel</w:t>
        </w:r>
        <w:proofErr w:type="spellEnd"/>
        <w:r w:rsidRPr="005F427D">
          <w:rPr>
            <w:rFonts w:cs="Arial"/>
            <w:szCs w:val="20"/>
            <w:highlight w:val="yellow"/>
            <w:rPrChange w:id="2084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rPrChange w:id="2085" w:author="Admin" w:date="2013-07-01T00:49:00Z">
              <w:rPr>
                <w:rFonts w:cs="Arial"/>
                <w:szCs w:val="20"/>
              </w:rPr>
            </w:rPrChange>
          </w:rPr>
          <w:t>carta</w:t>
        </w:r>
        <w:proofErr w:type="spellEnd"/>
        <w:r w:rsidRPr="005F427D">
          <w:rPr>
            <w:rFonts w:cs="Arial"/>
            <w:szCs w:val="20"/>
            <w:highlight w:val="yellow"/>
            <w:rPrChange w:id="2086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  <w:r w:rsidRPr="005F427D">
          <w:rPr>
            <w:rFonts w:cs="Arial"/>
            <w:szCs w:val="20"/>
            <w:highlight w:val="yellow"/>
            <w:rPrChange w:id="2087" w:author="Admin" w:date="2013-07-01T00:49:00Z">
              <w:rPr>
                <w:rFonts w:cs="Arial"/>
                <w:szCs w:val="20"/>
              </w:rPr>
            </w:rPrChange>
          </w:rPr>
          <w:t>PDF/X-3:2002</w:t>
        </w:r>
        <w:r w:rsidRPr="005F427D">
          <w:rPr>
            <w:rFonts w:cs="Arial"/>
            <w:szCs w:val="20"/>
            <w:highlight w:val="yellow"/>
            <w:rPrChange w:id="2088" w:author="Admin" w:date="2013-07-01T00:49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5F427D">
          <w:rPr>
            <w:rFonts w:cs="Arial"/>
            <w:szCs w:val="20"/>
            <w:highlight w:val="yellow"/>
            <w:rPrChange w:id="2089" w:author="Admin" w:date="2013-07-01T00:49:00Z">
              <w:rPr>
                <w:rFonts w:cs="Arial"/>
                <w:szCs w:val="20"/>
              </w:rPr>
            </w:rPrChange>
          </w:rPr>
          <w:t>incluindo</w:t>
        </w:r>
        <w:proofErr w:type="spellEnd"/>
        <w:r w:rsidRPr="005F427D">
          <w:rPr>
            <w:rFonts w:cs="Arial"/>
            <w:szCs w:val="20"/>
            <w:highlight w:val="yellow"/>
            <w:rPrChange w:id="2090" w:author="Admin" w:date="2013-07-01T00:49:00Z">
              <w:rPr>
                <w:rFonts w:cs="Arial"/>
                <w:szCs w:val="20"/>
              </w:rPr>
            </w:rPrChange>
          </w:rPr>
          <w:t xml:space="preserve"> sangria,</w:t>
        </w:r>
      </w:ins>
      <w:ins w:id="2091" w:author="Admin" w:date="2013-07-01T00:47:00Z">
        <w:r w:rsidRPr="005F427D">
          <w:rPr>
            <w:rFonts w:cs="Arial"/>
            <w:szCs w:val="20"/>
            <w:highlight w:val="yellow"/>
            <w:rPrChange w:id="2092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rPrChange w:id="2093" w:author="Admin" w:date="2013-07-01T00:49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5F427D">
          <w:rPr>
            <w:rFonts w:cs="Arial"/>
            <w:szCs w:val="20"/>
            <w:highlight w:val="yellow"/>
            <w:rPrChange w:id="2094" w:author="Admin" w:date="2013-07-01T00:49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5F427D">
          <w:rPr>
            <w:rFonts w:cs="Arial"/>
            <w:szCs w:val="20"/>
            <w:highlight w:val="yellow"/>
            <w:rPrChange w:id="2095" w:author="Admin" w:date="2013-07-01T00:49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5F427D">
          <w:rPr>
            <w:rFonts w:cs="Arial"/>
            <w:szCs w:val="20"/>
            <w:highlight w:val="yellow"/>
            <w:rPrChange w:id="2096" w:author="Admin" w:date="2013-07-01T00:49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5F427D">
          <w:rPr>
            <w:rFonts w:cs="Arial"/>
            <w:szCs w:val="20"/>
            <w:highlight w:val="yellow"/>
            <w:rPrChange w:id="2097" w:author="Admin" w:date="2013-07-01T00:49:00Z">
              <w:rPr>
                <w:rFonts w:cs="Arial"/>
                <w:szCs w:val="20"/>
              </w:rPr>
            </w:rPrChange>
          </w:rPr>
          <w:t>perfil</w:t>
        </w:r>
        <w:proofErr w:type="spellEnd"/>
        <w:r w:rsidRPr="005F427D">
          <w:rPr>
            <w:rFonts w:cs="Arial"/>
            <w:szCs w:val="20"/>
            <w:highlight w:val="yellow"/>
            <w:rPrChange w:id="2098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099" w:author="Admin" w:date="2013-07-01T00:48:00Z">
        <w:r w:rsidRPr="005F427D">
          <w:rPr>
            <w:rFonts w:cs="Arial"/>
            <w:szCs w:val="20"/>
            <w:highlight w:val="yellow"/>
            <w:rPrChange w:id="2100" w:author="Admin" w:date="2013-07-01T00:49:00Z">
              <w:rPr>
                <w:rFonts w:cs="Arial"/>
                <w:szCs w:val="20"/>
              </w:rPr>
            </w:rPrChange>
          </w:rPr>
          <w:t>pedido</w:t>
        </w:r>
        <w:proofErr w:type="spellEnd"/>
        <w:r w:rsidRPr="005F427D">
          <w:rPr>
            <w:rFonts w:cs="Arial"/>
            <w:szCs w:val="20"/>
            <w:highlight w:val="yellow"/>
            <w:rPrChange w:id="2101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rPrChange w:id="2102" w:author="Admin" w:date="2013-07-01T00:49:00Z">
              <w:rPr>
                <w:rFonts w:cs="Arial"/>
                <w:szCs w:val="20"/>
              </w:rPr>
            </w:rPrChange>
          </w:rPr>
          <w:t>nessa</w:t>
        </w:r>
        <w:proofErr w:type="spellEnd"/>
        <w:r w:rsidRPr="005F427D">
          <w:rPr>
            <w:rFonts w:cs="Arial"/>
            <w:szCs w:val="20"/>
            <w:highlight w:val="yellow"/>
            <w:rPrChange w:id="2103" w:author="Admin" w:date="2013-07-01T00:4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rPrChange w:id="2104" w:author="Admin" w:date="2013-07-01T00:49:00Z">
              <w:rPr>
                <w:rFonts w:cs="Arial"/>
                <w:szCs w:val="20"/>
              </w:rPr>
            </w:rPrChange>
          </w:rPr>
          <w:t>tarefa</w:t>
        </w:r>
      </w:ins>
      <w:proofErr w:type="spellEnd"/>
      <w:ins w:id="2105" w:author="Admin" w:date="2013-07-01T00:49:00Z">
        <w:r w:rsidRPr="005F427D">
          <w:rPr>
            <w:rFonts w:cs="Arial"/>
            <w:szCs w:val="20"/>
            <w:highlight w:val="yellow"/>
            <w:rPrChange w:id="2106" w:author="Admin" w:date="2013-07-01T00:49:00Z">
              <w:rPr>
                <w:rFonts w:cs="Arial"/>
                <w:szCs w:val="20"/>
              </w:rPr>
            </w:rPrChange>
          </w:rPr>
          <w:t>)</w:t>
        </w:r>
      </w:ins>
    </w:p>
    <w:p w14:paraId="29676C6B" w14:textId="6AD1AC6C" w:rsidR="00C015C8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07" w:author="Admin" w:date="2013-07-01T00:49:00Z"/>
          <w:rFonts w:cs="Arial"/>
          <w:szCs w:val="20"/>
        </w:rPr>
      </w:pPr>
      <w:r w:rsidRPr="00EA5133">
        <w:rPr>
          <w:rFonts w:cs="Arial"/>
          <w:szCs w:val="20"/>
          <w:rPrChange w:id="21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EA5133">
        <w:rPr>
          <w:rFonts w:cs="Arial"/>
          <w:szCs w:val="20"/>
          <w:rPrChange w:id="210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PDF/X-3:2002 </w:t>
      </w:r>
      <w:r w:rsidRPr="00EA5133">
        <w:rPr>
          <w:rFonts w:cs="Arial"/>
          <w:szCs w:val="20"/>
          <w:rPrChange w:id="2110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7ABCB5D0" w14:textId="4BF80588" w:rsidR="005F427D" w:rsidRPr="005F427D" w:rsidRDefault="005F427D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111" w:author="Admin" w:date="2013-07-01T00:51:00Z">
            <w:rPr>
              <w:rFonts w:cs="Arial"/>
              <w:szCs w:val="20"/>
              <w:lang w:val="en-US"/>
            </w:rPr>
          </w:rPrChange>
        </w:rPr>
      </w:pPr>
      <w:ins w:id="2112" w:author="Admin" w:date="2013-07-01T00:49:00Z">
        <w:r w:rsidRPr="005F427D">
          <w:rPr>
            <w:rFonts w:cs="Arial"/>
            <w:szCs w:val="20"/>
            <w:highlight w:val="yellow"/>
            <w:rPrChange w:id="2113" w:author="Admin" w:date="2013-07-01T00:51:00Z">
              <w:rPr>
                <w:rFonts w:cs="Arial"/>
                <w:szCs w:val="20"/>
              </w:rPr>
            </w:rPrChange>
          </w:rPr>
          <w:t xml:space="preserve">1 </w:t>
        </w:r>
      </w:ins>
      <w:proofErr w:type="spellStart"/>
      <w:ins w:id="2114" w:author="Admin" w:date="2013-07-01T00:50:00Z">
        <w:r w:rsidRPr="005F427D">
          <w:rPr>
            <w:rFonts w:cs="Arial"/>
            <w:szCs w:val="20"/>
            <w:highlight w:val="yellow"/>
            <w:rPrChange w:id="2115" w:author="Admin" w:date="2013-07-01T00:51:00Z">
              <w:rPr>
                <w:rFonts w:cs="Arial"/>
                <w:szCs w:val="20"/>
              </w:rPr>
            </w:rPrChange>
          </w:rPr>
          <w:t>arquivo</w:t>
        </w:r>
        <w:proofErr w:type="spellEnd"/>
        <w:r w:rsidRPr="005F427D">
          <w:rPr>
            <w:rFonts w:cs="Arial"/>
            <w:szCs w:val="20"/>
            <w:highlight w:val="yellow"/>
            <w:rPrChange w:id="2116" w:author="Admin" w:date="2013-07-01T00:51:00Z">
              <w:rPr>
                <w:rFonts w:cs="Arial"/>
                <w:szCs w:val="20"/>
              </w:rPr>
            </w:rPrChange>
          </w:rPr>
          <w:t xml:space="preserve"> </w:t>
        </w:r>
      </w:ins>
      <w:ins w:id="2117" w:author="Admin" w:date="2013-07-01T00:49:00Z">
        <w:r w:rsidRPr="005F427D">
          <w:rPr>
            <w:rFonts w:cs="Arial"/>
            <w:szCs w:val="20"/>
            <w:highlight w:val="yellow"/>
            <w:rPrChange w:id="2118" w:author="Admin" w:date="2013-07-01T00:51:00Z">
              <w:rPr>
                <w:rFonts w:cs="Arial"/>
                <w:szCs w:val="20"/>
              </w:rPr>
            </w:rPrChange>
          </w:rPr>
          <w:t xml:space="preserve">composite final do </w:t>
        </w:r>
        <w:proofErr w:type="spellStart"/>
        <w:r w:rsidRPr="005F427D">
          <w:rPr>
            <w:rFonts w:cs="Arial"/>
            <w:szCs w:val="20"/>
            <w:highlight w:val="yellow"/>
            <w:rPrChange w:id="2119" w:author="Admin" w:date="2013-07-01T00:51:00Z">
              <w:rPr>
                <w:rFonts w:cs="Arial"/>
                <w:szCs w:val="20"/>
              </w:rPr>
            </w:rPrChange>
          </w:rPr>
          <w:t>cartao</w:t>
        </w:r>
        <w:proofErr w:type="spellEnd"/>
        <w:r w:rsidRPr="005F427D">
          <w:rPr>
            <w:rFonts w:cs="Arial"/>
            <w:szCs w:val="20"/>
            <w:highlight w:val="yellow"/>
            <w:rPrChange w:id="2120" w:author="Admin" w:date="2013-07-01T00:51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5F427D">
          <w:rPr>
            <w:rFonts w:cs="Arial"/>
            <w:szCs w:val="20"/>
            <w:highlight w:val="yellow"/>
            <w:rPrChange w:id="2121" w:author="Admin" w:date="2013-07-01T00:51:00Z">
              <w:rPr>
                <w:rFonts w:cs="Arial"/>
                <w:szCs w:val="20"/>
              </w:rPr>
            </w:rPrChange>
          </w:rPr>
          <w:t>visitas</w:t>
        </w:r>
      </w:ins>
      <w:proofErr w:type="spellEnd"/>
      <w:ins w:id="2122" w:author="Admin" w:date="2013-07-01T00:50:00Z">
        <w:r w:rsidRPr="005F427D">
          <w:rPr>
            <w:rFonts w:cs="Arial"/>
            <w:szCs w:val="20"/>
            <w:highlight w:val="yellow"/>
            <w:rPrChange w:id="2123" w:author="Admin" w:date="2013-07-01T00:51:00Z">
              <w:rPr>
                <w:rFonts w:cs="Arial"/>
                <w:szCs w:val="20"/>
              </w:rPr>
            </w:rPrChange>
          </w:rPr>
          <w:t xml:space="preserve"> </w:t>
        </w:r>
        <w:r w:rsidRPr="005F427D">
          <w:rPr>
            <w:rFonts w:cs="Arial"/>
            <w:szCs w:val="20"/>
            <w:highlight w:val="yellow"/>
            <w:rPrChange w:id="2124" w:author="Admin" w:date="2013-07-01T00:51:00Z">
              <w:rPr>
                <w:rFonts w:cs="Arial"/>
                <w:szCs w:val="20"/>
              </w:rPr>
            </w:rPrChange>
          </w:rPr>
          <w:t>PDF/X-3:2002</w:t>
        </w:r>
      </w:ins>
      <w:ins w:id="2125" w:author="Admin" w:date="2013-07-01T00:51:00Z">
        <w:r w:rsidRPr="005F427D">
          <w:rPr>
            <w:rFonts w:cs="Arial"/>
            <w:szCs w:val="20"/>
            <w:highlight w:val="yellow"/>
            <w:rPrChange w:id="2126" w:author="Admin" w:date="2013-07-01T00:51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5F427D">
          <w:rPr>
            <w:rFonts w:cs="Arial"/>
            <w:szCs w:val="20"/>
            <w:highlight w:val="yellow"/>
            <w:rPrChange w:id="2127" w:author="Admin" w:date="2013-07-01T00:51:00Z">
              <w:rPr>
                <w:rFonts w:cs="Arial"/>
                <w:szCs w:val="20"/>
              </w:rPr>
            </w:rPrChange>
          </w:rPr>
          <w:t>incluindo</w:t>
        </w:r>
        <w:proofErr w:type="spellEnd"/>
        <w:r w:rsidRPr="005F427D">
          <w:rPr>
            <w:rFonts w:cs="Arial"/>
            <w:szCs w:val="20"/>
            <w:highlight w:val="yellow"/>
            <w:rPrChange w:id="2128" w:author="Admin" w:date="2013-07-01T00:51:00Z">
              <w:rPr>
                <w:rFonts w:cs="Arial"/>
                <w:szCs w:val="20"/>
              </w:rPr>
            </w:rPrChange>
          </w:rPr>
          <w:t xml:space="preserve"> sangria, </w:t>
        </w:r>
        <w:proofErr w:type="spellStart"/>
        <w:r w:rsidRPr="005F427D">
          <w:rPr>
            <w:rFonts w:cs="Arial"/>
            <w:szCs w:val="20"/>
            <w:highlight w:val="yellow"/>
            <w:rPrChange w:id="2129" w:author="Admin" w:date="2013-07-01T00:51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5F427D">
          <w:rPr>
            <w:rFonts w:cs="Arial"/>
            <w:szCs w:val="20"/>
            <w:highlight w:val="yellow"/>
            <w:rPrChange w:id="2130" w:author="Admin" w:date="2013-07-01T00:51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5F427D">
          <w:rPr>
            <w:rFonts w:cs="Arial"/>
            <w:szCs w:val="20"/>
            <w:highlight w:val="yellow"/>
            <w:rPrChange w:id="2131" w:author="Admin" w:date="2013-07-01T00:51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5F427D">
          <w:rPr>
            <w:rFonts w:cs="Arial"/>
            <w:szCs w:val="20"/>
            <w:highlight w:val="yellow"/>
            <w:rPrChange w:id="2132" w:author="Admin" w:date="2013-07-01T00:51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5F427D">
          <w:rPr>
            <w:rFonts w:cs="Arial"/>
            <w:szCs w:val="20"/>
            <w:highlight w:val="yellow"/>
            <w:rPrChange w:id="2133" w:author="Admin" w:date="2013-07-01T00:51:00Z">
              <w:rPr>
                <w:rFonts w:cs="Arial"/>
                <w:szCs w:val="20"/>
              </w:rPr>
            </w:rPrChange>
          </w:rPr>
          <w:t>perfil</w:t>
        </w:r>
        <w:proofErr w:type="spellEnd"/>
        <w:r w:rsidRPr="005F427D">
          <w:rPr>
            <w:rFonts w:cs="Arial"/>
            <w:szCs w:val="20"/>
            <w:highlight w:val="yellow"/>
            <w:rPrChange w:id="2134" w:author="Admin" w:date="2013-07-01T00:5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rPrChange w:id="2135" w:author="Admin" w:date="2013-07-01T00:51:00Z">
              <w:rPr>
                <w:rFonts w:cs="Arial"/>
                <w:szCs w:val="20"/>
              </w:rPr>
            </w:rPrChange>
          </w:rPr>
          <w:t>pedido</w:t>
        </w:r>
        <w:proofErr w:type="spellEnd"/>
        <w:r w:rsidRPr="005F427D">
          <w:rPr>
            <w:rFonts w:cs="Arial"/>
            <w:szCs w:val="20"/>
            <w:highlight w:val="yellow"/>
            <w:rPrChange w:id="2136" w:author="Admin" w:date="2013-07-01T00:5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rPrChange w:id="2137" w:author="Admin" w:date="2013-07-01T00:51:00Z">
              <w:rPr>
                <w:rFonts w:cs="Arial"/>
                <w:szCs w:val="20"/>
              </w:rPr>
            </w:rPrChange>
          </w:rPr>
          <w:t>nessa</w:t>
        </w:r>
        <w:proofErr w:type="spellEnd"/>
        <w:r w:rsidRPr="005F427D">
          <w:rPr>
            <w:rFonts w:cs="Arial"/>
            <w:szCs w:val="20"/>
            <w:highlight w:val="yellow"/>
            <w:rPrChange w:id="2138" w:author="Admin" w:date="2013-07-01T00:51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5F427D">
          <w:rPr>
            <w:rFonts w:cs="Arial"/>
            <w:szCs w:val="20"/>
            <w:highlight w:val="yellow"/>
            <w:rPrChange w:id="2139" w:author="Admin" w:date="2013-07-01T00:51:00Z">
              <w:rPr>
                <w:rFonts w:cs="Arial"/>
                <w:szCs w:val="20"/>
              </w:rPr>
            </w:rPrChange>
          </w:rPr>
          <w:t>tarefa</w:t>
        </w:r>
        <w:proofErr w:type="spellEnd"/>
        <w:r w:rsidRPr="005F427D">
          <w:rPr>
            <w:rFonts w:cs="Arial"/>
            <w:szCs w:val="20"/>
            <w:highlight w:val="yellow"/>
            <w:rPrChange w:id="2140" w:author="Admin" w:date="2013-07-01T00:51:00Z">
              <w:rPr>
                <w:rFonts w:cs="Arial"/>
                <w:szCs w:val="20"/>
              </w:rPr>
            </w:rPrChange>
          </w:rPr>
          <w:t>)</w:t>
        </w:r>
      </w:ins>
    </w:p>
    <w:p w14:paraId="168F0D1E" w14:textId="04968934" w:rsidR="00F2525A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41" w:author="Admin" w:date="2013-07-01T00:53:00Z"/>
          <w:rFonts w:cs="Arial"/>
          <w:szCs w:val="20"/>
        </w:rPr>
      </w:pPr>
      <w:ins w:id="2142" w:author="Kinder" w:date="2013-06-30T08:50:00Z">
        <w:r>
          <w:rPr>
            <w:rFonts w:cs="Arial"/>
            <w:szCs w:val="20"/>
          </w:rPr>
          <w:t>The letterhead and business card trimmed</w:t>
        </w:r>
      </w:ins>
      <w:ins w:id="2143" w:author="Kinder" w:date="2013-06-30T08:51:00Z">
        <w:r>
          <w:rPr>
            <w:rFonts w:cs="Arial"/>
            <w:szCs w:val="20"/>
          </w:rPr>
          <w:t xml:space="preserve"> and mounted onto a single presentation board.</w:t>
        </w:r>
      </w:ins>
    </w:p>
    <w:p w14:paraId="48421EA7" w14:textId="1CA13689" w:rsidR="00A907D9" w:rsidRPr="00A907D9" w:rsidRDefault="00A907D9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44" w:author="Kinder" w:date="2013-06-30T08:50:00Z"/>
          <w:rFonts w:cs="Arial"/>
          <w:szCs w:val="20"/>
          <w:highlight w:val="yellow"/>
          <w:lang w:val="de-DE"/>
          <w:rPrChange w:id="2145" w:author="Admin" w:date="2013-07-01T00:53:00Z">
            <w:rPr>
              <w:ins w:id="2146" w:author="Kinder" w:date="2013-06-30T08:50:00Z"/>
              <w:rFonts w:cs="Arial"/>
              <w:szCs w:val="20"/>
            </w:rPr>
          </w:rPrChange>
        </w:rPr>
      </w:pPr>
      <w:ins w:id="2147" w:author="Admin" w:date="2013-07-01T00:53:00Z">
        <w:r w:rsidRPr="00A907D9">
          <w:rPr>
            <w:rFonts w:cs="Arial"/>
            <w:szCs w:val="20"/>
            <w:highlight w:val="yellow"/>
            <w:lang w:val="de-DE"/>
            <w:rPrChange w:id="2148" w:author="Admin" w:date="2013-07-01T00:53:00Z">
              <w:rPr>
                <w:rFonts w:cs="Arial"/>
                <w:szCs w:val="20"/>
              </w:rPr>
            </w:rPrChange>
          </w:rPr>
          <w:t>Papel carta e cartao de visitas cortados e montados em</w:t>
        </w:r>
        <w:r>
          <w:rPr>
            <w:rFonts w:cs="Arial"/>
            <w:szCs w:val="20"/>
            <w:highlight w:val="yellow"/>
            <w:lang w:val="de-DE"/>
          </w:rPr>
          <w:t xml:space="preserve"> </w:t>
        </w:r>
        <w:r>
          <w:rPr>
            <w:rFonts w:cs="Arial"/>
            <w:szCs w:val="20"/>
            <w:highlight w:val="yellow"/>
            <w:lang w:val="de-DE"/>
            <w:rPrChange w:id="2149" w:author="Admin" w:date="2013-07-01T00:53:00Z">
              <w:rPr>
                <w:rFonts w:cs="Arial"/>
                <w:szCs w:val="20"/>
                <w:highlight w:val="yellow"/>
                <w:lang w:val="de-DE"/>
              </w:rPr>
            </w:rPrChange>
          </w:rPr>
          <w:t>u</w:t>
        </w:r>
        <w:r w:rsidRPr="00A907D9">
          <w:rPr>
            <w:rFonts w:cs="Arial"/>
            <w:szCs w:val="20"/>
            <w:highlight w:val="yellow"/>
            <w:lang w:val="de-DE"/>
            <w:rPrChange w:id="2150" w:author="Admin" w:date="2013-07-01T00:53:00Z">
              <w:rPr>
                <w:rFonts w:cs="Arial"/>
                <w:szCs w:val="20"/>
              </w:rPr>
            </w:rPrChange>
          </w:rPr>
          <w:t>ma prancha de apresentacao</w:t>
        </w:r>
      </w:ins>
    </w:p>
    <w:p w14:paraId="6BD4C166" w14:textId="052A883A" w:rsidR="001E6D78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51" w:author="Admin" w:date="2013-07-01T00:54:00Z"/>
          <w:rFonts w:cs="Arial"/>
          <w:szCs w:val="20"/>
        </w:rPr>
      </w:pPr>
      <w:del w:id="2152" w:author="Kinder" w:date="2013-06-30T08:51:00Z">
        <w:r w:rsidRPr="00EA5133" w:rsidDel="00F2525A">
          <w:rPr>
            <w:rFonts w:cs="Arial"/>
            <w:szCs w:val="20"/>
            <w:rPrChange w:id="21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EA5133" w:rsidDel="00F2525A">
          <w:rPr>
            <w:rFonts w:cs="Arial"/>
            <w:szCs w:val="20"/>
            <w:rPrChange w:id="21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EA5133" w:rsidDel="00F2525A">
          <w:rPr>
            <w:rFonts w:cs="Arial"/>
            <w:szCs w:val="20"/>
            <w:rPrChange w:id="21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EA5133" w:rsidDel="00F2525A">
          <w:rPr>
            <w:rFonts w:cs="Arial"/>
            <w:szCs w:val="20"/>
            <w:rPrChange w:id="21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EA5133" w:rsidDel="00F2525A">
          <w:rPr>
            <w:rFonts w:cs="Arial"/>
            <w:szCs w:val="20"/>
            <w:rPrChange w:id="21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2158" w:author="Wolfgang J. Toechterle" w:date="2013-05-31T18:03:00Z">
        <w:del w:id="2159" w:author="Kinder" w:date="2013-06-30T08:51:00Z">
          <w:r w:rsidR="00121C3A" w:rsidRPr="00EA5133" w:rsidDel="00F2525A">
            <w:rPr>
              <w:rFonts w:cs="Arial"/>
              <w:szCs w:val="20"/>
              <w:rPrChange w:id="2160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2161" w:author="Kinder" w:date="2013-06-30T08:51:00Z">
        <w:r w:rsidR="00F91A57" w:rsidRPr="00EA5133" w:rsidDel="00F2525A">
          <w:rPr>
            <w:rFonts w:cs="Arial"/>
            <w:szCs w:val="20"/>
            <w:rPrChange w:id="21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EA5133" w:rsidDel="00F2525A">
          <w:rPr>
            <w:rFonts w:cs="Arial"/>
            <w:szCs w:val="20"/>
            <w:rPrChange w:id="21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2164" w:author="Wolfgang J. Toechterle" w:date="2013-05-31T18:03:00Z">
        <w:del w:id="2165" w:author="Kinder" w:date="2013-06-30T08:51:00Z">
          <w:r w:rsidR="00121C3A" w:rsidRPr="00EA5133" w:rsidDel="00F2525A">
            <w:rPr>
              <w:rFonts w:cs="Arial"/>
              <w:szCs w:val="20"/>
              <w:rPrChange w:id="216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2167" w:author="Kinder" w:date="2013-06-30T08:51:00Z">
        <w:r w:rsidRPr="00EA5133" w:rsidDel="00F2525A">
          <w:rPr>
            <w:rFonts w:cs="Arial"/>
            <w:szCs w:val="20"/>
            <w:rPrChange w:id="216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EA5133" w:rsidDel="00F2525A">
          <w:rPr>
            <w:rFonts w:cs="Arial"/>
            <w:szCs w:val="20"/>
            <w:rPrChange w:id="216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2170" w:author="Kinder" w:date="2013-06-29T14:22:00Z">
        <w:r w:rsidR="00522219">
          <w:rPr>
            <w:rFonts w:cs="Arial"/>
            <w:szCs w:val="20"/>
          </w:rPr>
          <w:t>1</w:t>
        </w:r>
      </w:ins>
      <w:ins w:id="2171" w:author="Kinder" w:date="2013-06-29T14:21:00Z">
        <w:r w:rsidR="00522219">
          <w:rPr>
            <w:rFonts w:cs="Arial"/>
            <w:szCs w:val="20"/>
          </w:rPr>
          <w:t xml:space="preserve"> </w:t>
        </w:r>
      </w:ins>
      <w:ins w:id="2172" w:author="Kinder" w:date="2013-06-29T14:22:00Z">
        <w:r w:rsidR="00522219">
          <w:rPr>
            <w:rFonts w:cs="Arial"/>
            <w:szCs w:val="20"/>
          </w:rPr>
          <w:t xml:space="preserve">A4 </w:t>
        </w:r>
      </w:ins>
      <w:ins w:id="2173" w:author="Kinder" w:date="2013-06-29T14:16:00Z">
        <w:r w:rsidR="001E6D78" w:rsidRPr="003E0FE3">
          <w:rPr>
            <w:rFonts w:cs="Arial"/>
            <w:szCs w:val="20"/>
          </w:rPr>
          <w:t xml:space="preserve">printout of your </w:t>
        </w:r>
      </w:ins>
      <w:ins w:id="2174" w:author="Kinder" w:date="2013-06-29T14:23:00Z">
        <w:r w:rsidR="00522219">
          <w:rPr>
            <w:rFonts w:cs="Arial"/>
            <w:szCs w:val="20"/>
          </w:rPr>
          <w:t>Business Card (front and back)</w:t>
        </w:r>
      </w:ins>
      <w:ins w:id="2175" w:author="Kinder" w:date="2013-06-29T14:16:00Z">
        <w:r w:rsidR="001E6D78" w:rsidRPr="003E0FE3">
          <w:rPr>
            <w:rFonts w:cs="Arial"/>
            <w:szCs w:val="20"/>
          </w:rPr>
          <w:t xml:space="preserve"> </w:t>
        </w:r>
      </w:ins>
      <w:ins w:id="2176" w:author="Kinder" w:date="2013-06-29T14:17:00Z">
        <w:r w:rsidR="001E6D78">
          <w:rPr>
            <w:rFonts w:cs="Arial"/>
            <w:szCs w:val="20"/>
          </w:rPr>
          <w:t xml:space="preserve">with </w:t>
        </w:r>
      </w:ins>
      <w:ins w:id="2177" w:author="Kinder" w:date="2013-06-29T14:19:00Z">
        <w:r w:rsidR="001E6D78">
          <w:rPr>
            <w:rFonts w:cs="Arial"/>
            <w:szCs w:val="20"/>
          </w:rPr>
          <w:t xml:space="preserve">ONLY </w:t>
        </w:r>
      </w:ins>
      <w:ins w:id="2178" w:author="Kinder" w:date="2013-06-29T14:17:00Z">
        <w:r w:rsidR="001E6D78">
          <w:rPr>
            <w:rFonts w:cs="Arial"/>
            <w:szCs w:val="20"/>
          </w:rPr>
          <w:t>crop marks and bleed marks</w:t>
        </w:r>
      </w:ins>
    </w:p>
    <w:p w14:paraId="6FB5EDA0" w14:textId="3169F462" w:rsidR="00A907D9" w:rsidRPr="00A907D9" w:rsidRDefault="00A907D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179" w:author="Kinder" w:date="2013-06-29T14:23:00Z"/>
          <w:rFonts w:cs="Arial"/>
          <w:szCs w:val="20"/>
          <w:highlight w:val="yellow"/>
          <w:rPrChange w:id="2180" w:author="Admin" w:date="2013-07-01T00:55:00Z">
            <w:rPr>
              <w:ins w:id="2181" w:author="Kinder" w:date="2013-06-29T14:23:00Z"/>
              <w:rFonts w:cs="Arial"/>
              <w:szCs w:val="20"/>
            </w:rPr>
          </w:rPrChange>
        </w:rPr>
      </w:pPr>
      <w:ins w:id="2182" w:author="Admin" w:date="2013-07-01T00:54:00Z">
        <w:r w:rsidRPr="00A907D9">
          <w:rPr>
            <w:rFonts w:cs="Arial"/>
            <w:szCs w:val="20"/>
            <w:highlight w:val="yellow"/>
            <w:rPrChange w:id="2183" w:author="Admin" w:date="2013-07-01T00:55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A907D9">
          <w:rPr>
            <w:rFonts w:cs="Arial"/>
            <w:szCs w:val="20"/>
            <w:highlight w:val="yellow"/>
            <w:rPrChange w:id="2184" w:author="Admin" w:date="2013-07-01T00:55:00Z">
              <w:rPr>
                <w:rFonts w:cs="Arial"/>
                <w:szCs w:val="20"/>
              </w:rPr>
            </w:rPrChange>
          </w:rPr>
          <w:t>copia</w:t>
        </w:r>
        <w:proofErr w:type="spellEnd"/>
        <w:r w:rsidRPr="00A907D9">
          <w:rPr>
            <w:rFonts w:cs="Arial"/>
            <w:szCs w:val="20"/>
            <w:highlight w:val="yellow"/>
            <w:rPrChange w:id="2185" w:author="Admin" w:date="2013-07-01T00:5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186" w:author="Admin" w:date="2013-07-01T00:55:00Z">
              <w:rPr>
                <w:rFonts w:cs="Arial"/>
                <w:szCs w:val="20"/>
              </w:rPr>
            </w:rPrChange>
          </w:rPr>
          <w:t>impressa</w:t>
        </w:r>
        <w:proofErr w:type="spellEnd"/>
        <w:r w:rsidRPr="00A907D9">
          <w:rPr>
            <w:rFonts w:cs="Arial"/>
            <w:szCs w:val="20"/>
            <w:highlight w:val="yellow"/>
            <w:rPrChange w:id="2187" w:author="Admin" w:date="2013-07-01T00:5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188" w:author="Admin" w:date="2013-07-01T00:55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A907D9">
          <w:rPr>
            <w:rFonts w:cs="Arial"/>
            <w:szCs w:val="20"/>
            <w:highlight w:val="yellow"/>
            <w:rPrChange w:id="2189" w:author="Admin" w:date="2013-07-01T00:55:00Z">
              <w:rPr>
                <w:rFonts w:cs="Arial"/>
                <w:szCs w:val="20"/>
              </w:rPr>
            </w:rPrChange>
          </w:rPr>
          <w:t xml:space="preserve"> A4 do </w:t>
        </w:r>
        <w:proofErr w:type="spellStart"/>
        <w:r w:rsidRPr="00A907D9">
          <w:rPr>
            <w:rFonts w:cs="Arial"/>
            <w:szCs w:val="20"/>
            <w:highlight w:val="yellow"/>
            <w:rPrChange w:id="2190" w:author="Admin" w:date="2013-07-01T00:55:00Z">
              <w:rPr>
                <w:rFonts w:cs="Arial"/>
                <w:szCs w:val="20"/>
              </w:rPr>
            </w:rPrChange>
          </w:rPr>
          <w:t>cartao</w:t>
        </w:r>
        <w:proofErr w:type="spellEnd"/>
        <w:r w:rsidRPr="00A907D9">
          <w:rPr>
            <w:rFonts w:cs="Arial"/>
            <w:szCs w:val="20"/>
            <w:highlight w:val="yellow"/>
            <w:rPrChange w:id="2191" w:author="Admin" w:date="2013-07-01T00:55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907D9">
          <w:rPr>
            <w:rFonts w:cs="Arial"/>
            <w:szCs w:val="20"/>
            <w:highlight w:val="yellow"/>
            <w:rPrChange w:id="2192" w:author="Admin" w:date="2013-07-01T00:55:00Z">
              <w:rPr>
                <w:rFonts w:cs="Arial"/>
                <w:szCs w:val="20"/>
              </w:rPr>
            </w:rPrChange>
          </w:rPr>
          <w:t>visitas</w:t>
        </w:r>
        <w:proofErr w:type="spellEnd"/>
        <w:r w:rsidRPr="00A907D9">
          <w:rPr>
            <w:rFonts w:cs="Arial"/>
            <w:szCs w:val="20"/>
            <w:highlight w:val="yellow"/>
            <w:rPrChange w:id="2193" w:author="Admin" w:date="2013-07-01T00:55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A907D9">
          <w:rPr>
            <w:rFonts w:cs="Arial"/>
            <w:szCs w:val="20"/>
            <w:highlight w:val="yellow"/>
            <w:rPrChange w:id="2194" w:author="Admin" w:date="2013-07-01T00:55:00Z">
              <w:rPr>
                <w:rFonts w:cs="Arial"/>
                <w:szCs w:val="20"/>
              </w:rPr>
            </w:rPrChange>
          </w:rPr>
          <w:t>frente</w:t>
        </w:r>
        <w:proofErr w:type="spellEnd"/>
        <w:r w:rsidRPr="00A907D9">
          <w:rPr>
            <w:rFonts w:cs="Arial"/>
            <w:szCs w:val="20"/>
            <w:highlight w:val="yellow"/>
            <w:rPrChange w:id="2195" w:author="Admin" w:date="2013-07-01T00:55:00Z">
              <w:rPr>
                <w:rFonts w:cs="Arial"/>
                <w:szCs w:val="20"/>
              </w:rPr>
            </w:rPrChange>
          </w:rPr>
          <w:t xml:space="preserve"> e verso) </w:t>
        </w:r>
        <w:proofErr w:type="spellStart"/>
        <w:r w:rsidRPr="00A907D9">
          <w:rPr>
            <w:rFonts w:cs="Arial"/>
            <w:szCs w:val="20"/>
            <w:highlight w:val="yellow"/>
            <w:rPrChange w:id="2196" w:author="Admin" w:date="2013-07-01T00:55:00Z">
              <w:rPr>
                <w:rFonts w:cs="Arial"/>
                <w:szCs w:val="20"/>
              </w:rPr>
            </w:rPrChange>
          </w:rPr>
          <w:t>somente</w:t>
        </w:r>
        <w:proofErr w:type="spellEnd"/>
        <w:r w:rsidRPr="00A907D9">
          <w:rPr>
            <w:rFonts w:cs="Arial"/>
            <w:szCs w:val="20"/>
            <w:highlight w:val="yellow"/>
            <w:rPrChange w:id="2197" w:author="Admin" w:date="2013-07-01T00:55:00Z">
              <w:rPr>
                <w:rFonts w:cs="Arial"/>
                <w:szCs w:val="20"/>
              </w:rPr>
            </w:rPrChange>
          </w:rPr>
          <w:t xml:space="preserve"> com as </w:t>
        </w:r>
        <w:proofErr w:type="spellStart"/>
        <w:r w:rsidRPr="00A907D9">
          <w:rPr>
            <w:rFonts w:cs="Arial"/>
            <w:szCs w:val="20"/>
            <w:highlight w:val="yellow"/>
            <w:rPrChange w:id="2198" w:author="Admin" w:date="2013-07-01T00:55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A907D9">
          <w:rPr>
            <w:rFonts w:cs="Arial"/>
            <w:szCs w:val="20"/>
            <w:highlight w:val="yellow"/>
            <w:rPrChange w:id="2199" w:author="Admin" w:date="2013-07-01T00:55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907D9">
          <w:rPr>
            <w:rFonts w:cs="Arial"/>
            <w:szCs w:val="20"/>
            <w:highlight w:val="yellow"/>
            <w:rPrChange w:id="2200" w:author="Admin" w:date="2013-07-01T00:55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A907D9">
          <w:rPr>
            <w:rFonts w:cs="Arial"/>
            <w:szCs w:val="20"/>
            <w:highlight w:val="yellow"/>
            <w:rPrChange w:id="2201" w:author="Admin" w:date="2013-07-01T00:55:00Z">
              <w:rPr>
                <w:rFonts w:cs="Arial"/>
                <w:szCs w:val="20"/>
              </w:rPr>
            </w:rPrChange>
          </w:rPr>
          <w:t xml:space="preserve"> e de sangria</w:t>
        </w:r>
      </w:ins>
    </w:p>
    <w:p w14:paraId="03F54DE2" w14:textId="033094ED" w:rsid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202" w:author="Admin" w:date="2013-07-01T00:55:00Z"/>
          <w:rFonts w:cs="Arial"/>
          <w:szCs w:val="20"/>
        </w:rPr>
      </w:pPr>
      <w:ins w:id="2203" w:author="Kinder" w:date="2013-06-29T14:23:00Z">
        <w:r>
          <w:rPr>
            <w:rFonts w:cs="Arial"/>
            <w:szCs w:val="20"/>
          </w:rPr>
          <w:t xml:space="preserve">1 A3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Letterhead with ONLY crop marks and bleed marks</w:t>
        </w:r>
      </w:ins>
    </w:p>
    <w:p w14:paraId="48D12499" w14:textId="1A75E8FC" w:rsidR="00A907D9" w:rsidRPr="00A907D9" w:rsidRDefault="00A907D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204" w:author="Admin" w:date="2013-07-01T00:55:00Z">
            <w:rPr>
              <w:rFonts w:cs="Arial"/>
              <w:szCs w:val="20"/>
              <w:lang w:val="en-US"/>
            </w:rPr>
          </w:rPrChange>
        </w:rPr>
      </w:pPr>
      <w:ins w:id="2205" w:author="Admin" w:date="2013-07-01T00:55:00Z">
        <w:r w:rsidRPr="00A907D9">
          <w:rPr>
            <w:rFonts w:cs="Arial"/>
            <w:szCs w:val="20"/>
            <w:highlight w:val="yellow"/>
            <w:rPrChange w:id="2206" w:author="Admin" w:date="2013-07-01T00:55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A907D9">
          <w:rPr>
            <w:rFonts w:cs="Arial"/>
            <w:szCs w:val="20"/>
            <w:highlight w:val="yellow"/>
            <w:rPrChange w:id="2207" w:author="Admin" w:date="2013-07-01T00:55:00Z">
              <w:rPr>
                <w:rFonts w:cs="Arial"/>
                <w:szCs w:val="20"/>
              </w:rPr>
            </w:rPrChange>
          </w:rPr>
          <w:t>copia</w:t>
        </w:r>
        <w:proofErr w:type="spellEnd"/>
        <w:r w:rsidRPr="00A907D9">
          <w:rPr>
            <w:rFonts w:cs="Arial"/>
            <w:szCs w:val="20"/>
            <w:highlight w:val="yellow"/>
            <w:rPrChange w:id="2208" w:author="Admin" w:date="2013-07-01T00:5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209" w:author="Admin" w:date="2013-07-01T00:55:00Z">
              <w:rPr>
                <w:rFonts w:cs="Arial"/>
                <w:szCs w:val="20"/>
              </w:rPr>
            </w:rPrChange>
          </w:rPr>
          <w:t>impressa</w:t>
        </w:r>
        <w:proofErr w:type="spellEnd"/>
        <w:r w:rsidRPr="00A907D9">
          <w:rPr>
            <w:rFonts w:cs="Arial"/>
            <w:szCs w:val="20"/>
            <w:highlight w:val="yellow"/>
            <w:rPrChange w:id="2210" w:author="Admin" w:date="2013-07-01T00:5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211" w:author="Admin" w:date="2013-07-01T00:55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A907D9">
          <w:rPr>
            <w:rFonts w:cs="Arial"/>
            <w:szCs w:val="20"/>
            <w:highlight w:val="yellow"/>
            <w:rPrChange w:id="2212" w:author="Admin" w:date="2013-07-01T00:55:00Z">
              <w:rPr>
                <w:rFonts w:cs="Arial"/>
                <w:szCs w:val="20"/>
              </w:rPr>
            </w:rPrChange>
          </w:rPr>
          <w:t xml:space="preserve"> A3 do </w:t>
        </w:r>
        <w:proofErr w:type="spellStart"/>
        <w:r w:rsidRPr="00A907D9">
          <w:rPr>
            <w:rFonts w:cs="Arial"/>
            <w:szCs w:val="20"/>
            <w:highlight w:val="yellow"/>
            <w:rPrChange w:id="2213" w:author="Admin" w:date="2013-07-01T00:55:00Z">
              <w:rPr>
                <w:rFonts w:cs="Arial"/>
                <w:szCs w:val="20"/>
              </w:rPr>
            </w:rPrChange>
          </w:rPr>
          <w:t>papel</w:t>
        </w:r>
        <w:proofErr w:type="spellEnd"/>
        <w:r w:rsidRPr="00A907D9">
          <w:rPr>
            <w:rFonts w:cs="Arial"/>
            <w:szCs w:val="20"/>
            <w:highlight w:val="yellow"/>
            <w:rPrChange w:id="2214" w:author="Admin" w:date="2013-07-01T00:5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215" w:author="Admin" w:date="2013-07-01T00:55:00Z">
              <w:rPr>
                <w:rFonts w:cs="Arial"/>
                <w:szCs w:val="20"/>
              </w:rPr>
            </w:rPrChange>
          </w:rPr>
          <w:t>carta</w:t>
        </w:r>
        <w:proofErr w:type="spellEnd"/>
        <w:r w:rsidRPr="00A907D9">
          <w:rPr>
            <w:rFonts w:cs="Arial"/>
            <w:szCs w:val="20"/>
            <w:highlight w:val="yellow"/>
            <w:rPrChange w:id="2216" w:author="Admin" w:date="2013-07-01T00:5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217" w:author="Admin" w:date="2013-07-01T00:55:00Z">
              <w:rPr>
                <w:rFonts w:cs="Arial"/>
                <w:szCs w:val="20"/>
              </w:rPr>
            </w:rPrChange>
          </w:rPr>
          <w:t>somente</w:t>
        </w:r>
        <w:proofErr w:type="spellEnd"/>
        <w:r w:rsidRPr="00A907D9">
          <w:rPr>
            <w:rFonts w:cs="Arial"/>
            <w:szCs w:val="20"/>
            <w:highlight w:val="yellow"/>
            <w:rPrChange w:id="2218" w:author="Admin" w:date="2013-07-01T00:55:00Z">
              <w:rPr>
                <w:rFonts w:cs="Arial"/>
                <w:szCs w:val="20"/>
              </w:rPr>
            </w:rPrChange>
          </w:rPr>
          <w:t xml:space="preserve"> com as </w:t>
        </w:r>
        <w:proofErr w:type="spellStart"/>
        <w:r w:rsidRPr="00A907D9">
          <w:rPr>
            <w:rFonts w:cs="Arial"/>
            <w:szCs w:val="20"/>
            <w:highlight w:val="yellow"/>
            <w:rPrChange w:id="2219" w:author="Admin" w:date="2013-07-01T00:55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A907D9">
          <w:rPr>
            <w:rFonts w:cs="Arial"/>
            <w:szCs w:val="20"/>
            <w:highlight w:val="yellow"/>
            <w:rPrChange w:id="2220" w:author="Admin" w:date="2013-07-01T00:55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A907D9">
          <w:rPr>
            <w:rFonts w:cs="Arial"/>
            <w:szCs w:val="20"/>
            <w:highlight w:val="yellow"/>
            <w:rPrChange w:id="2221" w:author="Admin" w:date="2013-07-01T00:55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A907D9">
          <w:rPr>
            <w:rFonts w:cs="Arial"/>
            <w:szCs w:val="20"/>
            <w:highlight w:val="yellow"/>
            <w:rPrChange w:id="2222" w:author="Admin" w:date="2013-07-01T00:55:00Z">
              <w:rPr>
                <w:rFonts w:cs="Arial"/>
                <w:szCs w:val="20"/>
              </w:rPr>
            </w:rPrChange>
          </w:rPr>
          <w:t xml:space="preserve"> e de sangria</w:t>
        </w:r>
      </w:ins>
    </w:p>
    <w:p w14:paraId="5464B9AF" w14:textId="6DE8F350" w:rsidR="00812176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223" w:author="Admin" w:date="2013-07-01T00:56:00Z"/>
          <w:rFonts w:cs="Arial"/>
          <w:szCs w:val="20"/>
        </w:rPr>
      </w:pPr>
      <w:r w:rsidRPr="00EA5133">
        <w:rPr>
          <w:rFonts w:cs="Arial"/>
          <w:szCs w:val="20"/>
          <w:rPrChange w:id="222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EA5133">
        <w:rPr>
          <w:rFonts w:cs="Arial"/>
          <w:szCs w:val="20"/>
          <w:rPrChange w:id="2225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EA5133">
        <w:rPr>
          <w:rFonts w:cs="Arial"/>
          <w:szCs w:val="20"/>
          <w:rPrChange w:id="222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EA5133">
        <w:rPr>
          <w:rFonts w:cs="Arial"/>
          <w:szCs w:val="20"/>
          <w:rPrChange w:id="2227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3877D880" w14:textId="7866C458" w:rsidR="00A907D9" w:rsidRPr="00A907D9" w:rsidRDefault="00A907D9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228" w:author="Admin" w:date="2013-07-01T00:56:00Z">
            <w:rPr>
              <w:rFonts w:cs="Arial"/>
              <w:szCs w:val="20"/>
              <w:lang w:val="en-US"/>
            </w:rPr>
          </w:rPrChange>
        </w:rPr>
      </w:pPr>
      <w:ins w:id="2229" w:author="Admin" w:date="2013-07-01T00:56:00Z">
        <w:r w:rsidRPr="00A907D9">
          <w:rPr>
            <w:rFonts w:cs="Arial"/>
            <w:szCs w:val="20"/>
            <w:highlight w:val="yellow"/>
            <w:rPrChange w:id="2230" w:author="Admin" w:date="2013-07-01T00:56:00Z">
              <w:rPr>
                <w:rFonts w:cs="Arial"/>
                <w:szCs w:val="20"/>
              </w:rPr>
            </w:rPrChange>
          </w:rPr>
          <w:t xml:space="preserve">2 pastas </w:t>
        </w:r>
        <w:proofErr w:type="spellStart"/>
        <w:r w:rsidRPr="00A907D9">
          <w:rPr>
            <w:rFonts w:cs="Arial"/>
            <w:szCs w:val="20"/>
            <w:highlight w:val="yellow"/>
            <w:rPrChange w:id="2231" w:author="Admin" w:date="2013-07-01T00:56:00Z">
              <w:rPr>
                <w:rFonts w:cs="Arial"/>
                <w:szCs w:val="20"/>
              </w:rPr>
            </w:rPrChange>
          </w:rPr>
          <w:t>finais</w:t>
        </w:r>
        <w:proofErr w:type="spellEnd"/>
        <w:r w:rsidRPr="00A907D9">
          <w:rPr>
            <w:rFonts w:cs="Arial"/>
            <w:szCs w:val="20"/>
            <w:highlight w:val="yellow"/>
            <w:rPrChange w:id="2232" w:author="Admin" w:date="2013-07-01T00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233" w:author="Admin" w:date="2013-07-01T00:56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A907D9">
          <w:rPr>
            <w:rFonts w:cs="Arial"/>
            <w:szCs w:val="20"/>
            <w:highlight w:val="yellow"/>
            <w:rPrChange w:id="2234" w:author="Admin" w:date="2013-07-01T00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235" w:author="Admin" w:date="2013-07-01T00:56:00Z">
              <w:rPr>
                <w:rFonts w:cs="Arial"/>
                <w:szCs w:val="20"/>
              </w:rPr>
            </w:rPrChange>
          </w:rPr>
          <w:t>arquivamento</w:t>
        </w:r>
        <w:proofErr w:type="spellEnd"/>
        <w:r w:rsidRPr="00A907D9">
          <w:rPr>
            <w:rFonts w:cs="Arial"/>
            <w:szCs w:val="20"/>
            <w:highlight w:val="yellow"/>
            <w:rPrChange w:id="2236" w:author="Admin" w:date="2013-07-01T00:56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A907D9">
          <w:rPr>
            <w:rFonts w:cs="Arial"/>
            <w:szCs w:val="20"/>
            <w:highlight w:val="yellow"/>
            <w:rPrChange w:id="2237" w:author="Admin" w:date="2013-07-01T00:56:00Z">
              <w:rPr>
                <w:rFonts w:cs="Arial"/>
                <w:szCs w:val="20"/>
              </w:rPr>
            </w:rPrChange>
          </w:rPr>
          <w:t>impressao</w:t>
        </w:r>
        <w:proofErr w:type="spellEnd"/>
        <w:r w:rsidRPr="00A907D9">
          <w:rPr>
            <w:rFonts w:cs="Arial"/>
            <w:szCs w:val="20"/>
            <w:highlight w:val="yellow"/>
            <w:rPrChange w:id="2238" w:author="Admin" w:date="2013-07-01T00:56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A907D9">
          <w:rPr>
            <w:rFonts w:cs="Arial"/>
            <w:szCs w:val="20"/>
            <w:highlight w:val="yellow"/>
            <w:rPrChange w:id="2239" w:author="Admin" w:date="2013-07-01T00:56:00Z">
              <w:rPr>
                <w:rFonts w:cs="Arial"/>
                <w:szCs w:val="20"/>
              </w:rPr>
            </w:rPrChange>
          </w:rPr>
          <w:t>incluindo</w:t>
        </w:r>
        <w:proofErr w:type="spellEnd"/>
        <w:r w:rsidRPr="00A907D9">
          <w:rPr>
            <w:rFonts w:cs="Arial"/>
            <w:szCs w:val="20"/>
            <w:highlight w:val="yellow"/>
            <w:rPrChange w:id="2240" w:author="Admin" w:date="2013-07-01T00:56:00Z">
              <w:rPr>
                <w:rFonts w:cs="Arial"/>
                <w:szCs w:val="20"/>
              </w:rPr>
            </w:rPrChange>
          </w:rPr>
          <w:t xml:space="preserve"> PDF, </w:t>
        </w:r>
        <w:proofErr w:type="spellStart"/>
        <w:r w:rsidRPr="00A907D9">
          <w:rPr>
            <w:rFonts w:cs="Arial"/>
            <w:szCs w:val="20"/>
            <w:highlight w:val="yellow"/>
            <w:rPrChange w:id="2241" w:author="Admin" w:date="2013-07-01T00:56:00Z">
              <w:rPr>
                <w:rFonts w:cs="Arial"/>
                <w:szCs w:val="20"/>
              </w:rPr>
            </w:rPrChange>
          </w:rPr>
          <w:t>arquivos</w:t>
        </w:r>
        <w:proofErr w:type="spellEnd"/>
        <w:r w:rsidRPr="00A907D9">
          <w:rPr>
            <w:rFonts w:cs="Arial"/>
            <w:szCs w:val="20"/>
            <w:highlight w:val="yellow"/>
            <w:rPrChange w:id="2242" w:author="Admin" w:date="2013-07-01T00:56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A907D9">
          <w:rPr>
            <w:rFonts w:cs="Arial"/>
            <w:szCs w:val="20"/>
            <w:highlight w:val="yellow"/>
            <w:rPrChange w:id="2243" w:author="Admin" w:date="2013-07-01T00:56:00Z">
              <w:rPr>
                <w:rFonts w:cs="Arial"/>
                <w:szCs w:val="20"/>
              </w:rPr>
            </w:rPrChange>
          </w:rPr>
          <w:t>nativos</w:t>
        </w:r>
        <w:proofErr w:type="spellEnd"/>
        <w:r w:rsidRPr="00A907D9">
          <w:rPr>
            <w:rFonts w:cs="Arial"/>
            <w:szCs w:val="20"/>
            <w:highlight w:val="yellow"/>
            <w:rPrChange w:id="2244" w:author="Admin" w:date="2013-07-01T00:56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A907D9">
          <w:rPr>
            <w:rFonts w:cs="Arial"/>
            <w:szCs w:val="20"/>
            <w:highlight w:val="yellow"/>
            <w:rPrChange w:id="2245" w:author="Admin" w:date="2013-07-01T00:56:00Z">
              <w:rPr>
                <w:rFonts w:cs="Arial"/>
                <w:szCs w:val="20"/>
              </w:rPr>
            </w:rPrChange>
          </w:rPr>
          <w:t>fontes</w:t>
        </w:r>
        <w:proofErr w:type="spellEnd"/>
        <w:r w:rsidRPr="00A907D9">
          <w:rPr>
            <w:rFonts w:cs="Arial"/>
            <w:szCs w:val="20"/>
            <w:highlight w:val="yellow"/>
            <w:rPrChange w:id="2246" w:author="Admin" w:date="2013-07-01T00:56:00Z">
              <w:rPr>
                <w:rFonts w:cs="Arial"/>
                <w:szCs w:val="20"/>
              </w:rPr>
            </w:rPrChange>
          </w:rPr>
          <w:t>)</w:t>
        </w:r>
      </w:ins>
    </w:p>
    <w:p w14:paraId="4549FAB0" w14:textId="13E26799" w:rsidR="00447A93" w:rsidRPr="00EA5133" w:rsidDel="00A907D9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del w:id="2247" w:author="Admin" w:date="2013-07-01T00:57:00Z"/>
          <w:rFonts w:cs="Arial"/>
          <w:szCs w:val="20"/>
          <w:rPrChange w:id="2248" w:author="Wolfgang J. Toechterle" w:date="2013-06-22T10:32:00Z">
            <w:rPr>
              <w:del w:id="2249" w:author="Admin" w:date="2013-07-01T00:57:00Z"/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EA5133" w:rsidDel="00A907D9" w:rsidRDefault="00F91A57" w:rsidP="00CE6B36">
      <w:pPr>
        <w:rPr>
          <w:del w:id="2250" w:author="Admin" w:date="2013-07-01T00:57:00Z"/>
        </w:rPr>
      </w:pPr>
    </w:p>
    <w:p w14:paraId="61A644BB" w14:textId="77777777" w:rsidR="00A32574" w:rsidRPr="00EA5133" w:rsidRDefault="00A32574">
      <w:pPr>
        <w:spacing w:after="200" w:line="276" w:lineRule="auto"/>
        <w:rPr>
          <w:rFonts w:cs="Arial"/>
          <w:b/>
          <w:bCs/>
          <w:sz w:val="28"/>
          <w:szCs w:val="28"/>
          <w:rPrChange w:id="225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del w:id="2252" w:author="Admin" w:date="2013-07-01T00:57:00Z">
        <w:r w:rsidRPr="00EA5133" w:rsidDel="00A907D9">
          <w:rPr>
            <w:rFonts w:cs="Arial"/>
            <w:b/>
            <w:bCs/>
            <w:sz w:val="28"/>
            <w:szCs w:val="28"/>
            <w:rPrChange w:id="2253" w:author="Wolfgang J. Toechterle" w:date="2013-06-22T10:32:00Z">
              <w:rPr>
                <w:rFonts w:cs="Arial"/>
                <w:b/>
                <w:bCs/>
                <w:sz w:val="28"/>
                <w:szCs w:val="28"/>
                <w:lang w:val="en-US"/>
              </w:rPr>
            </w:rPrChange>
          </w:rPr>
          <w:lastRenderedPageBreak/>
          <w:br w:type="page"/>
        </w:r>
      </w:del>
    </w:p>
    <w:p w14:paraId="322D6997" w14:textId="3744B37B" w:rsidR="00E90506" w:rsidRDefault="00E90506" w:rsidP="00E90506">
      <w:pPr>
        <w:rPr>
          <w:ins w:id="2254" w:author="Admin" w:date="2013-07-01T00:57:00Z"/>
        </w:rPr>
      </w:pPr>
      <w:r w:rsidRPr="00EA5133">
        <w:rPr>
          <w:rFonts w:cs="Arial"/>
          <w:b/>
          <w:bCs/>
          <w:sz w:val="28"/>
          <w:szCs w:val="28"/>
          <w:rPrChange w:id="225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>Task 3: Entry Ticket</w:t>
      </w:r>
      <w:r w:rsidRPr="00EA5133">
        <w:t xml:space="preserve"> </w:t>
      </w:r>
    </w:p>
    <w:p w14:paraId="19875CC1" w14:textId="78FE2A75" w:rsidR="00A907D9" w:rsidRPr="00EA5133" w:rsidRDefault="00A907D9" w:rsidP="00E90506">
      <w:proofErr w:type="spellStart"/>
      <w:ins w:id="2256" w:author="Admin" w:date="2013-07-01T00:57:00Z">
        <w:r w:rsidRPr="00A907D9">
          <w:rPr>
            <w:highlight w:val="yellow"/>
            <w:rPrChange w:id="2257" w:author="Admin" w:date="2013-07-01T00:57:00Z">
              <w:rPr/>
            </w:rPrChange>
          </w:rPr>
          <w:t>Tarefa</w:t>
        </w:r>
        <w:proofErr w:type="spellEnd"/>
        <w:r w:rsidRPr="00A907D9">
          <w:rPr>
            <w:highlight w:val="yellow"/>
            <w:rPrChange w:id="2258" w:author="Admin" w:date="2013-07-01T00:57:00Z">
              <w:rPr/>
            </w:rPrChange>
          </w:rPr>
          <w:t xml:space="preserve"> 3 - ticket</w:t>
        </w:r>
      </w:ins>
    </w:p>
    <w:p w14:paraId="37C5F7FD" w14:textId="77777777" w:rsidR="00B45946" w:rsidRPr="00EA5133" w:rsidRDefault="00B45946" w:rsidP="00E90506"/>
    <w:p w14:paraId="49AFBC3F" w14:textId="77777777" w:rsidR="00A907D9" w:rsidRDefault="00B45946">
      <w:pPr>
        <w:rPr>
          <w:ins w:id="2259" w:author="Admin" w:date="2013-07-01T00:57:00Z"/>
          <w:rFonts w:cs="Arial"/>
          <w:szCs w:val="20"/>
        </w:rPr>
      </w:pPr>
      <w:r w:rsidRPr="00EA5133">
        <w:rPr>
          <w:rFonts w:cs="Arial"/>
          <w:szCs w:val="20"/>
          <w:rPrChange w:id="226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2261" w:author="Wolfgang J. Toechterle" w:date="2013-06-22T11:52:00Z">
        <w:r w:rsidRPr="00EA5133" w:rsidDel="00510F1B">
          <w:rPr>
            <w:rFonts w:cs="Arial"/>
            <w:szCs w:val="20"/>
            <w:rPrChange w:id="22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2263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2264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EA5133">
        <w:rPr>
          <w:rFonts w:cs="Arial"/>
          <w:szCs w:val="20"/>
          <w:rPrChange w:id="2265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EA5133">
        <w:rPr>
          <w:rFonts w:cs="Arial"/>
          <w:szCs w:val="20"/>
          <w:rPrChange w:id="226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EA5133">
        <w:rPr>
          <w:rFonts w:cs="Arial"/>
          <w:szCs w:val="20"/>
          <w:rPrChange w:id="2267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EA5133">
        <w:rPr>
          <w:rFonts w:cs="Arial"/>
          <w:szCs w:val="20"/>
          <w:rPrChange w:id="22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EA5133">
        <w:rPr>
          <w:rFonts w:cs="Arial"/>
          <w:szCs w:val="20"/>
          <w:rPrChange w:id="2269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EA5133">
        <w:rPr>
          <w:rFonts w:cs="Arial"/>
          <w:szCs w:val="20"/>
          <w:rPrChange w:id="227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2271" w:author="Kinder" w:date="2013-06-29T11:41:00Z">
        <w:r w:rsidR="00D65436">
          <w:rPr>
            <w:rFonts w:cs="Arial"/>
            <w:szCs w:val="20"/>
          </w:rPr>
          <w:t xml:space="preserve">. </w:t>
        </w:r>
      </w:ins>
      <w:ins w:id="2272" w:author="Kinder" w:date="2013-06-30T08:53:00Z">
        <w:r w:rsidR="00F2525A">
          <w:rPr>
            <w:rFonts w:cs="Arial"/>
            <w:szCs w:val="20"/>
          </w:rPr>
          <w:t>The given serial number needs to be included in part 1 and part 2 of the ticket.</w:t>
        </w:r>
      </w:ins>
    </w:p>
    <w:p w14:paraId="1C778117" w14:textId="77777777" w:rsidR="00A907D9" w:rsidRDefault="00A907D9">
      <w:pPr>
        <w:rPr>
          <w:ins w:id="2273" w:author="Admin" w:date="2013-07-01T00:57:00Z"/>
          <w:rFonts w:cs="Arial"/>
          <w:szCs w:val="20"/>
        </w:rPr>
      </w:pPr>
    </w:p>
    <w:p w14:paraId="40C77FB9" w14:textId="2CC2D775" w:rsidR="00B45946" w:rsidRPr="00A907D9" w:rsidRDefault="00A907D9">
      <w:pPr>
        <w:rPr>
          <w:rPrChange w:id="2274" w:author="Admin" w:date="2013-07-01T00:59:00Z">
            <w:rPr/>
          </w:rPrChange>
        </w:rPr>
      </w:pPr>
      <w:proofErr w:type="spellStart"/>
      <w:ins w:id="2275" w:author="Admin" w:date="2013-07-01T00:58:00Z">
        <w:r w:rsidRPr="00301401">
          <w:rPr>
            <w:rFonts w:cs="Arial"/>
            <w:szCs w:val="20"/>
            <w:highlight w:val="yellow"/>
            <w:rPrChange w:id="2276" w:author="Admin" w:date="2013-07-01T01:02:00Z">
              <w:rPr>
                <w:rFonts w:cs="Arial"/>
                <w:szCs w:val="20"/>
              </w:rPr>
            </w:rPrChange>
          </w:rPr>
          <w:t>Crie</w:t>
        </w:r>
      </w:ins>
      <w:proofErr w:type="spellEnd"/>
      <w:ins w:id="2277" w:author="Admin" w:date="2013-07-01T00:59:00Z">
        <w:r w:rsidRPr="00301401">
          <w:rPr>
            <w:rFonts w:cs="Arial"/>
            <w:szCs w:val="20"/>
            <w:highlight w:val="yellow"/>
            <w:rPrChange w:id="2278" w:author="Admin" w:date="2013-07-01T01:02:00Z">
              <w:rPr>
                <w:rFonts w:cs="Arial"/>
                <w:szCs w:val="20"/>
                <w:lang w:val="de-DE"/>
              </w:rPr>
            </w:rPrChange>
          </w:rPr>
          <w:t>,</w:t>
        </w:r>
      </w:ins>
      <w:ins w:id="2279" w:author="Admin" w:date="2013-07-01T00:58:00Z">
        <w:r w:rsidRPr="00301401">
          <w:rPr>
            <w:rFonts w:cs="Arial"/>
            <w:szCs w:val="20"/>
            <w:highlight w:val="yellow"/>
            <w:rPrChange w:id="2280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281" w:author="Admin" w:date="2013-07-01T01:02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01401">
          <w:rPr>
            <w:rFonts w:cs="Arial"/>
            <w:szCs w:val="20"/>
            <w:highlight w:val="yellow"/>
            <w:rPrChange w:id="2282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283" w:author="Admin" w:date="2013-07-01T01:02:00Z">
              <w:rPr>
                <w:rFonts w:cs="Arial"/>
                <w:szCs w:val="20"/>
              </w:rPr>
            </w:rPrChange>
          </w:rPr>
          <w:t>uma</w:t>
        </w:r>
        <w:proofErr w:type="spellEnd"/>
        <w:r w:rsidRPr="00301401">
          <w:rPr>
            <w:rFonts w:cs="Arial"/>
            <w:szCs w:val="20"/>
            <w:highlight w:val="yellow"/>
            <w:rPrChange w:id="2284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285" w:author="Admin" w:date="2013-07-01T01:02:00Z">
              <w:rPr>
                <w:rFonts w:cs="Arial"/>
                <w:szCs w:val="20"/>
              </w:rPr>
            </w:rPrChange>
          </w:rPr>
          <w:t>unica</w:t>
        </w:r>
        <w:proofErr w:type="spellEnd"/>
        <w:r w:rsidRPr="00301401">
          <w:rPr>
            <w:rFonts w:cs="Arial"/>
            <w:szCs w:val="20"/>
            <w:highlight w:val="yellow"/>
            <w:rPrChange w:id="2286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287" w:author="Admin" w:date="2013-07-01T01:02:00Z">
              <w:rPr>
                <w:rFonts w:cs="Arial"/>
                <w:szCs w:val="20"/>
              </w:rPr>
            </w:rPrChange>
          </w:rPr>
          <w:t>cor</w:t>
        </w:r>
        <w:proofErr w:type="spellEnd"/>
        <w:r w:rsidRPr="00301401">
          <w:rPr>
            <w:rFonts w:cs="Arial"/>
            <w:szCs w:val="20"/>
            <w:highlight w:val="yellow"/>
            <w:rPrChange w:id="2288" w:author="Admin" w:date="2013-07-01T01:02:00Z">
              <w:rPr>
                <w:rFonts w:cs="Arial"/>
                <w:szCs w:val="20"/>
              </w:rPr>
            </w:rPrChange>
          </w:rPr>
          <w:t xml:space="preserve"> e de um </w:t>
        </w:r>
        <w:proofErr w:type="spellStart"/>
        <w:r w:rsidRPr="00301401">
          <w:rPr>
            <w:rFonts w:cs="Arial"/>
            <w:szCs w:val="20"/>
            <w:highlight w:val="yellow"/>
            <w:rPrChange w:id="2289" w:author="Admin" w:date="2013-07-01T01:02:00Z">
              <w:rPr>
                <w:rFonts w:cs="Arial"/>
                <w:szCs w:val="20"/>
              </w:rPr>
            </w:rPrChange>
          </w:rPr>
          <w:t>unico</w:t>
        </w:r>
        <w:proofErr w:type="spellEnd"/>
        <w:r w:rsidRPr="00301401">
          <w:rPr>
            <w:rFonts w:cs="Arial"/>
            <w:szCs w:val="20"/>
            <w:highlight w:val="yellow"/>
            <w:rPrChange w:id="2290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291" w:author="Admin" w:date="2013-07-01T01:02:00Z">
              <w:rPr>
                <w:rFonts w:cs="Arial"/>
                <w:szCs w:val="20"/>
              </w:rPr>
            </w:rPrChange>
          </w:rPr>
          <w:t>lado</w:t>
        </w:r>
        <w:proofErr w:type="spellEnd"/>
        <w:r w:rsidRPr="00301401">
          <w:rPr>
            <w:rFonts w:cs="Arial"/>
            <w:szCs w:val="20"/>
            <w:highlight w:val="yellow"/>
            <w:rPrChange w:id="2292" w:author="Admin" w:date="2013-07-01T01:02:00Z">
              <w:rPr>
                <w:rFonts w:cs="Arial"/>
                <w:szCs w:val="20"/>
              </w:rPr>
            </w:rPrChange>
          </w:rPr>
          <w:t xml:space="preserve">, </w:t>
        </w:r>
      </w:ins>
      <w:ins w:id="2293" w:author="Admin" w:date="2013-07-01T00:59:00Z">
        <w:r w:rsidRPr="00301401">
          <w:rPr>
            <w:rFonts w:cs="Arial"/>
            <w:szCs w:val="20"/>
            <w:highlight w:val="yellow"/>
            <w:rPrChange w:id="2294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um ticket </w:t>
        </w:r>
        <w:proofErr w:type="spellStart"/>
        <w:r w:rsidRPr="00301401">
          <w:rPr>
            <w:rFonts w:cs="Arial"/>
            <w:szCs w:val="20"/>
            <w:highlight w:val="yellow"/>
            <w:rPrChange w:id="2295" w:author="Admin" w:date="2013-07-01T01:02:00Z">
              <w:rPr>
                <w:rFonts w:cs="Arial"/>
                <w:szCs w:val="20"/>
                <w:lang w:val="de-DE"/>
              </w:rPr>
            </w:rPrChange>
          </w:rPr>
          <w:t>que</w:t>
        </w:r>
        <w:proofErr w:type="spellEnd"/>
        <w:r w:rsidRPr="00301401">
          <w:rPr>
            <w:rFonts w:cs="Arial"/>
            <w:szCs w:val="20"/>
            <w:highlight w:val="yellow"/>
            <w:rPrChange w:id="2296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sera </w:t>
        </w:r>
        <w:proofErr w:type="spellStart"/>
        <w:r w:rsidRPr="00301401">
          <w:rPr>
            <w:rFonts w:cs="Arial"/>
            <w:szCs w:val="20"/>
            <w:highlight w:val="yellow"/>
            <w:rPrChange w:id="2297" w:author="Admin" w:date="2013-07-01T01:02:00Z">
              <w:rPr>
                <w:rFonts w:cs="Arial"/>
                <w:szCs w:val="20"/>
                <w:lang w:val="de-DE"/>
              </w:rPr>
            </w:rPrChange>
          </w:rPr>
          <w:t>entregue</w:t>
        </w:r>
        <w:proofErr w:type="spellEnd"/>
        <w:r w:rsidRPr="00301401">
          <w:rPr>
            <w:rFonts w:cs="Arial"/>
            <w:szCs w:val="20"/>
            <w:highlight w:val="yellow"/>
            <w:rPrChange w:id="2298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proofErr w:type="gramStart"/>
        <w:r w:rsidRPr="00301401">
          <w:rPr>
            <w:rFonts w:cs="Arial"/>
            <w:szCs w:val="20"/>
            <w:highlight w:val="yellow"/>
            <w:rPrChange w:id="2299" w:author="Admin" w:date="2013-07-01T01:02:00Z">
              <w:rPr>
                <w:rFonts w:cs="Arial"/>
                <w:szCs w:val="20"/>
                <w:lang w:val="de-DE"/>
              </w:rPr>
            </w:rPrChange>
          </w:rPr>
          <w:t>na</w:t>
        </w:r>
        <w:proofErr w:type="spellEnd"/>
        <w:proofErr w:type="gramEnd"/>
        <w:r w:rsidRPr="00301401">
          <w:rPr>
            <w:rFonts w:cs="Arial"/>
            <w:szCs w:val="20"/>
            <w:highlight w:val="yellow"/>
            <w:rPrChange w:id="2300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01" w:author="Admin" w:date="2013-07-01T01:02:00Z">
              <w:rPr>
                <w:rFonts w:cs="Arial"/>
                <w:szCs w:val="20"/>
                <w:lang w:val="de-DE"/>
              </w:rPr>
            </w:rPrChange>
          </w:rPr>
          <w:t>entrada</w:t>
        </w:r>
        <w:proofErr w:type="spellEnd"/>
        <w:r w:rsidRPr="00301401">
          <w:rPr>
            <w:rFonts w:cs="Arial"/>
            <w:szCs w:val="20"/>
            <w:highlight w:val="yellow"/>
            <w:rPrChange w:id="2302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03" w:author="Admin" w:date="2013-07-01T01:02:00Z">
              <w:rPr>
                <w:rFonts w:cs="Arial"/>
                <w:szCs w:val="20"/>
                <w:lang w:val="de-DE"/>
              </w:rPr>
            </w:rPrChange>
          </w:rPr>
          <w:t>para</w:t>
        </w:r>
        <w:proofErr w:type="spellEnd"/>
        <w:r w:rsidRPr="00301401">
          <w:rPr>
            <w:rFonts w:cs="Arial"/>
            <w:szCs w:val="20"/>
            <w:highlight w:val="yellow"/>
            <w:rPrChange w:id="2304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05" w:author="Admin" w:date="2013-07-01T01:02:00Z">
              <w:rPr>
                <w:rFonts w:cs="Arial"/>
                <w:szCs w:val="20"/>
                <w:lang w:val="de-DE"/>
              </w:rPr>
            </w:rPrChange>
          </w:rPr>
          <w:t>todos</w:t>
        </w:r>
        <w:proofErr w:type="spellEnd"/>
        <w:r w:rsidRPr="00301401">
          <w:rPr>
            <w:rFonts w:cs="Arial"/>
            <w:szCs w:val="20"/>
            <w:highlight w:val="yellow"/>
            <w:rPrChange w:id="2306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07" w:author="Admin" w:date="2013-07-01T01:02:00Z">
              <w:rPr>
                <w:rFonts w:cs="Arial"/>
                <w:szCs w:val="20"/>
                <w:lang w:val="de-DE"/>
              </w:rPr>
            </w:rPrChange>
          </w:rPr>
          <w:t>os</w:t>
        </w:r>
        <w:proofErr w:type="spellEnd"/>
        <w:r w:rsidRPr="00301401">
          <w:rPr>
            <w:rFonts w:cs="Arial"/>
            <w:szCs w:val="20"/>
            <w:highlight w:val="yellow"/>
            <w:rPrChange w:id="2308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09" w:author="Admin" w:date="2013-07-01T01:02:00Z">
              <w:rPr>
                <w:rFonts w:cs="Arial"/>
                <w:szCs w:val="20"/>
                <w:lang w:val="de-DE"/>
              </w:rPr>
            </w:rPrChange>
          </w:rPr>
          <w:t>visitantes</w:t>
        </w:r>
        <w:proofErr w:type="spellEnd"/>
        <w:r w:rsidRPr="00301401">
          <w:rPr>
            <w:rFonts w:cs="Arial"/>
            <w:szCs w:val="20"/>
            <w:highlight w:val="yellow"/>
            <w:rPrChange w:id="2310" w:author="Admin" w:date="2013-07-01T01:02:00Z">
              <w:rPr>
                <w:rFonts w:cs="Arial"/>
                <w:szCs w:val="20"/>
                <w:lang w:val="de-DE"/>
              </w:rPr>
            </w:rPrChange>
          </w:rPr>
          <w:t xml:space="preserve">. O </w:t>
        </w:r>
        <w:proofErr w:type="spellStart"/>
        <w:r w:rsidRPr="00301401">
          <w:rPr>
            <w:rFonts w:cs="Arial"/>
            <w:szCs w:val="20"/>
            <w:highlight w:val="yellow"/>
            <w:rPrChange w:id="2311" w:author="Admin" w:date="2013-07-01T01:02:00Z">
              <w:rPr>
                <w:rFonts w:cs="Arial"/>
                <w:szCs w:val="20"/>
              </w:rPr>
            </w:rPrChange>
          </w:rPr>
          <w:t>cliente</w:t>
        </w:r>
        <w:proofErr w:type="spellEnd"/>
        <w:r w:rsidRPr="00301401">
          <w:rPr>
            <w:rFonts w:cs="Arial"/>
            <w:szCs w:val="20"/>
            <w:highlight w:val="yellow"/>
            <w:rPrChange w:id="2312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13" w:author="Admin" w:date="2013-07-01T01:02:00Z">
              <w:rPr>
                <w:rFonts w:cs="Arial"/>
                <w:szCs w:val="20"/>
              </w:rPr>
            </w:rPrChange>
          </w:rPr>
          <w:t>gostaria</w:t>
        </w:r>
        <w:proofErr w:type="spellEnd"/>
        <w:r w:rsidRPr="00301401">
          <w:rPr>
            <w:rFonts w:cs="Arial"/>
            <w:szCs w:val="20"/>
            <w:highlight w:val="yellow"/>
            <w:rPrChange w:id="2314" w:author="Admin" w:date="2013-07-01T01:02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301401">
          <w:rPr>
            <w:rFonts w:cs="Arial"/>
            <w:szCs w:val="20"/>
            <w:highlight w:val="yellow"/>
            <w:rPrChange w:id="2315" w:author="Admin" w:date="2013-07-01T01:02:00Z">
              <w:rPr>
                <w:rFonts w:cs="Arial"/>
                <w:szCs w:val="20"/>
              </w:rPr>
            </w:rPrChange>
          </w:rPr>
          <w:t>apresentar</w:t>
        </w:r>
        <w:proofErr w:type="spellEnd"/>
        <w:r w:rsidRPr="00301401">
          <w:rPr>
            <w:rFonts w:cs="Arial"/>
            <w:szCs w:val="20"/>
            <w:highlight w:val="yellow"/>
            <w:rPrChange w:id="2316" w:author="Admin" w:date="2013-07-01T01:02:00Z">
              <w:rPr>
                <w:rFonts w:cs="Arial"/>
                <w:szCs w:val="20"/>
              </w:rPr>
            </w:rPrChange>
          </w:rPr>
          <w:t xml:space="preserve"> um design </w:t>
        </w:r>
        <w:proofErr w:type="spellStart"/>
        <w:r w:rsidRPr="00301401">
          <w:rPr>
            <w:rFonts w:cs="Arial"/>
            <w:szCs w:val="20"/>
            <w:highlight w:val="yellow"/>
            <w:rPrChange w:id="2317" w:author="Admin" w:date="2013-07-01T01:02:00Z">
              <w:rPr>
                <w:rFonts w:cs="Arial"/>
                <w:szCs w:val="20"/>
              </w:rPr>
            </w:rPrChange>
          </w:rPr>
          <w:t>coerente</w:t>
        </w:r>
        <w:proofErr w:type="spellEnd"/>
        <w:r w:rsidRPr="00301401">
          <w:rPr>
            <w:rFonts w:cs="Arial"/>
            <w:szCs w:val="20"/>
            <w:highlight w:val="yellow"/>
            <w:rPrChange w:id="2318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19" w:author="Admin" w:date="2013-07-01T01:02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01401">
          <w:rPr>
            <w:rFonts w:cs="Arial"/>
            <w:szCs w:val="20"/>
            <w:highlight w:val="yellow"/>
            <w:rPrChange w:id="2320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21" w:author="Admin" w:date="2013-07-01T01:02:00Z">
              <w:rPr>
                <w:rFonts w:cs="Arial"/>
                <w:szCs w:val="20"/>
              </w:rPr>
            </w:rPrChange>
          </w:rPr>
          <w:t>todos</w:t>
        </w:r>
        <w:proofErr w:type="spellEnd"/>
        <w:r w:rsidRPr="00301401">
          <w:rPr>
            <w:rFonts w:cs="Arial"/>
            <w:szCs w:val="20"/>
            <w:highlight w:val="yellow"/>
            <w:rPrChange w:id="2322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23" w:author="Admin" w:date="2013-07-01T01:02:00Z">
              <w:rPr>
                <w:rFonts w:cs="Arial"/>
                <w:szCs w:val="20"/>
              </w:rPr>
            </w:rPrChange>
          </w:rPr>
          <w:t>os</w:t>
        </w:r>
        <w:proofErr w:type="spellEnd"/>
        <w:r w:rsidRPr="00301401">
          <w:rPr>
            <w:rFonts w:cs="Arial"/>
            <w:szCs w:val="20"/>
            <w:highlight w:val="yellow"/>
            <w:rPrChange w:id="2324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25" w:author="Admin" w:date="2013-07-01T01:02:00Z">
              <w:rPr>
                <w:rFonts w:cs="Arial"/>
                <w:szCs w:val="20"/>
              </w:rPr>
            </w:rPrChange>
          </w:rPr>
          <w:t>documentos</w:t>
        </w:r>
        <w:proofErr w:type="spellEnd"/>
        <w:r w:rsidRPr="00301401">
          <w:rPr>
            <w:rFonts w:cs="Arial"/>
            <w:szCs w:val="20"/>
            <w:highlight w:val="yellow"/>
            <w:rPrChange w:id="2326" w:author="Admin" w:date="2013-07-01T01:02:00Z">
              <w:rPr>
                <w:rFonts w:cs="Arial"/>
                <w:szCs w:val="20"/>
              </w:rPr>
            </w:rPrChange>
          </w:rPr>
          <w:t xml:space="preserve">. </w:t>
        </w:r>
        <w:proofErr w:type="spellStart"/>
        <w:proofErr w:type="gramStart"/>
        <w:r w:rsidRPr="00301401">
          <w:rPr>
            <w:rFonts w:cs="Arial"/>
            <w:szCs w:val="20"/>
            <w:highlight w:val="yellow"/>
            <w:rPrChange w:id="2327" w:author="Admin" w:date="2013-07-01T01:02:00Z">
              <w:rPr>
                <w:rFonts w:cs="Arial"/>
                <w:szCs w:val="20"/>
              </w:rPr>
            </w:rPrChange>
          </w:rPr>
          <w:t>Tradicao</w:t>
        </w:r>
        <w:proofErr w:type="spellEnd"/>
        <w:r w:rsidRPr="00301401">
          <w:rPr>
            <w:rFonts w:cs="Arial"/>
            <w:szCs w:val="20"/>
            <w:highlight w:val="yellow"/>
            <w:rPrChange w:id="2328" w:author="Admin" w:date="2013-07-01T01:02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301401">
          <w:rPr>
            <w:rFonts w:cs="Arial"/>
            <w:szCs w:val="20"/>
            <w:highlight w:val="yellow"/>
            <w:rPrChange w:id="2329" w:author="Admin" w:date="2013-07-01T01:02:00Z">
              <w:rPr>
                <w:rFonts w:cs="Arial"/>
                <w:szCs w:val="20"/>
              </w:rPr>
            </w:rPrChange>
          </w:rPr>
          <w:t>modernidade</w:t>
        </w:r>
        <w:proofErr w:type="spellEnd"/>
        <w:r w:rsidRPr="00301401">
          <w:rPr>
            <w:rFonts w:cs="Arial"/>
            <w:szCs w:val="20"/>
            <w:highlight w:val="yellow"/>
            <w:rPrChange w:id="2330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31" w:author="Admin" w:date="2013-07-01T01:02:00Z">
              <w:rPr>
                <w:rFonts w:cs="Arial"/>
                <w:szCs w:val="20"/>
              </w:rPr>
            </w:rPrChange>
          </w:rPr>
          <w:t>sao</w:t>
        </w:r>
        <w:proofErr w:type="spellEnd"/>
        <w:r w:rsidRPr="00301401">
          <w:rPr>
            <w:rFonts w:cs="Arial"/>
            <w:szCs w:val="20"/>
            <w:highlight w:val="yellow"/>
            <w:rPrChange w:id="2332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33" w:author="Admin" w:date="2013-07-01T01:02:00Z">
              <w:rPr>
                <w:rFonts w:cs="Arial"/>
                <w:szCs w:val="20"/>
              </w:rPr>
            </w:rPrChange>
          </w:rPr>
          <w:t>importantes</w:t>
        </w:r>
        <w:proofErr w:type="spellEnd"/>
        <w:r w:rsidRPr="00301401">
          <w:rPr>
            <w:rFonts w:cs="Arial"/>
            <w:szCs w:val="20"/>
            <w:highlight w:val="yellow"/>
            <w:rPrChange w:id="2334" w:author="Admin" w:date="2013-07-01T01:02:00Z">
              <w:rPr>
                <w:rFonts w:cs="Arial"/>
                <w:szCs w:val="20"/>
              </w:rPr>
            </w:rPrChange>
          </w:rPr>
          <w:t>.</w:t>
        </w:r>
        <w:proofErr w:type="gramEnd"/>
        <w:r w:rsidRPr="00301401">
          <w:rPr>
            <w:rFonts w:cs="Arial"/>
            <w:szCs w:val="20"/>
            <w:highlight w:val="yellow"/>
            <w:rPrChange w:id="2335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36" w:author="Admin" w:date="2013-07-01T01:02:00Z">
              <w:rPr>
                <w:rFonts w:cs="Arial"/>
                <w:szCs w:val="20"/>
              </w:rPr>
            </w:rPrChange>
          </w:rPr>
          <w:t>Os</w:t>
        </w:r>
        <w:proofErr w:type="spellEnd"/>
        <w:r w:rsidRPr="00301401">
          <w:rPr>
            <w:rFonts w:cs="Arial"/>
            <w:szCs w:val="20"/>
            <w:highlight w:val="yellow"/>
            <w:rPrChange w:id="2337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proofErr w:type="gramStart"/>
      <w:ins w:id="2338" w:author="Admin" w:date="2013-07-01T01:01:00Z">
        <w:r w:rsidRPr="00301401">
          <w:rPr>
            <w:rFonts w:cs="Arial"/>
            <w:szCs w:val="20"/>
            <w:highlight w:val="yellow"/>
            <w:rPrChange w:id="2339" w:author="Admin" w:date="2013-07-01T01:02:00Z">
              <w:rPr>
                <w:rFonts w:cs="Arial"/>
                <w:szCs w:val="20"/>
              </w:rPr>
            </w:rPrChange>
          </w:rPr>
          <w:t>numeros</w:t>
        </w:r>
        <w:proofErr w:type="spellEnd"/>
        <w:r w:rsidRPr="00301401">
          <w:rPr>
            <w:rFonts w:cs="Arial"/>
            <w:szCs w:val="20"/>
            <w:highlight w:val="yellow"/>
            <w:rPrChange w:id="2340" w:author="Admin" w:date="2013-07-01T01:02:00Z">
              <w:rPr>
                <w:rFonts w:cs="Arial"/>
                <w:szCs w:val="20"/>
              </w:rPr>
            </w:rPrChange>
          </w:rPr>
          <w:t xml:space="preserve">  </w:t>
        </w:r>
        <w:proofErr w:type="spellStart"/>
        <w:r w:rsidRPr="00301401">
          <w:rPr>
            <w:rFonts w:cs="Arial"/>
            <w:szCs w:val="20"/>
            <w:highlight w:val="yellow"/>
            <w:rPrChange w:id="2341" w:author="Admin" w:date="2013-07-01T01:02:00Z">
              <w:rPr>
                <w:rFonts w:cs="Arial"/>
                <w:szCs w:val="20"/>
              </w:rPr>
            </w:rPrChange>
          </w:rPr>
          <w:t>seriados</w:t>
        </w:r>
        <w:proofErr w:type="spellEnd"/>
        <w:proofErr w:type="gramEnd"/>
        <w:r w:rsidRPr="00301401">
          <w:rPr>
            <w:rFonts w:cs="Arial"/>
            <w:szCs w:val="20"/>
            <w:highlight w:val="yellow"/>
            <w:rPrChange w:id="2342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43" w:author="Admin" w:date="2013-07-01T01:02:00Z">
              <w:rPr>
                <w:rFonts w:cs="Arial"/>
                <w:szCs w:val="20"/>
              </w:rPr>
            </w:rPrChange>
          </w:rPr>
          <w:t>fornecidos</w:t>
        </w:r>
        <w:proofErr w:type="spellEnd"/>
        <w:r w:rsidRPr="00301401">
          <w:rPr>
            <w:rFonts w:cs="Arial"/>
            <w:szCs w:val="20"/>
            <w:highlight w:val="yellow"/>
            <w:rPrChange w:id="2344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45" w:author="Admin" w:date="2013-07-01T01:02:00Z">
              <w:rPr>
                <w:rFonts w:cs="Arial"/>
                <w:szCs w:val="20"/>
              </w:rPr>
            </w:rPrChange>
          </w:rPr>
          <w:t>precisam</w:t>
        </w:r>
        <w:proofErr w:type="spellEnd"/>
        <w:r w:rsidRPr="00301401">
          <w:rPr>
            <w:rFonts w:cs="Arial"/>
            <w:szCs w:val="20"/>
            <w:highlight w:val="yellow"/>
            <w:rPrChange w:id="2346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47" w:author="Admin" w:date="2013-07-01T01:02:00Z">
              <w:rPr>
                <w:rFonts w:cs="Arial"/>
                <w:szCs w:val="20"/>
              </w:rPr>
            </w:rPrChange>
          </w:rPr>
          <w:t>ser</w:t>
        </w:r>
        <w:proofErr w:type="spellEnd"/>
        <w:r w:rsidRPr="00301401">
          <w:rPr>
            <w:rFonts w:cs="Arial"/>
            <w:szCs w:val="20"/>
            <w:highlight w:val="yellow"/>
            <w:rPrChange w:id="2348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49" w:author="Admin" w:date="2013-07-01T01:02:00Z">
              <w:rPr>
                <w:rFonts w:cs="Arial"/>
                <w:szCs w:val="20"/>
              </w:rPr>
            </w:rPrChange>
          </w:rPr>
          <w:t>incluidos</w:t>
        </w:r>
        <w:proofErr w:type="spellEnd"/>
        <w:r w:rsidRPr="00301401">
          <w:rPr>
            <w:rFonts w:cs="Arial"/>
            <w:szCs w:val="20"/>
            <w:highlight w:val="yellow"/>
            <w:rPrChange w:id="2350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51" w:author="Admin" w:date="2013-07-01T01:02:00Z">
              <w:rPr>
                <w:rFonts w:cs="Arial"/>
                <w:szCs w:val="20"/>
              </w:rPr>
            </w:rPrChange>
          </w:rPr>
          <w:t>nas</w:t>
        </w:r>
        <w:proofErr w:type="spellEnd"/>
        <w:r w:rsidRPr="00301401">
          <w:rPr>
            <w:rFonts w:cs="Arial"/>
            <w:szCs w:val="20"/>
            <w:highlight w:val="yellow"/>
            <w:rPrChange w:id="2352" w:author="Admin" w:date="2013-07-01T01:0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01401">
          <w:rPr>
            <w:rFonts w:cs="Arial"/>
            <w:szCs w:val="20"/>
            <w:highlight w:val="yellow"/>
            <w:rPrChange w:id="2353" w:author="Admin" w:date="2013-07-01T01:02:00Z">
              <w:rPr>
                <w:rFonts w:cs="Arial"/>
                <w:szCs w:val="20"/>
              </w:rPr>
            </w:rPrChange>
          </w:rPr>
          <w:t>partes</w:t>
        </w:r>
        <w:proofErr w:type="spellEnd"/>
        <w:r w:rsidRPr="00301401">
          <w:rPr>
            <w:rFonts w:cs="Arial"/>
            <w:szCs w:val="20"/>
            <w:highlight w:val="yellow"/>
            <w:rPrChange w:id="2354" w:author="Admin" w:date="2013-07-01T01:02:00Z">
              <w:rPr>
                <w:rFonts w:cs="Arial"/>
                <w:szCs w:val="20"/>
              </w:rPr>
            </w:rPrChange>
          </w:rPr>
          <w:t xml:space="preserve"> 1 e 2 do ticket.</w:t>
        </w:r>
      </w:ins>
      <w:del w:id="2355" w:author="Kinder" w:date="2013-06-29T11:41:00Z">
        <w:r w:rsidR="00E11010" w:rsidRPr="00301401" w:rsidDel="00D65436">
          <w:rPr>
            <w:rFonts w:cs="Arial"/>
            <w:szCs w:val="20"/>
            <w:highlight w:val="yellow"/>
            <w:rPrChange w:id="2356" w:author="Admin" w:date="2013-07-01T01:0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="00B45946" w:rsidRPr="00301401" w:rsidDel="00D65436">
          <w:rPr>
            <w:rFonts w:cs="Arial"/>
            <w:szCs w:val="20"/>
            <w:highlight w:val="yellow"/>
            <w:rPrChange w:id="2357" w:author="Admin" w:date="2013-07-01T01:0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2358" w:author="Wolfgang J. Toechterle" w:date="2013-06-22T11:36:00Z">
        <w:del w:id="2359" w:author="Kinder" w:date="2013-06-29T11:41:00Z">
          <w:r w:rsidR="000E276C" w:rsidRPr="00301401" w:rsidDel="00D65436">
            <w:rPr>
              <w:rFonts w:cs="Arial"/>
              <w:szCs w:val="20"/>
              <w:highlight w:val="yellow"/>
              <w:rPrChange w:id="2360" w:author="Admin" w:date="2013-07-01T01:02:00Z">
                <w:rPr>
                  <w:rFonts w:cs="Arial"/>
                  <w:szCs w:val="20"/>
                </w:rPr>
              </w:rPrChange>
            </w:rPr>
            <w:delText xml:space="preserve"> </w:delText>
          </w:r>
        </w:del>
        <w:del w:id="2361" w:author="Kinder" w:date="2013-06-29T11:42:00Z">
          <w:r w:rsidR="000E276C" w:rsidRPr="00301401" w:rsidDel="00D65436">
            <w:rPr>
              <w:rFonts w:cs="Arial"/>
              <w:szCs w:val="20"/>
              <w:highlight w:val="yellow"/>
              <w:rPrChange w:id="2362" w:author="Admin" w:date="2013-07-01T01:02:00Z">
                <w:rPr>
                  <w:rFonts w:cs="Arial"/>
                  <w:szCs w:val="20"/>
                </w:rPr>
              </w:rPrChange>
            </w:rPr>
            <w:delText xml:space="preserve">Show </w:delText>
          </w:r>
        </w:del>
        <w:del w:id="2363" w:author="Kinder" w:date="2013-06-30T08:54:00Z">
          <w:r w:rsidR="000E276C" w:rsidRPr="00301401" w:rsidDel="00F2525A">
            <w:rPr>
              <w:rFonts w:cs="Arial"/>
              <w:szCs w:val="20"/>
              <w:highlight w:val="yellow"/>
              <w:rPrChange w:id="2364" w:author="Admin" w:date="2013-07-01T01:02:00Z">
                <w:rPr>
                  <w:rFonts w:cs="Arial"/>
                  <w:szCs w:val="20"/>
                </w:rPr>
              </w:rPrChange>
            </w:rPr>
            <w:delText>in your design where you would place the serial number on the two parts of the ticket</w:delText>
          </w:r>
        </w:del>
      </w:ins>
      <w:ins w:id="2365" w:author="Wolfgang J. Toechterle" w:date="2013-06-22T11:39:00Z">
        <w:del w:id="2366" w:author="Kinder" w:date="2013-06-30T08:54:00Z">
          <w:r w:rsidR="00107523" w:rsidRPr="00301401" w:rsidDel="00F2525A">
            <w:rPr>
              <w:rFonts w:cs="Arial"/>
              <w:szCs w:val="20"/>
              <w:highlight w:val="yellow"/>
              <w:rPrChange w:id="2367" w:author="Admin" w:date="2013-07-01T01:02:00Z">
                <w:rPr>
                  <w:rFonts w:cs="Arial"/>
                  <w:szCs w:val="20"/>
                </w:rPr>
              </w:rPrChange>
            </w:rPr>
            <w:delText xml:space="preserve"> (part 1, part 2)</w:delText>
          </w:r>
        </w:del>
      </w:ins>
      <w:ins w:id="2368" w:author="Wolfgang J. Toechterle" w:date="2013-06-22T11:38:00Z">
        <w:del w:id="2369" w:author="Kinder" w:date="2013-06-30T08:54:00Z">
          <w:r w:rsidR="00107523" w:rsidRPr="00301401" w:rsidDel="00F2525A">
            <w:rPr>
              <w:rFonts w:cs="Arial"/>
              <w:szCs w:val="20"/>
              <w:highlight w:val="yellow"/>
              <w:rPrChange w:id="2370" w:author="Admin" w:date="2013-07-01T01:02:00Z">
                <w:rPr>
                  <w:rFonts w:cs="Arial"/>
                  <w:szCs w:val="20"/>
                </w:rPr>
              </w:rPrChange>
            </w:rPr>
            <w:delText>.</w:delText>
          </w:r>
        </w:del>
      </w:ins>
      <w:del w:id="2371" w:author="Wolfgang J. Toechterle" w:date="2013-06-22T11:36:00Z">
        <w:r w:rsidR="00B45946" w:rsidRPr="00A907D9" w:rsidDel="000E276C">
          <w:rPr>
            <w:rFonts w:cs="Arial"/>
            <w:szCs w:val="20"/>
            <w:rPrChange w:id="2372" w:author="Admin" w:date="2013-07-01T00:59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A907D9" w:rsidRDefault="00E90506" w:rsidP="00CE6B36">
      <w:pPr>
        <w:rPr>
          <w:rPrChange w:id="2373" w:author="Admin" w:date="2013-07-01T00:59:00Z">
            <w:rPr/>
          </w:rPrChange>
        </w:rPr>
      </w:pPr>
    </w:p>
    <w:p w14:paraId="1D33AD8C" w14:textId="23109D35" w:rsidR="005B138D" w:rsidRPr="00EA5133" w:rsidRDefault="005B138D" w:rsidP="005B138D">
      <w:pPr>
        <w:rPr>
          <w:b/>
          <w:szCs w:val="20"/>
          <w:rPrChange w:id="2374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2375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  <w:ins w:id="2376" w:author="Admin" w:date="2013-07-01T01:03:00Z">
        <w:r w:rsidR="00301401" w:rsidRPr="00301401">
          <w:rPr>
            <w:b/>
            <w:szCs w:val="20"/>
            <w:highlight w:val="yellow"/>
            <w:rPrChange w:id="2377" w:author="Admin" w:date="2013-07-01T01:03:00Z">
              <w:rPr>
                <w:b/>
                <w:szCs w:val="20"/>
              </w:rPr>
            </w:rPrChange>
          </w:rPr>
          <w:t>(</w:t>
        </w:r>
        <w:proofErr w:type="spellStart"/>
        <w:r w:rsidR="00301401" w:rsidRPr="00301401">
          <w:rPr>
            <w:b/>
            <w:szCs w:val="20"/>
            <w:highlight w:val="yellow"/>
            <w:rPrChange w:id="2378" w:author="Admin" w:date="2013-07-01T01:03:00Z">
              <w:rPr>
                <w:b/>
                <w:szCs w:val="20"/>
              </w:rPr>
            </w:rPrChange>
          </w:rPr>
          <w:t>Elementos</w:t>
        </w:r>
        <w:proofErr w:type="spellEnd"/>
        <w:r w:rsidR="00301401" w:rsidRPr="00301401">
          <w:rPr>
            <w:b/>
            <w:szCs w:val="20"/>
            <w:highlight w:val="yellow"/>
            <w:rPrChange w:id="2379" w:author="Admin" w:date="2013-07-01T01:03:00Z">
              <w:rPr>
                <w:b/>
                <w:szCs w:val="20"/>
              </w:rPr>
            </w:rPrChange>
          </w:rPr>
          <w:t xml:space="preserve"> </w:t>
        </w:r>
        <w:proofErr w:type="spellStart"/>
        <w:r w:rsidR="00301401" w:rsidRPr="00301401">
          <w:rPr>
            <w:b/>
            <w:szCs w:val="20"/>
            <w:highlight w:val="yellow"/>
            <w:rPrChange w:id="2380" w:author="Admin" w:date="2013-07-01T01:03:00Z">
              <w:rPr>
                <w:b/>
                <w:szCs w:val="20"/>
              </w:rPr>
            </w:rPrChange>
          </w:rPr>
          <w:t>requeridos</w:t>
        </w:r>
        <w:proofErr w:type="spellEnd"/>
        <w:r w:rsidR="00301401" w:rsidRPr="00301401">
          <w:rPr>
            <w:b/>
            <w:szCs w:val="20"/>
            <w:highlight w:val="yellow"/>
            <w:rPrChange w:id="2381" w:author="Admin" w:date="2013-07-01T01:03:00Z">
              <w:rPr>
                <w:b/>
                <w:szCs w:val="20"/>
              </w:rPr>
            </w:rPrChange>
          </w:rPr>
          <w:t>)</w:t>
        </w:r>
      </w:ins>
    </w:p>
    <w:p w14:paraId="2464B6C5" w14:textId="77777777" w:rsidR="005B138D" w:rsidRPr="00EA5133" w:rsidRDefault="005B138D" w:rsidP="005B138D">
      <w:pPr>
        <w:rPr>
          <w:rPrChange w:id="2382" w:author="Wolfgang J. Toechterle" w:date="2013-06-22T10:32:00Z">
            <w:rPr>
              <w:lang w:val="en-US"/>
            </w:rPr>
          </w:rPrChange>
        </w:rPr>
      </w:pPr>
    </w:p>
    <w:p w14:paraId="524FA610" w14:textId="4F6BBFA3" w:rsidR="00292AA9" w:rsidRPr="00EA5133" w:rsidRDefault="005B138D" w:rsidP="005B138D">
      <w:pPr>
        <w:widowControl w:val="0"/>
        <w:autoSpaceDE w:val="0"/>
        <w:autoSpaceDN w:val="0"/>
        <w:adjustRightInd w:val="0"/>
        <w:rPr>
          <w:rPrChange w:id="238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384" w:author="Wolfgang J. Toechterle" w:date="2013-06-22T10:32:00Z">
            <w:rPr>
              <w:lang w:val="en-US"/>
            </w:rPr>
          </w:rPrChange>
        </w:rPr>
        <w:t>Given text</w:t>
      </w:r>
      <w:del w:id="2385" w:author="Kinder" w:date="2013-06-29T11:43:00Z">
        <w:r w:rsidRPr="00EA5133" w:rsidDel="00D65436">
          <w:rPr>
            <w:rPrChange w:id="2386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ins w:id="2387" w:author="Kinder" w:date="2013-06-29T11:43:00Z">
        <w:r w:rsidR="00D65436">
          <w:t xml:space="preserve"> </w:t>
        </w:r>
      </w:ins>
      <w:ins w:id="2388" w:author="Kinder" w:date="2013-06-29T11:52:00Z">
        <w:r w:rsidR="004C4D2C">
          <w:t>:</w:t>
        </w:r>
      </w:ins>
      <w:ins w:id="2389" w:author="Kinder" w:date="2013-06-29T11:43:00Z">
        <w:r w:rsidR="00D65436" w:rsidRPr="00EA5133">
          <w:rPr>
            <w:rPrChange w:id="2390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2391" w:author="Admin" w:date="2013-07-01T01:03:00Z">
        <w:r w:rsidR="00301401" w:rsidRPr="00301401">
          <w:rPr>
            <w:highlight w:val="yellow"/>
            <w:rPrChange w:id="2392" w:author="Admin" w:date="2013-07-01T01:03:00Z">
              <w:rPr/>
            </w:rPrChange>
          </w:rPr>
          <w:t>(</w:t>
        </w:r>
        <w:proofErr w:type="spellStart"/>
        <w:r w:rsidR="00301401" w:rsidRPr="00301401">
          <w:rPr>
            <w:highlight w:val="yellow"/>
            <w:rPrChange w:id="2393" w:author="Admin" w:date="2013-07-01T01:03:00Z">
              <w:rPr/>
            </w:rPrChange>
          </w:rPr>
          <w:t>Texto</w:t>
        </w:r>
        <w:proofErr w:type="spellEnd"/>
        <w:r w:rsidR="00301401" w:rsidRPr="00301401">
          <w:rPr>
            <w:highlight w:val="yellow"/>
            <w:rPrChange w:id="2394" w:author="Admin" w:date="2013-07-01T01:03:00Z">
              <w:rPr/>
            </w:rPrChange>
          </w:rPr>
          <w:t xml:space="preserve"> </w:t>
        </w:r>
        <w:proofErr w:type="spellStart"/>
        <w:r w:rsidR="00301401" w:rsidRPr="00301401">
          <w:rPr>
            <w:highlight w:val="yellow"/>
            <w:rPrChange w:id="2395" w:author="Admin" w:date="2013-07-01T01:03:00Z">
              <w:rPr/>
            </w:rPrChange>
          </w:rPr>
          <w:t>fornecido</w:t>
        </w:r>
        <w:proofErr w:type="spellEnd"/>
        <w:r w:rsidR="00301401" w:rsidRPr="00301401">
          <w:rPr>
            <w:highlight w:val="yellow"/>
            <w:rPrChange w:id="2396" w:author="Admin" w:date="2013-07-01T01:03:00Z">
              <w:rPr/>
            </w:rPrChange>
          </w:rPr>
          <w:t>)</w:t>
        </w:r>
      </w:ins>
    </w:p>
    <w:p w14:paraId="5E28342F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39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239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39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2400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40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2402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 printing processes in a working museum</w:t>
      </w:r>
    </w:p>
    <w:p w14:paraId="7D0CF0D0" w14:textId="77777777" w:rsidR="00124C60" w:rsidRPr="007922F0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2403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2404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7922F0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2405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2406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7922F0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  <w:rPrChange w:id="2407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7922F0">
        <w:rPr>
          <w:rFonts w:ascii="Times New Roman" w:hAnsi="Times New Roman" w:cs="Times New Roman"/>
          <w:szCs w:val="20"/>
          <w:lang w:val="de-DE"/>
          <w:rPrChange w:id="2408" w:author="Admin" w:date="2013-06-30T22:49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Default="00124C60" w:rsidP="00A32574">
      <w:pPr>
        <w:widowControl w:val="0"/>
        <w:autoSpaceDE w:val="0"/>
        <w:autoSpaceDN w:val="0"/>
        <w:adjustRightInd w:val="0"/>
        <w:rPr>
          <w:ins w:id="2409" w:author="Kinder" w:date="2013-06-29T12:01:00Z"/>
          <w:rFonts w:ascii="Times New Roman" w:hAnsi="Times New Roman" w:cs="Times New Roman"/>
          <w:szCs w:val="20"/>
        </w:rPr>
      </w:pPr>
      <w:r w:rsidRPr="00EA5133">
        <w:rPr>
          <w:rFonts w:ascii="Times New Roman" w:hAnsi="Times New Roman" w:cs="Times New Roman"/>
          <w:szCs w:val="20"/>
          <w:rPrChange w:id="241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2411" w:author="Wolfgang J. Toechterle" w:date="2013-06-22T10:35:00Z">
        <w:r w:rsidR="00EA5133">
          <w:rPr>
            <w:rFonts w:ascii="Times New Roman" w:hAnsi="Times New Roman" w:cs="Times New Roman"/>
            <w:szCs w:val="20"/>
          </w:rPr>
          <w:t xml:space="preserve"> </w:t>
        </w:r>
      </w:ins>
      <w:r w:rsidRPr="00EA5133">
        <w:rPr>
          <w:rFonts w:ascii="Times New Roman" w:hAnsi="Times New Roman" w:cs="Times New Roman"/>
          <w:szCs w:val="20"/>
          <w:rPrChange w:id="241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Default="00B166BD" w:rsidP="00A32574">
      <w:pPr>
        <w:widowControl w:val="0"/>
        <w:autoSpaceDE w:val="0"/>
        <w:autoSpaceDN w:val="0"/>
        <w:adjustRightInd w:val="0"/>
        <w:rPr>
          <w:ins w:id="2413" w:author="Kinder" w:date="2013-06-29T12:01:00Z"/>
          <w:rFonts w:ascii="Times New Roman" w:hAnsi="Times New Roman" w:cs="Times New Roman"/>
          <w:szCs w:val="20"/>
        </w:rPr>
      </w:pPr>
    </w:p>
    <w:p w14:paraId="6BD40F8A" w14:textId="73A3B1B2" w:rsidR="00B166BD" w:rsidRPr="00EA5133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414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2415" w:author="Kinder" w:date="2013-06-29T12:01:00Z">
        <w:r>
          <w:rPr>
            <w:rFonts w:ascii="Times New Roman" w:hAnsi="Times New Roman" w:cs="Times New Roman"/>
            <w:szCs w:val="20"/>
          </w:rPr>
          <w:t xml:space="preserve">Serial number use </w:t>
        </w:r>
      </w:ins>
      <w:ins w:id="2416" w:author="Admin" w:date="2013-07-01T01:04:00Z">
        <w:r w:rsidR="00301401">
          <w:rPr>
            <w:rFonts w:ascii="Times New Roman" w:hAnsi="Times New Roman" w:cs="Times New Roman"/>
            <w:szCs w:val="20"/>
          </w:rPr>
          <w:t>(</w:t>
        </w:r>
        <w:proofErr w:type="spellStart"/>
        <w:r w:rsidR="00301401" w:rsidRPr="00301401">
          <w:rPr>
            <w:rFonts w:ascii="Times New Roman" w:hAnsi="Times New Roman" w:cs="Times New Roman"/>
            <w:szCs w:val="20"/>
            <w:highlight w:val="yellow"/>
            <w:rPrChange w:id="2417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>numero</w:t>
        </w:r>
        <w:proofErr w:type="spellEnd"/>
        <w:r w:rsidR="00301401" w:rsidRPr="00301401">
          <w:rPr>
            <w:rFonts w:ascii="Times New Roman" w:hAnsi="Times New Roman" w:cs="Times New Roman"/>
            <w:szCs w:val="20"/>
            <w:highlight w:val="yellow"/>
            <w:rPrChange w:id="2418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 xml:space="preserve"> </w:t>
        </w:r>
        <w:proofErr w:type="spellStart"/>
        <w:r w:rsidR="00301401" w:rsidRPr="00301401">
          <w:rPr>
            <w:rFonts w:ascii="Times New Roman" w:hAnsi="Times New Roman" w:cs="Times New Roman"/>
            <w:szCs w:val="20"/>
            <w:highlight w:val="yellow"/>
            <w:rPrChange w:id="2419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>seriado</w:t>
        </w:r>
        <w:proofErr w:type="spellEnd"/>
        <w:r w:rsidR="00301401" w:rsidRPr="00301401">
          <w:rPr>
            <w:rFonts w:ascii="Times New Roman" w:hAnsi="Times New Roman" w:cs="Times New Roman"/>
            <w:szCs w:val="20"/>
            <w:highlight w:val="yellow"/>
            <w:rPrChange w:id="2420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 xml:space="preserve"> </w:t>
        </w:r>
        <w:proofErr w:type="spellStart"/>
        <w:r w:rsidR="00301401" w:rsidRPr="00301401">
          <w:rPr>
            <w:rFonts w:ascii="Times New Roman" w:hAnsi="Times New Roman" w:cs="Times New Roman"/>
            <w:szCs w:val="20"/>
            <w:highlight w:val="yellow"/>
            <w:rPrChange w:id="2421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>utilizado</w:t>
        </w:r>
        <w:proofErr w:type="spellEnd"/>
        <w:r w:rsidR="00301401" w:rsidRPr="00301401">
          <w:rPr>
            <w:rFonts w:ascii="Times New Roman" w:hAnsi="Times New Roman" w:cs="Times New Roman"/>
            <w:szCs w:val="20"/>
            <w:highlight w:val="yellow"/>
            <w:rPrChange w:id="2422" w:author="Admin" w:date="2013-07-01T01:04:00Z">
              <w:rPr>
                <w:rFonts w:ascii="Times New Roman" w:hAnsi="Times New Roman" w:cs="Times New Roman"/>
                <w:szCs w:val="20"/>
              </w:rPr>
            </w:rPrChange>
          </w:rPr>
          <w:t>)</w:t>
        </w:r>
      </w:ins>
      <w:ins w:id="2423" w:author="Kinder" w:date="2013-06-29T12:01:00Z">
        <w:r>
          <w:rPr>
            <w:rFonts w:ascii="Times New Roman" w:hAnsi="Times New Roman" w:cs="Times New Roman"/>
            <w:szCs w:val="20"/>
          </w:rPr>
          <w:t>: 247398</w:t>
        </w:r>
      </w:ins>
    </w:p>
    <w:p w14:paraId="14EC3766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PrChange w:id="2424" w:author="Wolfgang J. Toechterle" w:date="2013-06-22T10:32:00Z">
            <w:rPr>
              <w:lang w:val="en-US"/>
            </w:rPr>
          </w:rPrChange>
        </w:rPr>
      </w:pPr>
    </w:p>
    <w:p w14:paraId="5B27D558" w14:textId="69E4DF90" w:rsidR="004C4D2C" w:rsidRDefault="005B138D" w:rsidP="005B138D">
      <w:pPr>
        <w:rPr>
          <w:ins w:id="2425" w:author="Kinder" w:date="2013-06-29T11:51:00Z"/>
        </w:rPr>
      </w:pPr>
      <w:r w:rsidRPr="00EA5133">
        <w:rPr>
          <w:rPrChange w:id="2426" w:author="Wolfgang J. Toechterle" w:date="2013-06-22T10:32:00Z">
            <w:rPr>
              <w:lang w:val="en-US"/>
            </w:rPr>
          </w:rPrChange>
        </w:rPr>
        <w:t>Logo</w:t>
      </w:r>
      <w:ins w:id="2427" w:author="Kinder" w:date="2013-06-29T11:51:00Z">
        <w:r w:rsidR="004C4D2C">
          <w:t>:</w:t>
        </w:r>
      </w:ins>
      <w:r w:rsidR="00B45946" w:rsidRPr="00EA5133">
        <w:rPr>
          <w:rPrChange w:id="2428" w:author="Wolfgang J. Toechterle" w:date="2013-06-22T10:32:00Z">
            <w:rPr>
              <w:lang w:val="en-US"/>
            </w:rPr>
          </w:rPrChange>
        </w:rPr>
        <w:t xml:space="preserve"> </w:t>
      </w:r>
      <w:del w:id="2429" w:author="Kinder" w:date="2013-06-29T11:51:00Z">
        <w:r w:rsidR="00B45946" w:rsidRPr="00EA5133" w:rsidDel="004C4D2C">
          <w:rPr>
            <w:rPrChange w:id="2430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EA5133">
        <w:rPr>
          <w:rPrChange w:id="2431" w:author="Wolfgang J. Toechterle" w:date="2013-06-22T10:32:00Z">
            <w:rPr>
              <w:lang w:val="en-US"/>
            </w:rPr>
          </w:rPrChange>
        </w:rPr>
        <w:t>English version</w:t>
      </w:r>
      <w:r w:rsidR="00FA6E82" w:rsidRPr="00EA5133">
        <w:rPr>
          <w:rPrChange w:id="2432" w:author="Wolfgang J. Toechterle" w:date="2013-06-22T10:32:00Z">
            <w:rPr>
              <w:lang w:val="en-US"/>
            </w:rPr>
          </w:rPrChange>
        </w:rPr>
        <w:t xml:space="preserve"> </w:t>
      </w:r>
      <w:del w:id="2433" w:author="Wolfgang J. Toechterle" w:date="2013-06-22T11:24:00Z">
        <w:r w:rsidR="00FA6E82" w:rsidRPr="00EA5133" w:rsidDel="00B04CCA">
          <w:rPr>
            <w:rPrChange w:id="2434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2435" w:author="Kinder" w:date="2013-06-29T11:51:00Z">
        <w:r w:rsidR="004C4D2C">
          <w:t>only (</w:t>
        </w:r>
      </w:ins>
      <w:ins w:id="2436" w:author="Kinder" w:date="2013-06-29T11:52:00Z">
        <w:r w:rsidR="004C4D2C">
          <w:t>1</w:t>
        </w:r>
      </w:ins>
      <w:ins w:id="2437" w:author="Kinder" w:date="2013-06-29T11:53:00Z">
        <w:r w:rsidR="004C4D2C">
          <w:t xml:space="preserve"> </w:t>
        </w:r>
      </w:ins>
      <w:ins w:id="2438" w:author="Kinder" w:date="2013-06-29T11:51:00Z">
        <w:r w:rsidR="00F2525A">
          <w:t>PMS</w:t>
        </w:r>
        <w:r w:rsidR="004C4D2C">
          <w:t xml:space="preserve"> colo</w:t>
        </w:r>
      </w:ins>
      <w:ins w:id="2439" w:author="Kinder" w:date="2013-06-29T11:53:00Z">
        <w:r w:rsidR="004C4D2C">
          <w:t>u</w:t>
        </w:r>
      </w:ins>
      <w:ins w:id="2440" w:author="Kinder" w:date="2013-06-29T11:51:00Z">
        <w:r w:rsidR="004C4D2C">
          <w:t>r)</w:t>
        </w:r>
      </w:ins>
      <w:ins w:id="2441" w:author="Admin" w:date="2013-07-01T01:04:00Z">
        <w:r w:rsidR="00301401">
          <w:t xml:space="preserve"> </w:t>
        </w:r>
        <w:r w:rsidR="00301401" w:rsidRPr="00301401">
          <w:rPr>
            <w:b/>
            <w:rPrChange w:id="2442" w:author="Admin" w:date="2013-07-01T01:05:00Z">
              <w:rPr/>
            </w:rPrChange>
          </w:rPr>
          <w:t>(</w:t>
        </w:r>
        <w:proofErr w:type="spellStart"/>
        <w:r w:rsidR="00301401" w:rsidRPr="00301401">
          <w:rPr>
            <w:b/>
            <w:rPrChange w:id="2443" w:author="Admin" w:date="2013-07-01T01:05:00Z">
              <w:rPr/>
            </w:rPrChange>
          </w:rPr>
          <w:t>somente</w:t>
        </w:r>
        <w:proofErr w:type="spellEnd"/>
        <w:r w:rsidR="00301401" w:rsidRPr="00301401">
          <w:rPr>
            <w:b/>
            <w:rPrChange w:id="2444" w:author="Admin" w:date="2013-07-01T01:05:00Z">
              <w:rPr/>
            </w:rPrChange>
          </w:rPr>
          <w:t xml:space="preserve"> </w:t>
        </w:r>
        <w:proofErr w:type="spellStart"/>
        <w:r w:rsidR="00301401" w:rsidRPr="00301401">
          <w:rPr>
            <w:b/>
            <w:rPrChange w:id="2445" w:author="Admin" w:date="2013-07-01T01:05:00Z">
              <w:rPr/>
            </w:rPrChange>
          </w:rPr>
          <w:t>versao</w:t>
        </w:r>
        <w:proofErr w:type="spellEnd"/>
        <w:r w:rsidR="00301401" w:rsidRPr="00301401">
          <w:rPr>
            <w:b/>
            <w:rPrChange w:id="2446" w:author="Admin" w:date="2013-07-01T01:05:00Z">
              <w:rPr/>
            </w:rPrChange>
          </w:rPr>
          <w:t xml:space="preserve"> ingles)</w:t>
        </w:r>
      </w:ins>
    </w:p>
    <w:p w14:paraId="0F9555D1" w14:textId="0C6198B8" w:rsidR="005B138D" w:rsidRPr="00EA5133" w:rsidDel="00B37A05" w:rsidRDefault="004C4D2C" w:rsidP="005B138D">
      <w:pPr>
        <w:rPr>
          <w:del w:id="2447" w:author="Wolfgang J. Toechterle" w:date="2013-06-11T08:37:00Z"/>
          <w:rPrChange w:id="2448" w:author="Wolfgang J. Toechterle" w:date="2013-06-22T10:32:00Z">
            <w:rPr>
              <w:del w:id="2449" w:author="Wolfgang J. Toechterle" w:date="2013-06-11T08:37:00Z"/>
              <w:lang w:val="en-US"/>
            </w:rPr>
          </w:rPrChange>
        </w:rPr>
      </w:pPr>
      <w:ins w:id="2450" w:author="Kinder" w:date="2013-06-29T11:51:00Z">
        <w:r>
          <w:t>Design: Single side</w:t>
        </w:r>
      </w:ins>
      <w:ins w:id="2451" w:author="Kinder" w:date="2013-06-30T08:55:00Z">
        <w:r w:rsidR="00F2525A">
          <w:t>d</w:t>
        </w:r>
      </w:ins>
      <w:ins w:id="2452" w:author="Admin" w:date="2013-07-01T01:05:00Z">
        <w:r w:rsidR="00301401">
          <w:t xml:space="preserve"> </w:t>
        </w:r>
        <w:r w:rsidR="00301401" w:rsidRPr="00301401">
          <w:rPr>
            <w:highlight w:val="yellow"/>
            <w:rPrChange w:id="2453" w:author="Admin" w:date="2013-07-01T01:05:00Z">
              <w:rPr/>
            </w:rPrChange>
          </w:rPr>
          <w:t xml:space="preserve">(um </w:t>
        </w:r>
        <w:proofErr w:type="spellStart"/>
        <w:r w:rsidR="00301401" w:rsidRPr="00301401">
          <w:rPr>
            <w:highlight w:val="yellow"/>
            <w:rPrChange w:id="2454" w:author="Admin" w:date="2013-07-01T01:05:00Z">
              <w:rPr/>
            </w:rPrChange>
          </w:rPr>
          <w:t>lado</w:t>
        </w:r>
        <w:proofErr w:type="spellEnd"/>
        <w:r w:rsidR="00301401" w:rsidRPr="00301401">
          <w:rPr>
            <w:highlight w:val="yellow"/>
            <w:rPrChange w:id="2455" w:author="Admin" w:date="2013-07-01T01:05:00Z">
              <w:rPr/>
            </w:rPrChange>
          </w:rPr>
          <w:t>)</w:t>
        </w:r>
      </w:ins>
      <w:del w:id="2456" w:author="Wolfgang J. Toechterle" w:date="2013-06-22T11:24:00Z">
        <w:r w:rsidR="005B138D" w:rsidRPr="00EA5133" w:rsidDel="00B04CCA">
          <w:rPr>
            <w:rPrChange w:id="2457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del w:id="2458" w:author="Kinder" w:date="2013-06-29T11:50:00Z">
        <w:r w:rsidR="005B138D" w:rsidRPr="00EA5133" w:rsidDel="004C4D2C">
          <w:rPr>
            <w:rPrChange w:id="2459" w:author="Wolfgang J. Toechterle" w:date="2013-06-22T10:32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EA5133" w:rsidRDefault="005430DA" w:rsidP="005B138D">
      <w:pPr>
        <w:rPr>
          <w:rPrChange w:id="2460" w:author="Wolfgang J. Toechterle" w:date="2013-06-22T10:32:00Z">
            <w:rPr>
              <w:lang w:val="en-US"/>
            </w:rPr>
          </w:rPrChange>
        </w:rPr>
      </w:pPr>
    </w:p>
    <w:p w14:paraId="30469B3D" w14:textId="1F3395C4" w:rsidR="00362398" w:rsidRDefault="00362398" w:rsidP="005B138D">
      <w:pPr>
        <w:rPr>
          <w:ins w:id="2461" w:author="Admin" w:date="2013-07-01T01:05:00Z"/>
        </w:rPr>
      </w:pPr>
      <w:r w:rsidRPr="00EA5133">
        <w:rPr>
          <w:rPrChange w:id="2462" w:author="Wolfgang J. Toechterle" w:date="2013-06-22T10:32:00Z">
            <w:rPr>
              <w:lang w:val="en-US"/>
            </w:rPr>
          </w:rPrChange>
        </w:rPr>
        <w:t>Font: no specification</w:t>
      </w:r>
      <w:ins w:id="2463" w:author="Admin" w:date="2013-07-01T01:05:00Z">
        <w:r w:rsidR="00301401">
          <w:t xml:space="preserve"> </w:t>
        </w:r>
      </w:ins>
    </w:p>
    <w:p w14:paraId="172C728F" w14:textId="4556169C" w:rsidR="00301401" w:rsidRDefault="00301401" w:rsidP="005B138D">
      <w:pPr>
        <w:rPr>
          <w:ins w:id="2464" w:author="Wolfgang J. Toechterle" w:date="2013-06-22T11:35:00Z"/>
        </w:rPr>
      </w:pPr>
      <w:proofErr w:type="spellStart"/>
      <w:ins w:id="2465" w:author="Admin" w:date="2013-07-01T01:05:00Z">
        <w:r w:rsidRPr="00301401">
          <w:rPr>
            <w:highlight w:val="yellow"/>
            <w:rPrChange w:id="2466" w:author="Admin" w:date="2013-07-01T01:06:00Z">
              <w:rPr/>
            </w:rPrChange>
          </w:rPr>
          <w:t>Fonte</w:t>
        </w:r>
        <w:proofErr w:type="spellEnd"/>
        <w:r w:rsidRPr="00301401">
          <w:rPr>
            <w:highlight w:val="yellow"/>
            <w:rPrChange w:id="2467" w:author="Admin" w:date="2013-07-01T01:06:00Z">
              <w:rPr/>
            </w:rPrChange>
          </w:rPr>
          <w:t xml:space="preserve"> – </w:t>
        </w:r>
        <w:proofErr w:type="spellStart"/>
        <w:proofErr w:type="gramStart"/>
        <w:r w:rsidRPr="00301401">
          <w:rPr>
            <w:highlight w:val="yellow"/>
            <w:rPrChange w:id="2468" w:author="Admin" w:date="2013-07-01T01:06:00Z">
              <w:rPr/>
            </w:rPrChange>
          </w:rPr>
          <w:t>sem</w:t>
        </w:r>
        <w:proofErr w:type="spellEnd"/>
        <w:proofErr w:type="gramEnd"/>
        <w:r w:rsidRPr="00301401">
          <w:rPr>
            <w:highlight w:val="yellow"/>
            <w:rPrChange w:id="2469" w:author="Admin" w:date="2013-07-01T01:06:00Z">
              <w:rPr/>
            </w:rPrChange>
          </w:rPr>
          <w:t xml:space="preserve"> </w:t>
        </w:r>
        <w:proofErr w:type="spellStart"/>
        <w:r w:rsidRPr="00301401">
          <w:rPr>
            <w:highlight w:val="yellow"/>
            <w:rPrChange w:id="2470" w:author="Admin" w:date="2013-07-01T01:06:00Z">
              <w:rPr/>
            </w:rPrChange>
          </w:rPr>
          <w:t>especificacao</w:t>
        </w:r>
      </w:ins>
      <w:proofErr w:type="spellEnd"/>
    </w:p>
    <w:p w14:paraId="37801853" w14:textId="416EDF00" w:rsidR="000E276C" w:rsidRDefault="00107523" w:rsidP="005B138D">
      <w:pPr>
        <w:rPr>
          <w:ins w:id="2471" w:author="Admin" w:date="2013-07-01T01:06:00Z"/>
        </w:rPr>
      </w:pPr>
      <w:ins w:id="2472" w:author="Wolfgang J. Toechterle" w:date="2013-06-22T11:40:00Z">
        <w:r>
          <w:t>Serial number</w:t>
        </w:r>
        <w:del w:id="2473" w:author="Kinder" w:date="2013-06-29T11:54:00Z">
          <w:r w:rsidDel="006F01C5">
            <w:delText>: two time</w:delText>
          </w:r>
        </w:del>
      </w:ins>
      <w:ins w:id="2474" w:author="Wolfgang J. Toechterle" w:date="2013-06-22T11:41:00Z">
        <w:del w:id="2475" w:author="Kinder" w:date="2013-06-29T11:54:00Z">
          <w:r w:rsidDel="006F01C5">
            <w:delText>s</w:delText>
          </w:r>
        </w:del>
      </w:ins>
      <w:ins w:id="2476" w:author="Wolfgang J. Toechterle" w:date="2013-06-22T11:40:00Z">
        <w:del w:id="2477" w:author="Kinder" w:date="2013-06-29T11:54:00Z">
          <w:r w:rsidDel="006F01C5">
            <w:delText xml:space="preserve"> on your Desi</w:delText>
          </w:r>
        </w:del>
      </w:ins>
      <w:ins w:id="2478" w:author="Kinder" w:date="2013-06-29T11:54:00Z">
        <w:r w:rsidR="006F01C5">
          <w:t xml:space="preserve">: </w:t>
        </w:r>
      </w:ins>
      <w:ins w:id="2479" w:author="Kinder" w:date="2013-06-30T08:55:00Z">
        <w:r w:rsidR="00F2525A">
          <w:t>To be on both</w:t>
        </w:r>
      </w:ins>
      <w:ins w:id="2480" w:author="Kinder" w:date="2013-06-29T11:54:00Z">
        <w:r w:rsidR="006F01C5">
          <w:t xml:space="preserve"> part</w:t>
        </w:r>
      </w:ins>
      <w:ins w:id="2481" w:author="Kinder" w:date="2013-06-30T08:55:00Z">
        <w:r w:rsidR="00BB5003">
          <w:t>s</w:t>
        </w:r>
      </w:ins>
      <w:ins w:id="2482" w:author="Kinder" w:date="2013-06-29T11:54:00Z">
        <w:r w:rsidR="006F01C5">
          <w:t xml:space="preserve"> of the ticket </w:t>
        </w:r>
      </w:ins>
      <w:ins w:id="2483" w:author="Wolfgang J. Toechterle" w:date="2013-06-22T11:40:00Z">
        <w:del w:id="2484" w:author="Kinder" w:date="2013-06-29T11:54:00Z">
          <w:r w:rsidDel="006F01C5">
            <w:delText xml:space="preserve">gn </w:delText>
          </w:r>
        </w:del>
        <w:r>
          <w:t xml:space="preserve">(on part 1 and </w:t>
        </w:r>
        <w:del w:id="2485" w:author="Kinder" w:date="2013-06-29T11:53:00Z">
          <w:r w:rsidDel="006F01C5">
            <w:delText xml:space="preserve">on </w:delText>
          </w:r>
        </w:del>
        <w:r>
          <w:t>part 2</w:t>
        </w:r>
      </w:ins>
      <w:ins w:id="2486" w:author="Wolfgang J. Toechterle" w:date="2013-06-22T11:41:00Z">
        <w:del w:id="2487" w:author="Kinder" w:date="2013-06-29T11:54:00Z">
          <w:r w:rsidDel="006F01C5">
            <w:delText xml:space="preserve"> divided by the straight line</w:delText>
          </w:r>
        </w:del>
      </w:ins>
      <w:ins w:id="2488" w:author="Wolfgang J. Toechterle" w:date="2013-06-22T11:40:00Z">
        <w:r>
          <w:t>)</w:t>
        </w:r>
      </w:ins>
      <w:ins w:id="2489" w:author="Kinder" w:date="2013-06-29T11:58:00Z">
        <w:r w:rsidR="00B166BD">
          <w:t xml:space="preserve"> </w:t>
        </w:r>
      </w:ins>
    </w:p>
    <w:p w14:paraId="12AE2602" w14:textId="2DFD5A95" w:rsidR="00301401" w:rsidRPr="00EA5133" w:rsidRDefault="00301401" w:rsidP="005B138D">
      <w:pPr>
        <w:rPr>
          <w:rPrChange w:id="2490" w:author="Wolfgang J. Toechterle" w:date="2013-06-22T10:32:00Z">
            <w:rPr>
              <w:lang w:val="en-US"/>
            </w:rPr>
          </w:rPrChange>
        </w:rPr>
      </w:pPr>
      <w:proofErr w:type="spellStart"/>
      <w:ins w:id="2491" w:author="Admin" w:date="2013-07-01T01:06:00Z">
        <w:r w:rsidRPr="00301401">
          <w:rPr>
            <w:highlight w:val="yellow"/>
            <w:rPrChange w:id="2492" w:author="Admin" w:date="2013-07-01T01:06:00Z">
              <w:rPr/>
            </w:rPrChange>
          </w:rPr>
          <w:t>Numero</w:t>
        </w:r>
        <w:proofErr w:type="spellEnd"/>
        <w:r w:rsidRPr="00301401">
          <w:rPr>
            <w:highlight w:val="yellow"/>
            <w:rPrChange w:id="2493" w:author="Admin" w:date="2013-07-01T01:06:00Z">
              <w:rPr/>
            </w:rPrChange>
          </w:rPr>
          <w:t xml:space="preserve"> serial – </w:t>
        </w:r>
        <w:proofErr w:type="spellStart"/>
        <w:r w:rsidRPr="00301401">
          <w:rPr>
            <w:highlight w:val="yellow"/>
            <w:rPrChange w:id="2494" w:author="Admin" w:date="2013-07-01T01:06:00Z">
              <w:rPr/>
            </w:rPrChange>
          </w:rPr>
          <w:t>deve</w:t>
        </w:r>
        <w:proofErr w:type="spellEnd"/>
        <w:r w:rsidRPr="00301401">
          <w:rPr>
            <w:highlight w:val="yellow"/>
            <w:rPrChange w:id="2495" w:author="Admin" w:date="2013-07-01T01:06:00Z">
              <w:rPr/>
            </w:rPrChange>
          </w:rPr>
          <w:t xml:space="preserve"> </w:t>
        </w:r>
        <w:proofErr w:type="spellStart"/>
        <w:r w:rsidRPr="00301401">
          <w:rPr>
            <w:highlight w:val="yellow"/>
            <w:rPrChange w:id="2496" w:author="Admin" w:date="2013-07-01T01:06:00Z">
              <w:rPr/>
            </w:rPrChange>
          </w:rPr>
          <w:t>constar</w:t>
        </w:r>
        <w:proofErr w:type="spellEnd"/>
        <w:r w:rsidRPr="00301401">
          <w:rPr>
            <w:highlight w:val="yellow"/>
            <w:rPrChange w:id="2497" w:author="Admin" w:date="2013-07-01T01:06:00Z">
              <w:rPr/>
            </w:rPrChange>
          </w:rPr>
          <w:t xml:space="preserve"> das </w:t>
        </w:r>
        <w:proofErr w:type="spellStart"/>
        <w:r w:rsidRPr="00301401">
          <w:rPr>
            <w:highlight w:val="yellow"/>
            <w:rPrChange w:id="2498" w:author="Admin" w:date="2013-07-01T01:06:00Z">
              <w:rPr/>
            </w:rPrChange>
          </w:rPr>
          <w:t>duas</w:t>
        </w:r>
        <w:proofErr w:type="spellEnd"/>
        <w:r w:rsidRPr="00301401">
          <w:rPr>
            <w:highlight w:val="yellow"/>
            <w:rPrChange w:id="2499" w:author="Admin" w:date="2013-07-01T01:06:00Z">
              <w:rPr/>
            </w:rPrChange>
          </w:rPr>
          <w:t xml:space="preserve"> </w:t>
        </w:r>
        <w:proofErr w:type="spellStart"/>
        <w:r w:rsidRPr="00301401">
          <w:rPr>
            <w:highlight w:val="yellow"/>
            <w:rPrChange w:id="2500" w:author="Admin" w:date="2013-07-01T01:06:00Z">
              <w:rPr/>
            </w:rPrChange>
          </w:rPr>
          <w:t>partes</w:t>
        </w:r>
        <w:proofErr w:type="spellEnd"/>
        <w:r w:rsidRPr="00301401">
          <w:rPr>
            <w:highlight w:val="yellow"/>
            <w:rPrChange w:id="2501" w:author="Admin" w:date="2013-07-01T01:06:00Z">
              <w:rPr/>
            </w:rPrChange>
          </w:rPr>
          <w:t xml:space="preserve"> do ticket (</w:t>
        </w:r>
        <w:proofErr w:type="spellStart"/>
        <w:proofErr w:type="gramStart"/>
        <w:r w:rsidRPr="00301401">
          <w:rPr>
            <w:highlight w:val="yellow"/>
            <w:rPrChange w:id="2502" w:author="Admin" w:date="2013-07-01T01:06:00Z">
              <w:rPr/>
            </w:rPrChange>
          </w:rPr>
          <w:t>na</w:t>
        </w:r>
        <w:proofErr w:type="spellEnd"/>
        <w:proofErr w:type="gramEnd"/>
        <w:r w:rsidRPr="00301401">
          <w:rPr>
            <w:highlight w:val="yellow"/>
            <w:rPrChange w:id="2503" w:author="Admin" w:date="2013-07-01T01:06:00Z">
              <w:rPr/>
            </w:rPrChange>
          </w:rPr>
          <w:t xml:space="preserve"> parte 1 e </w:t>
        </w:r>
        <w:proofErr w:type="spellStart"/>
        <w:r w:rsidRPr="00301401">
          <w:rPr>
            <w:highlight w:val="yellow"/>
            <w:rPrChange w:id="2504" w:author="Admin" w:date="2013-07-01T01:06:00Z">
              <w:rPr/>
            </w:rPrChange>
          </w:rPr>
          <w:t>na</w:t>
        </w:r>
        <w:proofErr w:type="spellEnd"/>
        <w:r w:rsidRPr="00301401">
          <w:rPr>
            <w:highlight w:val="yellow"/>
            <w:rPrChange w:id="2505" w:author="Admin" w:date="2013-07-01T01:06:00Z">
              <w:rPr/>
            </w:rPrChange>
          </w:rPr>
          <w:t xml:space="preserve"> parte 2)</w:t>
        </w:r>
      </w:ins>
    </w:p>
    <w:p w14:paraId="6673AC53" w14:textId="77777777" w:rsidR="00A32574" w:rsidRPr="00EA5133" w:rsidRDefault="00A32574" w:rsidP="005B138D">
      <w:pPr>
        <w:rPr>
          <w:rPrChange w:id="2506" w:author="Wolfgang J. Toechterle" w:date="2013-06-22T10:32:00Z">
            <w:rPr>
              <w:lang w:val="en-US"/>
            </w:rPr>
          </w:rPrChange>
        </w:rPr>
      </w:pPr>
    </w:p>
    <w:p w14:paraId="437073C2" w14:textId="77777777" w:rsidR="006F01C5" w:rsidRDefault="00124C60" w:rsidP="005B138D">
      <w:pPr>
        <w:rPr>
          <w:ins w:id="2507" w:author="Kinder" w:date="2013-06-29T11:54:00Z"/>
        </w:rPr>
      </w:pPr>
      <w:r w:rsidRPr="00EA5133">
        <w:rPr>
          <w:rPrChange w:id="2508" w:author="Wolfgang J. Toechterle" w:date="2013-06-22T10:32:00Z">
            <w:rPr>
              <w:lang w:val="en-US"/>
            </w:rPr>
          </w:rPrChange>
        </w:rPr>
        <w:t>QR-Code</w:t>
      </w:r>
      <w:r w:rsidR="00A32574" w:rsidRPr="00EA5133">
        <w:rPr>
          <w:rPrChange w:id="2509" w:author="Wolfgang J. Toechterle" w:date="2013-06-22T10:32:00Z">
            <w:rPr>
              <w:lang w:val="en-US"/>
            </w:rPr>
          </w:rPrChange>
        </w:rPr>
        <w:t xml:space="preserve">: </w:t>
      </w:r>
    </w:p>
    <w:p w14:paraId="6B88CC42" w14:textId="77777777" w:rsidR="00301401" w:rsidRDefault="00FA6E82" w:rsidP="005B138D">
      <w:pPr>
        <w:rPr>
          <w:ins w:id="2510" w:author="Admin" w:date="2013-07-01T01:07:00Z"/>
        </w:rPr>
      </w:pPr>
      <w:del w:id="2511" w:author="Kinder" w:date="2013-06-29T11:54:00Z">
        <w:r w:rsidRPr="00EA5133" w:rsidDel="006F01C5">
          <w:rPr>
            <w:rPrChange w:id="2512" w:author="Wolfgang J. Toechterle" w:date="2013-06-22T10:32:00Z">
              <w:rPr>
                <w:lang w:val="en-US"/>
              </w:rPr>
            </w:rPrChange>
          </w:rPr>
          <w:tab/>
        </w:r>
      </w:del>
      <w:proofErr w:type="gramStart"/>
      <w:r w:rsidR="00B45946" w:rsidRPr="00EA5133">
        <w:rPr>
          <w:rPrChange w:id="2513" w:author="Wolfgang J. Toechterle" w:date="2013-06-22T10:32:00Z">
            <w:rPr>
              <w:lang w:val="en-US"/>
            </w:rPr>
          </w:rPrChange>
        </w:rPr>
        <w:t>minimum</w:t>
      </w:r>
      <w:proofErr w:type="gramEnd"/>
      <w:r w:rsidR="00B45946" w:rsidRPr="00EA5133">
        <w:rPr>
          <w:rPrChange w:id="2514" w:author="Wolfgang J. Toechterle" w:date="2013-06-22T10:32:00Z">
            <w:rPr>
              <w:lang w:val="en-US"/>
            </w:rPr>
          </w:rPrChange>
        </w:rPr>
        <w:t xml:space="preserve"> size: 20 x 20 mm</w:t>
      </w:r>
      <w:r w:rsidR="00476437" w:rsidRPr="00EA5133">
        <w:rPr>
          <w:rPrChange w:id="2515" w:author="Wolfgang J. Toechterle" w:date="2013-06-22T10:32:00Z">
            <w:rPr>
              <w:lang w:val="en-US"/>
            </w:rPr>
          </w:rPrChange>
        </w:rPr>
        <w:t xml:space="preserve">, must be 100% </w:t>
      </w:r>
      <w:del w:id="2516" w:author="Wolfgang J. Toechterle" w:date="2013-06-11T08:36:00Z">
        <w:r w:rsidR="00476437" w:rsidRPr="00EA5133" w:rsidDel="00B37A05">
          <w:rPr>
            <w:rPrChange w:id="2517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2518" w:author="Wolfgang J. Toechterle" w:date="2013-06-11T08:36:00Z">
        <w:del w:id="2519" w:author="Kinder" w:date="2013-06-30T08:55:00Z">
          <w:r w:rsidR="00B37A05" w:rsidRPr="00EA5133" w:rsidDel="00BB5003">
            <w:rPr>
              <w:rPrChange w:id="2520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EA5133">
          <w:rPr>
            <w:rPrChange w:id="2521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2522" w:author="Wolfgang J. Toechterle" w:date="2013-06-22T11:52:00Z">
        <w:r w:rsidR="00510F1B">
          <w:t>colour</w:t>
        </w:r>
      </w:ins>
    </w:p>
    <w:p w14:paraId="00293D9C" w14:textId="32A44B2B" w:rsidR="00A32574" w:rsidRPr="00EA5133" w:rsidDel="00B37A05" w:rsidRDefault="00301401" w:rsidP="005B138D">
      <w:pPr>
        <w:rPr>
          <w:del w:id="2523" w:author="Wolfgang J. Toechterle" w:date="2013-06-11T08:37:00Z"/>
          <w:rPrChange w:id="2524" w:author="Wolfgang J. Toechterle" w:date="2013-06-22T10:32:00Z">
            <w:rPr>
              <w:del w:id="2525" w:author="Wolfgang J. Toechterle" w:date="2013-06-11T08:37:00Z"/>
              <w:lang w:val="en-US"/>
            </w:rPr>
          </w:rPrChange>
        </w:rPr>
      </w:pPr>
      <w:proofErr w:type="spellStart"/>
      <w:ins w:id="2526" w:author="Admin" w:date="2013-07-01T01:07:00Z">
        <w:r w:rsidRPr="00301401">
          <w:rPr>
            <w:highlight w:val="yellow"/>
            <w:rPrChange w:id="2527" w:author="Admin" w:date="2013-07-01T01:08:00Z">
              <w:rPr/>
            </w:rPrChange>
          </w:rPr>
          <w:t>Tamanho</w:t>
        </w:r>
        <w:proofErr w:type="spellEnd"/>
        <w:r w:rsidRPr="00301401">
          <w:rPr>
            <w:highlight w:val="yellow"/>
            <w:rPrChange w:id="2528" w:author="Admin" w:date="2013-07-01T01:08:00Z">
              <w:rPr/>
            </w:rPrChange>
          </w:rPr>
          <w:t xml:space="preserve"> </w:t>
        </w:r>
        <w:proofErr w:type="spellStart"/>
        <w:r w:rsidRPr="00301401">
          <w:rPr>
            <w:highlight w:val="yellow"/>
            <w:rPrChange w:id="2529" w:author="Admin" w:date="2013-07-01T01:08:00Z">
              <w:rPr/>
            </w:rPrChange>
          </w:rPr>
          <w:t>minimo</w:t>
        </w:r>
        <w:proofErr w:type="spellEnd"/>
        <w:r w:rsidRPr="00301401">
          <w:rPr>
            <w:highlight w:val="yellow"/>
            <w:rPrChange w:id="2530" w:author="Admin" w:date="2013-07-01T01:08:00Z">
              <w:rPr/>
            </w:rPrChange>
          </w:rPr>
          <w:t xml:space="preserve"> – 20 x 20 mm, </w:t>
        </w:r>
        <w:proofErr w:type="spellStart"/>
        <w:r w:rsidRPr="00301401">
          <w:rPr>
            <w:highlight w:val="yellow"/>
            <w:rPrChange w:id="2531" w:author="Admin" w:date="2013-07-01T01:08:00Z">
              <w:rPr/>
            </w:rPrChange>
          </w:rPr>
          <w:t>deve</w:t>
        </w:r>
        <w:proofErr w:type="spellEnd"/>
        <w:r w:rsidRPr="00301401">
          <w:rPr>
            <w:highlight w:val="yellow"/>
            <w:rPrChange w:id="2532" w:author="Admin" w:date="2013-07-01T01:08:00Z">
              <w:rPr/>
            </w:rPrChange>
          </w:rPr>
          <w:t xml:space="preserve"> </w:t>
        </w:r>
        <w:proofErr w:type="spellStart"/>
        <w:r w:rsidRPr="00301401">
          <w:rPr>
            <w:highlight w:val="yellow"/>
            <w:rPrChange w:id="2533" w:author="Admin" w:date="2013-07-01T01:08:00Z">
              <w:rPr/>
            </w:rPrChange>
          </w:rPr>
          <w:t>ser</w:t>
        </w:r>
        <w:proofErr w:type="spellEnd"/>
        <w:r w:rsidRPr="00301401">
          <w:rPr>
            <w:highlight w:val="yellow"/>
            <w:rPrChange w:id="2534" w:author="Admin" w:date="2013-07-01T01:08:00Z">
              <w:rPr/>
            </w:rPrChange>
          </w:rPr>
          <w:t xml:space="preserve"> 100% </w:t>
        </w:r>
        <w:proofErr w:type="spellStart"/>
        <w:r w:rsidRPr="00301401">
          <w:rPr>
            <w:highlight w:val="yellow"/>
            <w:rPrChange w:id="2535" w:author="Admin" w:date="2013-07-01T01:08:00Z">
              <w:rPr/>
            </w:rPrChange>
          </w:rPr>
          <w:t>colorido</w:t>
        </w:r>
      </w:ins>
      <w:proofErr w:type="spellEnd"/>
      <w:del w:id="2536" w:author="Wolfgang J. Toechterle" w:date="2013-05-31T18:05:00Z">
        <w:r w:rsidR="00476437" w:rsidRPr="00301401" w:rsidDel="00142C5A">
          <w:rPr>
            <w:highlight w:val="yellow"/>
            <w:rPrChange w:id="2537" w:author="Admin" w:date="2013-07-01T01:08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EA5133" w:rsidRDefault="00FA6E82" w:rsidP="005B138D">
      <w:pPr>
        <w:rPr>
          <w:ins w:id="2538" w:author="Wolfgang J. Toechterle" w:date="2013-06-11T08:37:00Z"/>
          <w:rPrChange w:id="2539" w:author="Wolfgang J. Toechterle" w:date="2013-06-22T10:32:00Z">
            <w:rPr>
              <w:ins w:id="2540" w:author="Wolfgang J. Toechterle" w:date="2013-06-11T08:37:00Z"/>
              <w:lang w:val="en-US"/>
            </w:rPr>
          </w:rPrChange>
        </w:rPr>
      </w:pPr>
      <w:r w:rsidRPr="00EA5133">
        <w:rPr>
          <w:rPrChange w:id="2541" w:author="Wolfgang J. Toechterle" w:date="2013-06-22T10:32:00Z">
            <w:rPr>
              <w:lang w:val="en-US"/>
            </w:rPr>
          </w:rPrChange>
        </w:rPr>
        <w:tab/>
      </w:r>
      <w:r w:rsidRPr="00EA5133">
        <w:rPr>
          <w:rPrChange w:id="2542" w:author="Wolfgang J. Toechterle" w:date="2013-06-22T10:32:00Z">
            <w:rPr>
              <w:lang w:val="en-US"/>
            </w:rPr>
          </w:rPrChange>
        </w:rPr>
        <w:tab/>
      </w:r>
    </w:p>
    <w:p w14:paraId="53908E98" w14:textId="63E4904D" w:rsidR="00FA6E82" w:rsidRPr="00EA5133" w:rsidRDefault="00FA6E82">
      <w:pPr>
        <w:rPr>
          <w:rPrChange w:id="254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544" w:author="Wolfgang J. Toechterle" w:date="2013-06-22T10:32:00Z">
            <w:rPr>
              <w:lang w:val="en-US"/>
            </w:rPr>
          </w:rPrChange>
        </w:rPr>
        <w:t>F</w:t>
      </w:r>
      <w:del w:id="2545" w:author="Admin" w:date="2013-07-01T01:08:00Z">
        <w:r w:rsidRPr="00EA5133" w:rsidDel="00301401">
          <w:rPr>
            <w:rPrChange w:id="2546" w:author="Wolfgang J. Toechterle" w:date="2013-06-22T10:32:00Z">
              <w:rPr>
                <w:lang w:val="en-US"/>
              </w:rPr>
            </w:rPrChange>
          </w:rPr>
          <w:delText>l</w:delText>
        </w:r>
      </w:del>
      <w:r w:rsidRPr="00EA5133">
        <w:rPr>
          <w:rPrChange w:id="2547" w:author="Wolfgang J. Toechterle" w:date="2013-06-22T10:32:00Z">
            <w:rPr>
              <w:lang w:val="en-US"/>
            </w:rPr>
          </w:rPrChange>
        </w:rPr>
        <w:t>i</w:t>
      </w:r>
      <w:ins w:id="2548" w:author="Admin" w:date="2013-07-01T01:08:00Z">
        <w:r w:rsidR="00301401">
          <w:t>l</w:t>
        </w:r>
      </w:ins>
      <w:r w:rsidRPr="00EA5133">
        <w:rPr>
          <w:rPrChange w:id="2549" w:author="Wolfgang J. Toechterle" w:date="2013-06-22T10:32:00Z">
            <w:rPr>
              <w:lang w:val="en-US"/>
            </w:rPr>
          </w:rPrChange>
        </w:rPr>
        <w:t>e: druckkunst.</w:t>
      </w:r>
      <w:ins w:id="2550" w:author="Wolfgang J. Toechterle" w:date="2013-06-07T08:31:00Z">
        <w:r w:rsidR="00DB44DF" w:rsidRPr="00EA5133">
          <w:rPr>
            <w:rPrChange w:id="2551" w:author="Wolfgang J. Toechterle" w:date="2013-06-22T10:32:00Z">
              <w:rPr>
                <w:lang w:val="en-US"/>
              </w:rPr>
            </w:rPrChange>
          </w:rPr>
          <w:t>png</w:t>
        </w:r>
      </w:ins>
      <w:del w:id="2552" w:author="Wolfgang J. Toechterle" w:date="2013-06-07T08:31:00Z">
        <w:r w:rsidRPr="00EA5133" w:rsidDel="00DB44DF">
          <w:rPr>
            <w:rPrChange w:id="2553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EA5133" w:rsidRDefault="00A32574" w:rsidP="005B138D">
      <w:pPr>
        <w:rPr>
          <w:rPrChange w:id="2554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EA5133" w:rsidRDefault="00A32574" w:rsidP="005B138D">
      <w:pPr>
        <w:rPr>
          <w:rPrChange w:id="2555" w:author="Wolfgang J. Toechterle" w:date="2013-06-22T10:32:00Z">
            <w:rPr>
              <w:lang w:val="en-US"/>
            </w:rPr>
          </w:rPrChange>
        </w:rPr>
      </w:pPr>
    </w:p>
    <w:p w14:paraId="6BA5FDFC" w14:textId="5280D873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255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255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  <w:ins w:id="2558" w:author="Admin" w:date="2013-07-01T01:08:00Z">
        <w:r w:rsidR="00301401">
          <w:rPr>
            <w:rFonts w:cs="Arial"/>
            <w:b/>
            <w:bCs/>
            <w:szCs w:val="20"/>
          </w:rPr>
          <w:t xml:space="preserve"> </w:t>
        </w:r>
        <w:r w:rsidR="00301401" w:rsidRPr="00301401">
          <w:rPr>
            <w:rFonts w:cs="Arial"/>
            <w:b/>
            <w:bCs/>
            <w:szCs w:val="20"/>
            <w:highlight w:val="yellow"/>
            <w:rPrChange w:id="2559" w:author="Admin" w:date="2013-07-01T01:08:00Z">
              <w:rPr>
                <w:rFonts w:cs="Arial"/>
                <w:b/>
                <w:bCs/>
                <w:szCs w:val="20"/>
              </w:rPr>
            </w:rPrChange>
          </w:rPr>
          <w:t>(</w:t>
        </w:r>
        <w:proofErr w:type="spellStart"/>
        <w:r w:rsidR="00301401" w:rsidRPr="00301401">
          <w:rPr>
            <w:rFonts w:cs="Arial"/>
            <w:b/>
            <w:bCs/>
            <w:szCs w:val="20"/>
            <w:highlight w:val="yellow"/>
            <w:rPrChange w:id="2560" w:author="Admin" w:date="2013-07-01T01:08:00Z">
              <w:rPr>
                <w:rFonts w:cs="Arial"/>
                <w:b/>
                <w:bCs/>
                <w:szCs w:val="20"/>
              </w:rPr>
            </w:rPrChange>
          </w:rPr>
          <w:t>Especificacoes</w:t>
        </w:r>
        <w:proofErr w:type="spellEnd"/>
        <w:r w:rsidR="00301401" w:rsidRPr="00301401">
          <w:rPr>
            <w:rFonts w:cs="Arial"/>
            <w:b/>
            <w:bCs/>
            <w:szCs w:val="20"/>
            <w:highlight w:val="yellow"/>
            <w:rPrChange w:id="2561" w:author="Admin" w:date="2013-07-01T01:08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301401" w:rsidRPr="00301401">
          <w:rPr>
            <w:rFonts w:cs="Arial"/>
            <w:b/>
            <w:bCs/>
            <w:szCs w:val="20"/>
            <w:highlight w:val="yellow"/>
            <w:rPrChange w:id="2562" w:author="Admin" w:date="2013-07-01T01:08:00Z">
              <w:rPr>
                <w:rFonts w:cs="Arial"/>
                <w:b/>
                <w:bCs/>
                <w:szCs w:val="20"/>
              </w:rPr>
            </w:rPrChange>
          </w:rPr>
          <w:t>tecnicas</w:t>
        </w:r>
        <w:proofErr w:type="spellEnd"/>
        <w:r w:rsidR="00301401" w:rsidRPr="00301401">
          <w:rPr>
            <w:rFonts w:cs="Arial"/>
            <w:b/>
            <w:bCs/>
            <w:szCs w:val="20"/>
            <w:highlight w:val="yellow"/>
            <w:rPrChange w:id="2563" w:author="Admin" w:date="2013-07-01T01:08:00Z">
              <w:rPr>
                <w:rFonts w:cs="Arial"/>
                <w:b/>
                <w:bCs/>
                <w:szCs w:val="20"/>
              </w:rPr>
            </w:rPrChange>
          </w:rPr>
          <w:t>)</w:t>
        </w:r>
      </w:ins>
    </w:p>
    <w:p w14:paraId="723FC0B5" w14:textId="33FCA4FF" w:rsidR="00362398" w:rsidRPr="00EA5133" w:rsidRDefault="00362398" w:rsidP="00362398">
      <w:pPr>
        <w:rPr>
          <w:rPrChange w:id="256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565" w:author="Wolfgang J. Toechterle" w:date="2013-06-22T10:32:00Z">
            <w:rPr>
              <w:lang w:val="en-US"/>
            </w:rPr>
          </w:rPrChange>
        </w:rPr>
        <w:t>Printing</w:t>
      </w:r>
      <w:ins w:id="2566" w:author="Admin" w:date="2013-07-01T01:08:00Z">
        <w:r w:rsidR="00301401">
          <w:t xml:space="preserve"> </w:t>
        </w:r>
        <w:r w:rsidR="00301401" w:rsidRPr="00301401">
          <w:rPr>
            <w:highlight w:val="yellow"/>
            <w:rPrChange w:id="2567" w:author="Admin" w:date="2013-07-01T01:09:00Z">
              <w:rPr/>
            </w:rPrChange>
          </w:rPr>
          <w:t>(</w:t>
        </w:r>
        <w:proofErr w:type="spellStart"/>
        <w:r w:rsidR="00301401" w:rsidRPr="00301401">
          <w:rPr>
            <w:highlight w:val="yellow"/>
            <w:rPrChange w:id="2568" w:author="Admin" w:date="2013-07-01T01:09:00Z">
              <w:rPr/>
            </w:rPrChange>
          </w:rPr>
          <w:t>impressao</w:t>
        </w:r>
        <w:proofErr w:type="spellEnd"/>
        <w:r w:rsidR="00301401" w:rsidRPr="00301401">
          <w:rPr>
            <w:highlight w:val="yellow"/>
            <w:rPrChange w:id="2569" w:author="Admin" w:date="2013-07-01T01:09:00Z">
              <w:rPr/>
            </w:rPrChange>
          </w:rPr>
          <w:t>)</w:t>
        </w:r>
      </w:ins>
      <w:r w:rsidRPr="00EA5133">
        <w:rPr>
          <w:rPrChange w:id="2570" w:author="Wolfgang J. Toechterle" w:date="2013-06-22T10:32:00Z">
            <w:rPr>
              <w:lang w:val="en-US"/>
            </w:rPr>
          </w:rPrChange>
        </w:rPr>
        <w:t>: Letterpress</w:t>
      </w:r>
    </w:p>
    <w:p w14:paraId="25C9C5BD" w14:textId="155E91B0" w:rsidR="00362398" w:rsidRDefault="002634A2" w:rsidP="00362398">
      <w:pPr>
        <w:rPr>
          <w:ins w:id="2571" w:author="Admin" w:date="2013-07-01T01:09:00Z"/>
          <w:rFonts w:eastAsia="Times New Roman" w:cs="Times New Roman"/>
        </w:rPr>
      </w:pPr>
      <w:r w:rsidRPr="00EA5133">
        <w:rPr>
          <w:rPrChange w:id="2572" w:author="Wolfgang J. Toechterle" w:date="2013-06-22T10:32:00Z">
            <w:rPr>
              <w:lang w:val="en-US"/>
            </w:rPr>
          </w:rPrChange>
        </w:rPr>
        <w:t>Colo</w:t>
      </w:r>
      <w:ins w:id="2573" w:author="Wolfgang J. Toechterle" w:date="2013-06-22T11:52:00Z">
        <w:r w:rsidR="00510F1B">
          <w:t>u</w:t>
        </w:r>
      </w:ins>
      <w:r w:rsidRPr="00EA5133">
        <w:rPr>
          <w:rPrChange w:id="2574" w:author="Wolfgang J. Toechterle" w:date="2013-06-22T10:32:00Z">
            <w:rPr>
              <w:lang w:val="en-US"/>
            </w:rPr>
          </w:rPrChange>
        </w:rPr>
        <w:t>rs</w:t>
      </w:r>
      <w:r w:rsidR="00362398" w:rsidRPr="00EA5133">
        <w:rPr>
          <w:rPrChange w:id="2575" w:author="Wolfgang J. Toechterle" w:date="2013-06-22T10:32:00Z">
            <w:rPr>
              <w:lang w:val="en-US"/>
            </w:rPr>
          </w:rPrChange>
        </w:rPr>
        <w:t xml:space="preserve">: 1 </w:t>
      </w:r>
      <w:del w:id="2576" w:author="Kinder" w:date="2013-06-30T08:56:00Z">
        <w:r w:rsidR="00362398" w:rsidRPr="00EA5133" w:rsidDel="00BB5003">
          <w:rPr>
            <w:rPrChange w:id="2577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2578" w:author="Kinder" w:date="2013-06-30T08:56:00Z">
        <w:r w:rsidR="00BB5003">
          <w:t>PMS</w:t>
        </w:r>
        <w:r w:rsidR="00BB5003" w:rsidRPr="00EA5133">
          <w:rPr>
            <w:rPrChange w:id="2579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2580" w:author="Wolfgang J. Toechterle" w:date="2013-06-22T11:52:00Z">
        <w:r w:rsidR="00362398" w:rsidRPr="00EA5133" w:rsidDel="00510F1B">
          <w:rPr>
            <w:rPrChange w:id="2581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2582" w:author="Wolfgang J. Toechterle" w:date="2013-06-22T11:52:00Z">
        <w:r w:rsidR="00510F1B">
          <w:t>colour</w:t>
        </w:r>
      </w:ins>
      <w:r w:rsidR="00362398" w:rsidRPr="00EA5133">
        <w:rPr>
          <w:rPrChange w:id="2583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EA5133">
        <w:rPr>
          <w:rFonts w:eastAsia="Times New Roman" w:cs="Times New Roman"/>
        </w:rPr>
        <w:t xml:space="preserve">Use Pantone </w:t>
      </w:r>
      <w:del w:id="2584" w:author="Wolfgang J. Toechterle" w:date="2013-05-20T21:33:00Z">
        <w:r w:rsidR="00700A10" w:rsidRPr="00EA5133" w:rsidDel="00B82E92">
          <w:rPr>
            <w:rFonts w:eastAsia="Times New Roman" w:cs="Times New Roman"/>
          </w:rPr>
          <w:delText xml:space="preserve">Solid </w:delText>
        </w:r>
      </w:del>
      <w:r w:rsidR="00700A10" w:rsidRPr="00EA5133">
        <w:rPr>
          <w:rFonts w:eastAsia="Times New Roman" w:cs="Times New Roman"/>
        </w:rPr>
        <w:t>u</w:t>
      </w:r>
      <w:r w:rsidR="00362398" w:rsidRPr="00EA5133">
        <w:rPr>
          <w:rFonts w:eastAsia="Times New Roman" w:cs="Times New Roman"/>
        </w:rPr>
        <w:t>ncoated numbers</w:t>
      </w:r>
      <w:ins w:id="2585" w:author="Kinder" w:date="2013-06-30T08:56:00Z">
        <w:r w:rsidR="00BB5003">
          <w:rPr>
            <w:rFonts w:eastAsia="Times New Roman" w:cs="Times New Roman"/>
          </w:rPr>
          <w:t>.</w:t>
        </w:r>
      </w:ins>
    </w:p>
    <w:p w14:paraId="7E528FB8" w14:textId="00770CFC" w:rsidR="00301401" w:rsidRPr="00EA5133" w:rsidRDefault="00301401" w:rsidP="00362398">
      <w:pPr>
        <w:rPr>
          <w:rPrChange w:id="2586" w:author="Wolfgang J. Toechterle" w:date="2013-06-22T10:32:00Z">
            <w:rPr>
              <w:lang w:val="en-US"/>
            </w:rPr>
          </w:rPrChange>
        </w:rPr>
      </w:pPr>
      <w:ins w:id="2587" w:author="Admin" w:date="2013-07-01T01:09:00Z">
        <w:r w:rsidRPr="00301401">
          <w:rPr>
            <w:rFonts w:eastAsia="Times New Roman" w:cs="Times New Roman"/>
            <w:highlight w:val="yellow"/>
            <w:rPrChange w:id="2588" w:author="Admin" w:date="2013-07-01T01:10:00Z">
              <w:rPr>
                <w:rFonts w:eastAsia="Times New Roman" w:cs="Times New Roman"/>
              </w:rPr>
            </w:rPrChange>
          </w:rPr>
          <w:t xml:space="preserve">Cores – 1 </w:t>
        </w:r>
        <w:proofErr w:type="spellStart"/>
        <w:r w:rsidRPr="00301401">
          <w:rPr>
            <w:rFonts w:eastAsia="Times New Roman" w:cs="Times New Roman"/>
            <w:highlight w:val="yellow"/>
            <w:rPrChange w:id="2589" w:author="Admin" w:date="2013-07-01T01:10:00Z">
              <w:rPr>
                <w:rFonts w:eastAsia="Times New Roman" w:cs="Times New Roman"/>
              </w:rPr>
            </w:rPrChange>
          </w:rPr>
          <w:t>cor</w:t>
        </w:r>
        <w:proofErr w:type="spellEnd"/>
        <w:r w:rsidRPr="00301401">
          <w:rPr>
            <w:rFonts w:eastAsia="Times New Roman" w:cs="Times New Roman"/>
            <w:highlight w:val="yellow"/>
            <w:rPrChange w:id="2590" w:author="Admin" w:date="2013-07-01T01:10:00Z">
              <w:rPr>
                <w:rFonts w:eastAsia="Times New Roman" w:cs="Times New Roman"/>
              </w:rPr>
            </w:rPrChange>
          </w:rPr>
          <w:t xml:space="preserve"> PMSU</w:t>
        </w:r>
      </w:ins>
    </w:p>
    <w:p w14:paraId="48B39E7B" w14:textId="0BAA5F17" w:rsidR="00362398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591" w:author="Admin" w:date="2013-07-01T01:10:00Z"/>
          <w:rFonts w:cs="Arial"/>
          <w:szCs w:val="20"/>
        </w:rPr>
      </w:pPr>
      <w:r w:rsidRPr="00EA5133">
        <w:rPr>
          <w:rFonts w:cs="Arial"/>
          <w:szCs w:val="20"/>
          <w:rPrChange w:id="2592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EA5133">
        <w:rPr>
          <w:rFonts w:cs="Arial"/>
          <w:szCs w:val="20"/>
          <w:rPrChange w:id="259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2594" w:author="Wolfgang J. Toechterle" w:date="2013-06-22T11:28:00Z">
        <w:r w:rsidR="00B04CCA">
          <w:rPr>
            <w:rFonts w:cs="Arial"/>
            <w:szCs w:val="20"/>
          </w:rPr>
          <w:t xml:space="preserve"> if needed</w:t>
        </w:r>
      </w:ins>
    </w:p>
    <w:p w14:paraId="7239BD11" w14:textId="6B2FCAC0" w:rsidR="00301401" w:rsidRPr="00EA5133" w:rsidRDefault="00301401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59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596" w:author="Admin" w:date="2013-07-01T01:10:00Z">
        <w:r w:rsidRPr="00301401">
          <w:rPr>
            <w:rFonts w:cs="Arial"/>
            <w:szCs w:val="20"/>
            <w:highlight w:val="yellow"/>
            <w:rPrChange w:id="2597" w:author="Admin" w:date="2013-07-01T01:11:00Z">
              <w:rPr>
                <w:rFonts w:cs="Arial"/>
                <w:szCs w:val="20"/>
              </w:rPr>
            </w:rPrChange>
          </w:rPr>
          <w:t xml:space="preserve">Sangria – 3mm se </w:t>
        </w:r>
        <w:proofErr w:type="spellStart"/>
        <w:r w:rsidRPr="00301401">
          <w:rPr>
            <w:rFonts w:cs="Arial"/>
            <w:szCs w:val="20"/>
            <w:highlight w:val="yellow"/>
            <w:rPrChange w:id="2598" w:author="Admin" w:date="2013-07-01T01:11:00Z">
              <w:rPr>
                <w:rFonts w:cs="Arial"/>
                <w:szCs w:val="20"/>
              </w:rPr>
            </w:rPrChange>
          </w:rPr>
          <w:t>necessario</w:t>
        </w:r>
      </w:ins>
      <w:proofErr w:type="spellEnd"/>
    </w:p>
    <w:p w14:paraId="2DD39EB7" w14:textId="238214FF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59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600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ins w:id="2601" w:author="Admin" w:date="2013-07-01T01:11:00Z">
        <w:r w:rsidR="00301401">
          <w:rPr>
            <w:rFonts w:cs="Arial"/>
            <w:szCs w:val="20"/>
          </w:rPr>
          <w:t xml:space="preserve"> (</w:t>
        </w:r>
        <w:proofErr w:type="spellStart"/>
        <w:r w:rsidR="00301401" w:rsidRPr="00301401">
          <w:rPr>
            <w:rFonts w:cs="Arial"/>
            <w:szCs w:val="20"/>
            <w:highlight w:val="yellow"/>
            <w:rPrChange w:id="2602" w:author="Admin" w:date="2013-07-01T01:11:00Z">
              <w:rPr>
                <w:rFonts w:cs="Arial"/>
                <w:szCs w:val="20"/>
              </w:rPr>
            </w:rPrChange>
          </w:rPr>
          <w:t>Perfil</w:t>
        </w:r>
        <w:proofErr w:type="spellEnd"/>
        <w:r w:rsidR="00301401" w:rsidRPr="00301401">
          <w:rPr>
            <w:rFonts w:cs="Arial"/>
            <w:szCs w:val="20"/>
            <w:highlight w:val="yellow"/>
            <w:rPrChange w:id="2603" w:author="Admin" w:date="2013-07-01T01:11:00Z">
              <w:rPr>
                <w:rFonts w:cs="Arial"/>
                <w:szCs w:val="20"/>
              </w:rPr>
            </w:rPrChange>
          </w:rPr>
          <w:t xml:space="preserve"> ICC)</w:t>
        </w:r>
      </w:ins>
      <w:r w:rsidRPr="00EA5133">
        <w:rPr>
          <w:rFonts w:cs="Arial"/>
          <w:szCs w:val="20"/>
          <w:rPrChange w:id="26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2605" w:author="Wolfgang J. Toechterle" w:date="2013-05-20T21:03:00Z">
        <w:r w:rsidR="001C00CF" w:rsidRPr="00EA5133">
          <w:rPr>
            <w:rFonts w:cs="Arial"/>
            <w:szCs w:val="20"/>
            <w:rPrChange w:id="26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2607" w:author="Wolfgang J. Toechterle" w:date="2013-05-20T21:03:00Z">
        <w:r w:rsidR="002634A2" w:rsidRPr="00EA5133" w:rsidDel="001C00CF">
          <w:rPr>
            <w:rFonts w:cs="Arial"/>
            <w:szCs w:val="20"/>
            <w:rPrChange w:id="260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506C4E08" w:rsidR="00362398" w:rsidRPr="00EA5133" w:rsidRDefault="00362398" w:rsidP="00362398">
      <w:pPr>
        <w:rPr>
          <w:rPrChange w:id="2609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610" w:author="Wolfgang J. Toechterle" w:date="2013-06-22T10:32:00Z">
            <w:rPr>
              <w:lang w:val="en-US"/>
            </w:rPr>
          </w:rPrChange>
        </w:rPr>
        <w:t>Trim size</w:t>
      </w:r>
      <w:ins w:id="2611" w:author="Admin" w:date="2013-07-01T01:12:00Z">
        <w:r w:rsidR="00301401">
          <w:t xml:space="preserve"> </w:t>
        </w:r>
        <w:r w:rsidR="00301401" w:rsidRPr="003C0B2E">
          <w:rPr>
            <w:highlight w:val="yellow"/>
            <w:rPrChange w:id="2612" w:author="Admin" w:date="2013-07-01T01:12:00Z">
              <w:rPr/>
            </w:rPrChange>
          </w:rPr>
          <w:t>(</w:t>
        </w:r>
        <w:proofErr w:type="spellStart"/>
        <w:r w:rsidR="00301401" w:rsidRPr="003C0B2E">
          <w:rPr>
            <w:highlight w:val="yellow"/>
            <w:rPrChange w:id="2613" w:author="Admin" w:date="2013-07-01T01:12:00Z">
              <w:rPr/>
            </w:rPrChange>
          </w:rPr>
          <w:t>tamanho</w:t>
        </w:r>
        <w:proofErr w:type="spellEnd"/>
        <w:r w:rsidR="00301401" w:rsidRPr="003C0B2E">
          <w:rPr>
            <w:highlight w:val="yellow"/>
            <w:rPrChange w:id="2614" w:author="Admin" w:date="2013-07-01T01:12:00Z">
              <w:rPr/>
            </w:rPrChange>
          </w:rPr>
          <w:t xml:space="preserve"> final)</w:t>
        </w:r>
      </w:ins>
      <w:r w:rsidRPr="00EA5133">
        <w:rPr>
          <w:rPrChange w:id="2615" w:author="Wolfgang J. Toechterle" w:date="2013-06-22T10:32:00Z">
            <w:rPr>
              <w:lang w:val="en-US"/>
            </w:rPr>
          </w:rPrChange>
        </w:rPr>
        <w:t>: 150 x 60 mm</w:t>
      </w:r>
    </w:p>
    <w:p w14:paraId="64D07FD0" w14:textId="5D926DAC" w:rsidR="005B138D" w:rsidRDefault="005B138D" w:rsidP="005B138D">
      <w:pPr>
        <w:rPr>
          <w:ins w:id="2616" w:author="Admin" w:date="2013-07-01T01:13:00Z"/>
        </w:rPr>
      </w:pPr>
      <w:del w:id="2617" w:author="Kinder" w:date="2013-06-30T08:57:00Z">
        <w:r w:rsidRPr="00EA5133" w:rsidDel="00BB5003">
          <w:rPr>
            <w:rPrChange w:id="2618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2619" w:author="Kinder" w:date="2013-06-30T08:57:00Z">
        <w:r w:rsidR="00BB5003">
          <w:t>Perforation</w:t>
        </w:r>
      </w:ins>
      <w:r w:rsidRPr="00EA5133">
        <w:rPr>
          <w:rPrChange w:id="2620" w:author="Wolfgang J. Toechterle" w:date="2013-06-22T10:32:00Z">
            <w:rPr>
              <w:lang w:val="en-US"/>
            </w:rPr>
          </w:rPrChange>
        </w:rPr>
        <w:t xml:space="preserve">: </w:t>
      </w:r>
      <w:ins w:id="2621" w:author="Kinder" w:date="2013-06-30T08:57:00Z">
        <w:r w:rsidR="00BB5003">
          <w:t xml:space="preserve">to be indicated with a </w:t>
        </w:r>
      </w:ins>
      <w:r w:rsidRPr="00EA5133">
        <w:rPr>
          <w:rPrChange w:id="2622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EA5133">
        <w:rPr>
          <w:rPrChange w:id="2623" w:author="Wolfgang J. Toechterle" w:date="2013-06-22T10:32:00Z">
            <w:rPr>
              <w:lang w:val="en-US"/>
            </w:rPr>
          </w:rPrChange>
        </w:rPr>
        <w:t>vertical</w:t>
      </w:r>
      <w:del w:id="2624" w:author="Kinder" w:date="2013-06-30T08:57:00Z">
        <w:r w:rsidR="00362398" w:rsidRPr="00EA5133" w:rsidDel="00BB5003">
          <w:rPr>
            <w:rPrChange w:id="2625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EA5133">
        <w:rPr>
          <w:rPrChange w:id="2626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2627" w:author="Wolfgang J. Toechterle" w:date="2013-06-22T10:32:00Z">
            <w:rPr>
              <w:lang w:val="en-US"/>
            </w:rPr>
          </w:rPrChange>
        </w:rPr>
        <w:t>line</w:t>
      </w:r>
      <w:del w:id="2628" w:author="Kinder" w:date="2013-06-29T11:56:00Z">
        <w:r w:rsidRPr="00EA5133" w:rsidDel="00B166BD">
          <w:rPr>
            <w:rPrChange w:id="2629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EA5133">
        <w:rPr>
          <w:rPrChange w:id="2630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EA5133">
        <w:rPr>
          <w:rPrChange w:id="2631" w:author="Wolfgang J. Toechterle" w:date="2013-06-22T10:32:00Z">
            <w:rPr>
              <w:lang w:val="en-US"/>
            </w:rPr>
          </w:rPrChange>
        </w:rPr>
        <w:t>45 mm from the left</w:t>
      </w:r>
    </w:p>
    <w:p w14:paraId="495F7FF4" w14:textId="6290E0C8" w:rsidR="003C0B2E" w:rsidRPr="00EA5133" w:rsidRDefault="003C0B2E" w:rsidP="005B138D">
      <w:pPr>
        <w:rPr>
          <w:rPrChange w:id="2632" w:author="Wolfgang J. Toechterle" w:date="2013-06-22T10:32:00Z">
            <w:rPr>
              <w:lang w:val="en-US"/>
            </w:rPr>
          </w:rPrChange>
        </w:rPr>
      </w:pPr>
      <w:proofErr w:type="spellStart"/>
      <w:ins w:id="2633" w:author="Admin" w:date="2013-07-01T01:13:00Z">
        <w:r w:rsidRPr="003C0B2E">
          <w:rPr>
            <w:highlight w:val="yellow"/>
            <w:rPrChange w:id="2634" w:author="Admin" w:date="2013-07-01T01:14:00Z">
              <w:rPr/>
            </w:rPrChange>
          </w:rPr>
          <w:t>Perfuracao</w:t>
        </w:r>
        <w:proofErr w:type="spellEnd"/>
        <w:r w:rsidRPr="003C0B2E">
          <w:rPr>
            <w:highlight w:val="yellow"/>
            <w:rPrChange w:id="2635" w:author="Admin" w:date="2013-07-01T01:14:00Z">
              <w:rPr/>
            </w:rPrChange>
          </w:rPr>
          <w:t xml:space="preserve"> – a </w:t>
        </w:r>
        <w:proofErr w:type="spellStart"/>
        <w:r w:rsidRPr="003C0B2E">
          <w:rPr>
            <w:highlight w:val="yellow"/>
            <w:rPrChange w:id="2636" w:author="Admin" w:date="2013-07-01T01:14:00Z">
              <w:rPr/>
            </w:rPrChange>
          </w:rPr>
          <w:t>ser</w:t>
        </w:r>
        <w:proofErr w:type="spellEnd"/>
        <w:r w:rsidRPr="003C0B2E">
          <w:rPr>
            <w:highlight w:val="yellow"/>
            <w:rPrChange w:id="2637" w:author="Admin" w:date="2013-07-01T01:14:00Z">
              <w:rPr/>
            </w:rPrChange>
          </w:rPr>
          <w:t xml:space="preserve"> </w:t>
        </w:r>
        <w:proofErr w:type="spellStart"/>
        <w:r w:rsidRPr="003C0B2E">
          <w:rPr>
            <w:highlight w:val="yellow"/>
            <w:rPrChange w:id="2638" w:author="Admin" w:date="2013-07-01T01:14:00Z">
              <w:rPr/>
            </w:rPrChange>
          </w:rPr>
          <w:t>indicada</w:t>
        </w:r>
        <w:proofErr w:type="spellEnd"/>
        <w:r w:rsidRPr="003C0B2E">
          <w:rPr>
            <w:highlight w:val="yellow"/>
            <w:rPrChange w:id="2639" w:author="Admin" w:date="2013-07-01T01:14:00Z">
              <w:rPr/>
            </w:rPrChange>
          </w:rPr>
          <w:t xml:space="preserve"> </w:t>
        </w:r>
        <w:proofErr w:type="spellStart"/>
        <w:r w:rsidRPr="003C0B2E">
          <w:rPr>
            <w:highlight w:val="yellow"/>
            <w:rPrChange w:id="2640" w:author="Admin" w:date="2013-07-01T01:14:00Z">
              <w:rPr/>
            </w:rPrChange>
          </w:rPr>
          <w:t>por</w:t>
        </w:r>
        <w:proofErr w:type="spellEnd"/>
        <w:r w:rsidRPr="003C0B2E">
          <w:rPr>
            <w:highlight w:val="yellow"/>
            <w:rPrChange w:id="2641" w:author="Admin" w:date="2013-07-01T01:14:00Z">
              <w:rPr/>
            </w:rPrChange>
          </w:rPr>
          <w:t xml:space="preserve"> </w:t>
        </w:r>
        <w:proofErr w:type="spellStart"/>
        <w:r w:rsidRPr="003C0B2E">
          <w:rPr>
            <w:highlight w:val="yellow"/>
            <w:rPrChange w:id="2642" w:author="Admin" w:date="2013-07-01T01:14:00Z">
              <w:rPr/>
            </w:rPrChange>
          </w:rPr>
          <w:t>uma</w:t>
        </w:r>
        <w:proofErr w:type="spellEnd"/>
        <w:r w:rsidRPr="003C0B2E">
          <w:rPr>
            <w:highlight w:val="yellow"/>
            <w:rPrChange w:id="2643" w:author="Admin" w:date="2013-07-01T01:14:00Z">
              <w:rPr/>
            </w:rPrChange>
          </w:rPr>
          <w:t xml:space="preserve"> </w:t>
        </w:r>
        <w:proofErr w:type="spellStart"/>
        <w:r w:rsidRPr="003C0B2E">
          <w:rPr>
            <w:highlight w:val="yellow"/>
            <w:rPrChange w:id="2644" w:author="Admin" w:date="2013-07-01T01:14:00Z">
              <w:rPr/>
            </w:rPrChange>
          </w:rPr>
          <w:t>linha</w:t>
        </w:r>
      </w:ins>
      <w:proofErr w:type="spellEnd"/>
      <w:ins w:id="2645" w:author="Admin" w:date="2013-07-01T01:14:00Z">
        <w:r w:rsidRPr="003C0B2E">
          <w:rPr>
            <w:highlight w:val="yellow"/>
            <w:rPrChange w:id="2646" w:author="Admin" w:date="2013-07-01T01:14:00Z">
              <w:rPr/>
            </w:rPrChange>
          </w:rPr>
          <w:t xml:space="preserve"> </w:t>
        </w:r>
        <w:proofErr w:type="spellStart"/>
        <w:r w:rsidRPr="003C0B2E">
          <w:rPr>
            <w:highlight w:val="yellow"/>
            <w:rPrChange w:id="2647" w:author="Admin" w:date="2013-07-01T01:14:00Z">
              <w:rPr/>
            </w:rPrChange>
          </w:rPr>
          <w:t>reta</w:t>
        </w:r>
      </w:ins>
      <w:proofErr w:type="spellEnd"/>
      <w:ins w:id="2648" w:author="Admin" w:date="2013-07-01T01:13:00Z">
        <w:r w:rsidRPr="003C0B2E">
          <w:rPr>
            <w:highlight w:val="yellow"/>
            <w:rPrChange w:id="2649" w:author="Admin" w:date="2013-07-01T01:14:00Z">
              <w:rPr/>
            </w:rPrChange>
          </w:rPr>
          <w:t xml:space="preserve"> vertical</w:t>
        </w:r>
      </w:ins>
      <w:ins w:id="2650" w:author="Admin" w:date="2013-07-01T01:14:00Z">
        <w:r w:rsidRPr="003C0B2E">
          <w:rPr>
            <w:highlight w:val="yellow"/>
            <w:rPrChange w:id="2651" w:author="Admin" w:date="2013-07-01T01:14:00Z">
              <w:rPr/>
            </w:rPrChange>
          </w:rPr>
          <w:t xml:space="preserve"> a 45mm da </w:t>
        </w:r>
        <w:proofErr w:type="spellStart"/>
        <w:r w:rsidRPr="003C0B2E">
          <w:rPr>
            <w:highlight w:val="yellow"/>
            <w:rPrChange w:id="2652" w:author="Admin" w:date="2013-07-01T01:14:00Z">
              <w:rPr/>
            </w:rPrChange>
          </w:rPr>
          <w:t>esquerda</w:t>
        </w:r>
      </w:ins>
      <w:proofErr w:type="spellEnd"/>
    </w:p>
    <w:p w14:paraId="6B0C3843" w14:textId="77777777" w:rsidR="003C0B2E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653" w:author="Admin" w:date="2013-07-01T01:14:00Z"/>
          <w:rFonts w:cs="Arial"/>
          <w:szCs w:val="20"/>
        </w:rPr>
      </w:pPr>
      <w:del w:id="2654" w:author="Kinder" w:date="2013-06-29T11:56:00Z">
        <w:r w:rsidRPr="00EA5133" w:rsidDel="00B166BD">
          <w:rPr>
            <w:rFonts w:cs="Arial"/>
            <w:szCs w:val="20"/>
            <w:rPrChange w:id="26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2656" w:author="Wolfgang J. Toechterle" w:date="2013-06-22T11:52:00Z">
        <w:del w:id="2657" w:author="Kinder" w:date="2013-06-29T11:56:00Z">
          <w:r w:rsidR="00510F1B" w:rsidDel="00B166BD">
            <w:rPr>
              <w:rFonts w:cs="Arial"/>
              <w:szCs w:val="20"/>
            </w:rPr>
            <w:delText>colour</w:delText>
          </w:r>
        </w:del>
      </w:ins>
      <w:del w:id="2658" w:author="Kinder" w:date="2013-06-29T11:56:00Z">
        <w:r w:rsidRPr="00EA5133" w:rsidDel="00B166BD">
          <w:rPr>
            <w:rFonts w:cs="Arial"/>
            <w:szCs w:val="20"/>
            <w:rPrChange w:id="26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2660" w:author="Kinder" w:date="2013-06-30T08:57:00Z">
        <w:r w:rsidR="00BB5003">
          <w:rPr>
            <w:rFonts w:cs="Arial"/>
            <w:szCs w:val="20"/>
          </w:rPr>
          <w:t>I</w:t>
        </w:r>
      </w:ins>
      <w:del w:id="2661" w:author="Kinder" w:date="2013-06-30T08:57:00Z">
        <w:r w:rsidRPr="00EA5133" w:rsidDel="00BB5003">
          <w:rPr>
            <w:rFonts w:cs="Arial"/>
            <w:szCs w:val="20"/>
            <w:rPrChange w:id="26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EA5133">
        <w:rPr>
          <w:rFonts w:cs="Arial"/>
          <w:szCs w:val="20"/>
          <w:rPrChange w:id="266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2664" w:author="Wolfgang J. Toechterle" w:date="2013-05-20T21:05:00Z">
        <w:r w:rsidR="00041FC5" w:rsidRPr="00EA5133">
          <w:rPr>
            <w:rFonts w:cs="Arial"/>
            <w:szCs w:val="20"/>
            <w:rPrChange w:id="266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EA5133">
          <w:rPr>
            <w:rFonts w:cs="Arial"/>
            <w:szCs w:val="20"/>
            <w:rPrChange w:id="26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</w:p>
    <w:p w14:paraId="11947CC2" w14:textId="481C6894" w:rsidR="00476437" w:rsidRPr="00EA5133" w:rsidRDefault="003C0B2E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66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proofErr w:type="spellStart"/>
      <w:ins w:id="2668" w:author="Admin" w:date="2013-07-01T01:14:00Z">
        <w:r w:rsidRPr="003C0B2E">
          <w:rPr>
            <w:rFonts w:cs="Arial"/>
            <w:szCs w:val="20"/>
            <w:highlight w:val="yellow"/>
            <w:rPrChange w:id="2669" w:author="Admin" w:date="2013-07-01T01:15:00Z">
              <w:rPr>
                <w:rFonts w:cs="Arial"/>
                <w:szCs w:val="20"/>
              </w:rPr>
            </w:rPrChange>
          </w:rPr>
          <w:t>Resolucao</w:t>
        </w:r>
        <w:proofErr w:type="spellEnd"/>
        <w:r w:rsidRPr="003C0B2E">
          <w:rPr>
            <w:rFonts w:cs="Arial"/>
            <w:szCs w:val="20"/>
            <w:highlight w:val="yellow"/>
            <w:rPrChange w:id="2670" w:author="Admin" w:date="2013-07-01T01:15:00Z">
              <w:rPr>
                <w:rFonts w:cs="Arial"/>
                <w:szCs w:val="20"/>
              </w:rPr>
            </w:rPrChange>
          </w:rPr>
          <w:t xml:space="preserve"> das </w:t>
        </w:r>
        <w:proofErr w:type="spellStart"/>
        <w:r w:rsidRPr="003C0B2E">
          <w:rPr>
            <w:rFonts w:cs="Arial"/>
            <w:szCs w:val="20"/>
            <w:highlight w:val="yellow"/>
            <w:rPrChange w:id="2671" w:author="Admin" w:date="2013-07-01T01:15:00Z">
              <w:rPr>
                <w:rFonts w:cs="Arial"/>
                <w:szCs w:val="20"/>
              </w:rPr>
            </w:rPrChange>
          </w:rPr>
          <w:t>imagens</w:t>
        </w:r>
        <w:proofErr w:type="spellEnd"/>
        <w:r w:rsidRPr="003C0B2E">
          <w:rPr>
            <w:rFonts w:cs="Arial"/>
            <w:szCs w:val="20"/>
            <w:highlight w:val="yellow"/>
            <w:rPrChange w:id="2672" w:author="Admin" w:date="2013-07-01T01:15:00Z">
              <w:rPr>
                <w:rFonts w:cs="Arial"/>
                <w:szCs w:val="20"/>
              </w:rPr>
            </w:rPrChange>
          </w:rPr>
          <w:t xml:space="preserve"> </w:t>
        </w:r>
      </w:ins>
      <w:ins w:id="2673" w:author="Admin" w:date="2013-07-01T01:15:00Z">
        <w:r w:rsidRPr="003C0B2E">
          <w:rPr>
            <w:rFonts w:cs="Arial"/>
            <w:szCs w:val="20"/>
            <w:highlight w:val="yellow"/>
            <w:rPrChange w:id="2674" w:author="Admin" w:date="2013-07-01T01:15:00Z">
              <w:rPr>
                <w:rFonts w:cs="Arial"/>
                <w:szCs w:val="20"/>
              </w:rPr>
            </w:rPrChange>
          </w:rPr>
          <w:t>–</w:t>
        </w:r>
      </w:ins>
      <w:ins w:id="2675" w:author="Admin" w:date="2013-07-01T01:14:00Z">
        <w:r w:rsidRPr="003C0B2E">
          <w:rPr>
            <w:rFonts w:cs="Arial"/>
            <w:szCs w:val="20"/>
            <w:highlight w:val="yellow"/>
            <w:rPrChange w:id="2676" w:author="Admin" w:date="2013-07-01T01:1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677" w:author="Admin" w:date="2013-07-01T01:15:00Z">
              <w:rPr>
                <w:rFonts w:cs="Arial"/>
                <w:szCs w:val="20"/>
              </w:rPr>
            </w:rPrChange>
          </w:rPr>
          <w:t>somente</w:t>
        </w:r>
        <w:proofErr w:type="spellEnd"/>
        <w:r w:rsidRPr="003C0B2E">
          <w:rPr>
            <w:rFonts w:cs="Arial"/>
            <w:szCs w:val="20"/>
            <w:highlight w:val="yellow"/>
            <w:rPrChange w:id="2678" w:author="Admin" w:date="2013-07-01T01:15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679" w:author="Admin" w:date="2013-07-01T01:15:00Z">
        <w:r w:rsidRPr="003C0B2E">
          <w:rPr>
            <w:rFonts w:cs="Arial"/>
            <w:szCs w:val="20"/>
            <w:highlight w:val="yellow"/>
            <w:rPrChange w:id="2680" w:author="Admin" w:date="2013-07-01T01:15:00Z">
              <w:rPr>
                <w:rFonts w:cs="Arial"/>
                <w:szCs w:val="20"/>
              </w:rPr>
            </w:rPrChange>
          </w:rPr>
          <w:t>imagens</w:t>
        </w:r>
        <w:proofErr w:type="spellEnd"/>
        <w:r w:rsidRPr="003C0B2E">
          <w:rPr>
            <w:rFonts w:cs="Arial"/>
            <w:szCs w:val="20"/>
            <w:highlight w:val="yellow"/>
            <w:rPrChange w:id="2681" w:author="Admin" w:date="2013-07-01T01:1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682" w:author="Admin" w:date="2013-07-01T01:15:00Z">
              <w:rPr>
                <w:rFonts w:cs="Arial"/>
                <w:szCs w:val="20"/>
              </w:rPr>
            </w:rPrChange>
          </w:rPr>
          <w:t>vetoriais</w:t>
        </w:r>
        <w:proofErr w:type="spellEnd"/>
        <w:r w:rsidRPr="003C0B2E">
          <w:rPr>
            <w:rFonts w:cs="Arial"/>
            <w:szCs w:val="20"/>
            <w:highlight w:val="yellow"/>
            <w:rPrChange w:id="2683" w:author="Admin" w:date="2013-07-01T01:1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684" w:author="Admin" w:date="2013-07-01T01:15:00Z">
              <w:rPr>
                <w:rFonts w:cs="Arial"/>
                <w:szCs w:val="20"/>
              </w:rPr>
            </w:rPrChange>
          </w:rPr>
          <w:t>sao</w:t>
        </w:r>
        <w:proofErr w:type="spellEnd"/>
        <w:r w:rsidRPr="003C0B2E">
          <w:rPr>
            <w:rFonts w:cs="Arial"/>
            <w:szCs w:val="20"/>
            <w:highlight w:val="yellow"/>
            <w:rPrChange w:id="2685" w:author="Admin" w:date="2013-07-01T01:15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686" w:author="Admin" w:date="2013-07-01T01:15:00Z">
              <w:rPr>
                <w:rFonts w:cs="Arial"/>
                <w:szCs w:val="20"/>
              </w:rPr>
            </w:rPrChange>
          </w:rPr>
          <w:t>permitidas</w:t>
        </w:r>
        <w:proofErr w:type="spellEnd"/>
        <w:r w:rsidRPr="003C0B2E">
          <w:rPr>
            <w:rFonts w:cs="Arial"/>
            <w:szCs w:val="20"/>
            <w:highlight w:val="yellow"/>
            <w:rPrChange w:id="2687" w:author="Admin" w:date="2013-07-01T01:15:00Z">
              <w:rPr>
                <w:rFonts w:cs="Arial"/>
                <w:szCs w:val="20"/>
              </w:rPr>
            </w:rPrChange>
          </w:rPr>
          <w:t xml:space="preserve"> no ticket</w:t>
        </w:r>
      </w:ins>
      <w:del w:id="2688" w:author="Wolfgang J. Toechterle" w:date="2013-05-20T21:05:00Z">
        <w:r w:rsidR="00476437" w:rsidRPr="003C0B2E" w:rsidDel="00041FC5">
          <w:rPr>
            <w:rFonts w:cs="Arial"/>
            <w:szCs w:val="20"/>
            <w:highlight w:val="yellow"/>
            <w:rPrChange w:id="2689" w:author="Admin" w:date="2013-07-01T01:15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EA5133" w:rsidRDefault="002227AA" w:rsidP="005B138D">
      <w:pPr>
        <w:rPr>
          <w:rPrChange w:id="2690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7922F0" w:rsidRDefault="007922F0" w:rsidP="002227AA">
                            <w:r>
                              <w:rPr>
                                <w:lang w:val="en-US"/>
                              </w:rPr>
                              <w:t>45 mm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1A6F820" w14:textId="51381996" w:rsidR="007922F0" w:rsidRDefault="007922F0" w:rsidP="002227AA">
                      <w:r>
                        <w:rPr>
                          <w:lang w:val="en-US"/>
                        </w:rPr>
                        <w:t>45 mm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EA5133" w:rsidRDefault="00107523" w:rsidP="005B138D">
      <w:pPr>
        <w:rPr>
          <w:rPrChange w:id="2691" w:author="Wolfgang J. Toechterle" w:date="2013-06-22T10:32:00Z">
            <w:rPr>
              <w:lang w:val="en-US"/>
            </w:rPr>
          </w:rPrChange>
        </w:rPr>
      </w:pPr>
      <w:ins w:id="2692" w:author="Wolfgang J. Toechterle" w:date="2013-06-22T11:39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7922F0" w:rsidRPr="00107523" w:rsidRDefault="007922F0">
                              <w:pPr>
                                <w:rPr>
                                  <w:color w:val="FFFFFF" w:themeColor="background1"/>
                                  <w:rPrChange w:id="2693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2694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2695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margin-left:-68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" filled="f" stroked="f">
                  <v:textbox>
                    <w:txbxContent>
                      <w:p w14:paraId="29243CA7" w14:textId="0382CDD3" w:rsidR="007922F0" w:rsidRPr="00107523" w:rsidRDefault="007922F0">
                        <w:pPr>
                          <w:rPr>
                            <w:color w:val="FFFFFF" w:themeColor="background1"/>
                            <w:rPrChange w:id="2696" w:author="Wolfgang J. Toechterle" w:date="2013-06-22T11:39:00Z">
                              <w:rPr/>
                            </w:rPrChange>
                          </w:rPr>
                        </w:pPr>
                        <w:ins w:id="2697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2698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2699" w:author="Wolfgang J. Toechterle" w:date="2013-06-22T11:38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7922F0" w:rsidRPr="00107523" w:rsidRDefault="007922F0">
                              <w:pPr>
                                <w:rPr>
                                  <w:color w:val="FFFFFF" w:themeColor="background1"/>
                                  <w:rPrChange w:id="2700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2701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2702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8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" filled="f" stroked="f">
                  <v:textbox>
                    <w:txbxContent>
                      <w:p w14:paraId="3B707D30" w14:textId="0B247B62" w:rsidR="007922F0" w:rsidRPr="00107523" w:rsidRDefault="007922F0">
                        <w:pPr>
                          <w:rPr>
                            <w:color w:val="FFFFFF" w:themeColor="background1"/>
                            <w:rPrChange w:id="2703" w:author="Wolfgang J. Toechterle" w:date="2013-06-22T11:39:00Z">
                              <w:rPr/>
                            </w:rPrChange>
                          </w:rPr>
                        </w:pPr>
                        <w:ins w:id="2704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2705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CE6B36"/>
    <w:p w14:paraId="1EDC6B34" w14:textId="77777777" w:rsidR="00E90506" w:rsidRPr="00EA5133" w:rsidRDefault="00E90506" w:rsidP="00CE6B36"/>
    <w:p w14:paraId="090973B3" w14:textId="77777777" w:rsidR="00E90506" w:rsidRPr="00EA5133" w:rsidRDefault="00E90506" w:rsidP="00CE6B36"/>
    <w:p w14:paraId="4AA84A48" w14:textId="77777777" w:rsidR="00E90506" w:rsidRPr="00EA5133" w:rsidRDefault="00E90506" w:rsidP="00CE6B36"/>
    <w:p w14:paraId="35368519" w14:textId="77777777" w:rsidR="00E90506" w:rsidRPr="00EA5133" w:rsidRDefault="00E90506" w:rsidP="00CE6B36"/>
    <w:p w14:paraId="079CDADD" w14:textId="77777777" w:rsidR="00E90506" w:rsidRPr="00EA5133" w:rsidRDefault="00E90506" w:rsidP="00CE6B36"/>
    <w:p w14:paraId="27850E67" w14:textId="77777777" w:rsidR="00E90506" w:rsidRPr="00EA5133" w:rsidRDefault="00E90506" w:rsidP="00CE6B36"/>
    <w:p w14:paraId="51A1411C" w14:textId="16EF9238" w:rsidR="005430DA" w:rsidRPr="00EA5133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270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270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  <w:ins w:id="2708" w:author="Admin" w:date="2013-07-01T01:15:00Z">
        <w:r w:rsidR="003C0B2E">
          <w:rPr>
            <w:rFonts w:cs="Arial"/>
            <w:b/>
            <w:bCs/>
            <w:szCs w:val="20"/>
          </w:rPr>
          <w:t xml:space="preserve"> </w:t>
        </w:r>
        <w:r w:rsidR="003C0B2E" w:rsidRPr="003C0B2E">
          <w:rPr>
            <w:rFonts w:cs="Arial"/>
            <w:b/>
            <w:bCs/>
            <w:szCs w:val="20"/>
            <w:highlight w:val="yellow"/>
            <w:rPrChange w:id="2709" w:author="Admin" w:date="2013-07-01T01:15:00Z">
              <w:rPr>
                <w:rFonts w:cs="Arial"/>
                <w:b/>
                <w:bCs/>
                <w:szCs w:val="20"/>
              </w:rPr>
            </w:rPrChange>
          </w:rPr>
          <w:t xml:space="preserve">(Voce </w:t>
        </w:r>
        <w:proofErr w:type="spellStart"/>
        <w:r w:rsidR="003C0B2E" w:rsidRPr="003C0B2E">
          <w:rPr>
            <w:rFonts w:cs="Arial"/>
            <w:b/>
            <w:bCs/>
            <w:szCs w:val="20"/>
            <w:highlight w:val="yellow"/>
            <w:rPrChange w:id="2710" w:author="Admin" w:date="2013-07-01T01:15:00Z">
              <w:rPr>
                <w:rFonts w:cs="Arial"/>
                <w:b/>
                <w:bCs/>
                <w:szCs w:val="20"/>
              </w:rPr>
            </w:rPrChange>
          </w:rPr>
          <w:t>deve</w:t>
        </w:r>
        <w:proofErr w:type="spellEnd"/>
        <w:r w:rsidR="003C0B2E" w:rsidRPr="003C0B2E">
          <w:rPr>
            <w:rFonts w:cs="Arial"/>
            <w:b/>
            <w:bCs/>
            <w:szCs w:val="20"/>
            <w:highlight w:val="yellow"/>
            <w:rPrChange w:id="2711" w:author="Admin" w:date="2013-07-01T01:15:00Z">
              <w:rPr>
                <w:rFonts w:cs="Arial"/>
                <w:b/>
                <w:bCs/>
                <w:szCs w:val="20"/>
              </w:rPr>
            </w:rPrChange>
          </w:rPr>
          <w:t xml:space="preserve"> </w:t>
        </w:r>
        <w:proofErr w:type="spellStart"/>
        <w:r w:rsidR="003C0B2E" w:rsidRPr="003C0B2E">
          <w:rPr>
            <w:rFonts w:cs="Arial"/>
            <w:b/>
            <w:bCs/>
            <w:szCs w:val="20"/>
            <w:highlight w:val="yellow"/>
            <w:rPrChange w:id="2712" w:author="Admin" w:date="2013-07-01T01:15:00Z">
              <w:rPr>
                <w:rFonts w:cs="Arial"/>
                <w:b/>
                <w:bCs/>
                <w:szCs w:val="20"/>
              </w:rPr>
            </w:rPrChange>
          </w:rPr>
          <w:t>entregar</w:t>
        </w:r>
        <w:proofErr w:type="spellEnd"/>
        <w:r w:rsidR="003C0B2E" w:rsidRPr="003C0B2E">
          <w:rPr>
            <w:rFonts w:cs="Arial"/>
            <w:b/>
            <w:bCs/>
            <w:szCs w:val="20"/>
            <w:highlight w:val="yellow"/>
            <w:rPrChange w:id="2713" w:author="Admin" w:date="2013-07-01T01:15:00Z">
              <w:rPr>
                <w:rFonts w:cs="Arial"/>
                <w:b/>
                <w:bCs/>
                <w:szCs w:val="20"/>
              </w:rPr>
            </w:rPrChange>
          </w:rPr>
          <w:t>)</w:t>
        </w:r>
      </w:ins>
    </w:p>
    <w:p w14:paraId="324BA052" w14:textId="17BEE2D1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714" w:author="Admin" w:date="2013-07-01T01:15:00Z"/>
          <w:rFonts w:cs="Arial"/>
          <w:szCs w:val="20"/>
        </w:rPr>
      </w:pPr>
      <w:r w:rsidRPr="00EA5133">
        <w:rPr>
          <w:rFonts w:cs="Arial"/>
          <w:szCs w:val="20"/>
          <w:rPrChange w:id="27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2716" w:author="Wolfgang J. Toechterle" w:date="2013-05-20T21:02:00Z">
        <w:r w:rsidR="001C00CF" w:rsidRPr="00EA5133">
          <w:rPr>
            <w:rFonts w:cs="Arial"/>
            <w:szCs w:val="20"/>
            <w:rPrChange w:id="27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2718" w:author="Wolfgang J. Toechterle" w:date="2013-06-22T11:33:00Z">
        <w:r w:rsidR="000E276C">
          <w:rPr>
            <w:rFonts w:cs="Arial"/>
            <w:szCs w:val="20"/>
          </w:rPr>
          <w:t>4</w:t>
        </w:r>
      </w:ins>
      <w:ins w:id="2719" w:author="Wolfgang J. Toechterle" w:date="2013-05-20T21:02:00Z">
        <w:r w:rsidR="001C00CF" w:rsidRPr="00EA5133">
          <w:rPr>
            <w:rFonts w:cs="Arial"/>
            <w:szCs w:val="20"/>
            <w:rPrChange w:id="27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2721" w:author="Wolfgang J. Toechterle" w:date="2013-06-22T11:33:00Z">
        <w:r w:rsidR="000E276C">
          <w:rPr>
            <w:rFonts w:cs="Arial"/>
            <w:szCs w:val="20"/>
          </w:rPr>
          <w:t>10</w:t>
        </w:r>
      </w:ins>
      <w:ins w:id="2722" w:author="Wolfgang J. Toechterle" w:date="2013-05-20T21:02:00Z">
        <w:r w:rsidR="001C00CF" w:rsidRPr="00EA5133">
          <w:rPr>
            <w:rFonts w:cs="Arial"/>
            <w:szCs w:val="20"/>
            <w:rPrChange w:id="27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2724" w:author="Wolfgang J. Toechterle" w:date="2013-05-20T21:02:00Z">
        <w:r w:rsidRPr="00EA5133" w:rsidDel="001C00CF">
          <w:rPr>
            <w:rFonts w:cs="Arial"/>
            <w:szCs w:val="20"/>
            <w:rPrChange w:id="27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2726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EA5133">
        <w:t xml:space="preserve">including: bleed, crop marks, </w:t>
      </w:r>
      <w:del w:id="2727" w:author="Wolfgang J. Toechterle" w:date="2013-06-22T11:33:00Z">
        <w:r w:rsidR="00A53673" w:rsidRPr="00EA5133" w:rsidDel="000E276C">
          <w:delText xml:space="preserve">marks for vertical line - placed outside the bleed area, </w:delText>
        </w:r>
      </w:del>
      <w:r w:rsidRPr="00EA5133">
        <w:rPr>
          <w:rFonts w:cs="Arial"/>
          <w:szCs w:val="20"/>
          <w:rPrChange w:id="2728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2729" w:author="Wolfgang J. Toechterle" w:date="2013-06-22T11:34:00Z">
        <w:r w:rsidR="000E276C">
          <w:rPr>
            <w:rFonts w:cs="Arial"/>
            <w:szCs w:val="20"/>
          </w:rPr>
          <w:t xml:space="preserve">. The </w:t>
        </w:r>
        <w:del w:id="2730" w:author="Kinder" w:date="2013-06-30T08:58:00Z">
          <w:r w:rsidR="000E276C" w:rsidDel="00BB5003">
            <w:rPr>
              <w:rFonts w:cs="Arial"/>
              <w:szCs w:val="20"/>
            </w:rPr>
            <w:delText>DieCut</w:delText>
          </w:r>
        </w:del>
      </w:ins>
      <w:ins w:id="2731" w:author="Kinder" w:date="2013-06-30T08:58:00Z">
        <w:r w:rsidR="00BB5003">
          <w:rPr>
            <w:rFonts w:cs="Arial"/>
            <w:szCs w:val="20"/>
          </w:rPr>
          <w:t>perforation</w:t>
        </w:r>
      </w:ins>
      <w:ins w:id="2732" w:author="Wolfgang J. Toechterle" w:date="2013-06-22T11:34:00Z">
        <w:r w:rsidR="000E276C">
          <w:rPr>
            <w:rFonts w:cs="Arial"/>
            <w:szCs w:val="20"/>
          </w:rPr>
          <w:t xml:space="preserve"> and </w:t>
        </w:r>
        <w:r w:rsidR="000E276C">
          <w:rPr>
            <w:rFonts w:cs="Arial"/>
            <w:szCs w:val="20"/>
          </w:rPr>
          <w:lastRenderedPageBreak/>
          <w:t xml:space="preserve">serial number must be placed on a </w:t>
        </w:r>
      </w:ins>
      <w:ins w:id="2733" w:author="Wolfgang J. Toechterle" w:date="2013-06-22T11:35:00Z">
        <w:r w:rsidR="000E276C">
          <w:rPr>
            <w:rFonts w:cs="Arial"/>
            <w:szCs w:val="20"/>
          </w:rPr>
          <w:t>separate</w:t>
        </w:r>
      </w:ins>
      <w:ins w:id="2734" w:author="Wolfgang J. Toechterle" w:date="2013-06-22T11:34:00Z">
        <w:r w:rsidR="000E276C">
          <w:rPr>
            <w:rFonts w:cs="Arial"/>
            <w:szCs w:val="20"/>
          </w:rPr>
          <w:t xml:space="preserve"> </w:t>
        </w:r>
      </w:ins>
      <w:ins w:id="2735" w:author="Wolfgang J. Toechterle" w:date="2013-06-22T11:35:00Z">
        <w:r w:rsidR="00107523">
          <w:rPr>
            <w:rFonts w:cs="Arial"/>
            <w:szCs w:val="20"/>
          </w:rPr>
          <w:t>layer in the PDF file.</w:t>
        </w:r>
      </w:ins>
    </w:p>
    <w:p w14:paraId="7FC93932" w14:textId="7D5625F1" w:rsidR="003C0B2E" w:rsidRPr="003C0B2E" w:rsidRDefault="003C0B2E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736" w:author="Admin" w:date="2013-07-01T01:19:00Z">
            <w:rPr>
              <w:rFonts w:cs="Arial"/>
              <w:szCs w:val="20"/>
              <w:lang w:val="en-US"/>
            </w:rPr>
          </w:rPrChange>
        </w:rPr>
      </w:pPr>
      <w:ins w:id="2737" w:author="Admin" w:date="2013-07-01T01:16:00Z">
        <w:r w:rsidRPr="003C0B2E">
          <w:rPr>
            <w:rFonts w:cs="Arial"/>
            <w:szCs w:val="20"/>
            <w:highlight w:val="yellow"/>
            <w:rPrChange w:id="2738" w:author="Admin" w:date="2013-07-01T01:19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3C0B2E">
          <w:rPr>
            <w:rFonts w:cs="Arial"/>
            <w:szCs w:val="20"/>
            <w:highlight w:val="yellow"/>
            <w:rPrChange w:id="2739" w:author="Admin" w:date="2013-07-01T01:19:00Z">
              <w:rPr>
                <w:rFonts w:cs="Arial"/>
                <w:szCs w:val="20"/>
              </w:rPr>
            </w:rPrChange>
          </w:rPr>
          <w:t>arquivo</w:t>
        </w:r>
        <w:proofErr w:type="spellEnd"/>
        <w:r w:rsidRPr="003C0B2E">
          <w:rPr>
            <w:rFonts w:cs="Arial"/>
            <w:szCs w:val="20"/>
            <w:highlight w:val="yellow"/>
            <w:rPrChange w:id="2740" w:author="Admin" w:date="2013-07-01T01:19:00Z">
              <w:rPr>
                <w:rFonts w:cs="Arial"/>
                <w:szCs w:val="20"/>
              </w:rPr>
            </w:rPrChange>
          </w:rPr>
          <w:t xml:space="preserve"> composite final </w:t>
        </w:r>
        <w:r w:rsidRPr="003C0B2E">
          <w:rPr>
            <w:rFonts w:cs="Arial"/>
            <w:szCs w:val="20"/>
            <w:highlight w:val="yellow"/>
            <w:rPrChange w:id="2741" w:author="Admin" w:date="2013-07-01T01:19:00Z">
              <w:rPr>
                <w:rFonts w:cs="Arial"/>
                <w:szCs w:val="20"/>
              </w:rPr>
            </w:rPrChange>
          </w:rPr>
          <w:t>PDF/X-4:2010</w:t>
        </w:r>
        <w:r w:rsidRPr="003C0B2E">
          <w:rPr>
            <w:rFonts w:cs="Arial"/>
            <w:szCs w:val="20"/>
            <w:highlight w:val="yellow"/>
            <w:rPrChange w:id="2742" w:author="Admin" w:date="2013-07-01T01:19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3C0B2E">
          <w:rPr>
            <w:rFonts w:cs="Arial"/>
            <w:szCs w:val="20"/>
            <w:highlight w:val="yellow"/>
            <w:rPrChange w:id="2743" w:author="Admin" w:date="2013-07-01T01:19:00Z">
              <w:rPr>
                <w:rFonts w:cs="Arial"/>
                <w:szCs w:val="20"/>
              </w:rPr>
            </w:rPrChange>
          </w:rPr>
          <w:t>incluindo</w:t>
        </w:r>
        <w:proofErr w:type="spellEnd"/>
        <w:r w:rsidRPr="003C0B2E">
          <w:rPr>
            <w:rFonts w:cs="Arial"/>
            <w:szCs w:val="20"/>
            <w:highlight w:val="yellow"/>
            <w:rPrChange w:id="2744" w:author="Admin" w:date="2013-07-01T01:19:00Z">
              <w:rPr>
                <w:rFonts w:cs="Arial"/>
                <w:szCs w:val="20"/>
              </w:rPr>
            </w:rPrChange>
          </w:rPr>
          <w:t xml:space="preserve"> sangria, </w:t>
        </w:r>
        <w:proofErr w:type="spellStart"/>
        <w:r w:rsidRPr="003C0B2E">
          <w:rPr>
            <w:rFonts w:cs="Arial"/>
            <w:szCs w:val="20"/>
            <w:highlight w:val="yellow"/>
            <w:rPrChange w:id="2745" w:author="Admin" w:date="2013-07-01T01:19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3C0B2E">
          <w:rPr>
            <w:rFonts w:cs="Arial"/>
            <w:szCs w:val="20"/>
            <w:highlight w:val="yellow"/>
            <w:rPrChange w:id="2746" w:author="Admin" w:date="2013-07-01T01:19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3C0B2E">
          <w:rPr>
            <w:rFonts w:cs="Arial"/>
            <w:szCs w:val="20"/>
            <w:highlight w:val="yellow"/>
            <w:rPrChange w:id="2747" w:author="Admin" w:date="2013-07-01T01:19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3C0B2E">
          <w:rPr>
            <w:rFonts w:cs="Arial"/>
            <w:szCs w:val="20"/>
            <w:highlight w:val="yellow"/>
            <w:rPrChange w:id="2748" w:author="Admin" w:date="2013-07-01T01:19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3C0B2E">
          <w:rPr>
            <w:rFonts w:cs="Arial"/>
            <w:szCs w:val="20"/>
            <w:highlight w:val="yellow"/>
            <w:rPrChange w:id="2749" w:author="Admin" w:date="2013-07-01T01:19:00Z">
              <w:rPr>
                <w:rFonts w:cs="Arial"/>
                <w:szCs w:val="20"/>
              </w:rPr>
            </w:rPrChange>
          </w:rPr>
          <w:t>perfil</w:t>
        </w:r>
        <w:proofErr w:type="spellEnd"/>
        <w:r w:rsidRPr="003C0B2E">
          <w:rPr>
            <w:rFonts w:cs="Arial"/>
            <w:szCs w:val="20"/>
            <w:highlight w:val="yellow"/>
            <w:rPrChange w:id="2750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51" w:author="Admin" w:date="2013-07-01T01:19:00Z">
              <w:rPr>
                <w:rFonts w:cs="Arial"/>
                <w:szCs w:val="20"/>
              </w:rPr>
            </w:rPrChange>
          </w:rPr>
          <w:t>especificado</w:t>
        </w:r>
        <w:proofErr w:type="spellEnd"/>
        <w:r w:rsidRPr="003C0B2E">
          <w:rPr>
            <w:rFonts w:cs="Arial"/>
            <w:szCs w:val="20"/>
            <w:highlight w:val="yellow"/>
            <w:rPrChange w:id="2752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53" w:author="Admin" w:date="2013-07-01T01:19:00Z">
              <w:rPr>
                <w:rFonts w:cs="Arial"/>
                <w:szCs w:val="20"/>
              </w:rPr>
            </w:rPrChange>
          </w:rPr>
          <w:t>nessa</w:t>
        </w:r>
        <w:proofErr w:type="spellEnd"/>
        <w:r w:rsidRPr="003C0B2E">
          <w:rPr>
            <w:rFonts w:cs="Arial"/>
            <w:szCs w:val="20"/>
            <w:highlight w:val="yellow"/>
            <w:rPrChange w:id="2754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55" w:author="Admin" w:date="2013-07-01T01:19:00Z">
              <w:rPr>
                <w:rFonts w:cs="Arial"/>
                <w:szCs w:val="20"/>
              </w:rPr>
            </w:rPrChange>
          </w:rPr>
          <w:t>tarefa</w:t>
        </w:r>
        <w:proofErr w:type="spellEnd"/>
        <w:r w:rsidRPr="003C0B2E">
          <w:rPr>
            <w:rFonts w:cs="Arial"/>
            <w:szCs w:val="20"/>
            <w:highlight w:val="yellow"/>
            <w:rPrChange w:id="2756" w:author="Admin" w:date="2013-07-01T01:19:00Z">
              <w:rPr>
                <w:rFonts w:cs="Arial"/>
                <w:szCs w:val="20"/>
              </w:rPr>
            </w:rPrChange>
          </w:rPr>
          <w:t xml:space="preserve">). </w:t>
        </w:r>
      </w:ins>
      <w:ins w:id="2757" w:author="Admin" w:date="2013-07-01T01:17:00Z">
        <w:r w:rsidRPr="003C0B2E">
          <w:rPr>
            <w:rFonts w:cs="Arial"/>
            <w:szCs w:val="20"/>
            <w:highlight w:val="yellow"/>
            <w:rPrChange w:id="2758" w:author="Admin" w:date="2013-07-01T01:19:00Z">
              <w:rPr>
                <w:rFonts w:cs="Arial"/>
                <w:szCs w:val="20"/>
              </w:rPr>
            </w:rPrChange>
          </w:rPr>
          <w:t xml:space="preserve">A </w:t>
        </w:r>
        <w:proofErr w:type="spellStart"/>
        <w:r w:rsidRPr="003C0B2E">
          <w:rPr>
            <w:rFonts w:cs="Arial"/>
            <w:szCs w:val="20"/>
            <w:highlight w:val="yellow"/>
            <w:rPrChange w:id="2759" w:author="Admin" w:date="2013-07-01T01:19:00Z">
              <w:rPr>
                <w:rFonts w:cs="Arial"/>
                <w:szCs w:val="20"/>
              </w:rPr>
            </w:rPrChange>
          </w:rPr>
          <w:t>perfuracao</w:t>
        </w:r>
        <w:proofErr w:type="spellEnd"/>
        <w:r w:rsidRPr="003C0B2E">
          <w:rPr>
            <w:rFonts w:cs="Arial"/>
            <w:szCs w:val="20"/>
            <w:highlight w:val="yellow"/>
            <w:rPrChange w:id="2760" w:author="Admin" w:date="2013-07-01T01:19:00Z">
              <w:rPr>
                <w:rFonts w:cs="Arial"/>
                <w:szCs w:val="20"/>
              </w:rPr>
            </w:rPrChange>
          </w:rPr>
          <w:t xml:space="preserve"> e o </w:t>
        </w:r>
        <w:proofErr w:type="spellStart"/>
        <w:r w:rsidRPr="003C0B2E">
          <w:rPr>
            <w:rFonts w:cs="Arial"/>
            <w:szCs w:val="20"/>
            <w:highlight w:val="yellow"/>
            <w:rPrChange w:id="2761" w:author="Admin" w:date="2013-07-01T01:19:00Z">
              <w:rPr>
                <w:rFonts w:cs="Arial"/>
                <w:szCs w:val="20"/>
              </w:rPr>
            </w:rPrChange>
          </w:rPr>
          <w:t>numero</w:t>
        </w:r>
        <w:proofErr w:type="spellEnd"/>
        <w:r w:rsidRPr="003C0B2E">
          <w:rPr>
            <w:rFonts w:cs="Arial"/>
            <w:szCs w:val="20"/>
            <w:highlight w:val="yellow"/>
            <w:rPrChange w:id="2762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63" w:author="Admin" w:date="2013-07-01T01:19:00Z">
              <w:rPr>
                <w:rFonts w:cs="Arial"/>
                <w:szCs w:val="20"/>
              </w:rPr>
            </w:rPrChange>
          </w:rPr>
          <w:t>seriado</w:t>
        </w:r>
        <w:proofErr w:type="spellEnd"/>
        <w:r w:rsidRPr="003C0B2E">
          <w:rPr>
            <w:rFonts w:cs="Arial"/>
            <w:szCs w:val="20"/>
            <w:highlight w:val="yellow"/>
            <w:rPrChange w:id="2764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65" w:author="Admin" w:date="2013-07-01T01:19:00Z">
              <w:rPr>
                <w:rFonts w:cs="Arial"/>
                <w:szCs w:val="20"/>
              </w:rPr>
            </w:rPrChange>
          </w:rPr>
          <w:t>devem</w:t>
        </w:r>
        <w:proofErr w:type="spellEnd"/>
        <w:r w:rsidRPr="003C0B2E">
          <w:rPr>
            <w:rFonts w:cs="Arial"/>
            <w:szCs w:val="20"/>
            <w:highlight w:val="yellow"/>
            <w:rPrChange w:id="2766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67" w:author="Admin" w:date="2013-07-01T01:19:00Z">
              <w:rPr>
                <w:rFonts w:cs="Arial"/>
                <w:szCs w:val="20"/>
              </w:rPr>
            </w:rPrChange>
          </w:rPr>
          <w:t>ser</w:t>
        </w:r>
        <w:proofErr w:type="spellEnd"/>
        <w:r w:rsidRPr="003C0B2E">
          <w:rPr>
            <w:rFonts w:cs="Arial"/>
            <w:szCs w:val="20"/>
            <w:highlight w:val="yellow"/>
            <w:rPrChange w:id="2768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69" w:author="Admin" w:date="2013-07-01T01:19:00Z">
              <w:rPr>
                <w:rFonts w:cs="Arial"/>
                <w:szCs w:val="20"/>
              </w:rPr>
            </w:rPrChange>
          </w:rPr>
          <w:t>colocados</w:t>
        </w:r>
        <w:proofErr w:type="spellEnd"/>
        <w:r w:rsidRPr="003C0B2E">
          <w:rPr>
            <w:rFonts w:cs="Arial"/>
            <w:szCs w:val="20"/>
            <w:highlight w:val="yellow"/>
            <w:rPrChange w:id="2770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71" w:author="Admin" w:date="2013-07-01T01:19:00Z">
              <w:rPr>
                <w:rFonts w:cs="Arial"/>
                <w:szCs w:val="20"/>
              </w:rPr>
            </w:rPrChange>
          </w:rPr>
          <w:t>em</w:t>
        </w:r>
        <w:proofErr w:type="spellEnd"/>
        <w:r w:rsidRPr="003C0B2E">
          <w:rPr>
            <w:rFonts w:cs="Arial"/>
            <w:szCs w:val="20"/>
            <w:highlight w:val="yellow"/>
            <w:rPrChange w:id="2772" w:author="Admin" w:date="2013-07-01T01:19:00Z">
              <w:rPr>
                <w:rFonts w:cs="Arial"/>
                <w:szCs w:val="20"/>
              </w:rPr>
            </w:rPrChange>
          </w:rPr>
          <w:t xml:space="preserve"> layer </w:t>
        </w:r>
        <w:proofErr w:type="spellStart"/>
        <w:r w:rsidRPr="003C0B2E">
          <w:rPr>
            <w:rFonts w:cs="Arial"/>
            <w:szCs w:val="20"/>
            <w:highlight w:val="yellow"/>
            <w:rPrChange w:id="2773" w:author="Admin" w:date="2013-07-01T01:19:00Z">
              <w:rPr>
                <w:rFonts w:cs="Arial"/>
                <w:szCs w:val="20"/>
              </w:rPr>
            </w:rPrChange>
          </w:rPr>
          <w:t>separados</w:t>
        </w:r>
        <w:proofErr w:type="spellEnd"/>
        <w:r w:rsidRPr="003C0B2E">
          <w:rPr>
            <w:rFonts w:cs="Arial"/>
            <w:szCs w:val="20"/>
            <w:highlight w:val="yellow"/>
            <w:rPrChange w:id="2774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75" w:author="Admin" w:date="2013-07-01T01:19:00Z">
              <w:rPr>
                <w:rFonts w:cs="Arial"/>
                <w:szCs w:val="20"/>
              </w:rPr>
            </w:rPrChange>
          </w:rPr>
          <w:t>num</w:t>
        </w:r>
        <w:proofErr w:type="spellEnd"/>
        <w:r w:rsidRPr="003C0B2E">
          <w:rPr>
            <w:rFonts w:cs="Arial"/>
            <w:szCs w:val="20"/>
            <w:highlight w:val="yellow"/>
            <w:rPrChange w:id="2776" w:author="Admin" w:date="2013-07-01T01:19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3C0B2E">
          <w:rPr>
            <w:rFonts w:cs="Arial"/>
            <w:szCs w:val="20"/>
            <w:highlight w:val="yellow"/>
            <w:rPrChange w:id="2777" w:author="Admin" w:date="2013-07-01T01:19:00Z">
              <w:rPr>
                <w:rFonts w:cs="Arial"/>
                <w:szCs w:val="20"/>
              </w:rPr>
            </w:rPrChange>
          </w:rPr>
          <w:t>arquivo</w:t>
        </w:r>
        <w:proofErr w:type="spellEnd"/>
        <w:r w:rsidRPr="003C0B2E">
          <w:rPr>
            <w:rFonts w:cs="Arial"/>
            <w:szCs w:val="20"/>
            <w:highlight w:val="yellow"/>
            <w:rPrChange w:id="2778" w:author="Admin" w:date="2013-07-01T01:19:00Z">
              <w:rPr>
                <w:rFonts w:cs="Arial"/>
                <w:szCs w:val="20"/>
              </w:rPr>
            </w:rPrChange>
          </w:rPr>
          <w:t xml:space="preserve"> PDF)</w:t>
        </w:r>
      </w:ins>
    </w:p>
    <w:p w14:paraId="5F587BE9" w14:textId="2AB0C660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779" w:author="Admin" w:date="2013-07-01T01:20:00Z"/>
          <w:rFonts w:cs="Arial"/>
          <w:szCs w:val="20"/>
        </w:rPr>
      </w:pPr>
      <w:r w:rsidRPr="00EA5133">
        <w:rPr>
          <w:rFonts w:cs="Arial"/>
          <w:szCs w:val="20"/>
          <w:rPrChange w:id="2780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2781" w:author="Kinder" w:date="2013-06-30T08:58:00Z">
        <w:r w:rsidRPr="00EA5133" w:rsidDel="00BB5003">
          <w:rPr>
            <w:rFonts w:cs="Arial"/>
            <w:szCs w:val="20"/>
            <w:rPrChange w:id="278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EA5133">
        <w:rPr>
          <w:rFonts w:cs="Arial"/>
          <w:szCs w:val="20"/>
          <w:rPrChange w:id="2783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6CFA81A3" w14:textId="4FBA6D41" w:rsidR="003C0B2E" w:rsidRPr="008F2F15" w:rsidRDefault="003C0B2E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784" w:author="Kinder" w:date="2013-06-29T14:25:00Z"/>
          <w:rFonts w:cs="Arial"/>
          <w:szCs w:val="20"/>
          <w:highlight w:val="yellow"/>
          <w:rPrChange w:id="2785" w:author="Admin" w:date="2013-07-01T01:22:00Z">
            <w:rPr>
              <w:ins w:id="2786" w:author="Kinder" w:date="2013-06-29T14:25:00Z"/>
              <w:rFonts w:cs="Arial"/>
              <w:szCs w:val="20"/>
            </w:rPr>
          </w:rPrChange>
        </w:rPr>
      </w:pPr>
      <w:ins w:id="2787" w:author="Admin" w:date="2013-07-01T01:20:00Z">
        <w:r w:rsidRPr="008F2F15">
          <w:rPr>
            <w:rFonts w:cs="Arial"/>
            <w:szCs w:val="20"/>
            <w:highlight w:val="yellow"/>
            <w:rPrChange w:id="2788" w:author="Admin" w:date="2013-07-01T01:22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8F2F15">
          <w:rPr>
            <w:rFonts w:cs="Arial"/>
            <w:szCs w:val="20"/>
            <w:highlight w:val="yellow"/>
            <w:rPrChange w:id="2789" w:author="Admin" w:date="2013-07-01T01:22:00Z">
              <w:rPr>
                <w:rFonts w:cs="Arial"/>
                <w:szCs w:val="20"/>
              </w:rPr>
            </w:rPrChange>
          </w:rPr>
          <w:t>copia</w:t>
        </w:r>
        <w:proofErr w:type="spellEnd"/>
        <w:r w:rsidRPr="008F2F15">
          <w:rPr>
            <w:rFonts w:cs="Arial"/>
            <w:szCs w:val="20"/>
            <w:highlight w:val="yellow"/>
            <w:rPrChange w:id="2790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791" w:author="Admin" w:date="2013-07-01T01:22:00Z">
              <w:rPr>
                <w:rFonts w:cs="Arial"/>
                <w:szCs w:val="20"/>
              </w:rPr>
            </w:rPrChange>
          </w:rPr>
          <w:t>impressa</w:t>
        </w:r>
        <w:proofErr w:type="spellEnd"/>
        <w:r w:rsidRPr="008F2F15">
          <w:rPr>
            <w:rFonts w:cs="Arial"/>
            <w:szCs w:val="20"/>
            <w:highlight w:val="yellow"/>
            <w:rPrChange w:id="2792" w:author="Admin" w:date="2013-07-01T01:22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8F2F15">
          <w:rPr>
            <w:rFonts w:cs="Arial"/>
            <w:szCs w:val="20"/>
            <w:highlight w:val="yellow"/>
            <w:rPrChange w:id="2793" w:author="Admin" w:date="2013-07-01T01:22:00Z">
              <w:rPr>
                <w:rFonts w:cs="Arial"/>
                <w:szCs w:val="20"/>
              </w:rPr>
            </w:rPrChange>
          </w:rPr>
          <w:t>sua</w:t>
        </w:r>
        <w:proofErr w:type="spellEnd"/>
        <w:r w:rsidRPr="008F2F15">
          <w:rPr>
            <w:rFonts w:cs="Arial"/>
            <w:szCs w:val="20"/>
            <w:highlight w:val="yellow"/>
            <w:rPrChange w:id="2794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795" w:author="Admin" w:date="2013-07-01T01:22:00Z">
              <w:rPr>
                <w:rFonts w:cs="Arial"/>
                <w:szCs w:val="20"/>
              </w:rPr>
            </w:rPrChange>
          </w:rPr>
          <w:t>composicao</w:t>
        </w:r>
        <w:proofErr w:type="spellEnd"/>
        <w:r w:rsidRPr="008F2F15">
          <w:rPr>
            <w:rFonts w:cs="Arial"/>
            <w:szCs w:val="20"/>
            <w:highlight w:val="yellow"/>
            <w:rPrChange w:id="2796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797" w:author="Admin" w:date="2013-07-01T01:22:00Z">
              <w:rPr>
                <w:rFonts w:cs="Arial"/>
                <w:szCs w:val="20"/>
              </w:rPr>
            </w:rPrChange>
          </w:rPr>
          <w:t>cortada</w:t>
        </w:r>
        <w:proofErr w:type="spellEnd"/>
        <w:r w:rsidRPr="008F2F15">
          <w:rPr>
            <w:rFonts w:cs="Arial"/>
            <w:szCs w:val="20"/>
            <w:highlight w:val="yellow"/>
            <w:rPrChange w:id="2798" w:author="Admin" w:date="2013-07-01T01:22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8F2F15">
          <w:rPr>
            <w:rFonts w:cs="Arial"/>
            <w:szCs w:val="20"/>
            <w:highlight w:val="yellow"/>
            <w:rPrChange w:id="2799" w:author="Admin" w:date="2013-07-01T01:22:00Z">
              <w:rPr>
                <w:rFonts w:cs="Arial"/>
                <w:szCs w:val="20"/>
              </w:rPr>
            </w:rPrChange>
          </w:rPr>
          <w:t>montada</w:t>
        </w:r>
        <w:proofErr w:type="spellEnd"/>
        <w:r w:rsidRPr="008F2F15">
          <w:rPr>
            <w:rFonts w:cs="Arial"/>
            <w:szCs w:val="20"/>
            <w:highlight w:val="yellow"/>
            <w:rPrChange w:id="2800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801" w:author="Admin" w:date="2013-07-01T01:22:00Z">
              <w:rPr>
                <w:rFonts w:cs="Arial"/>
                <w:szCs w:val="20"/>
              </w:rPr>
            </w:rPrChange>
          </w:rPr>
          <w:t>num</w:t>
        </w:r>
      </w:ins>
      <w:ins w:id="2802" w:author="Admin" w:date="2013-07-01T01:21:00Z">
        <w:r w:rsidRPr="008F2F15">
          <w:rPr>
            <w:rFonts w:cs="Arial"/>
            <w:szCs w:val="20"/>
            <w:highlight w:val="yellow"/>
            <w:rPrChange w:id="2803" w:author="Admin" w:date="2013-07-01T01:22:00Z">
              <w:rPr>
                <w:rFonts w:cs="Arial"/>
                <w:szCs w:val="20"/>
              </w:rPr>
            </w:rPrChange>
          </w:rPr>
          <w:t>a</w:t>
        </w:r>
      </w:ins>
      <w:proofErr w:type="spellEnd"/>
      <w:ins w:id="2804" w:author="Admin" w:date="2013-07-01T01:20:00Z">
        <w:r w:rsidRPr="008F2F15">
          <w:rPr>
            <w:rFonts w:cs="Arial"/>
            <w:szCs w:val="20"/>
            <w:highlight w:val="yellow"/>
            <w:rPrChange w:id="2805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</w:ins>
      <w:proofErr w:type="spellStart"/>
      <w:ins w:id="2806" w:author="Admin" w:date="2013-07-01T01:22:00Z">
        <w:r w:rsidRPr="008F2F15">
          <w:rPr>
            <w:rFonts w:cs="Arial"/>
            <w:szCs w:val="20"/>
            <w:highlight w:val="yellow"/>
            <w:rPrChange w:id="2807" w:author="Admin" w:date="2013-07-01T01:22:00Z">
              <w:rPr>
                <w:rFonts w:cs="Arial"/>
                <w:szCs w:val="20"/>
              </w:rPr>
            </w:rPrChange>
          </w:rPr>
          <w:t>prancha</w:t>
        </w:r>
      </w:ins>
      <w:proofErr w:type="spellEnd"/>
      <w:ins w:id="2808" w:author="Admin" w:date="2013-07-01T01:20:00Z">
        <w:r w:rsidRPr="008F2F15">
          <w:rPr>
            <w:rFonts w:cs="Arial"/>
            <w:szCs w:val="20"/>
            <w:highlight w:val="yellow"/>
            <w:rPrChange w:id="2809" w:author="Admin" w:date="2013-07-01T01:22:00Z">
              <w:rPr>
                <w:rFonts w:cs="Arial"/>
                <w:szCs w:val="20"/>
              </w:rPr>
            </w:rPrChange>
          </w:rPr>
          <w:t xml:space="preserve"> A4 </w:t>
        </w:r>
        <w:proofErr w:type="spellStart"/>
        <w:r w:rsidRPr="008F2F15">
          <w:rPr>
            <w:rFonts w:cs="Arial"/>
            <w:szCs w:val="20"/>
            <w:highlight w:val="yellow"/>
            <w:rPrChange w:id="2810" w:author="Admin" w:date="2013-07-01T01:22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8F2F15">
          <w:rPr>
            <w:rFonts w:cs="Arial"/>
            <w:szCs w:val="20"/>
            <w:highlight w:val="yellow"/>
            <w:rPrChange w:id="2811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812" w:author="Admin" w:date="2013-07-01T01:22:00Z">
              <w:rPr>
                <w:rFonts w:cs="Arial"/>
                <w:szCs w:val="20"/>
              </w:rPr>
            </w:rPrChange>
          </w:rPr>
          <w:t>apresentar</w:t>
        </w:r>
        <w:proofErr w:type="spellEnd"/>
        <w:r w:rsidRPr="008F2F15">
          <w:rPr>
            <w:rFonts w:cs="Arial"/>
            <w:szCs w:val="20"/>
            <w:highlight w:val="yellow"/>
            <w:rPrChange w:id="2813" w:author="Admin" w:date="2013-07-01T01:22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814" w:author="Admin" w:date="2013-07-01T01:22:00Z">
              <w:rPr>
                <w:rFonts w:cs="Arial"/>
                <w:szCs w:val="20"/>
              </w:rPr>
            </w:rPrChange>
          </w:rPr>
          <w:t>seu</w:t>
        </w:r>
        <w:proofErr w:type="spellEnd"/>
        <w:r w:rsidRPr="008F2F15">
          <w:rPr>
            <w:rFonts w:cs="Arial"/>
            <w:szCs w:val="20"/>
            <w:highlight w:val="yellow"/>
            <w:rPrChange w:id="2815" w:author="Admin" w:date="2013-07-01T01:22:00Z">
              <w:rPr>
                <w:rFonts w:cs="Arial"/>
                <w:szCs w:val="20"/>
              </w:rPr>
            </w:rPrChange>
          </w:rPr>
          <w:t xml:space="preserve"> design.</w:t>
        </w:r>
      </w:ins>
    </w:p>
    <w:p w14:paraId="38EE6A5E" w14:textId="3A314F09" w:rsid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816" w:author="Admin" w:date="2013-07-01T01:23:00Z"/>
          <w:rFonts w:cs="Arial"/>
          <w:szCs w:val="20"/>
        </w:rPr>
      </w:pPr>
      <w:ins w:id="2817" w:author="Kinder" w:date="2013-06-29T14:25:00Z">
        <w:r>
          <w:rPr>
            <w:rFonts w:cs="Arial"/>
            <w:szCs w:val="20"/>
          </w:rPr>
          <w:t xml:space="preserve">1 A4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Ticket with ONLY crop marks and bleed marks</w:t>
        </w:r>
      </w:ins>
    </w:p>
    <w:p w14:paraId="6A754769" w14:textId="30417A50" w:rsidR="008F2F15" w:rsidRPr="008F2F15" w:rsidRDefault="008F2F15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818" w:author="Admin" w:date="2013-07-01T01:23:00Z">
            <w:rPr>
              <w:rFonts w:cs="Arial"/>
              <w:szCs w:val="20"/>
              <w:lang w:val="en-US"/>
            </w:rPr>
          </w:rPrChange>
        </w:rPr>
      </w:pPr>
      <w:ins w:id="2819" w:author="Admin" w:date="2013-07-01T01:23:00Z">
        <w:r w:rsidRPr="008F2F15">
          <w:rPr>
            <w:rFonts w:cs="Arial"/>
            <w:szCs w:val="20"/>
            <w:highlight w:val="yellow"/>
            <w:rPrChange w:id="2820" w:author="Admin" w:date="2013-07-01T01:23:00Z">
              <w:rPr>
                <w:rFonts w:cs="Arial"/>
                <w:szCs w:val="20"/>
              </w:rPr>
            </w:rPrChange>
          </w:rPr>
          <w:t xml:space="preserve">1 </w:t>
        </w:r>
        <w:proofErr w:type="spellStart"/>
        <w:r w:rsidRPr="008F2F15">
          <w:rPr>
            <w:rFonts w:cs="Arial"/>
            <w:szCs w:val="20"/>
            <w:highlight w:val="yellow"/>
            <w:rPrChange w:id="2821" w:author="Admin" w:date="2013-07-01T01:23:00Z">
              <w:rPr>
                <w:rFonts w:cs="Arial"/>
                <w:szCs w:val="20"/>
              </w:rPr>
            </w:rPrChange>
          </w:rPr>
          <w:t>impressao</w:t>
        </w:r>
        <w:proofErr w:type="spellEnd"/>
        <w:r w:rsidRPr="008F2F15">
          <w:rPr>
            <w:rFonts w:cs="Arial"/>
            <w:szCs w:val="20"/>
            <w:highlight w:val="yellow"/>
            <w:rPrChange w:id="2822" w:author="Admin" w:date="2013-07-01T01:23:00Z">
              <w:rPr>
                <w:rFonts w:cs="Arial"/>
                <w:szCs w:val="20"/>
              </w:rPr>
            </w:rPrChange>
          </w:rPr>
          <w:t xml:space="preserve"> A4 de </w:t>
        </w:r>
        <w:proofErr w:type="spellStart"/>
        <w:r w:rsidRPr="008F2F15">
          <w:rPr>
            <w:rFonts w:cs="Arial"/>
            <w:szCs w:val="20"/>
            <w:highlight w:val="yellow"/>
            <w:rPrChange w:id="2823" w:author="Admin" w:date="2013-07-01T01:23:00Z">
              <w:rPr>
                <w:rFonts w:cs="Arial"/>
                <w:szCs w:val="20"/>
              </w:rPr>
            </w:rPrChange>
          </w:rPr>
          <w:t>seu</w:t>
        </w:r>
        <w:proofErr w:type="spellEnd"/>
        <w:r w:rsidRPr="008F2F15">
          <w:rPr>
            <w:rFonts w:cs="Arial"/>
            <w:szCs w:val="20"/>
            <w:highlight w:val="yellow"/>
            <w:rPrChange w:id="2824" w:author="Admin" w:date="2013-07-01T01:23:00Z">
              <w:rPr>
                <w:rFonts w:cs="Arial"/>
                <w:szCs w:val="20"/>
              </w:rPr>
            </w:rPrChange>
          </w:rPr>
          <w:t xml:space="preserve"> ticket </w:t>
        </w:r>
        <w:proofErr w:type="spellStart"/>
        <w:r w:rsidRPr="008F2F15">
          <w:rPr>
            <w:rFonts w:cs="Arial"/>
            <w:szCs w:val="20"/>
            <w:highlight w:val="yellow"/>
            <w:rPrChange w:id="2825" w:author="Admin" w:date="2013-07-01T01:23:00Z">
              <w:rPr>
                <w:rFonts w:cs="Arial"/>
                <w:szCs w:val="20"/>
              </w:rPr>
            </w:rPrChange>
          </w:rPr>
          <w:t>somente</w:t>
        </w:r>
        <w:proofErr w:type="spellEnd"/>
        <w:r w:rsidRPr="008F2F15">
          <w:rPr>
            <w:rFonts w:cs="Arial"/>
            <w:szCs w:val="20"/>
            <w:highlight w:val="yellow"/>
            <w:rPrChange w:id="2826" w:author="Admin" w:date="2013-07-01T01:23:00Z">
              <w:rPr>
                <w:rFonts w:cs="Arial"/>
                <w:szCs w:val="20"/>
              </w:rPr>
            </w:rPrChange>
          </w:rPr>
          <w:t xml:space="preserve"> com as </w:t>
        </w:r>
        <w:proofErr w:type="spellStart"/>
        <w:r w:rsidRPr="008F2F15">
          <w:rPr>
            <w:rFonts w:cs="Arial"/>
            <w:szCs w:val="20"/>
            <w:highlight w:val="yellow"/>
            <w:rPrChange w:id="2827" w:author="Admin" w:date="2013-07-01T01:23:00Z">
              <w:rPr>
                <w:rFonts w:cs="Arial"/>
                <w:szCs w:val="20"/>
              </w:rPr>
            </w:rPrChange>
          </w:rPr>
          <w:t>marcas</w:t>
        </w:r>
        <w:proofErr w:type="spellEnd"/>
        <w:r w:rsidRPr="008F2F15">
          <w:rPr>
            <w:rFonts w:cs="Arial"/>
            <w:szCs w:val="20"/>
            <w:highlight w:val="yellow"/>
            <w:rPrChange w:id="2828" w:author="Admin" w:date="2013-07-01T01:23:00Z">
              <w:rPr>
                <w:rFonts w:cs="Arial"/>
                <w:szCs w:val="20"/>
              </w:rPr>
            </w:rPrChange>
          </w:rPr>
          <w:t xml:space="preserve"> de </w:t>
        </w:r>
        <w:proofErr w:type="spellStart"/>
        <w:r w:rsidRPr="008F2F15">
          <w:rPr>
            <w:rFonts w:cs="Arial"/>
            <w:szCs w:val="20"/>
            <w:highlight w:val="yellow"/>
            <w:rPrChange w:id="2829" w:author="Admin" w:date="2013-07-01T01:23:00Z">
              <w:rPr>
                <w:rFonts w:cs="Arial"/>
                <w:szCs w:val="20"/>
              </w:rPr>
            </w:rPrChange>
          </w:rPr>
          <w:t>corte</w:t>
        </w:r>
        <w:proofErr w:type="spellEnd"/>
        <w:r w:rsidRPr="008F2F15">
          <w:rPr>
            <w:rFonts w:cs="Arial"/>
            <w:szCs w:val="20"/>
            <w:highlight w:val="yellow"/>
            <w:rPrChange w:id="2830" w:author="Admin" w:date="2013-07-01T01:23:00Z">
              <w:rPr>
                <w:rFonts w:cs="Arial"/>
                <w:szCs w:val="20"/>
              </w:rPr>
            </w:rPrChange>
          </w:rPr>
          <w:t xml:space="preserve"> e de sangria</w:t>
        </w:r>
      </w:ins>
    </w:p>
    <w:p w14:paraId="37874C4C" w14:textId="4DB82063" w:rsidR="00E90506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2831" w:author="Admin" w:date="2013-07-01T01:24:00Z"/>
          <w:rFonts w:cs="Arial"/>
          <w:szCs w:val="20"/>
        </w:rPr>
      </w:pPr>
      <w:r w:rsidRPr="00EA5133">
        <w:rPr>
          <w:rFonts w:cs="Arial"/>
          <w:szCs w:val="20"/>
          <w:rPrChange w:id="2832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EA5133">
        <w:rPr>
          <w:rFonts w:cs="Arial"/>
          <w:szCs w:val="20"/>
          <w:rPrChange w:id="283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2834" w:author="Wolfgang J. Toechterle" w:date="2013-06-08T19:12:00Z">
        <w:r w:rsidR="00CD0E39" w:rsidRPr="00EA5133">
          <w:rPr>
            <w:rFonts w:cs="Arial"/>
            <w:szCs w:val="20"/>
            <w:rPrChange w:id="28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2836" w:author="Wolfgang J. Toechterle" w:date="2013-06-08T19:12:00Z">
        <w:r w:rsidR="005430DA" w:rsidRPr="00EA5133" w:rsidDel="00CD0E39">
          <w:rPr>
            <w:rFonts w:cs="Arial"/>
            <w:szCs w:val="20"/>
            <w:rPrChange w:id="28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EA5133">
        <w:rPr>
          <w:rFonts w:cs="Arial"/>
          <w:szCs w:val="20"/>
          <w:rPrChange w:id="2838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5AFE0981" w14:textId="5EBF8DC7" w:rsidR="008F2F15" w:rsidRPr="008F2F15" w:rsidRDefault="008F2F15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highlight w:val="yellow"/>
          <w:rPrChange w:id="2839" w:author="Admin" w:date="2013-07-01T01:24:00Z">
            <w:rPr>
              <w:rFonts w:cs="Arial"/>
              <w:szCs w:val="20"/>
              <w:lang w:val="en-US"/>
            </w:rPr>
          </w:rPrChange>
        </w:rPr>
      </w:pPr>
      <w:ins w:id="2840" w:author="Admin" w:date="2013-07-01T01:24:00Z">
        <w:r w:rsidRPr="008F2F15">
          <w:rPr>
            <w:rFonts w:cs="Arial"/>
            <w:szCs w:val="20"/>
            <w:highlight w:val="yellow"/>
            <w:rPrChange w:id="2841" w:author="Admin" w:date="2013-07-01T01:24:00Z">
              <w:rPr>
                <w:rFonts w:cs="Arial"/>
                <w:szCs w:val="20"/>
              </w:rPr>
            </w:rPrChange>
          </w:rPr>
          <w:t xml:space="preserve">1 pasta final </w:t>
        </w:r>
        <w:proofErr w:type="spellStart"/>
        <w:r w:rsidRPr="008F2F15">
          <w:rPr>
            <w:rFonts w:cs="Arial"/>
            <w:szCs w:val="20"/>
            <w:highlight w:val="yellow"/>
            <w:rPrChange w:id="2842" w:author="Admin" w:date="2013-07-01T01:24:00Z">
              <w:rPr>
                <w:rFonts w:cs="Arial"/>
                <w:szCs w:val="20"/>
              </w:rPr>
            </w:rPrChange>
          </w:rPr>
          <w:t>para</w:t>
        </w:r>
        <w:proofErr w:type="spellEnd"/>
        <w:r w:rsidRPr="008F2F15">
          <w:rPr>
            <w:rFonts w:cs="Arial"/>
            <w:szCs w:val="20"/>
            <w:highlight w:val="yellow"/>
            <w:rPrChange w:id="2843" w:author="Admin" w:date="2013-07-01T01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844" w:author="Admin" w:date="2013-07-01T01:24:00Z">
              <w:rPr>
                <w:rFonts w:cs="Arial"/>
                <w:szCs w:val="20"/>
              </w:rPr>
            </w:rPrChange>
          </w:rPr>
          <w:t>arquivamento</w:t>
        </w:r>
        <w:proofErr w:type="spellEnd"/>
        <w:r w:rsidRPr="008F2F15">
          <w:rPr>
            <w:rFonts w:cs="Arial"/>
            <w:szCs w:val="20"/>
            <w:highlight w:val="yellow"/>
            <w:rPrChange w:id="2845" w:author="Admin" w:date="2013-07-01T01:24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8F2F15">
          <w:rPr>
            <w:rFonts w:cs="Arial"/>
            <w:szCs w:val="20"/>
            <w:highlight w:val="yellow"/>
            <w:rPrChange w:id="2846" w:author="Admin" w:date="2013-07-01T01:24:00Z">
              <w:rPr>
                <w:rFonts w:cs="Arial"/>
                <w:szCs w:val="20"/>
              </w:rPr>
            </w:rPrChange>
          </w:rPr>
          <w:t>impressao</w:t>
        </w:r>
        <w:proofErr w:type="spellEnd"/>
        <w:r w:rsidRPr="008F2F15">
          <w:rPr>
            <w:rFonts w:cs="Arial"/>
            <w:szCs w:val="20"/>
            <w:highlight w:val="yellow"/>
            <w:rPrChange w:id="2847" w:author="Admin" w:date="2013-07-01T01:24:00Z">
              <w:rPr>
                <w:rFonts w:cs="Arial"/>
                <w:szCs w:val="20"/>
              </w:rPr>
            </w:rPrChange>
          </w:rPr>
          <w:t xml:space="preserve"> (</w:t>
        </w:r>
        <w:proofErr w:type="spellStart"/>
        <w:r w:rsidRPr="008F2F15">
          <w:rPr>
            <w:rFonts w:cs="Arial"/>
            <w:szCs w:val="20"/>
            <w:highlight w:val="yellow"/>
            <w:rPrChange w:id="2848" w:author="Admin" w:date="2013-07-01T01:24:00Z">
              <w:rPr>
                <w:rFonts w:cs="Arial"/>
                <w:szCs w:val="20"/>
              </w:rPr>
            </w:rPrChange>
          </w:rPr>
          <w:t>incluindo</w:t>
        </w:r>
        <w:proofErr w:type="spellEnd"/>
        <w:r w:rsidRPr="008F2F15">
          <w:rPr>
            <w:rFonts w:cs="Arial"/>
            <w:szCs w:val="20"/>
            <w:highlight w:val="yellow"/>
            <w:rPrChange w:id="2849" w:author="Admin" w:date="2013-07-01T01:24:00Z">
              <w:rPr>
                <w:rFonts w:cs="Arial"/>
                <w:szCs w:val="20"/>
              </w:rPr>
            </w:rPrChange>
          </w:rPr>
          <w:t xml:space="preserve"> PDF, </w:t>
        </w:r>
        <w:proofErr w:type="spellStart"/>
        <w:r w:rsidRPr="008F2F15">
          <w:rPr>
            <w:rFonts w:cs="Arial"/>
            <w:szCs w:val="20"/>
            <w:highlight w:val="yellow"/>
            <w:rPrChange w:id="2850" w:author="Admin" w:date="2013-07-01T01:24:00Z">
              <w:rPr>
                <w:rFonts w:cs="Arial"/>
                <w:szCs w:val="20"/>
              </w:rPr>
            </w:rPrChange>
          </w:rPr>
          <w:t>arquivos</w:t>
        </w:r>
        <w:proofErr w:type="spellEnd"/>
        <w:r w:rsidRPr="008F2F15">
          <w:rPr>
            <w:rFonts w:cs="Arial"/>
            <w:szCs w:val="20"/>
            <w:highlight w:val="yellow"/>
            <w:rPrChange w:id="2851" w:author="Admin" w:date="2013-07-01T01:24:00Z">
              <w:rPr>
                <w:rFonts w:cs="Arial"/>
                <w:szCs w:val="20"/>
              </w:rPr>
            </w:rPrChange>
          </w:rPr>
          <w:t xml:space="preserve"> </w:t>
        </w:r>
        <w:proofErr w:type="spellStart"/>
        <w:r w:rsidRPr="008F2F15">
          <w:rPr>
            <w:rFonts w:cs="Arial"/>
            <w:szCs w:val="20"/>
            <w:highlight w:val="yellow"/>
            <w:rPrChange w:id="2852" w:author="Admin" w:date="2013-07-01T01:24:00Z">
              <w:rPr>
                <w:rFonts w:cs="Arial"/>
                <w:szCs w:val="20"/>
              </w:rPr>
            </w:rPrChange>
          </w:rPr>
          <w:t>nativos</w:t>
        </w:r>
        <w:proofErr w:type="spellEnd"/>
        <w:r w:rsidRPr="008F2F15">
          <w:rPr>
            <w:rFonts w:cs="Arial"/>
            <w:szCs w:val="20"/>
            <w:highlight w:val="yellow"/>
            <w:rPrChange w:id="2853" w:author="Admin" w:date="2013-07-01T01:24:00Z">
              <w:rPr>
                <w:rFonts w:cs="Arial"/>
                <w:szCs w:val="20"/>
              </w:rPr>
            </w:rPrChange>
          </w:rPr>
          <w:t xml:space="preserve"> e </w:t>
        </w:r>
        <w:proofErr w:type="spellStart"/>
        <w:r w:rsidRPr="008F2F15">
          <w:rPr>
            <w:rFonts w:cs="Arial"/>
            <w:szCs w:val="20"/>
            <w:highlight w:val="yellow"/>
            <w:rPrChange w:id="2854" w:author="Admin" w:date="2013-07-01T01:24:00Z">
              <w:rPr>
                <w:rFonts w:cs="Arial"/>
                <w:szCs w:val="20"/>
              </w:rPr>
            </w:rPrChange>
          </w:rPr>
          <w:t>fontes</w:t>
        </w:r>
        <w:proofErr w:type="spellEnd"/>
        <w:r w:rsidRPr="008F2F15">
          <w:rPr>
            <w:rFonts w:cs="Arial"/>
            <w:szCs w:val="20"/>
            <w:highlight w:val="yellow"/>
            <w:rPrChange w:id="2855" w:author="Admin" w:date="2013-07-01T01:24:00Z">
              <w:rPr>
                <w:rFonts w:cs="Arial"/>
                <w:szCs w:val="20"/>
              </w:rPr>
            </w:rPrChange>
          </w:rPr>
          <w:t>)</w:t>
        </w:r>
      </w:ins>
    </w:p>
    <w:p w14:paraId="6334947B" w14:textId="77777777" w:rsidR="00E90506" w:rsidRPr="00EA5133" w:rsidRDefault="00E90506" w:rsidP="00CE6B36"/>
    <w:p w14:paraId="64BA6583" w14:textId="77777777" w:rsidR="00E11010" w:rsidRPr="00EA5133" w:rsidDel="00107523" w:rsidRDefault="00E11010" w:rsidP="00B45946">
      <w:pPr>
        <w:spacing w:after="200" w:line="276" w:lineRule="auto"/>
        <w:rPr>
          <w:del w:id="2856" w:author="Wolfgang J. Toechterle" w:date="2013-06-22T11:42:00Z"/>
          <w:rFonts w:cs="Arial"/>
          <w:b/>
          <w:bCs/>
          <w:sz w:val="28"/>
          <w:szCs w:val="28"/>
          <w:rPrChange w:id="2857" w:author="Wolfgang J. Toechterle" w:date="2013-06-22T10:32:00Z">
            <w:rPr>
              <w:del w:id="2858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4074DB1" w14:textId="4AD5F3CA" w:rsidR="00E90506" w:rsidRPr="00EA5133" w:rsidRDefault="00E90506" w:rsidP="00B45946">
      <w:pPr>
        <w:spacing w:after="200" w:line="276" w:lineRule="auto"/>
        <w:rPr>
          <w:rFonts w:cs="Arial"/>
          <w:b/>
          <w:bCs/>
          <w:sz w:val="28"/>
          <w:szCs w:val="28"/>
          <w:rPrChange w:id="285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286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  <w:r w:rsidRPr="00EA5133">
        <w:t xml:space="preserve"> </w:t>
      </w:r>
    </w:p>
    <w:p w14:paraId="610D6E12" w14:textId="05663FBB" w:rsidR="00B554E4" w:rsidRPr="00EA5133" w:rsidRDefault="00B554E4" w:rsidP="006D3605">
      <w:pPr>
        <w:rPr>
          <w:rFonts w:cs="Arial"/>
          <w:szCs w:val="20"/>
          <w:rPrChange w:id="286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862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EA5133">
        <w:rPr>
          <w:rFonts w:cs="Arial"/>
          <w:szCs w:val="20"/>
          <w:rPrChange w:id="286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28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2865" w:author="Wolfgang J. Toechterle" w:date="2013-06-22T11:52:00Z">
        <w:r w:rsidRPr="00EA5133" w:rsidDel="00510F1B">
          <w:rPr>
            <w:rFonts w:cs="Arial"/>
            <w:szCs w:val="20"/>
            <w:rPrChange w:id="28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2867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E36990" w:rsidRPr="00EA5133">
        <w:t xml:space="preserve"> (CMYK)</w:t>
      </w:r>
      <w:r w:rsidRPr="00EA5133">
        <w:rPr>
          <w:rFonts w:cs="Arial"/>
          <w:szCs w:val="20"/>
          <w:rPrChange w:id="28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EA5133">
        <w:rPr>
          <w:rFonts w:cs="Arial"/>
          <w:szCs w:val="20"/>
          <w:rPrChange w:id="2869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EA5133">
        <w:rPr>
          <w:rFonts w:cs="Arial"/>
          <w:szCs w:val="20"/>
          <w:rPrChange w:id="287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EA5133">
        <w:rPr>
          <w:rFonts w:cs="Arial"/>
          <w:szCs w:val="20"/>
          <w:rPrChange w:id="2871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2872" w:author="Kinder" w:date="2013-06-29T12:04:00Z">
        <w:r w:rsidR="00294763">
          <w:rPr>
            <w:rFonts w:cs="Arial"/>
            <w:szCs w:val="20"/>
          </w:rPr>
          <w:t>e</w:t>
        </w:r>
      </w:ins>
      <w:ins w:id="2873" w:author="Kinder" w:date="2013-06-29T12:05:00Z">
        <w:r w:rsidR="00C27E59">
          <w:rPr>
            <w:rFonts w:cs="Arial"/>
            <w:szCs w:val="20"/>
          </w:rPr>
          <w:t>, the size</w:t>
        </w:r>
      </w:ins>
      <w:ins w:id="2874" w:author="Kinder" w:date="2013-06-29T12:06:00Z">
        <w:r w:rsidR="00C27E59">
          <w:rPr>
            <w:rFonts w:cs="Arial"/>
            <w:szCs w:val="20"/>
          </w:rPr>
          <w:t xml:space="preserve"> of the bag</w:t>
        </w:r>
      </w:ins>
      <w:ins w:id="2875" w:author="Kinder" w:date="2013-06-29T12:05:00Z">
        <w:r w:rsidR="00C27E59">
          <w:rPr>
            <w:rFonts w:cs="Arial"/>
            <w:szCs w:val="20"/>
          </w:rPr>
          <w:t xml:space="preserve"> </w:t>
        </w:r>
      </w:ins>
      <w:del w:id="2876" w:author="Kinder" w:date="2013-06-29T12:05:00Z">
        <w:r w:rsidR="006D3605" w:rsidRPr="00EA5133" w:rsidDel="00C27E59">
          <w:rPr>
            <w:rFonts w:cs="Arial"/>
            <w:szCs w:val="20"/>
            <w:rPrChange w:id="28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EA5133">
        <w:rPr>
          <w:rFonts w:cs="Arial"/>
          <w:szCs w:val="20"/>
          <w:rPrChange w:id="2878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2879" w:author="Kinder" w:date="2013-06-29T12:06:00Z">
        <w:r w:rsidR="00C27E59">
          <w:rPr>
            <w:rFonts w:cs="Arial"/>
            <w:szCs w:val="20"/>
          </w:rPr>
          <w:t>s</w:t>
        </w:r>
      </w:ins>
      <w:r w:rsidR="006D3605" w:rsidRPr="00EA5133">
        <w:rPr>
          <w:rFonts w:cs="Arial"/>
          <w:szCs w:val="20"/>
          <w:rPrChange w:id="28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2881" w:author="Kinder" w:date="2013-06-30T08:58:00Z">
        <w:r w:rsidR="00BB5003" w:rsidRPr="001D2089">
          <w:rPr>
            <w:rFonts w:cs="Arial"/>
            <w:szCs w:val="20"/>
          </w:rPr>
          <w:t>Logo</w:t>
        </w:r>
        <w:r w:rsidR="00BB5003" w:rsidRPr="00EA5133">
          <w:rPr>
            <w:rFonts w:cs="Arial"/>
            <w:szCs w:val="20"/>
          </w:rPr>
          <w:t xml:space="preserve"> </w:t>
        </w:r>
      </w:ins>
      <w:r w:rsidR="006D3605" w:rsidRPr="00EA5133">
        <w:rPr>
          <w:rFonts w:cs="Arial"/>
          <w:szCs w:val="20"/>
          <w:rPrChange w:id="2882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2883" w:author="Kinder" w:date="2013-06-30T08:58:00Z">
        <w:r w:rsidR="00341765" w:rsidRPr="00EA5133" w:rsidDel="00BB5003">
          <w:rPr>
            <w:rFonts w:cs="Arial"/>
            <w:szCs w:val="20"/>
            <w:rPrChange w:id="28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EA5133">
        <w:rPr>
          <w:rFonts w:cs="Arial"/>
          <w:szCs w:val="20"/>
          <w:rPrChange w:id="28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EA5133">
        <w:rPr>
          <w:rFonts w:cs="Arial"/>
          <w:szCs w:val="20"/>
          <w:rPrChange w:id="2886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EA5133">
        <w:t xml:space="preserve"> </w:t>
      </w:r>
      <w:del w:id="2887" w:author="Kinder" w:date="2013-06-30T08:58:00Z">
        <w:r w:rsidR="00C52EAA" w:rsidRPr="00EA5133" w:rsidDel="00BB5003">
          <w:delText>Also t</w:delText>
        </w:r>
      </w:del>
      <w:ins w:id="2888" w:author="Kinder" w:date="2013-06-30T08:58:00Z">
        <w:r w:rsidR="00BB5003">
          <w:t>T</w:t>
        </w:r>
      </w:ins>
      <w:r w:rsidR="00C52EAA" w:rsidRPr="00EA5133">
        <w:t xml:space="preserve">he </w:t>
      </w:r>
      <w:r w:rsidR="00E36990" w:rsidRPr="00EA5133">
        <w:t xml:space="preserve">customer requires you to use a spot varnish on </w:t>
      </w:r>
      <w:del w:id="2889" w:author="Kinder" w:date="2013-06-30T08:58:00Z">
        <w:r w:rsidR="00E36990" w:rsidRPr="00EA5133" w:rsidDel="00BB5003">
          <w:delText>the</w:delText>
        </w:r>
        <w:r w:rsidR="00C52EAA" w:rsidRPr="00EA5133" w:rsidDel="00BB5003">
          <w:delText xml:space="preserve"> </w:delText>
        </w:r>
      </w:del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2FC2F4D2" w14:textId="77777777" w:rsidR="00B45946" w:rsidRPr="00EA5133" w:rsidRDefault="00B45946" w:rsidP="00B45946">
      <w:pPr>
        <w:rPr>
          <w:rPrChange w:id="2890" w:author="Wolfgang J. Toechterle" w:date="2013-06-22T10:32:00Z">
            <w:rPr>
              <w:lang w:val="en-US"/>
            </w:rPr>
          </w:rPrChange>
        </w:rPr>
      </w:pPr>
    </w:p>
    <w:p w14:paraId="0795ECC9" w14:textId="77777777" w:rsidR="00B45946" w:rsidRPr="00EA5133" w:rsidRDefault="00B45946" w:rsidP="00B45946">
      <w:pPr>
        <w:rPr>
          <w:b/>
          <w:szCs w:val="20"/>
          <w:rPrChange w:id="2891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2892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1DA99730" w14:textId="77777777" w:rsidR="00B45946" w:rsidRPr="00EA5133" w:rsidRDefault="00B45946" w:rsidP="00B45946">
      <w:pPr>
        <w:rPr>
          <w:rPrChange w:id="2893" w:author="Wolfgang J. Toechterle" w:date="2013-06-22T10:32:00Z">
            <w:rPr>
              <w:lang w:val="en-US"/>
            </w:rPr>
          </w:rPrChange>
        </w:rPr>
      </w:pPr>
    </w:p>
    <w:p w14:paraId="0E19E0CF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289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895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08585430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289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289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EA5133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289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289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2900" w:author="Wolfgang J. Toechterle" w:date="2013-06-22T10:32:00Z">
            <w:rPr>
              <w:lang w:val="en-US"/>
            </w:rPr>
          </w:rPrChange>
        </w:rPr>
      </w:pPr>
    </w:p>
    <w:p w14:paraId="111BAF05" w14:textId="3D42F6EA" w:rsidR="00B45946" w:rsidRPr="00EA5133" w:rsidRDefault="00B45946" w:rsidP="00B45946">
      <w:pPr>
        <w:rPr>
          <w:rPrChange w:id="290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902" w:author="Wolfgang J. Toechterle" w:date="2013-06-22T10:32:00Z">
            <w:rPr>
              <w:lang w:val="en-US"/>
            </w:rPr>
          </w:rPrChange>
        </w:rPr>
        <w:t>Logo</w:t>
      </w:r>
      <w:del w:id="2903" w:author="Kinder" w:date="2013-06-29T12:07:00Z">
        <w:r w:rsidR="00E4223D" w:rsidRPr="00EA5133" w:rsidDel="00C27E59">
          <w:rPr>
            <w:rPrChange w:id="2904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2905" w:author="Kinder" w:date="2013-06-29T12:07:00Z">
        <w:r w:rsidR="00C27E59">
          <w:t xml:space="preserve">: Both </w:t>
        </w:r>
      </w:ins>
      <w:del w:id="2906" w:author="Kinder" w:date="2013-06-29T12:07:00Z">
        <w:r w:rsidR="00E4223D" w:rsidRPr="00EA5133" w:rsidDel="00C27E59">
          <w:rPr>
            <w:rPrChange w:id="2907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2908" w:author="Wolfgang J. Toechterle" w:date="2013-06-22T10:32:00Z">
            <w:rPr>
              <w:lang w:val="en-US"/>
            </w:rPr>
          </w:rPrChange>
        </w:rPr>
        <w:t>English</w:t>
      </w:r>
      <w:ins w:id="2909" w:author="Kinder" w:date="2013-06-29T12:07:00Z">
        <w:r w:rsidR="00C27E59">
          <w:rPr>
            <w:b/>
          </w:rPr>
          <w:t xml:space="preserve"> and</w:t>
        </w:r>
      </w:ins>
      <w:del w:id="2910" w:author="Kinder" w:date="2013-06-29T12:07:00Z">
        <w:r w:rsidR="00E4223D" w:rsidRPr="00EA5133" w:rsidDel="00C27E59">
          <w:rPr>
            <w:rPrChange w:id="2911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EA5133" w:rsidDel="00C27E59">
          <w:rPr>
            <w:b/>
            <w:rPrChange w:id="2912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EA5133">
        <w:rPr>
          <w:rPrChange w:id="2913" w:author="Wolfgang J. Toechterle" w:date="2013-06-22T10:32:00Z">
            <w:rPr>
              <w:lang w:val="en-US"/>
            </w:rPr>
          </w:rPrChange>
        </w:rPr>
        <w:t xml:space="preserve"> </w:t>
      </w:r>
      <w:del w:id="2914" w:author="Kinder" w:date="2013-06-29T12:07:00Z">
        <w:r w:rsidR="00E4223D" w:rsidRPr="00EA5133" w:rsidDel="00C27E59">
          <w:rPr>
            <w:rPrChange w:id="2915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2916" w:author="Wolfgang J. Toechterle" w:date="2013-06-22T10:32:00Z">
            <w:rPr>
              <w:lang w:val="en-US"/>
            </w:rPr>
          </w:rPrChange>
        </w:rPr>
        <w:t>German Version</w:t>
      </w:r>
      <w:r w:rsidR="00C52EAA" w:rsidRPr="00EA5133">
        <w:rPr>
          <w:rPrChange w:id="2917" w:author="Wolfgang J. Toechterle" w:date="2013-06-22T10:32:00Z">
            <w:rPr>
              <w:lang w:val="en-US"/>
            </w:rPr>
          </w:rPrChange>
        </w:rPr>
        <w:t xml:space="preserve"> </w:t>
      </w:r>
      <w:ins w:id="2918" w:author="Kinder" w:date="2013-06-29T12:07:00Z">
        <w:r w:rsidR="00C27E59">
          <w:t>with</w:t>
        </w:r>
      </w:ins>
      <w:del w:id="2919" w:author="Kinder" w:date="2013-06-29T12:07:00Z">
        <w:r w:rsidR="00F40D39" w:rsidRPr="00EA5133" w:rsidDel="00C27E59">
          <w:rPr>
            <w:rPrChange w:id="2920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EA5133">
        <w:rPr>
          <w:rPrChange w:id="2921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09F0D324" w14:textId="3DD87EC3" w:rsidR="00F40D39" w:rsidRPr="00EA5133" w:rsidRDefault="00F40D39" w:rsidP="00F40D39">
      <w:del w:id="2922" w:author="Kinder" w:date="2013-06-29T12:09:00Z">
        <w:r w:rsidRPr="00EA5133" w:rsidDel="00C27E59">
          <w:delText>Varnish</w:delText>
        </w:r>
      </w:del>
      <w:del w:id="2923" w:author="Kinder" w:date="2013-06-29T12:11:00Z">
        <w:r w:rsidRPr="00EA5133" w:rsidDel="00C27E59">
          <w:delText>:</w:delText>
        </w:r>
      </w:del>
      <w:ins w:id="2924" w:author="Kinder" w:date="2013-06-29T12:11:00Z">
        <w:r w:rsidR="00C27E59">
          <w:t xml:space="preserve">The indication of the varnish </w:t>
        </w:r>
      </w:ins>
      <w:del w:id="2925" w:author="Kinder" w:date="2013-06-29T12:11:00Z">
        <w:r w:rsidRPr="00EA5133" w:rsidDel="00C27E59">
          <w:delText xml:space="preserve"> </w:delText>
        </w:r>
      </w:del>
      <w:ins w:id="2926" w:author="Kinder" w:date="2013-06-29T12:11:00Z">
        <w:r w:rsidR="00C27E59">
          <w:t>m</w:t>
        </w:r>
      </w:ins>
      <w:del w:id="2927" w:author="Kinder" w:date="2013-06-29T12:11:00Z">
        <w:r w:rsidRPr="00EA5133" w:rsidDel="00C27E59">
          <w:delText>M</w:delText>
        </w:r>
      </w:del>
      <w:r w:rsidRPr="00EA5133">
        <w:t xml:space="preserve">ust be named </w:t>
      </w:r>
      <w:ins w:id="2928" w:author="Kinder" w:date="2013-06-29T12:09:00Z">
        <w:r w:rsidR="00C27E59">
          <w:t xml:space="preserve">as </w:t>
        </w:r>
      </w:ins>
      <w:r w:rsidRPr="00EA5133">
        <w:t>“Varnish”,</w:t>
      </w:r>
      <w:del w:id="2929" w:author="Kinder" w:date="2013-06-29T12:11:00Z">
        <w:r w:rsidRPr="00EA5133" w:rsidDel="00C27E59">
          <w:delText xml:space="preserve"> must be created</w:delText>
        </w:r>
      </w:del>
      <w:r w:rsidRPr="00EA5133">
        <w:t xml:space="preserve"> as a spot colour and it must be 100% black</w:t>
      </w:r>
    </w:p>
    <w:p w14:paraId="74841399" w14:textId="77777777" w:rsidR="00F40D39" w:rsidRPr="00EA5133" w:rsidRDefault="00F40D39" w:rsidP="00B45946">
      <w:pPr>
        <w:rPr>
          <w:rPrChange w:id="2930" w:author="Wolfgang J. Toechterle" w:date="2013-06-22T10:32:00Z">
            <w:rPr>
              <w:lang w:val="en-US"/>
            </w:rPr>
          </w:rPrChange>
        </w:rPr>
      </w:pPr>
    </w:p>
    <w:p w14:paraId="471A8C15" w14:textId="1F09B95A" w:rsidR="00C52EAA" w:rsidRPr="00EA5133" w:rsidRDefault="00B45946" w:rsidP="00B45946">
      <w:pPr>
        <w:rPr>
          <w:rPrChange w:id="293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932" w:author="Wolfgang J. Toechterle" w:date="2013-06-22T10:32:00Z">
            <w:rPr>
              <w:lang w:val="en-US"/>
            </w:rPr>
          </w:rPrChange>
        </w:rPr>
        <w:t>Font: no specification</w:t>
      </w:r>
    </w:p>
    <w:p w14:paraId="607CEDC0" w14:textId="09ADA2B1" w:rsidR="00C52EAA" w:rsidRPr="00EA5133" w:rsidRDefault="00C52EAA" w:rsidP="00B45946">
      <w:pPr>
        <w:rPr>
          <w:rPrChange w:id="293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934" w:author="Wolfgang J. Toechterle" w:date="2013-06-22T10:32:00Z">
            <w:rPr>
              <w:lang w:val="en-US"/>
            </w:rPr>
          </w:rPrChange>
        </w:rPr>
        <w:t>Image</w:t>
      </w:r>
      <w:r w:rsidR="00041F11" w:rsidRPr="00EA5133">
        <w:rPr>
          <w:rPrChange w:id="2935" w:author="Wolfgang J. Toechterle" w:date="2013-06-22T10:32:00Z">
            <w:rPr>
              <w:lang w:val="en-US"/>
            </w:rPr>
          </w:rPrChange>
        </w:rPr>
        <w:t>s</w:t>
      </w:r>
      <w:r w:rsidRPr="00EA5133">
        <w:t xml:space="preserve">: </w:t>
      </w:r>
      <w:ins w:id="2936" w:author="Kinder" w:date="2013-06-29T12:13:00Z">
        <w:r w:rsidR="00C27E59">
          <w:t>Minimum 2 images must be used</w:t>
        </w:r>
      </w:ins>
      <w:ins w:id="2937" w:author="Wolfgang J. Toechterle" w:date="2013-05-20T21:30:00Z">
        <w:del w:id="2938" w:author="Kinder" w:date="2013-06-29T12:13:00Z">
          <w:r w:rsidR="00B82E92" w:rsidRPr="00EA5133" w:rsidDel="00C27E59">
            <w:delText>At least two of the at</w:delText>
          </w:r>
          <w:r w:rsidR="00EA5133" w:rsidDel="00C27E59">
            <w:delText xml:space="preserve">tached images must be use. </w:delText>
          </w:r>
        </w:del>
      </w:ins>
      <w:ins w:id="2939" w:author="Kinder" w:date="2013-06-29T12:13:00Z">
        <w:r w:rsidR="00C27E59">
          <w:t>, y</w:t>
        </w:r>
      </w:ins>
      <w:ins w:id="2940" w:author="Wolfgang J. Toechterle" w:date="2013-05-20T21:30:00Z">
        <w:del w:id="2941" w:author="Kinder" w:date="2013-06-29T12:13:00Z">
          <w:r w:rsidR="00EA5133" w:rsidDel="00C27E59">
            <w:delText>Y</w:delText>
          </w:r>
        </w:del>
        <w:r w:rsidR="00EA5133">
          <w:t>ou are</w:t>
        </w:r>
        <w:r w:rsidR="00B82E92" w:rsidRPr="00EA5133">
          <w:t xml:space="preserve"> free to use more.</w:t>
        </w:r>
        <w:r w:rsidR="00B82E92" w:rsidRPr="00EA5133">
          <w:rPr>
            <w:rFonts w:ascii="Lucida Grande" w:hAnsi="Lucida Grande" w:cs="Lucida Grande"/>
            <w:color w:val="000000"/>
            <w:szCs w:val="20"/>
            <w:rPrChange w:id="2942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  <w:del w:id="2943" w:author="Wolfgang J. Toechterle" w:date="2013-05-20T21:31:00Z">
        <w:r w:rsidR="00507333" w:rsidRPr="00EA5133" w:rsidDel="00B82E92">
          <w:delText xml:space="preserve">some </w:delText>
        </w:r>
        <w:r w:rsidR="00F40D39" w:rsidRPr="00EA5133" w:rsidDel="00B82E92">
          <w:delText>Museum images</w:delText>
        </w:r>
        <w:r w:rsidR="00507333" w:rsidRPr="00EA5133" w:rsidDel="00B82E92">
          <w:delText xml:space="preserve"> must be used </w:delText>
        </w:r>
        <w:r w:rsidR="00507333" w:rsidRPr="00EA5133" w:rsidDel="00B82E92">
          <w:rPr>
            <w:b/>
            <w:rPrChange w:id="2944" w:author="Wolfgang J. Toechterle" w:date="2013-06-22T10:32:00Z">
              <w:rPr>
                <w:b/>
                <w:lang w:val="en-US"/>
              </w:rPr>
            </w:rPrChange>
          </w:rPr>
          <w:delText>(a</w:delText>
        </w:r>
        <w:r w:rsidRPr="00EA5133" w:rsidDel="00B82E92">
          <w:rPr>
            <w:b/>
            <w:rPrChange w:id="2945" w:author="Wolfgang J. Toechterle" w:date="2013-06-22T10:32:00Z">
              <w:rPr>
                <w:b/>
                <w:lang w:val="en-US"/>
              </w:rPr>
            </w:rPrChange>
          </w:rPr>
          <w:delText>t least two</w:delText>
        </w:r>
        <w:r w:rsidRPr="00EA5133" w:rsidDel="00B82E92">
          <w:rPr>
            <w:rPrChange w:id="2946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507333" w:rsidRPr="00EA5133" w:rsidDel="00B82E92">
          <w:rPr>
            <w:rPrChange w:id="2947" w:author="Wolfgang J. Toechterle" w:date="2013-06-22T10:32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EA5133" w:rsidRDefault="00E4223D" w:rsidP="00B45946">
      <w:pPr>
        <w:rPr>
          <w:rPrChange w:id="2948" w:author="Wolfgang J. Toechterle" w:date="2013-06-22T10:32:00Z">
            <w:rPr>
              <w:lang w:val="en-US"/>
            </w:rPr>
          </w:rPrChange>
        </w:rPr>
      </w:pPr>
    </w:p>
    <w:p w14:paraId="01FCE14F" w14:textId="5D5C381D" w:rsidR="00E4223D" w:rsidRPr="00EA5133" w:rsidRDefault="00E4223D" w:rsidP="00B45946">
      <w:pPr>
        <w:rPr>
          <w:rPrChange w:id="2949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950" w:author="Wolfgang J. Toechterle" w:date="2013-06-22T10:32:00Z">
            <w:rPr>
              <w:lang w:val="en-US"/>
            </w:rPr>
          </w:rPrChange>
        </w:rPr>
        <w:t>Die</w:t>
      </w:r>
      <w:del w:id="2951" w:author="Kinder" w:date="2013-06-29T12:16:00Z">
        <w:r w:rsidRPr="00EA5133" w:rsidDel="00322373">
          <w:rPr>
            <w:rPrChange w:id="2952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r w:rsidRPr="00EA5133">
        <w:rPr>
          <w:rPrChange w:id="2953" w:author="Wolfgang J. Toechterle" w:date="2013-06-22T10:32:00Z">
            <w:rPr>
              <w:lang w:val="en-US"/>
            </w:rPr>
          </w:rPrChange>
        </w:rPr>
        <w:t xml:space="preserve">Cut </w:t>
      </w:r>
    </w:p>
    <w:p w14:paraId="6D5EC24C" w14:textId="7B7D64E3" w:rsidR="00E4223D" w:rsidRPr="00EA5133" w:rsidRDefault="00E4223D" w:rsidP="00B45946">
      <w:pPr>
        <w:rPr>
          <w:rPrChange w:id="2954" w:author="Wolfgang J. Toechterle" w:date="2013-06-22T10:32:00Z">
            <w:rPr>
              <w:lang w:val="en-US"/>
            </w:rPr>
          </w:rPrChange>
        </w:rPr>
      </w:pPr>
      <w:del w:id="2955" w:author="Kinder" w:date="2013-06-30T08:59:00Z">
        <w:r w:rsidRPr="00EA5133" w:rsidDel="00BB5003">
          <w:rPr>
            <w:rPrChange w:id="2956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EA5133" w:rsidDel="00BB5003">
          <w:rPr>
            <w:rPrChange w:id="2957" w:author="Wolfgang J. Toechterle" w:date="2013-06-22T10:32:00Z">
              <w:rPr>
                <w:lang w:val="en-US"/>
              </w:rPr>
            </w:rPrChange>
          </w:rPr>
          <w:delText>s</w:delText>
        </w:r>
        <w:r w:rsidRPr="00EA5133" w:rsidDel="00BB5003">
          <w:rPr>
            <w:rPrChange w:id="2958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EA5133" w:rsidDel="00BB5003">
          <w:rPr>
            <w:rPrChange w:id="2959" w:author="Wolfgang J. Toechterle" w:date="2013-06-22T10:32:00Z">
              <w:rPr>
                <w:lang w:val="en-US"/>
              </w:rPr>
            </w:rPrChange>
          </w:rPr>
          <w:delText>ve</w:delText>
        </w:r>
        <w:r w:rsidRPr="00EA5133" w:rsidDel="00BB5003">
          <w:rPr>
            <w:rPrChange w:id="2960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2961" w:author="Kinder" w:date="2013-06-30T08:59:00Z">
        <w:r w:rsidR="00BB5003">
          <w:t>You must</w:t>
        </w:r>
      </w:ins>
      <w:r w:rsidRPr="00EA5133">
        <w:rPr>
          <w:rPrChange w:id="2962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2963" w:author="Kinder" w:date="2013-06-29T12:14:00Z">
        <w:r w:rsidR="00C27E59">
          <w:t>U</w:t>
        </w:r>
      </w:ins>
      <w:del w:id="2964" w:author="Kinder" w:date="2013-06-29T12:14:00Z">
        <w:r w:rsidRPr="00EA5133" w:rsidDel="00C27E59">
          <w:rPr>
            <w:rPrChange w:id="2965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EA5133">
        <w:rPr>
          <w:rPrChange w:id="2966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EA5133">
        <w:rPr>
          <w:rStyle w:val="hps"/>
          <w:rFonts w:eastAsia="Times New Roman" w:cs="Times New Roman"/>
          <w:rPrChange w:id="296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EA5133">
        <w:rPr>
          <w:rFonts w:eastAsia="Times New Roman" w:cs="Times New Roman"/>
          <w:rPrChange w:id="2968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EA5133">
        <w:rPr>
          <w:rStyle w:val="hps"/>
          <w:rFonts w:eastAsia="Times New Roman" w:cs="Times New Roman"/>
          <w:rPrChange w:id="2969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EA5133">
        <w:rPr>
          <w:rFonts w:eastAsia="Times New Roman" w:cs="Times New Roman"/>
          <w:rPrChange w:id="2970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EA5133">
        <w:rPr>
          <w:rStyle w:val="hps"/>
          <w:rFonts w:eastAsia="Times New Roman" w:cs="Times New Roman"/>
          <w:rPrChange w:id="2971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EA5133">
        <w:rPr>
          <w:rStyle w:val="hps"/>
          <w:rFonts w:eastAsia="Times New Roman" w:cs="Times New Roman"/>
          <w:rPrChange w:id="2972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6536EFAF" w14:textId="77777777" w:rsidR="00B45946" w:rsidRPr="00EA5133" w:rsidRDefault="00B45946" w:rsidP="00B45946"/>
    <w:p w14:paraId="5D7C6AA1" w14:textId="77777777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297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297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09139D26" w14:textId="1D2D0024" w:rsidR="00E4223D" w:rsidRPr="00EA5133" w:rsidRDefault="00E4223D" w:rsidP="00E4223D">
      <w:pPr>
        <w:rPr>
          <w:rPrChange w:id="297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2976" w:author="Wolfgang J. Toechterle" w:date="2013-06-22T10:32:00Z">
            <w:rPr>
              <w:lang w:val="en-US"/>
            </w:rPr>
          </w:rPrChange>
        </w:rPr>
        <w:t xml:space="preserve">Printing: </w:t>
      </w:r>
      <w:r w:rsidR="00C52EAA" w:rsidRPr="00EA5133">
        <w:rPr>
          <w:rPrChange w:id="2977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7ED154DB" w:rsidR="00E4223D" w:rsidRPr="00EA5133" w:rsidRDefault="00E4223D" w:rsidP="00E4223D">
      <w:pPr>
        <w:rPr>
          <w:rPrChange w:id="2978" w:author="Wolfgang J. Toechterle" w:date="2013-06-22T10:32:00Z">
            <w:rPr>
              <w:lang w:val="en-US"/>
            </w:rPr>
          </w:rPrChange>
        </w:rPr>
      </w:pPr>
      <w:del w:id="2979" w:author="Wolfgang J. Toechterle" w:date="2013-06-22T10:34:00Z">
        <w:r w:rsidRPr="00EA5133" w:rsidDel="00EA5133">
          <w:rPr>
            <w:rPrChange w:id="2980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EA5133" w:rsidDel="00EA5133">
          <w:rPr>
            <w:rPrChange w:id="2981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2982" w:author="Wolfgang J. Toechterle" w:date="2013-06-22T11:52:00Z">
        <w:r w:rsidR="00510F1B">
          <w:t>Colour</w:t>
        </w:r>
      </w:ins>
      <w:r w:rsidRPr="00EA5133">
        <w:rPr>
          <w:rPrChange w:id="2983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EA5133">
        <w:t>CMYK + spot varnish</w:t>
      </w:r>
    </w:p>
    <w:p w14:paraId="6C105AEF" w14:textId="1494619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2984" w:author="Wolfgang J. Toechterle" w:date="2013-06-08T18:51:00Z"/>
          <w:rFonts w:cs="Arial"/>
          <w:szCs w:val="20"/>
          <w:rPrChange w:id="2985" w:author="Wolfgang J. Toechterle" w:date="2013-06-22T10:32:00Z">
            <w:rPr>
              <w:ins w:id="2986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987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  <w:ins w:id="2988" w:author="Wolfgang J. Toechterle" w:date="2013-06-08T18:44:00Z">
        <w:del w:id="2989" w:author="Kinder" w:date="2013-06-30T09:00:00Z">
          <w:r w:rsidR="00B26476" w:rsidRPr="00EA5133" w:rsidDel="00BB5003">
            <w:rPr>
              <w:rFonts w:cs="Arial"/>
              <w:szCs w:val="20"/>
              <w:rPrChange w:id="2990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EA5133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99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2992" w:author="Wolfgang J. Toechterle" w:date="2013-06-08T18:51:00Z">
        <w:r w:rsidRPr="00EA5133">
          <w:rPr>
            <w:rFonts w:cs="Arial"/>
            <w:szCs w:val="20"/>
            <w:rPrChange w:id="29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C69165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299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2995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EA5133">
        <w:rPr>
          <w:rFonts w:cs="Arial"/>
          <w:szCs w:val="20"/>
          <w:rPrChange w:id="2996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r w:rsidRPr="00EA5133">
        <w:rPr>
          <w:rFonts w:cs="Arial"/>
          <w:szCs w:val="20"/>
          <w:rPrChange w:id="299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2998" w:author="Wolfgang J. Toechterle" w:date="2013-05-20T21:03:00Z">
        <w:r w:rsidR="001C00CF" w:rsidRPr="00EA5133">
          <w:rPr>
            <w:rFonts w:cs="Arial"/>
            <w:szCs w:val="20"/>
            <w:rPrChange w:id="299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3000" w:author="Wolfgang J. Toechterle" w:date="2013-05-20T21:03:00Z">
        <w:r w:rsidR="002634A2" w:rsidRPr="00EA5133" w:rsidDel="001C00CF">
          <w:rPr>
            <w:rFonts w:cs="Arial"/>
            <w:szCs w:val="20"/>
            <w:rPrChange w:id="30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EA5133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3002" w:author="Wolfgang J. Toechterle" w:date="2013-05-31T18:06:00Z"/>
          <w:rFonts w:cs="Arial"/>
          <w:szCs w:val="20"/>
          <w:rPrChange w:id="3003" w:author="Wolfgang J. Toechterle" w:date="2013-06-22T10:32:00Z">
            <w:rPr>
              <w:del w:id="3004" w:author="Wolfgang J. Toechterle" w:date="2013-05-31T18:06:00Z"/>
              <w:rFonts w:cs="Arial"/>
              <w:szCs w:val="20"/>
              <w:lang w:val="en-US"/>
            </w:rPr>
          </w:rPrChange>
        </w:rPr>
      </w:pPr>
      <w:del w:id="3005" w:author="Wolfgang J. Toechterle" w:date="2013-05-31T18:06:00Z">
        <w:r w:rsidRPr="00EA5133" w:rsidDel="00142C5A">
          <w:rPr>
            <w:rFonts w:cs="Arial"/>
            <w:szCs w:val="20"/>
            <w:rPrChange w:id="30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2F04D1FC" w:rsidR="00E4223D" w:rsidRPr="00EA5133" w:rsidRDefault="00E4223D" w:rsidP="00E4223D">
      <w:pPr>
        <w:rPr>
          <w:rPrChange w:id="300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3008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EA5133">
        <w:rPr>
          <w:rPrChange w:id="3009" w:author="Wolfgang J. Toechterle" w:date="2013-06-22T10:32:00Z">
            <w:rPr>
              <w:lang w:val="en-US"/>
            </w:rPr>
          </w:rPrChange>
        </w:rPr>
        <w:t xml:space="preserve">design on the given Die Cut. </w:t>
      </w:r>
    </w:p>
    <w:p w14:paraId="476424A0" w14:textId="0DB20058" w:rsidR="00F40D39" w:rsidRPr="00EA5133" w:rsidRDefault="00F40D39" w:rsidP="00F40D39">
      <w:r w:rsidRPr="00EA5133">
        <w:t xml:space="preserve">Greyscale and colour image resolution: </w:t>
      </w:r>
      <w:del w:id="3010" w:author="Kinder" w:date="2013-06-30T09:00:00Z">
        <w:r w:rsidRPr="00EA5133" w:rsidDel="00BB5003">
          <w:delText xml:space="preserve">from </w:delText>
        </w:r>
      </w:del>
      <w:r w:rsidRPr="00EA5133">
        <w:t xml:space="preserve">262 to 350 PPI </w:t>
      </w:r>
      <w:del w:id="3011" w:author="Kinder" w:date="2013-06-30T09:00:00Z">
        <w:r w:rsidRPr="00EA5133" w:rsidDel="00BB5003">
          <w:delText xml:space="preserve">in </w:delText>
        </w:r>
      </w:del>
      <w:ins w:id="3012" w:author="Kinder" w:date="2013-06-30T09:00:00Z">
        <w:r w:rsidR="00BB5003">
          <w:t>at</w:t>
        </w:r>
        <w:r w:rsidR="00BB5003" w:rsidRPr="00EA5133">
          <w:t xml:space="preserve"> </w:t>
        </w:r>
      </w:ins>
      <w:r w:rsidRPr="00EA5133">
        <w:t xml:space="preserve">100% </w:t>
      </w:r>
      <w:ins w:id="3013" w:author="Kinder" w:date="2013-06-29T13:54:00Z">
        <w:r w:rsidR="0003499E">
          <w:t>in the design (Layout)</w:t>
        </w:r>
      </w:ins>
      <w:del w:id="3014" w:author="Kinder" w:date="2013-06-29T13:53:00Z">
        <w:r w:rsidRPr="00EA5133" w:rsidDel="0003499E">
          <w:delText xml:space="preserve">in InDesign </w:delText>
        </w:r>
      </w:del>
    </w:p>
    <w:p w14:paraId="1143E2D0" w14:textId="00C3F2BC" w:rsidR="00F40D39" w:rsidRPr="00EA5133" w:rsidRDefault="00F40D39" w:rsidP="00E4223D">
      <w:r w:rsidRPr="00EA5133">
        <w:t>Bitmap image</w:t>
      </w:r>
      <w:del w:id="3015" w:author="Kinder" w:date="2013-06-30T09:00:00Z">
        <w:r w:rsidRPr="00EA5133" w:rsidDel="00BB5003">
          <w:delText>s</w:delText>
        </w:r>
      </w:del>
      <w:r w:rsidRPr="00EA5133">
        <w:t xml:space="preserve"> resolution: </w:t>
      </w:r>
      <w:del w:id="3016" w:author="Kinder" w:date="2013-06-30T09:00:00Z">
        <w:r w:rsidRPr="00EA5133" w:rsidDel="00BB5003">
          <w:delText xml:space="preserve">from </w:delText>
        </w:r>
      </w:del>
      <w:r w:rsidRPr="00EA5133">
        <w:t>800 to 1200 PPI</w:t>
      </w:r>
      <w:ins w:id="3017" w:author="Wolfgang J. Toechterle" w:date="2013-06-07T18:42:00Z">
        <w:r w:rsidR="00E22E28" w:rsidRPr="00EA5133">
          <w:t xml:space="preserve"> </w:t>
        </w:r>
      </w:ins>
      <w:ins w:id="3018" w:author="Kinder" w:date="2013-06-30T09:00:00Z">
        <w:r w:rsidR="00BB5003">
          <w:t>at</w:t>
        </w:r>
      </w:ins>
      <w:ins w:id="3019" w:author="Wolfgang J. Toechterle" w:date="2013-06-07T18:42:00Z">
        <w:del w:id="3020" w:author="Kinder" w:date="2013-06-30T09:00:00Z">
          <w:r w:rsidR="00E22E28" w:rsidRPr="00EA5133" w:rsidDel="00BB5003">
            <w:delText>in</w:delText>
          </w:r>
        </w:del>
        <w:r w:rsidR="00E22E28" w:rsidRPr="00EA5133">
          <w:t xml:space="preserve"> 100% </w:t>
        </w:r>
        <w:del w:id="3021" w:author="Kinder" w:date="2013-06-29T13:55:00Z">
          <w:r w:rsidR="00E22E28" w:rsidRPr="00EA5133" w:rsidDel="0003499E">
            <w:delText>in InDesign</w:delText>
          </w:r>
        </w:del>
      </w:ins>
      <w:ins w:id="3022" w:author="Kinder" w:date="2013-06-29T13:54:00Z">
        <w:r w:rsidR="0003499E">
          <w:t xml:space="preserve">in the design </w:t>
        </w:r>
      </w:ins>
      <w:ins w:id="3023" w:author="Kinder" w:date="2013-06-29T13:55:00Z">
        <w:r w:rsidR="0003499E">
          <w:t>(Layout)</w:t>
        </w:r>
      </w:ins>
    </w:p>
    <w:p w14:paraId="1E6F521A" w14:textId="77777777" w:rsidR="00A53673" w:rsidRPr="00EA5133" w:rsidRDefault="00A53673" w:rsidP="00E4223D"/>
    <w:p w14:paraId="2FAD810B" w14:textId="77777777" w:rsidR="00A53673" w:rsidRPr="00EA5133" w:rsidRDefault="00A53673" w:rsidP="00E4223D"/>
    <w:p w14:paraId="6F20BA37" w14:textId="07C7FE31" w:rsidR="00041F11" w:rsidRPr="00EA5133" w:rsidRDefault="00A53673" w:rsidP="00A53673">
      <w:pPr>
        <w:pStyle w:val="Heading3AA"/>
      </w:pPr>
      <w:r w:rsidRPr="00EA5133">
        <w:t>You must deliver</w:t>
      </w:r>
    </w:p>
    <w:p w14:paraId="6ADE0004" w14:textId="7C207DDB" w:rsidR="00C93998" w:rsidRPr="00EA5133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302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3026" w:author="Wolfgang J. Toechterle" w:date="2013-05-20T21:02:00Z">
        <w:r w:rsidR="001C00CF" w:rsidRPr="00EA5133">
          <w:rPr>
            <w:rFonts w:cs="Arial"/>
            <w:szCs w:val="20"/>
            <w:rPrChange w:id="302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PDF/X-3:2002 </w:t>
        </w:r>
      </w:ins>
      <w:del w:id="3028" w:author="Wolfgang J. Toechterle" w:date="2013-05-20T21:02:00Z">
        <w:r w:rsidRPr="00EA5133" w:rsidDel="001C00CF">
          <w:rPr>
            <w:rFonts w:cs="Arial"/>
            <w:szCs w:val="20"/>
            <w:rPrChange w:id="302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303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EA5133">
        <w:t>colour bars for CMYK + varnish at 100% black</w:t>
      </w:r>
      <w:r w:rsidRPr="00EA5133">
        <w:rPr>
          <w:rFonts w:cs="Arial"/>
          <w:szCs w:val="20"/>
          <w:rPrChange w:id="3031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40DB820F" w14:textId="7DB88D50" w:rsidR="00C93998" w:rsidRPr="00EA5133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303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33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303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3035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30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3037" w:author="Kinder" w:date="2013-06-30T09:00:00Z">
        <w:r w:rsidR="00BB5003">
          <w:rPr>
            <w:rFonts w:cs="Arial"/>
            <w:szCs w:val="20"/>
          </w:rPr>
          <w:t>on</w:t>
        </w:r>
      </w:ins>
      <w:del w:id="3038" w:author="Kinder" w:date="2013-06-30T09:00:00Z">
        <w:r w:rsidRPr="00EA5133" w:rsidDel="00BB5003">
          <w:rPr>
            <w:rFonts w:cs="Arial"/>
            <w:szCs w:val="20"/>
            <w:rPrChange w:id="303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30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3041" w:author="Kinder" w:date="2013-06-29T12:30:00Z">
        <w:r w:rsidR="00E95EBC">
          <w:t xml:space="preserve"> with the</w:t>
        </w:r>
      </w:ins>
      <w:del w:id="3042" w:author="Kinder" w:date="2013-06-29T12:30:00Z">
        <w:r w:rsidR="00C93998" w:rsidRPr="00EA5133" w:rsidDel="00E95EBC">
          <w:rPr>
            <w:rFonts w:cs="Arial"/>
            <w:szCs w:val="20"/>
            <w:rPrChange w:id="304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EA5133" w:rsidDel="00E95EBC">
          <w:rPr>
            <w:rFonts w:cs="Arial"/>
            <w:szCs w:val="20"/>
            <w:rPrChange w:id="304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EA5133" w:rsidDel="00E95EBC">
          <w:delText>The</w:delText>
        </w:r>
      </w:del>
      <w:r w:rsidR="00052CBB" w:rsidRPr="00EA5133">
        <w:t xml:space="preserve"> varnish </w:t>
      </w:r>
      <w:del w:id="3045" w:author="Kinder" w:date="2013-06-29T12:30:00Z">
        <w:r w:rsidR="00052CBB" w:rsidRPr="00EA5133" w:rsidDel="00E95EBC">
          <w:delText xml:space="preserve">must be printed </w:delText>
        </w:r>
      </w:del>
      <w:r w:rsidR="00052CBB" w:rsidRPr="00EA5133">
        <w:t xml:space="preserve">on top of the design </w:t>
      </w:r>
      <w:ins w:id="3046" w:author="Kinder" w:date="2013-06-29T12:31:00Z">
        <w:r w:rsidR="00BB5003">
          <w:t>(the varnish area needs</w:t>
        </w:r>
        <w:r w:rsidR="00E95EBC">
          <w:t xml:space="preserve"> to be </w:t>
        </w:r>
      </w:ins>
      <w:del w:id="3047" w:author="Kinder" w:date="2013-06-29T12:31:00Z">
        <w:r w:rsidR="00052CBB" w:rsidRPr="00EA5133" w:rsidDel="00E95EBC">
          <w:delText xml:space="preserve">at </w:delText>
        </w:r>
      </w:del>
      <w:r w:rsidR="00052CBB" w:rsidRPr="00EA5133">
        <w:t>20% transparency</w:t>
      </w:r>
      <w:ins w:id="3048" w:author="Kinder" w:date="2013-06-29T12:31:00Z">
        <w:r w:rsidR="00E95EBC">
          <w:t>)</w:t>
        </w:r>
      </w:ins>
    </w:p>
    <w:p w14:paraId="0F0F2096" w14:textId="6D58AB82" w:rsidR="00052CBB" w:rsidRPr="00EA5133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304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5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3051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30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3053" w:author="Kinder" w:date="2013-06-30T09:01:00Z">
        <w:r w:rsidR="00BB5003">
          <w:rPr>
            <w:rFonts w:cs="Arial"/>
            <w:szCs w:val="20"/>
          </w:rPr>
          <w:t>on</w:t>
        </w:r>
      </w:ins>
      <w:del w:id="3054" w:author="Kinder" w:date="2013-06-30T09:01:00Z">
        <w:r w:rsidRPr="00EA5133" w:rsidDel="00BB5003">
          <w:rPr>
            <w:rFonts w:cs="Arial"/>
            <w:szCs w:val="20"/>
            <w:rPrChange w:id="30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30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EA5133">
        <w:t>without the varnish.</w:t>
      </w:r>
    </w:p>
    <w:p w14:paraId="44718162" w14:textId="75AEE50E" w:rsidR="00041F11" w:rsidRPr="00EA5133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305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58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30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</w:t>
      </w:r>
      <w:bookmarkStart w:id="3060" w:name="_GoBack"/>
      <w:bookmarkEnd w:id="3060"/>
      <w:r w:rsidR="00C93998" w:rsidRPr="00EA5133">
        <w:rPr>
          <w:rFonts w:cs="Arial"/>
          <w:szCs w:val="20"/>
          <w:rPrChange w:id="306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PDF, native files, fonts,</w:t>
      </w:r>
      <w:r w:rsidRPr="00EA5133">
        <w:t xml:space="preserve"> linked images, ICC profile</w:t>
      </w:r>
      <w:ins w:id="3062" w:author="Admin" w:date="2013-07-01T01:25:00Z">
        <w:r w:rsidR="008F2F15">
          <w:rPr>
            <w:rFonts w:cs="Arial"/>
            <w:szCs w:val="20"/>
          </w:rPr>
          <w:t>)</w:t>
        </w:r>
      </w:ins>
      <w:del w:id="3063" w:author="Admin" w:date="2013-07-01T01:25:00Z">
        <w:r w:rsidR="00C93998" w:rsidRPr="00EA5133" w:rsidDel="008F2F15">
          <w:rPr>
            <w:rFonts w:cs="Arial"/>
            <w:szCs w:val="20"/>
            <w:rPrChange w:id="306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)</w:delText>
        </w:r>
      </w:del>
      <w:r w:rsidR="00041F11" w:rsidRPr="00EA5133">
        <w:br w:type="page"/>
      </w:r>
    </w:p>
    <w:p w14:paraId="1405034A" w14:textId="5594B1B0" w:rsidR="00CE6B36" w:rsidRPr="00EA5133" w:rsidRDefault="00CE6B36" w:rsidP="00CE6B36">
      <w:pPr>
        <w:pStyle w:val="Heading1"/>
      </w:pPr>
      <w:r w:rsidRPr="00EA5133">
        <w:lastRenderedPageBreak/>
        <w:t>Instructions to the competitor</w:t>
      </w:r>
    </w:p>
    <w:p w14:paraId="0F5018D7" w14:textId="77777777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306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306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tasks:</w:t>
      </w:r>
    </w:p>
    <w:p w14:paraId="0ED5B172" w14:textId="3FB15610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06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6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3069" w:author="Wolfgang J. Toechterle" w:date="2013-06-22T11:52:00Z">
        <w:r w:rsidRPr="00EA5133" w:rsidDel="00510F1B">
          <w:rPr>
            <w:rFonts w:cs="Arial"/>
            <w:szCs w:val="20"/>
            <w:rPrChange w:id="30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3071" w:author="Wolfgang J. Toechterle" w:date="2013-06-08T19:13:00Z">
        <w:r w:rsidRPr="00EA5133" w:rsidDel="00CD0E39">
          <w:rPr>
            <w:rFonts w:cs="Arial"/>
            <w:szCs w:val="20"/>
            <w:rPrChange w:id="30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3073" w:author="Wolfgang J. Toechterle" w:date="2013-06-22T11:52:00Z">
        <w:r w:rsidRPr="00EA5133" w:rsidDel="00510F1B">
          <w:rPr>
            <w:rFonts w:cs="Arial"/>
            <w:szCs w:val="20"/>
            <w:rPrChange w:id="307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307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307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.tif / .eps / .ai / .</w:t>
      </w:r>
      <w:r w:rsidR="00124C60" w:rsidRPr="00EA5133">
        <w:rPr>
          <w:rFonts w:cs="Arial"/>
          <w:szCs w:val="20"/>
          <w:rPrChange w:id="3077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</w:p>
    <w:p w14:paraId="2A7F02EC" w14:textId="77777777" w:rsidR="00E90506" w:rsidRPr="00EA513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</w:rPr>
      </w:pPr>
    </w:p>
    <w:p w14:paraId="1F5BDD77" w14:textId="666FDCC6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07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7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EA5133">
        <w:rPr>
          <w:rFonts w:cs="Arial"/>
          <w:szCs w:val="20"/>
          <w:rPrChange w:id="3080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EA5133">
        <w:rPr>
          <w:rFonts w:cs="Arial"/>
          <w:szCs w:val="20"/>
          <w:rPrChange w:id="3081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3082" w:author="Wolfgang J. Toechterle" w:date="2013-05-31T18:07:00Z">
        <w:r w:rsidR="00142C5A" w:rsidRPr="00EA5133">
          <w:rPr>
            <w:rFonts w:cs="Arial"/>
            <w:szCs w:val="20"/>
            <w:rPrChange w:id="308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EA5133">
        <w:rPr>
          <w:rFonts w:cs="Arial"/>
          <w:szCs w:val="20"/>
          <w:rPrChange w:id="3084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EA5133">
        <w:rPr>
          <w:rFonts w:cs="Arial"/>
          <w:szCs w:val="20"/>
          <w:rPrChange w:id="30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308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EA5133">
        <w:rPr>
          <w:rFonts w:cs="Arial"/>
          <w:szCs w:val="20"/>
          <w:rPrChange w:id="308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3088" w:author="Kinder" w:date="2013-06-29T14:50:00Z">
        <w:r w:rsidR="00E34726">
          <w:rPr>
            <w:rFonts w:cs="Arial"/>
            <w:szCs w:val="20"/>
          </w:rPr>
          <w:t xml:space="preserve">Last </w:t>
        </w:r>
      </w:ins>
      <w:del w:id="3089" w:author="Kinder" w:date="2013-06-29T14:50:00Z">
        <w:r w:rsidR="00E90506" w:rsidRPr="00EA5133" w:rsidDel="00E34726">
          <w:rPr>
            <w:rFonts w:cs="Arial"/>
            <w:szCs w:val="20"/>
            <w:rPrChange w:id="30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3091" w:author="Kinder" w:date="2013-06-29T14:50:00Z">
        <w:r w:rsidR="00E34726">
          <w:rPr>
            <w:rFonts w:cs="Arial"/>
            <w:szCs w:val="20"/>
          </w:rPr>
          <w:t>Name</w:t>
        </w:r>
      </w:ins>
      <w:del w:id="3092" w:author="Kinder" w:date="2013-06-29T14:50:00Z">
        <w:r w:rsidR="00E90506" w:rsidRPr="00EA5133" w:rsidDel="00E34726">
          <w:rPr>
            <w:rFonts w:cs="Arial"/>
            <w:szCs w:val="20"/>
            <w:rPrChange w:id="309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EA5133">
        <w:rPr>
          <w:rFonts w:cs="Arial"/>
          <w:szCs w:val="20"/>
          <w:rPrChange w:id="3094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3095" w:author="Wolfgang J. Toechterle" w:date="2013-06-22T11:11:00Z">
        <w:r w:rsidR="00B90009">
          <w:rPr>
            <w:rFonts w:cs="Arial"/>
            <w:szCs w:val="20"/>
          </w:rPr>
          <w:t xml:space="preserve"> “Task1, Task2, Task3, Task4”</w:t>
        </w:r>
      </w:ins>
      <w:ins w:id="3096" w:author="Wolfgang J. Toechterle" w:date="2013-06-22T11:12:00Z">
        <w:r w:rsidR="00B90009">
          <w:rPr>
            <w:rFonts w:cs="Arial"/>
            <w:szCs w:val="20"/>
          </w:rPr>
          <w:t xml:space="preserve">. Those subfolders contain two folder with: </w:t>
        </w:r>
      </w:ins>
      <w:del w:id="3097" w:author="Wolfgang J. Toechterle" w:date="2013-06-22T11:12:00Z">
        <w:r w:rsidRPr="00EA5133" w:rsidDel="00B90009">
          <w:rPr>
            <w:rFonts w:cs="Arial"/>
            <w:szCs w:val="20"/>
            <w:rPrChange w:id="30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EA5133">
        <w:rPr>
          <w:rFonts w:cs="Arial"/>
          <w:szCs w:val="20"/>
          <w:rPrChange w:id="309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24BDED2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10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Pr="00EA5133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310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102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3103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3104" w:author="Wolfgang J. Toechterle" w:date="2013-06-22T10:33:00Z">
        <w:r w:rsidRPr="00EA5133" w:rsidDel="00EA5133">
          <w:rPr>
            <w:rFonts w:cs="Arial"/>
            <w:szCs w:val="20"/>
            <w:rPrChange w:id="310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3106" w:author="Kinder" w:date="2013-06-29T14:53:00Z">
        <w:r w:rsidRPr="00EA5133" w:rsidDel="00747425">
          <w:rPr>
            <w:rFonts w:cs="Arial"/>
            <w:szCs w:val="20"/>
            <w:rPrChange w:id="310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3108" w:author="Kinder" w:date="2013-06-29T14:53:00Z">
        <w:r w:rsidR="00747425">
          <w:rPr>
            <w:rFonts w:cs="Arial"/>
            <w:szCs w:val="20"/>
          </w:rPr>
          <w:t>folder</w:t>
        </w:r>
      </w:ins>
      <w:r w:rsidR="001A2347" w:rsidRPr="00EA5133">
        <w:rPr>
          <w:rFonts w:cs="Arial"/>
          <w:szCs w:val="20"/>
          <w:rPrChange w:id="3109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EA5133">
        <w:rPr>
          <w:rFonts w:cs="Arial"/>
          <w:szCs w:val="20"/>
          <w:rPrChange w:id="3110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EA5133">
        <w:rPr>
          <w:rFonts w:cs="Arial"/>
          <w:szCs w:val="20"/>
          <w:rPrChange w:id="3111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1E5C37DB" w14:textId="453F643C" w:rsidR="00750A78" w:rsidRPr="00EA5133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311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113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3114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3115" w:author="Wolfgang J. Toechterle" w:date="2013-06-22T10:33:00Z">
        <w:r w:rsidRPr="00EA5133" w:rsidDel="00EA5133">
          <w:rPr>
            <w:rFonts w:cs="Arial"/>
            <w:szCs w:val="20"/>
            <w:rPrChange w:id="31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3117" w:author="Kinder" w:date="2013-06-29T14:53:00Z">
        <w:r w:rsidR="00747425">
          <w:rPr>
            <w:rFonts w:cs="Arial"/>
            <w:szCs w:val="20"/>
          </w:rPr>
          <w:t>folder</w:t>
        </w:r>
      </w:ins>
      <w:del w:id="3118" w:author="Kinder" w:date="2013-06-29T14:53:00Z">
        <w:r w:rsidRPr="00EA5133" w:rsidDel="00747425">
          <w:rPr>
            <w:rFonts w:cs="Arial"/>
            <w:szCs w:val="20"/>
            <w:rPrChange w:id="31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EA5133">
        <w:rPr>
          <w:rFonts w:cs="Arial"/>
          <w:szCs w:val="20"/>
          <w:rPrChange w:id="3120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EA5133">
        <w:rPr>
          <w:rFonts w:cs="Arial"/>
          <w:szCs w:val="20"/>
          <w:rPrChange w:id="31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EA5133">
        <w:rPr>
          <w:rFonts w:cs="Arial"/>
          <w:szCs w:val="20"/>
          <w:rPrChange w:id="3122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EA5133">
        <w:rPr>
          <w:rFonts w:cs="Arial"/>
          <w:szCs w:val="20"/>
          <w:rPrChange w:id="31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3124" w:author="Kinder" w:date="2013-06-29T14:52:00Z">
        <w:r w:rsidR="00747425">
          <w:rPr>
            <w:rFonts w:cs="Arial"/>
            <w:szCs w:val="20"/>
          </w:rPr>
          <w:t xml:space="preserve"> to print</w:t>
        </w:r>
      </w:ins>
      <w:r w:rsidR="001A2347" w:rsidRPr="00EA5133">
        <w:rPr>
          <w:rFonts w:cs="Arial"/>
          <w:szCs w:val="20"/>
          <w:rPrChange w:id="31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EA5133">
        <w:rPr>
          <w:rFonts w:cs="Arial"/>
          <w:szCs w:val="20"/>
          <w:rPrChange w:id="3126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52D78F9E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12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Pr="00EA5133" w:rsidRDefault="001A2347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12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129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EA5133">
        <w:rPr>
          <w:rFonts w:cs="Arial"/>
          <w:szCs w:val="20"/>
          <w:rPrChange w:id="313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0A1E95E3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13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4AC82CC" w14:textId="43180741" w:rsidR="00041F11" w:rsidRPr="00EA5133" w:rsidRDefault="00041F11" w:rsidP="00041F11">
      <w:r w:rsidRPr="00EA5133">
        <w:t xml:space="preserve">Images must </w:t>
      </w:r>
      <w:r w:rsidRPr="00B90009">
        <w:rPr>
          <w:b/>
          <w:rPrChange w:id="3132" w:author="Wolfgang J. Toechterle" w:date="2013-06-22T11:13:00Z">
            <w:rPr/>
          </w:rPrChange>
        </w:rPr>
        <w:t xml:space="preserve">not </w:t>
      </w:r>
      <w:r w:rsidRPr="00EA5133">
        <w:t xml:space="preserve">be embedded in Adobe Illustrator or </w:t>
      </w:r>
      <w:del w:id="3133" w:author="Wolfgang J. Toechterle" w:date="2013-06-22T11:13:00Z">
        <w:r w:rsidRPr="00EA5133" w:rsidDel="00B90009">
          <w:delText xml:space="preserve">embedded in </w:delText>
        </w:r>
      </w:del>
      <w:r w:rsidRPr="00EA5133">
        <w:t>InDesign</w:t>
      </w:r>
    </w:p>
    <w:p w14:paraId="20C4D88E" w14:textId="77777777" w:rsidR="00041F11" w:rsidRPr="00EA5133" w:rsidRDefault="00041F11" w:rsidP="00041F11"/>
    <w:p w14:paraId="7DA425E4" w14:textId="5FEC1F68" w:rsidR="00763EC0" w:rsidRPr="00EA5133" w:rsidRDefault="00041F11">
      <w:pPr>
        <w:rPr>
          <w:ins w:id="3134" w:author="Wolfgang J. Toechterle" w:date="2013-06-08T19:19:00Z"/>
        </w:rPr>
      </w:pPr>
      <w:r w:rsidRPr="00EA5133">
        <w:t>The colour mode and file formats of your images will be evaluated in the press ready PDF files</w:t>
      </w:r>
      <w:ins w:id="3135" w:author="Wolfgang J. Toechterle" w:date="2013-06-08T19:18:00Z">
        <w:r w:rsidR="00CD0E39" w:rsidRPr="00EA5133">
          <w:t>; EXCEPT</w:t>
        </w:r>
      </w:ins>
      <w:ins w:id="3136" w:author="Wolfgang J. Toechterle" w:date="2013-06-08T19:19:00Z">
        <w:r w:rsidR="00763EC0" w:rsidRPr="00EA5133">
          <w:t xml:space="preserve"> in Task 4 Greyscale and colour image resolution will be evaluated in the used software such as InDesign or Illustrator. </w:t>
        </w:r>
      </w:ins>
    </w:p>
    <w:p w14:paraId="3B10430F" w14:textId="194E7D47" w:rsidR="00041F11" w:rsidRPr="00EA5133" w:rsidRDefault="00041F11" w:rsidP="00041F11">
      <w:del w:id="3137" w:author="Wolfgang J. Toechterle" w:date="2013-06-08T19:18:00Z">
        <w:r w:rsidRPr="00EA5133" w:rsidDel="00CD0E39">
          <w:delText xml:space="preserve">. </w:delText>
        </w:r>
      </w:del>
    </w:p>
    <w:p w14:paraId="3AB4899E" w14:textId="77777777" w:rsidR="00041F11" w:rsidRPr="00EA5133" w:rsidRDefault="00041F11" w:rsidP="00041F11"/>
    <w:p w14:paraId="5268EBF9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313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EA5133" w:rsidRDefault="00CE6B36" w:rsidP="00CE6B36"/>
    <w:p w14:paraId="71D5EDF3" w14:textId="3B0A9563" w:rsidR="00CE6B36" w:rsidRPr="00EA5133" w:rsidRDefault="006B03C3" w:rsidP="006B03C3">
      <w:pPr>
        <w:pStyle w:val="Heading1"/>
      </w:pPr>
      <w:del w:id="3139" w:author="Wolfgang J. Toechterle" w:date="2013-06-08T19:26:00Z">
        <w:r w:rsidRPr="00EA5133" w:rsidDel="00763EC0">
          <w:br w:type="page"/>
        </w:r>
      </w:del>
      <w:r w:rsidR="00CE6B36" w:rsidRPr="00EA5133">
        <w:lastRenderedPageBreak/>
        <w:t>Equipment, machinery, installations and materials required</w:t>
      </w:r>
    </w:p>
    <w:p w14:paraId="371671CC" w14:textId="77777777" w:rsidR="00CE6B36" w:rsidRPr="00EA5133" w:rsidRDefault="004632D2" w:rsidP="00CE6B36">
      <w:r w:rsidRPr="00EA5133">
        <w:t>No specific equipment required.</w:t>
      </w:r>
    </w:p>
    <w:p w14:paraId="731875F3" w14:textId="77777777" w:rsidR="007B156C" w:rsidRPr="00EA5133" w:rsidRDefault="007B156C" w:rsidP="00CE6B36">
      <w:pPr>
        <w:rPr>
          <w:color w:val="0000FF"/>
        </w:rPr>
      </w:pPr>
    </w:p>
    <w:p w14:paraId="62CFAB2F" w14:textId="77777777" w:rsidR="00763EC0" w:rsidRPr="00EA5133" w:rsidRDefault="00763EC0">
      <w:pPr>
        <w:spacing w:after="200" w:line="276" w:lineRule="auto"/>
        <w:rPr>
          <w:ins w:id="3140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</w:rPr>
      </w:pPr>
      <w:ins w:id="3141" w:author="Wolfgang J. Toechterle" w:date="2013-06-08T19:26:00Z">
        <w:r w:rsidRPr="00EA5133">
          <w:br w:type="page"/>
        </w:r>
      </w:ins>
    </w:p>
    <w:p w14:paraId="0C71D920" w14:textId="2011B814" w:rsidR="00CE6B36" w:rsidRPr="00EA5133" w:rsidRDefault="00CE6B36" w:rsidP="00CE6B36">
      <w:pPr>
        <w:pStyle w:val="Heading1"/>
      </w:pPr>
      <w:r w:rsidRPr="00EA5133">
        <w:lastRenderedPageBreak/>
        <w:t>Marking scheme</w:t>
      </w:r>
    </w:p>
    <w:tbl>
      <w:tblPr>
        <w:tblStyle w:val="LightShading-Acc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EA513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31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143" w:author="Wolfgang J. Toechterle" w:date="2013-06-08T19:24:00Z"/>
                <w:color w:val="0000FF"/>
                <w:rPrChange w:id="3144" w:author="Wolfgang J. Toechterle" w:date="2013-06-22T10:32:00Z">
                  <w:rPr>
                    <w:del w:id="314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146" w:author="Wolfgang J. Toechterle" w:date="2013-06-08T19:24:00Z">
              <w:r w:rsidRPr="00EA5133" w:rsidDel="00763EC0">
                <w:rPr>
                  <w:color w:val="0000FF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147" w:author="Wolfgang J. Toechterle" w:date="2013-06-08T19:24:00Z"/>
                <w:color w:val="0000FF"/>
                <w:rPrChange w:id="3148" w:author="Wolfgang J. Toechterle" w:date="2013-06-22T10:32:00Z">
                  <w:rPr>
                    <w:del w:id="314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150" w:author="Wolfgang J. Toechterle" w:date="2013-06-08T19:24:00Z">
              <w:r w:rsidRPr="00EA5133" w:rsidDel="00763EC0">
                <w:rPr>
                  <w:color w:val="0000FF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EA5133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151" w:author="Wolfgang J. Toechterle" w:date="2013-06-08T19:24:00Z"/>
                <w:color w:val="0000FF"/>
                <w:rPrChange w:id="3152" w:author="Wolfgang J. Toechterle" w:date="2013-06-22T10:32:00Z">
                  <w:rPr>
                    <w:del w:id="315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154" w:author="Wolfgang J. Toechterle" w:date="2013-06-08T19:24:00Z">
              <w:r w:rsidRPr="00EA5133" w:rsidDel="00763EC0">
                <w:rPr>
                  <w:color w:val="0000FF"/>
                </w:rPr>
                <w:delText>Subjective /</w:delText>
              </w:r>
              <w:r w:rsidR="004632D2" w:rsidRPr="00EA5133" w:rsidDel="00763EC0">
                <w:rPr>
                  <w:color w:val="0000FF"/>
                </w:rPr>
                <w:delText>2</w:delText>
              </w:r>
            </w:del>
          </w:p>
        </w:tc>
      </w:tr>
      <w:tr w:rsidR="00244ABB" w:rsidRPr="00EA5133" w:rsidDel="00763EC0" w14:paraId="6BCC8A74" w14:textId="5091BB7C">
        <w:trPr>
          <w:del w:id="315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156" w:author="Wolfgang J. Toechterle" w:date="2013-06-08T19:24:00Z"/>
                <w:color w:val="0000FF"/>
                <w:rPrChange w:id="3157" w:author="Wolfgang J. Toechterle" w:date="2013-06-22T10:32:00Z">
                  <w:rPr>
                    <w:del w:id="315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159" w:author="Wolfgang J. Toechterle" w:date="2013-06-08T19:24:00Z">
              <w:r w:rsidRPr="00EA5133" w:rsidDel="00763EC0">
                <w:rPr>
                  <w:color w:val="0000FF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60" w:author="Wolfgang J. Toechterle" w:date="2013-06-08T19:24:00Z"/>
                <w:color w:val="0000FF"/>
                <w:rPrChange w:id="3161" w:author="Wolfgang J. Toechterle" w:date="2013-06-22T10:32:00Z">
                  <w:rPr>
                    <w:del w:id="316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163" w:author="Wolfgang J. Toechterle" w:date="2013-06-08T19:24:00Z">
              <w:r w:rsidRPr="00EA5133" w:rsidDel="00763EC0">
                <w:rPr>
                  <w:color w:val="0000FF"/>
                </w:rPr>
                <w:delText>Idea</w:delText>
              </w:r>
              <w:r w:rsidR="00832869" w:rsidRPr="00EA5133" w:rsidDel="00763EC0">
                <w:rPr>
                  <w:color w:val="0000FF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64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146D5C20" w14:textId="64E399FD">
        <w:trPr>
          <w:del w:id="316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166" w:author="Wolfgang J. Toechterle" w:date="2013-06-08T19:24:00Z"/>
                <w:color w:val="0000FF"/>
                <w:rPrChange w:id="3167" w:author="Wolfgang J. Toechterle" w:date="2013-06-22T10:32:00Z">
                  <w:rPr>
                    <w:del w:id="316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169" w:author="Wolfgang J. Toechterle" w:date="2013-06-08T19:24:00Z">
              <w:r w:rsidRPr="00EA5133" w:rsidDel="00763EC0">
                <w:rPr>
                  <w:color w:val="0000FF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70" w:author="Wolfgang J. Toechterle" w:date="2013-06-08T19:24:00Z"/>
                <w:color w:val="0000FF"/>
                <w:rPrChange w:id="3171" w:author="Wolfgang J. Toechterle" w:date="2013-06-22T10:32:00Z">
                  <w:rPr>
                    <w:del w:id="317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173" w:author="Wolfgang J. Toechterle" w:date="2013-06-08T19:24:00Z">
              <w:r w:rsidRPr="00EA5133" w:rsidDel="00763EC0">
                <w:rPr>
                  <w:color w:val="0000FF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74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23CEE1B2" w14:textId="3263AA78">
        <w:trPr>
          <w:del w:id="317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3176" w:author="Wolfgang J. Toechterle" w:date="2013-06-08T19:24:00Z"/>
                <w:color w:val="0000FF"/>
                <w:rPrChange w:id="3177" w:author="Wolfgang J. Toechterle" w:date="2013-06-22T10:32:00Z">
                  <w:rPr>
                    <w:del w:id="317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179" w:author="Wolfgang J. Toechterle" w:date="2013-06-08T19:24:00Z">
              <w:r w:rsidRPr="00EA5133" w:rsidDel="00763EC0">
                <w:rPr>
                  <w:color w:val="0000FF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EA5133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80" w:author="Wolfgang J. Toechterle" w:date="2013-06-08T19:24:00Z"/>
                <w:color w:val="0000FF"/>
                <w:rPrChange w:id="3181" w:author="Wolfgang J. Toechterle" w:date="2013-06-22T10:32:00Z">
                  <w:rPr>
                    <w:del w:id="318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183" w:author="Wolfgang J. Toechterle" w:date="2013-06-08T19:24:00Z">
              <w:r w:rsidRPr="00EA5133" w:rsidDel="00763EC0">
                <w:rPr>
                  <w:color w:val="0000FF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84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7C46DAAA" w14:textId="1D4E9AFC">
        <w:trPr>
          <w:del w:id="318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F8618F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3186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906616F" w14:textId="7F6180A7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87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54D4A18F" w14:textId="5A919003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88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698AB923" w14:textId="660C839B">
        <w:trPr>
          <w:del w:id="31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3190" w:author="Wolfgang J. Toechterle" w:date="2013-06-08T19:24:00Z"/>
                <w:color w:val="0000FF"/>
                <w:rPrChange w:id="3191" w:author="Wolfgang J. Toechterle" w:date="2013-06-22T10:32:00Z">
                  <w:rPr>
                    <w:del w:id="319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193" w:author="Wolfgang J. Toechterle" w:date="2013-06-08T19:24:00Z">
              <w:r w:rsidRPr="00EA5133" w:rsidDel="00763EC0">
                <w:rPr>
                  <w:color w:val="0000FF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94" w:author="Wolfgang J. Toechterle" w:date="2013-06-08T19:24:00Z"/>
                <w:b/>
                <w:color w:val="0000FF"/>
                <w:rPrChange w:id="3195" w:author="Wolfgang J. Toechterle" w:date="2013-06-22T10:32:00Z">
                  <w:rPr>
                    <w:del w:id="319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197" w:author="Wolfgang J. Toechterle" w:date="2013-06-08T19:24:00Z">
              <w:r w:rsidRPr="00EA5133" w:rsidDel="00763EC0">
                <w:rPr>
                  <w:b/>
                  <w:color w:val="0000FF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EA5133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98" w:author="Wolfgang J. Toechterle" w:date="2013-06-08T19:24:00Z"/>
                <w:b/>
                <w:color w:val="0000FF"/>
                <w:rPrChange w:id="3199" w:author="Wolfgang J. Toechterle" w:date="2013-06-22T10:32:00Z">
                  <w:rPr>
                    <w:del w:id="320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201" w:author="Wolfgang J. Toechterle" w:date="2013-06-08T19:24:00Z">
              <w:r w:rsidRPr="00EA5133" w:rsidDel="00763EC0">
                <w:rPr>
                  <w:b/>
                  <w:color w:val="0000FF"/>
                </w:rPr>
                <w:delText>Subjective /</w:delText>
              </w:r>
              <w:r w:rsidR="00244ABB" w:rsidRPr="00EA5133" w:rsidDel="00763EC0">
                <w:rPr>
                  <w:b/>
                  <w:color w:val="0000FF"/>
                </w:rPr>
                <w:delText>8</w:delText>
              </w:r>
            </w:del>
          </w:p>
        </w:tc>
      </w:tr>
      <w:tr w:rsidR="00244ABB" w:rsidRPr="00EA5133" w:rsidDel="00763EC0" w14:paraId="703CE503" w14:textId="1597E6C0">
        <w:trPr>
          <w:del w:id="320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3203" w:author="Wolfgang J. Toechterle" w:date="2013-06-08T19:24:00Z"/>
                <w:color w:val="0000FF"/>
                <w:rPrChange w:id="3204" w:author="Wolfgang J. Toechterle" w:date="2013-06-22T10:32:00Z">
                  <w:rPr>
                    <w:del w:id="320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06" w:author="Wolfgang J. Toechterle" w:date="2013-06-08T19:24:00Z">
              <w:r w:rsidRPr="00EA5133" w:rsidDel="00763EC0">
                <w:rPr>
                  <w:color w:val="0000FF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EA5133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07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E6CD53A" w14:textId="18FBF94E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0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95DF4A1" w14:textId="2DAED89E">
        <w:trPr>
          <w:del w:id="320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10" w:author="Wolfgang J. Toechterle" w:date="2013-06-08T19:24:00Z"/>
                <w:color w:val="0000FF"/>
                <w:rPrChange w:id="3211" w:author="Wolfgang J. Toechterle" w:date="2013-06-22T10:32:00Z">
                  <w:rPr>
                    <w:del w:id="321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13" w:author="Wolfgang J. Toechterle" w:date="2013-06-08T19:24:00Z">
              <w:r w:rsidRPr="00EA5133" w:rsidDel="00763EC0">
                <w:rPr>
                  <w:color w:val="0000FF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14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4FCC50" w14:textId="4351A1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1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395E7C7" w14:textId="37557946">
        <w:trPr>
          <w:del w:id="321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17" w:author="Wolfgang J. Toechterle" w:date="2013-06-08T19:24:00Z"/>
                <w:color w:val="0000FF"/>
                <w:rPrChange w:id="3218" w:author="Wolfgang J. Toechterle" w:date="2013-06-22T10:32:00Z">
                  <w:rPr>
                    <w:del w:id="321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20" w:author="Wolfgang J. Toechterle" w:date="2013-06-08T19:24:00Z">
              <w:r w:rsidRPr="00EA5133" w:rsidDel="00763EC0">
                <w:rPr>
                  <w:color w:val="0000FF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21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F07A6C7" w14:textId="5DCDB2E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2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2BB150E" w14:textId="13DBC682">
        <w:trPr>
          <w:del w:id="322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24" w:author="Wolfgang J. Toechterle" w:date="2013-06-08T19:24:00Z"/>
                <w:color w:val="0000FF"/>
                <w:rPrChange w:id="3225" w:author="Wolfgang J. Toechterle" w:date="2013-06-22T10:32:00Z">
                  <w:rPr>
                    <w:del w:id="322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27" w:author="Wolfgang J. Toechterle" w:date="2013-06-08T19:24:00Z">
              <w:r w:rsidRPr="00EA5133" w:rsidDel="00763EC0">
                <w:rPr>
                  <w:color w:val="0000FF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28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82EC96" w14:textId="6F07A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2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D53D757" w14:textId="45541583">
        <w:trPr>
          <w:del w:id="323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31" w:author="Wolfgang J. Toechterle" w:date="2013-06-08T19:24:00Z"/>
                <w:color w:val="0000FF"/>
                <w:rPrChange w:id="3232" w:author="Wolfgang J. Toechterle" w:date="2013-06-22T10:32:00Z">
                  <w:rPr>
                    <w:del w:id="323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34" w:author="Wolfgang J. Toechterle" w:date="2013-06-08T19:24:00Z">
              <w:r w:rsidRPr="00EA5133" w:rsidDel="00763EC0">
                <w:rPr>
                  <w:color w:val="0000FF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EA5133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35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A6DB209" w14:textId="578285C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3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E14F26" w14:textId="48E955A3">
        <w:trPr>
          <w:del w:id="323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38" w:author="Wolfgang J. Toechterle" w:date="2013-06-08T19:24:00Z"/>
                <w:color w:val="0000FF"/>
                <w:rPrChange w:id="3239" w:author="Wolfgang J. Toechterle" w:date="2013-06-22T10:32:00Z">
                  <w:rPr>
                    <w:del w:id="324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41" w:author="Wolfgang J. Toechterle" w:date="2013-06-08T19:24:00Z">
              <w:r w:rsidRPr="00EA5133" w:rsidDel="00763EC0">
                <w:rPr>
                  <w:color w:val="0000FF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EA5133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42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DAE4D88" w14:textId="733B66F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4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7BBF502" w14:textId="73C1BBD6">
        <w:trPr>
          <w:del w:id="324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45" w:author="Wolfgang J. Toechterle" w:date="2013-06-08T19:24:00Z"/>
                <w:color w:val="0000FF"/>
                <w:rPrChange w:id="3246" w:author="Wolfgang J. Toechterle" w:date="2013-06-22T10:32:00Z">
                  <w:rPr>
                    <w:del w:id="324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48" w:author="Wolfgang J. Toechterle" w:date="2013-06-08T19:24:00Z">
              <w:r w:rsidRPr="00EA5133" w:rsidDel="00763EC0">
                <w:rPr>
                  <w:color w:val="0000FF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EA5133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49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5E2C567" w14:textId="06CCA42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5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0E634F" w14:textId="4581105C">
        <w:trPr>
          <w:del w:id="325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52" w:author="Wolfgang J. Toechterle" w:date="2013-06-08T19:24:00Z"/>
                <w:color w:val="0000FF"/>
                <w:rPrChange w:id="3253" w:author="Wolfgang J. Toechterle" w:date="2013-06-22T10:32:00Z">
                  <w:rPr>
                    <w:del w:id="325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55" w:author="Wolfgang J. Toechterle" w:date="2013-06-08T19:24:00Z">
              <w:r w:rsidRPr="00EA5133" w:rsidDel="00763EC0">
                <w:rPr>
                  <w:color w:val="0000FF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EA5133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56" w:author="Wolfgang J. Toechterle" w:date="2013-06-08T19:24:00Z"/>
                <w:color w:val="0000FF"/>
                <w:rPrChange w:id="3257" w:author="Wolfgang J. Toechterle" w:date="2013-06-22T10:32:00Z">
                  <w:rPr>
                    <w:del w:id="325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259" w:author="Wolfgang J. Toechterle" w:date="2013-06-08T19:24:00Z">
              <w:r w:rsidRPr="00EA5133" w:rsidDel="00763EC0">
                <w:rPr>
                  <w:color w:val="0000FF"/>
                </w:rPr>
                <w:delText>Quality of the mounted presentation</w:delText>
              </w:r>
            </w:del>
            <w:del w:id="3260" w:author="Wolfgang J. Toechterle" w:date="2013-05-31T18:08:00Z">
              <w:r w:rsidRPr="00EA5133" w:rsidDel="00142C5A">
                <w:rPr>
                  <w:color w:val="0000FF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6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1B97A6" w14:textId="11D293EE">
        <w:trPr>
          <w:del w:id="326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263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BAEFE8" w14:textId="33FEB8C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64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2492783E" w14:textId="4E0430D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6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0646D0" w14:textId="1906B398">
        <w:trPr>
          <w:del w:id="326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67" w:author="Wolfgang J. Toechterle" w:date="2013-06-08T19:24:00Z"/>
                <w:color w:val="0000FF"/>
                <w:rPrChange w:id="3268" w:author="Wolfgang J. Toechterle" w:date="2013-06-22T10:32:00Z">
                  <w:rPr>
                    <w:del w:id="326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70" w:author="Wolfgang J. Toechterle" w:date="2013-06-08T19:24:00Z">
              <w:r w:rsidRPr="00EA5133" w:rsidDel="00763EC0">
                <w:rPr>
                  <w:color w:val="0000FF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71" w:author="Wolfgang J. Toechterle" w:date="2013-06-08T19:24:00Z"/>
                <w:b/>
                <w:color w:val="0000FF"/>
                <w:rPrChange w:id="3272" w:author="Wolfgang J. Toechterle" w:date="2013-06-22T10:32:00Z">
                  <w:rPr>
                    <w:del w:id="327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274" w:author="Wolfgang J. Toechterle" w:date="2013-06-08T19:24:00Z">
              <w:r w:rsidRPr="00EA5133" w:rsidDel="00763EC0">
                <w:rPr>
                  <w:b/>
                  <w:color w:val="0000FF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75" w:author="Wolfgang J. Toechterle" w:date="2013-06-08T19:24:00Z"/>
                <w:b/>
                <w:color w:val="0000FF"/>
                <w:rPrChange w:id="3276" w:author="Wolfgang J. Toechterle" w:date="2013-06-22T10:32:00Z">
                  <w:rPr>
                    <w:del w:id="327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278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693C2A41" w14:textId="70686D4E">
        <w:trPr>
          <w:del w:id="32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80" w:author="Wolfgang J. Toechterle" w:date="2013-06-08T19:24:00Z"/>
                <w:color w:val="0000FF"/>
                <w:rPrChange w:id="3281" w:author="Wolfgang J. Toechterle" w:date="2013-06-22T10:32:00Z">
                  <w:rPr>
                    <w:del w:id="32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83" w:author="Wolfgang J. Toechterle" w:date="2013-06-08T19:24:00Z">
              <w:r w:rsidRPr="00EA5133" w:rsidDel="00763EC0">
                <w:rPr>
                  <w:color w:val="0000FF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84" w:author="Wolfgang J. Toechterle" w:date="2013-06-08T19:24:00Z"/>
                <w:color w:val="0000FF"/>
                <w:rPrChange w:id="3285" w:author="Wolfgang J. Toechterle" w:date="2013-06-22T10:32:00Z">
                  <w:rPr>
                    <w:del w:id="328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287" w:author="Wolfgang J. Toechterle" w:date="2013-06-08T19:24:00Z">
              <w:r w:rsidRPr="00EA5133" w:rsidDel="00763EC0">
                <w:rPr>
                  <w:color w:val="0000FF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8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83152C7" w14:textId="1316933C">
        <w:trPr>
          <w:del w:id="32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290" w:author="Wolfgang J. Toechterle" w:date="2013-06-08T19:24:00Z"/>
                <w:color w:val="0000FF"/>
                <w:rPrChange w:id="3291" w:author="Wolfgang J. Toechterle" w:date="2013-06-22T10:32:00Z">
                  <w:rPr>
                    <w:del w:id="329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293" w:author="Wolfgang J. Toechterle" w:date="2013-06-08T19:24:00Z">
              <w:r w:rsidRPr="00EA5133" w:rsidDel="00763EC0">
                <w:rPr>
                  <w:color w:val="0000FF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94" w:author="Wolfgang J. Toechterle" w:date="2013-06-08T19:24:00Z"/>
                <w:color w:val="0000FF"/>
                <w:rPrChange w:id="3295" w:author="Wolfgang J. Toechterle" w:date="2013-06-22T10:32:00Z">
                  <w:rPr>
                    <w:del w:id="329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297" w:author="Wolfgang J. Toechterle" w:date="2013-06-08T19:24:00Z">
              <w:r w:rsidRPr="00EA5133" w:rsidDel="00763EC0">
                <w:rPr>
                  <w:color w:val="0000FF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9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53127EC" w14:textId="50F02D22">
        <w:trPr>
          <w:del w:id="329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F8618F" w:rsidDel="00763EC0" w:rsidRDefault="00CC5429" w:rsidP="00244ABB">
            <w:pPr>
              <w:rPr>
                <w:del w:id="3300" w:author="Wolfgang J. Toechterle" w:date="2013-06-08T19:24:00Z"/>
                <w:color w:val="0000FF"/>
              </w:rPr>
            </w:pPr>
            <w:del w:id="3301" w:author="Wolfgang J. Toechterle" w:date="2013-06-08T19:24:00Z">
              <w:r w:rsidRPr="00EA5133" w:rsidDel="00763EC0">
                <w:rPr>
                  <w:color w:val="0000FF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02" w:author="Wolfgang J. Toechterle" w:date="2013-06-08T19:24:00Z"/>
                <w:color w:val="0000FF"/>
                <w:rPrChange w:id="3303" w:author="Wolfgang J. Toechterle" w:date="2013-06-22T10:32:00Z">
                  <w:rPr>
                    <w:del w:id="330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05" w:author="Wolfgang J. Toechterle" w:date="2013-06-08T19:24:00Z">
              <w:r w:rsidRPr="00EA5133" w:rsidDel="00763EC0">
                <w:rPr>
                  <w:color w:val="0000FF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0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410C07D" w14:textId="7C8B760D">
        <w:trPr>
          <w:del w:id="330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08" w:author="Wolfgang J. Toechterle" w:date="2013-06-08T19:24:00Z"/>
                <w:color w:val="0000FF"/>
                <w:rPrChange w:id="3309" w:author="Wolfgang J. Toechterle" w:date="2013-06-22T10:32:00Z">
                  <w:rPr>
                    <w:del w:id="331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11" w:author="Wolfgang J. Toechterle" w:date="2013-06-08T19:24:00Z">
              <w:r w:rsidRPr="00EA5133" w:rsidDel="00763EC0">
                <w:rPr>
                  <w:color w:val="0000FF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12" w:author="Wolfgang J. Toechterle" w:date="2013-06-08T19:24:00Z"/>
                <w:color w:val="0000FF"/>
                <w:rPrChange w:id="3313" w:author="Wolfgang J. Toechterle" w:date="2013-06-22T10:32:00Z">
                  <w:rPr>
                    <w:del w:id="331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15" w:author="Wolfgang J. Toechterle" w:date="2013-06-08T19:24:00Z">
              <w:r w:rsidRPr="00EA5133" w:rsidDel="00763EC0">
                <w:rPr>
                  <w:color w:val="0000FF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1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CBFD12B" w14:textId="16286711">
        <w:trPr>
          <w:del w:id="331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18" w:author="Wolfgang J. Toechterle" w:date="2013-06-08T19:24:00Z"/>
                <w:color w:val="0000FF"/>
                <w:rPrChange w:id="3319" w:author="Wolfgang J. Toechterle" w:date="2013-06-22T10:32:00Z">
                  <w:rPr>
                    <w:del w:id="332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21" w:author="Wolfgang J. Toechterle" w:date="2013-06-08T19:24:00Z">
              <w:r w:rsidRPr="00EA5133" w:rsidDel="00763EC0">
                <w:rPr>
                  <w:color w:val="0000FF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22" w:author="Wolfgang J. Toechterle" w:date="2013-06-08T19:24:00Z"/>
                <w:color w:val="0000FF"/>
              </w:rPr>
            </w:pPr>
            <w:del w:id="3323" w:author="Wolfgang J. Toechterle" w:date="2013-06-08T19:24:00Z">
              <w:r w:rsidRPr="00EA5133" w:rsidDel="00763EC0">
                <w:rPr>
                  <w:color w:val="0000FF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2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63923F9" w14:textId="0A5BA532">
        <w:trPr>
          <w:del w:id="332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26" w:author="Wolfgang J. Toechterle" w:date="2013-06-08T19:24:00Z"/>
                <w:color w:val="0000FF"/>
                <w:rPrChange w:id="3327" w:author="Wolfgang J. Toechterle" w:date="2013-06-22T10:32:00Z">
                  <w:rPr>
                    <w:del w:id="332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29" w:author="Wolfgang J. Toechterle" w:date="2013-06-08T19:24:00Z">
              <w:r w:rsidRPr="00EA5133" w:rsidDel="00763EC0">
                <w:rPr>
                  <w:color w:val="0000FF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30" w:author="Wolfgang J. Toechterle" w:date="2013-06-08T19:24:00Z"/>
                <w:color w:val="0000FF"/>
                <w:rPrChange w:id="3331" w:author="Wolfgang J. Toechterle" w:date="2013-06-22T10:32:00Z">
                  <w:rPr>
                    <w:del w:id="333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33" w:author="Wolfgang J. Toechterle" w:date="2013-06-08T19:24:00Z">
              <w:r w:rsidRPr="00EA5133" w:rsidDel="00763EC0">
                <w:rPr>
                  <w:color w:val="0000FF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3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05C487A" w14:textId="3DB8106F">
        <w:trPr>
          <w:del w:id="333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36" w:author="Wolfgang J. Toechterle" w:date="2013-06-08T19:24:00Z"/>
                <w:color w:val="0000FF"/>
                <w:rPrChange w:id="3337" w:author="Wolfgang J. Toechterle" w:date="2013-06-22T10:32:00Z">
                  <w:rPr>
                    <w:del w:id="333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39" w:author="Wolfgang J. Toechterle" w:date="2013-06-08T19:24:00Z">
              <w:r w:rsidRPr="00EA5133" w:rsidDel="00763EC0">
                <w:rPr>
                  <w:color w:val="0000FF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40" w:author="Wolfgang J. Toechterle" w:date="2013-06-08T19:24:00Z"/>
                <w:color w:val="0000FF"/>
                <w:rPrChange w:id="3341" w:author="Wolfgang J. Toechterle" w:date="2013-06-22T10:32:00Z">
                  <w:rPr>
                    <w:del w:id="334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43" w:author="Wolfgang J. Toechterle" w:date="2013-06-08T19:24:00Z">
              <w:r w:rsidRPr="00EA5133" w:rsidDel="00763EC0">
                <w:rPr>
                  <w:color w:val="0000FF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4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EEAA3A5" w14:textId="6810EDB8">
        <w:trPr>
          <w:del w:id="334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46" w:author="Wolfgang J. Toechterle" w:date="2013-06-08T19:24:00Z"/>
                <w:color w:val="0000FF"/>
                <w:rPrChange w:id="3347" w:author="Wolfgang J. Toechterle" w:date="2013-06-22T10:32:00Z">
                  <w:rPr>
                    <w:del w:id="334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49" w:author="Wolfgang J. Toechterle" w:date="2013-06-08T19:24:00Z">
              <w:r w:rsidRPr="00EA5133" w:rsidDel="00763EC0">
                <w:rPr>
                  <w:color w:val="0000FF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50" w:author="Wolfgang J. Toechterle" w:date="2013-06-08T19:24:00Z"/>
                <w:color w:val="0000FF"/>
                <w:rPrChange w:id="3351" w:author="Wolfgang J. Toechterle" w:date="2013-06-22T10:32:00Z">
                  <w:rPr>
                    <w:del w:id="335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53" w:author="Wolfgang J. Toechterle" w:date="2013-06-08T19:24:00Z">
              <w:r w:rsidRPr="00EA5133" w:rsidDel="00763EC0">
                <w:rPr>
                  <w:color w:val="0000FF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5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A67A63F" w14:textId="638043E3">
        <w:trPr>
          <w:del w:id="335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356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6D02A07C" w14:textId="013B0F9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57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8D3A4D8" w14:textId="51D13F8F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5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47A84BE" w14:textId="2DAE2F21">
        <w:trPr>
          <w:del w:id="335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60" w:author="Wolfgang J. Toechterle" w:date="2013-06-08T19:24:00Z"/>
                <w:color w:val="0000FF"/>
                <w:rPrChange w:id="3361" w:author="Wolfgang J. Toechterle" w:date="2013-06-22T10:32:00Z">
                  <w:rPr>
                    <w:del w:id="336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63" w:author="Wolfgang J. Toechterle" w:date="2013-06-08T19:24:00Z">
              <w:r w:rsidRPr="00EA5133" w:rsidDel="00763EC0">
                <w:rPr>
                  <w:color w:val="0000FF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64" w:author="Wolfgang J. Toechterle" w:date="2013-06-08T19:24:00Z"/>
                <w:b/>
                <w:color w:val="0000FF"/>
                <w:rPrChange w:id="3365" w:author="Wolfgang J. Toechterle" w:date="2013-06-22T10:32:00Z">
                  <w:rPr>
                    <w:del w:id="336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67" w:author="Wolfgang J. Toechterle" w:date="2013-06-08T19:24:00Z">
              <w:r w:rsidRPr="00EA5133" w:rsidDel="00763EC0">
                <w:rPr>
                  <w:b/>
                  <w:color w:val="0000FF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68" w:author="Wolfgang J. Toechterle" w:date="2013-06-08T19:24:00Z"/>
                <w:b/>
                <w:color w:val="0000FF"/>
                <w:rPrChange w:id="3369" w:author="Wolfgang J. Toechterle" w:date="2013-06-22T10:32:00Z">
                  <w:rPr>
                    <w:del w:id="337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71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/2</w:delText>
              </w:r>
            </w:del>
          </w:p>
        </w:tc>
      </w:tr>
      <w:tr w:rsidR="00CC5429" w:rsidRPr="00EA5133" w:rsidDel="00763EC0" w14:paraId="4DD6C8AE" w14:textId="416F13A4">
        <w:trPr>
          <w:del w:id="337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73" w:author="Wolfgang J. Toechterle" w:date="2013-06-08T19:24:00Z"/>
                <w:color w:val="0000FF"/>
                <w:rPrChange w:id="3374" w:author="Wolfgang J. Toechterle" w:date="2013-06-22T10:32:00Z">
                  <w:rPr>
                    <w:del w:id="337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76" w:author="Wolfgang J. Toechterle" w:date="2013-06-08T19:24:00Z">
              <w:r w:rsidRPr="00EA5133" w:rsidDel="00763EC0">
                <w:rPr>
                  <w:color w:val="0000FF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77" w:author="Wolfgang J. Toechterle" w:date="2013-06-08T19:24:00Z"/>
                <w:color w:val="0000FF"/>
                <w:rPrChange w:id="3378" w:author="Wolfgang J. Toechterle" w:date="2013-06-22T10:32:00Z">
                  <w:rPr>
                    <w:del w:id="337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80" w:author="Wolfgang J. Toechterle" w:date="2013-06-08T19:24:00Z">
              <w:r w:rsidRPr="00EA5133" w:rsidDel="00763EC0">
                <w:rPr>
                  <w:color w:val="0000FF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8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97FF23" w14:textId="6189ABDD">
        <w:trPr>
          <w:del w:id="338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83" w:author="Wolfgang J. Toechterle" w:date="2013-06-08T19:24:00Z"/>
                <w:color w:val="0000FF"/>
                <w:rPrChange w:id="3384" w:author="Wolfgang J. Toechterle" w:date="2013-06-22T10:32:00Z">
                  <w:rPr>
                    <w:del w:id="338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86" w:author="Wolfgang J. Toechterle" w:date="2013-06-08T19:24:00Z">
              <w:r w:rsidRPr="00EA5133" w:rsidDel="00763EC0">
                <w:rPr>
                  <w:color w:val="0000FF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87" w:author="Wolfgang J. Toechterle" w:date="2013-06-08T19:24:00Z"/>
                <w:color w:val="0000FF"/>
                <w:rPrChange w:id="3388" w:author="Wolfgang J. Toechterle" w:date="2013-06-22T10:32:00Z">
                  <w:rPr>
                    <w:del w:id="338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390" w:author="Wolfgang J. Toechterle" w:date="2013-06-08T19:24:00Z">
              <w:r w:rsidRPr="00EA5133" w:rsidDel="00763EC0">
                <w:rPr>
                  <w:color w:val="0000FF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D15392B" w14:textId="099B4569">
        <w:trPr>
          <w:del w:id="339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393" w:author="Wolfgang J. Toechterle" w:date="2013-06-08T19:24:00Z"/>
                <w:color w:val="0000FF"/>
                <w:rPrChange w:id="3394" w:author="Wolfgang J. Toechterle" w:date="2013-06-22T10:32:00Z">
                  <w:rPr>
                    <w:del w:id="339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396" w:author="Wolfgang J. Toechterle" w:date="2013-06-08T19:24:00Z">
              <w:r w:rsidRPr="00EA5133" w:rsidDel="00763EC0">
                <w:rPr>
                  <w:color w:val="0000FF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7" w:author="Wolfgang J. Toechterle" w:date="2013-06-08T19:24:00Z"/>
                <w:color w:val="0000FF"/>
                <w:rPrChange w:id="3398" w:author="Wolfgang J. Toechterle" w:date="2013-06-22T10:32:00Z">
                  <w:rPr>
                    <w:del w:id="339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00" w:author="Wolfgang J. Toechterle" w:date="2013-06-08T19:24:00Z">
              <w:r w:rsidRPr="00EA5133" w:rsidDel="00763EC0">
                <w:rPr>
                  <w:color w:val="0000FF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0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26A65F9" w14:textId="5F957454">
        <w:trPr>
          <w:del w:id="340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403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FA117F" w14:textId="5753E856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04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A7E17F9" w14:textId="4904FE1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0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1CFED61" w14:textId="0AD0C903">
        <w:trPr>
          <w:del w:id="340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07" w:author="Wolfgang J. Toechterle" w:date="2013-06-08T19:24:00Z"/>
                <w:color w:val="0000FF"/>
                <w:rPrChange w:id="3408" w:author="Wolfgang J. Toechterle" w:date="2013-06-22T10:32:00Z">
                  <w:rPr>
                    <w:del w:id="340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10" w:author="Wolfgang J. Toechterle" w:date="2013-06-08T19:24:00Z">
              <w:r w:rsidRPr="00EA5133" w:rsidDel="00763EC0">
                <w:rPr>
                  <w:color w:val="0000FF"/>
                </w:rPr>
                <w:lastRenderedPageBreak/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1" w:author="Wolfgang J. Toechterle" w:date="2013-06-08T19:24:00Z"/>
                <w:b/>
                <w:color w:val="0000FF"/>
                <w:rPrChange w:id="3412" w:author="Wolfgang J. Toechterle" w:date="2013-06-22T10:32:00Z">
                  <w:rPr>
                    <w:del w:id="341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14" w:author="Wolfgang J. Toechterle" w:date="2013-06-08T19:24:00Z">
              <w:r w:rsidRPr="00EA5133" w:rsidDel="00763EC0">
                <w:rPr>
                  <w:b/>
                  <w:color w:val="0000FF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5" w:author="Wolfgang J. Toechterle" w:date="2013-06-08T19:24:00Z"/>
                <w:b/>
                <w:color w:val="0000FF"/>
                <w:rPrChange w:id="3416" w:author="Wolfgang J. Toechterle" w:date="2013-06-22T10:32:00Z">
                  <w:rPr>
                    <w:del w:id="341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18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53163CEE" w14:textId="0ECC0689">
        <w:trPr>
          <w:del w:id="341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20" w:author="Wolfgang J. Toechterle" w:date="2013-06-08T19:24:00Z"/>
                <w:color w:val="0000FF"/>
                <w:rPrChange w:id="3421" w:author="Wolfgang J. Toechterle" w:date="2013-06-22T10:32:00Z">
                  <w:rPr>
                    <w:del w:id="342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23" w:author="Wolfgang J. Toechterle" w:date="2013-06-08T19:24:00Z">
              <w:r w:rsidRPr="00EA5133" w:rsidDel="00763EC0">
                <w:rPr>
                  <w:color w:val="0000FF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24" w:author="Wolfgang J. Toechterle" w:date="2013-06-08T19:24:00Z"/>
                <w:color w:val="0000FF"/>
                <w:rPrChange w:id="3425" w:author="Wolfgang J. Toechterle" w:date="2013-06-22T10:32:00Z">
                  <w:rPr>
                    <w:del w:id="342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27" w:author="Wolfgang J. Toechterle" w:date="2013-06-08T19:24:00Z">
              <w:r w:rsidRPr="00EA5133" w:rsidDel="00763EC0">
                <w:rPr>
                  <w:color w:val="0000FF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2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1FC700" w14:textId="6E6D70C7">
        <w:trPr>
          <w:del w:id="342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30" w:author="Wolfgang J. Toechterle" w:date="2013-06-08T19:24:00Z"/>
                <w:color w:val="0000FF"/>
                <w:rPrChange w:id="3431" w:author="Wolfgang J. Toechterle" w:date="2013-06-22T10:32:00Z">
                  <w:rPr>
                    <w:del w:id="343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33" w:author="Wolfgang J. Toechterle" w:date="2013-06-08T19:24:00Z">
              <w:r w:rsidRPr="00EA5133" w:rsidDel="00763EC0">
                <w:rPr>
                  <w:color w:val="0000FF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34" w:author="Wolfgang J. Toechterle" w:date="2013-06-08T19:24:00Z"/>
                <w:color w:val="0000FF"/>
                <w:rPrChange w:id="3435" w:author="Wolfgang J. Toechterle" w:date="2013-06-22T10:32:00Z">
                  <w:rPr>
                    <w:del w:id="343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37" w:author="Wolfgang J. Toechterle" w:date="2013-06-08T19:24:00Z">
              <w:r w:rsidRPr="00EA5133" w:rsidDel="00763EC0">
                <w:rPr>
                  <w:color w:val="0000FF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3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3C10EBB" w14:textId="49DA05FA">
        <w:trPr>
          <w:del w:id="343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40" w:author="Wolfgang J. Toechterle" w:date="2013-06-08T19:24:00Z"/>
                <w:color w:val="0000FF"/>
                <w:rPrChange w:id="3441" w:author="Wolfgang J. Toechterle" w:date="2013-06-22T10:32:00Z">
                  <w:rPr>
                    <w:del w:id="344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43" w:author="Wolfgang J. Toechterle" w:date="2013-06-08T19:24:00Z">
              <w:r w:rsidRPr="00EA5133" w:rsidDel="00763EC0">
                <w:rPr>
                  <w:color w:val="0000FF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44" w:author="Wolfgang J. Toechterle" w:date="2013-06-08T19:24:00Z"/>
                <w:color w:val="0000FF"/>
                <w:rPrChange w:id="3445" w:author="Wolfgang J. Toechterle" w:date="2013-06-22T10:32:00Z">
                  <w:rPr>
                    <w:del w:id="344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47" w:author="Wolfgang J. Toechterle" w:date="2013-06-08T19:24:00Z">
              <w:r w:rsidRPr="00EA5133" w:rsidDel="00763EC0">
                <w:rPr>
                  <w:color w:val="0000FF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4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6A6D197" w14:textId="31F582A6">
        <w:trPr>
          <w:del w:id="344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50" w:author="Wolfgang J. Toechterle" w:date="2013-06-08T19:24:00Z"/>
                <w:color w:val="0000FF"/>
                <w:rPrChange w:id="3451" w:author="Wolfgang J. Toechterle" w:date="2013-06-22T10:32:00Z">
                  <w:rPr>
                    <w:del w:id="345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53" w:author="Wolfgang J. Toechterle" w:date="2013-06-08T19:24:00Z">
              <w:r w:rsidRPr="00EA5133" w:rsidDel="00763EC0">
                <w:rPr>
                  <w:color w:val="0000FF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54" w:author="Wolfgang J. Toechterle" w:date="2013-06-08T19:24:00Z"/>
                <w:color w:val="0000FF"/>
                <w:rPrChange w:id="3455" w:author="Wolfgang J. Toechterle" w:date="2013-06-22T10:32:00Z">
                  <w:rPr>
                    <w:del w:id="345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57" w:author="Wolfgang J. Toechterle" w:date="2013-06-08T19:24:00Z">
              <w:r w:rsidRPr="00EA5133" w:rsidDel="00763EC0">
                <w:rPr>
                  <w:color w:val="0000FF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5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DA02664" w14:textId="4F527882">
        <w:trPr>
          <w:del w:id="345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F8618F" w:rsidDel="00763EC0" w:rsidRDefault="00CC5429" w:rsidP="00244ABB">
            <w:pPr>
              <w:rPr>
                <w:del w:id="3460" w:author="Wolfgang J. Toechterle" w:date="2013-06-08T19:24:00Z"/>
                <w:color w:val="0000FF"/>
              </w:rPr>
            </w:pPr>
            <w:del w:id="3461" w:author="Wolfgang J. Toechterle" w:date="2013-06-08T19:24:00Z">
              <w:r w:rsidRPr="00EA5133" w:rsidDel="00763EC0">
                <w:rPr>
                  <w:color w:val="0000FF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62" w:author="Wolfgang J. Toechterle" w:date="2013-06-08T19:24:00Z"/>
                <w:color w:val="0000FF"/>
                <w:rPrChange w:id="3463" w:author="Wolfgang J. Toechterle" w:date="2013-06-22T10:32:00Z">
                  <w:rPr>
                    <w:del w:id="346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65" w:author="Wolfgang J. Toechterle" w:date="2013-06-08T19:24:00Z">
              <w:r w:rsidRPr="00EA5133" w:rsidDel="00763EC0">
                <w:rPr>
                  <w:color w:val="0000FF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6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65C8392" w14:textId="22E28FEC">
        <w:trPr>
          <w:del w:id="34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68" w:author="Wolfgang J. Toechterle" w:date="2013-06-08T19:24:00Z"/>
                <w:color w:val="0000FF"/>
                <w:rPrChange w:id="3469" w:author="Wolfgang J. Toechterle" w:date="2013-06-22T10:32:00Z">
                  <w:rPr>
                    <w:del w:id="347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71" w:author="Wolfgang J. Toechterle" w:date="2013-06-08T19:24:00Z">
              <w:r w:rsidRPr="00EA5133" w:rsidDel="00763EC0">
                <w:rPr>
                  <w:color w:val="0000FF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72" w:author="Wolfgang J. Toechterle" w:date="2013-06-08T19:24:00Z"/>
                <w:color w:val="0000FF"/>
                <w:rPrChange w:id="3473" w:author="Wolfgang J. Toechterle" w:date="2013-06-22T10:32:00Z">
                  <w:rPr>
                    <w:del w:id="347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75" w:author="Wolfgang J. Toechterle" w:date="2013-06-08T19:24:00Z">
              <w:r w:rsidRPr="00EA5133" w:rsidDel="00763EC0">
                <w:rPr>
                  <w:color w:val="0000FF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7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11FB3C7" w14:textId="07B77652">
        <w:trPr>
          <w:del w:id="347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3478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B903F10" w14:textId="789A255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79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37CFFCBD" w14:textId="4C983F0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8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CE62EB1" w14:textId="3A0790CC">
        <w:trPr>
          <w:del w:id="348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82" w:author="Wolfgang J. Toechterle" w:date="2013-06-08T19:24:00Z"/>
                <w:color w:val="0000FF"/>
                <w:rPrChange w:id="3483" w:author="Wolfgang J. Toechterle" w:date="2013-06-22T10:32:00Z">
                  <w:rPr>
                    <w:del w:id="348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85" w:author="Wolfgang J. Toechterle" w:date="2013-06-08T19:24:00Z">
              <w:r w:rsidRPr="00EA5133" w:rsidDel="00763EC0">
                <w:rPr>
                  <w:color w:val="0000FF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86" w:author="Wolfgang J. Toechterle" w:date="2013-06-08T19:24:00Z"/>
                <w:b/>
                <w:color w:val="0000FF"/>
                <w:rPrChange w:id="3487" w:author="Wolfgang J. Toechterle" w:date="2013-06-22T10:32:00Z">
                  <w:rPr>
                    <w:del w:id="348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489" w:author="Wolfgang J. Toechterle" w:date="2013-06-08T19:24:00Z">
              <w:r w:rsidRPr="00EA5133" w:rsidDel="00763EC0">
                <w:rPr>
                  <w:b/>
                  <w:color w:val="0000FF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90" w:author="Wolfgang J. Toechterle" w:date="2013-06-08T19:24:00Z"/>
                <w:b/>
                <w:color w:val="0000FF"/>
              </w:rPr>
            </w:pPr>
            <w:del w:id="3491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/5</w:delText>
              </w:r>
            </w:del>
          </w:p>
        </w:tc>
      </w:tr>
      <w:tr w:rsidR="00CC5429" w:rsidRPr="00EA5133" w:rsidDel="00763EC0" w14:paraId="5D19C579" w14:textId="464652C7">
        <w:trPr>
          <w:del w:id="349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493" w:author="Wolfgang J. Toechterle" w:date="2013-06-08T19:24:00Z"/>
                <w:color w:val="0000FF"/>
                <w:rPrChange w:id="3494" w:author="Wolfgang J. Toechterle" w:date="2013-06-22T10:32:00Z">
                  <w:rPr>
                    <w:del w:id="349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496" w:author="Wolfgang J. Toechterle" w:date="2013-06-08T19:24:00Z">
              <w:r w:rsidRPr="00EA5133" w:rsidDel="00763EC0">
                <w:rPr>
                  <w:color w:val="0000FF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97" w:author="Wolfgang J. Toechterle" w:date="2013-06-08T19:24:00Z"/>
                <w:color w:val="0000FF"/>
                <w:rPrChange w:id="3498" w:author="Wolfgang J. Toechterle" w:date="2013-06-22T10:32:00Z">
                  <w:rPr>
                    <w:del w:id="349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00" w:author="Wolfgang J. Toechterle" w:date="2013-06-08T19:24:00Z">
              <w:r w:rsidRPr="00EA5133" w:rsidDel="00763EC0">
                <w:rPr>
                  <w:color w:val="0000FF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0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C9D9E0E" w14:textId="2691A8AC">
        <w:trPr>
          <w:del w:id="350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03" w:author="Wolfgang J. Toechterle" w:date="2013-06-08T19:24:00Z"/>
                <w:color w:val="0000FF"/>
                <w:rPrChange w:id="3504" w:author="Wolfgang J. Toechterle" w:date="2013-06-22T10:32:00Z">
                  <w:rPr>
                    <w:del w:id="350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06" w:author="Wolfgang J. Toechterle" w:date="2013-06-08T19:24:00Z">
              <w:r w:rsidRPr="00EA5133" w:rsidDel="00763EC0">
                <w:rPr>
                  <w:color w:val="0000FF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07" w:author="Wolfgang J. Toechterle" w:date="2013-06-08T19:24:00Z"/>
                <w:color w:val="0000FF"/>
                <w:rPrChange w:id="3508" w:author="Wolfgang J. Toechterle" w:date="2013-06-22T10:32:00Z">
                  <w:rPr>
                    <w:del w:id="350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10" w:author="Wolfgang J. Toechterle" w:date="2013-06-08T19:24:00Z">
              <w:r w:rsidRPr="00EA5133" w:rsidDel="00763EC0">
                <w:rPr>
                  <w:color w:val="0000FF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1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6048311" w14:textId="6C9BA208">
        <w:trPr>
          <w:del w:id="351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13" w:author="Wolfgang J. Toechterle" w:date="2013-06-08T19:24:00Z"/>
                <w:color w:val="0000FF"/>
                <w:rPrChange w:id="3514" w:author="Wolfgang J. Toechterle" w:date="2013-06-22T10:32:00Z">
                  <w:rPr>
                    <w:del w:id="351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16" w:author="Wolfgang J. Toechterle" w:date="2013-06-08T19:24:00Z">
              <w:r w:rsidRPr="00EA5133" w:rsidDel="00763EC0">
                <w:rPr>
                  <w:color w:val="0000FF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17" w:author="Wolfgang J. Toechterle" w:date="2013-06-08T19:24:00Z"/>
                <w:color w:val="0000FF"/>
                <w:rPrChange w:id="3518" w:author="Wolfgang J. Toechterle" w:date="2013-06-22T10:32:00Z">
                  <w:rPr>
                    <w:del w:id="351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20" w:author="Wolfgang J. Toechterle" w:date="2013-06-08T19:24:00Z">
              <w:r w:rsidRPr="00EA5133" w:rsidDel="00763EC0">
                <w:rPr>
                  <w:color w:val="0000FF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FED10C5" w14:textId="6BF18C5F">
        <w:trPr>
          <w:del w:id="352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3523" w:author="Wolfgang J. Toechterle" w:date="2013-06-08T19:24:00Z"/>
                <w:color w:val="0000FF"/>
                <w:rPrChange w:id="3524" w:author="Wolfgang J. Toechterle" w:date="2013-06-22T10:32:00Z">
                  <w:rPr>
                    <w:del w:id="352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3526" w:author="Wolfgang J. Toechterle" w:date="2013-06-08T19:24:00Z">
              <w:r w:rsidRPr="00EA5133" w:rsidDel="00763EC0">
                <w:rPr>
                  <w:color w:val="0000FF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7" w:author="Wolfgang J. Toechterle" w:date="2013-06-08T19:24:00Z"/>
                <w:color w:val="0000FF"/>
                <w:rPrChange w:id="3528" w:author="Wolfgang J. Toechterle" w:date="2013-06-22T10:32:00Z">
                  <w:rPr>
                    <w:del w:id="352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3530" w:author="Wolfgang J. Toechterle" w:date="2013-06-08T19:24:00Z">
              <w:r w:rsidRPr="00EA5133" w:rsidDel="00763EC0">
                <w:rPr>
                  <w:color w:val="0000FF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31" w:author="Wolfgang J. Toechterle" w:date="2013-06-08T19:24:00Z"/>
                <w:color w:val="0000FF"/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  <w:ins w:id="353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1E709A" w:rsidRDefault="001E709A">
            <w:pPr>
              <w:rPr>
                <w:ins w:id="353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534" w:author="Kinder" w:date="2013-06-29T15:06:00Z">
                  <w:rPr>
                    <w:ins w:id="353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53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53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538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1E709A" w:rsidRDefault="001E709A">
            <w:pPr>
              <w:rPr>
                <w:ins w:id="353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540" w:author="Kinder" w:date="2013-06-29T15:06:00Z">
                  <w:rPr>
                    <w:ins w:id="3541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1E709A" w:rsidRDefault="001E709A">
            <w:pPr>
              <w:rPr>
                <w:ins w:id="354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543" w:author="Kinder" w:date="2013-06-29T15:06:00Z">
                  <w:rPr>
                    <w:ins w:id="354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54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54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54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1E709A" w:rsidRDefault="001E709A">
            <w:pPr>
              <w:rPr>
                <w:ins w:id="35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549" w:author="Kinder" w:date="2013-06-29T15:06:00Z">
                  <w:rPr>
                    <w:ins w:id="355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3551" w:author="Kinder" w:date="2013-06-29T15:07:00Z">
                <w:pPr>
                  <w:jc w:val="right"/>
                </w:pPr>
              </w:pPrChange>
            </w:pPr>
            <w:ins w:id="355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55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3382FCD8" w14:textId="77777777" w:rsidTr="001E709A">
        <w:trPr>
          <w:trHeight w:val="300"/>
          <w:ins w:id="355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1E709A" w:rsidRDefault="001E709A">
            <w:pPr>
              <w:rPr>
                <w:ins w:id="355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556" w:author="Kinder" w:date="2013-06-29T15:06:00Z">
                  <w:rPr>
                    <w:ins w:id="355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55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55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56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1E709A" w:rsidRDefault="001E709A">
            <w:pPr>
              <w:rPr>
                <w:ins w:id="356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562" w:author="Kinder" w:date="2013-06-29T15:06:00Z">
                  <w:rPr>
                    <w:ins w:id="356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56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56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566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1E709A" w:rsidRDefault="001E709A">
            <w:pPr>
              <w:rPr>
                <w:ins w:id="35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568" w:author="Kinder" w:date="2013-06-29T15:06:00Z">
                  <w:rPr>
                    <w:ins w:id="356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57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57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57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1E709A" w:rsidRDefault="001E709A">
            <w:pPr>
              <w:rPr>
                <w:ins w:id="35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574" w:author="Kinder" w:date="2013-06-29T15:06:00Z">
                  <w:rPr>
                    <w:ins w:id="357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02315AB" w14:textId="77777777" w:rsidTr="001E709A">
        <w:trPr>
          <w:trHeight w:val="300"/>
          <w:ins w:id="357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1E709A" w:rsidRDefault="001E709A">
            <w:pPr>
              <w:rPr>
                <w:ins w:id="35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578" w:author="Kinder" w:date="2013-06-29T15:06:00Z">
                  <w:rPr>
                    <w:ins w:id="357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58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58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58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1E709A" w:rsidRDefault="001E709A">
            <w:pPr>
              <w:rPr>
                <w:ins w:id="358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584" w:author="Kinder" w:date="2013-06-29T15:06:00Z">
                  <w:rPr>
                    <w:ins w:id="358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58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58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588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1E709A" w:rsidRDefault="001E709A">
            <w:pPr>
              <w:rPr>
                <w:ins w:id="358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590" w:author="Kinder" w:date="2013-06-29T15:06:00Z">
                  <w:rPr>
                    <w:ins w:id="3591" w:author="Kinder" w:date="2013-06-29T15:05:00Z"/>
                    <w:rFonts w:eastAsia="Times New Roman" w:cs="Times New Roman"/>
                  </w:rPr>
                </w:rPrChange>
              </w:rPr>
              <w:pPrChange w:id="3592" w:author="Kinder" w:date="2013-06-29T15:07:00Z">
                <w:pPr>
                  <w:jc w:val="right"/>
                </w:pPr>
              </w:pPrChange>
            </w:pPr>
            <w:ins w:id="359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594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1E709A" w:rsidRDefault="001E709A">
            <w:pPr>
              <w:rPr>
                <w:ins w:id="35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596" w:author="Kinder" w:date="2013-06-29T15:06:00Z">
                  <w:rPr>
                    <w:ins w:id="359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C868F59" w14:textId="77777777" w:rsidTr="001E709A">
        <w:trPr>
          <w:trHeight w:val="300"/>
          <w:ins w:id="359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1E709A" w:rsidRDefault="001E709A">
            <w:pPr>
              <w:rPr>
                <w:ins w:id="359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00" w:author="Kinder" w:date="2013-06-29T15:06:00Z">
                  <w:rPr>
                    <w:ins w:id="360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60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60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60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1E709A" w:rsidRDefault="001E709A">
            <w:pPr>
              <w:rPr>
                <w:ins w:id="360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06" w:author="Kinder" w:date="2013-06-29T15:06:00Z">
                  <w:rPr>
                    <w:ins w:id="360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0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60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10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1E709A" w:rsidRDefault="001E709A">
            <w:pPr>
              <w:rPr>
                <w:ins w:id="361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12" w:author="Kinder" w:date="2013-06-29T15:06:00Z">
                  <w:rPr>
                    <w:ins w:id="361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1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61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16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1E709A" w:rsidRDefault="001E709A">
            <w:pPr>
              <w:rPr>
                <w:ins w:id="361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18" w:author="Kinder" w:date="2013-06-29T15:06:00Z">
                  <w:rPr>
                    <w:ins w:id="361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966711C" w14:textId="77777777" w:rsidTr="001E709A">
        <w:trPr>
          <w:trHeight w:val="300"/>
          <w:ins w:id="362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1E709A" w:rsidRDefault="001E709A">
            <w:pPr>
              <w:rPr>
                <w:ins w:id="362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22" w:author="Kinder" w:date="2013-06-29T15:06:00Z">
                  <w:rPr>
                    <w:ins w:id="362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2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62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26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1E709A" w:rsidRDefault="001E709A">
            <w:pPr>
              <w:rPr>
                <w:ins w:id="36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28" w:author="Kinder" w:date="2013-06-29T15:06:00Z">
                  <w:rPr>
                    <w:ins w:id="362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1E709A" w:rsidRDefault="001E709A">
            <w:pPr>
              <w:rPr>
                <w:ins w:id="363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31" w:author="Kinder" w:date="2013-06-29T15:06:00Z">
                  <w:rPr>
                    <w:ins w:id="363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63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63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63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1E709A" w:rsidRDefault="001E709A">
            <w:pPr>
              <w:rPr>
                <w:ins w:id="36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37" w:author="Kinder" w:date="2013-06-29T15:06:00Z">
                  <w:rPr>
                    <w:ins w:id="363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63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64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641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14:paraId="6C5B7FBD" w14:textId="77777777" w:rsidTr="001E709A">
        <w:trPr>
          <w:trHeight w:val="300"/>
          <w:ins w:id="364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1E709A" w:rsidRDefault="001E709A">
            <w:pPr>
              <w:rPr>
                <w:ins w:id="364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44" w:author="Kinder" w:date="2013-06-29T15:06:00Z">
                  <w:rPr>
                    <w:ins w:id="36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4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64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4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1E709A" w:rsidRDefault="001E709A">
            <w:pPr>
              <w:rPr>
                <w:ins w:id="36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50" w:author="Kinder" w:date="2013-06-29T15:06:00Z">
                  <w:rPr>
                    <w:ins w:id="365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65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65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65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3655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1E709A" w:rsidRDefault="001E709A">
            <w:pPr>
              <w:rPr>
                <w:ins w:id="365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57" w:author="Kinder" w:date="2013-06-29T15:06:00Z">
                  <w:rPr>
                    <w:ins w:id="365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5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66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61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1E709A" w:rsidRDefault="001E709A">
            <w:pPr>
              <w:rPr>
                <w:ins w:id="366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63" w:author="Kinder" w:date="2013-06-29T15:06:00Z">
                  <w:rPr>
                    <w:ins w:id="366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9F0A5E8" w14:textId="77777777" w:rsidTr="001E709A">
        <w:trPr>
          <w:trHeight w:val="560"/>
          <w:ins w:id="366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1E709A" w:rsidRDefault="001E709A">
            <w:pPr>
              <w:rPr>
                <w:ins w:id="366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67" w:author="Kinder" w:date="2013-06-29T15:06:00Z">
                  <w:rPr>
                    <w:ins w:id="366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6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67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7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1E709A" w:rsidRDefault="001E709A">
            <w:pPr>
              <w:rPr>
                <w:ins w:id="367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73" w:author="Kinder" w:date="2013-06-29T15:06:00Z">
                  <w:rPr>
                    <w:ins w:id="367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67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67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67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1E709A" w:rsidRDefault="001E709A">
            <w:pPr>
              <w:rPr>
                <w:ins w:id="367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79" w:author="Kinder" w:date="2013-06-29T15:06:00Z">
                  <w:rPr>
                    <w:ins w:id="368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8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68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83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1E709A" w:rsidRDefault="001E709A">
            <w:pPr>
              <w:rPr>
                <w:ins w:id="368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85" w:author="Kinder" w:date="2013-06-29T15:06:00Z">
                  <w:rPr>
                    <w:ins w:id="368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29B6926" w14:textId="77777777" w:rsidTr="001E709A">
        <w:trPr>
          <w:trHeight w:val="560"/>
          <w:ins w:id="368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1E709A" w:rsidRDefault="001E709A">
            <w:pPr>
              <w:rPr>
                <w:ins w:id="36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689" w:author="Kinder" w:date="2013-06-29T15:06:00Z">
                  <w:rPr>
                    <w:ins w:id="369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69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69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69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1E709A" w:rsidRDefault="001E709A">
            <w:pPr>
              <w:rPr>
                <w:ins w:id="369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695" w:author="Kinder" w:date="2013-06-29T15:06:00Z">
                  <w:rPr>
                    <w:ins w:id="369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69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69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69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1E709A" w:rsidRDefault="001E709A">
            <w:pPr>
              <w:rPr>
                <w:ins w:id="370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01" w:author="Kinder" w:date="2013-06-29T15:06:00Z">
                  <w:rPr>
                    <w:ins w:id="370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70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70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0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1E709A" w:rsidRDefault="001E709A">
            <w:pPr>
              <w:rPr>
                <w:ins w:id="370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07" w:author="Kinder" w:date="2013-06-29T15:06:00Z">
                  <w:rPr>
                    <w:ins w:id="370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1893471" w14:textId="77777777" w:rsidTr="001E709A">
        <w:trPr>
          <w:trHeight w:val="300"/>
          <w:ins w:id="370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1E709A" w:rsidRDefault="001E709A">
            <w:pPr>
              <w:rPr>
                <w:ins w:id="37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11" w:author="Kinder" w:date="2013-06-29T15:06:00Z">
                  <w:rPr>
                    <w:ins w:id="371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71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71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1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1E709A" w:rsidRDefault="001E709A">
            <w:pPr>
              <w:rPr>
                <w:ins w:id="371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17" w:author="Kinder" w:date="2013-06-29T15:06:00Z">
                  <w:rPr>
                    <w:ins w:id="371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71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72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2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3722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372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2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1E709A" w:rsidRDefault="001E709A">
            <w:pPr>
              <w:rPr>
                <w:ins w:id="372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26" w:author="Kinder" w:date="2013-06-29T15:06:00Z">
                  <w:rPr>
                    <w:ins w:id="372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72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72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3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1E709A" w:rsidRDefault="001E709A">
            <w:pPr>
              <w:rPr>
                <w:ins w:id="37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32" w:author="Kinder" w:date="2013-06-29T15:06:00Z">
                  <w:rPr>
                    <w:ins w:id="373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27A8793" w14:textId="77777777" w:rsidTr="001E709A">
        <w:trPr>
          <w:trHeight w:val="300"/>
          <w:ins w:id="373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1E709A" w:rsidRDefault="001E709A">
            <w:pPr>
              <w:rPr>
                <w:ins w:id="37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36" w:author="Kinder" w:date="2013-06-29T15:06:00Z">
                  <w:rPr>
                    <w:ins w:id="373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73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73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4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1E709A" w:rsidRDefault="001E709A">
            <w:pPr>
              <w:rPr>
                <w:ins w:id="374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42" w:author="Kinder" w:date="2013-06-29T15:06:00Z">
                  <w:rPr>
                    <w:ins w:id="374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74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74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4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3747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374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4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1E709A" w:rsidRDefault="001E709A">
            <w:pPr>
              <w:rPr>
                <w:ins w:id="375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51" w:author="Kinder" w:date="2013-06-29T15:06:00Z">
                  <w:rPr>
                    <w:ins w:id="3752" w:author="Kinder" w:date="2013-06-29T15:05:00Z"/>
                    <w:rFonts w:eastAsia="Times New Roman" w:cs="Times New Roman"/>
                  </w:rPr>
                </w:rPrChange>
              </w:rPr>
              <w:pPrChange w:id="3753" w:author="Kinder" w:date="2013-06-29T15:07:00Z">
                <w:pPr>
                  <w:jc w:val="right"/>
                </w:pPr>
              </w:pPrChange>
            </w:pPr>
            <w:ins w:id="375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5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1E709A" w:rsidRDefault="001E709A">
            <w:pPr>
              <w:rPr>
                <w:ins w:id="375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57" w:author="Kinder" w:date="2013-06-29T15:06:00Z">
                  <w:rPr>
                    <w:ins w:id="375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384CC92" w14:textId="77777777" w:rsidTr="001E709A">
        <w:trPr>
          <w:trHeight w:val="300"/>
          <w:ins w:id="375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1E709A" w:rsidRDefault="001E709A">
            <w:pPr>
              <w:rPr>
                <w:ins w:id="376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61" w:author="Kinder" w:date="2013-06-29T15:06:00Z">
                  <w:rPr>
                    <w:ins w:id="376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76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76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6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1E709A" w:rsidRDefault="001E709A">
            <w:pPr>
              <w:rPr>
                <w:ins w:id="376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67" w:author="Kinder" w:date="2013-06-29T15:06:00Z">
                  <w:rPr>
                    <w:ins w:id="376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76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77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7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3772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1E709A" w:rsidRDefault="001E709A">
            <w:pPr>
              <w:rPr>
                <w:ins w:id="377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74" w:author="Kinder" w:date="2013-06-29T15:06:00Z">
                  <w:rPr>
                    <w:ins w:id="377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77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77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77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1E709A" w:rsidRDefault="001E709A">
            <w:pPr>
              <w:rPr>
                <w:ins w:id="377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80" w:author="Kinder" w:date="2013-06-29T15:06:00Z">
                  <w:rPr>
                    <w:ins w:id="378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D9F2C31" w14:textId="77777777" w:rsidTr="001E709A">
        <w:trPr>
          <w:trHeight w:val="300"/>
          <w:ins w:id="378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1E709A" w:rsidRDefault="001E709A">
            <w:pPr>
              <w:rPr>
                <w:ins w:id="378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84" w:author="Kinder" w:date="2013-06-29T15:06:00Z">
                  <w:rPr>
                    <w:ins w:id="378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78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78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8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1E709A" w:rsidRDefault="001E709A">
            <w:pPr>
              <w:rPr>
                <w:ins w:id="378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790" w:author="Kinder" w:date="2013-06-29T15:06:00Z">
                  <w:rPr>
                    <w:ins w:id="379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79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79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79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3795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1E709A" w:rsidRDefault="001E709A">
            <w:pPr>
              <w:rPr>
                <w:ins w:id="379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797" w:author="Kinder" w:date="2013-06-29T15:06:00Z">
                  <w:rPr>
                    <w:ins w:id="379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79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80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01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1E709A" w:rsidRDefault="001E709A">
            <w:pPr>
              <w:rPr>
                <w:ins w:id="38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03" w:author="Kinder" w:date="2013-06-29T15:06:00Z">
                  <w:rPr>
                    <w:ins w:id="380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A032CCB" w14:textId="77777777" w:rsidTr="001E709A">
        <w:trPr>
          <w:trHeight w:val="300"/>
          <w:ins w:id="380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1E709A" w:rsidRDefault="001E709A">
            <w:pPr>
              <w:rPr>
                <w:ins w:id="380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07" w:author="Kinder" w:date="2013-06-29T15:06:00Z">
                  <w:rPr>
                    <w:ins w:id="380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80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81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1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1E709A" w:rsidRDefault="001E709A">
            <w:pPr>
              <w:rPr>
                <w:ins w:id="38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13" w:author="Kinder" w:date="2013-06-29T15:06:00Z">
                  <w:rPr>
                    <w:ins w:id="381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381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1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3817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  <w:ins w:id="381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1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3820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1E709A" w:rsidRDefault="001E709A">
            <w:pPr>
              <w:rPr>
                <w:ins w:id="382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22" w:author="Kinder" w:date="2013-06-29T15:06:00Z">
                  <w:rPr>
                    <w:ins w:id="382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82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82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2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1E709A" w:rsidRDefault="001E709A">
            <w:pPr>
              <w:rPr>
                <w:ins w:id="38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28" w:author="Kinder" w:date="2013-06-29T15:06:00Z">
                  <w:rPr>
                    <w:ins w:id="382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25B54A" w14:textId="77777777" w:rsidTr="001E709A">
        <w:trPr>
          <w:trHeight w:val="300"/>
          <w:ins w:id="383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1E709A" w:rsidRDefault="001E709A">
            <w:pPr>
              <w:rPr>
                <w:ins w:id="383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32" w:author="Kinder" w:date="2013-06-29T15:06:00Z">
                  <w:rPr>
                    <w:ins w:id="383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83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83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36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1E709A" w:rsidRDefault="001E709A">
            <w:pPr>
              <w:rPr>
                <w:ins w:id="383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38" w:author="Kinder" w:date="2013-06-29T15:06:00Z">
                  <w:rPr>
                    <w:ins w:id="383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1E709A" w:rsidRDefault="001E709A">
            <w:pPr>
              <w:rPr>
                <w:ins w:id="384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41" w:author="Kinder" w:date="2013-06-29T15:06:00Z">
                  <w:rPr>
                    <w:ins w:id="384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84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84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4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1E709A" w:rsidRDefault="001E709A">
            <w:pPr>
              <w:rPr>
                <w:ins w:id="38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47" w:author="Kinder" w:date="2013-06-29T15:06:00Z">
                  <w:rPr>
                    <w:ins w:id="384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84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85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51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6E19B592" w14:textId="77777777" w:rsidTr="001E709A">
        <w:trPr>
          <w:trHeight w:val="300"/>
          <w:ins w:id="385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1E709A" w:rsidRDefault="001E709A">
            <w:pPr>
              <w:rPr>
                <w:ins w:id="385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54" w:author="Kinder" w:date="2013-06-29T15:06:00Z">
                  <w:rPr>
                    <w:ins w:id="38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85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85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5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1E709A" w:rsidRDefault="001151B7">
            <w:pPr>
              <w:rPr>
                <w:ins w:id="38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60" w:author="Kinder" w:date="2013-06-29T15:06:00Z">
                  <w:rPr>
                    <w:ins w:id="386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86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863" w:author="Kinder" w:date="2013-06-29T15:05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Resolution of images in Layout</w:t>
              </w:r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1E709A" w:rsidRDefault="001E709A">
            <w:pPr>
              <w:rPr>
                <w:ins w:id="38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66" w:author="Kinder" w:date="2013-06-29T15:06:00Z">
                  <w:rPr>
                    <w:ins w:id="3867" w:author="Kinder" w:date="2013-06-29T15:05:00Z"/>
                    <w:rFonts w:eastAsia="Times New Roman" w:cs="Times New Roman"/>
                  </w:rPr>
                </w:rPrChange>
              </w:rPr>
              <w:pPrChange w:id="3868" w:author="Kinder" w:date="2013-06-29T15:07:00Z">
                <w:pPr>
                  <w:jc w:val="right"/>
                </w:pPr>
              </w:pPrChange>
            </w:pPr>
            <w:ins w:id="38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70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1E709A" w:rsidRDefault="001E709A">
            <w:pPr>
              <w:rPr>
                <w:ins w:id="38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72" w:author="Kinder" w:date="2013-06-29T15:06:00Z">
                  <w:rPr>
                    <w:ins w:id="38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0B2C46B" w14:textId="77777777" w:rsidTr="001E709A">
        <w:trPr>
          <w:trHeight w:val="300"/>
          <w:ins w:id="38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1E709A" w:rsidRDefault="001E709A">
            <w:pPr>
              <w:rPr>
                <w:ins w:id="38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76" w:author="Kinder" w:date="2013-06-29T15:06:00Z">
                  <w:rPr>
                    <w:ins w:id="38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8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8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8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1E709A" w:rsidRDefault="001E709A">
            <w:pPr>
              <w:rPr>
                <w:ins w:id="38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82" w:author="Kinder" w:date="2013-06-29T15:06:00Z">
                  <w:rPr>
                    <w:ins w:id="388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8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8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8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3887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1E709A" w:rsidRDefault="001E709A">
            <w:pPr>
              <w:rPr>
                <w:ins w:id="38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89" w:author="Kinder" w:date="2013-06-29T15:06:00Z">
                  <w:rPr>
                    <w:ins w:id="389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89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89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893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1E709A" w:rsidRDefault="001E709A">
            <w:pPr>
              <w:rPr>
                <w:ins w:id="389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895" w:author="Kinder" w:date="2013-06-29T15:06:00Z">
                  <w:rPr>
                    <w:ins w:id="389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CCD00E1" w14:textId="77777777" w:rsidTr="001E709A">
        <w:trPr>
          <w:trHeight w:val="300"/>
          <w:ins w:id="389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1E709A" w:rsidRDefault="001E709A">
            <w:pPr>
              <w:rPr>
                <w:ins w:id="38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899" w:author="Kinder" w:date="2013-06-29T15:06:00Z">
                  <w:rPr>
                    <w:ins w:id="39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0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90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0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1E709A" w:rsidRDefault="001E709A">
            <w:pPr>
              <w:rPr>
                <w:ins w:id="39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05" w:author="Kinder" w:date="2013-06-29T15:06:00Z">
                  <w:rPr>
                    <w:ins w:id="390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90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90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0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1E709A" w:rsidRDefault="001E709A">
            <w:pPr>
              <w:rPr>
                <w:ins w:id="39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11" w:author="Kinder" w:date="2013-06-29T15:06:00Z">
                  <w:rPr>
                    <w:ins w:id="391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1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91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15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1E709A" w:rsidRDefault="001E709A">
            <w:pPr>
              <w:rPr>
                <w:ins w:id="391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17" w:author="Kinder" w:date="2013-06-29T15:06:00Z">
                  <w:rPr>
                    <w:ins w:id="391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2FD3E20" w14:textId="77777777" w:rsidTr="001E709A">
        <w:trPr>
          <w:trHeight w:val="300"/>
          <w:ins w:id="39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1E709A" w:rsidRDefault="001E709A">
            <w:pPr>
              <w:rPr>
                <w:ins w:id="39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21" w:author="Kinder" w:date="2013-06-29T15:06:00Z">
                  <w:rPr>
                    <w:ins w:id="39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2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9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2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1E709A" w:rsidRDefault="001E709A">
            <w:pPr>
              <w:rPr>
                <w:ins w:id="39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27" w:author="Kinder" w:date="2013-06-29T15:06:00Z">
                  <w:rPr>
                    <w:ins w:id="392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92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93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3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s of layout as specified in 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3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1E709A" w:rsidRDefault="001E709A">
            <w:pPr>
              <w:rPr>
                <w:ins w:id="393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34" w:author="Kinder" w:date="2013-06-29T15:06:00Z">
                  <w:rPr>
                    <w:ins w:id="393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3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93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38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1E709A" w:rsidRDefault="001E709A">
            <w:pPr>
              <w:rPr>
                <w:ins w:id="393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40" w:author="Kinder" w:date="2013-06-29T15:06:00Z">
                  <w:rPr>
                    <w:ins w:id="394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0174852" w14:textId="77777777" w:rsidTr="001E709A">
        <w:trPr>
          <w:trHeight w:val="300"/>
          <w:ins w:id="394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1E709A" w:rsidRDefault="001E709A">
            <w:pPr>
              <w:rPr>
                <w:ins w:id="394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44" w:author="Kinder" w:date="2013-06-29T15:06:00Z">
                  <w:rPr>
                    <w:ins w:id="39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4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94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4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1E709A" w:rsidRDefault="001E709A">
            <w:pPr>
              <w:rPr>
                <w:ins w:id="39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50" w:author="Kinder" w:date="2013-06-29T15:06:00Z">
                  <w:rPr>
                    <w:ins w:id="395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95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95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5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1E709A" w:rsidRDefault="001E709A">
            <w:pPr>
              <w:rPr>
                <w:ins w:id="395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56" w:author="Kinder" w:date="2013-06-29T15:06:00Z">
                  <w:rPr>
                    <w:ins w:id="395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5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95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6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1E709A" w:rsidRDefault="001E709A">
            <w:pPr>
              <w:rPr>
                <w:ins w:id="396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62" w:author="Kinder" w:date="2013-06-29T15:06:00Z">
                  <w:rPr>
                    <w:ins w:id="396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D5E4BD8" w14:textId="77777777" w:rsidTr="001E709A">
        <w:trPr>
          <w:trHeight w:val="300"/>
          <w:ins w:id="396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1E709A" w:rsidRDefault="001E709A">
            <w:pPr>
              <w:rPr>
                <w:ins w:id="39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66" w:author="Kinder" w:date="2013-06-29T15:06:00Z">
                  <w:rPr>
                    <w:ins w:id="39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6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9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7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1E709A" w:rsidRDefault="001E709A">
            <w:pPr>
              <w:rPr>
                <w:ins w:id="39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72" w:author="Kinder" w:date="2013-06-29T15:06:00Z">
                  <w:rPr>
                    <w:ins w:id="397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97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97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7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ired elements are present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397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1E709A" w:rsidRDefault="001E709A">
            <w:pPr>
              <w:rPr>
                <w:ins w:id="397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79" w:author="Kinder" w:date="2013-06-29T15:06:00Z">
                  <w:rPr>
                    <w:ins w:id="398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8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398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83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1E709A" w:rsidRDefault="001E709A">
            <w:pPr>
              <w:rPr>
                <w:ins w:id="398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85" w:author="Kinder" w:date="2013-06-29T15:06:00Z">
                  <w:rPr>
                    <w:ins w:id="398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E22276" w14:textId="77777777" w:rsidTr="001E709A">
        <w:trPr>
          <w:trHeight w:val="300"/>
          <w:ins w:id="398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1E709A" w:rsidRDefault="001E709A">
            <w:pPr>
              <w:rPr>
                <w:ins w:id="39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989" w:author="Kinder" w:date="2013-06-29T15:06:00Z">
                  <w:rPr>
                    <w:ins w:id="399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399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399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3993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1E709A" w:rsidRDefault="001E709A">
            <w:pPr>
              <w:rPr>
                <w:ins w:id="399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95" w:author="Kinder" w:date="2013-06-29T15:06:00Z">
                  <w:rPr>
                    <w:ins w:id="399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1E709A" w:rsidRDefault="001E709A">
            <w:pPr>
              <w:rPr>
                <w:ins w:id="399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3998" w:author="Kinder" w:date="2013-06-29T15:06:00Z">
                  <w:rPr>
                    <w:ins w:id="399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00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00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0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1E709A" w:rsidRDefault="001E709A">
            <w:pPr>
              <w:rPr>
                <w:ins w:id="40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04" w:author="Kinder" w:date="2013-06-29T15:06:00Z">
                  <w:rPr>
                    <w:ins w:id="400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400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0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08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48FE2225" w14:textId="77777777" w:rsidTr="001E709A">
        <w:trPr>
          <w:trHeight w:val="300"/>
          <w:ins w:id="400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1E709A" w:rsidRDefault="001E709A">
            <w:pPr>
              <w:rPr>
                <w:ins w:id="40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11" w:author="Kinder" w:date="2013-06-29T15:06:00Z">
                  <w:rPr>
                    <w:ins w:id="401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01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01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1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1E709A" w:rsidRDefault="001E709A">
            <w:pPr>
              <w:rPr>
                <w:ins w:id="401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17" w:author="Kinder" w:date="2013-06-29T15:06:00Z">
                  <w:rPr>
                    <w:ins w:id="4018" w:author="Kinder" w:date="2013-06-29T15:05:00Z"/>
                    <w:rFonts w:eastAsia="Times New Roman" w:cs="Times New Roman"/>
                    <w:color w:val="000000"/>
                  </w:rPr>
                </w:rPrChange>
              </w:rPr>
            </w:pPr>
            <w:ins w:id="401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20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1E709A" w:rsidRDefault="001E709A">
            <w:pPr>
              <w:rPr>
                <w:ins w:id="40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22" w:author="Kinder" w:date="2013-06-29T15:06:00Z">
                  <w:rPr>
                    <w:ins w:id="402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02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02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2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1E709A" w:rsidRDefault="001E709A">
            <w:pPr>
              <w:rPr>
                <w:ins w:id="40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28" w:author="Kinder" w:date="2013-06-29T15:06:00Z">
                  <w:rPr>
                    <w:ins w:id="402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791880" w14:textId="77777777" w:rsidTr="001E709A">
        <w:trPr>
          <w:trHeight w:val="300"/>
          <w:ins w:id="403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1E709A" w:rsidRDefault="001E709A">
            <w:pPr>
              <w:rPr>
                <w:ins w:id="403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32" w:author="Kinder" w:date="2013-06-29T15:06:00Z">
                  <w:rPr>
                    <w:ins w:id="403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03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03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3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1E709A" w:rsidRDefault="001E709A">
            <w:pPr>
              <w:rPr>
                <w:ins w:id="403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38" w:author="Kinder" w:date="2013-06-29T15:06:00Z">
                  <w:rPr>
                    <w:ins w:id="4039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  <w:pPrChange w:id="404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04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42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4043" w:author="Kinder" w:date="2013-06-30T08:44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1E709A" w:rsidRDefault="001E709A">
            <w:pPr>
              <w:rPr>
                <w:ins w:id="404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45" w:author="Kinder" w:date="2013-06-29T15:06:00Z">
                  <w:rPr>
                    <w:ins w:id="404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04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04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4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1E709A" w:rsidRDefault="001E709A">
            <w:pPr>
              <w:rPr>
                <w:ins w:id="405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51" w:author="Kinder" w:date="2013-06-29T15:06:00Z">
                  <w:rPr>
                    <w:ins w:id="405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4DB172" w14:textId="77777777" w:rsidTr="001E709A">
        <w:trPr>
          <w:trHeight w:val="300"/>
          <w:ins w:id="405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1E709A" w:rsidRDefault="001E709A">
            <w:pPr>
              <w:rPr>
                <w:ins w:id="40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55" w:author="Kinder" w:date="2013-06-29T15:06:00Z">
                  <w:rPr>
                    <w:ins w:id="405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05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05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59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1E709A" w:rsidRDefault="001E709A">
            <w:pPr>
              <w:rPr>
                <w:ins w:id="406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61" w:author="Kinder" w:date="2013-06-29T15:06:00Z">
                  <w:rPr>
                    <w:ins w:id="4062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1E709A" w:rsidRDefault="001E709A">
            <w:pPr>
              <w:rPr>
                <w:ins w:id="406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64" w:author="Kinder" w:date="2013-06-29T15:06:00Z">
                  <w:rPr>
                    <w:ins w:id="406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06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06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6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1E709A" w:rsidRDefault="001E709A">
            <w:pPr>
              <w:rPr>
                <w:ins w:id="406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70" w:author="Kinder" w:date="2013-06-29T15:06:00Z">
                  <w:rPr>
                    <w:ins w:id="407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407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07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74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78FAB75C" w14:textId="77777777" w:rsidTr="001E709A">
        <w:trPr>
          <w:trHeight w:val="300"/>
          <w:ins w:id="407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1E709A" w:rsidRDefault="001E709A">
            <w:pPr>
              <w:rPr>
                <w:ins w:id="40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77" w:author="Kinder" w:date="2013-06-29T15:06:00Z">
                  <w:rPr>
                    <w:ins w:id="407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07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08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81" w:author="Kinder" w:date="2013-06-29T15:06:00Z">
                    <w:rPr>
                      <w:rFonts w:eastAsia="Times New Roman" w:cs="Times New Roman"/>
                    </w:rPr>
                  </w:rPrChange>
                </w:rPr>
                <w:lastRenderedPageBreak/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1E709A" w:rsidRDefault="001E709A">
            <w:pPr>
              <w:rPr>
                <w:ins w:id="40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83" w:author="Kinder" w:date="2013-06-29T15:06:00Z">
                  <w:rPr>
                    <w:ins w:id="408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40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0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1E709A" w:rsidRDefault="001E709A">
            <w:pPr>
              <w:rPr>
                <w:ins w:id="408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88" w:author="Kinder" w:date="2013-06-29T15:06:00Z">
                  <w:rPr>
                    <w:ins w:id="408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09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09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092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1E709A" w:rsidRDefault="001E709A">
            <w:pPr>
              <w:rPr>
                <w:ins w:id="40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094" w:author="Kinder" w:date="2013-06-29T15:06:00Z">
                  <w:rPr>
                    <w:ins w:id="409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4896E68" w14:textId="77777777" w:rsidTr="001E709A">
        <w:trPr>
          <w:trHeight w:val="300"/>
          <w:ins w:id="40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1E709A" w:rsidRDefault="001E709A">
            <w:pPr>
              <w:rPr>
                <w:ins w:id="40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098" w:author="Kinder" w:date="2013-06-29T15:06:00Z">
                  <w:rPr>
                    <w:ins w:id="40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10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1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0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1E709A" w:rsidRDefault="001E709A">
            <w:pPr>
              <w:rPr>
                <w:ins w:id="41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04" w:author="Kinder" w:date="2013-06-29T15:06:00Z">
                  <w:rPr>
                    <w:ins w:id="410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10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1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0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1E709A" w:rsidRDefault="001E709A">
            <w:pPr>
              <w:rPr>
                <w:ins w:id="410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10" w:author="Kinder" w:date="2013-06-29T15:06:00Z">
                  <w:rPr>
                    <w:ins w:id="411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11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11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14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1E709A" w:rsidRDefault="001E709A">
            <w:pPr>
              <w:rPr>
                <w:ins w:id="41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16" w:author="Kinder" w:date="2013-06-29T15:06:00Z">
                  <w:rPr>
                    <w:ins w:id="411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8728A0D" w14:textId="77777777" w:rsidTr="001E709A">
        <w:trPr>
          <w:trHeight w:val="300"/>
          <w:ins w:id="411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1E709A" w:rsidRDefault="001E709A">
            <w:pPr>
              <w:rPr>
                <w:ins w:id="411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20" w:author="Kinder" w:date="2013-06-29T15:06:00Z">
                  <w:rPr>
                    <w:ins w:id="41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12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12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2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1E709A" w:rsidRDefault="001E709A">
            <w:pPr>
              <w:rPr>
                <w:ins w:id="41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26" w:author="Kinder" w:date="2013-06-29T15:06:00Z">
                  <w:rPr>
                    <w:ins w:id="412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12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12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3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ting applied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3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1E709A" w:rsidRDefault="001E709A">
            <w:pPr>
              <w:rPr>
                <w:ins w:id="41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33" w:author="Kinder" w:date="2013-06-29T15:06:00Z">
                  <w:rPr>
                    <w:ins w:id="413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13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13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37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1E709A" w:rsidRDefault="001E709A">
            <w:pPr>
              <w:rPr>
                <w:ins w:id="41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39" w:author="Kinder" w:date="2013-06-29T15:06:00Z">
                  <w:rPr>
                    <w:ins w:id="414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601BA1" w14:textId="77777777" w:rsidTr="001E709A">
        <w:trPr>
          <w:trHeight w:val="300"/>
          <w:ins w:id="41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1E709A" w:rsidRDefault="001E709A">
            <w:pPr>
              <w:rPr>
                <w:ins w:id="414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43" w:author="Kinder" w:date="2013-06-29T15:06:00Z">
                  <w:rPr>
                    <w:ins w:id="414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414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4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1E709A" w:rsidRDefault="001E709A">
            <w:pPr>
              <w:rPr>
                <w:ins w:id="41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48" w:author="Kinder" w:date="2013-06-29T15:06:00Z">
                  <w:rPr>
                    <w:ins w:id="414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15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15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5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T1,T2,T3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1E709A" w:rsidRDefault="001E709A">
            <w:pPr>
              <w:rPr>
                <w:ins w:id="415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54" w:author="Kinder" w:date="2013-06-29T15:06:00Z">
                  <w:rPr>
                    <w:ins w:id="41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15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15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5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1E709A" w:rsidRDefault="001E709A">
            <w:pPr>
              <w:rPr>
                <w:ins w:id="41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60" w:author="Kinder" w:date="2013-06-29T15:06:00Z">
                  <w:rPr>
                    <w:ins w:id="416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003A3B7" w14:textId="77777777" w:rsidTr="001E709A">
        <w:trPr>
          <w:trHeight w:val="300"/>
          <w:ins w:id="416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1E709A" w:rsidRDefault="001E709A">
            <w:pPr>
              <w:rPr>
                <w:ins w:id="416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64" w:author="Kinder" w:date="2013-06-29T15:06:00Z">
                  <w:rPr>
                    <w:ins w:id="416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16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16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6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1E709A" w:rsidRDefault="001E709A">
            <w:pPr>
              <w:rPr>
                <w:ins w:id="416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70" w:author="Kinder" w:date="2013-06-29T15:06:00Z">
                  <w:rPr>
                    <w:ins w:id="417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17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17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7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Color, varnish and  d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ieCut in PDF as specified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7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1E709A" w:rsidRDefault="001E709A">
            <w:pPr>
              <w:rPr>
                <w:ins w:id="41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77" w:author="Kinder" w:date="2013-06-29T15:06:00Z">
                  <w:rPr>
                    <w:ins w:id="417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17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18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8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1E709A" w:rsidRDefault="001E709A">
            <w:pPr>
              <w:rPr>
                <w:ins w:id="41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83" w:author="Kinder" w:date="2013-06-29T15:06:00Z">
                  <w:rPr>
                    <w:ins w:id="418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B575912" w14:textId="77777777" w:rsidTr="001E709A">
        <w:trPr>
          <w:trHeight w:val="300"/>
          <w:ins w:id="41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1E709A" w:rsidRDefault="001E709A">
            <w:pPr>
              <w:rPr>
                <w:ins w:id="418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187" w:author="Kinder" w:date="2013-06-29T15:06:00Z">
                  <w:rPr>
                    <w:ins w:id="418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18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19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19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1E709A" w:rsidRDefault="00286C5F">
            <w:pPr>
              <w:rPr>
                <w:ins w:id="41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193" w:author="Kinder" w:date="2013-06-29T15:06:00Z">
                  <w:rPr>
                    <w:ins w:id="419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19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196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N</w:t>
              </w:r>
            </w:ins>
            <w:ins w:id="4197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19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4199" w:author="Kinder" w:date="2013-06-30T09:08:00Z">
              <w:r w:rsidR="001151B7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u</w:t>
              </w:r>
            </w:ins>
            <w:ins w:id="4200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0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4202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PMS U in T1, T2 and</w:t>
              </w:r>
            </w:ins>
            <w:ins w:id="4203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0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1E709A" w:rsidRDefault="001E709A">
            <w:pPr>
              <w:rPr>
                <w:ins w:id="420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06" w:author="Kinder" w:date="2013-06-29T15:06:00Z">
                  <w:rPr>
                    <w:ins w:id="420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0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20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1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1E709A" w:rsidRDefault="001E709A">
            <w:pPr>
              <w:rPr>
                <w:ins w:id="421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12" w:author="Kinder" w:date="2013-06-29T15:06:00Z">
                  <w:rPr>
                    <w:ins w:id="421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3090BA" w14:textId="77777777" w:rsidTr="001E709A">
        <w:trPr>
          <w:trHeight w:val="300"/>
          <w:ins w:id="421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1E709A" w:rsidRDefault="001E709A">
            <w:pPr>
              <w:rPr>
                <w:ins w:id="421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16" w:author="Kinder" w:date="2013-06-29T15:06:00Z">
                  <w:rPr>
                    <w:ins w:id="421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1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21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20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1E709A" w:rsidRDefault="001E709A">
            <w:pPr>
              <w:rPr>
                <w:ins w:id="42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22" w:author="Kinder" w:date="2013-06-29T15:06:00Z">
                  <w:rPr>
                    <w:ins w:id="4223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1E709A" w:rsidRDefault="001E709A">
            <w:pPr>
              <w:rPr>
                <w:ins w:id="42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25" w:author="Kinder" w:date="2013-06-29T15:06:00Z">
                  <w:rPr>
                    <w:ins w:id="422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22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22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2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1E709A" w:rsidRDefault="001E709A">
            <w:pPr>
              <w:rPr>
                <w:ins w:id="423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31" w:author="Kinder" w:date="2013-06-29T15:06:00Z">
                  <w:rPr>
                    <w:ins w:id="423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423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23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35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14:paraId="7B678134" w14:textId="77777777" w:rsidTr="001E709A">
        <w:trPr>
          <w:trHeight w:val="560"/>
          <w:ins w:id="423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1E709A" w:rsidRDefault="001E709A">
            <w:pPr>
              <w:rPr>
                <w:ins w:id="42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38" w:author="Kinder" w:date="2013-06-29T15:06:00Z">
                  <w:rPr>
                    <w:ins w:id="423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4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2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4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1E709A" w:rsidRDefault="001E709A">
            <w:pPr>
              <w:rPr>
                <w:ins w:id="424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44" w:author="Kinder" w:date="2013-06-29T15:06:00Z">
                  <w:rPr>
                    <w:ins w:id="424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24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24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4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1E709A" w:rsidRDefault="001E709A">
            <w:pPr>
              <w:rPr>
                <w:ins w:id="424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50" w:author="Kinder" w:date="2013-06-29T15:06:00Z">
                  <w:rPr>
                    <w:ins w:id="425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5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25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54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1E709A" w:rsidRDefault="001E709A">
            <w:pPr>
              <w:rPr>
                <w:ins w:id="425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56" w:author="Kinder" w:date="2013-06-29T15:06:00Z">
                  <w:rPr>
                    <w:ins w:id="425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758E775" w14:textId="77777777" w:rsidTr="001E709A">
        <w:trPr>
          <w:trHeight w:val="300"/>
          <w:ins w:id="425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1E709A" w:rsidRDefault="001E709A">
            <w:pPr>
              <w:rPr>
                <w:ins w:id="425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60" w:author="Kinder" w:date="2013-06-29T15:06:00Z">
                  <w:rPr>
                    <w:ins w:id="426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6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26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6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1E709A" w:rsidRDefault="001E709A">
            <w:pPr>
              <w:rPr>
                <w:ins w:id="426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66" w:author="Kinder" w:date="2013-06-29T15:06:00Z">
                  <w:rPr>
                    <w:ins w:id="426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26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26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7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1E709A" w:rsidRDefault="001E709A">
            <w:pPr>
              <w:rPr>
                <w:ins w:id="427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72" w:author="Kinder" w:date="2013-06-29T15:06:00Z">
                  <w:rPr>
                    <w:ins w:id="427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7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27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76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1E709A" w:rsidRDefault="001E709A">
            <w:pPr>
              <w:rPr>
                <w:ins w:id="42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78" w:author="Kinder" w:date="2013-06-29T15:06:00Z">
                  <w:rPr>
                    <w:ins w:id="427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7C7C220" w14:textId="77777777" w:rsidTr="001E709A">
        <w:trPr>
          <w:trHeight w:val="300"/>
          <w:ins w:id="428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1E709A" w:rsidRDefault="001E709A">
            <w:pPr>
              <w:rPr>
                <w:ins w:id="428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82" w:author="Kinder" w:date="2013-06-29T15:06:00Z">
                  <w:rPr>
                    <w:ins w:id="428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8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28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8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1E709A" w:rsidRDefault="001E709A">
            <w:pPr>
              <w:rPr>
                <w:ins w:id="428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288" w:author="Kinder" w:date="2013-06-29T15:06:00Z">
                  <w:rPr>
                    <w:ins w:id="428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29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29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2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1E709A" w:rsidRDefault="001E709A">
            <w:pPr>
              <w:rPr>
                <w:ins w:id="429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294" w:author="Kinder" w:date="2013-06-29T15:06:00Z">
                  <w:rPr>
                    <w:ins w:id="429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29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29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298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1E709A" w:rsidRDefault="001E709A">
            <w:pPr>
              <w:rPr>
                <w:ins w:id="429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00" w:author="Kinder" w:date="2013-06-29T15:06:00Z">
                  <w:rPr>
                    <w:ins w:id="430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E317B23" w14:textId="77777777" w:rsidTr="001E709A">
        <w:trPr>
          <w:trHeight w:val="300"/>
          <w:ins w:id="430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1E709A" w:rsidRDefault="001E709A">
            <w:pPr>
              <w:rPr>
                <w:ins w:id="430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04" w:author="Kinder" w:date="2013-06-29T15:06:00Z">
                  <w:rPr>
                    <w:ins w:id="430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30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430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0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1E709A" w:rsidRDefault="001E709A">
            <w:pPr>
              <w:rPr>
                <w:ins w:id="430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10" w:author="Kinder" w:date="2013-06-29T15:06:00Z">
                  <w:rPr>
                    <w:ins w:id="431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431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431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431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1E709A" w:rsidRDefault="001E709A">
            <w:pPr>
              <w:rPr>
                <w:ins w:id="431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4316" w:author="Kinder" w:date="2013-06-29T15:06:00Z">
                  <w:rPr>
                    <w:ins w:id="431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431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431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4320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1E709A" w:rsidRDefault="001E709A">
            <w:pPr>
              <w:rPr>
                <w:ins w:id="43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4322" w:author="Kinder" w:date="2013-06-29T15:06:00Z">
                  <w:rPr>
                    <w:ins w:id="432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B04CCA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4324" w:author="Wolfgang J. Toechterle" w:date="2013-06-22T11:15:00Z"/>
          <w:del w:id="4325" w:author="Kinder" w:date="2013-06-29T15:05:00Z"/>
          <w:rFonts w:eastAsia="Times New Roman" w:cs="Times New Roman"/>
          <w:color w:val="000000"/>
          <w:szCs w:val="20"/>
          <w:highlight w:val="lightGray"/>
          <w:rPrChange w:id="4326" w:author="Wolfgang J. Toechterle" w:date="2013-06-22T11:19:00Z">
            <w:rPr>
              <w:ins w:id="4327" w:author="Wolfgang J. Toechterle" w:date="2013-06-22T11:15:00Z"/>
              <w:del w:id="432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32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30" w:author="Kinder" w:date="2013-06-29T15:05:00Z">
        <w:r w:rsidRPr="00B04CCA" w:rsidDel="001E709A">
          <w:rPr>
            <w:szCs w:val="20"/>
            <w:highlight w:val="lightGray"/>
          </w:rPr>
          <w:t xml:space="preserve"> </w:t>
        </w:r>
      </w:ins>
      <w:ins w:id="4331" w:author="Wolfgang J. Toechterle" w:date="2013-06-22T11:15:00Z">
        <w:del w:id="4332" w:author="Kinder" w:date="2013-06-29T15:05:00Z"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433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433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335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336" w:author="Wolfgang J. Toechterle" w:date="2013-06-22T11:55:00Z">
        <w:del w:id="4337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22A0A97D" w14:textId="37AAF2D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38" w:author="Wolfgang J. Toechterle" w:date="2013-06-22T11:15:00Z"/>
          <w:del w:id="4339" w:author="Kinder" w:date="2013-06-29T15:05:00Z"/>
          <w:rFonts w:eastAsia="Times New Roman" w:cs="Times New Roman"/>
          <w:szCs w:val="20"/>
        </w:rPr>
        <w:pPrChange w:id="434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41" w:author="Wolfgang J. Toechterle" w:date="2013-06-22T11:15:00Z">
        <w:del w:id="434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34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4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Ideas and originality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1</w:delText>
          </w:r>
        </w:del>
      </w:ins>
    </w:p>
    <w:p w14:paraId="0892E9B2" w14:textId="0C3B6A7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45" w:author="Wolfgang J. Toechterle" w:date="2013-06-22T11:15:00Z"/>
          <w:del w:id="4346" w:author="Kinder" w:date="2013-06-29T15:05:00Z"/>
          <w:rFonts w:eastAsia="Times New Roman" w:cs="Times New Roman"/>
          <w:szCs w:val="20"/>
        </w:rPr>
        <w:pPrChange w:id="434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48" w:author="Wolfgang J. Toechterle" w:date="2013-06-22T11:15:00Z">
        <w:del w:id="4349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35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5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Understanding the target market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071BF782" w14:textId="19D0CCB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52" w:author="Wolfgang J. Toechterle" w:date="2013-06-22T11:15:00Z"/>
          <w:del w:id="4353" w:author="Kinder" w:date="2013-06-29T15:05:00Z"/>
          <w:rFonts w:eastAsia="Times New Roman" w:cs="Times New Roman"/>
          <w:szCs w:val="20"/>
        </w:rPr>
        <w:pPrChange w:id="435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55" w:author="Wolfgang J. Toechterle" w:date="2013-06-22T11:15:00Z">
        <w:del w:id="435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35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5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Unity and relationship between all tasks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1CDC2629" w14:textId="7A4AC30C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59" w:author="Wolfgang J. Toechterle" w:date="2013-06-22T11:18:00Z"/>
          <w:del w:id="4360" w:author="Kinder" w:date="2013-06-29T15:05:00Z"/>
          <w:rFonts w:eastAsia="Times New Roman" w:cs="Times New Roman"/>
          <w:szCs w:val="20"/>
        </w:rPr>
        <w:pPrChange w:id="436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62" w:author="Wolfgang J. Toechterle" w:date="2013-06-22T11:15:00Z"/>
          <w:del w:id="4363" w:author="Kinder" w:date="2013-06-29T15:05:00Z"/>
          <w:rFonts w:eastAsia="Times New Roman" w:cs="Times New Roman"/>
          <w:color w:val="000000"/>
          <w:szCs w:val="20"/>
          <w:highlight w:val="lightGray"/>
          <w:rPrChange w:id="4364" w:author="Wolfgang J. Toechterle" w:date="2013-06-22T11:19:00Z">
            <w:rPr>
              <w:ins w:id="4365" w:author="Wolfgang J. Toechterle" w:date="2013-06-22T11:15:00Z"/>
              <w:del w:id="4366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36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68" w:author="Wolfgang J. Toechterle" w:date="2013-06-22T11:15:00Z">
        <w:del w:id="4369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370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37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372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373" w:author="Wolfgang J. Toechterle" w:date="2013-06-22T11:55:00Z">
        <w:del w:id="4374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8</w:delText>
          </w:r>
        </w:del>
      </w:ins>
    </w:p>
    <w:p w14:paraId="3E6CE20A" w14:textId="71D4DAD6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75" w:author="Wolfgang J. Toechterle" w:date="2013-06-22T11:15:00Z"/>
          <w:del w:id="4376" w:author="Kinder" w:date="2013-06-29T15:05:00Z"/>
          <w:rFonts w:eastAsia="Times New Roman" w:cs="Times New Roman"/>
          <w:szCs w:val="20"/>
        </w:rPr>
        <w:pPrChange w:id="437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78" w:author="Wolfgang J. Toechterle" w:date="2013-06-22T11:15:00Z">
        <w:del w:id="437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8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8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2287066" w14:textId="2D0C2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82" w:author="Wolfgang J. Toechterle" w:date="2013-06-22T11:15:00Z"/>
          <w:del w:id="4383" w:author="Kinder" w:date="2013-06-29T15:05:00Z"/>
          <w:rFonts w:eastAsia="Times New Roman" w:cs="Times New Roman"/>
          <w:szCs w:val="20"/>
        </w:rPr>
        <w:pPrChange w:id="438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85" w:author="Wolfgang J. Toechterle" w:date="2013-06-22T11:15:00Z">
        <w:del w:id="438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8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  <w:del w:id="4389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439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5</w:delText>
          </w:r>
        </w:del>
      </w:ins>
    </w:p>
    <w:p w14:paraId="146CDFEF" w14:textId="598954B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91" w:author="Wolfgang J. Toechterle" w:date="2013-06-22T11:15:00Z"/>
          <w:del w:id="4392" w:author="Kinder" w:date="2013-06-29T15:05:00Z"/>
          <w:rFonts w:eastAsia="Times New Roman" w:cs="Times New Roman"/>
          <w:szCs w:val="20"/>
        </w:rPr>
        <w:pPrChange w:id="439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394" w:author="Wolfgang J. Toechterle" w:date="2013-06-22T11:15:00Z">
        <w:del w:id="439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39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FD79670" w14:textId="2E4EB91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398" w:author="Wolfgang J. Toechterle" w:date="2013-06-22T11:15:00Z"/>
          <w:del w:id="4399" w:author="Kinder" w:date="2013-06-29T15:05:00Z"/>
          <w:rFonts w:eastAsia="Times New Roman" w:cs="Times New Roman"/>
          <w:szCs w:val="20"/>
        </w:rPr>
        <w:pPrChange w:id="440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01" w:author="Wolfgang J. Toechterle" w:date="2013-06-22T11:15:00Z">
        <w:del w:id="440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0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4405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0</w:delText>
          </w:r>
        </w:del>
        <w:del w:id="4406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4407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5</w:delText>
          </w:r>
        </w:del>
      </w:ins>
    </w:p>
    <w:p w14:paraId="7CB30C84" w14:textId="3190FD52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08" w:author="Wolfgang J. Toechterle" w:date="2013-06-22T11:15:00Z"/>
          <w:del w:id="4409" w:author="Kinder" w:date="2013-06-29T15:05:00Z"/>
          <w:rFonts w:eastAsia="Times New Roman" w:cs="Times New Roman"/>
          <w:szCs w:val="20"/>
        </w:rPr>
        <w:pPrChange w:id="441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11" w:author="Wolfgang J. Toechterle" w:date="2013-06-22T11:15:00Z">
        <w:del w:id="441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4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1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1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BF42F3E" w14:textId="6389172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16" w:author="Wolfgang J. Toechterle" w:date="2013-06-22T11:15:00Z"/>
          <w:del w:id="4417" w:author="Kinder" w:date="2013-06-29T15:05:00Z"/>
          <w:rFonts w:eastAsia="Times New Roman" w:cs="Times New Roman"/>
          <w:szCs w:val="20"/>
        </w:rPr>
        <w:pPrChange w:id="441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19" w:author="Wolfgang J. Toechterle" w:date="2013-06-22T11:15:00Z">
        <w:del w:id="442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42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2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2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1C55123" w14:textId="57ABB52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24" w:author="Wolfgang J. Toechterle" w:date="2013-06-22T11:15:00Z"/>
          <w:del w:id="4425" w:author="Kinder" w:date="2013-06-29T15:05:00Z"/>
          <w:rFonts w:eastAsia="Times New Roman" w:cs="Times New Roman"/>
          <w:szCs w:val="20"/>
        </w:rPr>
        <w:pPrChange w:id="442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27" w:author="Wolfgang J. Toechterle" w:date="2013-06-22T11:15:00Z">
        <w:del w:id="442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42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3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3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9C6900B" w14:textId="72BCC4FD" w:rsidR="004A086C" w:rsidRPr="004A086C" w:rsidDel="001E709A" w:rsidRDefault="004A086C">
      <w:pPr>
        <w:tabs>
          <w:tab w:val="left" w:pos="709"/>
          <w:tab w:val="left" w:pos="8789"/>
        </w:tabs>
        <w:rPr>
          <w:ins w:id="4432" w:author="Wolfgang J. Toechterle" w:date="2013-06-22T11:15:00Z"/>
          <w:del w:id="4433" w:author="Kinder" w:date="2013-06-29T15:05:00Z"/>
          <w:rFonts w:eastAsia="Times New Roman" w:cs="Times New Roman"/>
          <w:szCs w:val="20"/>
        </w:rPr>
        <w:pPrChange w:id="4434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4435" w:author="Wolfgang J. Toechterle" w:date="2013-06-22T11:15:00Z">
        <w:del w:id="443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43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3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3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4440" w:author="Kinder" w:date="2013-06-29T13:46:00Z">
          <w:r w:rsidRPr="004A086C" w:rsidDel="00757C7E">
            <w:rPr>
              <w:rFonts w:eastAsia="Times New Roman" w:cs="Times New Roman"/>
              <w:szCs w:val="20"/>
            </w:rPr>
            <w:delText>1</w:delText>
          </w:r>
        </w:del>
      </w:ins>
    </w:p>
    <w:p w14:paraId="7943107B" w14:textId="4EDDFFD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41" w:author="Wolfgang J. Toechterle" w:date="2013-06-22T11:18:00Z"/>
          <w:del w:id="4442" w:author="Kinder" w:date="2013-06-29T15:05:00Z"/>
          <w:rFonts w:eastAsia="Times New Roman" w:cs="Times New Roman"/>
          <w:szCs w:val="20"/>
        </w:rPr>
        <w:pPrChange w:id="444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44" w:author="Wolfgang J. Toechterle" w:date="2013-06-22T11:15:00Z"/>
          <w:del w:id="4445" w:author="Kinder" w:date="2013-06-29T15:05:00Z"/>
          <w:rFonts w:eastAsia="Times New Roman" w:cs="Times New Roman"/>
          <w:color w:val="000000"/>
          <w:szCs w:val="20"/>
          <w:highlight w:val="lightGray"/>
          <w:rPrChange w:id="4446" w:author="Wolfgang J. Toechterle" w:date="2013-06-22T11:19:00Z">
            <w:rPr>
              <w:ins w:id="4447" w:author="Wolfgang J. Toechterle" w:date="2013-06-22T11:15:00Z"/>
              <w:del w:id="444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44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50" w:author="Wolfgang J. Toechterle" w:date="2013-06-22T11:15:00Z">
        <w:del w:id="4451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45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45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454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455" w:author="Wolfgang J. Toechterle" w:date="2013-06-22T11:55:00Z">
        <w:del w:id="4456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2CC1280F" w14:textId="75FF591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57" w:author="Wolfgang J. Toechterle" w:date="2013-06-22T11:15:00Z"/>
          <w:del w:id="4458" w:author="Kinder" w:date="2013-06-29T15:05:00Z"/>
          <w:rFonts w:eastAsia="Times New Roman" w:cs="Times New Roman"/>
          <w:szCs w:val="20"/>
        </w:rPr>
        <w:pPrChange w:id="445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60" w:author="Wolfgang J. Toechterle" w:date="2013-06-22T11:15:00Z">
        <w:del w:id="446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6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4463" w:author="Kinder" w:date="2013-06-29T13:50:00Z">
          <w:r w:rsidRPr="004A086C" w:rsidDel="00757C7E">
            <w:rPr>
              <w:rFonts w:eastAsia="Times New Roman" w:cs="Times New Roman"/>
              <w:color w:val="000000"/>
              <w:szCs w:val="20"/>
              <w:rPrChange w:id="446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4465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466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67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092AA3C4" w14:textId="36252806" w:rsidR="004A086C" w:rsidRPr="004A086C" w:rsidDel="001E709A" w:rsidRDefault="004A086C">
      <w:pPr>
        <w:tabs>
          <w:tab w:val="left" w:pos="709"/>
          <w:tab w:val="left" w:pos="8789"/>
        </w:tabs>
        <w:rPr>
          <w:ins w:id="4468" w:author="Wolfgang J. Toechterle" w:date="2013-06-22T11:15:00Z"/>
          <w:del w:id="4469" w:author="Kinder" w:date="2013-06-29T15:05:00Z"/>
          <w:rFonts w:eastAsia="Times New Roman" w:cs="Times New Roman"/>
          <w:szCs w:val="20"/>
        </w:rPr>
        <w:pPrChange w:id="4470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4471" w:author="Wolfgang J. Toechterle" w:date="2013-06-22T11:15:00Z">
        <w:del w:id="447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73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7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43D94CCA" w14:textId="3465A26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75" w:author="Wolfgang J. Toechterle" w:date="2013-06-22T11:15:00Z"/>
          <w:del w:id="4476" w:author="Kinder" w:date="2013-06-29T15:05:00Z"/>
          <w:rFonts w:eastAsia="Times New Roman" w:cs="Times New Roman"/>
          <w:szCs w:val="20"/>
        </w:rPr>
        <w:pPrChange w:id="447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78" w:author="Wolfgang J. Toechterle" w:date="2013-06-22T11:15:00Z">
        <w:del w:id="447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80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81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0263B485" w14:textId="7C4032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82" w:author="Wolfgang J. Toechterle" w:date="2013-06-22T11:15:00Z"/>
          <w:del w:id="4483" w:author="Kinder" w:date="2013-06-29T15:05:00Z"/>
          <w:rFonts w:eastAsia="Times New Roman" w:cs="Times New Roman"/>
          <w:szCs w:val="20"/>
        </w:rPr>
        <w:pPrChange w:id="448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85" w:author="Wolfgang J. Toechterle" w:date="2013-06-22T11:15:00Z">
        <w:del w:id="448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87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8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461106EB" w14:textId="592DEC5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89" w:author="Wolfgang J. Toechterle" w:date="2013-06-22T11:15:00Z"/>
          <w:del w:id="4490" w:author="Kinder" w:date="2013-06-29T15:05:00Z"/>
          <w:rFonts w:eastAsia="Times New Roman" w:cs="Times New Roman"/>
          <w:szCs w:val="20"/>
        </w:rPr>
        <w:pPrChange w:id="449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92" w:author="Wolfgang J. Toechterle" w:date="2013-06-22T11:15:00Z">
        <w:del w:id="449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9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4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6432C7C" w14:textId="0D83CD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496" w:author="Wolfgang J. Toechterle" w:date="2013-06-22T11:15:00Z"/>
          <w:del w:id="4497" w:author="Kinder" w:date="2013-06-29T15:05:00Z"/>
          <w:rFonts w:eastAsia="Times New Roman" w:cs="Times New Roman"/>
          <w:szCs w:val="20"/>
        </w:rPr>
        <w:pPrChange w:id="449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499" w:author="Wolfgang J. Toechterle" w:date="2013-06-22T11:15:00Z">
        <w:del w:id="450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0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1DEBE9B" w14:textId="145D74F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03" w:author="Wolfgang J. Toechterle" w:date="2013-06-22T11:18:00Z"/>
          <w:del w:id="4504" w:author="Kinder" w:date="2013-06-29T15:05:00Z"/>
          <w:rFonts w:eastAsia="Times New Roman" w:cs="Times New Roman"/>
          <w:szCs w:val="20"/>
        </w:rPr>
        <w:pPrChange w:id="450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06" w:author="Wolfgang J. Toechterle" w:date="2013-06-22T11:15:00Z"/>
          <w:del w:id="4507" w:author="Kinder" w:date="2013-06-29T15:05:00Z"/>
          <w:rFonts w:eastAsia="Times New Roman" w:cs="Times New Roman"/>
          <w:color w:val="000000"/>
          <w:szCs w:val="20"/>
          <w:highlight w:val="lightGray"/>
          <w:rPrChange w:id="4508" w:author="Wolfgang J. Toechterle" w:date="2013-06-22T11:19:00Z">
            <w:rPr>
              <w:ins w:id="4509" w:author="Wolfgang J. Toechterle" w:date="2013-06-22T11:15:00Z"/>
              <w:del w:id="451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51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12" w:author="Wolfgang J. Toechterle" w:date="2013-06-22T11:15:00Z">
        <w:del w:id="4513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51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51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51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517" w:author="Wolfgang J. Toechterle" w:date="2013-06-22T11:55:00Z">
        <w:del w:id="451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00451BE8" w14:textId="6722F52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19" w:author="Wolfgang J. Toechterle" w:date="2013-06-22T11:15:00Z"/>
          <w:del w:id="4520" w:author="Kinder" w:date="2013-06-29T15:05:00Z"/>
          <w:rFonts w:eastAsia="Times New Roman" w:cs="Times New Roman"/>
          <w:color w:val="000000"/>
          <w:szCs w:val="20"/>
          <w:rPrChange w:id="4521" w:author="Wolfgang J. Toechterle" w:date="2013-06-22T11:16:00Z">
            <w:rPr>
              <w:ins w:id="4522" w:author="Wolfgang J. Toechterle" w:date="2013-06-22T11:15:00Z"/>
              <w:del w:id="452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52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25" w:author="Wolfgang J. Toechterle" w:date="2013-06-22T11:15:00Z">
        <w:del w:id="452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Mounting printouts on board for presentation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764C5165" w14:textId="6FF9FA0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27" w:author="Wolfgang J. Toechterle" w:date="2013-06-22T11:15:00Z"/>
          <w:del w:id="4528" w:author="Kinder" w:date="2013-06-29T15:05:00Z"/>
          <w:rFonts w:eastAsia="Times New Roman" w:cs="Times New Roman"/>
          <w:color w:val="000000"/>
          <w:szCs w:val="20"/>
          <w:rPrChange w:id="4529" w:author="Wolfgang J. Toechterle" w:date="2013-06-22T11:16:00Z">
            <w:rPr>
              <w:ins w:id="4530" w:author="Wolfgang J. Toechterle" w:date="2013-06-22T11:15:00Z"/>
              <w:del w:id="4531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53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33" w:author="Wolfgang J. Toechterle" w:date="2013-06-22T11:15:00Z">
        <w:del w:id="453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Supply of printouts only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165A50E9" w14:textId="63FAB08B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35" w:author="Wolfgang J. Toechterle" w:date="2013-06-22T11:18:00Z"/>
          <w:del w:id="4536" w:author="Kinder" w:date="2013-06-29T15:05:00Z"/>
          <w:rFonts w:eastAsia="Times New Roman" w:cs="Times New Roman"/>
          <w:szCs w:val="20"/>
        </w:rPr>
        <w:pPrChange w:id="453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38" w:author="Wolfgang J. Toechterle" w:date="2013-06-22T11:15:00Z"/>
          <w:del w:id="4539" w:author="Kinder" w:date="2013-06-29T15:05:00Z"/>
          <w:rFonts w:eastAsia="Times New Roman" w:cs="Times New Roman"/>
          <w:color w:val="000000"/>
          <w:szCs w:val="20"/>
          <w:highlight w:val="lightGray"/>
          <w:rPrChange w:id="4540" w:author="Wolfgang J. Toechterle" w:date="2013-06-22T11:19:00Z">
            <w:rPr>
              <w:ins w:id="4541" w:author="Wolfgang J. Toechterle" w:date="2013-06-22T11:15:00Z"/>
              <w:del w:id="4542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54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44" w:author="Wolfgang J. Toechterle" w:date="2013-06-22T11:15:00Z">
        <w:del w:id="4545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54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547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548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549" w:author="Wolfgang J. Toechterle" w:date="2013-06-22T11:55:00Z">
        <w:del w:id="4550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47C2200E" w14:textId="16347CE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51" w:author="Wolfgang J. Toechterle" w:date="2013-06-22T11:15:00Z"/>
          <w:del w:id="4552" w:author="Kinder" w:date="2013-06-29T15:05:00Z"/>
          <w:rFonts w:eastAsia="Times New Roman" w:cs="Times New Roman"/>
          <w:szCs w:val="20"/>
        </w:rPr>
        <w:pPrChange w:id="455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54" w:author="Wolfgang J. Toechterle" w:date="2013-06-22T11:15:00Z">
        <w:del w:id="455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5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5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7D549159" w14:textId="3C7041E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58" w:author="Wolfgang J. Toechterle" w:date="2013-06-22T11:15:00Z"/>
          <w:del w:id="4559" w:author="Kinder" w:date="2013-06-29T15:05:00Z"/>
          <w:rFonts w:eastAsia="Times New Roman" w:cs="Times New Roman"/>
          <w:szCs w:val="20"/>
        </w:rPr>
        <w:pPrChange w:id="456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61" w:author="Wolfgang J. Toechterle" w:date="2013-06-22T11:15:00Z">
        <w:del w:id="456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6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3059027D" w14:textId="1164ABD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65" w:author="Wolfgang J. Toechterle" w:date="2013-06-22T11:15:00Z"/>
          <w:del w:id="4566" w:author="Kinder" w:date="2013-06-29T15:05:00Z"/>
          <w:rFonts w:eastAsia="Times New Roman" w:cs="Times New Roman"/>
          <w:szCs w:val="20"/>
        </w:rPr>
        <w:pPrChange w:id="456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68" w:author="Wolfgang J. Toechterle" w:date="2013-06-22T11:15:00Z">
        <w:del w:id="456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7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Del="001E709A">
            <w:rPr>
              <w:rFonts w:eastAsia="Times New Roman" w:cs="Times New Roman"/>
              <w:color w:val="000000"/>
              <w:szCs w:val="20"/>
            </w:rPr>
            <w:delText xml:space="preserve"> the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7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61C13253" w14:textId="1887877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73" w:author="Wolfgang J. Toechterle" w:date="2013-06-22T11:15:00Z"/>
          <w:del w:id="4574" w:author="Kinder" w:date="2013-06-29T15:05:00Z"/>
          <w:rFonts w:eastAsia="Times New Roman" w:cs="Times New Roman"/>
          <w:szCs w:val="20"/>
        </w:rPr>
        <w:pPrChange w:id="45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76" w:author="Wolfgang J. Toechterle" w:date="2013-06-22T11:15:00Z">
        <w:del w:id="457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4BB48DD7" w14:textId="778BD05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80" w:author="Wolfgang J. Toechterle" w:date="2013-06-22T11:15:00Z"/>
          <w:del w:id="4581" w:author="Kinder" w:date="2013-06-29T15:05:00Z"/>
          <w:rFonts w:eastAsia="Times New Roman" w:cs="Times New Roman"/>
          <w:szCs w:val="20"/>
        </w:rPr>
        <w:pPrChange w:id="458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83" w:author="Wolfgang J. Toechterle" w:date="2013-06-22T11:15:00Z">
        <w:del w:id="458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58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8B25C53" w14:textId="313664A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588" w:author="Wolfgang J. Toechterle" w:date="2013-06-22T11:15:00Z"/>
          <w:del w:id="4589" w:author="Kinder" w:date="2013-06-29T15:05:00Z"/>
          <w:rFonts w:eastAsia="Times New Roman" w:cs="Times New Roman"/>
          <w:szCs w:val="20"/>
        </w:rPr>
        <w:pPrChange w:id="459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591" w:author="Wolfgang J. Toechterle" w:date="2013-06-22T11:15:00Z">
        <w:del w:id="459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59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9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4595" w:author="Kinder" w:date="2013-06-29T12:17:00Z">
          <w:r w:rsidRPr="004A086C" w:rsidDel="00322373">
            <w:rPr>
              <w:rFonts w:eastAsia="Times New Roman" w:cs="Times New Roman"/>
              <w:color w:val="000000"/>
              <w:szCs w:val="20"/>
              <w:rPrChange w:id="45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459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59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59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D8CD996" w14:textId="23347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00" w:author="Wolfgang J. Toechterle" w:date="2013-06-22T11:15:00Z"/>
          <w:del w:id="4601" w:author="Kinder" w:date="2013-06-29T15:05:00Z"/>
          <w:rFonts w:eastAsia="Times New Roman" w:cs="Times New Roman"/>
          <w:szCs w:val="20"/>
        </w:rPr>
        <w:pPrChange w:id="460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03" w:author="Wolfgang J. Toechterle" w:date="2013-06-22T11:15:00Z">
        <w:del w:id="460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0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4606" w:author="Wolfgang J. Toechterle" w:date="2013-06-22T11:52:00Z">
        <w:del w:id="4607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</w:rPr>
            <w:delText>colour</w:delText>
          </w:r>
        </w:del>
      </w:ins>
      <w:ins w:id="4608" w:author="Wolfgang J. Toechterle" w:date="2013-06-22T11:15:00Z">
        <w:del w:id="4609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461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1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3AC44365" w14:textId="2F62809D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12" w:author="Wolfgang J. Toechterle" w:date="2013-06-22T11:18:00Z"/>
          <w:del w:id="4613" w:author="Kinder" w:date="2013-06-29T15:05:00Z"/>
          <w:rFonts w:eastAsia="Times New Roman" w:cs="Times New Roman"/>
          <w:szCs w:val="20"/>
        </w:rPr>
        <w:pPrChange w:id="461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15" w:author="Wolfgang J. Toechterle" w:date="2013-06-22T11:15:00Z"/>
          <w:del w:id="4616" w:author="Kinder" w:date="2013-06-29T15:05:00Z"/>
          <w:rFonts w:eastAsia="Times New Roman" w:cs="Times New Roman"/>
          <w:color w:val="000000"/>
          <w:szCs w:val="20"/>
          <w:highlight w:val="lightGray"/>
          <w:rPrChange w:id="4617" w:author="Wolfgang J. Toechterle" w:date="2013-06-22T11:19:00Z">
            <w:rPr>
              <w:ins w:id="4618" w:author="Wolfgang J. Toechterle" w:date="2013-06-22T11:15:00Z"/>
              <w:del w:id="461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462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21" w:author="Wolfgang J. Toechterle" w:date="2013-06-22T11:15:00Z">
        <w:del w:id="4622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462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462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4625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4626" w:author="Wolfgang J. Toechterle" w:date="2013-06-22T11:56:00Z">
        <w:del w:id="4627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5</w:delText>
          </w:r>
        </w:del>
      </w:ins>
    </w:p>
    <w:p w14:paraId="46D4715E" w14:textId="269F0E6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28" w:author="Wolfgang J. Toechterle" w:date="2013-06-22T11:15:00Z"/>
          <w:del w:id="4629" w:author="Kinder" w:date="2013-06-29T15:05:00Z"/>
          <w:rFonts w:eastAsia="Times New Roman" w:cs="Times New Roman"/>
          <w:szCs w:val="20"/>
        </w:rPr>
        <w:pPrChange w:id="463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31" w:author="Wolfgang J. Toechterle" w:date="2013-06-22T11:15:00Z">
        <w:del w:id="463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3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3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5F0E09E0" w14:textId="7F4D353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35" w:author="Wolfgang J. Toechterle" w:date="2013-06-22T11:15:00Z"/>
          <w:del w:id="4636" w:author="Kinder" w:date="2013-06-29T15:05:00Z"/>
          <w:rFonts w:eastAsia="Times New Roman" w:cs="Times New Roman"/>
          <w:szCs w:val="20"/>
        </w:rPr>
        <w:pPrChange w:id="463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38" w:author="Wolfgang J. Toechterle" w:date="2013-06-22T11:15:00Z">
        <w:del w:id="463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4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4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389DB157" w14:textId="3BE453B5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42" w:author="Wolfgang J. Toechterle" w:date="2013-06-22T11:15:00Z"/>
          <w:del w:id="4643" w:author="Kinder" w:date="2013-06-29T15:05:00Z"/>
          <w:rFonts w:eastAsia="Times New Roman" w:cs="Times New Roman"/>
          <w:szCs w:val="20"/>
        </w:rPr>
        <w:pPrChange w:id="464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45" w:author="Wolfgang J. Toechterle" w:date="2013-06-22T11:15:00Z">
        <w:del w:id="464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4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1,5</w:delText>
          </w:r>
        </w:del>
      </w:ins>
    </w:p>
    <w:p w14:paraId="14A91DB7" w14:textId="5B6F7F2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4649" w:author="Wolfgang J. Toechterle" w:date="2013-06-22T11:15:00Z"/>
          <w:del w:id="4650" w:author="Kinder" w:date="2013-06-29T15:05:00Z"/>
          <w:rFonts w:eastAsia="Times New Roman" w:cs="Times New Roman"/>
          <w:szCs w:val="20"/>
        </w:rPr>
        <w:pPrChange w:id="46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4652" w:author="Wolfgang J. Toechterle" w:date="2013-06-22T11:15:00Z">
        <w:del w:id="465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5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465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4A93ACC" w14:textId="5F6ED3FD" w:rsidR="004632D2" w:rsidRPr="00EA5133" w:rsidDel="001E709A" w:rsidRDefault="004632D2" w:rsidP="004632D2">
      <w:pPr>
        <w:tabs>
          <w:tab w:val="left" w:pos="1800"/>
          <w:tab w:val="left" w:pos="1980"/>
        </w:tabs>
        <w:rPr>
          <w:del w:id="4656" w:author="Kinder" w:date="2013-06-29T15:05:00Z"/>
        </w:rPr>
      </w:pPr>
    </w:p>
    <w:p w14:paraId="2A953FFB" w14:textId="77777777" w:rsidR="004A086C" w:rsidRDefault="004A086C" w:rsidP="004632D2">
      <w:pPr>
        <w:pStyle w:val="Editabletext"/>
        <w:ind w:left="0"/>
        <w:rPr>
          <w:ins w:id="4657" w:author="Wolfgang J. Toechterle" w:date="2013-06-22T11:18:00Z"/>
          <w:color w:val="000000" w:themeColor="text1"/>
        </w:rPr>
      </w:pPr>
    </w:p>
    <w:p w14:paraId="0B4166CD" w14:textId="77777777" w:rsidR="004632D2" w:rsidRPr="004A086C" w:rsidRDefault="004632D2" w:rsidP="004632D2">
      <w:pPr>
        <w:pStyle w:val="Editabletext"/>
        <w:ind w:left="0"/>
        <w:rPr>
          <w:color w:val="000000" w:themeColor="text1"/>
          <w:rPrChange w:id="4658" w:author="Wolfgang J. Toechterle" w:date="2013-06-22T11:17:00Z">
            <w:rPr>
              <w:color w:val="auto"/>
            </w:rPr>
          </w:rPrChange>
        </w:rPr>
      </w:pPr>
      <w:r w:rsidRPr="004A086C">
        <w:rPr>
          <w:color w:val="000000" w:themeColor="text1"/>
          <w:rPrChange w:id="4659" w:author="Wolfgang J. Toechterle" w:date="2013-06-22T11:17:00Z">
            <w:rPr/>
          </w:rPrChange>
        </w:rPr>
        <w:lastRenderedPageBreak/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4BB3DD06" w:rsidR="00CE6B36" w:rsidRDefault="004921DA" w:rsidP="004921DA">
      <w:pPr>
        <w:pStyle w:val="Heading1"/>
        <w:rPr>
          <w:ins w:id="4660" w:author="Wolfgang J. Toechterle" w:date="2013-06-22T12:03:00Z"/>
          <w:u w:val="none"/>
        </w:rPr>
      </w:pPr>
      <w:r w:rsidRPr="00EA5133">
        <w:rPr>
          <w:u w:val="none"/>
        </w:rPr>
        <w:lastRenderedPageBreak/>
        <w:t>APPENDICES</w:t>
      </w:r>
    </w:p>
    <w:p w14:paraId="072204A3" w14:textId="3F188BD9" w:rsidR="00051F50" w:rsidRPr="00E1640C" w:rsidRDefault="00051F50">
      <w:pPr>
        <w:rPr>
          <w:ins w:id="4661" w:author="Wolfgang J. Toechterle" w:date="2013-06-22T12:03:00Z"/>
          <w:color w:val="008000"/>
          <w:rPrChange w:id="4662" w:author="Wolfgang J. Toechterle" w:date="2013-06-22T12:08:00Z">
            <w:rPr>
              <w:ins w:id="4663" w:author="Wolfgang J. Toechterle" w:date="2013-06-22T12:03:00Z"/>
            </w:rPr>
          </w:rPrChange>
        </w:rPr>
        <w:pPrChange w:id="4664" w:author="Wolfgang J. Toechterle" w:date="2013-06-22T12:03:00Z">
          <w:pPr>
            <w:pStyle w:val="Heading1"/>
          </w:pPr>
        </w:pPrChange>
      </w:pPr>
      <w:ins w:id="4665" w:author="Wolfgang J. Toechterle" w:date="2013-06-22T12:03:00Z">
        <w:r w:rsidRPr="00E1640C">
          <w:rPr>
            <w:color w:val="008000"/>
            <w:rPrChange w:id="4666" w:author="Wolfgang J. Toechterle" w:date="2013-06-22T12:08:00Z">
              <w:rPr>
                <w:b w:val="0"/>
                <w:bCs w:val="0"/>
                <w:caps w:val="0"/>
              </w:rPr>
            </w:rPrChange>
          </w:rPr>
          <w:t>Text</w:t>
        </w:r>
      </w:ins>
    </w:p>
    <w:p w14:paraId="5035C8A6" w14:textId="7814194F" w:rsidR="00051F50" w:rsidRPr="00E1640C" w:rsidRDefault="00051F50">
      <w:pPr>
        <w:rPr>
          <w:ins w:id="4667" w:author="Wolfgang J. Toechterle" w:date="2013-06-22T12:03:00Z"/>
          <w:color w:val="008000"/>
          <w:rPrChange w:id="4668" w:author="Wolfgang J. Toechterle" w:date="2013-06-22T12:08:00Z">
            <w:rPr>
              <w:ins w:id="4669" w:author="Wolfgang J. Toechterle" w:date="2013-06-22T12:03:00Z"/>
            </w:rPr>
          </w:rPrChange>
        </w:rPr>
        <w:pPrChange w:id="4670" w:author="Wolfgang J. Toechterle" w:date="2013-06-22T12:03:00Z">
          <w:pPr>
            <w:pStyle w:val="Heading1"/>
          </w:pPr>
        </w:pPrChange>
      </w:pPr>
      <w:ins w:id="4671" w:author="Wolfgang J. Toechterle" w:date="2013-06-22T12:03:00Z">
        <w:r w:rsidRPr="00E1640C">
          <w:rPr>
            <w:color w:val="008000"/>
            <w:rPrChange w:id="4672" w:author="Wolfgang J. Toechterle" w:date="2013-06-22T12:08:00Z">
              <w:rPr>
                <w:b w:val="0"/>
                <w:bCs w:val="0"/>
                <w:caps w:val="0"/>
              </w:rPr>
            </w:rPrChange>
          </w:rPr>
          <w:t>Images</w:t>
        </w:r>
      </w:ins>
    </w:p>
    <w:p w14:paraId="3A5F60DF" w14:textId="6724BAE0" w:rsidR="00051F50" w:rsidRPr="00E1640C" w:rsidRDefault="00051F50">
      <w:pPr>
        <w:rPr>
          <w:ins w:id="4673" w:author="Wolfgang J. Toechterle" w:date="2013-06-22T12:04:00Z"/>
          <w:color w:val="008000"/>
          <w:rPrChange w:id="4674" w:author="Wolfgang J. Toechterle" w:date="2013-06-22T12:08:00Z">
            <w:rPr>
              <w:ins w:id="4675" w:author="Wolfgang J. Toechterle" w:date="2013-06-22T12:04:00Z"/>
            </w:rPr>
          </w:rPrChange>
        </w:rPr>
        <w:pPrChange w:id="4676" w:author="Wolfgang J. Toechterle" w:date="2013-06-22T12:03:00Z">
          <w:pPr>
            <w:pStyle w:val="Heading1"/>
          </w:pPr>
        </w:pPrChange>
      </w:pPr>
      <w:ins w:id="4677" w:author="Wolfgang J. Toechterle" w:date="2013-06-22T12:03:00Z">
        <w:r w:rsidRPr="00E1640C">
          <w:rPr>
            <w:color w:val="008000"/>
            <w:rPrChange w:id="4678" w:author="Wolfgang J. Toechterle" w:date="2013-06-22T12:08:00Z">
              <w:rPr>
                <w:b w:val="0"/>
                <w:bCs w:val="0"/>
                <w:caps w:val="0"/>
              </w:rPr>
            </w:rPrChange>
          </w:rPr>
          <w:t>QR-Code</w:t>
        </w:r>
      </w:ins>
    </w:p>
    <w:p w14:paraId="48ACCE58" w14:textId="2874D59F" w:rsidR="007D0F28" w:rsidRPr="00E1640C" w:rsidRDefault="007D0F28">
      <w:pPr>
        <w:rPr>
          <w:ins w:id="4679" w:author="Wolfgang J. Toechterle" w:date="2013-06-22T12:03:00Z"/>
          <w:color w:val="008000"/>
          <w:rPrChange w:id="4680" w:author="Wolfgang J. Toechterle" w:date="2013-06-22T12:08:00Z">
            <w:rPr>
              <w:ins w:id="4681" w:author="Wolfgang J. Toechterle" w:date="2013-06-22T12:03:00Z"/>
            </w:rPr>
          </w:rPrChange>
        </w:rPr>
        <w:pPrChange w:id="4682" w:author="Wolfgang J. Toechterle" w:date="2013-06-22T12:03:00Z">
          <w:pPr>
            <w:pStyle w:val="Heading1"/>
          </w:pPr>
        </w:pPrChange>
      </w:pPr>
      <w:ins w:id="4683" w:author="Wolfgang J. Toechterle" w:date="2013-06-22T12:04:00Z">
        <w:r w:rsidRPr="00E1640C">
          <w:rPr>
            <w:color w:val="008000"/>
            <w:rPrChange w:id="4684" w:author="Wolfgang J. Toechterle" w:date="2013-06-22T12:08:00Z">
              <w:rPr>
                <w:b w:val="0"/>
                <w:bCs w:val="0"/>
                <w:caps w:val="0"/>
              </w:rPr>
            </w:rPrChange>
          </w:rPr>
          <w:t>Preview Shopper model</w:t>
        </w:r>
      </w:ins>
    </w:p>
    <w:p w14:paraId="6C897C0E" w14:textId="71690B23" w:rsidR="002B6058" w:rsidRDefault="002B6058">
      <w:pPr>
        <w:rPr>
          <w:ins w:id="4685" w:author="Wolfgang J. Toechterle" w:date="2013-06-22T12:07:00Z"/>
        </w:rPr>
        <w:pPrChange w:id="4686" w:author="Wolfgang J. Toechterle" w:date="2013-06-22T12:03:00Z">
          <w:pPr>
            <w:pStyle w:val="Heading1"/>
          </w:pPr>
        </w:pPrChange>
      </w:pPr>
      <w:ins w:id="4687" w:author="Wolfgang J. Toechterle" w:date="2013-06-22T20:53:00Z">
        <w:r>
          <w:rPr>
            <w:color w:val="008000"/>
          </w:rPr>
          <w:t>DieCut</w:t>
        </w:r>
      </w:ins>
    </w:p>
    <w:p w14:paraId="3F18673F" w14:textId="77777777" w:rsidR="00E1640C" w:rsidRDefault="00E1640C">
      <w:pPr>
        <w:rPr>
          <w:ins w:id="4688" w:author="Wolfgang J. Toechterle" w:date="2013-06-22T12:07:00Z"/>
        </w:rPr>
        <w:pPrChange w:id="4689" w:author="Wolfgang J. Toechterle" w:date="2013-06-22T12:03:00Z">
          <w:pPr>
            <w:pStyle w:val="Heading1"/>
          </w:pPr>
        </w:pPrChange>
      </w:pPr>
    </w:p>
    <w:p w14:paraId="091D7E3E" w14:textId="77777777" w:rsidR="00E1640C" w:rsidRDefault="00E1640C">
      <w:pPr>
        <w:rPr>
          <w:ins w:id="4690" w:author="Wolfgang J. Toechterle" w:date="2013-06-22T12:07:00Z"/>
        </w:rPr>
        <w:pPrChange w:id="4691" w:author="Wolfgang J. Toechterle" w:date="2013-06-22T12:03:00Z">
          <w:pPr>
            <w:pStyle w:val="Heading1"/>
          </w:pPr>
        </w:pPrChange>
      </w:pPr>
    </w:p>
    <w:p w14:paraId="5DE9478D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692" w:author="Wolfgang J. Toechterle" w:date="2013-06-22T12:07:00Z"/>
          <w:rFonts w:cs="Arial"/>
          <w:szCs w:val="20"/>
          <w:lang w:val="en-US"/>
        </w:rPr>
      </w:pPr>
      <w:ins w:id="4693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1: logo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694" w:author="Wolfgang J. Toechterle" w:date="2013-06-22T12:07:00Z"/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69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69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of Printing Arts Leipzig</w:t>
        </w:r>
      </w:ins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69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69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für Druckkunst Leipzig</w:t>
        </w:r>
      </w:ins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699" w:author="Wolfgang J. Toechterle" w:date="2013-06-22T12:07:00Z"/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00" w:author="Wolfgang J. Toechterle" w:date="2013-06-22T12:07:00Z"/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01" w:author="Wolfgang J. Toechterle" w:date="2013-06-22T12:07:00Z"/>
          <w:rFonts w:cs="Arial"/>
          <w:szCs w:val="20"/>
          <w:lang w:val="en-US"/>
        </w:rPr>
      </w:pPr>
    </w:p>
    <w:p w14:paraId="1A1FA19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02" w:author="Wolfgang J. Toechterle" w:date="2013-06-22T12:07:00Z"/>
          <w:rFonts w:cs="Arial"/>
          <w:szCs w:val="20"/>
          <w:lang w:val="en-US"/>
        </w:rPr>
      </w:pPr>
      <w:ins w:id="4703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2: Letterhead and Business Card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04" w:author="Wolfgang J. Toechterle" w:date="2013-06-22T12:07:00Z"/>
          <w:rFonts w:cs="Arial"/>
          <w:szCs w:val="20"/>
          <w:lang w:val="en-US"/>
        </w:rPr>
      </w:pPr>
    </w:p>
    <w:p w14:paraId="24B138D3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05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4706" w:author="Admin" w:date="2013-06-30T22:49:00Z">
            <w:rPr>
              <w:ins w:id="4707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4708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4709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Stiftung Werkstattmuseum für Druckkunst</w:t>
        </w:r>
      </w:ins>
    </w:p>
    <w:p w14:paraId="3DDDC7A6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10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4711" w:author="Admin" w:date="2013-06-30T22:49:00Z">
            <w:rPr>
              <w:ins w:id="4712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4713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4714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Nonnenstraße 38</w:t>
        </w:r>
      </w:ins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1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1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D-04229 Leipzig</w:t>
        </w:r>
      </w:ins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1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1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Tel. +49 341 / 231 62-0</w:t>
        </w:r>
      </w:ins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1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2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Fax +49 341 / 231 62-10</w:t>
        </w:r>
      </w:ins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2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2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info@druckkunst-museum.de</w:t>
        </w:r>
      </w:ins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2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2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25" w:author="Wolfgang J. Toechterle" w:date="2013-06-22T12:07:00Z"/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26" w:author="Wolfgang J. Toechterle" w:date="2013-06-22T12:07:00Z"/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27" w:author="Wolfgang J. Toechterle" w:date="2013-06-22T12:07:00Z"/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28" w:author="Wolfgang J. Toechterle" w:date="2013-06-22T12:07:00Z"/>
          <w:rFonts w:cs="Arial"/>
          <w:szCs w:val="20"/>
          <w:lang w:val="en-US"/>
        </w:rPr>
      </w:pPr>
    </w:p>
    <w:p w14:paraId="643A7F7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29" w:author="Wolfgang J. Toechterle" w:date="2013-06-22T12:07:00Z"/>
          <w:rFonts w:cs="Arial"/>
          <w:szCs w:val="20"/>
          <w:lang w:val="en-US"/>
        </w:rPr>
      </w:pPr>
      <w:ins w:id="4730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3: Entry Ticket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31" w:author="Wolfgang J. Toechterle" w:date="2013-06-22T12:07:00Z"/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3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33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3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3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Experience type casting, type setting</w:t>
        </w:r>
      </w:ins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3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3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and printing processes in a working museum</w:t>
        </w:r>
      </w:ins>
    </w:p>
    <w:p w14:paraId="1B49E3DC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38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4739" w:author="Admin" w:date="2013-06-30T22:49:00Z">
            <w:rPr>
              <w:ins w:id="4740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4741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4742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Nonnenstrasse 38, D- 04229 Leipzig</w:t>
        </w:r>
      </w:ins>
    </w:p>
    <w:p w14:paraId="7CB73C52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43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4744" w:author="Admin" w:date="2013-06-30T22:49:00Z">
            <w:rPr>
              <w:ins w:id="4745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4746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4747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Phone +49 (0) 341-231 62 0</w:t>
        </w:r>
      </w:ins>
    </w:p>
    <w:p w14:paraId="1C9207FB" w14:textId="77777777" w:rsidR="00E1640C" w:rsidRPr="007922F0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48" w:author="Wolfgang J. Toechterle" w:date="2013-06-22T12:07:00Z"/>
          <w:rFonts w:ascii="Times New Roman" w:hAnsi="Times New Roman" w:cs="Times New Roman"/>
          <w:sz w:val="24"/>
          <w:szCs w:val="24"/>
          <w:lang w:val="de-DE"/>
          <w:rPrChange w:id="4749" w:author="Admin" w:date="2013-06-30T22:49:00Z">
            <w:rPr>
              <w:ins w:id="4750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4751" w:author="Wolfgang J. Toechterle" w:date="2013-06-22T12:07:00Z">
        <w:r w:rsidRPr="007922F0">
          <w:rPr>
            <w:rFonts w:ascii="Times New Roman" w:hAnsi="Times New Roman" w:cs="Times New Roman"/>
            <w:sz w:val="24"/>
            <w:szCs w:val="24"/>
            <w:lang w:val="de-DE"/>
            <w:rPrChange w:id="4752" w:author="Admin" w:date="2013-06-30T22:49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www.druckkunst-museum.de</w:t>
        </w:r>
      </w:ins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5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5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Mon - Fri 10 -17, Sun 11 -17, closed Saturday</w:t>
        </w:r>
      </w:ins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55" w:author="Wolfgang J. Toechterle" w:date="2013-06-22T12:07:00Z"/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56" w:author="Wolfgang J. Toechterle" w:date="2013-06-22T12:07:00Z"/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57" w:author="Wolfgang J. Toechterle" w:date="2013-06-22T12:07:00Z"/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58" w:author="Wolfgang J. Toechterle" w:date="2013-06-22T12:07:00Z"/>
          <w:rFonts w:cs="Arial"/>
          <w:szCs w:val="20"/>
          <w:lang w:val="en-US"/>
        </w:rPr>
      </w:pPr>
    </w:p>
    <w:p w14:paraId="03099B10" w14:textId="77777777" w:rsidR="00E1640C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4759" w:author="Wolfgang J. Toechterle" w:date="2013-06-22T12:07:00Z"/>
          <w:rFonts w:cs="Arial"/>
          <w:szCs w:val="20"/>
          <w:lang w:val="en-US"/>
        </w:rPr>
      </w:pPr>
      <w:ins w:id="4760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4: Shopping Bag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6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476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4763" w:author="Wolfgang J. Toechterle" w:date="2013-06-22T12:07:00Z"/>
          <w:rFonts w:cs="Arial"/>
          <w:b/>
          <w:bCs/>
          <w:sz w:val="28"/>
          <w:szCs w:val="28"/>
          <w:lang w:val="en-US"/>
        </w:rPr>
      </w:pPr>
      <w:ins w:id="476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4765" w:author="Wolfgang J. Toechterle" w:date="2013-06-22T12:07:00Z"/>
          <w:rFonts w:cs="Arial"/>
          <w:szCs w:val="20"/>
          <w:lang w:val="en-US"/>
        </w:rPr>
      </w:pPr>
    </w:p>
    <w:p w14:paraId="7130FA47" w14:textId="77777777" w:rsidR="00E1640C" w:rsidRPr="00F8618F" w:rsidRDefault="00E1640C">
      <w:pPr>
        <w:rPr>
          <w:ins w:id="4766" w:author="Wolfgang J. Toechterle" w:date="2013-06-22T12:01:00Z"/>
        </w:rPr>
        <w:pPrChange w:id="4767" w:author="Wolfgang J. Toechterle" w:date="2013-06-22T12:03:00Z">
          <w:pPr>
            <w:pStyle w:val="Heading1"/>
          </w:pPr>
        </w:pPrChange>
      </w:pPr>
    </w:p>
    <w:p w14:paraId="07532C5C" w14:textId="5F057575" w:rsidR="00051F50" w:rsidRDefault="00051F50">
      <w:pPr>
        <w:rPr>
          <w:ins w:id="4768" w:author="Wolfgang J. Toechterle" w:date="2013-06-22T12:02:00Z"/>
        </w:rPr>
        <w:pPrChange w:id="4769" w:author="Wolfgang J. Toechterle" w:date="2013-06-22T12:01:00Z">
          <w:pPr>
            <w:pStyle w:val="Heading1"/>
          </w:pPr>
        </w:pPrChange>
      </w:pPr>
      <w:ins w:id="4770" w:author="Wolfgang J. Toechterle" w:date="2013-06-22T12:02:00Z">
        <w:r w:rsidRPr="007922F0">
          <w:rPr>
            <w:noProof/>
            <w:lang w:val="de-DE" w:eastAsia="de-DE"/>
          </w:rPr>
          <w:lastRenderedPageBreak/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Default="00051F50">
      <w:pPr>
        <w:rPr>
          <w:ins w:id="4771" w:author="Wolfgang J. Toechterle" w:date="2013-06-22T12:02:00Z"/>
        </w:rPr>
        <w:pPrChange w:id="4772" w:author="Wolfgang J. Toechterle" w:date="2013-06-22T12:01:00Z">
          <w:pPr>
            <w:pStyle w:val="Heading1"/>
          </w:pPr>
        </w:pPrChange>
      </w:pPr>
      <w:ins w:id="4773" w:author="Wolfgang J. Toechterle" w:date="2013-06-22T12:02:00Z">
        <w:r w:rsidRPr="007922F0">
          <w:rPr>
            <w:noProof/>
            <w:lang w:val="de-DE" w:eastAsia="de-DE"/>
          </w:rPr>
          <w:lastRenderedPageBreak/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F8618F" w:rsidRDefault="00051F50">
      <w:pPr>
        <w:pPrChange w:id="4774" w:author="Wolfgang J. Toechterle" w:date="2013-06-22T12:01:00Z">
          <w:pPr>
            <w:pStyle w:val="Heading1"/>
          </w:pPr>
        </w:pPrChange>
      </w:pPr>
      <w:ins w:id="4775" w:author="Wolfgang J. Toechterle" w:date="2013-06-22T12:02:00Z">
        <w:r w:rsidRPr="007922F0">
          <w:rPr>
            <w:noProof/>
            <w:lang w:val="de-DE" w:eastAsia="de-DE"/>
          </w:rPr>
          <w:lastRenderedPageBreak/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EA5133" w:rsidRDefault="004921DA" w:rsidP="004921DA">
      <w:del w:id="4776" w:author="Wolfgang J. Toechterle" w:date="2013-06-22T11:14:00Z">
        <w:r w:rsidRPr="00263883" w:rsidDel="004A086C">
          <w:rPr>
            <w:noProof/>
            <w:lang w:val="de-DE" w:eastAsia="de-DE"/>
          </w:rPr>
          <w:lastRenderedPageBreak/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EA5133" w:rsidRDefault="004921DA" w:rsidP="004921DA">
      <w:del w:id="4777" w:author="Wolfgang J. Toechterle" w:date="2013-06-22T11:14:00Z">
        <w:r w:rsidRPr="00263883" w:rsidDel="004A086C">
          <w:rPr>
            <w:noProof/>
            <w:lang w:val="de-DE" w:eastAsia="de-DE"/>
          </w:rPr>
          <w:lastRenderedPageBreak/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7922F0" w:rsidRDefault="00C51A27" w:rsidP="00CE6B36">
      <w:pPr>
        <w:rPr>
          <w:ins w:id="4778" w:author="Wolfgang J. Toechterle" w:date="2013-05-20T20:49:00Z"/>
          <w:lang w:val="de-DE"/>
          <w:rPrChange w:id="4779" w:author="Admin" w:date="2013-06-30T22:49:00Z">
            <w:rPr>
              <w:ins w:id="4780" w:author="Wolfgang J. Toechterle" w:date="2013-05-20T20:49:00Z"/>
              <w:lang w:val="en-US"/>
            </w:rPr>
          </w:rPrChange>
        </w:rPr>
      </w:pPr>
      <w:r w:rsidRPr="00263883">
        <w:rPr>
          <w:noProof/>
          <w:lang w:val="de-DE" w:eastAsia="de-DE"/>
        </w:rPr>
        <w:lastRenderedPageBreak/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2F0">
        <w:rPr>
          <w:lang w:val="de-DE"/>
          <w:rPrChange w:id="4781" w:author="Admin" w:date="2013-06-30T22:49:00Z">
            <w:rPr>
              <w:lang w:val="en-US"/>
            </w:rPr>
          </w:rPrChange>
        </w:rPr>
        <w:t xml:space="preserve"> </w:t>
      </w:r>
    </w:p>
    <w:p w14:paraId="20A9A1C3" w14:textId="77777777" w:rsidR="00F768E2" w:rsidRPr="007922F0" w:rsidRDefault="00F768E2" w:rsidP="00CE6B36">
      <w:pPr>
        <w:rPr>
          <w:ins w:id="4782" w:author="Wolfgang J. Toechterle" w:date="2013-05-20T20:49:00Z"/>
          <w:lang w:val="de-DE"/>
          <w:rPrChange w:id="4783" w:author="Admin" w:date="2013-06-30T22:49:00Z">
            <w:rPr>
              <w:ins w:id="4784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7922F0" w:rsidRDefault="00C51A27" w:rsidP="00CE6B36">
      <w:pPr>
        <w:rPr>
          <w:ins w:id="4785" w:author="Wolfgang J. Toechterle" w:date="2013-05-20T20:48:00Z"/>
          <w:lang w:val="de-DE"/>
          <w:rPrChange w:id="4786" w:author="Admin" w:date="2013-06-30T22:49:00Z">
            <w:rPr>
              <w:ins w:id="4787" w:author="Wolfgang J. Toechterle" w:date="2013-05-20T20:48:00Z"/>
              <w:lang w:val="en-US"/>
            </w:rPr>
          </w:rPrChange>
        </w:rPr>
      </w:pPr>
      <w:r w:rsidRPr="007922F0">
        <w:rPr>
          <w:lang w:val="de-DE"/>
          <w:rPrChange w:id="4788" w:author="Admin" w:date="2013-06-30T22:49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Pr="007922F0" w:rsidRDefault="004A086C" w:rsidP="00CE6B36">
      <w:pPr>
        <w:rPr>
          <w:ins w:id="4789" w:author="Wolfgang J. Toechterle" w:date="2013-06-22T12:03:00Z"/>
          <w:lang w:val="de-DE"/>
          <w:rPrChange w:id="4790" w:author="Admin" w:date="2013-06-30T22:49:00Z">
            <w:rPr>
              <w:ins w:id="4791" w:author="Wolfgang J. Toechterle" w:date="2013-06-22T12:03:00Z"/>
            </w:rPr>
          </w:rPrChange>
        </w:rPr>
      </w:pPr>
      <w:ins w:id="4792" w:author="Wolfgang J. Toechterle" w:date="2013-06-22T11:14:00Z">
        <w:r w:rsidRPr="007922F0">
          <w:rPr>
            <w:lang w:val="de-DE"/>
            <w:rPrChange w:id="4793" w:author="Admin" w:date="2013-06-30T22:49:00Z">
              <w:rPr/>
            </w:rPrChange>
          </w:rPr>
          <w:t xml:space="preserve">File: </w:t>
        </w:r>
      </w:ins>
      <w:ins w:id="4794" w:author="Wolfgang J. Toechterle" w:date="2013-05-20T20:48:00Z">
        <w:r w:rsidRPr="007922F0">
          <w:rPr>
            <w:lang w:val="de-DE"/>
            <w:rPrChange w:id="4795" w:author="Admin" w:date="2013-06-30T22:49:00Z">
              <w:rPr/>
            </w:rPrChange>
          </w:rPr>
          <w:t>druckkunst.png</w:t>
        </w:r>
      </w:ins>
    </w:p>
    <w:p w14:paraId="2BB9EB3C" w14:textId="77777777" w:rsidR="00051F50" w:rsidRPr="007922F0" w:rsidRDefault="00051F50" w:rsidP="00CE6B36">
      <w:pPr>
        <w:rPr>
          <w:ins w:id="4796" w:author="Wolfgang J. Toechterle" w:date="2013-06-22T12:03:00Z"/>
          <w:lang w:val="de-DE"/>
          <w:rPrChange w:id="4797" w:author="Admin" w:date="2013-06-30T22:49:00Z">
            <w:rPr>
              <w:ins w:id="4798" w:author="Wolfgang J. Toechterle" w:date="2013-06-22T12:03:00Z"/>
            </w:rPr>
          </w:rPrChange>
        </w:rPr>
      </w:pPr>
    </w:p>
    <w:p w14:paraId="168229C0" w14:textId="3ADA5D5B" w:rsidR="00051F50" w:rsidRDefault="007D0F28" w:rsidP="00CE6B36">
      <w:pPr>
        <w:rPr>
          <w:ins w:id="4799" w:author="Wolfgang J. Toechterle" w:date="2013-06-22T12:08:00Z"/>
        </w:rPr>
      </w:pPr>
      <w:ins w:id="4800" w:author="Wolfgang J. Toechterle" w:date="2013-06-22T12:03:00Z">
        <w:r>
          <w:rPr>
            <w:noProof/>
            <w:lang w:val="de-DE" w:eastAsia="de-DE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Default="00D161EB" w:rsidP="00CE6B36">
      <w:pPr>
        <w:rPr>
          <w:ins w:id="4801" w:author="Wolfgang J. Toechterle" w:date="2013-06-22T12:09:00Z"/>
        </w:rPr>
      </w:pPr>
    </w:p>
    <w:p w14:paraId="6C3838D5" w14:textId="0E84B242" w:rsidR="00737CDD" w:rsidRDefault="00F8618F" w:rsidP="00CE6B36">
      <w:pPr>
        <w:rPr>
          <w:ins w:id="4802" w:author="Wolfgang J. Toechterle" w:date="2013-06-22T20:53:00Z"/>
        </w:rPr>
      </w:pPr>
      <w:ins w:id="4803" w:author="Wolfgang J. Toechterle" w:date="2013-06-22T20:52:00Z">
        <w:r>
          <w:t>Example of a shopping bag with the given DieCut</w:t>
        </w:r>
      </w:ins>
    </w:p>
    <w:p w14:paraId="65DD26D6" w14:textId="1E567C1B" w:rsidR="002B6058" w:rsidRDefault="002B6058" w:rsidP="00CE6B36">
      <w:pPr>
        <w:rPr>
          <w:ins w:id="4804" w:author="Wolfgang J. Toechterle" w:date="2013-06-22T20:54:00Z"/>
        </w:rPr>
      </w:pPr>
      <w:ins w:id="4805" w:author="Wolfgang J. Toechterle" w:date="2013-06-22T20:53:00Z">
        <w:r>
          <w:rPr>
            <w:noProof/>
            <w:lang w:val="de-DE" w:eastAsia="de-DE"/>
          </w:rPr>
          <w:lastRenderedPageBreak/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Default="002B6058" w:rsidP="00CE6B36">
      <w:pPr>
        <w:rPr>
          <w:ins w:id="4806" w:author="Wolfgang J. Toechterle" w:date="2013-06-22T20:54:00Z"/>
        </w:rPr>
      </w:pPr>
    </w:p>
    <w:p w14:paraId="30F5BD22" w14:textId="5E65908D" w:rsidR="002B6058" w:rsidRPr="00EA5133" w:rsidRDefault="002B6058" w:rsidP="00CE6B36">
      <w:ins w:id="4807" w:author="Wolfgang J. Toechterle" w:date="2013-06-22T20:54:00Z">
        <w:r>
          <w:t>given DieCut</w:t>
        </w:r>
      </w:ins>
    </w:p>
    <w:sectPr w:rsidR="002B6058" w:rsidRPr="00EA5133" w:rsidSect="00286C5F">
      <w:headerReference w:type="default" r:id="rId19"/>
      <w:footerReference w:type="default" r:id="rId20"/>
      <w:pgSz w:w="11900" w:h="16840" w:code="9"/>
      <w:pgMar w:top="1440" w:right="1134" w:bottom="1361" w:left="1440" w:header="567" w:footer="284" w:gutter="0"/>
      <w:cols w:space="708"/>
      <w:docGrid w:linePitch="360"/>
      <w:sectPrChange w:id="4859" w:author="Kinder" w:date="2013-06-30T08:38:00Z">
        <w:sectPr w:rsidR="002B6058" w:rsidRPr="00EA513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88DC09" w14:textId="77777777" w:rsidR="007922F0" w:rsidRDefault="007922F0" w:rsidP="00A11118">
      <w:r>
        <w:separator/>
      </w:r>
    </w:p>
  </w:endnote>
  <w:endnote w:type="continuationSeparator" w:id="0">
    <w:p w14:paraId="2B6749F3" w14:textId="77777777" w:rsidR="007922F0" w:rsidRDefault="007922F0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0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5"/>
      <w:gridCol w:w="5618"/>
      <w:gridCol w:w="1521"/>
    </w:tblGrid>
    <w:tr w:rsidR="007922F0" w14:paraId="6DDE62FA" w14:textId="77777777">
      <w:trPr>
        <w:cantSplit/>
      </w:trPr>
      <w:tc>
        <w:tcPr>
          <w:tcW w:w="2088" w:type="dxa"/>
        </w:tcPr>
        <w:p w14:paraId="29990C2C" w14:textId="77777777" w:rsidR="007922F0" w:rsidRDefault="007922F0" w:rsidP="004632D2">
          <w:pPr>
            <w:pStyle w:val="Footer"/>
            <w:rPr>
              <w:sz w:val="16"/>
            </w:rPr>
          </w:pPr>
        </w:p>
        <w:p w14:paraId="6F74CE45" w14:textId="77777777" w:rsidR="007922F0" w:rsidRDefault="007922F0" w:rsidP="004632D2">
          <w:pPr>
            <w:pStyle w:val="Footer"/>
            <w:rPr>
              <w:sz w:val="16"/>
            </w:rPr>
          </w:pPr>
        </w:p>
        <w:p w14:paraId="6F1A288C" w14:textId="77777777" w:rsidR="007922F0" w:rsidRPr="007922F0" w:rsidRDefault="007922F0" w:rsidP="00085939">
          <w:pPr>
            <w:pStyle w:val="Footer"/>
            <w:rPr>
              <w:sz w:val="16"/>
              <w:lang w:val="de-DE"/>
              <w:rPrChange w:id="114" w:author="Admin" w:date="2013-06-30T22:49:00Z">
                <w:rPr>
                  <w:sz w:val="16"/>
                </w:rPr>
              </w:rPrChange>
            </w:rPr>
          </w:pPr>
          <w:r w:rsidRPr="007922F0">
            <w:rPr>
              <w:sz w:val="16"/>
              <w:lang w:val="de-DE"/>
              <w:rPrChange w:id="115" w:author="Admin" w:date="2013-06-30T22:49:00Z">
                <w:rPr>
                  <w:sz w:val="16"/>
                </w:rPr>
              </w:rPrChange>
            </w:rPr>
            <w:t>WSC2013_TP40_MODX_PRE_EN</w:t>
          </w:r>
        </w:p>
      </w:tc>
      <w:tc>
        <w:tcPr>
          <w:tcW w:w="6120" w:type="dxa"/>
        </w:tcPr>
        <w:p w14:paraId="599269E2" w14:textId="77777777" w:rsidR="007922F0" w:rsidRPr="00AF5A9A" w:rsidRDefault="007922F0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7922F0" w:rsidRDefault="007922F0" w:rsidP="004632D2">
          <w:pPr>
            <w:pStyle w:val="Footer"/>
            <w:rPr>
              <w:rStyle w:val="PageNumber"/>
            </w:rPr>
          </w:pPr>
        </w:p>
        <w:p w14:paraId="3128290C" w14:textId="77777777" w:rsidR="007922F0" w:rsidRDefault="007922F0" w:rsidP="004632D2">
          <w:pPr>
            <w:pStyle w:val="Footer"/>
            <w:jc w:val="right"/>
            <w:rPr>
              <w:rStyle w:val="PageNumber"/>
            </w:rPr>
          </w:pPr>
        </w:p>
        <w:p w14:paraId="6CBB70AC" w14:textId="77777777" w:rsidR="007922F0" w:rsidRDefault="007922F0" w:rsidP="004632D2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CA04D5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CA04D5">
            <w:rPr>
              <w:rStyle w:val="PageNumber"/>
              <w:noProof/>
            </w:rPr>
            <w:t>24</w:t>
          </w:r>
          <w:r>
            <w:rPr>
              <w:rStyle w:val="PageNumber"/>
            </w:rPr>
            <w:fldChar w:fldCharType="end"/>
          </w:r>
        </w:p>
      </w:tc>
    </w:tr>
  </w:tbl>
  <w:p w14:paraId="078811A0" w14:textId="77777777" w:rsidR="007922F0" w:rsidRDefault="007922F0" w:rsidP="00A11118">
    <w:pPr>
      <w:pStyle w:val="footer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4808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4809">
        <w:tblGrid>
          <w:gridCol w:w="4243"/>
          <w:gridCol w:w="2752"/>
          <w:gridCol w:w="2241"/>
        </w:tblGrid>
      </w:tblGridChange>
    </w:tblGrid>
    <w:tr w:rsidR="007922F0" w:rsidDel="000161F3" w14:paraId="4538E4A4" w14:textId="7822B06E" w:rsidTr="000161F3">
      <w:trPr>
        <w:cantSplit/>
        <w:del w:id="4810" w:author="Kinder" w:date="2013-06-30T09:15:00Z"/>
        <w:trPrChange w:id="4811" w:author="Kinder" w:date="2013-06-30T09:15:00Z">
          <w:trPr>
            <w:cantSplit/>
          </w:trPr>
        </w:trPrChange>
      </w:trPr>
      <w:tc>
        <w:tcPr>
          <w:tcW w:w="4243" w:type="dxa"/>
          <w:tcPrChange w:id="4812" w:author="Kinder" w:date="2013-06-30T09:15:00Z">
            <w:tcPr>
              <w:tcW w:w="4428" w:type="dxa"/>
            </w:tcPr>
          </w:tcPrChange>
        </w:tcPr>
        <w:p w14:paraId="7156A9D3" w14:textId="118A9A32" w:rsidR="007922F0" w:rsidDel="000161F3" w:rsidRDefault="007922F0" w:rsidP="000161F3">
          <w:pPr>
            <w:pStyle w:val="Footer"/>
            <w:rPr>
              <w:del w:id="4813" w:author="Kinder" w:date="2013-06-30T09:15:00Z"/>
              <w:sz w:val="16"/>
            </w:rPr>
          </w:pPr>
        </w:p>
      </w:tc>
      <w:tc>
        <w:tcPr>
          <w:tcW w:w="2752" w:type="dxa"/>
          <w:tcPrChange w:id="4814" w:author="Kinder" w:date="2013-06-30T09:15:00Z">
            <w:tcPr>
              <w:tcW w:w="2962" w:type="dxa"/>
            </w:tcPr>
          </w:tcPrChange>
        </w:tcPr>
        <w:p w14:paraId="24BDEE0D" w14:textId="0D4A1FAC" w:rsidR="007922F0" w:rsidDel="000161F3" w:rsidRDefault="007922F0" w:rsidP="000161F3">
          <w:pPr>
            <w:pStyle w:val="Footer"/>
            <w:rPr>
              <w:del w:id="4815" w:author="Kinder" w:date="2013-06-30T09:15:00Z"/>
              <w:sz w:val="16"/>
            </w:rPr>
          </w:pPr>
        </w:p>
      </w:tc>
      <w:tc>
        <w:tcPr>
          <w:tcW w:w="2241" w:type="dxa"/>
          <w:tcPrChange w:id="4816" w:author="Kinder" w:date="2013-06-30T09:15:00Z">
            <w:tcPr>
              <w:tcW w:w="2464" w:type="dxa"/>
            </w:tcPr>
          </w:tcPrChange>
        </w:tcPr>
        <w:p w14:paraId="25623FDE" w14:textId="6FADC31A" w:rsidR="007922F0" w:rsidDel="000161F3" w:rsidRDefault="007922F0" w:rsidP="000161F3">
          <w:pPr>
            <w:pStyle w:val="Footer"/>
            <w:rPr>
              <w:del w:id="4817" w:author="Kinder" w:date="2013-06-30T09:15:00Z"/>
              <w:sz w:val="16"/>
            </w:rPr>
          </w:pPr>
        </w:p>
      </w:tc>
    </w:tr>
    <w:tr w:rsidR="007922F0" w:rsidDel="000161F3" w14:paraId="034C2079" w14:textId="22733D4D" w:rsidTr="000161F3">
      <w:trPr>
        <w:cantSplit/>
        <w:del w:id="4818" w:author="Kinder" w:date="2013-06-30T09:15:00Z"/>
        <w:trPrChange w:id="4819" w:author="Kinder" w:date="2013-06-30T09:15:00Z">
          <w:trPr>
            <w:cantSplit/>
          </w:trPr>
        </w:trPrChange>
      </w:trPr>
      <w:tc>
        <w:tcPr>
          <w:tcW w:w="4243" w:type="dxa"/>
          <w:tcPrChange w:id="4820" w:author="Kinder" w:date="2013-06-30T09:15:00Z">
            <w:tcPr>
              <w:tcW w:w="4428" w:type="dxa"/>
            </w:tcPr>
          </w:tcPrChange>
        </w:tcPr>
        <w:p w14:paraId="32A83BE0" w14:textId="7D7A69A9" w:rsidR="007922F0" w:rsidRPr="00591785" w:rsidDel="000161F3" w:rsidRDefault="007922F0" w:rsidP="000161F3">
          <w:pPr>
            <w:pStyle w:val="Footer"/>
            <w:rPr>
              <w:del w:id="4821" w:author="Kinder" w:date="2013-06-30T09:15:00Z"/>
              <w:sz w:val="16"/>
              <w:lang w:val="en-US"/>
            </w:rPr>
          </w:pPr>
          <w:del w:id="4822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7922F0" w:rsidRPr="00591785" w:rsidDel="000161F3" w:rsidRDefault="007922F0" w:rsidP="000161F3">
          <w:pPr>
            <w:pStyle w:val="Footer"/>
            <w:rPr>
              <w:del w:id="4823" w:author="Kinder" w:date="2013-06-30T09:15:00Z"/>
              <w:sz w:val="16"/>
              <w:lang w:val="de-DE"/>
            </w:rPr>
          </w:pPr>
          <w:del w:id="4824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4825" w:author="Wolfgang J. Toechterle" w:date="2013-06-10T08:29:00Z">
            <w:del w:id="4826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4827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4828" w:author="Kinder" w:date="2013-06-30T09:15:00Z">
            <w:tcPr>
              <w:tcW w:w="2962" w:type="dxa"/>
            </w:tcPr>
          </w:tcPrChange>
        </w:tcPr>
        <w:p w14:paraId="59B64CFA" w14:textId="6F3FA7EE" w:rsidR="007922F0" w:rsidRPr="00127BA6" w:rsidDel="000161F3" w:rsidRDefault="007922F0" w:rsidP="000161F3">
          <w:pPr>
            <w:pStyle w:val="Footer"/>
            <w:rPr>
              <w:del w:id="4829" w:author="Kinder" w:date="2013-06-30T09:15:00Z"/>
              <w:sz w:val="16"/>
              <w:lang w:val="fr-FR"/>
            </w:rPr>
          </w:pPr>
          <w:del w:id="4830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4831" w:author="Wolfgang J. Toechterle" w:date="2013-06-08T19:35:00Z">
            <w:del w:id="4832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7922F0" w:rsidRPr="00127BA6" w:rsidDel="000161F3" w:rsidRDefault="007922F0" w:rsidP="000161F3">
          <w:pPr>
            <w:pStyle w:val="Footer"/>
            <w:rPr>
              <w:del w:id="4833" w:author="Kinder" w:date="2013-06-30T09:15:00Z"/>
              <w:sz w:val="16"/>
              <w:lang w:val="fr-FR"/>
            </w:rPr>
          </w:pPr>
          <w:del w:id="4834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4835" w:author="Wolfgang J. Toechterle" w:date="2013-06-22T20:55:00Z">
            <w:del w:id="4836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4837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4838" w:author="Wolfgang J. Toechterle" w:date="2013-06-08T19:35:00Z">
            <w:del w:id="4839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4840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4841" w:author="Wolfgang J. Toechterle" w:date="2013-06-08T19:35:00Z">
            <w:del w:id="4842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4843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4844" w:author="Kinder" w:date="2013-06-30T09:15:00Z">
            <w:tcPr>
              <w:tcW w:w="2464" w:type="dxa"/>
            </w:tcPr>
          </w:tcPrChange>
        </w:tcPr>
        <w:p w14:paraId="2E68629F" w14:textId="1206E493" w:rsidR="007922F0" w:rsidRPr="00127BA6" w:rsidDel="000161F3" w:rsidRDefault="007922F0" w:rsidP="000161F3">
          <w:pPr>
            <w:pStyle w:val="Footer"/>
            <w:jc w:val="right"/>
            <w:rPr>
              <w:del w:id="4845" w:author="Kinder" w:date="2013-06-30T09:15:00Z"/>
              <w:rStyle w:val="PageNumber"/>
            </w:rPr>
          </w:pPr>
        </w:p>
        <w:p w14:paraId="759C2BE0" w14:textId="6631E035" w:rsidR="007922F0" w:rsidDel="000161F3" w:rsidRDefault="007922F0" w:rsidP="000161F3">
          <w:pPr>
            <w:pStyle w:val="Footer"/>
            <w:jc w:val="right"/>
            <w:rPr>
              <w:del w:id="4846" w:author="Kinder" w:date="2013-06-30T09:15:00Z"/>
              <w:sz w:val="16"/>
            </w:rPr>
          </w:pPr>
          <w:del w:id="4847" w:author="Kinder" w:date="2013-06-30T09:15:00Z"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PAGE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2</w:delText>
            </w:r>
            <w:r w:rsidDel="000161F3">
              <w:rPr>
                <w:rStyle w:val="PageNumber"/>
              </w:rPr>
              <w:fldChar w:fldCharType="end"/>
            </w:r>
            <w:r w:rsidDel="000161F3">
              <w:rPr>
                <w:rStyle w:val="PageNumber"/>
              </w:rPr>
              <w:delText xml:space="preserve"> of </w:delText>
            </w:r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NUMPAGES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14</w:delText>
            </w:r>
            <w:r w:rsidDel="000161F3">
              <w:rPr>
                <w:rStyle w:val="PageNumber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7922F0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7922F0" w:rsidRPr="00591785" w:rsidRDefault="007922F0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7922F0" w:rsidRPr="007922F0" w:rsidRDefault="007922F0" w:rsidP="000161F3">
          <w:pPr>
            <w:pStyle w:val="Footer"/>
            <w:rPr>
              <w:sz w:val="16"/>
              <w:lang w:val="en-US"/>
              <w:rPrChange w:id="4848" w:author="Admin" w:date="2013-06-30T22:49:00Z">
                <w:rPr>
                  <w:sz w:val="16"/>
                  <w:lang w:val="de-DE"/>
                </w:rPr>
              </w:rPrChange>
            </w:rPr>
          </w:pPr>
          <w:r w:rsidRPr="007922F0">
            <w:rPr>
              <w:sz w:val="16"/>
              <w:lang w:val="en-US"/>
              <w:rPrChange w:id="4849" w:author="Admin" w:date="2013-06-30T22:49:00Z">
                <w:rPr>
                  <w:sz w:val="16"/>
                  <w:lang w:val="de-DE"/>
                </w:rPr>
              </w:rPrChange>
            </w:rPr>
            <w:t>WSC2013_TP40_MOD</w:t>
          </w:r>
          <w:ins w:id="4850" w:author="Kinder" w:date="2013-06-30T09:16:00Z">
            <w:r w:rsidRPr="007922F0">
              <w:rPr>
                <w:sz w:val="16"/>
                <w:lang w:val="en-US"/>
                <w:rPrChange w:id="4851" w:author="Admin" w:date="2013-06-30T22:49:00Z">
                  <w:rPr>
                    <w:sz w:val="16"/>
                    <w:lang w:val="de-DE"/>
                  </w:rPr>
                </w:rPrChange>
              </w:rPr>
              <w:t>1_actual</w:t>
            </w:r>
          </w:ins>
          <w:del w:id="4852" w:author="Kinder" w:date="2013-06-30T09:16:00Z">
            <w:r w:rsidRPr="007922F0" w:rsidDel="000161F3">
              <w:rPr>
                <w:sz w:val="16"/>
                <w:lang w:val="en-US"/>
                <w:rPrChange w:id="4853" w:author="Admin" w:date="2013-06-30T22:49:00Z">
                  <w:rPr>
                    <w:sz w:val="16"/>
                    <w:lang w:val="de-DE"/>
                  </w:rPr>
                </w:rPrChange>
              </w:rPr>
              <w:delText>X_</w:delText>
            </w:r>
          </w:del>
          <w:del w:id="4854" w:author="Kinder" w:date="2013-06-30T09:15:00Z">
            <w:r w:rsidRPr="007922F0" w:rsidDel="000161F3">
              <w:rPr>
                <w:sz w:val="16"/>
                <w:lang w:val="en-US"/>
                <w:rPrChange w:id="4855" w:author="Admin" w:date="2013-06-30T22:49:00Z">
                  <w:rPr>
                    <w:sz w:val="16"/>
                    <w:lang w:val="de-DE"/>
                  </w:rPr>
                </w:rPrChange>
              </w:rPr>
              <w:delText>PRE</w:delText>
            </w:r>
          </w:del>
          <w:r w:rsidRPr="007922F0">
            <w:rPr>
              <w:sz w:val="16"/>
              <w:lang w:val="en-US"/>
              <w:rPrChange w:id="4856" w:author="Admin" w:date="2013-06-30T22:49:00Z">
                <w:rPr>
                  <w:sz w:val="16"/>
                  <w:lang w:val="de-DE"/>
                </w:rPr>
              </w:rPrChange>
            </w:rPr>
            <w:t>_EN</w:t>
          </w:r>
        </w:p>
      </w:tc>
      <w:tc>
        <w:tcPr>
          <w:tcW w:w="2752" w:type="dxa"/>
        </w:tcPr>
        <w:p w14:paraId="400BCF2E" w14:textId="77777777" w:rsidR="007922F0" w:rsidRPr="00127BA6" w:rsidRDefault="007922F0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7922F0" w:rsidRPr="00127BA6" w:rsidRDefault="007922F0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4857" w:author="Kinder" w:date="2013-06-30T09:16:00Z">
            <w:r>
              <w:rPr>
                <w:sz w:val="16"/>
                <w:lang w:val="fr-FR"/>
              </w:rPr>
              <w:t>30</w:t>
            </w:r>
          </w:ins>
          <w:del w:id="4858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7922F0" w:rsidRPr="00127BA6" w:rsidRDefault="007922F0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7922F0" w:rsidRDefault="007922F0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FD0FB1">
            <w:rPr>
              <w:rStyle w:val="PageNumber"/>
              <w:noProof/>
            </w:rPr>
            <w:t>10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FD0FB1">
            <w:rPr>
              <w:rStyle w:val="PageNumber"/>
              <w:noProof/>
            </w:rPr>
            <w:t>17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7922F0" w:rsidRPr="000A556C" w:rsidRDefault="007922F0" w:rsidP="00A11118">
    <w:pPr>
      <w:pStyle w:val="footer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374107" w14:textId="77777777" w:rsidR="007922F0" w:rsidRDefault="007922F0" w:rsidP="00A11118">
      <w:r>
        <w:separator/>
      </w:r>
    </w:p>
  </w:footnote>
  <w:footnote w:type="continuationSeparator" w:id="0">
    <w:p w14:paraId="234E99E2" w14:textId="77777777" w:rsidR="007922F0" w:rsidRDefault="007922F0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7922F0" w:rsidRDefault="007922F0" w:rsidP="00A11118">
    <w:pPr>
      <w:pStyle w:val="Header"/>
      <w:jc w:val="right"/>
    </w:pPr>
    <w:r>
      <w:rPr>
        <w:noProof/>
        <w:lang w:val="de-DE" w:eastAsia="de-DE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7922F0" w:rsidRDefault="007922F0" w:rsidP="00A11118">
    <w:pPr>
      <w:pStyle w:val="Header"/>
      <w:jc w:val="right"/>
    </w:pPr>
    <w:r>
      <w:rPr>
        <w:noProof/>
        <w:lang w:val="de-DE" w:eastAsia="de-DE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BE57C93"/>
    <w:multiLevelType w:val="hybridMultilevel"/>
    <w:tmpl w:val="EA206E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9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A5307DA"/>
    <w:multiLevelType w:val="hybridMultilevel"/>
    <w:tmpl w:val="E3B2E2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16"/>
  </w:num>
  <w:num w:numId="5">
    <w:abstractNumId w:val="7"/>
  </w:num>
  <w:num w:numId="6">
    <w:abstractNumId w:val="5"/>
  </w:num>
  <w:num w:numId="7">
    <w:abstractNumId w:val="8"/>
  </w:num>
  <w:num w:numId="8">
    <w:abstractNumId w:val="15"/>
  </w:num>
  <w:num w:numId="9">
    <w:abstractNumId w:val="1"/>
  </w:num>
  <w:num w:numId="10">
    <w:abstractNumId w:val="3"/>
  </w:num>
  <w:num w:numId="11">
    <w:abstractNumId w:val="11"/>
  </w:num>
  <w:num w:numId="12">
    <w:abstractNumId w:val="9"/>
  </w:num>
  <w:num w:numId="13">
    <w:abstractNumId w:val="2"/>
  </w:num>
  <w:num w:numId="14">
    <w:abstractNumId w:val="0"/>
  </w:num>
  <w:num w:numId="15">
    <w:abstractNumId w:val="14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attachedTemplate r:id="rId1"/>
  <w:revisionView w:markup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577D"/>
    <w:rsid w:val="00085939"/>
    <w:rsid w:val="0008779D"/>
    <w:rsid w:val="00091A9F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03E6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6058"/>
    <w:rsid w:val="002D45C5"/>
    <w:rsid w:val="002F3239"/>
    <w:rsid w:val="00301173"/>
    <w:rsid w:val="00301401"/>
    <w:rsid w:val="003043C9"/>
    <w:rsid w:val="00306215"/>
    <w:rsid w:val="003122CB"/>
    <w:rsid w:val="00322373"/>
    <w:rsid w:val="00322403"/>
    <w:rsid w:val="00327031"/>
    <w:rsid w:val="00331DE2"/>
    <w:rsid w:val="003371B5"/>
    <w:rsid w:val="00341765"/>
    <w:rsid w:val="0034328E"/>
    <w:rsid w:val="003577CE"/>
    <w:rsid w:val="00360EE9"/>
    <w:rsid w:val="00362398"/>
    <w:rsid w:val="00363CFC"/>
    <w:rsid w:val="00364CAC"/>
    <w:rsid w:val="00384095"/>
    <w:rsid w:val="00390223"/>
    <w:rsid w:val="003A6952"/>
    <w:rsid w:val="003C0B2E"/>
    <w:rsid w:val="003E6451"/>
    <w:rsid w:val="003E7395"/>
    <w:rsid w:val="003F0509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69C9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7230"/>
    <w:rsid w:val="005B138D"/>
    <w:rsid w:val="005F427D"/>
    <w:rsid w:val="005F4436"/>
    <w:rsid w:val="00614930"/>
    <w:rsid w:val="00626A92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922F0"/>
    <w:rsid w:val="007A372D"/>
    <w:rsid w:val="007B156C"/>
    <w:rsid w:val="007B1825"/>
    <w:rsid w:val="007B47BC"/>
    <w:rsid w:val="007B546D"/>
    <w:rsid w:val="007B7086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24319"/>
    <w:rsid w:val="00832869"/>
    <w:rsid w:val="00837264"/>
    <w:rsid w:val="00850C9F"/>
    <w:rsid w:val="008A6352"/>
    <w:rsid w:val="008E30B0"/>
    <w:rsid w:val="008E46E0"/>
    <w:rsid w:val="008E6902"/>
    <w:rsid w:val="008F2F15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2393"/>
    <w:rsid w:val="009B1401"/>
    <w:rsid w:val="009B2315"/>
    <w:rsid w:val="009E504A"/>
    <w:rsid w:val="009F3A44"/>
    <w:rsid w:val="009F3FF5"/>
    <w:rsid w:val="00A02EED"/>
    <w:rsid w:val="00A11118"/>
    <w:rsid w:val="00A154EE"/>
    <w:rsid w:val="00A16644"/>
    <w:rsid w:val="00A22991"/>
    <w:rsid w:val="00A23884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07D9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73D54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1D0B"/>
    <w:rsid w:val="00C27E59"/>
    <w:rsid w:val="00C3214B"/>
    <w:rsid w:val="00C51297"/>
    <w:rsid w:val="00C51A27"/>
    <w:rsid w:val="00C52EAA"/>
    <w:rsid w:val="00C93998"/>
    <w:rsid w:val="00CA04D5"/>
    <w:rsid w:val="00CA05B5"/>
    <w:rsid w:val="00CA4381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D67B4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0FB1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74D801-1BF2-4465-B761-A7E930594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WSI_doc_wcover_wonum_v1.2</Template>
  <TotalTime>0</TotalTime>
  <Pages>17</Pages>
  <Words>3901</Words>
  <Characters>24581</Characters>
  <Application>Microsoft Office Word</Application>
  <DocSecurity>0</DocSecurity>
  <Lines>204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28426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Admin</cp:lastModifiedBy>
  <cp:revision>2</cp:revision>
  <cp:lastPrinted>2013-06-30T13:14:00Z</cp:lastPrinted>
  <dcterms:created xsi:type="dcterms:W3CDTF">2013-06-30T23:30:00Z</dcterms:created>
  <dcterms:modified xsi:type="dcterms:W3CDTF">2013-06-30T23:30:00Z</dcterms:modified>
</cp:coreProperties>
</file>