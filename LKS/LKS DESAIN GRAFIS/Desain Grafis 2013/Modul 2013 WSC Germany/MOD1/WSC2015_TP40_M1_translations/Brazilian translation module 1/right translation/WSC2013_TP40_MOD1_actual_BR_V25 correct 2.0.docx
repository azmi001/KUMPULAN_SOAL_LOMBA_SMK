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0" w:author="Kinder" w:date="2013-06-30T08:23:00Z"/>
        </w:rPr>
      </w:pPr>
      <w:r w:rsidRPr="00EA5133">
        <w:rPr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EA5133" w:rsidDel="006402F1">
          <w:rPr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EA5133">
        <w:rPr>
          <w:rPrChange w:id="9" w:author="Wolfgang J. Toechterle" w:date="2013-06-22T10:32:00Z">
            <w:rPr>
              <w:b w:val="0"/>
              <w:lang w:val="fr-FR"/>
            </w:rPr>
          </w:rPrChange>
        </w:rPr>
        <w:t>WSC2013</w:t>
      </w:r>
      <w:r w:rsidR="004632D2" w:rsidRPr="00EA5133">
        <w:rPr>
          <w:rPrChange w:id="10" w:author="Wolfgang J. Toechterle" w:date="2013-06-22T10:32:00Z">
            <w:rPr>
              <w:b w:val="0"/>
              <w:lang w:val="fr-FR"/>
            </w:rPr>
          </w:rPrChange>
        </w:rPr>
        <w:t>_TP40</w:t>
      </w:r>
      <w:r w:rsidR="00CE6B36" w:rsidRPr="00EA5133">
        <w:rPr>
          <w:rPrChange w:id="11" w:author="Wolfgang J. Toechterle" w:date="2013-06-22T10:32:00Z">
            <w:rPr>
              <w:b w:val="0"/>
              <w:lang w:val="fr-FR"/>
            </w:rPr>
          </w:rPrChange>
        </w:rPr>
        <w:t>_</w:t>
      </w:r>
      <w:r w:rsidR="004632D2" w:rsidRPr="00EA5133">
        <w:rPr>
          <w:rPrChange w:id="12" w:author="Wolfgang J. Toechterle" w:date="2013-06-22T10:32:00Z">
            <w:rPr>
              <w:b w:val="0"/>
              <w:lang w:val="fr-FR"/>
            </w:rPr>
          </w:rPrChange>
        </w:rPr>
        <w:t>MO</w:t>
      </w:r>
      <w:ins w:id="13" w:author="Kinder" w:date="2013-06-30T08:20:00Z">
        <w:r w:rsidR="006402F1">
          <w:t>1</w:t>
        </w:r>
      </w:ins>
      <w:del w:id="14" w:author="Kinder" w:date="2013-06-30T08:20:00Z">
        <w:r w:rsidR="004632D2" w:rsidRPr="00EA5133" w:rsidDel="006402F1">
          <w:rPr>
            <w:rPrChange w:id="15" w:author="Wolfgang J. Toechterle" w:date="2013-06-22T10:32:00Z">
              <w:rPr>
                <w:b w:val="0"/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6" w:author="Wolfgang J. Toechterle" w:date="2013-06-22T10:32:00Z">
              <w:rPr>
                <w:b w:val="0"/>
                <w:lang w:val="fr-FR"/>
              </w:rPr>
            </w:rPrChange>
          </w:rPr>
          <w:delText>_CD</w:delText>
        </w:r>
      </w:del>
      <w:r w:rsidR="004632D2" w:rsidRPr="00EA5133">
        <w:rPr>
          <w:rPrChange w:id="17" w:author="Wolfgang J. Toechterle" w:date="2013-06-22T10:32:00Z">
            <w:rPr>
              <w:b w:val="0"/>
              <w:lang w:val="fr-FR"/>
            </w:rPr>
          </w:rPrChange>
        </w:rPr>
        <w:t>_</w:t>
      </w:r>
      <w:del w:id="18" w:author="Kinder" w:date="2013-06-30T08:20:00Z">
        <w:r w:rsidR="004632D2" w:rsidRPr="00EA5133" w:rsidDel="006402F1">
          <w:rPr>
            <w:rPrChange w:id="19" w:author="Wolfgang J. Toechterle" w:date="2013-06-22T10:32:00Z">
              <w:rPr>
                <w:b w:val="0"/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>
          <w:t>actual</w:t>
        </w:r>
      </w:ins>
      <w:r w:rsidR="00CE6B36" w:rsidRPr="00EA5133">
        <w:rPr>
          <w:rPrChange w:id="21" w:author="Wolfgang J. Toechterle" w:date="2013-06-22T10:32:00Z">
            <w:rPr>
              <w:b w:val="0"/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3" w:author="Kinder" w:date="2013-06-30T08:24:00Z"/>
        </w:rPr>
      </w:pPr>
      <w:r w:rsidRPr="00EA5133">
        <w:t>Submitted by:</w:t>
      </w:r>
      <w:ins w:id="24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5" w:author="Kinder" w:date="2013-06-30T08:24:00Z"/>
        </w:rPr>
      </w:pPr>
      <w:ins w:id="26" w:author="Wolfgang J. Toechterle" w:date="2013-06-22T09:47:00Z">
        <w:del w:id="27" w:author="Kinder" w:date="2013-06-30T09:11:00Z">
          <w:r w:rsidRPr="00EA5133" w:rsidDel="0074449E">
            <w:delText>Adel Alsalem</w:delText>
          </w:r>
        </w:del>
        <w:del w:id="28" w:author="Kinder" w:date="2013-06-30T08:24:00Z">
          <w:r w:rsidRPr="00EA5133" w:rsidDel="006402F1">
            <w:delText xml:space="preserve">, </w:delText>
          </w:r>
        </w:del>
      </w:ins>
      <w:ins w:id="29" w:author="Wolfgang J. Toechterle" w:date="2013-06-07T08:36:00Z">
        <w:r w:rsidR="003043C9" w:rsidRPr="00EA5133">
          <w:t>Thierry Herman</w:t>
        </w:r>
      </w:ins>
      <w:ins w:id="30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1" w:author="Kinder" w:date="2013-06-30T08:25:00Z"/>
        </w:rPr>
      </w:pPr>
      <w:ins w:id="32" w:author="Wolfgang J. Toechterle" w:date="2013-06-07T08:36:00Z">
        <w:del w:id="33" w:author="Kinder" w:date="2013-06-30T08:24:00Z">
          <w:r w:rsidRPr="00EA5133" w:rsidDel="006402F1">
            <w:delText xml:space="preserve">, </w:delText>
          </w:r>
        </w:del>
      </w:ins>
      <w:ins w:id="34" w:author="Wolfgang J. Toechterle" w:date="2013-06-07T08:23:00Z">
        <w:r w:rsidR="00DB44DF" w:rsidRPr="00EA5133">
          <w:rPr>
            <w:rPrChange w:id="35" w:author="Wolfgang J. Toechterle" w:date="2013-06-22T10:32:00Z">
              <w:rPr>
                <w:lang w:val="en-US"/>
              </w:rPr>
            </w:rPrChange>
          </w:rPr>
          <w:t>Susanne Moustgaard</w:t>
        </w:r>
      </w:ins>
      <w:ins w:id="36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7" w:author="Kinder" w:date="2013-06-30T08:25:00Z"/>
        </w:rPr>
      </w:pPr>
      <w:ins w:id="38" w:author="Wolfgang J. Toechterle" w:date="2013-06-07T08:23:00Z">
        <w:del w:id="39" w:author="Kinder" w:date="2013-06-30T08:25:00Z">
          <w:r w:rsidRPr="00EA5133" w:rsidDel="006402F1">
            <w:rPr>
              <w:rPrChange w:id="40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ins w:id="41" w:author="Wolfgang J. Toechterle" w:date="2013-06-07T08:24:00Z">
        <w:r w:rsidRPr="00EA5133">
          <w:rPr>
            <w:rPrChange w:id="42" w:author="Wolfgang J. Toechterle" w:date="2013-06-22T10:32:00Z">
              <w:rPr>
                <w:lang w:val="en-US"/>
              </w:rPr>
            </w:rPrChange>
          </w:rPr>
          <w:t>Terkko Malm</w:t>
        </w:r>
      </w:ins>
      <w:ins w:id="43" w:author="Kinder" w:date="2013-06-30T08:25:00Z">
        <w:r w:rsidR="006402F1">
          <w:t xml:space="preserve"> FI</w:t>
        </w:r>
      </w:ins>
      <w:ins w:id="44" w:author="Wolfgang J. Toechterle" w:date="2013-06-07T08:24:00Z">
        <w:del w:id="45" w:author="Kinder" w:date="2013-06-30T08:25:00Z">
          <w:r w:rsidRPr="00EA5133" w:rsidDel="006402F1">
            <w:rPr>
              <w:rPrChange w:id="46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47" w:author="Kinder" w:date="2013-06-30T09:10:00Z"/>
        </w:rPr>
      </w:pPr>
      <w:ins w:id="48" w:author="Wolfgang J. Toechterle" w:date="2013-06-07T08:24:00Z">
        <w:del w:id="49" w:author="Kinder" w:date="2013-06-30T08:25:00Z">
          <w:r w:rsidRPr="00EA5133" w:rsidDel="006402F1">
            <w:rPr>
              <w:rPrChange w:id="50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ins w:id="51" w:author="Wolfgang J. Toechterle" w:date="2013-06-22T09:48:00Z">
        <w:r w:rsidR="00626A92" w:rsidRPr="00EA5133">
          <w:t>Sathish Narayanan</w:t>
        </w:r>
        <w:del w:id="52" w:author="Kinder" w:date="2013-06-30T08:25:00Z">
          <w:r w:rsidR="00626A92" w:rsidRPr="00EA5133" w:rsidDel="006402F1">
            <w:delText>,</w:delText>
          </w:r>
        </w:del>
      </w:ins>
      <w:ins w:id="53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4" w:author="Kinder" w:date="2013-06-30T09:10:00Z"/>
        </w:rPr>
      </w:pPr>
      <w:ins w:id="55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56" w:author="Kinder" w:date="2013-06-30T09:09:00Z"/>
        </w:rPr>
      </w:pPr>
      <w:ins w:id="57" w:author="Wolfgang J. Toechterle" w:date="2013-06-22T09:48:00Z">
        <w:del w:id="58" w:author="Kinder" w:date="2013-06-30T08:25:00Z">
          <w:r w:rsidRPr="00EA5133" w:rsidDel="006402F1">
            <w:delText xml:space="preserve"> </w:delText>
          </w:r>
        </w:del>
      </w:ins>
      <w:ins w:id="59" w:author="Wolfgang J. Toechterle" w:date="2013-06-07T08:23:00Z">
        <w:r w:rsidR="00DB44DF" w:rsidRPr="00EA5133">
          <w:rPr>
            <w:rPrChange w:id="60" w:author="Wolfgang J. Toechterle" w:date="2013-06-22T10:32:00Z">
              <w:rPr>
                <w:lang w:val="en-US"/>
              </w:rPr>
            </w:rPrChange>
          </w:rPr>
          <w:t>Wolfgang Toechterle</w:t>
        </w:r>
      </w:ins>
      <w:ins w:id="61" w:author="Kinder" w:date="2013-06-30T08:25:00Z">
        <w:r w:rsidR="00123A66">
          <w:t xml:space="preserve"> IT</w:t>
        </w:r>
      </w:ins>
      <w:ins w:id="62" w:author="Wolfgang J. Toechterle" w:date="2013-06-07T08:24:00Z">
        <w:del w:id="63" w:author="Kinder" w:date="2013-06-30T08:25:00Z">
          <w:r w:rsidR="00DB44DF" w:rsidRPr="00EA5133" w:rsidDel="00123A66">
            <w:rPr>
              <w:rPrChange w:id="64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65" w:author="Kinder" w:date="2013-06-30T09:09:00Z">
          <w:r w:rsidR="00DB44DF" w:rsidRPr="00EA5133" w:rsidDel="001151B7">
            <w:rPr>
              <w:rPrChange w:id="66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67" w:author="Kinder" w:date="2013-06-30T08:25:00Z"/>
        </w:rPr>
      </w:pPr>
      <w:del w:id="68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69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0" w:author="Kinder" w:date="2013-06-30T08:25:00Z"/>
        </w:rPr>
        <w:pPrChange w:id="71" w:author="Kinder" w:date="2013-06-30T09:10:00Z">
          <w:pPr>
            <w:pStyle w:val="TOC1"/>
          </w:pPr>
        </w:pPrChange>
      </w:pPr>
      <w:del w:id="72" w:author="Kinder" w:date="2013-06-30T08:25:00Z">
        <w:r w:rsidRPr="00263883" w:rsidDel="00123A66">
          <w:delText xml:space="preserve">Member Country: </w:delText>
        </w:r>
      </w:del>
      <w:ins w:id="73" w:author="Wolfgang J. Toechterle" w:date="2013-06-07T08:34:00Z">
        <w:del w:id="74" w:author="Kinder" w:date="2013-06-29T15:09:00Z">
          <w:r w:rsidR="003043C9" w:rsidRPr="00263883" w:rsidDel="001E709A">
            <w:delText xml:space="preserve">Belgium, </w:delText>
          </w:r>
        </w:del>
      </w:ins>
      <w:ins w:id="75" w:author="Wolfgang J. Toechterle" w:date="2013-06-07T08:23:00Z">
        <w:del w:id="76" w:author="Kinder" w:date="2013-06-30T08:25:00Z">
          <w:r w:rsidR="003043C9" w:rsidRPr="00EA5133" w:rsidDel="00123A66">
            <w:delText>D</w:delText>
          </w:r>
        </w:del>
        <w:del w:id="77" w:author="Kinder" w:date="2013-06-29T15:09:00Z">
          <w:r w:rsidR="003043C9" w:rsidRPr="00EA5133" w:rsidDel="001E709A">
            <w:delText>enmark</w:delText>
          </w:r>
        </w:del>
        <w:del w:id="78" w:author="Kinder" w:date="2013-06-30T08:25:00Z">
          <w:r w:rsidR="003043C9" w:rsidRPr="00EA5133" w:rsidDel="00123A66">
            <w:delText>, F</w:delText>
          </w:r>
        </w:del>
        <w:del w:id="79" w:author="Kinder" w:date="2013-06-29T15:09:00Z">
          <w:r w:rsidR="003043C9" w:rsidRPr="00EA5133" w:rsidDel="001E709A">
            <w:delText>inland</w:delText>
          </w:r>
        </w:del>
        <w:del w:id="80" w:author="Kinder" w:date="2013-06-30T08:25:00Z">
          <w:r w:rsidR="003043C9" w:rsidRPr="00EA5133" w:rsidDel="00123A66">
            <w:delText>,</w:delText>
          </w:r>
        </w:del>
      </w:ins>
      <w:ins w:id="81" w:author="Wolfgang J. Toechterle" w:date="2013-06-22T09:48:00Z">
        <w:del w:id="82" w:author="Kinder" w:date="2013-06-30T08:25:00Z">
          <w:r w:rsidR="00626A92" w:rsidRPr="00EA5133" w:rsidDel="00123A66">
            <w:delText xml:space="preserve"> I</w:delText>
          </w:r>
        </w:del>
        <w:del w:id="83" w:author="Kinder" w:date="2013-06-29T15:09:00Z">
          <w:r w:rsidR="00626A92" w:rsidRPr="00EA5133" w:rsidDel="001E709A">
            <w:delText>ndia</w:delText>
          </w:r>
        </w:del>
        <w:del w:id="84" w:author="Kinder" w:date="2013-06-30T08:25:00Z">
          <w:r w:rsidR="00626A92" w:rsidRPr="00EA5133" w:rsidDel="00123A66">
            <w:delText>,</w:delText>
          </w:r>
        </w:del>
      </w:ins>
      <w:ins w:id="85" w:author="Wolfgang J. Toechterle" w:date="2013-06-07T08:23:00Z">
        <w:del w:id="86" w:author="Kinder" w:date="2013-06-30T08:25:00Z">
          <w:r w:rsidR="003043C9" w:rsidRPr="00597D72" w:rsidDel="00123A66">
            <w:delText xml:space="preserve"> I</w:delText>
          </w:r>
        </w:del>
        <w:del w:id="87" w:author="Kinder" w:date="2013-06-29T15:09:00Z">
          <w:r w:rsidR="003043C9" w:rsidRPr="00597D72" w:rsidDel="001E709A">
            <w:delText>taly</w:delText>
          </w:r>
        </w:del>
        <w:del w:id="88" w:author="Kinder" w:date="2013-06-30T08:25:00Z">
          <w:r w:rsidR="003043C9" w:rsidRPr="00597D72" w:rsidDel="00123A66">
            <w:delText>,</w:delText>
          </w:r>
        </w:del>
        <w:del w:id="89" w:author="Kinder" w:date="2013-06-30T08:19:00Z">
          <w:r w:rsidR="003043C9" w:rsidRPr="00597D72" w:rsidDel="006402F1">
            <w:delText xml:space="preserve"> </w:delText>
          </w:r>
        </w:del>
      </w:ins>
      <w:ins w:id="90" w:author="Wolfgang J. Toechterle" w:date="2013-06-22T09:48:00Z">
        <w:del w:id="91" w:author="Kinder" w:date="2013-06-30T08:19:00Z">
          <w:r w:rsidR="00626A92" w:rsidRPr="00597D72" w:rsidDel="006402F1">
            <w:delText>S</w:delText>
          </w:r>
        </w:del>
        <w:del w:id="92" w:author="Kinder" w:date="2013-06-29T15:09:00Z">
          <w:r w:rsidR="00626A92" w:rsidRPr="00597D72" w:rsidDel="001E709A">
            <w:delText>audi Arabia</w:delText>
          </w:r>
        </w:del>
        <w:del w:id="93" w:author="Kinder" w:date="2013-06-30T08:19:00Z">
          <w:r w:rsidR="00626A92" w:rsidRPr="00597D72" w:rsidDel="006402F1">
            <w:delText>,</w:delText>
          </w:r>
        </w:del>
        <w:del w:id="94" w:author="Kinder" w:date="2013-06-30T08:25:00Z">
          <w:r w:rsidR="00626A92" w:rsidRPr="00597D72" w:rsidDel="00123A66">
            <w:delText xml:space="preserve"> </w:delText>
          </w:r>
        </w:del>
      </w:ins>
      <w:ins w:id="95" w:author="Wolfgang J. Toechterle" w:date="2013-06-07T08:23:00Z">
        <w:del w:id="96" w:author="Kinder" w:date="2013-06-30T08:25:00Z">
          <w:r w:rsidR="003043C9" w:rsidRPr="006402F1" w:rsidDel="00123A66">
            <w:delText>S</w:delText>
          </w:r>
        </w:del>
        <w:del w:id="97" w:author="Kinder" w:date="2013-06-29T15:09:00Z">
          <w:r w:rsidR="003043C9" w:rsidRPr="006402F1" w:rsidDel="001E709A">
            <w:delText>ingapo</w:delText>
          </w:r>
          <w:r w:rsidR="00DB44DF" w:rsidRPr="007922F0" w:rsidDel="001E709A">
            <w:delText>r</w:delText>
          </w:r>
        </w:del>
      </w:ins>
      <w:ins w:id="98" w:author="Wolfgang J. Toechterle" w:date="2013-06-07T08:35:00Z">
        <w:del w:id="99" w:author="Kinder" w:date="2013-06-29T15:09:00Z">
          <w:r w:rsidR="003043C9" w:rsidRPr="007922F0" w:rsidDel="001E709A">
            <w:delText>e</w:delText>
          </w:r>
        </w:del>
      </w:ins>
      <w:ins w:id="100" w:author="Wolfgang J. Toechterle" w:date="2013-06-07T08:23:00Z">
        <w:del w:id="101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2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03" w:author="Kinder" w:date="2013-06-30T09:10:00Z">
          <w:pPr>
            <w:spacing w:after="200" w:line="276" w:lineRule="auto"/>
          </w:pPr>
        </w:pPrChange>
      </w:pPr>
      <w:ins w:id="104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TOC1"/>
        <w:rPr>
          <w:del w:id="105" w:author="Wolfgang J. Toechterle" w:date="2013-06-07T08:24:00Z"/>
        </w:rPr>
      </w:pPr>
      <w:del w:id="106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07" w:author="Wolfgang J. Toechterle" w:date="2013-06-07T08:24:00Z"/>
        </w:rPr>
      </w:pPr>
      <w:del w:id="108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09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2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3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Heading1"/>
        <w:rPr>
          <w:del w:id="114" w:author="Wolfgang J. Toechterle" w:date="2013-06-08T18:46:00Z"/>
          <w:color w:val="0000FF"/>
        </w:rPr>
      </w:pPr>
      <w:bookmarkStart w:id="115" w:name="_Toc60882168"/>
      <w:bookmarkStart w:id="116" w:name="_Toc60887854"/>
      <w:del w:id="117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lastRenderedPageBreak/>
          <w:delText>Introduction to test project documentation</w:delText>
        </w:r>
        <w:bookmarkEnd w:id="115"/>
        <w:bookmarkEnd w:id="116"/>
      </w:del>
    </w:p>
    <w:p w14:paraId="11E78C42" w14:textId="76C14B91" w:rsidR="00CE6B36" w:rsidRPr="00EA5133" w:rsidDel="00B26476" w:rsidRDefault="00CE6B36" w:rsidP="004921DA">
      <w:pPr>
        <w:ind w:firstLine="720"/>
        <w:rPr>
          <w:del w:id="118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9" w:author="Wolfgang J. Toechterle" w:date="2013-06-08T18:46:00Z"/>
          <w:color w:val="0000FF"/>
        </w:rPr>
      </w:pPr>
      <w:del w:id="120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1" w:author="Wolfgang J. Toechterle" w:date="2013-06-08T18:46:00Z"/>
          <w:color w:val="0000FF"/>
        </w:rPr>
      </w:pPr>
      <w:del w:id="122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3" w:author="Wolfgang J. Toechterle" w:date="2013-06-08T18:46:00Z"/>
          <w:color w:val="0000FF"/>
        </w:rPr>
      </w:pPr>
      <w:del w:id="124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</w:rPr>
      </w:pPr>
      <w:del w:id="126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</w:rPr>
      </w:pPr>
      <w:del w:id="128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</w:rPr>
      </w:pPr>
      <w:del w:id="130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</w:rPr>
      </w:pPr>
      <w:del w:id="132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3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4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Heading1"/>
      </w:pPr>
      <w:bookmarkStart w:id="135" w:name="_Toc60882171"/>
      <w:bookmarkStart w:id="136" w:name="_Toc60887857"/>
      <w:r w:rsidRPr="00EA5133">
        <w:t>Contents</w:t>
      </w:r>
      <w:bookmarkEnd w:id="135"/>
      <w:bookmarkEnd w:id="136"/>
    </w:p>
    <w:p w14:paraId="7BE22180" w14:textId="7D96DF6F" w:rsidR="00CE6B36" w:rsidRPr="00EA5133" w:rsidRDefault="00CE6B36" w:rsidP="00CE6B36">
      <w:r w:rsidRPr="00EA5133">
        <w:t>This Test Project proposal consists of the following documentation/files:</w:t>
      </w:r>
      <w:ins w:id="137" w:author="Admin" w:date="2013-07-01T08:26:00Z">
        <w:r w:rsidR="007B1D59">
          <w:t xml:space="preserve"> </w:t>
        </w:r>
        <w:r w:rsidR="007B1D59" w:rsidRPr="007B1D59">
          <w:rPr>
            <w:highlight w:val="yellow"/>
            <w:rPrChange w:id="138" w:author="Admin" w:date="2013-07-01T08:27:00Z">
              <w:rPr/>
            </w:rPrChange>
          </w:rPr>
          <w:t>(Este pre-teste consiste dos seguintes documentos/arquivos)</w:t>
        </w:r>
      </w:ins>
    </w:p>
    <w:p w14:paraId="3F5B4B31" w14:textId="16604DBD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</w:t>
      </w:r>
      <w:ins w:id="139" w:author="Admin" w:date="2013-07-01T08:27:00Z">
        <w:r w:rsidR="007B1D59">
          <w:t xml:space="preserve"> (document texto)</w:t>
        </w:r>
      </w:ins>
      <w:r w:rsidRPr="00EA5133">
        <w:t>:</w:t>
      </w:r>
      <w:r w:rsidR="00CE6B36" w:rsidRPr="00EA5133">
        <w:tab/>
      </w:r>
      <w:r w:rsidRPr="00EA5133">
        <w:t>WSC2013_TP40_MOD</w:t>
      </w:r>
      <w:ins w:id="140" w:author="Kinder" w:date="2013-06-30T09:20:00Z">
        <w:r w:rsidR="006D44E2">
          <w:t>1_</w:t>
        </w:r>
      </w:ins>
      <w:del w:id="141" w:author="Kinder" w:date="2013-06-30T09:20:00Z">
        <w:r w:rsidRPr="00EA5133" w:rsidDel="006D44E2">
          <w:delText>_CD_PRE</w:delText>
        </w:r>
      </w:del>
      <w:ins w:id="142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78356518" w:rsidR="006D44E2" w:rsidRPr="007B1D59" w:rsidRDefault="002647FD" w:rsidP="004632D2">
      <w:pPr>
        <w:pStyle w:val="numberedlist"/>
        <w:ind w:left="360" w:hanging="360"/>
        <w:contextualSpacing w:val="0"/>
        <w:rPr>
          <w:ins w:id="143" w:author="Kinder" w:date="2013-06-30T09:19:00Z"/>
          <w:highlight w:val="yellow"/>
          <w:rPrChange w:id="144" w:author="Admin" w:date="2013-07-01T08:28:00Z">
            <w:rPr>
              <w:ins w:id="145" w:author="Kinder" w:date="2013-06-30T09:19:00Z"/>
            </w:rPr>
          </w:rPrChange>
        </w:rPr>
      </w:pPr>
      <w:ins w:id="146" w:author="Kinder" w:date="2013-06-30T09:21:00Z">
        <w:r>
          <w:t>WSC2013_TP40_MOD1_</w:t>
        </w:r>
      </w:ins>
      <w:r w:rsidR="00456E07" w:rsidRPr="00EA5133">
        <w:t>Folder</w:t>
      </w:r>
      <w:ins w:id="147" w:author="Kinder" w:date="2013-06-30T09:21:00Z">
        <w:r>
          <w:t xml:space="preserve"> containing:</w:t>
        </w:r>
      </w:ins>
      <w:r w:rsidR="00456E07" w:rsidRPr="00EA5133">
        <w:t xml:space="preserve"> </w:t>
      </w:r>
      <w:ins w:id="148" w:author="Admin" w:date="2013-07-01T08:28:00Z">
        <w:r w:rsidR="007B1D59" w:rsidRPr="007B1D59">
          <w:rPr>
            <w:highlight w:val="yellow"/>
            <w:rPrChange w:id="149" w:author="Admin" w:date="2013-07-01T08:28:00Z">
              <w:rPr/>
            </w:rPrChange>
          </w:rPr>
          <w:t>(arquivo WSC2013_TP40_MOD1_Folder</w:t>
        </w:r>
        <w:r w:rsidR="007B1D59" w:rsidRPr="007B1D59" w:rsidDel="002647FD">
          <w:rPr>
            <w:highlight w:val="yellow"/>
            <w:rPrChange w:id="150" w:author="Admin" w:date="2013-07-01T08:28:00Z">
              <w:rPr/>
            </w:rPrChange>
          </w:rPr>
          <w:t xml:space="preserve"> </w:t>
        </w:r>
        <w:r w:rsidR="007B1D59" w:rsidRPr="007B1D59">
          <w:rPr>
            <w:highlight w:val="yellow"/>
            <w:rPrChange w:id="151" w:author="Admin" w:date="2013-07-01T08:28:00Z">
              <w:rPr/>
            </w:rPrChange>
          </w:rPr>
          <w:t>contendo):</w:t>
        </w:r>
      </w:ins>
      <w:del w:id="152" w:author="Kinder" w:date="2013-06-30T09:21:00Z">
        <w:r w:rsidR="00456E07" w:rsidRPr="007B1D59" w:rsidDel="002647FD">
          <w:rPr>
            <w:highlight w:val="yellow"/>
            <w:rPrChange w:id="153" w:author="Admin" w:date="2013-07-01T08:28:00Z">
              <w:rPr/>
            </w:rPrChange>
          </w:rPr>
          <w:delText>containing</w:delText>
        </w:r>
      </w:del>
    </w:p>
    <w:p w14:paraId="0B74CDC1" w14:textId="337449EC" w:rsidR="00456E07" w:rsidRPr="00EA5133" w:rsidRDefault="00456E07">
      <w:pPr>
        <w:pStyle w:val="numberedlist"/>
        <w:numPr>
          <w:ilvl w:val="1"/>
          <w:numId w:val="4"/>
        </w:numPr>
        <w:contextualSpacing w:val="0"/>
        <w:pPrChange w:id="154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55" w:author="Kinder" w:date="2013-06-30T09:20:00Z">
        <w:r w:rsidRPr="00EA5133" w:rsidDel="002647FD">
          <w:delText xml:space="preserve"> </w:delText>
        </w:r>
      </w:del>
      <w:r w:rsidRPr="00EA5133">
        <w:t>image files</w:t>
      </w:r>
      <w:ins w:id="156" w:author="Admin" w:date="2013-07-01T08:28:00Z">
        <w:r w:rsidR="007B1D59">
          <w:t xml:space="preserve"> (</w:t>
        </w:r>
        <w:r w:rsidR="007B1D59" w:rsidRPr="007B1D59">
          <w:rPr>
            <w:highlight w:val="yellow"/>
            <w:rPrChange w:id="157" w:author="Admin" w:date="2013-07-01T08:30:00Z">
              <w:rPr/>
            </w:rPrChange>
          </w:rPr>
          <w:t>arquivo de imagens</w:t>
        </w:r>
        <w:r w:rsidR="007B1D59">
          <w:t>)</w:t>
        </w:r>
      </w:ins>
      <w:r w:rsidRPr="00EA5133">
        <w:t>:</w:t>
      </w:r>
      <w:ins w:id="158" w:author="Wolfgang J. Toechterle" w:date="2013-06-22T10:40:00Z">
        <w:r w:rsidR="00680D08" w:rsidRPr="00680D08">
          <w:rPr>
            <w:color w:val="008000"/>
            <w:rPrChange w:id="159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0F44B47C" w:rsidR="00456E07" w:rsidRPr="007B1D59" w:rsidRDefault="00456E07">
      <w:pPr>
        <w:pStyle w:val="numberedlist"/>
        <w:numPr>
          <w:ilvl w:val="1"/>
          <w:numId w:val="4"/>
        </w:numPr>
        <w:contextualSpacing w:val="0"/>
        <w:rPr>
          <w:ins w:id="160" w:author="Wolfgang J. Toechterle" w:date="2013-05-20T20:50:00Z"/>
          <w:lang w:val="de-DE"/>
          <w:rPrChange w:id="161" w:author="Admin" w:date="2013-07-01T08:29:00Z">
            <w:rPr>
              <w:ins w:id="162" w:author="Wolfgang J. Toechterle" w:date="2013-05-20T20:50:00Z"/>
            </w:rPr>
          </w:rPrChange>
        </w:rPr>
        <w:pPrChange w:id="163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7B1D59">
        <w:rPr>
          <w:lang w:val="de-DE"/>
          <w:rPrChange w:id="164" w:author="Admin" w:date="2013-07-01T08:29:00Z">
            <w:rPr/>
          </w:rPrChange>
        </w:rPr>
        <w:t>Font folder</w:t>
      </w:r>
      <w:ins w:id="165" w:author="Admin" w:date="2013-07-01T08:28:00Z">
        <w:r w:rsidR="007B1D59" w:rsidRPr="007B1D59">
          <w:rPr>
            <w:lang w:val="de-DE"/>
            <w:rPrChange w:id="166" w:author="Admin" w:date="2013-07-01T08:29:00Z">
              <w:rPr/>
            </w:rPrChange>
          </w:rPr>
          <w:t xml:space="preserve"> (</w:t>
        </w:r>
        <w:r w:rsidR="007B1D59" w:rsidRPr="007B1D59">
          <w:rPr>
            <w:highlight w:val="yellow"/>
            <w:lang w:val="de-DE"/>
            <w:rPrChange w:id="167" w:author="Admin" w:date="2013-07-01T08:30:00Z">
              <w:rPr/>
            </w:rPrChange>
          </w:rPr>
          <w:t>Pasta da fonte</w:t>
        </w:r>
        <w:r w:rsidR="007B1D59" w:rsidRPr="007B1D59">
          <w:rPr>
            <w:lang w:val="de-DE"/>
            <w:rPrChange w:id="168" w:author="Admin" w:date="2013-07-01T08:29:00Z">
              <w:rPr/>
            </w:rPrChange>
          </w:rPr>
          <w:t>)</w:t>
        </w:r>
      </w:ins>
      <w:r w:rsidRPr="007B1D59">
        <w:rPr>
          <w:lang w:val="de-DE"/>
          <w:rPrChange w:id="169" w:author="Admin" w:date="2013-07-01T08:29:00Z">
            <w:rPr/>
          </w:rPrChange>
        </w:rPr>
        <w:t xml:space="preserve">: </w:t>
      </w:r>
      <w:ins w:id="170" w:author="Wolfgang J. Toechterle" w:date="2013-06-22T10:39:00Z">
        <w:r w:rsidR="00680D08" w:rsidRPr="007B1D59">
          <w:rPr>
            <w:lang w:val="de-DE"/>
            <w:rPrChange w:id="171" w:author="Admin" w:date="2013-07-01T08:29:00Z">
              <w:rPr/>
            </w:rPrChange>
          </w:rPr>
          <w:t xml:space="preserve"> </w:t>
        </w:r>
      </w:ins>
      <w:ins w:id="172" w:author="Wolfgang J. Toechterle" w:date="2013-06-22T10:40:00Z">
        <w:r w:rsidR="00680D08" w:rsidRPr="007B1D59">
          <w:rPr>
            <w:color w:val="008000"/>
            <w:lang w:val="de-DE"/>
            <w:rPrChange w:id="173" w:author="Admin" w:date="2013-07-01T08:29:00Z">
              <w:rPr/>
            </w:rPrChange>
          </w:rPr>
          <w:t>Kristall Now Pro</w:t>
        </w:r>
      </w:ins>
    </w:p>
    <w:p w14:paraId="54A29704" w14:textId="59CCB30A" w:rsidR="00292AA9" w:rsidRPr="00EA5133" w:rsidRDefault="00680D08">
      <w:pPr>
        <w:pStyle w:val="numberedlist"/>
        <w:numPr>
          <w:ilvl w:val="1"/>
          <w:numId w:val="4"/>
        </w:numPr>
        <w:contextualSpacing w:val="0"/>
        <w:rPr>
          <w:ins w:id="174" w:author="Wolfgang J. Toechterle" w:date="2013-05-20T20:52:00Z"/>
        </w:rPr>
        <w:pPrChange w:id="175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6" w:author="Wolfgang J. Toechterle" w:date="2013-05-20T20:50:00Z">
        <w:r>
          <w:t>Given text in file</w:t>
        </w:r>
      </w:ins>
      <w:ins w:id="177" w:author="Admin" w:date="2013-07-01T08:29:00Z">
        <w:r w:rsidR="007B1D59">
          <w:t xml:space="preserve"> (</w:t>
        </w:r>
        <w:r w:rsidR="007B1D59" w:rsidRPr="007B1D59">
          <w:rPr>
            <w:highlight w:val="yellow"/>
            <w:rPrChange w:id="178" w:author="Admin" w:date="2013-07-01T08:30:00Z">
              <w:rPr/>
            </w:rPrChange>
          </w:rPr>
          <w:t>arquivo do texto fornecido</w:t>
        </w:r>
        <w:r w:rsidR="007B1D59">
          <w:t>)</w:t>
        </w:r>
      </w:ins>
      <w:ins w:id="179" w:author="Wolfgang J. Toechterle" w:date="2013-06-22T10:38:00Z">
        <w:r w:rsidR="00EA5133">
          <w:t>:</w:t>
        </w:r>
      </w:ins>
      <w:ins w:id="180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81" w:author="Wolfgang J. Toechterle" w:date="2013-06-22T10:39:00Z">
              <w:rPr/>
            </w:rPrChange>
          </w:rPr>
          <w:t>TEXT_Module_Corporate_Design</w:t>
        </w:r>
      </w:ins>
      <w:ins w:id="182" w:author="Wolfgang J. Toechterle" w:date="2013-06-22T10:38:00Z">
        <w:r w:rsidR="00EA5133" w:rsidRPr="00680D08">
          <w:rPr>
            <w:color w:val="008000"/>
            <w:rPrChange w:id="183" w:author="Wolfgang J. Toechterle" w:date="2013-06-22T10:39:00Z">
              <w:rPr/>
            </w:rPrChange>
          </w:rPr>
          <w:t>.rtf</w:t>
        </w:r>
      </w:ins>
    </w:p>
    <w:p w14:paraId="3B65733B" w14:textId="1CFD771A" w:rsidR="00292AA9" w:rsidRPr="007922F0" w:rsidRDefault="00292AA9">
      <w:pPr>
        <w:pStyle w:val="numberedlist"/>
        <w:numPr>
          <w:ilvl w:val="1"/>
          <w:numId w:val="4"/>
        </w:numPr>
        <w:contextualSpacing w:val="0"/>
        <w:rPr>
          <w:ins w:id="184" w:author="Wolfgang J. Toechterle" w:date="2013-05-20T21:08:00Z"/>
          <w:color w:val="000000" w:themeColor="text1"/>
          <w:lang w:val="de-DE"/>
          <w:rPrChange w:id="185" w:author="Admin" w:date="2013-06-30T22:49:00Z">
            <w:rPr>
              <w:ins w:id="186" w:author="Wolfgang J. Toechterle" w:date="2013-05-20T21:08:00Z"/>
            </w:rPr>
          </w:rPrChange>
        </w:rPr>
        <w:pPrChange w:id="187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88" w:author="Wolfgang J. Toechterle" w:date="2013-05-20T20:52:00Z">
        <w:r w:rsidRPr="007922F0">
          <w:rPr>
            <w:lang w:val="de-DE"/>
            <w:rPrChange w:id="189" w:author="Admin" w:date="2013-06-30T22:49:00Z">
              <w:rPr/>
            </w:rPrChange>
          </w:rPr>
          <w:t>QR Code</w:t>
        </w:r>
      </w:ins>
      <w:ins w:id="190" w:author="Wolfgang J. Toechterle" w:date="2013-06-22T10:38:00Z">
        <w:r w:rsidR="00680D08" w:rsidRPr="007922F0">
          <w:rPr>
            <w:lang w:val="de-DE"/>
            <w:rPrChange w:id="191" w:author="Admin" w:date="2013-06-30T22:49:00Z">
              <w:rPr/>
            </w:rPrChange>
          </w:rPr>
          <w:t xml:space="preserve"> in file</w:t>
        </w:r>
      </w:ins>
      <w:ins w:id="192" w:author="Admin" w:date="2013-07-01T08:29:00Z">
        <w:r w:rsidR="007B1D59">
          <w:rPr>
            <w:lang w:val="de-DE"/>
          </w:rPr>
          <w:t xml:space="preserve"> (</w:t>
        </w:r>
        <w:r w:rsidR="007B1D59" w:rsidRPr="007B1D59">
          <w:rPr>
            <w:highlight w:val="yellow"/>
            <w:lang w:val="de-DE"/>
            <w:rPrChange w:id="193" w:author="Admin" w:date="2013-07-01T08:30:00Z">
              <w:rPr>
                <w:lang w:val="de-DE"/>
              </w:rPr>
            </w:rPrChange>
          </w:rPr>
          <w:t>arquivo do QR Code</w:t>
        </w:r>
        <w:r w:rsidR="007B1D59">
          <w:rPr>
            <w:lang w:val="de-DE"/>
          </w:rPr>
          <w:t>)</w:t>
        </w:r>
      </w:ins>
      <w:ins w:id="194" w:author="Wolfgang J. Toechterle" w:date="2013-05-20T20:52:00Z">
        <w:r w:rsidR="00680D08" w:rsidRPr="007922F0">
          <w:rPr>
            <w:lang w:val="de-DE"/>
            <w:rPrChange w:id="195" w:author="Admin" w:date="2013-06-30T22:49:00Z">
              <w:rPr/>
            </w:rPrChange>
          </w:rPr>
          <w:t xml:space="preserve">: </w:t>
        </w:r>
        <w:r w:rsidR="00680D08" w:rsidRPr="007922F0">
          <w:rPr>
            <w:color w:val="008000"/>
            <w:lang w:val="de-DE"/>
            <w:rPrChange w:id="196" w:author="Admin" w:date="2013-06-30T22:49:00Z">
              <w:rPr/>
            </w:rPrChange>
          </w:rPr>
          <w:t>druckkunst.png</w:t>
        </w:r>
      </w:ins>
    </w:p>
    <w:p w14:paraId="39D4175F" w14:textId="42CEEC93" w:rsidR="00041FC5" w:rsidRPr="007B1D59" w:rsidRDefault="00041FC5">
      <w:pPr>
        <w:pStyle w:val="numberedlist"/>
        <w:numPr>
          <w:ilvl w:val="1"/>
          <w:numId w:val="4"/>
        </w:numPr>
        <w:contextualSpacing w:val="0"/>
        <w:rPr>
          <w:ins w:id="197" w:author="Wolfgang J. Toechterle" w:date="2013-06-22T10:42:00Z"/>
          <w:color w:val="008000"/>
          <w:lang w:val="de-DE"/>
          <w:rPrChange w:id="198" w:author="Admin" w:date="2013-07-01T08:30:00Z">
            <w:rPr>
              <w:ins w:id="199" w:author="Wolfgang J. Toechterle" w:date="2013-06-22T10:42:00Z"/>
              <w:color w:val="008000"/>
            </w:rPr>
          </w:rPrChange>
        </w:rPr>
        <w:pPrChange w:id="200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201" w:author="Wolfgang J. Toechterle" w:date="2013-05-20T21:08:00Z">
        <w:r w:rsidRPr="007B1D59">
          <w:rPr>
            <w:color w:val="000000" w:themeColor="text1"/>
            <w:lang w:val="de-DE"/>
            <w:rPrChange w:id="202" w:author="Admin" w:date="2013-07-01T08:30:00Z">
              <w:rPr/>
            </w:rPrChange>
          </w:rPr>
          <w:t>Bag DieCut</w:t>
        </w:r>
      </w:ins>
      <w:ins w:id="203" w:author="Wolfgang J. Toechterle" w:date="2013-06-22T10:39:00Z">
        <w:r w:rsidR="00680D08" w:rsidRPr="007B1D59">
          <w:rPr>
            <w:color w:val="000000" w:themeColor="text1"/>
            <w:lang w:val="de-DE"/>
            <w:rPrChange w:id="204" w:author="Admin" w:date="2013-07-01T08:30:00Z">
              <w:rPr/>
            </w:rPrChange>
          </w:rPr>
          <w:t xml:space="preserve"> in file</w:t>
        </w:r>
      </w:ins>
      <w:ins w:id="205" w:author="Admin" w:date="2013-07-01T08:29:00Z">
        <w:r w:rsidR="007B1D59" w:rsidRPr="007B1D59">
          <w:rPr>
            <w:color w:val="000000" w:themeColor="text1"/>
            <w:lang w:val="de-DE"/>
            <w:rPrChange w:id="206" w:author="Admin" w:date="2013-07-01T08:30:00Z">
              <w:rPr>
                <w:color w:val="000000" w:themeColor="text1"/>
              </w:rPr>
            </w:rPrChange>
          </w:rPr>
          <w:t xml:space="preserve"> (</w:t>
        </w:r>
        <w:r w:rsidR="007B1D59" w:rsidRPr="007B1D59">
          <w:rPr>
            <w:color w:val="000000" w:themeColor="text1"/>
            <w:highlight w:val="yellow"/>
            <w:lang w:val="de-DE"/>
            <w:rPrChange w:id="207" w:author="Admin" w:date="2013-07-01T08:30:00Z">
              <w:rPr>
                <w:color w:val="000000" w:themeColor="text1"/>
              </w:rPr>
            </w:rPrChange>
          </w:rPr>
          <w:t>arquivo da faca da sacola</w:t>
        </w:r>
        <w:r w:rsidR="007B1D59" w:rsidRPr="007B1D59">
          <w:rPr>
            <w:color w:val="000000" w:themeColor="text1"/>
            <w:lang w:val="de-DE"/>
            <w:rPrChange w:id="208" w:author="Admin" w:date="2013-07-01T08:30:00Z">
              <w:rPr>
                <w:color w:val="000000" w:themeColor="text1"/>
              </w:rPr>
            </w:rPrChange>
          </w:rPr>
          <w:t>)</w:t>
        </w:r>
      </w:ins>
      <w:ins w:id="209" w:author="Wolfgang J. Toechterle" w:date="2013-05-20T21:08:00Z">
        <w:r w:rsidRPr="007B1D59">
          <w:rPr>
            <w:lang w:val="de-DE"/>
            <w:rPrChange w:id="210" w:author="Admin" w:date="2013-07-01T08:30:00Z">
              <w:rPr/>
            </w:rPrChange>
          </w:rPr>
          <w:t xml:space="preserve">: </w:t>
        </w:r>
        <w:r w:rsidRPr="007B1D59">
          <w:rPr>
            <w:color w:val="008000"/>
            <w:lang w:val="de-DE"/>
            <w:rPrChange w:id="211" w:author="Admin" w:date="2013-07-01T08:30:00Z">
              <w:rPr/>
            </w:rPrChange>
          </w:rPr>
          <w:t>BAG_dieC</w:t>
        </w:r>
      </w:ins>
      <w:ins w:id="212" w:author="Kinder" w:date="2013-06-29T12:14:00Z">
        <w:r w:rsidR="00C27E59" w:rsidRPr="007B1D59">
          <w:rPr>
            <w:color w:val="008000"/>
            <w:lang w:val="de-DE"/>
            <w:rPrChange w:id="213" w:author="Admin" w:date="2013-07-01T08:30:00Z">
              <w:rPr>
                <w:color w:val="008000"/>
              </w:rPr>
            </w:rPrChange>
          </w:rPr>
          <w:t>U</w:t>
        </w:r>
      </w:ins>
      <w:ins w:id="214" w:author="Wolfgang J. Toechterle" w:date="2013-05-20T21:08:00Z">
        <w:del w:id="215" w:author="Kinder" w:date="2013-06-29T12:14:00Z">
          <w:r w:rsidRPr="007B1D59" w:rsidDel="00C27E59">
            <w:rPr>
              <w:color w:val="008000"/>
              <w:lang w:val="de-DE"/>
              <w:rPrChange w:id="216" w:author="Admin" w:date="2013-07-01T08:30:00Z">
                <w:rPr/>
              </w:rPrChange>
            </w:rPr>
            <w:delText>A</w:delText>
          </w:r>
        </w:del>
        <w:r w:rsidRPr="007B1D59">
          <w:rPr>
            <w:color w:val="008000"/>
            <w:lang w:val="de-DE"/>
            <w:rPrChange w:id="217" w:author="Admin" w:date="2013-07-01T08:30:00Z">
              <w:rPr/>
            </w:rPrChange>
          </w:rPr>
          <w:t>T.ai</w:t>
        </w:r>
      </w:ins>
    </w:p>
    <w:p w14:paraId="6E1D197F" w14:textId="17568BDC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218" w:author="Wolfgang J. Toechterle" w:date="2013-06-22T10:39:00Z">
            <w:rPr/>
          </w:rPrChange>
        </w:rPr>
        <w:pPrChange w:id="21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220" w:author="Wolfgang J. Toechterle" w:date="2013-06-22T11:52:00Z">
        <w:r>
          <w:rPr>
            <w:color w:val="000000" w:themeColor="text1"/>
          </w:rPr>
          <w:t>Colour</w:t>
        </w:r>
      </w:ins>
      <w:ins w:id="221" w:author="Wolfgang J. Toechterle" w:date="2013-06-22T10:42:00Z">
        <w:r w:rsidR="00263883" w:rsidRPr="00263883">
          <w:rPr>
            <w:color w:val="000000" w:themeColor="text1"/>
            <w:rPrChange w:id="222" w:author="Wolfgang J. Toechterle" w:date="2013-06-22T10:43:00Z">
              <w:rPr>
                <w:color w:val="008000"/>
              </w:rPr>
            </w:rPrChange>
          </w:rPr>
          <w:t xml:space="preserve"> profile file</w:t>
        </w:r>
      </w:ins>
      <w:ins w:id="223" w:author="Admin" w:date="2013-07-01T08:30:00Z">
        <w:r w:rsidR="007B1D59">
          <w:rPr>
            <w:color w:val="000000" w:themeColor="text1"/>
          </w:rPr>
          <w:t xml:space="preserve"> (</w:t>
        </w:r>
        <w:r w:rsidR="007B1D59" w:rsidRPr="007B1D59">
          <w:rPr>
            <w:color w:val="000000" w:themeColor="text1"/>
            <w:highlight w:val="yellow"/>
            <w:rPrChange w:id="224" w:author="Admin" w:date="2013-07-01T08:30:00Z">
              <w:rPr>
                <w:color w:val="000000" w:themeColor="text1"/>
              </w:rPr>
            </w:rPrChange>
          </w:rPr>
          <w:t>arquivo do perfil de cores</w:t>
        </w:r>
        <w:r w:rsidR="007B1D59">
          <w:rPr>
            <w:color w:val="000000" w:themeColor="text1"/>
          </w:rPr>
          <w:t>)</w:t>
        </w:r>
      </w:ins>
      <w:ins w:id="225" w:author="Wolfgang J. Toechterle" w:date="2013-06-22T10:42:00Z">
        <w:r w:rsidR="00263883" w:rsidRPr="00263883">
          <w:rPr>
            <w:color w:val="000000" w:themeColor="text1"/>
            <w:rPrChange w:id="226" w:author="Wolfgang J. Toechterle" w:date="2013-06-22T10:43:00Z">
              <w:rPr>
                <w:color w:val="008000"/>
              </w:rPr>
            </w:rPrChange>
          </w:rPr>
          <w:t>:</w:t>
        </w:r>
        <w:r w:rsidR="00263883">
          <w:rPr>
            <w:color w:val="008000"/>
          </w:rPr>
          <w:t xml:space="preserve"> </w:t>
        </w:r>
      </w:ins>
      <w:ins w:id="227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Heading1"/>
      </w:pPr>
    </w:p>
    <w:p w14:paraId="4FDF6628" w14:textId="6E404332" w:rsidR="00CE6B36" w:rsidRPr="00EA5133" w:rsidRDefault="00CE6B36" w:rsidP="003F24C3">
      <w:pPr>
        <w:pStyle w:val="Heading1"/>
      </w:pPr>
      <w:r w:rsidRPr="00EA5133">
        <w:t>Introduction</w:t>
      </w:r>
      <w:ins w:id="228" w:author="Admin" w:date="2013-07-01T08:30:00Z">
        <w:r w:rsidR="007B1D59">
          <w:t xml:space="preserve"> (</w:t>
        </w:r>
        <w:r w:rsidR="007B1D59" w:rsidRPr="007B1D59">
          <w:rPr>
            <w:highlight w:val="yellow"/>
            <w:rPrChange w:id="229" w:author="Admin" w:date="2013-07-01T08:30:00Z">
              <w:rPr/>
            </w:rPrChange>
          </w:rPr>
          <w:t>Introducao</w:t>
        </w:r>
        <w:r w:rsidR="007B1D59">
          <w:t>)</w:t>
        </w:r>
      </w:ins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230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231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Default="00306215" w:rsidP="00306215">
      <w:pPr>
        <w:rPr>
          <w:ins w:id="232" w:author="Admin" w:date="2013-06-30T22:49:00Z"/>
          <w:b/>
          <w:sz w:val="24"/>
          <w:szCs w:val="24"/>
        </w:rPr>
      </w:pPr>
      <w:r w:rsidRPr="00EA5133">
        <w:rPr>
          <w:b/>
          <w:sz w:val="24"/>
          <w:szCs w:val="24"/>
          <w:rPrChange w:id="23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234" w:author="Kinder" w:date="2013-06-30T08:15:00Z">
        <w:r w:rsidRPr="00EA5133" w:rsidDel="006402F1">
          <w:rPr>
            <w:b/>
            <w:sz w:val="24"/>
            <w:szCs w:val="24"/>
            <w:rPrChange w:id="235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3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37" w:author="Kinder" w:date="2013-06-30T08:15:00Z">
        <w:r w:rsidRPr="00EA5133" w:rsidDel="006402F1">
          <w:rPr>
            <w:b/>
            <w:sz w:val="24"/>
            <w:szCs w:val="24"/>
            <w:rPrChange w:id="238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39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40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17D1762" w14:textId="2A16843F" w:rsidR="007922F0" w:rsidRPr="007922F0" w:rsidRDefault="007922F0" w:rsidP="00306215">
      <w:pPr>
        <w:rPr>
          <w:ins w:id="241" w:author="Admin" w:date="2013-06-30T22:49:00Z"/>
          <w:b/>
          <w:sz w:val="24"/>
          <w:szCs w:val="24"/>
          <w:highlight w:val="yellow"/>
          <w:rPrChange w:id="242" w:author="Admin" w:date="2013-06-30T22:51:00Z">
            <w:rPr>
              <w:ins w:id="243" w:author="Admin" w:date="2013-06-30T22:49:00Z"/>
              <w:b/>
              <w:sz w:val="24"/>
              <w:szCs w:val="24"/>
            </w:rPr>
          </w:rPrChange>
        </w:rPr>
      </w:pPr>
      <w:ins w:id="244" w:author="Admin" w:date="2013-06-30T22:49:00Z">
        <w:r w:rsidRPr="007922F0">
          <w:rPr>
            <w:b/>
            <w:sz w:val="24"/>
            <w:szCs w:val="24"/>
            <w:highlight w:val="yellow"/>
            <w:rPrChange w:id="245" w:author="Admin" w:date="2013-06-30T22:51:00Z">
              <w:rPr>
                <w:b/>
                <w:sz w:val="24"/>
                <w:szCs w:val="24"/>
              </w:rPr>
            </w:rPrChange>
          </w:rPr>
          <w:t>Da tipografia ao Mac</w:t>
        </w:r>
      </w:ins>
    </w:p>
    <w:p w14:paraId="66F6EE08" w14:textId="511AFFFD" w:rsidR="007922F0" w:rsidRPr="00EA5133" w:rsidRDefault="007922F0" w:rsidP="00306215">
      <w:pPr>
        <w:rPr>
          <w:b/>
          <w:sz w:val="24"/>
          <w:szCs w:val="24"/>
          <w:rPrChange w:id="24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ins w:id="247" w:author="Admin" w:date="2013-06-30T22:50:00Z">
        <w:r w:rsidRPr="007922F0">
          <w:rPr>
            <w:b/>
            <w:sz w:val="24"/>
            <w:szCs w:val="24"/>
            <w:highlight w:val="yellow"/>
            <w:rPrChange w:id="248" w:author="Admin" w:date="2013-06-30T22:51:00Z">
              <w:rPr>
                <w:b/>
                <w:sz w:val="24"/>
                <w:szCs w:val="24"/>
              </w:rPr>
            </w:rPrChange>
          </w:rPr>
          <w:t>550 anos da historia do Museum of Printing Arts Leipzig</w:t>
        </w:r>
      </w:ins>
    </w:p>
    <w:p w14:paraId="7A45CCDD" w14:textId="77777777" w:rsidR="00D03DE3" w:rsidRPr="00EA5133" w:rsidRDefault="00D03DE3" w:rsidP="00306215">
      <w:pPr>
        <w:rPr>
          <w:rPrChange w:id="249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Default="00D03DE3" w:rsidP="00D03DE3">
      <w:pPr>
        <w:rPr>
          <w:ins w:id="250" w:author="Admin" w:date="2013-06-30T22:51:00Z"/>
        </w:rPr>
      </w:pPr>
      <w:r w:rsidRPr="00EA5133">
        <w:rPr>
          <w:b/>
          <w:rPrChange w:id="251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52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breathtaking scale. And yet it always remains a story about people. At the Leipzig Museum of</w:t>
      </w:r>
      <w:del w:id="253" w:author="Kinder" w:date="2013-06-30T08:16:00Z">
        <w:r w:rsidRPr="00EA5133" w:rsidDel="006402F1">
          <w:rPr>
            <w:rPrChange w:id="254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55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13DB5A8A" w14:textId="107703AA" w:rsidR="007922F0" w:rsidRPr="007922F0" w:rsidDel="007922F0" w:rsidRDefault="007922F0" w:rsidP="00D03DE3">
      <w:pPr>
        <w:rPr>
          <w:del w:id="256" w:author="Admin" w:date="2013-06-30T22:52:00Z"/>
          <w:highlight w:val="yellow"/>
          <w:rPrChange w:id="257" w:author="Admin" w:date="2013-06-30T22:54:00Z">
            <w:rPr>
              <w:del w:id="258" w:author="Admin" w:date="2013-06-30T22:52:00Z"/>
              <w:lang w:val="en-US"/>
            </w:rPr>
          </w:rPrChange>
        </w:rPr>
      </w:pPr>
      <w:ins w:id="259" w:author="Admin" w:date="2013-06-30T22:51:00Z">
        <w:r w:rsidRPr="007922F0">
          <w:rPr>
            <w:highlight w:val="yellow"/>
            <w:rPrChange w:id="260" w:author="Admin" w:date="2013-06-30T22:54:00Z">
              <w:rPr/>
            </w:rPrChange>
          </w:rPr>
          <w:t xml:space="preserve">A Historia da arte negra e uma das brilhantes invencoes, inivacoes rejeitadas ou desolvolvidas e ue tiveram uma mudanca radical </w:t>
        </w:r>
        <w:proofErr w:type="gramStart"/>
        <w:r w:rsidRPr="007922F0">
          <w:rPr>
            <w:highlight w:val="yellow"/>
            <w:rPrChange w:id="261" w:author="Admin" w:date="2013-06-30T22:54:00Z">
              <w:rPr/>
            </w:rPrChange>
          </w:rPr>
          <w:t>na</w:t>
        </w:r>
        <w:proofErr w:type="gramEnd"/>
        <w:r w:rsidRPr="007922F0">
          <w:rPr>
            <w:highlight w:val="yellow"/>
            <w:rPrChange w:id="262" w:author="Admin" w:date="2013-06-30T22:54:00Z">
              <w:rPr/>
            </w:rPrChange>
          </w:rPr>
          <w:t xml:space="preserve"> escala de uma respeiracao. </w:t>
        </w:r>
      </w:ins>
      <w:proofErr w:type="gramStart"/>
      <w:ins w:id="263" w:author="Admin" w:date="2013-06-30T22:52:00Z">
        <w:r w:rsidRPr="007922F0">
          <w:rPr>
            <w:highlight w:val="yellow"/>
            <w:rPrChange w:id="264" w:author="Admin" w:date="2013-06-30T22:54:00Z">
              <w:rPr/>
            </w:rPrChange>
          </w:rPr>
          <w:t>E ainda remetem a historia sobre as pessoas.</w:t>
        </w:r>
        <w:proofErr w:type="gramEnd"/>
        <w:r w:rsidRPr="007922F0">
          <w:rPr>
            <w:highlight w:val="yellow"/>
            <w:rPrChange w:id="265" w:author="Admin" w:date="2013-06-30T22:54:00Z">
              <w:rPr/>
            </w:rPrChange>
          </w:rPr>
          <w:t xml:space="preserve"> No </w:t>
        </w:r>
      </w:ins>
    </w:p>
    <w:p w14:paraId="0EDA894D" w14:textId="5112671F" w:rsidR="00D03DE3" w:rsidRDefault="007922F0" w:rsidP="00D03DE3">
      <w:pPr>
        <w:rPr>
          <w:ins w:id="266" w:author="Admin" w:date="2013-06-30T22:52:00Z"/>
        </w:rPr>
      </w:pPr>
      <w:ins w:id="267" w:author="Admin" w:date="2013-06-30T22:52:00Z">
        <w:r w:rsidRPr="007922F0">
          <w:rPr>
            <w:highlight w:val="yellow"/>
            <w:rPrChange w:id="268" w:author="Admin" w:date="2013-06-30T22:54:00Z">
              <w:rPr/>
            </w:rPrChange>
          </w:rPr>
          <w:t xml:space="preserve">Leipzig Museum of Printing Arts o toque humano faz a hisotira da impressao continuar viva maquinas raras e historiacas e prensas de imrpessao sao paresentadas em ancao, permitindo aos visitantes </w:t>
        </w:r>
        <w:proofErr w:type="gramStart"/>
        <w:r w:rsidRPr="007922F0">
          <w:rPr>
            <w:highlight w:val="yellow"/>
            <w:rPrChange w:id="269" w:author="Admin" w:date="2013-06-30T22:54:00Z">
              <w:rPr/>
            </w:rPrChange>
          </w:rPr>
          <w:t>a</w:t>
        </w:r>
        <w:proofErr w:type="gramEnd"/>
        <w:r w:rsidRPr="007922F0">
          <w:rPr>
            <w:highlight w:val="yellow"/>
            <w:rPrChange w:id="270" w:author="Admin" w:date="2013-06-30T22:54:00Z">
              <w:rPr/>
            </w:rPrChange>
          </w:rPr>
          <w:t xml:space="preserve"> experiencia da impressao em todos os sentidos.</w:t>
        </w:r>
      </w:ins>
    </w:p>
    <w:p w14:paraId="365AB65A" w14:textId="77777777" w:rsidR="007922F0" w:rsidRPr="007922F0" w:rsidRDefault="007922F0" w:rsidP="00D03DE3">
      <w:pPr>
        <w:rPr>
          <w:sz w:val="22"/>
          <w:rPrChange w:id="271" w:author="Admin" w:date="2013-06-30T22:53:00Z">
            <w:rPr>
              <w:lang w:val="en-US"/>
            </w:rPr>
          </w:rPrChange>
        </w:rPr>
      </w:pPr>
    </w:p>
    <w:p w14:paraId="70D214A7" w14:textId="450E74AE" w:rsidR="00CE6B36" w:rsidRDefault="006A59B7" w:rsidP="006A59B7">
      <w:pPr>
        <w:rPr>
          <w:ins w:id="272" w:author="Admin" w:date="2013-06-30T22:54:00Z"/>
        </w:rPr>
      </w:pPr>
      <w:r w:rsidRPr="00EA5133">
        <w:rPr>
          <w:b/>
          <w:rPrChange w:id="273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274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75" w:author="Kinder" w:date="2013-06-29T10:51:00Z">
        <w:r w:rsidRPr="00EA5133" w:rsidDel="00597D72">
          <w:rPr>
            <w:rPrChange w:id="276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277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278" w:author="Kinder" w:date="2013-06-30T08:17:00Z">
        <w:r w:rsidRPr="00EA5133" w:rsidDel="006402F1">
          <w:rPr>
            <w:rPrChange w:id="279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280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281" w:author="Kinder" w:date="2013-06-30T08:27:00Z">
        <w:r w:rsidRPr="00EA5133" w:rsidDel="00123A66">
          <w:rPr>
            <w:rPrChange w:id="282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283" w:author="Kinder" w:date="2013-06-30T08:17:00Z">
        <w:r w:rsidRPr="00EA5133" w:rsidDel="006402F1">
          <w:rPr>
            <w:rPrChange w:id="284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285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286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87" w:author="Wolfgang J. Toechterle" w:date="2013-06-22T10:32:00Z">
            <w:rPr>
              <w:lang w:val="en-US"/>
            </w:rPr>
          </w:rPrChange>
        </w:rPr>
        <w:t xml:space="preserve">The Museum of </w:t>
      </w:r>
      <w:del w:id="288" w:author="Kinder" w:date="2013-06-30T08:26:00Z">
        <w:r w:rsidRPr="00EA5133" w:rsidDel="00123A66">
          <w:rPr>
            <w:rPrChange w:id="289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290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291" w:author="Kinder" w:date="2013-06-29T10:52:00Z">
        <w:r w:rsidR="00597D72">
          <w:t xml:space="preserve"> </w:t>
        </w:r>
      </w:ins>
      <w:r w:rsidRPr="00EA5133">
        <w:rPr>
          <w:rPrChange w:id="292" w:author="Wolfgang J. Toechterle" w:date="2013-06-22T10:32:00Z">
            <w:rPr>
              <w:lang w:val="en-US"/>
            </w:rPr>
          </w:rPrChange>
        </w:rPr>
        <w:t>bindery, a workshop of a wood engrav</w:t>
      </w:r>
      <w:ins w:id="293" w:author="Kinder" w:date="2013-06-30T08:26:00Z">
        <w:r w:rsidR="00123A66">
          <w:t>ing</w:t>
        </w:r>
      </w:ins>
      <w:del w:id="294" w:author="Kinder" w:date="2013-06-30T08:26:00Z">
        <w:r w:rsidRPr="00EA5133" w:rsidDel="00123A66">
          <w:rPr>
            <w:rPrChange w:id="295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296" w:author="Wolfgang J. Toechterle" w:date="2013-06-22T10:32:00Z">
            <w:rPr>
              <w:lang w:val="en-US"/>
            </w:rPr>
          </w:rPrChange>
        </w:rPr>
        <w:t xml:space="preserve"> and a</w:t>
      </w:r>
      <w:del w:id="297" w:author="Kinder" w:date="2013-06-30T08:26:00Z">
        <w:r w:rsidRPr="00EA5133" w:rsidDel="00123A66">
          <w:rPr>
            <w:rPrChange w:id="298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299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300" w:author="Kinder" w:date="2013-06-30T08:26:00Z">
        <w:r w:rsidRPr="00EA5133" w:rsidDel="00123A66">
          <w:rPr>
            <w:rPrChange w:id="301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302" w:author="Wolfgang J. Toechterle" w:date="2013-06-22T10:32:00Z">
            <w:rPr>
              <w:lang w:val="en-US"/>
            </w:rPr>
          </w:rPrChange>
        </w:rPr>
        <w:t xml:space="preserve"> Printing Arts is based in the former industrial quarter Plagwitz in a listed industrial building that has been in continuous use as a printing house si</w:t>
      </w:r>
      <w:r w:rsidR="007B47BC" w:rsidRPr="00EA5133">
        <w:rPr>
          <w:rPrChange w:id="303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304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A0AF497" w14:textId="77777777" w:rsidR="007922F0" w:rsidRDefault="007922F0" w:rsidP="006A59B7">
      <w:pPr>
        <w:rPr>
          <w:ins w:id="305" w:author="Admin" w:date="2013-06-30T22:54:00Z"/>
        </w:rPr>
      </w:pPr>
    </w:p>
    <w:p w14:paraId="21562704" w14:textId="6E04F994" w:rsidR="007922F0" w:rsidRPr="00EA5133" w:rsidRDefault="007922F0" w:rsidP="006A59B7">
      <w:pPr>
        <w:rPr>
          <w:rPrChange w:id="306" w:author="Wolfgang J. Toechterle" w:date="2013-06-22T10:32:00Z">
            <w:rPr>
              <w:lang w:val="en-US"/>
            </w:rPr>
          </w:rPrChange>
        </w:rPr>
      </w:pPr>
      <w:ins w:id="307" w:author="Admin" w:date="2013-06-30T22:54:00Z">
        <w:r w:rsidRPr="005069C9">
          <w:rPr>
            <w:highlight w:val="yellow"/>
            <w:rPrChange w:id="308" w:author="Admin" w:date="2013-07-01T00:14:00Z">
              <w:rPr/>
            </w:rPrChange>
          </w:rPr>
          <w:lastRenderedPageBreak/>
          <w:t>A colecao do museu</w:t>
        </w:r>
      </w:ins>
      <w:ins w:id="309" w:author="Admin" w:date="2013-06-30T22:58:00Z">
        <w:r w:rsidRPr="005069C9">
          <w:rPr>
            <w:highlight w:val="yellow"/>
            <w:rPrChange w:id="310" w:author="Admin" w:date="2013-07-01T00:14:00Z">
              <w:rPr/>
            </w:rPrChange>
          </w:rPr>
          <w:t xml:space="preserve"> possui</w:t>
        </w:r>
      </w:ins>
      <w:ins w:id="311" w:author="Admin" w:date="2013-06-30T22:54:00Z">
        <w:r w:rsidRPr="005069C9">
          <w:rPr>
            <w:highlight w:val="yellow"/>
            <w:rPrChange w:id="312" w:author="Admin" w:date="2013-07-01T00:14:00Z">
              <w:rPr/>
            </w:rPrChange>
          </w:rPr>
          <w:t xml:space="preserve"> mais ou menos 100 maquinas</w:t>
        </w:r>
      </w:ins>
      <w:ins w:id="313" w:author="Admin" w:date="2013-06-30T22:55:00Z">
        <w:r w:rsidRPr="005069C9">
          <w:rPr>
            <w:highlight w:val="yellow"/>
            <w:rPrChange w:id="314" w:author="Admin" w:date="2013-07-01T00:14:00Z">
              <w:rPr/>
            </w:rPrChange>
          </w:rPr>
          <w:t xml:space="preserve"> </w:t>
        </w:r>
      </w:ins>
      <w:ins w:id="315" w:author="Admin" w:date="2013-06-30T22:56:00Z">
        <w:r w:rsidRPr="005069C9">
          <w:rPr>
            <w:highlight w:val="yellow"/>
            <w:rPrChange w:id="316" w:author="Admin" w:date="2013-07-01T00:14:00Z">
              <w:rPr/>
            </w:rPrChange>
          </w:rPr>
          <w:t>em plena funcao e prensas para lingotamento, composicao e tecnicas de impressao</w:t>
        </w:r>
      </w:ins>
      <w:ins w:id="317" w:author="Admin" w:date="2013-06-30T22:58:00Z">
        <w:r w:rsidRPr="005069C9">
          <w:rPr>
            <w:highlight w:val="yellow"/>
            <w:rPrChange w:id="318" w:author="Admin" w:date="2013-07-01T00:14:00Z">
              <w:rPr/>
            </w:rPrChange>
          </w:rPr>
          <w:t xml:space="preserve"> e faz renascer a historia da impressao, combin</w:t>
        </w:r>
      </w:ins>
      <w:ins w:id="319" w:author="Admin" w:date="2013-06-30T23:04:00Z">
        <w:r w:rsidR="00CA04D5" w:rsidRPr="005069C9">
          <w:rPr>
            <w:highlight w:val="yellow"/>
            <w:rPrChange w:id="320" w:author="Admin" w:date="2013-07-01T00:14:00Z">
              <w:rPr/>
            </w:rPrChange>
          </w:rPr>
          <w:t>a</w:t>
        </w:r>
      </w:ins>
      <w:ins w:id="321" w:author="Admin" w:date="2013-06-30T22:58:00Z">
        <w:r w:rsidRPr="005069C9">
          <w:rPr>
            <w:highlight w:val="yellow"/>
            <w:rPrChange w:id="322" w:author="Admin" w:date="2013-07-01T00:14:00Z">
              <w:rPr/>
            </w:rPrChange>
          </w:rPr>
          <w:t>ndo o museu e a</w:t>
        </w:r>
      </w:ins>
      <w:ins w:id="323" w:author="Admin" w:date="2013-06-30T22:59:00Z">
        <w:r w:rsidR="00824319" w:rsidRPr="005069C9">
          <w:rPr>
            <w:highlight w:val="yellow"/>
            <w:rPrChange w:id="324" w:author="Admin" w:date="2013-07-01T00:14:00Z">
              <w:rPr/>
            </w:rPrChange>
          </w:rPr>
          <w:t xml:space="preserve"> oficina ativa, os </w:t>
        </w:r>
      </w:ins>
      <w:ins w:id="325" w:author="Admin" w:date="2013-06-30T23:00:00Z">
        <w:r w:rsidR="00824319" w:rsidRPr="005069C9">
          <w:rPr>
            <w:highlight w:val="yellow"/>
            <w:rPrChange w:id="326" w:author="Admin" w:date="2013-07-01T00:14:00Z">
              <w:rPr/>
            </w:rPrChange>
          </w:rPr>
          <w:t>visitant</w:t>
        </w:r>
      </w:ins>
      <w:ins w:id="327" w:author="Admin" w:date="2013-06-30T23:05:00Z">
        <w:r w:rsidR="00CA04D5" w:rsidRPr="005069C9">
          <w:rPr>
            <w:highlight w:val="yellow"/>
            <w:rPrChange w:id="328" w:author="Admin" w:date="2013-07-01T00:14:00Z">
              <w:rPr/>
            </w:rPrChange>
          </w:rPr>
          <w:t>e</w:t>
        </w:r>
      </w:ins>
      <w:ins w:id="329" w:author="Admin" w:date="2013-06-30T23:00:00Z">
        <w:r w:rsidR="00824319" w:rsidRPr="005069C9">
          <w:rPr>
            <w:highlight w:val="yellow"/>
            <w:rPrChange w:id="330" w:author="Admin" w:date="2013-07-01T00:14:00Z">
              <w:rPr/>
            </w:rPrChange>
          </w:rPr>
          <w:t>s</w:t>
        </w:r>
      </w:ins>
      <w:ins w:id="331" w:author="Admin" w:date="2013-06-30T22:59:00Z">
        <w:r w:rsidR="00824319" w:rsidRPr="005069C9">
          <w:rPr>
            <w:highlight w:val="yellow"/>
            <w:rPrChange w:id="332" w:author="Admin" w:date="2013-07-01T00:14:00Z">
              <w:rPr/>
            </w:rPrChange>
          </w:rPr>
          <w:t xml:space="preserve"> </w:t>
        </w:r>
      </w:ins>
      <w:ins w:id="333" w:author="Admin" w:date="2013-06-30T23:00:00Z">
        <w:r w:rsidR="00824319" w:rsidRPr="005069C9">
          <w:rPr>
            <w:highlight w:val="yellow"/>
            <w:rPrChange w:id="334" w:author="Admin" w:date="2013-07-01T00:14:00Z">
              <w:rPr/>
            </w:rPrChange>
          </w:rPr>
          <w:t>podem experimentar em primeira mao um processo de impressao. O Museum of Printing Arts</w:t>
        </w:r>
      </w:ins>
      <w:ins w:id="335" w:author="Admin" w:date="2013-06-30T23:05:00Z">
        <w:r w:rsidR="00CA04D5" w:rsidRPr="005069C9">
          <w:rPr>
            <w:highlight w:val="yellow"/>
            <w:rPrChange w:id="336" w:author="Admin" w:date="2013-07-01T00:14:00Z">
              <w:rPr/>
            </w:rPrChange>
          </w:rPr>
          <w:t xml:space="preserve"> tambem conta com uma encadernadora official, uma oficina de gravura em madeira e uma colecao unica de mais de 4000 tipografias de origem europeia e oriental. </w:t>
        </w:r>
      </w:ins>
      <w:ins w:id="337" w:author="Admin" w:date="2013-06-30T23:06:00Z">
        <w:r w:rsidR="00CA04D5" w:rsidRPr="005069C9">
          <w:rPr>
            <w:highlight w:val="yellow"/>
            <w:rPrChange w:id="338" w:author="Admin" w:date="2013-07-01T00:14:00Z">
              <w:rPr/>
            </w:rPrChange>
          </w:rPr>
          <w:t xml:space="preserve">O Museum of Printing Arts esta localizado no antigo bairro industrial Plagwitz, num edificio industrial protegido que foi utilizado </w:t>
        </w:r>
        <w:proofErr w:type="gramStart"/>
        <w:r w:rsidR="00CA04D5" w:rsidRPr="005069C9">
          <w:rPr>
            <w:highlight w:val="yellow"/>
            <w:rPrChange w:id="339" w:author="Admin" w:date="2013-07-01T00:14:00Z">
              <w:rPr/>
            </w:rPrChange>
          </w:rPr>
          <w:t>como</w:t>
        </w:r>
        <w:proofErr w:type="gramEnd"/>
        <w:r w:rsidR="00CA04D5" w:rsidRPr="005069C9">
          <w:rPr>
            <w:highlight w:val="yellow"/>
            <w:rPrChange w:id="340" w:author="Admin" w:date="2013-07-01T00:14:00Z">
              <w:rPr/>
            </w:rPrChange>
          </w:rPr>
          <w:t xml:space="preserve"> grafica desde o incio do seculo 20.</w:t>
        </w:r>
      </w:ins>
    </w:p>
    <w:p w14:paraId="466F4806" w14:textId="77777777" w:rsidR="00D03DE3" w:rsidRPr="00EA5133" w:rsidRDefault="00D03DE3" w:rsidP="006A59B7">
      <w:pPr>
        <w:rPr>
          <w:rPrChange w:id="341" w:author="Wolfgang J. Toechterle" w:date="2013-06-22T10:32:00Z">
            <w:rPr>
              <w:lang w:val="en-US"/>
            </w:rPr>
          </w:rPrChange>
        </w:rPr>
      </w:pPr>
    </w:p>
    <w:p w14:paraId="362AE3AC" w14:textId="445650AD" w:rsidR="00D03DE3" w:rsidRDefault="00D03DE3" w:rsidP="00D03DE3">
      <w:pPr>
        <w:rPr>
          <w:ins w:id="342" w:author="Admin" w:date="2013-06-30T23:09:00Z"/>
        </w:rPr>
      </w:pPr>
      <w:del w:id="343" w:author="Kinder" w:date="2013-06-29T10:53:00Z">
        <w:r w:rsidRPr="00EA5133" w:rsidDel="00597D72">
          <w:rPr>
            <w:rPrChange w:id="344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345" w:author="Kinder" w:date="2013-06-29T10:53:00Z">
        <w:r w:rsidR="00597D72">
          <w:t>T</w:t>
        </w:r>
      </w:ins>
      <w:del w:id="346" w:author="Kinder" w:date="2013-06-29T10:53:00Z">
        <w:r w:rsidRPr="00EA5133" w:rsidDel="00597D72">
          <w:rPr>
            <w:rPrChange w:id="347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348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349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350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351" w:author="Kinder" w:date="2013-06-29T10:53:00Z">
        <w:r w:rsidRPr="00EA5133" w:rsidDel="00597D72">
          <w:rPr>
            <w:rPrChange w:id="352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353" w:author="Wolfgang J. Toechterle" w:date="2013-06-22T10:32:00Z">
            <w:rPr>
              <w:lang w:val="en-US"/>
            </w:rPr>
          </w:rPrChange>
        </w:rPr>
        <w:t xml:space="preserve"> related to printing and all its various facets. The current exhibition, which runs until mid-May 2012 is entitled “From lithography to offset printing</w:t>
      </w:r>
      <w:ins w:id="354" w:author="Kinder" w:date="2013-06-29T10:53:00Z">
        <w:r w:rsidR="00597D72">
          <w:t>,</w:t>
        </w:r>
      </w:ins>
      <w:del w:id="355" w:author="Kinder" w:date="2013-06-29T10:53:00Z">
        <w:r w:rsidRPr="00EA5133" w:rsidDel="00597D72">
          <w:rPr>
            <w:rPrChange w:id="356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357" w:author="Wolfgang J. Toechterle" w:date="2013-06-22T10:32:00Z">
            <w:rPr>
              <w:lang w:val="en-US"/>
            </w:rPr>
          </w:rPrChange>
        </w:rPr>
        <w:t xml:space="preserve"> </w:t>
      </w:r>
      <w:ins w:id="358" w:author="Kinder" w:date="2013-06-29T10:53:00Z">
        <w:r w:rsidR="00597D72">
          <w:t>t</w:t>
        </w:r>
      </w:ins>
      <w:del w:id="359" w:author="Kinder" w:date="2013-06-29T10:53:00Z">
        <w:r w:rsidRPr="00EA5133" w:rsidDel="00597D72">
          <w:rPr>
            <w:rPrChange w:id="360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361" w:author="Wolfgang J. Toechterle" w:date="2013-06-22T10:32:00Z">
            <w:rPr>
              <w:lang w:val="en-US"/>
            </w:rPr>
          </w:rPrChange>
        </w:rPr>
        <w:t xml:space="preserve">he Kunstanstalt Carl Garte Leipzig and the collection of Hans Garte”. It shows extraordinary examples </w:t>
      </w:r>
      <w:r w:rsidR="007B47BC" w:rsidRPr="00EA5133">
        <w:rPr>
          <w:rPrChange w:id="362" w:author="Wolfgang J. Toechterle" w:date="2013-06-22T10:32:00Z">
            <w:rPr>
              <w:lang w:val="en-US"/>
            </w:rPr>
          </w:rPrChange>
        </w:rPr>
        <w:t>of multi-</w:t>
      </w:r>
      <w:del w:id="363" w:author="Wolfgang J. Toechterle" w:date="2013-06-22T11:52:00Z">
        <w:r w:rsidR="007B47BC" w:rsidRPr="00EA5133" w:rsidDel="00510F1B">
          <w:rPr>
            <w:rPrChange w:id="364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365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366" w:author="Wolfgang J. Toechterle" w:date="2013-06-22T11:52:00Z">
        <w:r w:rsidR="00510F1B">
          <w:t>colour</w:t>
        </w:r>
      </w:ins>
      <w:r w:rsidRPr="00EA5133">
        <w:rPr>
          <w:rPrChange w:id="367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4FE79D93" w14:textId="77777777" w:rsidR="00CA04D5" w:rsidRDefault="00CA04D5" w:rsidP="00D03DE3">
      <w:pPr>
        <w:rPr>
          <w:ins w:id="368" w:author="Admin" w:date="2013-06-30T23:09:00Z"/>
        </w:rPr>
      </w:pPr>
    </w:p>
    <w:p w14:paraId="0394DF28" w14:textId="74206282" w:rsidR="00CA04D5" w:rsidRPr="00ED67B4" w:rsidRDefault="00CA04D5" w:rsidP="00D03DE3">
      <w:pPr>
        <w:rPr>
          <w:rPrChange w:id="369" w:author="Admin" w:date="2013-06-30T23:15:00Z">
            <w:rPr>
              <w:lang w:val="en-US"/>
            </w:rPr>
          </w:rPrChange>
        </w:rPr>
      </w:pPr>
      <w:ins w:id="370" w:author="Admin" w:date="2013-06-30T23:09:00Z">
        <w:r w:rsidRPr="00ED67B4">
          <w:rPr>
            <w:highlight w:val="yellow"/>
            <w:rPrChange w:id="371" w:author="Admin" w:date="2013-06-30T23:17:00Z">
              <w:rPr/>
            </w:rPrChange>
          </w:rPr>
          <w:t xml:space="preserve">Tres </w:t>
        </w:r>
        <w:r w:rsidRPr="00ED67B4">
          <w:rPr>
            <w:b/>
            <w:highlight w:val="yellow"/>
            <w:rPrChange w:id="372" w:author="Admin" w:date="2013-06-30T23:18:00Z">
              <w:rPr/>
            </w:rPrChange>
          </w:rPr>
          <w:t>exibicoes especais por ano</w:t>
        </w:r>
        <w:r w:rsidRPr="00ED67B4">
          <w:rPr>
            <w:highlight w:val="yellow"/>
            <w:rPrChange w:id="373" w:author="Admin" w:date="2013-06-30T23:17:00Z">
              <w:rPr/>
            </w:rPrChange>
          </w:rPr>
          <w:t xml:space="preserve"> enfocam </w:t>
        </w:r>
        <w:r w:rsidR="00ED67B4" w:rsidRPr="00ED67B4">
          <w:rPr>
            <w:highlight w:val="yellow"/>
            <w:rPrChange w:id="374" w:author="Admin" w:date="2013-06-30T23:17:00Z">
              <w:rPr/>
            </w:rPrChange>
          </w:rPr>
          <w:t xml:space="preserve">em temas especificos relativos </w:t>
        </w:r>
        <w:proofErr w:type="gramStart"/>
        <w:r w:rsidR="00ED67B4" w:rsidRPr="00ED67B4">
          <w:rPr>
            <w:highlight w:val="yellow"/>
            <w:rPrChange w:id="375" w:author="Admin" w:date="2013-06-30T23:17:00Z">
              <w:rPr/>
            </w:rPrChange>
          </w:rPr>
          <w:t>a</w:t>
        </w:r>
        <w:proofErr w:type="gramEnd"/>
        <w:r w:rsidR="00ED67B4" w:rsidRPr="00ED67B4">
          <w:rPr>
            <w:highlight w:val="yellow"/>
            <w:rPrChange w:id="376" w:author="Admin" w:date="2013-06-30T23:17:00Z">
              <w:rPr/>
            </w:rPrChange>
          </w:rPr>
          <w:t xml:space="preserve"> impressao e todos os seus variados aspectos. </w:t>
        </w:r>
      </w:ins>
      <w:ins w:id="377" w:author="Admin" w:date="2013-06-30T23:10:00Z">
        <w:r w:rsidR="00ED67B4" w:rsidRPr="00ED67B4">
          <w:rPr>
            <w:highlight w:val="yellow"/>
            <w:rPrChange w:id="378" w:author="Admin" w:date="2013-06-30T23:17:00Z">
              <w:rPr/>
            </w:rPrChange>
          </w:rPr>
          <w:t xml:space="preserve">A exposicao atual, que ficara aberta ate meados de maio de 2012, leva o titulo </w:t>
        </w:r>
        <w:r w:rsidR="00ED67B4" w:rsidRPr="00ED67B4">
          <w:rPr>
            <w:i/>
            <w:highlight w:val="yellow"/>
            <w:rPrChange w:id="379" w:author="Admin" w:date="2013-06-30T23:17:00Z">
              <w:rPr/>
            </w:rPrChange>
          </w:rPr>
          <w:t>Da Litografia a impressao offset</w:t>
        </w:r>
      </w:ins>
      <w:ins w:id="380" w:author="Admin" w:date="2013-06-30T23:13:00Z">
        <w:r w:rsidR="00ED67B4" w:rsidRPr="00ED67B4">
          <w:rPr>
            <w:i/>
            <w:highlight w:val="yellow"/>
            <w:rPrChange w:id="381" w:author="Admin" w:date="2013-06-30T23:17:00Z">
              <w:rPr/>
            </w:rPrChange>
          </w:rPr>
          <w:t>, Kunstanstalt Carlo Garte Leipizig e a colecao de Hans Garte.</w:t>
        </w:r>
      </w:ins>
      <w:ins w:id="382" w:author="Admin" w:date="2013-06-30T23:15:00Z">
        <w:r w:rsidR="00ED67B4" w:rsidRPr="00ED67B4">
          <w:rPr>
            <w:highlight w:val="yellow"/>
            <w:rPrChange w:id="383" w:author="Admin" w:date="2013-06-30T23:17:00Z">
              <w:rPr/>
            </w:rPrChange>
          </w:rPr>
          <w:t xml:space="preserve"> Ela leva a public</w:t>
        </w:r>
      </w:ins>
      <w:ins w:id="384" w:author="Admin" w:date="2013-06-30T23:16:00Z">
        <w:r w:rsidR="00ED67B4" w:rsidRPr="00ED67B4">
          <w:rPr>
            <w:highlight w:val="yellow"/>
            <w:rPrChange w:id="385" w:author="Admin" w:date="2013-06-30T23:17:00Z">
              <w:rPr/>
            </w:rPrChange>
          </w:rPr>
          <w:t>o</w:t>
        </w:r>
      </w:ins>
      <w:ins w:id="386" w:author="Admin" w:date="2013-06-30T23:15:00Z">
        <w:r w:rsidR="00ED67B4" w:rsidRPr="00ED67B4">
          <w:rPr>
            <w:highlight w:val="yellow"/>
            <w:rPrChange w:id="387" w:author="Admin" w:date="2013-06-30T23:17:00Z">
              <w:rPr/>
            </w:rPrChange>
          </w:rPr>
          <w:t xml:space="preserve"> extraordinarios exemplos</w:t>
        </w:r>
      </w:ins>
      <w:ins w:id="388" w:author="Admin" w:date="2013-06-30T23:16:00Z">
        <w:r w:rsidR="00ED67B4" w:rsidRPr="00ED67B4">
          <w:rPr>
            <w:highlight w:val="yellow"/>
            <w:rPrChange w:id="389" w:author="Admin" w:date="2013-06-30T23:17:00Z">
              <w:rPr/>
            </w:rPrChange>
          </w:rPr>
          <w:t xml:space="preserve"> da litografia multi cor e de impressao offset do inicio do seculo XX.</w:t>
        </w:r>
      </w:ins>
    </w:p>
    <w:p w14:paraId="5AD12157" w14:textId="77777777" w:rsidR="00F02B17" w:rsidRPr="00EA5133" w:rsidRDefault="00F02B17" w:rsidP="00D03DE3">
      <w:pPr>
        <w:rPr>
          <w:rPrChange w:id="390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EA5133" w:rsidRDefault="00F02B17" w:rsidP="00F02B17">
      <w:pPr>
        <w:rPr>
          <w:rPrChange w:id="391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392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393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394" w:author="Kinder" w:date="2013-06-30T08:27:00Z">
        <w:r w:rsidRPr="00EA5133" w:rsidDel="00123A66">
          <w:rPr>
            <w:rPrChange w:id="395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396" w:author="Wolfgang J. Toechterle" w:date="2013-06-22T10:32:00Z">
            <w:rPr>
              <w:lang w:val="en-US"/>
            </w:rPr>
          </w:rPrChange>
        </w:rPr>
        <w:t xml:space="preserve"> </w:t>
      </w:r>
      <w:ins w:id="397" w:author="Kinder" w:date="2013-06-30T08:27:00Z">
        <w:r w:rsidR="00123A66">
          <w:t xml:space="preserve">the </w:t>
        </w:r>
      </w:ins>
      <w:r w:rsidRPr="00EA5133">
        <w:rPr>
          <w:rPrChange w:id="398" w:author="Wolfgang J. Toechterle" w:date="2013-06-22T10:32:00Z">
            <w:rPr>
              <w:lang w:val="en-US"/>
            </w:rPr>
          </w:rPrChange>
        </w:rPr>
        <w:t xml:space="preserve">Museum. </w:t>
      </w:r>
      <w:del w:id="399" w:author="Kinder" w:date="2013-06-30T08:27:00Z">
        <w:r w:rsidRPr="00EA5133" w:rsidDel="00123A66">
          <w:rPr>
            <w:rPrChange w:id="400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401" w:author="Kinder" w:date="2013-06-30T08:27:00Z">
        <w:r w:rsidR="00123A66">
          <w:t>W</w:t>
        </w:r>
      </w:ins>
      <w:r w:rsidRPr="00EA5133">
        <w:rPr>
          <w:rPrChange w:id="402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3B3955C5" w:rsidR="003F24C3" w:rsidRPr="00EA5133" w:rsidRDefault="00ED67B4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403" w:name="_Toc60882173"/>
      <w:bookmarkStart w:id="404" w:name="_Toc60887859"/>
      <w:ins w:id="405" w:author="Admin" w:date="2013-06-30T23:18:00Z">
        <w:r w:rsidRPr="007B7086">
          <w:rPr>
            <w:highlight w:val="yellow"/>
          </w:rPr>
          <w:t>O museu antecipa</w:t>
        </w:r>
        <w:r w:rsidRPr="007B7086">
          <w:rPr>
            <w:highlight w:val="yellow"/>
            <w:rPrChange w:id="406" w:author="Admin" w:date="2013-06-30T23:23:00Z">
              <w:rPr/>
            </w:rPrChange>
          </w:rPr>
          <w:t xml:space="preserve"> que o futuro se encontra </w:t>
        </w:r>
      </w:ins>
      <w:ins w:id="407" w:author="Admin" w:date="2013-06-30T23:19:00Z">
        <w:r w:rsidRPr="007B7086">
          <w:rPr>
            <w:highlight w:val="yellow"/>
            <w:rPrChange w:id="408" w:author="Admin" w:date="2013-06-30T23:23:00Z">
              <w:rPr/>
            </w:rPrChange>
          </w:rPr>
          <w:t>em</w:t>
        </w:r>
      </w:ins>
      <w:ins w:id="409" w:author="Admin" w:date="2013-07-01T09:33:00Z">
        <w:r w:rsidR="00D5088B">
          <w:rPr>
            <w:highlight w:val="yellow"/>
          </w:rPr>
          <w:t xml:space="preserve"> </w:t>
        </w:r>
      </w:ins>
      <w:ins w:id="410" w:author="Admin" w:date="2013-06-30T23:19:00Z">
        <w:r w:rsidRPr="007B7086">
          <w:rPr>
            <w:highlight w:val="yellow"/>
            <w:rPrChange w:id="411" w:author="Admin" w:date="2013-06-30T23:23:00Z">
              <w:rPr/>
            </w:rPrChange>
          </w:rPr>
          <w:t>uma</w:t>
        </w:r>
      </w:ins>
      <w:ins w:id="412" w:author="Admin" w:date="2013-06-30T23:18:00Z">
        <w:r w:rsidRPr="007B7086">
          <w:rPr>
            <w:highlight w:val="yellow"/>
            <w:rPrChange w:id="413" w:author="Admin" w:date="2013-06-30T23:23:00Z">
              <w:rPr/>
            </w:rPrChange>
          </w:rPr>
          <w:t xml:space="preserve"> </w:t>
        </w:r>
      </w:ins>
      <w:ins w:id="414" w:author="Admin" w:date="2013-06-30T23:19:00Z">
        <w:r w:rsidRPr="007B7086">
          <w:rPr>
            <w:highlight w:val="yellow"/>
            <w:rPrChange w:id="415" w:author="Admin" w:date="2013-06-30T23:23:00Z">
              <w:rPr/>
            </w:rPrChange>
          </w:rPr>
          <w:t>rede inteligente de impressao e internet</w:t>
        </w:r>
        <w:r w:rsidR="007B7086" w:rsidRPr="007B7086">
          <w:rPr>
            <w:highlight w:val="yellow"/>
            <w:rPrChange w:id="416" w:author="Admin" w:date="2013-06-30T23:23:00Z">
              <w:rPr/>
            </w:rPrChange>
          </w:rPr>
          <w:t xml:space="preserve"> a partir da re</w:t>
        </w:r>
      </w:ins>
      <w:ins w:id="417" w:author="Admin" w:date="2013-06-30T23:20:00Z">
        <w:r w:rsidR="007B7086" w:rsidRPr="007B7086">
          <w:rPr>
            <w:highlight w:val="yellow"/>
            <w:rPrChange w:id="418" w:author="Admin" w:date="2013-06-30T23:23:00Z">
              <w:rPr/>
            </w:rPrChange>
          </w:rPr>
          <w:t>alidade aumentada – com um diferencial, todos esses sentidos terao lugar ao mesmo tempo no museu</w:t>
        </w:r>
      </w:ins>
      <w:ins w:id="419" w:author="Admin" w:date="2013-06-30T23:21:00Z">
        <w:r w:rsidR="007B7086" w:rsidRPr="007B7086">
          <w:rPr>
            <w:highlight w:val="yellow"/>
            <w:rPrChange w:id="420" w:author="Admin" w:date="2013-06-30T23:23:00Z">
              <w:rPr/>
            </w:rPrChange>
          </w:rPr>
          <w:t xml:space="preserve">. Quando se </w:t>
        </w:r>
      </w:ins>
      <w:ins w:id="421" w:author="Admin" w:date="2013-06-30T23:22:00Z">
        <w:r w:rsidR="007B7086" w:rsidRPr="007B7086">
          <w:rPr>
            <w:highlight w:val="yellow"/>
            <w:rPrChange w:id="422" w:author="Admin" w:date="2013-06-30T23:23:00Z">
              <w:rPr/>
            </w:rPrChange>
          </w:rPr>
          <w:t>conhece</w:t>
        </w:r>
      </w:ins>
      <w:ins w:id="423" w:author="Admin" w:date="2013-06-30T23:21:00Z">
        <w:r w:rsidR="007B7086" w:rsidRPr="007B7086">
          <w:rPr>
            <w:highlight w:val="yellow"/>
            <w:rPrChange w:id="424" w:author="Admin" w:date="2013-06-30T23:23:00Z">
              <w:rPr/>
            </w:rPrChange>
          </w:rPr>
          <w:t xml:space="preserve"> o mix das midias do </w:t>
        </w:r>
      </w:ins>
      <w:proofErr w:type="gramStart"/>
      <w:ins w:id="425" w:author="Admin" w:date="2013-06-30T23:22:00Z">
        <w:r w:rsidR="007B7086" w:rsidRPr="007B7086">
          <w:rPr>
            <w:highlight w:val="yellow"/>
            <w:rPrChange w:id="426" w:author="Admin" w:date="2013-06-30T23:23:00Z">
              <w:rPr/>
            </w:rPrChange>
          </w:rPr>
          <w:t>future</w:t>
        </w:r>
      </w:ins>
      <w:ins w:id="427" w:author="Admin" w:date="2013-06-30T23:21:00Z">
        <w:r w:rsidR="007B7086" w:rsidRPr="007B7086">
          <w:rPr>
            <w:highlight w:val="yellow"/>
            <w:rPrChange w:id="428" w:author="Admin" w:date="2013-06-30T23:23:00Z">
              <w:rPr/>
            </w:rPrChange>
          </w:rPr>
          <w:t>,</w:t>
        </w:r>
      </w:ins>
      <w:proofErr w:type="gramEnd"/>
      <w:ins w:id="429" w:author="Admin" w:date="2013-06-30T23:22:00Z">
        <w:r w:rsidR="007B7086" w:rsidRPr="007B7086">
          <w:rPr>
            <w:highlight w:val="yellow"/>
            <w:rPrChange w:id="430" w:author="Admin" w:date="2013-06-30T23:23:00Z">
              <w:rPr/>
            </w:rPrChange>
          </w:rPr>
          <w:t xml:space="preserve"> o museu nos remete ao passado da tecnologia de impressao para que se possa melhor entender o aqui e o agora e de maneira ativa </w:t>
        </w:r>
      </w:ins>
      <w:ins w:id="431" w:author="Admin" w:date="2013-06-30T23:23:00Z">
        <w:r w:rsidR="007B7086" w:rsidRPr="007B7086">
          <w:rPr>
            <w:highlight w:val="yellow"/>
            <w:rPrChange w:id="432" w:author="Admin" w:date="2013-06-30T23:23:00Z">
              <w:rPr/>
            </w:rPrChange>
          </w:rPr>
          <w:t>utilizar a experiencia do passado como fonte de inspiracao para o futuro.</w:t>
        </w:r>
      </w:ins>
      <w:ins w:id="433" w:author="Admin" w:date="2013-06-30T23:22:00Z">
        <w:r w:rsidR="007B7086">
          <w:t xml:space="preserve"> </w:t>
        </w:r>
      </w:ins>
      <w:del w:id="434" w:author="Admin" w:date="2013-07-01T08:31:00Z">
        <w:r w:rsidR="003F24C3" w:rsidRPr="00EA5133" w:rsidDel="007B1D59">
          <w:br w:type="page"/>
        </w:r>
      </w:del>
    </w:p>
    <w:p w14:paraId="43976C24" w14:textId="122B24ED" w:rsidR="00CE6B36" w:rsidRDefault="00CE6B36" w:rsidP="00CE6B36">
      <w:pPr>
        <w:pStyle w:val="Heading1"/>
        <w:rPr>
          <w:ins w:id="435" w:author="Admin" w:date="2013-06-30T23:26:00Z"/>
        </w:rPr>
      </w:pPr>
      <w:r w:rsidRPr="00EA5133">
        <w:lastRenderedPageBreak/>
        <w:t>Description of project and tasks</w:t>
      </w:r>
      <w:bookmarkEnd w:id="403"/>
      <w:bookmarkEnd w:id="404"/>
    </w:p>
    <w:p w14:paraId="2BB9B15B" w14:textId="5AEC2E0A" w:rsidR="007B7086" w:rsidRPr="007B1D59" w:rsidRDefault="007B7086">
      <w:pPr>
        <w:rPr>
          <w:ins w:id="436" w:author="Admin" w:date="2013-06-30T23:26:00Z"/>
        </w:rPr>
        <w:pPrChange w:id="437" w:author="Admin" w:date="2013-06-30T23:26:00Z">
          <w:pPr>
            <w:pStyle w:val="Heading1"/>
          </w:pPr>
        </w:pPrChange>
      </w:pPr>
      <w:ins w:id="438" w:author="Admin" w:date="2013-06-30T23:26:00Z">
        <w:r w:rsidRPr="007B7086">
          <w:rPr>
            <w:b/>
            <w:highlight w:val="yellow"/>
            <w:rPrChange w:id="439" w:author="Admin" w:date="2013-06-30T23:26:00Z">
              <w:rPr>
                <w:b w:val="0"/>
                <w:bCs w:val="0"/>
                <w:caps w:val="0"/>
              </w:rPr>
            </w:rPrChange>
          </w:rPr>
          <w:t>Descricao do projeto e das tarefas</w:t>
        </w:r>
      </w:ins>
    </w:p>
    <w:p w14:paraId="0DD5B778" w14:textId="77777777" w:rsidR="007B7086" w:rsidRPr="00D5088B" w:rsidRDefault="007B7086">
      <w:pPr>
        <w:pPrChange w:id="440" w:author="Admin" w:date="2013-06-30T23:26:00Z">
          <w:pPr>
            <w:pStyle w:val="Heading1"/>
          </w:pPr>
        </w:pPrChange>
      </w:pPr>
    </w:p>
    <w:p w14:paraId="1B2474DC" w14:textId="06EA81A5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441" w:author="Admin" w:date="2013-06-30T23:24:00Z"/>
          <w:rFonts w:cs="Arial"/>
          <w:szCs w:val="20"/>
        </w:rPr>
      </w:pPr>
      <w:r w:rsidRPr="00EA5133">
        <w:rPr>
          <w:rFonts w:cs="Arial"/>
          <w:szCs w:val="20"/>
          <w:rPrChange w:id="4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443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444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445" w:author="Kinder" w:date="2013-06-30T08:28:00Z">
        <w:r w:rsidRPr="00EA5133" w:rsidDel="00123A66">
          <w:rPr>
            <w:rFonts w:cs="Arial"/>
            <w:b/>
            <w:szCs w:val="20"/>
            <w:rPrChange w:id="446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447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4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ins w:id="449" w:author="Admin" w:date="2013-06-30T23:24:00Z">
        <w:r w:rsidR="007B7086">
          <w:rPr>
            <w:rFonts w:cs="Arial"/>
            <w:szCs w:val="20"/>
          </w:rPr>
          <w:t>n</w:t>
        </w:r>
      </w:ins>
      <w:del w:id="450" w:author="Admin" w:date="2013-06-30T23:24:00Z">
        <w:r w:rsidRPr="00EA5133" w:rsidDel="007B7086">
          <w:rPr>
            <w:rFonts w:cs="Arial"/>
            <w:szCs w:val="20"/>
            <w:rPrChange w:id="4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n</w:delText>
        </w:r>
      </w:del>
      <w:r w:rsidRPr="00EA5133">
        <w:rPr>
          <w:rFonts w:cs="Arial"/>
          <w:szCs w:val="20"/>
          <w:rPrChange w:id="4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eeds to build an identity that will be used consistently through all its documents. Your job is to create this corporate identity; with </w:t>
      </w:r>
      <w:del w:id="453" w:author="Wolfgang J. Toechterle" w:date="2013-06-22T11:52:00Z">
        <w:r w:rsidRPr="00EA5133" w:rsidDel="00510F1B">
          <w:rPr>
            <w:rFonts w:cs="Arial"/>
            <w:szCs w:val="20"/>
            <w:rPrChange w:id="4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45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4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74390068" w14:textId="77777777" w:rsidR="007B7086" w:rsidRDefault="007B708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457" w:author="Admin" w:date="2013-06-30T23:24:00Z"/>
          <w:rFonts w:cs="Arial"/>
          <w:szCs w:val="20"/>
        </w:rPr>
      </w:pPr>
    </w:p>
    <w:p w14:paraId="49D19B61" w14:textId="09A55E96" w:rsidR="007B7086" w:rsidRPr="00EA5133" w:rsidRDefault="007B708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5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gramStart"/>
      <w:ins w:id="459" w:author="Admin" w:date="2013-06-30T23:24:00Z">
        <w:r w:rsidRPr="007B7086">
          <w:rPr>
            <w:rFonts w:cs="Arial"/>
            <w:szCs w:val="20"/>
            <w:highlight w:val="yellow"/>
            <w:rPrChange w:id="460" w:author="Admin" w:date="2013-06-30T23:26:00Z">
              <w:rPr>
                <w:rFonts w:cs="Arial"/>
                <w:szCs w:val="20"/>
              </w:rPr>
            </w:rPrChange>
          </w:rPr>
          <w:t xml:space="preserve">O </w:t>
        </w:r>
        <w:r w:rsidRPr="007B7086">
          <w:rPr>
            <w:rFonts w:cs="Arial"/>
            <w:b/>
            <w:szCs w:val="20"/>
            <w:highlight w:val="yellow"/>
            <w:rPrChange w:id="461" w:author="Admin" w:date="2013-06-30T23:26:00Z">
              <w:rPr>
                <w:rFonts w:cs="Arial"/>
                <w:b/>
                <w:szCs w:val="20"/>
              </w:rPr>
            </w:rPrChange>
          </w:rPr>
          <w:t xml:space="preserve">Museum of Printing Arts </w:t>
        </w:r>
      </w:ins>
      <w:ins w:id="462" w:author="Admin" w:date="2013-06-30T23:25:00Z">
        <w:r w:rsidRPr="007B7086">
          <w:rPr>
            <w:rFonts w:cs="Arial"/>
            <w:szCs w:val="20"/>
            <w:highlight w:val="yellow"/>
            <w:rPrChange w:id="463" w:author="Admin" w:date="2013-06-30T23:26:00Z">
              <w:rPr>
                <w:rFonts w:cs="Arial"/>
                <w:b/>
                <w:szCs w:val="20"/>
              </w:rPr>
            </w:rPrChange>
          </w:rPr>
          <w:t xml:space="preserve">precisa </w:t>
        </w:r>
      </w:ins>
      <w:ins w:id="464" w:author="Admin" w:date="2013-06-30T23:26:00Z">
        <w:r>
          <w:rPr>
            <w:rFonts w:cs="Arial"/>
            <w:szCs w:val="20"/>
            <w:highlight w:val="yellow"/>
          </w:rPr>
          <w:t>constru</w:t>
        </w:r>
      </w:ins>
      <w:ins w:id="465" w:author="Admin" w:date="2013-06-30T23:29:00Z">
        <w:r>
          <w:rPr>
            <w:rFonts w:cs="Arial"/>
            <w:szCs w:val="20"/>
            <w:highlight w:val="yellow"/>
          </w:rPr>
          <w:t>i</w:t>
        </w:r>
      </w:ins>
      <w:ins w:id="466" w:author="Admin" w:date="2013-06-30T23:26:00Z">
        <w:r w:rsidRPr="007B7086">
          <w:rPr>
            <w:rFonts w:cs="Arial"/>
            <w:szCs w:val="20"/>
            <w:highlight w:val="yellow"/>
            <w:rPrChange w:id="467" w:author="Admin" w:date="2013-06-30T23:26:00Z">
              <w:rPr>
                <w:rFonts w:cs="Arial"/>
                <w:szCs w:val="20"/>
              </w:rPr>
            </w:rPrChange>
          </w:rPr>
          <w:t>r</w:t>
        </w:r>
      </w:ins>
      <w:ins w:id="468" w:author="Admin" w:date="2013-06-30T23:25:00Z">
        <w:r w:rsidRPr="007B7086">
          <w:rPr>
            <w:rFonts w:cs="Arial"/>
            <w:szCs w:val="20"/>
            <w:highlight w:val="yellow"/>
            <w:rPrChange w:id="469" w:author="Admin" w:date="2013-06-30T23:26:00Z">
              <w:rPr>
                <w:rFonts w:cs="Arial"/>
                <w:szCs w:val="20"/>
              </w:rPr>
            </w:rPrChange>
          </w:rPr>
          <w:t xml:space="preserve"> </w:t>
        </w:r>
      </w:ins>
      <w:ins w:id="470" w:author="Admin" w:date="2013-06-30T23:26:00Z">
        <w:r w:rsidRPr="007B7086">
          <w:rPr>
            <w:rFonts w:cs="Arial"/>
            <w:szCs w:val="20"/>
            <w:highlight w:val="yellow"/>
            <w:rPrChange w:id="471" w:author="Admin" w:date="2013-06-30T23:26:00Z">
              <w:rPr>
                <w:rFonts w:cs="Arial"/>
                <w:szCs w:val="20"/>
              </w:rPr>
            </w:rPrChange>
          </w:rPr>
          <w:t>u</w:t>
        </w:r>
        <w:r w:rsidRPr="001403E6">
          <w:rPr>
            <w:rFonts w:cs="Arial"/>
            <w:szCs w:val="20"/>
            <w:highlight w:val="yellow"/>
            <w:rPrChange w:id="472" w:author="Admin" w:date="2013-06-30T23:31:00Z">
              <w:rPr>
                <w:rFonts w:cs="Arial"/>
                <w:szCs w:val="20"/>
              </w:rPr>
            </w:rPrChange>
          </w:rPr>
          <w:t>ma identidade</w:t>
        </w:r>
      </w:ins>
      <w:ins w:id="473" w:author="Admin" w:date="2013-06-30T23:27:00Z">
        <w:r w:rsidRPr="001403E6">
          <w:rPr>
            <w:rFonts w:cs="Arial"/>
            <w:szCs w:val="20"/>
            <w:highlight w:val="yellow"/>
            <w:rPrChange w:id="474" w:author="Admin" w:date="2013-06-30T23:31:00Z">
              <w:rPr>
                <w:rFonts w:cs="Arial"/>
                <w:szCs w:val="20"/>
              </w:rPr>
            </w:rPrChange>
          </w:rPr>
          <w:t xml:space="preserve"> que sera apresentadas em varios dos seus documentos.</w:t>
        </w:r>
        <w:proofErr w:type="gramEnd"/>
        <w:r w:rsidRPr="001403E6">
          <w:rPr>
            <w:rFonts w:cs="Arial"/>
            <w:szCs w:val="20"/>
            <w:highlight w:val="yellow"/>
            <w:rPrChange w:id="475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gramStart"/>
        <w:r w:rsidRPr="001403E6">
          <w:rPr>
            <w:rFonts w:cs="Arial"/>
            <w:szCs w:val="20"/>
            <w:highlight w:val="yellow"/>
            <w:rPrChange w:id="476" w:author="Admin" w:date="2013-06-30T23:31:00Z">
              <w:rPr>
                <w:rFonts w:cs="Arial"/>
                <w:szCs w:val="20"/>
              </w:rPr>
            </w:rPrChange>
          </w:rPr>
          <w:t xml:space="preserve">Seu trabalho e criar uma identidade </w:t>
        </w:r>
      </w:ins>
      <w:ins w:id="477" w:author="Admin" w:date="2013-06-30T23:28:00Z">
        <w:r w:rsidRPr="001403E6">
          <w:rPr>
            <w:rFonts w:cs="Arial"/>
            <w:szCs w:val="20"/>
            <w:highlight w:val="yellow"/>
            <w:rPrChange w:id="478" w:author="Admin" w:date="2013-06-30T23:31:00Z">
              <w:rPr>
                <w:rFonts w:cs="Arial"/>
                <w:szCs w:val="20"/>
              </w:rPr>
            </w:rPrChange>
          </w:rPr>
          <w:t>corporativa, com cores, fotos, ilustracoes, t</w:t>
        </w:r>
      </w:ins>
      <w:ins w:id="479" w:author="Admin" w:date="2013-06-30T23:30:00Z">
        <w:r w:rsidR="001403E6" w:rsidRPr="001403E6">
          <w:rPr>
            <w:rFonts w:cs="Arial"/>
            <w:szCs w:val="20"/>
            <w:highlight w:val="yellow"/>
            <w:rPrChange w:id="480" w:author="Admin" w:date="2013-06-30T23:31:00Z">
              <w:rPr>
                <w:rFonts w:cs="Arial"/>
                <w:szCs w:val="20"/>
              </w:rPr>
            </w:rPrChange>
          </w:rPr>
          <w:t>y</w:t>
        </w:r>
      </w:ins>
      <w:ins w:id="481" w:author="Admin" w:date="2013-06-30T23:28:00Z">
        <w:r w:rsidRPr="001403E6">
          <w:rPr>
            <w:rFonts w:cs="Arial"/>
            <w:szCs w:val="20"/>
            <w:highlight w:val="yellow"/>
            <w:rPrChange w:id="482" w:author="Admin" w:date="2013-06-30T23:31:00Z">
              <w:rPr>
                <w:rFonts w:cs="Arial"/>
                <w:szCs w:val="20"/>
              </w:rPr>
            </w:rPrChange>
          </w:rPr>
          <w:t>pefaces, etc.</w:t>
        </w:r>
        <w:proofErr w:type="gramEnd"/>
        <w:r w:rsidRPr="001403E6">
          <w:rPr>
            <w:rFonts w:cs="Arial"/>
            <w:szCs w:val="20"/>
            <w:highlight w:val="yellow"/>
            <w:rPrChange w:id="483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</w:ins>
      <w:ins w:id="484" w:author="Admin" w:date="2013-06-30T23:29:00Z">
        <w:r w:rsidRPr="001403E6">
          <w:rPr>
            <w:rFonts w:cs="Arial"/>
            <w:szCs w:val="20"/>
            <w:highlight w:val="yellow"/>
            <w:rPrChange w:id="485" w:author="Admin" w:date="2013-06-30T23:31:00Z">
              <w:rPr>
                <w:rFonts w:cs="Arial"/>
                <w:szCs w:val="20"/>
              </w:rPr>
            </w:rPrChange>
          </w:rPr>
          <w:t xml:space="preserve">Essa </w:t>
        </w:r>
      </w:ins>
      <w:ins w:id="486" w:author="Admin" w:date="2013-06-30T23:30:00Z">
        <w:r w:rsidR="001403E6" w:rsidRPr="001403E6">
          <w:rPr>
            <w:rFonts w:cs="Arial"/>
            <w:szCs w:val="20"/>
            <w:highlight w:val="yellow"/>
            <w:rPrChange w:id="487" w:author="Admin" w:date="2013-06-30T23:31:00Z">
              <w:rPr>
                <w:rFonts w:cs="Arial"/>
                <w:szCs w:val="20"/>
              </w:rPr>
            </w:rPrChange>
          </w:rPr>
          <w:t>identidade</w:t>
        </w:r>
      </w:ins>
      <w:ins w:id="488" w:author="Admin" w:date="2013-06-30T23:29:00Z">
        <w:r w:rsidRPr="001403E6">
          <w:rPr>
            <w:rFonts w:cs="Arial"/>
            <w:szCs w:val="20"/>
            <w:highlight w:val="yellow"/>
            <w:rPrChange w:id="489" w:author="Admin" w:date="2013-06-30T23:31:00Z">
              <w:rPr>
                <w:rFonts w:cs="Arial"/>
                <w:szCs w:val="20"/>
              </w:rPr>
            </w:rPrChange>
          </w:rPr>
          <w:t xml:space="preserve"> sera aplicada em muitas</w:t>
        </w:r>
      </w:ins>
      <w:ins w:id="490" w:author="Admin" w:date="2013-06-30T23:30:00Z">
        <w:r w:rsidR="001403E6" w:rsidRPr="001403E6">
          <w:rPr>
            <w:rFonts w:cs="Arial"/>
            <w:szCs w:val="20"/>
            <w:highlight w:val="yellow"/>
            <w:rPrChange w:id="491" w:author="Admin" w:date="2013-06-30T23:31:00Z">
              <w:rPr>
                <w:rFonts w:cs="Arial"/>
                <w:szCs w:val="20"/>
              </w:rPr>
            </w:rPrChange>
          </w:rPr>
          <w:t xml:space="preserve"> pecas promocionais, incluindo papel carta e cartoes de visita, tickets e sacolas de compras.</w:t>
        </w:r>
      </w:ins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493" w:author="Admin" w:date="2013-06-30T23:32:00Z"/>
          <w:rFonts w:eastAsia="Times New Roman" w:cs="Times New Roman"/>
        </w:rPr>
      </w:pPr>
      <w:r w:rsidRPr="00EA5133">
        <w:rPr>
          <w:rFonts w:cs="Arial"/>
          <w:szCs w:val="20"/>
          <w:rPrChange w:id="4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495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4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497" w:author="Kinder" w:date="2013-06-29T10:55:00Z">
        <w:r w:rsidR="00614930">
          <w:rPr>
            <w:rFonts w:cs="Arial"/>
            <w:szCs w:val="20"/>
          </w:rPr>
          <w:t>consider</w:t>
        </w:r>
      </w:ins>
      <w:del w:id="498" w:author="Kinder" w:date="2013-06-29T10:55:00Z">
        <w:r w:rsidRPr="00EA5133" w:rsidDel="00614930">
          <w:rPr>
            <w:rFonts w:cs="Arial"/>
            <w:szCs w:val="20"/>
            <w:rPrChange w:id="4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500" w:author="Kinder" w:date="2013-06-30T08:28:00Z">
        <w:r w:rsidRPr="00EA5133" w:rsidDel="00123A66">
          <w:rPr>
            <w:rFonts w:cs="Arial"/>
            <w:szCs w:val="20"/>
            <w:rPrChange w:id="5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5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503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5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505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5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5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5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</w:t>
      </w:r>
      <w:r w:rsidR="00D23C9A" w:rsidRPr="007B7086">
        <w:rPr>
          <w:rFonts w:cs="Arial"/>
          <w:b/>
          <w:szCs w:val="20"/>
          <w:rPrChange w:id="509" w:author="Admin" w:date="2013-06-30T23:24:00Z">
            <w:rPr>
              <w:rFonts w:cs="Arial"/>
              <w:szCs w:val="20"/>
              <w:lang w:val="en-US"/>
            </w:rPr>
          </w:rPrChange>
        </w:rPr>
        <w:t>design</w:t>
      </w:r>
      <w:r w:rsidR="00D23C9A" w:rsidRPr="00EA5133">
        <w:rPr>
          <w:rFonts w:cs="Arial"/>
          <w:szCs w:val="20"/>
          <w:rPrChange w:id="5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14873415" w14:textId="77777777" w:rsid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11" w:author="Admin" w:date="2013-06-30T23:32:00Z"/>
          <w:rFonts w:eastAsia="Times New Roman" w:cs="Times New Roman"/>
        </w:rPr>
      </w:pPr>
    </w:p>
    <w:p w14:paraId="21E5D589" w14:textId="4FD6273B" w:rsidR="00360EE9" w:rsidRP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  <w:lang w:val="en-US"/>
          <w:rPrChange w:id="512" w:author="Admin" w:date="2013-06-30T23:34:00Z">
            <w:rPr>
              <w:rFonts w:eastAsia="Times New Roman" w:cs="Times New Roman"/>
            </w:rPr>
          </w:rPrChange>
        </w:rPr>
      </w:pPr>
      <w:ins w:id="513" w:author="Admin" w:date="2013-06-30T23:32:00Z">
        <w:r w:rsidRPr="00360EE9">
          <w:rPr>
            <w:rFonts w:eastAsia="Times New Roman" w:cs="Times New Roman"/>
            <w:highlight w:val="yellow"/>
            <w:lang w:val="de-DE"/>
            <w:rPrChange w:id="514" w:author="Admin" w:date="2013-06-30T23:37:00Z">
              <w:rPr>
                <w:rFonts w:eastAsia="Times New Roman" w:cs="Times New Roman"/>
              </w:rPr>
            </w:rPrChange>
          </w:rPr>
          <w:t xml:space="preserve">Tenha em mente todo o tempo que o museu e um icone da arte de impressao letterpress. </w:t>
        </w:r>
      </w:ins>
      <w:proofErr w:type="gramStart"/>
      <w:ins w:id="515" w:author="Admin" w:date="2013-06-30T23:33:00Z">
        <w:r w:rsidRPr="00360EE9">
          <w:rPr>
            <w:rFonts w:eastAsia="Times New Roman" w:cs="Times New Roman"/>
            <w:highlight w:val="yellow"/>
            <w:lang w:val="en-US"/>
            <w:rPrChange w:id="516" w:author="Admin" w:date="2013-06-30T23:37:00Z">
              <w:rPr>
                <w:rFonts w:eastAsia="Times New Roman" w:cs="Times New Roman"/>
                <w:lang w:val="de-DE"/>
              </w:rPr>
            </w:rPrChange>
          </w:rPr>
          <w:t>Em funcao disso, alguns documentos tem de ser confeccionados nesse metodo de impressao.</w:t>
        </w:r>
        <w:proofErr w:type="gramEnd"/>
        <w:r w:rsidRPr="00360EE9">
          <w:rPr>
            <w:rFonts w:eastAsia="Times New Roman" w:cs="Times New Roman"/>
            <w:highlight w:val="yellow"/>
            <w:lang w:val="en-US"/>
            <w:rPrChange w:id="517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</w:ins>
      <w:ins w:id="518" w:author="Admin" w:date="2013-06-30T23:34:00Z">
        <w:r w:rsidRPr="00360EE9">
          <w:rPr>
            <w:rFonts w:eastAsia="Times New Roman" w:cs="Times New Roman"/>
            <w:highlight w:val="yellow"/>
            <w:lang w:val="en-US"/>
            <w:rPrChange w:id="519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Quando trabalhar o design, lembre-se de algumas das limitacoes da impressao letterpress, </w:t>
        </w:r>
        <w:proofErr w:type="gramStart"/>
        <w:r w:rsidRPr="00360EE9">
          <w:rPr>
            <w:rFonts w:eastAsia="Times New Roman" w:cs="Times New Roman"/>
            <w:highlight w:val="yellow"/>
            <w:lang w:val="en-US"/>
            <w:rPrChange w:id="520" w:author="Admin" w:date="2013-06-30T23:37:00Z">
              <w:rPr>
                <w:rFonts w:eastAsia="Times New Roman" w:cs="Times New Roman"/>
                <w:lang w:val="en-US"/>
              </w:rPr>
            </w:rPrChange>
          </w:rPr>
          <w:t>tais</w:t>
        </w:r>
        <w:proofErr w:type="gramEnd"/>
        <w:r w:rsidRPr="00360EE9">
          <w:rPr>
            <w:rFonts w:eastAsia="Times New Roman" w:cs="Times New Roman"/>
            <w:highlight w:val="yellow"/>
            <w:lang w:val="en-US"/>
            <w:rPrChange w:id="521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como linhas, solidos, e meio tom e a qualidade das transparencia da tinta do letterpress.</w:t>
        </w:r>
      </w:ins>
    </w:p>
    <w:p w14:paraId="6F1A0B83" w14:textId="77777777" w:rsidR="00F5386C" w:rsidRPr="00360EE9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</w:rPr>
      </w:pPr>
    </w:p>
    <w:p w14:paraId="519F327B" w14:textId="3C308620" w:rsidR="008E30B0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22" w:author="Admin" w:date="2013-06-30T23:37:00Z"/>
          <w:rFonts w:cs="Arial"/>
          <w:szCs w:val="20"/>
        </w:rPr>
      </w:pPr>
      <w:r w:rsidRPr="00EA5133">
        <w:rPr>
          <w:rFonts w:cs="Arial"/>
          <w:szCs w:val="20"/>
          <w:rPrChange w:id="5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r w:rsidR="0008577D" w:rsidRPr="00EA5133">
        <w:rPr>
          <w:rStyle w:val="hps"/>
          <w:rFonts w:eastAsia="Times New Roman" w:cs="Times New Roman"/>
          <w:rPrChange w:id="52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525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52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r w:rsidRPr="00EA5133">
        <w:rPr>
          <w:rFonts w:cs="Arial"/>
          <w:szCs w:val="20"/>
          <w:rPrChange w:id="5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</w:t>
      </w:r>
      <w:proofErr w:type="gramStart"/>
      <w:r w:rsidRPr="00EA5133">
        <w:rPr>
          <w:rFonts w:cs="Arial"/>
          <w:szCs w:val="20"/>
          <w:rPrChange w:id="528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explicitly be "not conservative."</w:t>
      </w:r>
      <w:proofErr w:type="gramEnd"/>
      <w:r w:rsidRPr="00EA5133">
        <w:rPr>
          <w:rFonts w:cs="Arial"/>
          <w:szCs w:val="20"/>
          <w:rPrChange w:id="5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45C223D" w14:textId="77777777" w:rsid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30" w:author="Admin" w:date="2013-06-30T23:37:00Z"/>
          <w:rFonts w:cs="Arial"/>
          <w:szCs w:val="20"/>
        </w:rPr>
      </w:pPr>
    </w:p>
    <w:p w14:paraId="7D9A3A8D" w14:textId="0D02A539" w:rsidR="00360EE9" w:rsidRPr="00EA5133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5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532" w:author="Admin" w:date="2013-06-30T23:37:00Z">
        <w:r w:rsidRPr="00360EE9">
          <w:rPr>
            <w:rFonts w:cs="Arial"/>
            <w:szCs w:val="20"/>
            <w:highlight w:val="yellow"/>
            <w:rPrChange w:id="533" w:author="Admin" w:date="2013-06-30T23:39:00Z">
              <w:rPr>
                <w:rFonts w:cs="Arial"/>
                <w:szCs w:val="20"/>
              </w:rPr>
            </w:rPrChange>
          </w:rPr>
          <w:t xml:space="preserve">Ademais, o cliente pediu uma linha mais clean e moderna. </w:t>
        </w:r>
      </w:ins>
      <w:ins w:id="534" w:author="Admin" w:date="2013-06-30T23:38:00Z">
        <w:r w:rsidRPr="00360EE9">
          <w:rPr>
            <w:rFonts w:cs="Arial"/>
            <w:szCs w:val="20"/>
            <w:highlight w:val="yellow"/>
            <w:rPrChange w:id="535" w:author="Admin" w:date="2013-06-30T23:39:00Z">
              <w:rPr>
                <w:rFonts w:cs="Arial"/>
                <w:szCs w:val="20"/>
              </w:rPr>
            </w:rPrChange>
          </w:rPr>
          <w:t xml:space="preserve">O design deve ser de vanguard e moderno. </w:t>
        </w:r>
        <w:proofErr w:type="gramStart"/>
        <w:r w:rsidRPr="00360EE9">
          <w:rPr>
            <w:rFonts w:cs="Arial"/>
            <w:szCs w:val="20"/>
            <w:highlight w:val="yellow"/>
            <w:rPrChange w:id="536" w:author="Admin" w:date="2013-06-30T23:39:00Z">
              <w:rPr>
                <w:rFonts w:cs="Arial"/>
                <w:szCs w:val="20"/>
              </w:rPr>
            </w:rPrChange>
          </w:rPr>
          <w:t>Mais explicitamente, nao deve ser conservador.</w:t>
        </w:r>
      </w:ins>
      <w:proofErr w:type="gramEnd"/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37" w:author="Admin" w:date="2013-06-30T23:39:00Z"/>
          <w:rFonts w:cs="Arial"/>
          <w:b/>
          <w:bCs/>
          <w:sz w:val="28"/>
          <w:szCs w:val="28"/>
        </w:rPr>
      </w:pPr>
      <w:r w:rsidRPr="00EA5133">
        <w:rPr>
          <w:rFonts w:cs="Arial"/>
          <w:b/>
          <w:bCs/>
          <w:sz w:val="28"/>
          <w:szCs w:val="28"/>
          <w:rPrChange w:id="53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9894224" w14:textId="61BB2F06" w:rsidR="00360EE9" w:rsidRPr="00EA5133" w:rsidRDefault="00360EE9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53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540" w:author="Admin" w:date="2013-06-30T23:39:00Z">
        <w:r w:rsidRPr="00360EE9">
          <w:rPr>
            <w:rFonts w:cs="Arial"/>
            <w:b/>
            <w:bCs/>
            <w:sz w:val="28"/>
            <w:szCs w:val="28"/>
            <w:highlight w:val="yellow"/>
            <w:rPrChange w:id="541" w:author="Admin" w:date="2013-06-30T23:39:00Z">
              <w:rPr>
                <w:rFonts w:cs="Arial"/>
                <w:b/>
                <w:bCs/>
                <w:sz w:val="28"/>
                <w:szCs w:val="28"/>
              </w:rPr>
            </w:rPrChange>
          </w:rPr>
          <w:t>Publico alvo</w:t>
        </w:r>
      </w:ins>
    </w:p>
    <w:p w14:paraId="6507F21D" w14:textId="77777777" w:rsidR="00360EE9" w:rsidRDefault="00360EE9" w:rsidP="0008577D">
      <w:pPr>
        <w:rPr>
          <w:ins w:id="542" w:author="Admin" w:date="2013-06-30T23:39:00Z"/>
          <w:rFonts w:cs="Arial"/>
          <w:szCs w:val="20"/>
        </w:rPr>
      </w:pPr>
    </w:p>
    <w:p w14:paraId="7CE022D1" w14:textId="3DA4956D" w:rsidR="00360EE9" w:rsidRDefault="0008577D" w:rsidP="0008577D">
      <w:pPr>
        <w:rPr>
          <w:ins w:id="543" w:author="Admin" w:date="2013-06-30T23:39:00Z"/>
        </w:rPr>
      </w:pPr>
      <w:proofErr w:type="gramStart"/>
      <w:r w:rsidRPr="00EA5133">
        <w:rPr>
          <w:rFonts w:cs="Arial"/>
          <w:szCs w:val="20"/>
          <w:rPrChange w:id="5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545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546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547" w:author="Kinder" w:date="2013-06-30T08:28:00Z">
        <w:r w:rsidR="007B47BC" w:rsidRPr="00EA5133" w:rsidDel="00123A66">
          <w:rPr>
            <w:rFonts w:cs="Arial"/>
            <w:szCs w:val="20"/>
            <w:rPrChange w:id="54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5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6E0546D8" w14:textId="22385A18" w:rsidR="00360EE9" w:rsidRPr="00360EE9" w:rsidRDefault="00360EE9" w:rsidP="0008577D">
      <w:pPr>
        <w:rPr>
          <w:rPrChange w:id="550" w:author="Admin" w:date="2013-06-30T23:39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ins w:id="551" w:author="Admin" w:date="2013-06-30T23:39:00Z">
        <w:r w:rsidRPr="00384095">
          <w:rPr>
            <w:highlight w:val="yellow"/>
            <w:rPrChange w:id="552" w:author="Admin" w:date="2013-06-30T23:41:00Z">
              <w:rPr/>
            </w:rPrChange>
          </w:rPr>
          <w:t>Individuos e familias</w:t>
        </w:r>
      </w:ins>
      <w:ins w:id="553" w:author="Admin" w:date="2013-06-30T23:40:00Z">
        <w:r w:rsidRPr="00384095">
          <w:rPr>
            <w:highlight w:val="yellow"/>
            <w:rPrChange w:id="554" w:author="Admin" w:date="2013-06-30T23:41:00Z">
              <w:rPr/>
            </w:rPrChange>
          </w:rPr>
          <w:t xml:space="preserve"> interessadas em historia da black art e identifica</w:t>
        </w:r>
        <w:r w:rsidR="00384095" w:rsidRPr="00384095">
          <w:rPr>
            <w:highlight w:val="yellow"/>
            <w:rPrChange w:id="555" w:author="Admin" w:date="2013-06-30T23:41:00Z">
              <w:rPr/>
            </w:rPrChange>
          </w:rPr>
          <w:t xml:space="preserve">das com </w:t>
        </w:r>
      </w:ins>
      <w:ins w:id="556" w:author="Admin" w:date="2013-06-30T23:41:00Z">
        <w:r w:rsidR="00384095" w:rsidRPr="00384095">
          <w:rPr>
            <w:highlight w:val="yellow"/>
            <w:rPrChange w:id="557" w:author="Admin" w:date="2013-06-30T23:41:00Z">
              <w:rPr/>
            </w:rPrChange>
          </w:rPr>
          <w:t>invencoes geniais.</w:t>
        </w:r>
      </w:ins>
      <w:proofErr w:type="gramEnd"/>
    </w:p>
    <w:p w14:paraId="35619CD7" w14:textId="77777777" w:rsidR="0092197E" w:rsidRPr="00EA5133" w:rsidRDefault="0092197E" w:rsidP="0008577D">
      <w:pPr>
        <w:rPr>
          <w:rFonts w:cs="Arial"/>
          <w:b/>
          <w:bCs/>
          <w:sz w:val="28"/>
          <w:szCs w:val="28"/>
          <w:rPrChange w:id="55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Default="0008577D" w:rsidP="0008577D">
      <w:pPr>
        <w:rPr>
          <w:ins w:id="559" w:author="Admin" w:date="2013-06-30T23:41:00Z"/>
        </w:rPr>
      </w:pPr>
      <w:r w:rsidRPr="00EA5133">
        <w:rPr>
          <w:rFonts w:cs="Arial"/>
          <w:b/>
          <w:bCs/>
          <w:sz w:val="28"/>
          <w:szCs w:val="28"/>
          <w:rPrChange w:id="56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561" w:author="Wolfgang J. Toechterle" w:date="2013-06-22T10:32:00Z">
            <w:rPr>
              <w:lang w:val="en-US"/>
            </w:rPr>
          </w:rPrChange>
        </w:rPr>
        <w:t xml:space="preserve"> </w:t>
      </w:r>
    </w:p>
    <w:p w14:paraId="66E513CF" w14:textId="7D35E086" w:rsidR="00384095" w:rsidRPr="00EA5133" w:rsidRDefault="00384095" w:rsidP="0008577D">
      <w:pPr>
        <w:rPr>
          <w:rPrChange w:id="562" w:author="Wolfgang J. Toechterle" w:date="2013-06-22T10:32:00Z">
            <w:rPr>
              <w:lang w:val="en-US"/>
            </w:rPr>
          </w:rPrChange>
        </w:rPr>
      </w:pPr>
      <w:ins w:id="563" w:author="Admin" w:date="2013-06-30T23:41:00Z">
        <w:r w:rsidRPr="00384095">
          <w:rPr>
            <w:highlight w:val="yellow"/>
            <w:rPrChange w:id="564" w:author="Admin" w:date="2013-06-30T23:42:00Z">
              <w:rPr/>
            </w:rPrChange>
          </w:rPr>
          <w:t>Tarefa 1- logo</w:t>
        </w:r>
      </w:ins>
    </w:p>
    <w:p w14:paraId="29125811" w14:textId="77777777" w:rsidR="0063530C" w:rsidRPr="00EA5133" w:rsidRDefault="0063530C" w:rsidP="0008577D">
      <w:pPr>
        <w:rPr>
          <w:rPrChange w:id="565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Default="0092197E" w:rsidP="0092197E">
      <w:pPr>
        <w:rPr>
          <w:ins w:id="566" w:author="Admin" w:date="2013-06-30T23:42:00Z"/>
        </w:rPr>
      </w:pPr>
      <w:r w:rsidRPr="00EA5133">
        <w:rPr>
          <w:rPrChange w:id="567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568" w:author="Kinder" w:date="2013-06-29T10:57:00Z">
        <w:r w:rsidRPr="00EA5133" w:rsidDel="00614930">
          <w:rPr>
            <w:rPrChange w:id="569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570" w:author="Kinder" w:date="2013-06-29T10:57:00Z">
        <w:r w:rsidR="00614930">
          <w:t>needs</w:t>
        </w:r>
        <w:r w:rsidR="00614930" w:rsidRPr="00EA5133">
          <w:rPr>
            <w:rPrChange w:id="571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572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573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574" w:author="Kinder" w:date="2013-06-30T08:28:00Z">
        <w:r w:rsidRPr="00EA5133" w:rsidDel="00123A66">
          <w:rPr>
            <w:rPrChange w:id="575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576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577" w:author="Wolfgang J. Toechterle" w:date="2013-06-22T10:32:00Z">
            <w:rPr>
              <w:lang w:val="en-US"/>
            </w:rPr>
          </w:rPrChange>
        </w:rPr>
        <w:t xml:space="preserve"> </w:t>
      </w:r>
    </w:p>
    <w:p w14:paraId="16F361A1" w14:textId="77777777" w:rsidR="00384095" w:rsidRDefault="00384095" w:rsidP="0092197E">
      <w:pPr>
        <w:rPr>
          <w:ins w:id="578" w:author="Admin" w:date="2013-06-30T23:42:00Z"/>
        </w:rPr>
      </w:pPr>
    </w:p>
    <w:p w14:paraId="11F51503" w14:textId="67758B89" w:rsidR="00384095" w:rsidRPr="00EA5133" w:rsidRDefault="00384095" w:rsidP="0092197E">
      <w:pPr>
        <w:rPr>
          <w:rPrChange w:id="579" w:author="Wolfgang J. Toechterle" w:date="2013-06-22T10:32:00Z">
            <w:rPr>
              <w:lang w:val="en-US"/>
            </w:rPr>
          </w:rPrChange>
        </w:rPr>
      </w:pPr>
      <w:ins w:id="580" w:author="Admin" w:date="2013-06-30T23:42:00Z">
        <w:r w:rsidRPr="00384095">
          <w:rPr>
            <w:highlight w:val="yellow"/>
            <w:rPrChange w:id="581" w:author="Admin" w:date="2013-06-30T23:45:00Z">
              <w:rPr/>
            </w:rPrChange>
          </w:rPr>
          <w:t xml:space="preserve">O Museum of the Printing Arts precisa que voce crie a logo </w:t>
        </w:r>
        <w:proofErr w:type="gramStart"/>
        <w:r w:rsidRPr="00384095">
          <w:rPr>
            <w:highlight w:val="yellow"/>
            <w:rPrChange w:id="582" w:author="Admin" w:date="2013-06-30T23:45:00Z">
              <w:rPr/>
            </w:rPrChange>
          </w:rPr>
          <w:t>do</w:t>
        </w:r>
        <w:proofErr w:type="gramEnd"/>
        <w:r w:rsidRPr="00384095">
          <w:rPr>
            <w:highlight w:val="yellow"/>
            <w:rPrChange w:id="583" w:author="Admin" w:date="2013-06-30T23:45:00Z">
              <w:rPr/>
            </w:rPrChange>
          </w:rPr>
          <w:t xml:space="preserve"> museu. </w:t>
        </w:r>
        <w:proofErr w:type="gramStart"/>
        <w:r w:rsidRPr="00384095">
          <w:rPr>
            <w:highlight w:val="yellow"/>
            <w:rPrChange w:id="584" w:author="Admin" w:date="2013-06-30T23:45:00Z">
              <w:rPr/>
            </w:rPrChange>
          </w:rPr>
          <w:t>A logo deve contemplar as ideias de impressao e suas muitas facetas.</w:t>
        </w:r>
        <w:proofErr w:type="gramEnd"/>
        <w:r w:rsidRPr="00384095">
          <w:rPr>
            <w:highlight w:val="yellow"/>
            <w:rPrChange w:id="585" w:author="Admin" w:date="2013-06-30T23:45:00Z">
              <w:rPr/>
            </w:rPrChange>
          </w:rPr>
          <w:t xml:space="preserve"> </w:t>
        </w:r>
      </w:ins>
      <w:ins w:id="586" w:author="Admin" w:date="2013-06-30T23:43:00Z">
        <w:r w:rsidRPr="00384095">
          <w:rPr>
            <w:highlight w:val="yellow"/>
            <w:rPrChange w:id="587" w:author="Admin" w:date="2013-06-30T23:45:00Z">
              <w:rPr/>
            </w:rPrChange>
          </w:rPr>
          <w:t xml:space="preserve">Da perspectiva historica, tecnica e </w:t>
        </w:r>
      </w:ins>
      <w:ins w:id="588" w:author="Admin" w:date="2013-06-30T23:44:00Z">
        <w:r w:rsidRPr="00384095">
          <w:rPr>
            <w:highlight w:val="yellow"/>
            <w:rPrChange w:id="589" w:author="Admin" w:date="2013-06-30T23:45:00Z">
              <w:rPr/>
            </w:rPrChange>
          </w:rPr>
          <w:t>art</w:t>
        </w:r>
      </w:ins>
      <w:ins w:id="590" w:author="Admin" w:date="2013-06-30T23:45:00Z">
        <w:r w:rsidRPr="00384095">
          <w:rPr>
            <w:highlight w:val="yellow"/>
            <w:rPrChange w:id="591" w:author="Admin" w:date="2013-06-30T23:45:00Z">
              <w:rPr/>
            </w:rPrChange>
          </w:rPr>
          <w:t>esanal ate o comeco do seculo XX.</w:t>
        </w:r>
      </w:ins>
    </w:p>
    <w:p w14:paraId="2AFA0AD0" w14:textId="77777777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592" w:author="Wolfgang J. Toechterle" w:date="2013-05-20T21:05:00Z"/>
          <w:rPrChange w:id="593" w:author="Wolfgang J. Toechterle" w:date="2013-06-22T10:32:00Z">
            <w:rPr>
              <w:ins w:id="594" w:author="Wolfgang J. Toechterle" w:date="2013-05-20T21:05:00Z"/>
              <w:lang w:val="en-US"/>
            </w:rPr>
          </w:rPrChange>
        </w:rPr>
      </w:pPr>
      <w:ins w:id="595" w:author="Wolfgang J. Toechterle" w:date="2013-05-20T21:05:00Z">
        <w:r w:rsidRPr="00EA5133">
          <w:rPr>
            <w:rPrChange w:id="596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597" w:author="Wolfgang J. Toechterle" w:date="2013-05-20T21:05:00Z"/>
          <w:rPrChange w:id="598" w:author="Wolfgang J. Toechterle" w:date="2013-06-22T10:32:00Z">
            <w:rPr>
              <w:ins w:id="599" w:author="Wolfgang J. Toechterle" w:date="2013-05-20T21:05:00Z"/>
              <w:lang w:val="en-US"/>
            </w:rPr>
          </w:rPrChange>
        </w:rPr>
      </w:pPr>
      <w:ins w:id="600" w:author="Wolfgang J. Toechterle" w:date="2013-05-20T21:05:00Z">
        <w:r w:rsidRPr="00EA5133">
          <w:rPr>
            <w:rPrChange w:id="601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602" w:author="Kinder" w:date="2013-06-29T10:58:00Z">
        <w:r w:rsidR="00614930">
          <w:t xml:space="preserve">both </w:t>
        </w:r>
      </w:ins>
      <w:ins w:id="603" w:author="Wolfgang J. Toechterle" w:date="2013-05-20T21:05:00Z">
        <w:r w:rsidRPr="00EA5133">
          <w:rPr>
            <w:rPrChange w:id="604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605" w:author="Wolfgang J. Toechterle" w:date="2013-05-20T21:05:00Z"/>
          <w:rPrChange w:id="606" w:author="Wolfgang J. Toechterle" w:date="2013-06-22T10:32:00Z">
            <w:rPr>
              <w:ins w:id="607" w:author="Wolfgang J. Toechterle" w:date="2013-05-20T21:05:00Z"/>
              <w:lang w:val="en-US"/>
            </w:rPr>
          </w:rPrChange>
        </w:rPr>
      </w:pPr>
      <w:ins w:id="608" w:author="Wolfgang J. Toechterle" w:date="2013-05-20T21:05:00Z">
        <w:r w:rsidRPr="00EA5133">
          <w:rPr>
            <w:rPrChange w:id="609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61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61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612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7922F0" w:rsidRDefault="00041FC5" w:rsidP="00041FC5">
      <w:pPr>
        <w:pStyle w:val="ListParagraph"/>
        <w:numPr>
          <w:ilvl w:val="0"/>
          <w:numId w:val="15"/>
        </w:numPr>
        <w:rPr>
          <w:ins w:id="613" w:author="Kinder" w:date="2013-06-29T10:59:00Z"/>
          <w:lang w:val="de-DE"/>
          <w:rPrChange w:id="614" w:author="Admin" w:date="2013-06-30T22:49:00Z">
            <w:rPr>
              <w:ins w:id="615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616" w:author="Wolfgang J. Toechterle" w:date="2013-05-20T21:05:00Z">
        <w:r w:rsidRPr="00EA5133">
          <w:rPr>
            <w:rPrChange w:id="617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61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619" w:author="Wolfgang J. Toechterle" w:date="2013-06-08T09:11:00Z">
        <w:r w:rsidR="00C21D0B" w:rsidRPr="007922F0">
          <w:rPr>
            <w:rFonts w:ascii="Times New Roman" w:hAnsi="Times New Roman" w:cs="Times New Roman"/>
            <w:sz w:val="24"/>
            <w:szCs w:val="24"/>
            <w:lang w:val="de-DE"/>
            <w:rPrChange w:id="620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621" w:author="Wolfgang J. Toechterle" w:date="2013-05-20T21:05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622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Paragraph"/>
        <w:rPr>
          <w:ins w:id="623" w:author="Wolfgang J. Toechterle" w:date="2013-05-20T21:05:00Z"/>
          <w:rPrChange w:id="624" w:author="Wolfgang J. Toechterle" w:date="2013-06-22T10:32:00Z">
            <w:rPr>
              <w:ins w:id="625" w:author="Wolfgang J. Toechterle" w:date="2013-05-20T21:05:00Z"/>
              <w:lang w:val="en-US"/>
            </w:rPr>
          </w:rPrChange>
        </w:rPr>
        <w:pPrChange w:id="626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627" w:author="Wolfgang J. Toechterle" w:date="2013-05-20T21:05:00Z">
        <w:r w:rsidRPr="00EA5133">
          <w:rPr>
            <w:rPrChange w:id="628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629" w:author="Kinder" w:date="2013-06-30T08:29:00Z">
          <w:r w:rsidRPr="00EA5133" w:rsidDel="00092C27">
            <w:rPr>
              <w:rPrChange w:id="630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631" w:author="Kinder" w:date="2013-06-30T08:30:00Z">
          <w:r w:rsidRPr="00EA5133" w:rsidDel="00092C27">
            <w:rPr>
              <w:rPrChange w:id="632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633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634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635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Del="009B2315" w:rsidRDefault="00041FC5">
      <w:pPr>
        <w:pStyle w:val="ListParagraph"/>
        <w:numPr>
          <w:ilvl w:val="0"/>
          <w:numId w:val="15"/>
        </w:numPr>
        <w:rPr>
          <w:del w:id="636" w:author="Kinder" w:date="2013-06-29T11:11:00Z"/>
        </w:rPr>
      </w:pPr>
      <w:ins w:id="637" w:author="Wolfgang J. Toechterle" w:date="2013-05-20T21:05:00Z">
        <w:r w:rsidRPr="00EA5133">
          <w:rPr>
            <w:rPrChange w:id="638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1800154B" w14:textId="77777777" w:rsidR="009B2315" w:rsidRDefault="009B2315">
      <w:pPr>
        <w:pStyle w:val="ListParagraph"/>
        <w:rPr>
          <w:ins w:id="639" w:author="Admin" w:date="2013-06-30T23:51:00Z"/>
        </w:rPr>
        <w:pPrChange w:id="640" w:author="Admin" w:date="2013-06-30T23:51:00Z">
          <w:pPr>
            <w:pStyle w:val="ListParagraph"/>
            <w:numPr>
              <w:numId w:val="15"/>
            </w:numPr>
            <w:ind w:hanging="360"/>
          </w:pPr>
        </w:pPrChange>
      </w:pPr>
    </w:p>
    <w:p w14:paraId="76CF23D0" w14:textId="1CD44FA4" w:rsidR="00384095" w:rsidRPr="009B2315" w:rsidRDefault="00384095">
      <w:pPr>
        <w:pStyle w:val="ListParagraph"/>
        <w:numPr>
          <w:ilvl w:val="0"/>
          <w:numId w:val="15"/>
        </w:numPr>
        <w:rPr>
          <w:ins w:id="641" w:author="Admin" w:date="2013-06-30T23:51:00Z"/>
          <w:highlight w:val="yellow"/>
          <w:rPrChange w:id="642" w:author="Admin" w:date="2013-06-30T23:52:00Z">
            <w:rPr>
              <w:ins w:id="643" w:author="Admin" w:date="2013-06-30T23:51:00Z"/>
            </w:rPr>
          </w:rPrChange>
        </w:rPr>
      </w:pPr>
      <w:ins w:id="644" w:author="Admin" w:date="2013-06-30T23:51:00Z">
        <w:r w:rsidRPr="009B2315">
          <w:rPr>
            <w:highlight w:val="yellow"/>
            <w:rPrChange w:id="645" w:author="Admin" w:date="2013-06-30T23:52:00Z">
              <w:rPr/>
            </w:rPrChange>
          </w:rPr>
          <w:lastRenderedPageBreak/>
          <w:t>A logo deve ter um format</w:t>
        </w:r>
        <w:r w:rsidR="009B2315" w:rsidRPr="009B2315">
          <w:rPr>
            <w:highlight w:val="yellow"/>
            <w:rPrChange w:id="646" w:author="Admin" w:date="2013-06-30T23:52:00Z">
              <w:rPr/>
            </w:rPrChange>
          </w:rPr>
          <w:t>o</w:t>
        </w:r>
        <w:r w:rsidRPr="009B2315">
          <w:rPr>
            <w:highlight w:val="yellow"/>
            <w:rPrChange w:id="647" w:author="Admin" w:date="2013-06-30T23:52:00Z">
              <w:rPr/>
            </w:rPrChange>
          </w:rPr>
          <w:t xml:space="preserve"> compacto</w:t>
        </w:r>
      </w:ins>
    </w:p>
    <w:p w14:paraId="039DCF5D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648" w:author="Admin" w:date="2013-06-30T23:51:00Z"/>
          <w:highlight w:val="yellow"/>
          <w:rPrChange w:id="649" w:author="Admin" w:date="2013-06-30T23:52:00Z">
            <w:rPr>
              <w:ins w:id="650" w:author="Admin" w:date="2013-06-30T23:51:00Z"/>
            </w:rPr>
          </w:rPrChange>
        </w:rPr>
      </w:pPr>
      <w:ins w:id="651" w:author="Admin" w:date="2013-06-30T23:51:00Z">
        <w:r w:rsidRPr="009B2315">
          <w:rPr>
            <w:highlight w:val="yellow"/>
            <w:rPrChange w:id="652" w:author="Admin" w:date="2013-06-30T23:52:00Z">
              <w:rPr/>
            </w:rPrChange>
          </w:rPr>
          <w:t>Deve ser possivel utiliza-la tanto na impressao offset quanto letterpress</w:t>
        </w:r>
      </w:ins>
    </w:p>
    <w:p w14:paraId="5828E34C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653" w:author="Admin" w:date="2013-06-30T23:51:00Z"/>
          <w:highlight w:val="yellow"/>
          <w:rPrChange w:id="654" w:author="Admin" w:date="2013-06-30T23:52:00Z">
            <w:rPr>
              <w:ins w:id="655" w:author="Admin" w:date="2013-06-30T23:51:00Z"/>
            </w:rPr>
          </w:rPrChange>
        </w:rPr>
      </w:pPr>
      <w:ins w:id="656" w:author="Admin" w:date="2013-06-30T23:51:00Z">
        <w:r w:rsidRPr="009B2315">
          <w:rPr>
            <w:highlight w:val="yellow"/>
            <w:rPrChange w:id="657" w:author="Admin" w:date="2013-06-30T23:52:00Z">
              <w:rPr/>
            </w:rPrChange>
          </w:rPr>
          <w:t>A logo deve conter o nome completo “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rPrChange w:id="658" w:author="Admin" w:date="2013-06-30T23:52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9B2315">
          <w:rPr>
            <w:highlight w:val="yellow"/>
            <w:rPrChange w:id="659" w:author="Admin" w:date="2013-06-30T23:52:00Z">
              <w:rPr/>
            </w:rPrChange>
          </w:rPr>
          <w:t xml:space="preserve">”. </w:t>
        </w:r>
      </w:ins>
    </w:p>
    <w:p w14:paraId="33A4C383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660" w:author="Admin" w:date="2013-06-30T23:51:00Z"/>
          <w:highlight w:val="yellow"/>
          <w:rPrChange w:id="661" w:author="Admin" w:date="2013-06-30T23:52:00Z">
            <w:rPr>
              <w:ins w:id="662" w:author="Admin" w:date="2013-06-30T23:51:00Z"/>
            </w:rPr>
          </w:rPrChange>
        </w:rPr>
      </w:pPr>
      <w:ins w:id="663" w:author="Admin" w:date="2013-06-30T23:51:00Z">
        <w:r w:rsidRPr="009B2315">
          <w:rPr>
            <w:highlight w:val="yellow"/>
            <w:rPrChange w:id="664" w:author="Admin" w:date="2013-06-30T23:52:00Z">
              <w:rPr/>
            </w:rPrChange>
          </w:rPr>
          <w:t xml:space="preserve">Voce deve preparer uma versao alema tambem 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lang w:val="de-DE"/>
            <w:rPrChange w:id="665" w:author="Admin" w:date="2013-06-30T23:52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“Museum für Druckkunst Leipzig”.</w:t>
        </w:r>
      </w:ins>
    </w:p>
    <w:p w14:paraId="52ED3774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666" w:author="Admin" w:date="2013-06-30T23:51:00Z"/>
          <w:highlight w:val="yellow"/>
          <w:lang w:val="en-US"/>
          <w:rPrChange w:id="667" w:author="Admin" w:date="2013-06-30T23:52:00Z">
            <w:rPr>
              <w:ins w:id="668" w:author="Admin" w:date="2013-06-30T23:51:00Z"/>
              <w:lang w:val="en-US"/>
            </w:rPr>
          </w:rPrChange>
        </w:rPr>
      </w:pPr>
      <w:ins w:id="669" w:author="Admin" w:date="2013-06-30T23:51:00Z">
        <w:r w:rsidRPr="009B2315">
          <w:rPr>
            <w:highlight w:val="yellow"/>
            <w:lang w:val="en-US"/>
            <w:rPrChange w:id="670" w:author="Admin" w:date="2013-06-30T23:52:00Z">
              <w:rPr>
                <w:lang w:val="en-US"/>
              </w:rPr>
            </w:rPrChange>
          </w:rPr>
          <w:t>O nome da cidade "Leipzig" e parte importante da logo dado que ha museus similares em outras cidades</w:t>
        </w:r>
      </w:ins>
    </w:p>
    <w:p w14:paraId="2376F37E" w14:textId="77777777" w:rsidR="00384095" w:rsidRPr="00EA5133" w:rsidRDefault="00384095">
      <w:pPr>
        <w:pStyle w:val="ListParagraph"/>
        <w:rPr>
          <w:ins w:id="671" w:author="Admin" w:date="2013-06-30T23:46:00Z"/>
          <w:rPrChange w:id="672" w:author="Wolfgang J. Toechterle" w:date="2013-06-22T10:32:00Z">
            <w:rPr>
              <w:ins w:id="673" w:author="Admin" w:date="2013-06-30T23:46:00Z"/>
              <w:lang w:val="en-US"/>
            </w:rPr>
          </w:rPrChange>
        </w:rPr>
        <w:pPrChange w:id="674" w:author="Admin" w:date="2013-06-30T23:49:00Z">
          <w:pPr>
            <w:pStyle w:val="ListParagraph"/>
            <w:numPr>
              <w:numId w:val="15"/>
            </w:numPr>
            <w:ind w:hanging="360"/>
          </w:pPr>
        </w:pPrChange>
      </w:pPr>
    </w:p>
    <w:p w14:paraId="5754992F" w14:textId="02F4723C" w:rsidR="00695E57" w:rsidRPr="00384095" w:rsidDel="00384095" w:rsidRDefault="00041FC5">
      <w:pPr>
        <w:pStyle w:val="ListParagraph"/>
        <w:numPr>
          <w:ilvl w:val="0"/>
          <w:numId w:val="15"/>
        </w:numPr>
        <w:rPr>
          <w:del w:id="675" w:author="Admin" w:date="2013-06-30T23:51:00Z"/>
          <w:lang w:val="en-US"/>
        </w:rPr>
      </w:pPr>
      <w:ins w:id="676" w:author="Wolfgang J. Toechterle" w:date="2013-05-20T21:05:00Z">
        <w:del w:id="677" w:author="Admin" w:date="2013-06-30T23:51:00Z">
          <w:r w:rsidRPr="00384095" w:rsidDel="00384095">
            <w:rPr>
              <w:lang w:val="en-US"/>
            </w:rPr>
            <w:delText xml:space="preserve">You have to provide a logo in two </w:delText>
          </w:r>
          <w:r w:rsidRPr="00384095" w:rsidDel="00384095">
            <w:rPr>
              <w:rStyle w:val="hps"/>
              <w:rFonts w:eastAsia="Times New Roman" w:cs="Times New Roman"/>
              <w:lang w:val="en-US"/>
              <w:rPrChange w:id="678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384095" w:rsidDel="00384095">
            <w:rPr>
              <w:rStyle w:val="shorttext"/>
              <w:rFonts w:eastAsia="Times New Roman" w:cs="Times New Roman"/>
              <w:lang w:val="en-US"/>
              <w:rPrChange w:id="679" w:author="Admin" w:date="2013-06-30T23:5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680" w:author="Wolfgang J. Toechterle" w:date="2013-06-22T11:52:00Z">
        <w:del w:id="681" w:author="Admin" w:date="2013-06-30T23:51:00Z">
          <w:r w:rsidR="00510F1B" w:rsidRPr="00384095" w:rsidDel="00384095">
            <w:rPr>
              <w:rStyle w:val="hps"/>
              <w:rFonts w:eastAsia="Times New Roman" w:cs="Times New Roman"/>
              <w:lang w:val="en-US"/>
              <w:rPrChange w:id="682" w:author="Admin" w:date="2013-06-30T23:51:00Z">
                <w:rPr>
                  <w:rStyle w:val="hps"/>
                  <w:rFonts w:eastAsia="Times New Roman" w:cs="Times New Roman"/>
                </w:rPr>
              </w:rPrChange>
            </w:rPr>
            <w:delText>colour</w:delText>
          </w:r>
        </w:del>
      </w:ins>
      <w:ins w:id="683" w:author="Wolfgang J. Toechterle" w:date="2013-05-20T21:05:00Z">
        <w:del w:id="684" w:author="Admin" w:date="2013-06-30T23:51:00Z">
          <w:r w:rsidRPr="00384095" w:rsidDel="00384095">
            <w:rPr>
              <w:rStyle w:val="hps"/>
              <w:rFonts w:eastAsia="Times New Roman" w:cs="Times New Roman"/>
              <w:lang w:val="en-US"/>
              <w:rPrChange w:id="685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686" w:author="Admin" w:date="2013-06-30T23:51:00Z">
        <w:r w:rsidR="00695E57" w:rsidRPr="00384095" w:rsidDel="00384095">
          <w:rPr>
            <w:rStyle w:val="hps"/>
            <w:rFonts w:eastAsia="Times New Roman" w:cs="Times New Roman"/>
            <w:lang w:val="en-US"/>
            <w:rPrChange w:id="687" w:author="Admin" w:date="2013-06-30T23:5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AA80ED7" w:rsidR="00456E07" w:rsidRPr="00384095" w:rsidDel="007B1D59" w:rsidRDefault="00456E07" w:rsidP="00CE6B36">
      <w:pPr>
        <w:rPr>
          <w:del w:id="688" w:author="Admin" w:date="2013-07-01T08:31:00Z"/>
          <w:rFonts w:eastAsia="Times New Roman" w:cs="Times New Roman"/>
          <w:lang w:val="en-US"/>
          <w:rPrChange w:id="689" w:author="Admin" w:date="2013-06-30T23:51:00Z">
            <w:rPr>
              <w:del w:id="690" w:author="Admin" w:date="2013-07-01T08:31:00Z"/>
              <w:rFonts w:eastAsia="Times New Roman" w:cs="Times New Roman"/>
            </w:rPr>
          </w:rPrChange>
        </w:rPr>
      </w:pPr>
    </w:p>
    <w:p w14:paraId="1D58BC7A" w14:textId="1C4E5295" w:rsidR="00EC452A" w:rsidRPr="00384095" w:rsidDel="007B1D59" w:rsidRDefault="00EC452A" w:rsidP="00CE6B36">
      <w:pPr>
        <w:rPr>
          <w:del w:id="691" w:author="Admin" w:date="2013-07-01T08:31:00Z"/>
          <w:lang w:val="en-US"/>
          <w:rPrChange w:id="692" w:author="Admin" w:date="2013-06-30T23:51:00Z">
            <w:rPr>
              <w:del w:id="693" w:author="Admin" w:date="2013-07-01T08:31:00Z"/>
            </w:rPr>
          </w:rPrChange>
        </w:rPr>
      </w:pPr>
    </w:p>
    <w:p w14:paraId="0B36A578" w14:textId="77777777" w:rsidR="00C11B4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694" w:author="Admin" w:date="2013-06-30T23:52:00Z"/>
          <w:rFonts w:cs="Arial"/>
          <w:b/>
          <w:bCs/>
          <w:szCs w:val="20"/>
        </w:rPr>
      </w:pPr>
      <w:r w:rsidRPr="00EA5133">
        <w:rPr>
          <w:rFonts w:cs="Arial"/>
          <w:b/>
          <w:bCs/>
          <w:szCs w:val="20"/>
          <w:rPrChange w:id="69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A23830F" w14:textId="50D86ABE" w:rsid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696" w:author="Admin" w:date="2013-06-30T23:52:00Z"/>
          <w:rFonts w:cs="Arial"/>
          <w:b/>
          <w:bCs/>
          <w:szCs w:val="20"/>
        </w:rPr>
      </w:pPr>
      <w:ins w:id="697" w:author="Admin" w:date="2013-06-30T23:52:00Z">
        <w:r w:rsidRPr="009B2315">
          <w:rPr>
            <w:rFonts w:cs="Arial"/>
            <w:b/>
            <w:bCs/>
            <w:szCs w:val="20"/>
            <w:highlight w:val="yellow"/>
            <w:rPrChange w:id="698" w:author="Admin" w:date="2013-06-30T23:52:00Z">
              <w:rPr>
                <w:rFonts w:cs="Arial"/>
                <w:b/>
                <w:bCs/>
                <w:szCs w:val="20"/>
              </w:rPr>
            </w:rPrChange>
          </w:rPr>
          <w:t>Especificacoes tecnicas</w:t>
        </w:r>
      </w:ins>
    </w:p>
    <w:p w14:paraId="1983DA1C" w14:textId="77777777" w:rsidR="009B2315" w:rsidRPr="00EA5133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9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1A728426" w14:textId="0EADEB52" w:rsidR="00041FC5" w:rsidRDefault="00510F1B" w:rsidP="00CA05B5">
      <w:pPr>
        <w:rPr>
          <w:rFonts w:cs="Arial"/>
          <w:szCs w:val="20"/>
        </w:rPr>
      </w:pPr>
      <w:ins w:id="700" w:author="Wolfgang J. Toechterle" w:date="2013-06-22T11:52:00Z">
        <w:r>
          <w:rPr>
            <w:rFonts w:cs="Arial"/>
            <w:szCs w:val="20"/>
          </w:rPr>
          <w:t>Colour</w:t>
        </w:r>
      </w:ins>
      <w:ins w:id="701" w:author="Wolfgang J. Toechterle" w:date="2013-05-20T21:04:00Z">
        <w:r w:rsidR="00041FC5" w:rsidRPr="00EA5133">
          <w:rPr>
            <w:rFonts w:cs="Arial"/>
            <w:szCs w:val="20"/>
            <w:rPrChange w:id="7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703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704" w:author="Wolfgang J. Toechterle" w:date="2013-05-20T21:04:00Z">
        <w:del w:id="705" w:author="Kinder" w:date="2013-06-30T08:30:00Z">
          <w:r w:rsidR="00041FC5" w:rsidRPr="00EA5133" w:rsidDel="00092C27">
            <w:rPr>
              <w:rFonts w:cs="Arial"/>
              <w:szCs w:val="20"/>
              <w:rPrChange w:id="70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707" w:author="Wolfgang J. Toechterle" w:date="2013-06-22T11:52:00Z">
        <w:del w:id="708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709" w:author="Wolfgang J. Toechterle" w:date="2013-05-20T21:04:00Z">
        <w:del w:id="710" w:author="Kinder" w:date="2013-06-30T08:30:00Z">
          <w:r w:rsidR="00041FC5" w:rsidRPr="00EA5133" w:rsidDel="00092C27">
            <w:rPr>
              <w:rFonts w:cs="Arial"/>
              <w:szCs w:val="20"/>
              <w:rPrChange w:id="711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712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713" w:author="Kinder" w:date="2013-06-30T08:31:00Z">
        <w:r w:rsidR="00092C27">
          <w:rPr>
            <w:rFonts w:cs="Arial"/>
            <w:szCs w:val="20"/>
          </w:rPr>
          <w:t>colour</w:t>
        </w:r>
      </w:ins>
      <w:ins w:id="714" w:author="Wolfgang J. Toechterle" w:date="2013-05-20T21:04:00Z">
        <w:r w:rsidR="00041FC5" w:rsidRPr="00EA5133">
          <w:rPr>
            <w:rFonts w:cs="Arial"/>
            <w:szCs w:val="20"/>
            <w:rPrChange w:id="7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3FF97842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16" w:author="Admin" w:date="2013-06-30T23:53:00Z"/>
          <w:rFonts w:cs="Arial"/>
          <w:szCs w:val="20"/>
          <w:highlight w:val="yellow"/>
          <w:rPrChange w:id="717" w:author="Admin" w:date="2013-06-30T23:59:00Z">
            <w:rPr>
              <w:ins w:id="718" w:author="Admin" w:date="2013-06-30T23:53:00Z"/>
              <w:rFonts w:cs="Arial"/>
              <w:szCs w:val="20"/>
            </w:rPr>
          </w:rPrChange>
        </w:rPr>
      </w:pPr>
      <w:ins w:id="719" w:author="Admin" w:date="2013-06-30T23:52:00Z">
        <w:r w:rsidRPr="009B2315">
          <w:rPr>
            <w:rFonts w:cs="Arial"/>
            <w:szCs w:val="20"/>
            <w:highlight w:val="yellow"/>
            <w:rPrChange w:id="720" w:author="Admin" w:date="2013-06-30T23:59:00Z">
              <w:rPr>
                <w:rFonts w:cs="Arial"/>
                <w:szCs w:val="20"/>
              </w:rPr>
            </w:rPrChange>
          </w:rPr>
          <w:t xml:space="preserve">Cores </w:t>
        </w:r>
      </w:ins>
      <w:ins w:id="721" w:author="Admin" w:date="2013-06-30T23:53:00Z">
        <w:r w:rsidRPr="009B2315">
          <w:rPr>
            <w:rFonts w:cs="Arial"/>
            <w:szCs w:val="20"/>
            <w:highlight w:val="yellow"/>
            <w:rPrChange w:id="722" w:author="Admin" w:date="2013-06-30T23:59:00Z">
              <w:rPr>
                <w:rFonts w:cs="Arial"/>
                <w:szCs w:val="20"/>
              </w:rPr>
            </w:rPrChange>
          </w:rPr>
          <w:t>–</w:t>
        </w:r>
      </w:ins>
      <w:ins w:id="723" w:author="Admin" w:date="2013-06-30T23:52:00Z">
        <w:r w:rsidRPr="009B2315">
          <w:rPr>
            <w:rFonts w:cs="Arial"/>
            <w:szCs w:val="20"/>
            <w:highlight w:val="yellow"/>
            <w:rPrChange w:id="724" w:author="Admin" w:date="2013-06-30T23:59:00Z">
              <w:rPr>
                <w:rFonts w:cs="Arial"/>
                <w:szCs w:val="20"/>
              </w:rPr>
            </w:rPrChange>
          </w:rPr>
          <w:t xml:space="preserve"> duas </w:t>
        </w:r>
      </w:ins>
      <w:ins w:id="725" w:author="Admin" w:date="2013-06-30T23:53:00Z">
        <w:r w:rsidRPr="009B2315">
          <w:rPr>
            <w:rFonts w:cs="Arial"/>
            <w:szCs w:val="20"/>
            <w:highlight w:val="yellow"/>
            <w:rPrChange w:id="726" w:author="Admin" w:date="2013-06-30T23:59:00Z">
              <w:rPr>
                <w:rFonts w:cs="Arial"/>
                <w:szCs w:val="20"/>
              </w:rPr>
            </w:rPrChange>
          </w:rPr>
          <w:t>versoes da mesma logo – a) 2 cores PMS</w:t>
        </w:r>
        <w:proofErr w:type="gramStart"/>
        <w:r w:rsidRPr="009B2315">
          <w:rPr>
            <w:rFonts w:cs="Arial"/>
            <w:szCs w:val="20"/>
            <w:highlight w:val="yellow"/>
            <w:rPrChange w:id="727" w:author="Admin" w:date="2013-06-30T23:59:00Z">
              <w:rPr>
                <w:rFonts w:cs="Arial"/>
                <w:szCs w:val="20"/>
              </w:rPr>
            </w:rPrChange>
          </w:rPr>
          <w:t xml:space="preserve"> b)</w:t>
        </w:r>
        <w:proofErr w:type="gramEnd"/>
        <w:r w:rsidRPr="009B2315">
          <w:rPr>
            <w:rFonts w:cs="Arial"/>
            <w:szCs w:val="20"/>
            <w:highlight w:val="yellow"/>
            <w:rPrChange w:id="728" w:author="Admin" w:date="2013-06-30T23:59:00Z">
              <w:rPr>
                <w:rFonts w:cs="Arial"/>
                <w:szCs w:val="20"/>
              </w:rPr>
            </w:rPrChange>
          </w:rPr>
          <w:t xml:space="preserve"> CMYK</w:t>
        </w:r>
      </w:ins>
    </w:p>
    <w:p w14:paraId="3AE00A57" w14:textId="77777777" w:rsidR="0062406A" w:rsidRPr="00EA5133" w:rsidRDefault="0062406A" w:rsidP="00CA05B5">
      <w:pPr>
        <w:rPr>
          <w:ins w:id="729" w:author="Wolfgang J. Toechterle" w:date="2013-05-20T21:04:00Z"/>
          <w:rFonts w:cs="Arial"/>
          <w:szCs w:val="20"/>
          <w:rPrChange w:id="730" w:author="Wolfgang J. Toechterle" w:date="2013-06-22T10:32:00Z">
            <w:rPr>
              <w:ins w:id="731" w:author="Wolfgang J. Toechterle" w:date="2013-05-20T21:04:00Z"/>
              <w:rFonts w:cs="Arial"/>
              <w:szCs w:val="20"/>
              <w:lang w:val="en-US"/>
            </w:rPr>
          </w:rPrChange>
        </w:rPr>
      </w:pPr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32" w:author="Wolfgang J. Toechterle" w:date="2013-05-20T21:04:00Z"/>
          <w:rFonts w:cs="Arial"/>
          <w:szCs w:val="20"/>
          <w:rPrChange w:id="733" w:author="Wolfgang J. Toechterle" w:date="2013-06-22T10:32:00Z">
            <w:rPr>
              <w:del w:id="734" w:author="Wolfgang J. Toechterle" w:date="2013-05-20T21:04:00Z"/>
              <w:rFonts w:cs="Arial"/>
              <w:szCs w:val="20"/>
              <w:lang w:val="en-US"/>
            </w:rPr>
          </w:rPrChange>
        </w:rPr>
      </w:pPr>
      <w:del w:id="735" w:author="Wolfgang J. Toechterle" w:date="2013-05-20T21:04:00Z">
        <w:r w:rsidRPr="00EA5133" w:rsidDel="00041FC5">
          <w:rPr>
            <w:rFonts w:cs="Arial"/>
            <w:szCs w:val="20"/>
            <w:rPrChange w:id="7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7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7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73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74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7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7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Default="007F0DA1" w:rsidP="00CA05B5">
      <w:pPr>
        <w:rPr>
          <w:rFonts w:eastAsia="Times New Roman" w:cs="Times New Roman"/>
        </w:rPr>
      </w:pPr>
      <w:del w:id="743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744" w:author="Wolfgang J. Toechterle" w:date="2013-06-22T11:52:00Z">
        <w:del w:id="745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746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747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748" w:author="Wolfgang J. Toechterle" w:date="2013-05-20T21:04:00Z">
        <w:del w:id="749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750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751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752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6CCC325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53" w:author="Admin" w:date="2013-06-30T23:55:00Z"/>
          <w:rFonts w:cs="Arial"/>
          <w:szCs w:val="20"/>
          <w:highlight w:val="yellow"/>
          <w:rPrChange w:id="754" w:author="Admin" w:date="2013-06-30T23:59:00Z">
            <w:rPr>
              <w:ins w:id="755" w:author="Admin" w:date="2013-06-30T23:55:00Z"/>
              <w:rFonts w:cs="Arial"/>
              <w:szCs w:val="20"/>
            </w:rPr>
          </w:rPrChange>
        </w:rPr>
      </w:pPr>
      <w:ins w:id="756" w:author="Admin" w:date="2013-06-30T23:54:00Z">
        <w:r w:rsidRPr="009B2315">
          <w:rPr>
            <w:rFonts w:cs="Arial"/>
            <w:szCs w:val="20"/>
            <w:highlight w:val="yellow"/>
            <w:rPrChange w:id="757" w:author="Admin" w:date="2013-06-30T23:59:00Z">
              <w:rPr>
                <w:rFonts w:cs="Arial"/>
                <w:szCs w:val="20"/>
              </w:rPr>
            </w:rPrChange>
          </w:rPr>
          <w:t>Faca uma legenda com as cores Pantone que voce u</w:t>
        </w:r>
      </w:ins>
      <w:ins w:id="758" w:author="Admin" w:date="2013-06-30T23:55:00Z">
        <w:r w:rsidRPr="009B2315">
          <w:rPr>
            <w:rFonts w:cs="Arial"/>
            <w:szCs w:val="20"/>
            <w:highlight w:val="yellow"/>
            <w:rPrChange w:id="759" w:author="Admin" w:date="2013-06-30T23:59:00Z">
              <w:rPr>
                <w:rFonts w:cs="Arial"/>
                <w:szCs w:val="20"/>
              </w:rPr>
            </w:rPrChange>
          </w:rPr>
          <w:t>tilizou</w:t>
        </w:r>
      </w:ins>
    </w:p>
    <w:p w14:paraId="41E8B0A0" w14:textId="77777777" w:rsidR="0062406A" w:rsidRPr="00EA5133" w:rsidRDefault="0062406A" w:rsidP="00CA05B5"/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76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761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762" w:author="Wolfgang J. Toechterle" w:date="2013-06-07T18:40:00Z">
        <w:r w:rsidR="00E22E28" w:rsidRPr="00EA5133">
          <w:rPr>
            <w:rFonts w:cs="Arial"/>
            <w:szCs w:val="20"/>
            <w:rPrChange w:id="7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7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765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766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767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76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76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de-DE"/>
        </w:rPr>
      </w:pPr>
      <w:r w:rsidRPr="00EA5133">
        <w:rPr>
          <w:rFonts w:ascii="Times New Roman" w:hAnsi="Times New Roman" w:cs="Times New Roman"/>
          <w:sz w:val="24"/>
          <w:szCs w:val="24"/>
          <w:rPrChange w:id="77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77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77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77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77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775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77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77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77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7922F0">
        <w:rPr>
          <w:lang w:val="de-DE"/>
          <w:rPrChange w:id="779" w:author="Admin" w:date="2013-06-30T22:49:00Z">
            <w:rPr>
              <w:lang w:val="en-US"/>
            </w:rPr>
          </w:rPrChange>
        </w:rPr>
        <w:t>German Logo:</w:t>
      </w:r>
      <w:r w:rsidRPr="007922F0">
        <w:rPr>
          <w:rFonts w:ascii="Times New Roman" w:hAnsi="Times New Roman" w:cs="Times New Roman"/>
          <w:sz w:val="24"/>
          <w:szCs w:val="24"/>
          <w:lang w:val="de-DE"/>
          <w:rPrChange w:id="780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2553E4B4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81" w:author="Admin" w:date="2013-06-30T23:56:00Z"/>
          <w:rFonts w:cs="Arial"/>
          <w:szCs w:val="20"/>
          <w:highlight w:val="yellow"/>
          <w:rPrChange w:id="782" w:author="Admin" w:date="2013-06-30T23:59:00Z">
            <w:rPr>
              <w:ins w:id="783" w:author="Admin" w:date="2013-06-30T23:56:00Z"/>
              <w:rFonts w:cs="Arial"/>
              <w:szCs w:val="20"/>
            </w:rPr>
          </w:rPrChange>
        </w:rPr>
      </w:pPr>
      <w:ins w:id="784" w:author="Admin" w:date="2013-06-30T23:55:00Z">
        <w:r w:rsidRPr="009B2315">
          <w:rPr>
            <w:rFonts w:cs="Arial"/>
            <w:szCs w:val="20"/>
            <w:highlight w:val="yellow"/>
            <w:rPrChange w:id="785" w:author="Admin" w:date="2013-06-30T23:59:00Z">
              <w:rPr>
                <w:rFonts w:cs="Arial"/>
                <w:szCs w:val="20"/>
              </w:rPr>
            </w:rPrChange>
          </w:rPr>
          <w:t xml:space="preserve">Texto para duas logos separadas com o mesmo design -  </w:t>
        </w:r>
      </w:ins>
    </w:p>
    <w:p w14:paraId="1E7999BF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86" w:author="Admin" w:date="2013-06-30T23:56:00Z"/>
          <w:rFonts w:cs="Arial"/>
          <w:szCs w:val="20"/>
          <w:highlight w:val="yellow"/>
          <w:rPrChange w:id="787" w:author="Admin" w:date="2013-06-30T23:59:00Z">
            <w:rPr>
              <w:ins w:id="788" w:author="Admin" w:date="2013-06-30T23:56:00Z"/>
              <w:rFonts w:cs="Arial"/>
              <w:szCs w:val="20"/>
            </w:rPr>
          </w:rPrChange>
        </w:rPr>
      </w:pPr>
      <w:ins w:id="789" w:author="Admin" w:date="2013-06-30T23:56:00Z">
        <w:r w:rsidRPr="009B2315">
          <w:rPr>
            <w:rFonts w:cs="Arial"/>
            <w:szCs w:val="20"/>
            <w:highlight w:val="yellow"/>
            <w:rPrChange w:id="790" w:author="Admin" w:date="2013-06-30T23:59:00Z">
              <w:rPr>
                <w:rFonts w:cs="Arial"/>
                <w:szCs w:val="20"/>
              </w:rPr>
            </w:rPrChange>
          </w:rPr>
          <w:tab/>
        </w:r>
      </w:ins>
      <w:ins w:id="791" w:author="Admin" w:date="2013-06-30T23:55:00Z">
        <w:r w:rsidRPr="009B2315">
          <w:rPr>
            <w:rFonts w:cs="Arial"/>
            <w:szCs w:val="20"/>
            <w:highlight w:val="yellow"/>
            <w:rPrChange w:id="792" w:author="Admin" w:date="2013-06-30T23:59:00Z">
              <w:rPr>
                <w:rFonts w:cs="Arial"/>
                <w:szCs w:val="20"/>
              </w:rPr>
            </w:rPrChange>
          </w:rPr>
          <w:t>Logo in</w:t>
        </w:r>
      </w:ins>
      <w:ins w:id="793" w:author="Admin" w:date="2013-06-30T23:56:00Z">
        <w:r w:rsidRPr="009B2315">
          <w:rPr>
            <w:rFonts w:cs="Arial"/>
            <w:szCs w:val="20"/>
            <w:highlight w:val="yellow"/>
            <w:rPrChange w:id="794" w:author="Admin" w:date="2013-06-30T23:59:00Z">
              <w:rPr>
                <w:rFonts w:cs="Arial"/>
                <w:szCs w:val="20"/>
              </w:rPr>
            </w:rPrChange>
          </w:rPr>
          <w:t xml:space="preserve">gles - 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rPrChange w:id="795" w:author="Admin" w:date="2013-06-30T23:5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9B2315" w:rsidDel="00041FC5">
          <w:rPr>
            <w:rFonts w:cs="Arial"/>
            <w:szCs w:val="20"/>
            <w:highlight w:val="yellow"/>
            <w:rPrChange w:id="796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3A0BEB63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97" w:author="Admin" w:date="2013-06-30T23:57:00Z"/>
          <w:rFonts w:cs="Arial"/>
          <w:szCs w:val="20"/>
          <w:highlight w:val="yellow"/>
          <w:lang w:val="de-DE"/>
          <w:rPrChange w:id="798" w:author="Admin" w:date="2013-06-30T23:59:00Z">
            <w:rPr>
              <w:ins w:id="799" w:author="Admin" w:date="2013-06-30T23:57:00Z"/>
              <w:rFonts w:cs="Arial"/>
              <w:szCs w:val="20"/>
              <w:lang w:val="de-DE"/>
            </w:rPr>
          </w:rPrChange>
        </w:rPr>
      </w:pPr>
      <w:ins w:id="800" w:author="Admin" w:date="2013-06-30T23:56:00Z">
        <w:r w:rsidRPr="009B2315">
          <w:rPr>
            <w:rFonts w:cs="Arial"/>
            <w:szCs w:val="20"/>
            <w:highlight w:val="yellow"/>
            <w:rPrChange w:id="801" w:author="Admin" w:date="2013-06-30T23:59:00Z">
              <w:rPr>
                <w:rFonts w:cs="Arial"/>
                <w:szCs w:val="20"/>
              </w:rPr>
            </w:rPrChange>
          </w:rPr>
          <w:tab/>
        </w:r>
        <w:r w:rsidRPr="009B2315">
          <w:rPr>
            <w:rFonts w:cs="Arial"/>
            <w:szCs w:val="20"/>
            <w:highlight w:val="yellow"/>
            <w:lang w:val="de-DE"/>
            <w:rPrChange w:id="802" w:author="Admin" w:date="2013-06-30T23:59:00Z">
              <w:rPr>
                <w:rFonts w:cs="Arial"/>
                <w:szCs w:val="20"/>
              </w:rPr>
            </w:rPrChange>
          </w:rPr>
          <w:t xml:space="preserve">Logo alemao - </w:t>
        </w:r>
      </w:ins>
      <w:ins w:id="803" w:author="Admin" w:date="2013-06-30T23:57:00Z">
        <w:r w:rsidRPr="009B2315">
          <w:rPr>
            <w:rFonts w:ascii="Times New Roman" w:hAnsi="Times New Roman" w:cs="Times New Roman"/>
            <w:sz w:val="24"/>
            <w:szCs w:val="24"/>
            <w:highlight w:val="yellow"/>
            <w:lang w:val="de-DE"/>
            <w:rPrChange w:id="804" w:author="Admin" w:date="2013-06-30T23:5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Museum für Druckkunst Leipzig</w:t>
        </w:r>
        <w:r w:rsidRPr="009B2315" w:rsidDel="00041FC5">
          <w:rPr>
            <w:rFonts w:cs="Arial"/>
            <w:szCs w:val="20"/>
            <w:highlight w:val="yellow"/>
            <w:lang w:val="de-DE"/>
            <w:rPrChange w:id="805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79CF6B4A" w14:textId="77777777" w:rsidR="0062406A" w:rsidRPr="007922F0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de-DE"/>
          <w:rPrChange w:id="806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</w:p>
    <w:p w14:paraId="43B3E68A" w14:textId="0CFFC937" w:rsidR="00C11B4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EA5133">
        <w:rPr>
          <w:rFonts w:cs="Arial"/>
          <w:szCs w:val="20"/>
          <w:rPrChange w:id="807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57B72472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08" w:author="Admin" w:date="2013-06-30T23:57:00Z"/>
          <w:rFonts w:cs="Arial"/>
          <w:szCs w:val="20"/>
          <w:highlight w:val="yellow"/>
          <w:lang w:val="en-US"/>
          <w:rPrChange w:id="809" w:author="Admin" w:date="2013-06-30T23:59:00Z">
            <w:rPr>
              <w:ins w:id="810" w:author="Admin" w:date="2013-06-30T23:57:00Z"/>
              <w:rFonts w:cs="Arial"/>
              <w:szCs w:val="20"/>
              <w:lang w:val="de-DE"/>
            </w:rPr>
          </w:rPrChange>
        </w:rPr>
      </w:pPr>
      <w:ins w:id="811" w:author="Admin" w:date="2013-06-30T23:57:00Z">
        <w:r w:rsidRPr="009B2315">
          <w:rPr>
            <w:rFonts w:cs="Arial"/>
            <w:szCs w:val="20"/>
            <w:highlight w:val="yellow"/>
            <w:lang w:val="en-US"/>
            <w:rPrChange w:id="812" w:author="Admin" w:date="2013-06-30T23:59:00Z">
              <w:rPr>
                <w:rFonts w:cs="Arial"/>
                <w:szCs w:val="20"/>
                <w:lang w:val="de-DE"/>
              </w:rPr>
            </w:rPrChange>
          </w:rPr>
          <w:t>Impressao – letterpress e impressao offset</w:t>
        </w:r>
      </w:ins>
    </w:p>
    <w:p w14:paraId="412C3341" w14:textId="77777777" w:rsidR="0062406A" w:rsidRPr="00EA5133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81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7A012F9" w14:textId="138E1797" w:rsidR="00C11B4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EA5133">
        <w:rPr>
          <w:rFonts w:cs="Arial"/>
          <w:szCs w:val="20"/>
          <w:rPrChange w:id="814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6992B4E7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15" w:author="Admin" w:date="2013-06-30T23:58:00Z"/>
          <w:rFonts w:cs="Arial"/>
          <w:szCs w:val="20"/>
          <w:highlight w:val="yellow"/>
          <w:lang w:val="en-US"/>
          <w:rPrChange w:id="816" w:author="Admin" w:date="2013-06-30T23:59:00Z">
            <w:rPr>
              <w:ins w:id="817" w:author="Admin" w:date="2013-06-30T23:58:00Z"/>
              <w:rFonts w:cs="Arial"/>
              <w:szCs w:val="20"/>
              <w:lang w:val="en-US"/>
            </w:rPr>
          </w:rPrChange>
        </w:rPr>
      </w:pPr>
      <w:ins w:id="818" w:author="Admin" w:date="2013-06-30T23:58:00Z">
        <w:r w:rsidRPr="009B2315">
          <w:rPr>
            <w:rFonts w:cs="Arial"/>
            <w:szCs w:val="20"/>
            <w:highlight w:val="yellow"/>
            <w:lang w:val="en-US"/>
            <w:rPrChange w:id="819" w:author="Admin" w:date="2013-06-30T23:59:00Z">
              <w:rPr>
                <w:rFonts w:cs="Arial"/>
                <w:szCs w:val="20"/>
                <w:lang w:val="de-DE"/>
              </w:rPr>
            </w:rPrChange>
          </w:rPr>
          <w:t>Trapping – 0.5 pontos</w:t>
        </w:r>
      </w:ins>
    </w:p>
    <w:p w14:paraId="6B48F959" w14:textId="77777777" w:rsidR="0062406A" w:rsidRPr="00EA5133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82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72532AE7" w14:textId="77777777" w:rsidR="009B2315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21" w:author="Admin" w:date="2013-06-30T23:52:00Z"/>
          <w:rFonts w:cs="Arial"/>
          <w:szCs w:val="20"/>
        </w:rPr>
      </w:pPr>
      <w:r w:rsidRPr="00EA5133">
        <w:rPr>
          <w:rFonts w:cs="Arial"/>
          <w:szCs w:val="20"/>
          <w:rPrChange w:id="8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823" w:author="Wolfgang J. Toechterle" w:date="2013-05-20T21:05:00Z">
        <w:r w:rsidR="00041FC5" w:rsidRPr="00EA5133">
          <w:rPr>
            <w:rFonts w:cs="Arial"/>
            <w:szCs w:val="20"/>
            <w:rPrChange w:id="8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</w:p>
    <w:p w14:paraId="514182C5" w14:textId="77777777" w:rsidR="0062406A" w:rsidRPr="009B2315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</w:rPr>
      </w:pPr>
      <w:ins w:id="825" w:author="Admin" w:date="2013-06-30T23:58:00Z">
        <w:r w:rsidRPr="009B2315">
          <w:rPr>
            <w:rFonts w:cs="Arial"/>
            <w:szCs w:val="20"/>
            <w:highlight w:val="yellow"/>
            <w:lang w:val="en-US"/>
            <w:rPrChange w:id="826" w:author="Admin" w:date="2013-06-30T23:59:00Z">
              <w:rPr>
                <w:rFonts w:cs="Arial"/>
                <w:szCs w:val="20"/>
                <w:lang w:val="en-US"/>
              </w:rPr>
            </w:rPrChange>
          </w:rPr>
          <w:t>Imagens – somente imagens vetoriais sao permitidas</w:t>
        </w:r>
      </w:ins>
      <w:del w:id="827" w:author="Wolfgang J. Toechterle" w:date="2013-05-20T21:05:00Z">
        <w:r w:rsidRPr="009B2315" w:rsidDel="00041FC5">
          <w:rPr>
            <w:rFonts w:cs="Arial"/>
            <w:szCs w:val="20"/>
            <w:highlight w:val="yellow"/>
            <w:lang w:val="en-US"/>
            <w:rPrChange w:id="828" w:author="Admin" w:date="2013-06-30T23:5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9B2315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en-US"/>
        </w:rPr>
      </w:pPr>
    </w:p>
    <w:p w14:paraId="5099D273" w14:textId="77777777" w:rsidR="0062406A" w:rsidRPr="00322403" w:rsidRDefault="00C11B41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29" w:author="Admin" w:date="2013-07-01T00:00:00Z"/>
          <w:rFonts w:cs="Arial"/>
          <w:b/>
          <w:bCs/>
          <w:szCs w:val="20"/>
          <w:highlight w:val="yellow"/>
          <w:rPrChange w:id="830" w:author="Admin" w:date="2013-07-01T00:10:00Z">
            <w:rPr>
              <w:ins w:id="831" w:author="Admin" w:date="2013-07-01T00:00:00Z"/>
              <w:rFonts w:cs="Arial"/>
              <w:b/>
              <w:bCs/>
              <w:szCs w:val="20"/>
            </w:rPr>
          </w:rPrChange>
        </w:rPr>
        <w:pPrChange w:id="832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r w:rsidRPr="00EA5133">
        <w:rPr>
          <w:rFonts w:cs="Arial"/>
          <w:b/>
          <w:bCs/>
          <w:szCs w:val="20"/>
          <w:rPrChange w:id="83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r w:rsidR="0062406A">
        <w:rPr>
          <w:rFonts w:cs="Arial"/>
          <w:b/>
          <w:bCs/>
          <w:szCs w:val="20"/>
        </w:rPr>
        <w:t xml:space="preserve"> </w:t>
      </w:r>
      <w:ins w:id="834" w:author="Admin" w:date="2013-07-01T00:00:00Z">
        <w:r w:rsidR="0062406A" w:rsidRPr="00322403">
          <w:rPr>
            <w:rFonts w:cs="Arial"/>
            <w:b/>
            <w:bCs/>
            <w:szCs w:val="20"/>
            <w:highlight w:val="yellow"/>
            <w:rPrChange w:id="835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>Voce deve entregar</w:t>
        </w:r>
      </w:ins>
      <w:ins w:id="836" w:author="Admin" w:date="2013-06-30T23:59:00Z">
        <w:r w:rsidR="0062406A" w:rsidRPr="00322403">
          <w:rPr>
            <w:rFonts w:cs="Arial"/>
            <w:b/>
            <w:bCs/>
            <w:szCs w:val="20"/>
            <w:highlight w:val="yellow"/>
            <w:rPrChange w:id="837" w:author="Admin" w:date="2013-07-01T00:10:00Z">
              <w:rPr/>
            </w:rPrChange>
          </w:rPr>
          <w:t>:</w:t>
        </w:r>
      </w:ins>
    </w:p>
    <w:p w14:paraId="698516C0" w14:textId="0BB59821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83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31C6A95B" w14:textId="77777777" w:rsidR="00C11B41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EA5133">
        <w:rPr>
          <w:rFonts w:cs="Arial"/>
          <w:szCs w:val="20"/>
          <w:rPrChange w:id="8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0B837556" w14:textId="1559BCF2" w:rsidR="0062406A" w:rsidRPr="0062406A" w:rsidRDefault="0062406A" w:rsidP="0062406A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highlight w:val="yellow"/>
          <w:rPrChange w:id="8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841" w:author="Admin" w:date="2013-07-01T00:00:00Z">
        <w:r w:rsidRPr="00322403">
          <w:rPr>
            <w:rFonts w:cs="Arial"/>
            <w:szCs w:val="20"/>
            <w:highlight w:val="yellow"/>
            <w:rPrChange w:id="842" w:author="Admin" w:date="2013-07-01T00:10:00Z">
              <w:rPr>
                <w:rFonts w:cs="Arial"/>
                <w:szCs w:val="20"/>
              </w:rPr>
            </w:rPrChange>
          </w:rPr>
          <w:t xml:space="preserve">1 </w:t>
        </w:r>
      </w:ins>
      <w:ins w:id="843" w:author="Admin" w:date="2013-07-01T00:01:00Z">
        <w:r w:rsidRPr="00322403">
          <w:rPr>
            <w:rFonts w:cs="Arial"/>
            <w:szCs w:val="20"/>
            <w:highlight w:val="yellow"/>
            <w:rPrChange w:id="844" w:author="Admin" w:date="2013-07-01T00:10:00Z">
              <w:rPr>
                <w:rFonts w:cs="Arial"/>
                <w:szCs w:val="20"/>
              </w:rPr>
            </w:rPrChange>
          </w:rPr>
          <w:t>pasta final com seus arquivos de trabalho para arquivamento</w:t>
        </w:r>
      </w:ins>
    </w:p>
    <w:p w14:paraId="62AD2603" w14:textId="258AA3A9" w:rsidR="003F39E8" w:rsidRPr="0062406A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ins w:id="845" w:author="Wolfgang J. Toechterle" w:date="2013-05-20T21:09:00Z">
        <w:r w:rsidRPr="00EA5133">
          <w:rPr>
            <w:rFonts w:cs="Arial"/>
            <w:szCs w:val="20"/>
            <w:rPrChange w:id="84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8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848" w:author="Kinder" w:date="2013-06-30T08:47:00Z">
        <w:r w:rsidR="00504D88">
          <w:rPr>
            <w:rFonts w:cs="Arial"/>
            <w:szCs w:val="20"/>
          </w:rPr>
          <w:t>PMS</w:t>
        </w:r>
      </w:ins>
      <w:ins w:id="849" w:author="Wolfgang J. Toechterle" w:date="2013-05-20T21:09:00Z">
        <w:del w:id="850" w:author="Kinder" w:date="2013-06-30T08:47:00Z">
          <w:r w:rsidR="00CD0E39" w:rsidRPr="00EA5133" w:rsidDel="00504D88">
            <w:rPr>
              <w:rFonts w:cs="Arial"/>
              <w:szCs w:val="20"/>
              <w:rPrChange w:id="851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8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853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854" w:author="Wolfgang J. Toechterle" w:date="2013-05-20T21:09:00Z">
        <w:r w:rsidR="00CD0E39" w:rsidRPr="00EA5133">
          <w:rPr>
            <w:rFonts w:cs="Arial"/>
            <w:szCs w:val="20"/>
            <w:rPrChange w:id="8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8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857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858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Artboard</w:t>
        </w:r>
        <w:del w:id="859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860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861" w:author="Kinder" w:date="2013-06-30T08:49:00Z">
        <w:r w:rsidR="00504D88">
          <w:rPr>
            <w:rFonts w:eastAsia="Times New Roman" w:cs="Times New Roman"/>
          </w:rPr>
          <w:t>(</w:t>
        </w:r>
      </w:ins>
      <w:ins w:id="862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5676791E" w14:textId="1A1152AF" w:rsidR="0062406A" w:rsidRPr="00322403" w:rsidRDefault="0062406A" w:rsidP="0062406A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63" w:author="Admin" w:date="2013-07-01T00:03:00Z"/>
          <w:rFonts w:cs="Arial"/>
          <w:b/>
          <w:bCs/>
          <w:szCs w:val="20"/>
          <w:highlight w:val="yellow"/>
          <w:rPrChange w:id="864" w:author="Admin" w:date="2013-07-01T00:10:00Z">
            <w:rPr>
              <w:ins w:id="865" w:author="Admin" w:date="2013-07-01T00:03:00Z"/>
              <w:rFonts w:cs="Arial"/>
              <w:szCs w:val="20"/>
            </w:rPr>
          </w:rPrChange>
        </w:rPr>
        <w:pPrChange w:id="866" w:author="Admin" w:date="2013-07-01T00:03:00Z">
          <w:pPr/>
        </w:pPrChange>
      </w:pPr>
      <w:ins w:id="867" w:author="Admin" w:date="2013-07-01T00:01:00Z">
        <w:r w:rsidRPr="00322403">
          <w:rPr>
            <w:rFonts w:cs="Arial"/>
            <w:szCs w:val="20"/>
            <w:highlight w:val="yellow"/>
            <w:rPrChange w:id="868" w:author="Admin" w:date="2013-07-01T00:10:00Z">
              <w:rPr>
                <w:rFonts w:cs="Arial"/>
                <w:szCs w:val="20"/>
              </w:rPr>
            </w:rPrChange>
          </w:rPr>
          <w:t xml:space="preserve">Em um arquivo Ilustrator </w:t>
        </w:r>
      </w:ins>
      <w:ins w:id="869" w:author="Admin" w:date="2013-07-01T00:02:00Z">
        <w:r>
          <w:rPr>
            <w:rFonts w:cs="Arial"/>
            <w:szCs w:val="20"/>
            <w:highlight w:val="yellow"/>
          </w:rPr>
          <w:t>q</w:t>
        </w:r>
      </w:ins>
      <w:ins w:id="870" w:author="Admin" w:date="2013-07-01T00:20:00Z">
        <w:r>
          <w:rPr>
            <w:rFonts w:cs="Arial"/>
            <w:szCs w:val="20"/>
            <w:highlight w:val="yellow"/>
          </w:rPr>
          <w:t>uatro</w:t>
        </w:r>
      </w:ins>
      <w:ins w:id="871" w:author="Admin" w:date="2013-07-01T00:01:00Z">
        <w:r w:rsidRPr="00322403">
          <w:rPr>
            <w:rFonts w:cs="Arial"/>
            <w:szCs w:val="20"/>
            <w:highlight w:val="yellow"/>
            <w:rPrChange w:id="872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</w:ins>
      <w:ins w:id="873" w:author="Admin" w:date="2013-07-01T00:02:00Z">
        <w:r w:rsidRPr="00322403">
          <w:rPr>
            <w:rFonts w:cs="Arial"/>
            <w:szCs w:val="20"/>
            <w:highlight w:val="yellow"/>
            <w:rPrChange w:id="874" w:author="Admin" w:date="2013-07-01T00:10:00Z">
              <w:rPr>
                <w:rFonts w:cs="Arial"/>
                <w:szCs w:val="20"/>
              </w:rPr>
            </w:rPrChange>
          </w:rPr>
          <w:t>logos</w:t>
        </w:r>
      </w:ins>
      <w:r>
        <w:rPr>
          <w:rFonts w:cs="Arial"/>
          <w:szCs w:val="20"/>
          <w:highlight w:val="yellow"/>
        </w:rPr>
        <w:t xml:space="preserve"> versoes em ingles e versoes em alemao</w:t>
      </w:r>
      <w:ins w:id="875" w:author="Admin" w:date="2013-07-01T00:02:00Z">
        <w:r w:rsidRPr="00322403">
          <w:rPr>
            <w:rFonts w:cs="Arial"/>
            <w:szCs w:val="20"/>
            <w:highlight w:val="yellow"/>
            <w:rPrChange w:id="876" w:author="Admin" w:date="2013-07-01T00:10:00Z">
              <w:rPr>
                <w:rFonts w:cs="Arial"/>
                <w:szCs w:val="20"/>
              </w:rPr>
            </w:rPrChange>
          </w:rPr>
          <w:t xml:space="preserve"> – duas em cores especiais (duas cores PMS – Pantone Uncoated), sendo uma em ingles outra em alemao, e duas logos em CMYK, sendo uma i</w:t>
        </w:r>
      </w:ins>
      <w:ins w:id="877" w:author="Admin" w:date="2013-07-01T00:03:00Z">
        <w:r w:rsidRPr="00322403">
          <w:rPr>
            <w:rFonts w:cs="Arial"/>
            <w:szCs w:val="20"/>
            <w:highlight w:val="yellow"/>
            <w:rPrChange w:id="878" w:author="Admin" w:date="2013-07-01T00:10:00Z">
              <w:rPr>
                <w:rFonts w:cs="Arial"/>
                <w:szCs w:val="20"/>
              </w:rPr>
            </w:rPrChange>
          </w:rPr>
          <w:t>ngles e outra em alemao.</w:t>
        </w:r>
      </w:ins>
    </w:p>
    <w:p w14:paraId="737E7C61" w14:textId="77777777" w:rsidR="0062406A" w:rsidRPr="00EA5133" w:rsidRDefault="0062406A" w:rsidP="0062406A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360"/>
        <w:rPr>
          <w:ins w:id="879" w:author="Wolfgang J. Toechterle" w:date="2013-05-20T21:09:00Z"/>
          <w:rFonts w:cs="Arial"/>
          <w:szCs w:val="20"/>
          <w:rPrChange w:id="880" w:author="Wolfgang J. Toechterle" w:date="2013-06-22T10:32:00Z">
            <w:rPr>
              <w:ins w:id="881" w:author="Wolfgang J. Toechterle" w:date="2013-05-20T21:09:00Z"/>
              <w:rFonts w:cs="Arial"/>
              <w:szCs w:val="20"/>
              <w:lang w:val="en-US"/>
            </w:rPr>
          </w:rPrChange>
        </w:rPr>
      </w:pPr>
    </w:p>
    <w:p w14:paraId="25B315AD" w14:textId="62D8F841" w:rsidR="0062406A" w:rsidRPr="0062406A" w:rsidRDefault="001C00CF" w:rsidP="0062406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ins w:id="882" w:author="Wolfgang J. Toechterle" w:date="2013-05-20T21:03:00Z">
        <w:r w:rsidRPr="00EA5133">
          <w:rPr>
            <w:rFonts w:cs="Arial"/>
            <w:szCs w:val="20"/>
            <w:rPrChange w:id="8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1 PDF/X-3:2002 </w:t>
        </w:r>
      </w:ins>
      <w:del w:id="884" w:author="Wolfgang J. Toechterle" w:date="2013-05-20T21:03:00Z">
        <w:r w:rsidR="00C11B41" w:rsidRPr="00EA5133" w:rsidDel="001C00CF">
          <w:rPr>
            <w:rFonts w:cs="Arial"/>
            <w:szCs w:val="20"/>
            <w:rPrChange w:id="8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8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88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8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889" w:author="Wolfgang J. Toechterle" w:date="2013-06-22T11:52:00Z">
        <w:r w:rsidR="00C11B41" w:rsidRPr="00EA5133" w:rsidDel="00510F1B">
          <w:rPr>
            <w:rFonts w:cs="Arial"/>
            <w:szCs w:val="20"/>
            <w:rPrChange w:id="8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9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89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32F96C0E" w14:textId="471EBB67" w:rsidR="0062406A" w:rsidRPr="0062406A" w:rsidRDefault="0062406A" w:rsidP="0062406A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highlight w:val="yellow"/>
          <w:rPrChange w:id="89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894" w:author="Admin" w:date="2013-07-01T00:04:00Z">
        <w:r w:rsidRPr="00322403">
          <w:rPr>
            <w:rFonts w:cs="Arial"/>
            <w:szCs w:val="20"/>
            <w:highlight w:val="yellow"/>
            <w:rPrChange w:id="895" w:author="Admin" w:date="2013-07-01T00:10:00Z">
              <w:rPr>
                <w:rFonts w:cs="Arial"/>
                <w:szCs w:val="20"/>
              </w:rPr>
            </w:rPrChange>
          </w:rPr>
          <w:t>1 arquivo PDF/X-3:2002 com sua logo em CMYK (</w:t>
        </w:r>
      </w:ins>
      <w:ins w:id="896" w:author="Admin" w:date="2013-07-01T00:07:00Z">
        <w:r w:rsidRPr="00322403">
          <w:rPr>
            <w:rFonts w:cs="Arial"/>
            <w:szCs w:val="20"/>
            <w:highlight w:val="yellow"/>
            <w:rPrChange w:id="897" w:author="Admin" w:date="2013-07-01T00:10:00Z">
              <w:rPr>
                <w:rFonts w:cs="Arial"/>
                <w:szCs w:val="20"/>
              </w:rPr>
            </w:rPrChange>
          </w:rPr>
          <w:t>nao pode haver cor especial)</w:t>
        </w:r>
      </w:ins>
    </w:p>
    <w:p w14:paraId="2A2ED931" w14:textId="201C738B" w:rsidR="009B2315" w:rsidRPr="0008332E" w:rsidRDefault="00AF5632" w:rsidP="0008332E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898" w:author="Admin" w:date="2013-07-01T00:00:00Z"/>
          <w:rFonts w:cs="Arial"/>
          <w:szCs w:val="20"/>
          <w:highlight w:val="yellow"/>
          <w:rPrChange w:id="899" w:author="Admin" w:date="2013-07-01T00:10:00Z">
            <w:rPr>
              <w:ins w:id="900" w:author="Admin" w:date="2013-07-01T00:00:00Z"/>
              <w:rFonts w:cs="Arial"/>
              <w:b/>
              <w:bCs/>
              <w:szCs w:val="20"/>
            </w:rPr>
          </w:rPrChange>
        </w:rPr>
        <w:pPrChange w:id="901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r w:rsidRPr="00EA5133">
        <w:rPr>
          <w:rFonts w:cs="Arial"/>
          <w:szCs w:val="20"/>
          <w:rPrChange w:id="9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903" w:author="Kinder" w:date="2013-06-30T08:49:00Z">
        <w:r w:rsidRPr="00EA5133" w:rsidDel="00504D88">
          <w:rPr>
            <w:rFonts w:cs="Arial"/>
            <w:szCs w:val="20"/>
            <w:rPrChange w:id="9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9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906" w:author="Wolfgang J. Toechterle" w:date="2013-06-22T11:52:00Z">
        <w:r w:rsidRPr="00EA5133" w:rsidDel="00510F1B">
          <w:rPr>
            <w:rFonts w:cs="Arial"/>
            <w:szCs w:val="20"/>
            <w:rPrChange w:id="90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0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9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910" w:author="Kinder" w:date="2013-06-30T08:49:00Z">
        <w:r w:rsidR="00504D88">
          <w:rPr>
            <w:rFonts w:cs="Arial"/>
            <w:szCs w:val="20"/>
          </w:rPr>
          <w:t>PMS</w:t>
        </w:r>
      </w:ins>
      <w:del w:id="911" w:author="Kinder" w:date="2013-06-30T08:49:00Z">
        <w:r w:rsidRPr="00EA5133" w:rsidDel="00504D88">
          <w:rPr>
            <w:rFonts w:cs="Arial"/>
            <w:szCs w:val="20"/>
            <w:rPrChange w:id="9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9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914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9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916" w:author="Wolfgang J. Toechterle" w:date="2013-06-22T11:52:00Z">
        <w:r w:rsidR="007F0DA1" w:rsidRPr="00EA5133" w:rsidDel="00510F1B">
          <w:rPr>
            <w:rFonts w:cs="Arial"/>
            <w:szCs w:val="20"/>
            <w:rPrChange w:id="9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1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9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920" w:author="Kinder" w:date="2013-06-30T08:50:00Z">
        <w:r w:rsidR="00504D88">
          <w:rPr>
            <w:rFonts w:cs="Arial"/>
            <w:szCs w:val="20"/>
          </w:rPr>
          <w:t>colour chart.</w:t>
        </w:r>
      </w:ins>
      <w:del w:id="921" w:author="Kinder" w:date="2013-06-30T08:50:00Z">
        <w:r w:rsidR="007F0DA1" w:rsidRPr="00322403" w:rsidDel="00504D88">
          <w:rPr>
            <w:rFonts w:cs="Arial"/>
            <w:szCs w:val="20"/>
            <w:highlight w:val="yellow"/>
            <w:rPrChange w:id="922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322403" w:rsidDel="00504D88">
          <w:rPr>
            <w:rFonts w:cs="Arial"/>
            <w:szCs w:val="20"/>
            <w:highlight w:val="yellow"/>
            <w:rPrChange w:id="923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46DFCD34" w14:textId="049220BF" w:rsidR="00322403" w:rsidRPr="00322403" w:rsidRDefault="00322403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24" w:author="Kinder" w:date="2013-06-29T11:20:00Z"/>
          <w:rFonts w:cs="Arial"/>
          <w:b/>
          <w:bCs/>
          <w:szCs w:val="20"/>
          <w:highlight w:val="yellow"/>
          <w:rPrChange w:id="925" w:author="Admin" w:date="2013-07-01T00:10:00Z">
            <w:rPr>
              <w:ins w:id="926" w:author="Kinder" w:date="2013-06-29T11:20:00Z"/>
            </w:rPr>
          </w:rPrChange>
        </w:rPr>
        <w:pPrChange w:id="927" w:author="Admin" w:date="2013-07-01T00:03:00Z">
          <w:pPr/>
        </w:pPrChange>
      </w:pPr>
      <w:ins w:id="928" w:author="Admin" w:date="2013-07-01T00:06:00Z">
        <w:r w:rsidRPr="00322403">
          <w:rPr>
            <w:rFonts w:cs="Arial"/>
            <w:szCs w:val="20"/>
            <w:highlight w:val="yellow"/>
            <w:rPrChange w:id="929" w:author="Admin" w:date="2013-07-01T00:10:00Z">
              <w:rPr>
                <w:rFonts w:cs="Arial"/>
                <w:szCs w:val="20"/>
              </w:rPr>
            </w:rPrChange>
          </w:rPr>
          <w:t>1 copia impressa,</w:t>
        </w:r>
      </w:ins>
      <w:ins w:id="930" w:author="Admin" w:date="2013-07-01T00:07:00Z">
        <w:r w:rsidRPr="00322403">
          <w:rPr>
            <w:rFonts w:cs="Arial"/>
            <w:szCs w:val="20"/>
            <w:highlight w:val="yellow"/>
            <w:rPrChange w:id="931" w:author="Admin" w:date="2013-07-01T00:10:00Z">
              <w:rPr>
                <w:rFonts w:cs="Arial"/>
                <w:szCs w:val="20"/>
              </w:rPr>
            </w:rPrChange>
          </w:rPr>
          <w:t xml:space="preserve"> montada em prancha de apresentacao com as duas versoes da logo (ingles e alemao) bem </w:t>
        </w:r>
        <w:proofErr w:type="gramStart"/>
        <w:r w:rsidRPr="00322403">
          <w:rPr>
            <w:rFonts w:cs="Arial"/>
            <w:szCs w:val="20"/>
            <w:highlight w:val="yellow"/>
            <w:rPrChange w:id="932" w:author="Admin" w:date="2013-07-01T00:10:00Z">
              <w:rPr>
                <w:rFonts w:cs="Arial"/>
                <w:szCs w:val="20"/>
              </w:rPr>
            </w:rPrChange>
          </w:rPr>
          <w:t>como</w:t>
        </w:r>
        <w:proofErr w:type="gramEnd"/>
        <w:r w:rsidRPr="00322403">
          <w:rPr>
            <w:rFonts w:cs="Arial"/>
            <w:szCs w:val="20"/>
            <w:highlight w:val="yellow"/>
            <w:rPrChange w:id="933" w:author="Admin" w:date="2013-07-01T00:10:00Z">
              <w:rPr>
                <w:rFonts w:cs="Arial"/>
                <w:szCs w:val="20"/>
              </w:rPr>
            </w:rPrChange>
          </w:rPr>
          <w:t xml:space="preserve"> com as duas versoes de cores (PMS e CMYZ)</w:t>
        </w:r>
      </w:ins>
      <w:ins w:id="934" w:author="Admin" w:date="2013-07-01T00:10:00Z">
        <w:r w:rsidRPr="00322403">
          <w:rPr>
            <w:rFonts w:cs="Arial"/>
            <w:szCs w:val="20"/>
            <w:highlight w:val="yellow"/>
            <w:rPrChange w:id="935" w:author="Admin" w:date="2013-07-01T00:10:00Z">
              <w:rPr>
                <w:rFonts w:cs="Arial"/>
                <w:szCs w:val="20"/>
              </w:rPr>
            </w:rPrChange>
          </w:rPr>
          <w:t xml:space="preserve"> de ambas as logos</w:t>
        </w:r>
      </w:ins>
      <w:ins w:id="936" w:author="Admin" w:date="2013-07-01T00:11:00Z">
        <w:r w:rsidR="005069C9">
          <w:rPr>
            <w:rFonts w:cs="Arial"/>
            <w:szCs w:val="20"/>
            <w:highlight w:val="yellow"/>
          </w:rPr>
          <w:t>. Insira a legenda das cores utilizadas nesta prancha de apresentacao</w:t>
        </w:r>
      </w:ins>
    </w:p>
    <w:p w14:paraId="12A1DA8F" w14:textId="64BEEFAB" w:rsidR="001E709A" w:rsidDel="007B1D59" w:rsidRDefault="001E709A">
      <w:pPr>
        <w:spacing w:after="200" w:line="276" w:lineRule="auto"/>
        <w:rPr>
          <w:ins w:id="937" w:author="Kinder" w:date="2013-06-29T15:08:00Z"/>
          <w:del w:id="938" w:author="Admin" w:date="2013-07-01T08:31:00Z"/>
          <w:rFonts w:cs="Arial"/>
          <w:b/>
          <w:bCs/>
          <w:sz w:val="28"/>
          <w:szCs w:val="28"/>
        </w:rPr>
      </w:pPr>
      <w:ins w:id="939" w:author="Kinder" w:date="2013-06-29T15:08:00Z">
        <w:del w:id="940" w:author="Admin" w:date="2013-07-01T08:31:00Z">
          <w:r w:rsidDel="007B1D59">
            <w:rPr>
              <w:rFonts w:cs="Arial"/>
              <w:b/>
              <w:bCs/>
              <w:sz w:val="28"/>
              <w:szCs w:val="28"/>
            </w:rPr>
            <w:br w:type="page"/>
          </w:r>
        </w:del>
      </w:ins>
    </w:p>
    <w:p w14:paraId="0BFD56B4" w14:textId="77777777" w:rsidR="007B1D59" w:rsidRDefault="007B1D59">
      <w:pPr>
        <w:spacing w:after="200" w:line="276" w:lineRule="auto"/>
        <w:rPr>
          <w:ins w:id="941" w:author="Admin" w:date="2013-07-01T08:31:00Z"/>
          <w:rFonts w:cs="Arial"/>
          <w:b/>
          <w:bCs/>
          <w:sz w:val="28"/>
          <w:szCs w:val="28"/>
        </w:rPr>
        <w:pPrChange w:id="942" w:author="Admin" w:date="2013-07-01T08:31:00Z">
          <w:pPr/>
        </w:pPrChange>
      </w:pPr>
    </w:p>
    <w:p w14:paraId="3E9B58C8" w14:textId="65B6031A" w:rsidR="00447A93" w:rsidRDefault="00447A93">
      <w:pPr>
        <w:spacing w:after="200" w:line="276" w:lineRule="auto"/>
        <w:rPr>
          <w:ins w:id="943" w:author="Admin" w:date="2013-07-01T00:23:00Z"/>
        </w:rPr>
        <w:pPrChange w:id="944" w:author="Admin" w:date="2013-07-01T08:31:00Z">
          <w:pPr/>
        </w:pPrChange>
      </w:pPr>
      <w:r w:rsidRPr="00EA5133">
        <w:rPr>
          <w:rFonts w:cs="Arial"/>
          <w:b/>
          <w:bCs/>
          <w:sz w:val="28"/>
          <w:szCs w:val="28"/>
          <w:rPrChange w:id="94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94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C31F1B1" w14:textId="031207E5" w:rsidR="003F0509" w:rsidRPr="00EA5133" w:rsidRDefault="003F0509" w:rsidP="00CE6B36">
      <w:ins w:id="947" w:author="Admin" w:date="2013-07-01T00:23:00Z">
        <w:r w:rsidRPr="003F0509">
          <w:rPr>
            <w:highlight w:val="yellow"/>
            <w:rPrChange w:id="948" w:author="Admin" w:date="2013-07-01T00:24:00Z">
              <w:rPr/>
            </w:rPrChange>
          </w:rPr>
          <w:t>Tarefa 2 / papel carta e cartao de visitas</w:t>
        </w:r>
      </w:ins>
    </w:p>
    <w:p w14:paraId="559EF23D" w14:textId="77777777" w:rsidR="00447A93" w:rsidRPr="00EA5133" w:rsidRDefault="00447A93" w:rsidP="00CE6B36"/>
    <w:p w14:paraId="21A9F21D" w14:textId="3DD9B9B5" w:rsidR="002254E8" w:rsidRDefault="002254E8" w:rsidP="002254E8">
      <w:pPr>
        <w:rPr>
          <w:ins w:id="949" w:author="Admin" w:date="2013-07-01T00:24:00Z"/>
        </w:rPr>
      </w:pPr>
      <w:r w:rsidRPr="00EA5133">
        <w:rPr>
          <w:rPrChange w:id="950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951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952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953" w:author="Wolfgang J. Toechterle" w:date="2013-06-22T10:32:00Z">
            <w:rPr>
              <w:lang w:val="en-US"/>
            </w:rPr>
          </w:rPrChange>
        </w:rPr>
        <w:t>:</w:t>
      </w:r>
    </w:p>
    <w:p w14:paraId="669F395D" w14:textId="7D9F1464" w:rsidR="003F0509" w:rsidRPr="00EA5133" w:rsidRDefault="003F0509" w:rsidP="002254E8">
      <w:pPr>
        <w:rPr>
          <w:rPrChange w:id="954" w:author="Wolfgang J. Toechterle" w:date="2013-06-22T10:32:00Z">
            <w:rPr>
              <w:lang w:val="en-US"/>
            </w:rPr>
          </w:rPrChange>
        </w:rPr>
      </w:pPr>
      <w:ins w:id="955" w:author="Admin" w:date="2013-07-01T00:24:00Z">
        <w:r w:rsidRPr="003F0509">
          <w:rPr>
            <w:highlight w:val="yellow"/>
            <w:rPrChange w:id="956" w:author="Admin" w:date="2013-07-01T00:25:00Z">
              <w:rPr/>
            </w:rPrChange>
          </w:rPr>
          <w:t>Elementos requeridos para os dois – papel carta e cartao de visitas</w:t>
        </w:r>
      </w:ins>
    </w:p>
    <w:p w14:paraId="5D0A5196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PrChange w:id="957" w:author="Wolfgang J. Toechterle" w:date="2013-06-22T10:32:00Z">
            <w:rPr>
              <w:lang w:val="en-US"/>
            </w:rPr>
          </w:rPrChange>
        </w:rPr>
      </w:pPr>
    </w:p>
    <w:p w14:paraId="619A0591" w14:textId="3185EEC6" w:rsidR="004C4B6F" w:rsidRDefault="002254E8" w:rsidP="004C4B6F">
      <w:pPr>
        <w:widowControl w:val="0"/>
        <w:autoSpaceDE w:val="0"/>
        <w:autoSpaceDN w:val="0"/>
        <w:adjustRightInd w:val="0"/>
        <w:rPr>
          <w:ins w:id="958" w:author="Admin" w:date="2013-07-01T00:25:00Z"/>
          <w:lang w:val="de-DE"/>
        </w:rPr>
      </w:pPr>
      <w:r w:rsidRPr="007922F0">
        <w:rPr>
          <w:lang w:val="de-DE"/>
          <w:rPrChange w:id="959" w:author="Admin" w:date="2013-06-30T22:49:00Z">
            <w:rPr>
              <w:lang w:val="en-US"/>
            </w:rPr>
          </w:rPrChange>
        </w:rPr>
        <w:t xml:space="preserve">Given text: </w:t>
      </w:r>
      <w:ins w:id="960" w:author="Admin" w:date="2013-07-01T00:25:00Z">
        <w:r w:rsidR="003F0509" w:rsidRPr="003F0509">
          <w:rPr>
            <w:highlight w:val="yellow"/>
            <w:lang w:val="de-DE"/>
            <w:rPrChange w:id="961" w:author="Admin" w:date="2013-07-01T00:25:00Z">
              <w:rPr>
                <w:lang w:val="de-DE"/>
              </w:rPr>
            </w:rPrChange>
          </w:rPr>
          <w:t xml:space="preserve">(texto </w:t>
        </w:r>
      </w:ins>
      <w:ins w:id="962" w:author="Admin" w:date="2013-07-01T00:33:00Z">
        <w:r w:rsidR="00B73D54">
          <w:rPr>
            <w:highlight w:val="yellow"/>
            <w:lang w:val="de-DE"/>
          </w:rPr>
          <w:t>fornecido</w:t>
        </w:r>
      </w:ins>
      <w:ins w:id="963" w:author="Admin" w:date="2013-07-01T00:25:00Z">
        <w:r w:rsidR="003F0509" w:rsidRPr="003F0509">
          <w:rPr>
            <w:highlight w:val="yellow"/>
            <w:lang w:val="de-DE"/>
            <w:rPrChange w:id="964" w:author="Admin" w:date="2013-07-01T00:25:00Z">
              <w:rPr>
                <w:lang w:val="de-DE"/>
              </w:rPr>
            </w:rPrChange>
          </w:rPr>
          <w:t>)</w:t>
        </w:r>
      </w:ins>
    </w:p>
    <w:p w14:paraId="1A44BFD4" w14:textId="7F29CE52" w:rsidR="003F0509" w:rsidRPr="007922F0" w:rsidRDefault="003F0509" w:rsidP="004C4B6F">
      <w:pPr>
        <w:widowControl w:val="0"/>
        <w:autoSpaceDE w:val="0"/>
        <w:autoSpaceDN w:val="0"/>
        <w:adjustRightInd w:val="0"/>
        <w:rPr>
          <w:lang w:val="de-DE"/>
          <w:rPrChange w:id="965" w:author="Admin" w:date="2013-06-30T22:49:00Z">
            <w:rPr>
              <w:lang w:val="en-US"/>
            </w:rPr>
          </w:rPrChange>
        </w:rPr>
      </w:pPr>
    </w:p>
    <w:p w14:paraId="34EB59B2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966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967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7922F0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968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969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7922F0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970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971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7922F0">
        <w:rPr>
          <w:rFonts w:ascii="Times New Roman" w:hAnsi="Times New Roman" w:cs="Times New Roman"/>
          <w:sz w:val="18"/>
          <w:szCs w:val="18"/>
          <w:lang w:val="de-DE"/>
          <w:rPrChange w:id="972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973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974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97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976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977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978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7922F0" w:rsidRDefault="00A57DC6" w:rsidP="00A57DC6">
      <w:pPr>
        <w:widowControl w:val="0"/>
        <w:autoSpaceDE w:val="0"/>
        <w:autoSpaceDN w:val="0"/>
        <w:adjustRightInd w:val="0"/>
        <w:rPr>
          <w:lang w:val="de-DE"/>
          <w:rPrChange w:id="979" w:author="Admin" w:date="2013-06-30T22:49:00Z">
            <w:rPr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980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7922F0" w:rsidRDefault="00A57DC6" w:rsidP="002254E8">
      <w:pPr>
        <w:rPr>
          <w:rFonts w:ascii="Times New Roman" w:hAnsi="Times New Roman" w:cs="Times New Roman"/>
          <w:szCs w:val="20"/>
          <w:lang w:val="de-DE"/>
          <w:rPrChange w:id="981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181EC7AF" w:rsidR="002254E8" w:rsidRPr="00EA5133" w:rsidRDefault="002254E8" w:rsidP="002254E8">
      <w:pPr>
        <w:rPr>
          <w:rPrChange w:id="98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83" w:author="Wolfgang J. Toechterle" w:date="2013-06-22T10:32:00Z">
            <w:rPr>
              <w:lang w:val="en-US"/>
            </w:rPr>
          </w:rPrChange>
        </w:rPr>
        <w:t>Logo</w:t>
      </w:r>
      <w:ins w:id="984" w:author="Wolfgang J. Toechterle" w:date="2013-06-22T11:21:00Z">
        <w:r w:rsidR="00B04CCA">
          <w:t>:</w:t>
        </w:r>
      </w:ins>
      <w:r w:rsidR="004C4B6F" w:rsidRPr="00EA5133">
        <w:rPr>
          <w:rPrChange w:id="985" w:author="Wolfgang J. Toechterle" w:date="2013-06-22T10:32:00Z">
            <w:rPr>
              <w:lang w:val="en-US"/>
            </w:rPr>
          </w:rPrChange>
        </w:rPr>
        <w:t xml:space="preserve"> </w:t>
      </w:r>
      <w:del w:id="986" w:author="Wolfgang J. Toechterle" w:date="2013-06-22T11:21:00Z">
        <w:r w:rsidR="004C4B6F" w:rsidRPr="00EA5133" w:rsidDel="00B04CCA">
          <w:rPr>
            <w:rPrChange w:id="987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988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989" w:author="Wolfgang J. Toechterle" w:date="2013-06-22T11:21:00Z">
        <w:r w:rsidR="00B04CCA">
          <w:t xml:space="preserve"> German version</w:t>
        </w:r>
      </w:ins>
      <w:ins w:id="990" w:author="Kinder" w:date="2013-06-29T11:30:00Z">
        <w:r w:rsidR="00EF736F">
          <w:t xml:space="preserve"> only</w:t>
        </w:r>
      </w:ins>
      <w:ins w:id="991" w:author="Admin" w:date="2013-07-01T00:31:00Z">
        <w:r w:rsidR="003F0509">
          <w:t xml:space="preserve"> </w:t>
        </w:r>
        <w:r w:rsidR="003F0509" w:rsidRPr="003F0509">
          <w:rPr>
            <w:highlight w:val="yellow"/>
            <w:rPrChange w:id="992" w:author="Admin" w:date="2013-07-01T00:31:00Z">
              <w:rPr/>
            </w:rPrChange>
          </w:rPr>
          <w:t>(somente a versao alema)</w:t>
        </w:r>
      </w:ins>
      <w:del w:id="993" w:author="Wolfgang J. Toechterle" w:date="2013-06-22T11:25:00Z">
        <w:r w:rsidR="005F4436" w:rsidRPr="00EA5133" w:rsidDel="00B04CCA">
          <w:rPr>
            <w:rPrChange w:id="994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2254E8">
      <w:pPr>
        <w:rPr>
          <w:rPrChange w:id="995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Default="002254E8" w:rsidP="002254E8">
      <w:pPr>
        <w:rPr>
          <w:ins w:id="996" w:author="Admin" w:date="2013-07-01T00:31:00Z"/>
        </w:rPr>
      </w:pPr>
      <w:r w:rsidRPr="00EA5133">
        <w:rPr>
          <w:rPrChange w:id="997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998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999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1000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1001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1002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1003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F31BE7D" w14:textId="77777777" w:rsidR="00B73D54" w:rsidRPr="007B1D59" w:rsidRDefault="00B73D54" w:rsidP="002254E8">
      <w:pPr>
        <w:rPr>
          <w:ins w:id="1004" w:author="Admin" w:date="2013-07-01T00:34:00Z"/>
          <w:lang w:val="en-US"/>
          <w:rPrChange w:id="1005" w:author="Admin" w:date="2013-07-01T08:26:00Z">
            <w:rPr>
              <w:ins w:id="1006" w:author="Admin" w:date="2013-07-01T00:34:00Z"/>
              <w:lang w:val="de-DE"/>
            </w:rPr>
          </w:rPrChange>
        </w:rPr>
      </w:pPr>
    </w:p>
    <w:p w14:paraId="6E2CD79C" w14:textId="5853BACA" w:rsidR="00B73D54" w:rsidRPr="00B73D54" w:rsidRDefault="00B73D54" w:rsidP="002254E8">
      <w:pPr>
        <w:rPr>
          <w:lang w:val="en-US"/>
        </w:rPr>
      </w:pPr>
      <w:ins w:id="1007" w:author="Admin" w:date="2013-07-01T00:32:00Z">
        <w:r w:rsidRPr="00B73D54">
          <w:rPr>
            <w:highlight w:val="yellow"/>
            <w:lang w:val="de-DE"/>
            <w:rPrChange w:id="1008" w:author="Admin" w:date="2013-07-01T00:34:00Z">
              <w:rPr/>
            </w:rPrChange>
          </w:rPr>
          <w:t xml:space="preserve">Fonte – O museu possui a fonte da familia Kristall Grotesk. </w:t>
        </w:r>
      </w:ins>
      <w:ins w:id="1009" w:author="Admin" w:date="2013-07-01T00:33:00Z">
        <w:r w:rsidRPr="00B73D54">
          <w:rPr>
            <w:highlight w:val="yellow"/>
            <w:lang w:val="en-US"/>
            <w:rPrChange w:id="1010" w:author="Admin" w:date="2013-07-01T00:34:00Z">
              <w:rPr>
                <w:lang w:val="de-DE"/>
              </w:rPr>
            </w:rPrChange>
          </w:rPr>
          <w:t>Essa familia de fonte deve ser utilizada para todo o texto fornecido</w:t>
        </w:r>
      </w:ins>
      <w:ins w:id="1011" w:author="Admin" w:date="2013-07-01T00:34:00Z">
        <w:r w:rsidRPr="00B73D54">
          <w:rPr>
            <w:highlight w:val="yellow"/>
            <w:lang w:val="en-US"/>
            <w:rPrChange w:id="1012" w:author="Admin" w:date="2013-07-01T00:34:00Z">
              <w:rPr>
                <w:lang w:val="en-US"/>
              </w:rPr>
            </w:rPrChange>
          </w:rPr>
          <w:t>, tanto</w:t>
        </w:r>
      </w:ins>
      <w:ins w:id="1013" w:author="Admin" w:date="2013-07-01T00:33:00Z">
        <w:r w:rsidRPr="00B73D54">
          <w:rPr>
            <w:highlight w:val="yellow"/>
            <w:lang w:val="en-US"/>
            <w:rPrChange w:id="1014" w:author="Admin" w:date="2013-07-01T00:34:00Z">
              <w:rPr>
                <w:lang w:val="en-US"/>
              </w:rPr>
            </w:rPrChange>
          </w:rPr>
          <w:t xml:space="preserve"> no papel carta e </w:t>
        </w:r>
      </w:ins>
      <w:ins w:id="1015" w:author="Admin" w:date="2013-07-01T00:34:00Z">
        <w:r w:rsidRPr="00B73D54">
          <w:rPr>
            <w:highlight w:val="yellow"/>
            <w:lang w:val="en-US"/>
            <w:rPrChange w:id="1016" w:author="Admin" w:date="2013-07-01T00:34:00Z">
              <w:rPr>
                <w:lang w:val="en-US"/>
              </w:rPr>
            </w:rPrChange>
          </w:rPr>
          <w:t xml:space="preserve">quanto </w:t>
        </w:r>
      </w:ins>
      <w:ins w:id="1017" w:author="Admin" w:date="2013-07-01T00:33:00Z">
        <w:r w:rsidRPr="00B73D54">
          <w:rPr>
            <w:highlight w:val="yellow"/>
            <w:lang w:val="en-US"/>
            <w:rPrChange w:id="1018" w:author="Admin" w:date="2013-07-01T00:34:00Z">
              <w:rPr>
                <w:lang w:val="en-US"/>
              </w:rPr>
            </w:rPrChange>
          </w:rPr>
          <w:t>no cartao de visita</w:t>
        </w:r>
      </w:ins>
    </w:p>
    <w:p w14:paraId="18A67A97" w14:textId="10F3FA3B" w:rsidR="00263883" w:rsidRPr="00B73D54" w:rsidDel="007B1D59" w:rsidRDefault="00263883" w:rsidP="002254E8">
      <w:pPr>
        <w:rPr>
          <w:ins w:id="1019" w:author="Wolfgang J. Toechterle" w:date="2013-06-22T10:54:00Z"/>
          <w:del w:id="1020" w:author="Admin" w:date="2013-07-01T08:31:00Z"/>
          <w:lang w:val="en-US"/>
          <w:rPrChange w:id="1021" w:author="Admin" w:date="2013-07-01T00:33:00Z">
            <w:rPr>
              <w:ins w:id="1022" w:author="Wolfgang J. Toechterle" w:date="2013-06-22T10:54:00Z"/>
              <w:del w:id="1023" w:author="Admin" w:date="2013-07-01T08:31:00Z"/>
            </w:rPr>
          </w:rPrChange>
        </w:rPr>
      </w:pPr>
    </w:p>
    <w:p w14:paraId="2B844DAA" w14:textId="5293F8B1" w:rsidR="002254E8" w:rsidRPr="00B73D54" w:rsidDel="00263883" w:rsidRDefault="00A16644" w:rsidP="002254E8">
      <w:pPr>
        <w:rPr>
          <w:del w:id="1024" w:author="Wolfgang J. Toechterle" w:date="2013-06-22T10:54:00Z"/>
          <w:lang w:val="en-US"/>
        </w:rPr>
      </w:pPr>
      <w:del w:id="1025" w:author="Wolfgang J. Toechterle" w:date="2013-06-22T10:54:00Z">
        <w:r w:rsidRPr="00EA5133" w:rsidDel="00263883">
          <w:rPr>
            <w:rPrChange w:id="1026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B73D54" w:rsidDel="00263883">
          <w:rPr>
            <w:lang w:val="en-US"/>
            <w:rPrChange w:id="1027" w:author="Admin" w:date="2013-07-01T00:33:00Z">
              <w:rPr/>
            </w:rPrChange>
          </w:rPr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102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B73D54" w:rsidDel="00263883">
          <w:rPr>
            <w:rStyle w:val="Hyperlink"/>
            <w:lang w:val="en-US"/>
          </w:rPr>
          <w:delText>http://www.fonts4ever.com/search_result ... familyName</w:delText>
        </w:r>
        <w:r w:rsidRPr="00EA5133" w:rsidDel="00263883">
          <w:rPr>
            <w:rStyle w:val="Hyperlink"/>
            <w:rPrChange w:id="102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B73D54" w:rsidDel="00263883" w:rsidRDefault="00A16644" w:rsidP="002254E8">
      <w:pPr>
        <w:rPr>
          <w:del w:id="1030" w:author="Wolfgang J. Toechterle" w:date="2013-06-22T10:54:00Z"/>
          <w:lang w:val="en-US"/>
        </w:rPr>
      </w:pPr>
      <w:del w:id="1031" w:author="Wolfgang J. Toechterle" w:date="2013-06-22T10:54:00Z">
        <w:r w:rsidRPr="00EA5133" w:rsidDel="00263883">
          <w:rPr>
            <w:rPrChange w:id="1032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B73D54" w:rsidDel="00263883">
          <w:rPr>
            <w:lang w:val="en-US"/>
            <w:rPrChange w:id="1033" w:author="Admin" w:date="2013-07-01T00:33:00Z">
              <w:rPr/>
            </w:rPrChange>
          </w:rPr>
          <w:delInstrText xml:space="preserve"> HYPERLINK "http://www.druckkunst-museum.de/kristall-grotesk.html" </w:delInstrText>
        </w:r>
        <w:r w:rsidRPr="00EA5133" w:rsidDel="00263883">
          <w:rPr>
            <w:rPrChange w:id="1034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B73D54" w:rsidDel="00263883">
          <w:rPr>
            <w:rStyle w:val="Hyperlink"/>
            <w:lang w:val="en-US"/>
          </w:rPr>
          <w:delText>http://www.druckkunst-museum.de/kristall-grotesk.html</w:delText>
        </w:r>
        <w:r w:rsidRPr="00EA5133" w:rsidDel="00263883">
          <w:rPr>
            <w:rStyle w:val="Hyperlink"/>
            <w:rPrChange w:id="1035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B73D54" w:rsidRDefault="002254E8" w:rsidP="002254E8">
      <w:pPr>
        <w:rPr>
          <w:lang w:val="en-US"/>
        </w:rPr>
      </w:pPr>
    </w:p>
    <w:p w14:paraId="2944D673" w14:textId="5265727D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03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03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  <w:ins w:id="1038" w:author="Admin" w:date="2013-07-01T00:34:00Z">
        <w:r w:rsidR="00B73D54">
          <w:rPr>
            <w:rFonts w:cs="Arial"/>
            <w:b/>
            <w:bCs/>
            <w:szCs w:val="20"/>
          </w:rPr>
          <w:t xml:space="preserve"> </w:t>
        </w:r>
        <w:r w:rsidR="00B73D54" w:rsidRPr="00B73D54">
          <w:rPr>
            <w:rFonts w:cs="Arial"/>
            <w:b/>
            <w:bCs/>
            <w:szCs w:val="20"/>
            <w:highlight w:val="yellow"/>
            <w:rPrChange w:id="1039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(Especificacoes tecnicas papel carta)</w:t>
        </w:r>
      </w:ins>
    </w:p>
    <w:p w14:paraId="50E3D15E" w14:textId="18E5FE4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1041" w:author="Wolfgang J. Toechterle" w:date="2013-06-22T11:52:00Z">
        <w:r w:rsidRPr="00EA5133" w:rsidDel="00510F1B">
          <w:rPr>
            <w:rFonts w:cs="Arial"/>
            <w:szCs w:val="20"/>
            <w:rPrChange w:id="10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04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044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ins w:id="1045" w:author="Admin" w:date="2013-07-01T00:35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046" w:author="Admin" w:date="2013-07-01T00:35:00Z">
              <w:rPr>
                <w:rFonts w:cs="Arial"/>
                <w:szCs w:val="20"/>
              </w:rPr>
            </w:rPrChange>
          </w:rPr>
          <w:t>(cores)</w:t>
        </w:r>
      </w:ins>
      <w:r w:rsidRPr="00EA5133">
        <w:rPr>
          <w:rFonts w:cs="Arial"/>
          <w:szCs w:val="20"/>
          <w:rPrChange w:id="10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CMYK </w:t>
      </w:r>
    </w:p>
    <w:p w14:paraId="1CD3E0C5" w14:textId="4A58AD9A" w:rsidR="00A57DC6" w:rsidRPr="00EA5133" w:rsidRDefault="00A57DC6" w:rsidP="00A57DC6">
      <w:pPr>
        <w:rPr>
          <w:rPrChange w:id="104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49" w:author="Wolfgang J. Toechterle" w:date="2013-06-22T10:32:00Z">
            <w:rPr>
              <w:lang w:val="en-US"/>
            </w:rPr>
          </w:rPrChange>
        </w:rPr>
        <w:t>Trim size</w:t>
      </w:r>
      <w:ins w:id="1050" w:author="Admin" w:date="2013-07-01T00:35:00Z">
        <w:r w:rsidR="00B73D54">
          <w:t xml:space="preserve"> </w:t>
        </w:r>
        <w:r w:rsidR="00B73D54" w:rsidRPr="00B73D54">
          <w:rPr>
            <w:highlight w:val="yellow"/>
            <w:rPrChange w:id="1051" w:author="Admin" w:date="2013-07-01T00:36:00Z">
              <w:rPr/>
            </w:rPrChange>
          </w:rPr>
          <w:t>(marca de corte)</w:t>
        </w:r>
      </w:ins>
      <w:r w:rsidRPr="00EA5133">
        <w:rPr>
          <w:rPrChange w:id="1052" w:author="Wolfgang J. Toechterle" w:date="2013-06-22T10:32:00Z">
            <w:rPr>
              <w:lang w:val="en-US"/>
            </w:rPr>
          </w:rPrChange>
        </w:rPr>
        <w:t>; A4 (297 X 210 mm)</w:t>
      </w:r>
    </w:p>
    <w:p w14:paraId="4EE3E9F3" w14:textId="38F5253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5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54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</w:t>
      </w:r>
      <w:ins w:id="1055" w:author="Admin" w:date="2013-07-01T00:36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056" w:author="Admin" w:date="2013-07-01T00:36:00Z">
              <w:rPr>
                <w:rFonts w:cs="Arial"/>
                <w:szCs w:val="20"/>
              </w:rPr>
            </w:rPrChange>
          </w:rPr>
          <w:t>(Impressao)</w:t>
        </w:r>
      </w:ins>
      <w:r w:rsidRPr="00EA5133">
        <w:rPr>
          <w:rFonts w:cs="Arial"/>
          <w:szCs w:val="20"/>
          <w:rPrChange w:id="1057" w:author="Wolfgang J. Toechterle" w:date="2013-06-22T10:32:00Z">
            <w:rPr>
              <w:rFonts w:cs="Arial"/>
              <w:szCs w:val="20"/>
              <w:lang w:val="en-US"/>
            </w:rPr>
          </w:rPrChange>
        </w:rPr>
        <w:t>: offset printing</w:t>
      </w:r>
      <w:ins w:id="1058" w:author="Admin" w:date="2013-07-01T00:36:00Z">
        <w:r w:rsidR="00B73D54">
          <w:rPr>
            <w:rFonts w:cs="Arial"/>
            <w:szCs w:val="20"/>
          </w:rPr>
          <w:t xml:space="preserve"> </w:t>
        </w:r>
      </w:ins>
    </w:p>
    <w:p w14:paraId="70284ACD" w14:textId="2FA1822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5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60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061" w:author="Admin" w:date="2013-07-01T00:37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062" w:author="Admin" w:date="2013-07-01T00:37:00Z">
              <w:rPr>
                <w:rFonts w:cs="Arial"/>
                <w:szCs w:val="20"/>
              </w:rPr>
            </w:rPrChange>
          </w:rPr>
          <w:t>(sangria)</w:t>
        </w:r>
      </w:ins>
      <w:r w:rsidRPr="00EA5133">
        <w:rPr>
          <w:rFonts w:cs="Arial"/>
          <w:szCs w:val="20"/>
          <w:rPrChange w:id="1063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7B4ED0C" w14:textId="620ADD7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6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65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066" w:author="Admin" w:date="2013-07-01T00:37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067" w:author="Admin" w:date="2013-07-01T00:37:00Z">
              <w:rPr>
                <w:rFonts w:cs="Arial"/>
                <w:szCs w:val="20"/>
              </w:rPr>
            </w:rPrChange>
          </w:rPr>
          <w:t>(perfil ICC)</w:t>
        </w:r>
      </w:ins>
      <w:r w:rsidRPr="00EA5133">
        <w:rPr>
          <w:rFonts w:cs="Arial"/>
          <w:szCs w:val="20"/>
          <w:rPrChange w:id="10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069" w:author="Wolfgang J. Toechterle" w:date="2013-05-20T21:02:00Z">
        <w:r w:rsidR="001C00CF" w:rsidRPr="00EA5133">
          <w:rPr>
            <w:rFonts w:cs="Arial"/>
            <w:szCs w:val="20"/>
            <w:rPrChange w:id="10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071" w:author="Wolfgang J. Toechterle" w:date="2013-05-20T21:02:00Z">
        <w:r w:rsidR="00CA05B5" w:rsidRPr="00EA5133" w:rsidDel="001C00CF">
          <w:rPr>
            <w:rFonts w:cs="Arial"/>
            <w:szCs w:val="20"/>
            <w:rPrChange w:id="10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5DF337D" w14:textId="77777777" w:rsidR="00B73D54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073" w:author="Admin" w:date="2013-07-01T00:38:00Z"/>
          <w:rFonts w:cs="Arial"/>
          <w:szCs w:val="20"/>
        </w:rPr>
      </w:pPr>
      <w:r w:rsidRPr="00EA5133">
        <w:rPr>
          <w:rFonts w:cs="Arial"/>
          <w:szCs w:val="20"/>
          <w:rPrChange w:id="10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1075" w:author="Wolfgang J. Toechterle" w:date="2013-06-22T11:52:00Z">
        <w:r w:rsidRPr="00EA5133" w:rsidDel="00510F1B">
          <w:rPr>
            <w:rFonts w:cs="Arial"/>
            <w:szCs w:val="20"/>
            <w:rPrChange w:id="107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10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07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107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1080" w:author="Wolfgang J. Toechterle" w:date="2013-05-20T21:05:00Z">
        <w:r w:rsidR="00041FC5" w:rsidRPr="00EA5133">
          <w:rPr>
            <w:rFonts w:cs="Arial"/>
            <w:szCs w:val="20"/>
            <w:rPrChange w:id="10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10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</w:p>
    <w:p w14:paraId="4D236F71" w14:textId="0DF6167B" w:rsidR="00F91A57" w:rsidRPr="00B73D54" w:rsidRDefault="00B73D54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</w:rPr>
      </w:pPr>
      <w:ins w:id="1083" w:author="Admin" w:date="2013-07-01T00:38:00Z">
        <w:r w:rsidRPr="00B73D54">
          <w:rPr>
            <w:rFonts w:cs="Arial"/>
            <w:szCs w:val="20"/>
            <w:highlight w:val="yellow"/>
            <w:lang w:val="en-US"/>
            <w:rPrChange w:id="1084" w:author="Admin" w:date="2013-07-01T00:39:00Z">
              <w:rPr>
                <w:rFonts w:cs="Arial"/>
                <w:szCs w:val="20"/>
              </w:rPr>
            </w:rPrChange>
          </w:rPr>
          <w:t>Escala de cinza e resolucao da cor das imagens – somente imagens vetoriais sao permitidas no papel carta</w:t>
        </w:r>
      </w:ins>
      <w:del w:id="1085" w:author="Wolfgang J. Toechterle" w:date="2013-05-20T21:05:00Z">
        <w:r w:rsidR="002634A2" w:rsidRPr="00B73D54" w:rsidDel="00041FC5">
          <w:rPr>
            <w:rFonts w:cs="Arial"/>
            <w:szCs w:val="20"/>
            <w:highlight w:val="yellow"/>
            <w:lang w:val="en-US"/>
            <w:rPrChange w:id="1086" w:author="Admin" w:date="2013-07-01T00:3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B73D54" w:rsidRDefault="00A57DC6" w:rsidP="002254E8">
      <w:pPr>
        <w:rPr>
          <w:lang w:val="en-US"/>
        </w:rPr>
      </w:pPr>
    </w:p>
    <w:p w14:paraId="3D879751" w14:textId="34C91C7D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08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08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  <w:ins w:id="1089" w:author="Admin" w:date="2013-07-01T00:39:00Z">
        <w:r w:rsidR="00B73D54">
          <w:rPr>
            <w:rFonts w:cs="Arial"/>
            <w:b/>
            <w:bCs/>
            <w:szCs w:val="20"/>
          </w:rPr>
          <w:t xml:space="preserve"> </w:t>
        </w:r>
        <w:r w:rsidR="00B73D54" w:rsidRPr="00B73D54">
          <w:rPr>
            <w:rFonts w:cs="Arial"/>
            <w:b/>
            <w:bCs/>
            <w:szCs w:val="20"/>
            <w:highlight w:val="yellow"/>
            <w:rPrChange w:id="1090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(Especificacoes tecnicas do cartao de visitas)</w:t>
        </w:r>
      </w:ins>
    </w:p>
    <w:p w14:paraId="6F788FCF" w14:textId="03E6D3FF" w:rsidR="002254E8" w:rsidRPr="00EA5133" w:rsidDel="00EF736F" w:rsidRDefault="002254E8" w:rsidP="002254E8">
      <w:pPr>
        <w:rPr>
          <w:ins w:id="1091" w:author="Wolfgang J. Toechterle" w:date="2013-06-10T08:33:00Z"/>
          <w:del w:id="1092" w:author="Kinder" w:date="2013-06-29T11:33:00Z"/>
          <w:rPrChange w:id="1093" w:author="Wolfgang J. Toechterle" w:date="2013-06-22T10:32:00Z">
            <w:rPr>
              <w:ins w:id="1094" w:author="Wolfgang J. Toechterle" w:date="2013-06-10T08:33:00Z"/>
              <w:del w:id="1095" w:author="Kinder" w:date="2013-06-29T11:33:00Z"/>
              <w:lang w:val="en-US"/>
            </w:rPr>
          </w:rPrChange>
        </w:rPr>
      </w:pPr>
      <w:r w:rsidRPr="00EA5133">
        <w:rPr>
          <w:rPrChange w:id="1096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1097" w:author="Wolfgang J. Toechterle" w:date="2013-06-22T10:32:00Z">
            <w:rPr>
              <w:lang w:val="en-US"/>
            </w:rPr>
          </w:rPrChange>
        </w:rPr>
        <w:t>s card</w:t>
      </w:r>
      <w:ins w:id="1098" w:author="Admin" w:date="2013-07-01T00:39:00Z">
        <w:r w:rsidR="00B73D54">
          <w:t xml:space="preserve"> </w:t>
        </w:r>
        <w:r w:rsidR="00B73D54" w:rsidRPr="00B73D54">
          <w:rPr>
            <w:highlight w:val="yellow"/>
            <w:rPrChange w:id="1099" w:author="Admin" w:date="2013-07-01T00:40:00Z">
              <w:rPr/>
            </w:rPrChange>
          </w:rPr>
          <w:t>(</w:t>
        </w:r>
      </w:ins>
      <w:ins w:id="1100" w:author="Admin" w:date="2013-07-01T00:47:00Z">
        <w:r w:rsidR="005F427D">
          <w:rPr>
            <w:highlight w:val="yellow"/>
          </w:rPr>
          <w:t xml:space="preserve">tamanho </w:t>
        </w:r>
      </w:ins>
      <w:ins w:id="1101" w:author="Admin" w:date="2013-07-01T01:13:00Z">
        <w:r w:rsidR="003C0B2E">
          <w:rPr>
            <w:highlight w:val="yellow"/>
          </w:rPr>
          <w:t xml:space="preserve">final </w:t>
        </w:r>
      </w:ins>
      <w:ins w:id="1102" w:author="Admin" w:date="2013-07-01T00:39:00Z">
        <w:r w:rsidR="00B73D54" w:rsidRPr="00B73D54">
          <w:rPr>
            <w:highlight w:val="yellow"/>
            <w:rPrChange w:id="1103" w:author="Admin" w:date="2013-07-01T00:40:00Z">
              <w:rPr/>
            </w:rPrChange>
          </w:rPr>
          <w:t>do cartao de visitas)</w:t>
        </w:r>
      </w:ins>
      <w:r w:rsidR="00D03706" w:rsidRPr="00EA5133">
        <w:rPr>
          <w:rPrChange w:id="1104" w:author="Wolfgang J. Toechterle" w:date="2013-06-22T10:32:00Z">
            <w:rPr>
              <w:lang w:val="en-US"/>
            </w:rPr>
          </w:rPrChange>
        </w:rPr>
        <w:t>: 85 x 55 or 55 x 85 mm</w:t>
      </w:r>
    </w:p>
    <w:p w14:paraId="7629F8F4" w14:textId="77777777" w:rsidR="00731CAE" w:rsidRDefault="00731CAE" w:rsidP="002254E8">
      <w:pPr>
        <w:rPr>
          <w:ins w:id="1105" w:author="Kinder" w:date="2013-06-29T11:33:00Z"/>
        </w:rPr>
      </w:pPr>
    </w:p>
    <w:p w14:paraId="071FCA5F" w14:textId="6DABD4AE" w:rsidR="00EF736F" w:rsidRPr="00EA5133" w:rsidRDefault="00D65436" w:rsidP="002254E8">
      <w:pPr>
        <w:rPr>
          <w:rPrChange w:id="1106" w:author="Wolfgang J. Toechterle" w:date="2013-06-22T10:32:00Z">
            <w:rPr>
              <w:lang w:val="en-US"/>
            </w:rPr>
          </w:rPrChange>
        </w:rPr>
      </w:pPr>
      <w:ins w:id="1107" w:author="Kinder" w:date="2013-06-29T11:33:00Z">
        <w:r>
          <w:t>Design: B</w:t>
        </w:r>
        <w:r w:rsidR="00EF736F">
          <w:t>oth side</w:t>
        </w:r>
      </w:ins>
      <w:ins w:id="1108" w:author="Kinder" w:date="2013-06-29T11:35:00Z">
        <w:r>
          <w:t xml:space="preserve"> (front and back)</w:t>
        </w:r>
      </w:ins>
      <w:ins w:id="1109" w:author="Admin" w:date="2013-07-01T00:40:00Z">
        <w:r w:rsidR="00B73D54">
          <w:t xml:space="preserve"> </w:t>
        </w:r>
      </w:ins>
      <w:ins w:id="1110" w:author="Admin" w:date="2013-07-01T00:41:00Z">
        <w:r w:rsidR="00B73D54" w:rsidRPr="00B73D54">
          <w:rPr>
            <w:highlight w:val="yellow"/>
            <w:rPrChange w:id="1111" w:author="Admin" w:date="2013-07-01T00:41:00Z">
              <w:rPr/>
            </w:rPrChange>
          </w:rPr>
          <w:t>(frente e verso)</w:t>
        </w:r>
      </w:ins>
    </w:p>
    <w:p w14:paraId="7F31E4B1" w14:textId="75CB2E2B" w:rsidR="002254E8" w:rsidRPr="00EA5133" w:rsidRDefault="00A845BA" w:rsidP="002254E8">
      <w:pPr>
        <w:rPr>
          <w:rPrChange w:id="111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13" w:author="Wolfgang J. Toechterle" w:date="2013-06-22T10:32:00Z">
            <w:rPr>
              <w:lang w:val="en-US"/>
            </w:rPr>
          </w:rPrChange>
        </w:rPr>
        <w:t>Printing</w:t>
      </w:r>
      <w:ins w:id="1114" w:author="Admin" w:date="2013-07-01T00:42:00Z">
        <w:r w:rsidR="005F427D">
          <w:t xml:space="preserve"> </w:t>
        </w:r>
        <w:r w:rsidR="005F427D" w:rsidRPr="005F427D">
          <w:rPr>
            <w:highlight w:val="yellow"/>
            <w:rPrChange w:id="1115" w:author="Admin" w:date="2013-07-01T00:42:00Z">
              <w:rPr/>
            </w:rPrChange>
          </w:rPr>
          <w:t>(impressao)</w:t>
        </w:r>
      </w:ins>
      <w:r w:rsidR="00D03706" w:rsidRPr="00EA5133">
        <w:rPr>
          <w:rPrChange w:id="1116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1117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1118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20F5F8A1" w:rsidR="00447A93" w:rsidRPr="00EA5133" w:rsidRDefault="002634A2" w:rsidP="002254E8">
      <w:pPr>
        <w:rPr>
          <w:rPrChange w:id="1119" w:author="Wolfgang J. Toechterle" w:date="2013-06-22T10:32:00Z">
            <w:rPr>
              <w:lang w:val="en-US"/>
            </w:rPr>
          </w:rPrChange>
        </w:rPr>
      </w:pPr>
      <w:del w:id="1120" w:author="Wolfgang J. Toechterle" w:date="2013-06-22T11:52:00Z">
        <w:r w:rsidRPr="00EA5133" w:rsidDel="00510F1B">
          <w:rPr>
            <w:rPrChange w:id="1121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122" w:author="Wolfgang J. Toechterle" w:date="2013-06-22T11:52:00Z">
        <w:r w:rsidR="00510F1B">
          <w:t>Colour</w:t>
        </w:r>
      </w:ins>
      <w:r w:rsidRPr="00EA5133">
        <w:rPr>
          <w:rPrChange w:id="1123" w:author="Wolfgang J. Toechterle" w:date="2013-06-22T10:32:00Z">
            <w:rPr>
              <w:lang w:val="en-US"/>
            </w:rPr>
          </w:rPrChange>
        </w:rPr>
        <w:t>s</w:t>
      </w:r>
      <w:ins w:id="1124" w:author="Admin" w:date="2013-07-01T00:42:00Z">
        <w:r w:rsidR="005F427D">
          <w:t xml:space="preserve"> (</w:t>
        </w:r>
        <w:r w:rsidR="005F427D" w:rsidRPr="005F427D">
          <w:rPr>
            <w:highlight w:val="yellow"/>
            <w:rPrChange w:id="1125" w:author="Admin" w:date="2013-07-01T00:42:00Z">
              <w:rPr/>
            </w:rPrChange>
          </w:rPr>
          <w:t>cores</w:t>
        </w:r>
        <w:r w:rsidR="005F427D">
          <w:t>)</w:t>
        </w:r>
      </w:ins>
      <w:r w:rsidR="002254E8" w:rsidRPr="00EA5133">
        <w:rPr>
          <w:rPrChange w:id="1126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1127" w:author="Wolfgang J. Toechterle" w:date="2013-06-22T10:32:00Z">
            <w:rPr>
              <w:lang w:val="en-US"/>
            </w:rPr>
          </w:rPrChange>
        </w:rPr>
        <w:t xml:space="preserve"> spot </w:t>
      </w:r>
      <w:del w:id="1128" w:author="Wolfgang J. Toechterle" w:date="2013-06-22T11:52:00Z">
        <w:r w:rsidR="00D03706" w:rsidRPr="00EA5133" w:rsidDel="00510F1B">
          <w:rPr>
            <w:rPrChange w:id="1129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130" w:author="Wolfgang J. Toechterle" w:date="2013-06-22T11:52:00Z">
        <w:r w:rsidR="00510F1B">
          <w:t>colour</w:t>
        </w:r>
      </w:ins>
      <w:r w:rsidR="00D03706" w:rsidRPr="00EA5133">
        <w:rPr>
          <w:rPrChange w:id="1131" w:author="Wolfgang J. Toechterle" w:date="2013-06-22T10:32:00Z">
            <w:rPr>
              <w:lang w:val="en-US"/>
            </w:rPr>
          </w:rPrChange>
        </w:rPr>
        <w:t>s</w:t>
      </w:r>
      <w:ins w:id="1132" w:author="Admin" w:date="2013-07-01T00:42:00Z">
        <w:r w:rsidR="005F427D">
          <w:t xml:space="preserve"> </w:t>
        </w:r>
        <w:r w:rsidR="005F427D" w:rsidRPr="005F427D">
          <w:rPr>
            <w:highlight w:val="yellow"/>
            <w:rPrChange w:id="1133" w:author="Admin" w:date="2013-07-01T00:42:00Z">
              <w:rPr/>
            </w:rPrChange>
          </w:rPr>
          <w:t>(duas cores especiais)</w:t>
        </w:r>
      </w:ins>
    </w:p>
    <w:p w14:paraId="1A4B3B95" w14:textId="174FFD20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34" w:author="Wolfgang J. Toechterle" w:date="2013-06-11T08:50:00Z"/>
          <w:rFonts w:cs="Arial"/>
          <w:szCs w:val="20"/>
          <w:rPrChange w:id="1135" w:author="Wolfgang J. Toechterle" w:date="2013-06-22T10:32:00Z">
            <w:rPr>
              <w:ins w:id="1136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37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138" w:author="Admin" w:date="2013-07-01T00:43:00Z">
        <w:r w:rsidR="005F427D">
          <w:rPr>
            <w:rFonts w:cs="Arial"/>
            <w:szCs w:val="20"/>
          </w:rPr>
          <w:t xml:space="preserve"> </w:t>
        </w:r>
        <w:r w:rsidR="005F427D" w:rsidRPr="005F427D">
          <w:rPr>
            <w:rFonts w:cs="Arial"/>
            <w:szCs w:val="20"/>
            <w:highlight w:val="yellow"/>
            <w:rPrChange w:id="1139" w:author="Admin" w:date="2013-07-01T00:43:00Z">
              <w:rPr>
                <w:rFonts w:cs="Arial"/>
                <w:szCs w:val="20"/>
              </w:rPr>
            </w:rPrChange>
          </w:rPr>
          <w:t>(sangria)</w:t>
        </w:r>
      </w:ins>
      <w:r w:rsidRPr="00EA5133">
        <w:rPr>
          <w:rFonts w:cs="Arial"/>
          <w:szCs w:val="20"/>
          <w:rPrChange w:id="1140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4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42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143" w:author="Wolfgang J. Toechterle" w:date="2013-06-11T08:50:00Z"/>
          <w:rFonts w:cs="Arial"/>
          <w:szCs w:val="20"/>
          <w:rPrChange w:id="1144" w:author="Wolfgang J. Toechterle" w:date="2013-06-22T10:32:00Z">
            <w:rPr>
              <w:del w:id="1145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72AE76C9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4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47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148" w:author="Admin" w:date="2013-07-01T00:43:00Z">
        <w:r w:rsidR="005F427D">
          <w:rPr>
            <w:rFonts w:cs="Arial"/>
            <w:szCs w:val="20"/>
          </w:rPr>
          <w:t xml:space="preserve"> </w:t>
        </w:r>
        <w:r w:rsidR="005F427D" w:rsidRPr="005F427D">
          <w:rPr>
            <w:rFonts w:cs="Arial"/>
            <w:szCs w:val="20"/>
            <w:highlight w:val="yellow"/>
            <w:rPrChange w:id="1149" w:author="Admin" w:date="2013-07-01T00:44:00Z">
              <w:rPr>
                <w:rFonts w:cs="Arial"/>
                <w:szCs w:val="20"/>
              </w:rPr>
            </w:rPrChange>
          </w:rPr>
          <w:t>(Perfil ICC)</w:t>
        </w:r>
      </w:ins>
      <w:r w:rsidRPr="00EA5133">
        <w:rPr>
          <w:rFonts w:cs="Arial"/>
          <w:szCs w:val="20"/>
          <w:rPrChange w:id="115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151" w:author="Wolfgang J. Toechterle" w:date="2013-05-20T21:03:00Z">
        <w:r w:rsidR="001C00CF" w:rsidRPr="00EA5133">
          <w:rPr>
            <w:rFonts w:cs="Arial"/>
            <w:szCs w:val="20"/>
            <w:rPrChange w:id="11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153" w:author="Wolfgang J. Toechterle" w:date="2013-05-20T21:03:00Z">
        <w:r w:rsidR="00CA05B5" w:rsidRPr="00EA5133" w:rsidDel="001C00CF">
          <w:rPr>
            <w:rFonts w:cs="Arial"/>
            <w:szCs w:val="20"/>
            <w:rPrChange w:id="11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2A0FE5C5" w14:textId="77777777" w:rsidR="005F427D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55" w:author="Admin" w:date="2013-07-01T00:44:00Z"/>
          <w:rFonts w:cs="Arial"/>
          <w:szCs w:val="20"/>
        </w:rPr>
      </w:pPr>
      <w:r w:rsidRPr="00EA5133">
        <w:rPr>
          <w:rFonts w:cs="Arial"/>
          <w:szCs w:val="20"/>
          <w:rPrChange w:id="11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1157" w:author="Wolfgang J. Toechterle" w:date="2013-06-22T11:52:00Z">
        <w:r w:rsidRPr="00EA5133" w:rsidDel="00510F1B">
          <w:rPr>
            <w:rFonts w:cs="Arial"/>
            <w:szCs w:val="20"/>
            <w:rPrChange w:id="11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11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160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116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1162" w:author="Kinder" w:date="2013-06-30T08:50:00Z">
        <w:r w:rsidR="00F91A57" w:rsidRPr="00EA5133" w:rsidDel="00F2525A">
          <w:rPr>
            <w:rFonts w:cs="Arial"/>
            <w:szCs w:val="20"/>
            <w:rPrChange w:id="11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11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1165" w:author="Wolfgang J. Toechterle" w:date="2013-05-20T21:05:00Z">
        <w:r w:rsidR="00041FC5" w:rsidRPr="00EA5133">
          <w:rPr>
            <w:rFonts w:cs="Arial"/>
            <w:szCs w:val="20"/>
            <w:rPrChange w:id="11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11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1168" w:author="Wolfgang J. Toechterle" w:date="2013-05-31T18:03:00Z">
        <w:r w:rsidR="00121C3A" w:rsidRPr="00EA5133">
          <w:rPr>
            <w:rFonts w:cs="Arial"/>
            <w:szCs w:val="20"/>
            <w:rPrChange w:id="116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</w:p>
    <w:p w14:paraId="5EEF6553" w14:textId="1CD57110" w:rsidR="00F91A57" w:rsidRPr="005F427D" w:rsidRDefault="005F427D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</w:rPr>
      </w:pPr>
      <w:ins w:id="1170" w:author="Admin" w:date="2013-07-01T00:44:00Z">
        <w:r w:rsidRPr="005F427D">
          <w:rPr>
            <w:rFonts w:cs="Arial"/>
            <w:szCs w:val="20"/>
            <w:highlight w:val="yellow"/>
            <w:lang w:val="en-US"/>
            <w:rPrChange w:id="1171" w:author="Admin" w:date="2013-07-01T00:45:00Z">
              <w:rPr>
                <w:rFonts w:cs="Arial"/>
                <w:szCs w:val="20"/>
              </w:rPr>
            </w:rPrChange>
          </w:rPr>
          <w:t>Bitmap, escala de cinza e resolucao da cor da imagem – somente imagens vetoriais sao permitidas no cartao de visitas</w:t>
        </w:r>
      </w:ins>
      <w:del w:id="1172" w:author="Wolfgang J. Toechterle" w:date="2013-05-20T21:05:00Z">
        <w:r w:rsidR="002634A2" w:rsidRPr="005F427D" w:rsidDel="00041FC5">
          <w:rPr>
            <w:rFonts w:cs="Arial"/>
            <w:szCs w:val="20"/>
            <w:highlight w:val="yellow"/>
            <w:lang w:val="en-US"/>
            <w:rPrChange w:id="1173" w:author="Admin" w:date="2013-07-01T00:4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AD35DCE" w:rsidR="003371B5" w:rsidRPr="005F427D" w:rsidDel="007B1D59" w:rsidRDefault="003371B5" w:rsidP="00CE6B36">
      <w:pPr>
        <w:rPr>
          <w:ins w:id="1174" w:author="Wolfgang J. Toechterle" w:date="2013-06-08T18:57:00Z"/>
          <w:del w:id="1175" w:author="Admin" w:date="2013-07-01T08:31:00Z"/>
          <w:rFonts w:cs="Arial"/>
          <w:szCs w:val="20"/>
          <w:lang w:val="en-US"/>
        </w:rPr>
      </w:pPr>
    </w:p>
    <w:p w14:paraId="3901731A" w14:textId="403E8A3E" w:rsidR="00D03706" w:rsidRPr="005F427D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176" w:author="Wolfgang J. Toechterle" w:date="2013-06-08T18:57:00Z"/>
          <w:rFonts w:cs="Arial"/>
          <w:szCs w:val="20"/>
          <w:lang w:val="en-US"/>
        </w:rPr>
      </w:pPr>
      <w:del w:id="1177" w:author="Wolfgang J. Toechterle" w:date="2013-06-08T18:57:00Z">
        <w:r w:rsidRPr="005F427D" w:rsidDel="003371B5">
          <w:rPr>
            <w:rFonts w:cs="Arial"/>
            <w:szCs w:val="20"/>
            <w:lang w:val="en-US"/>
          </w:rPr>
          <w:delText>Trapping: 0.5 points</w:delText>
        </w:r>
      </w:del>
    </w:p>
    <w:p w14:paraId="566D9716" w14:textId="77777777" w:rsidR="00447A93" w:rsidRPr="005F427D" w:rsidRDefault="00447A93" w:rsidP="00CE6B36">
      <w:pPr>
        <w:rPr>
          <w:lang w:val="en-US"/>
          <w:rPrChange w:id="1178" w:author="Admin" w:date="2013-07-01T00:45:00Z">
            <w:rPr/>
          </w:rPrChange>
        </w:rPr>
      </w:pPr>
    </w:p>
    <w:p w14:paraId="17F50E5B" w14:textId="435F227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17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18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1181" w:author="Admin" w:date="2013-07-01T00:45:00Z">
        <w:r w:rsidR="005F427D">
          <w:rPr>
            <w:rFonts w:cs="Arial"/>
            <w:b/>
            <w:bCs/>
            <w:szCs w:val="20"/>
          </w:rPr>
          <w:t xml:space="preserve"> </w:t>
        </w:r>
        <w:r w:rsidR="005F427D" w:rsidRPr="005F427D">
          <w:rPr>
            <w:rFonts w:cs="Arial"/>
            <w:b/>
            <w:bCs/>
            <w:szCs w:val="20"/>
            <w:highlight w:val="yellow"/>
            <w:rPrChange w:id="1182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>(voce deve entregar)</w:t>
        </w:r>
      </w:ins>
    </w:p>
    <w:p w14:paraId="2F3474A1" w14:textId="7ED0EF50" w:rsidR="00F91A57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183" w:author="Admin" w:date="2013-07-01T00:45:00Z"/>
          <w:rFonts w:cs="Arial"/>
          <w:szCs w:val="20"/>
        </w:rPr>
      </w:pPr>
      <w:r w:rsidRPr="00EA5133">
        <w:rPr>
          <w:rFonts w:cs="Arial"/>
          <w:szCs w:val="20"/>
          <w:rPrChange w:id="1184" w:author="Wolfgang J. Toechterle" w:date="2013-06-22T10:32:00Z">
            <w:rPr>
              <w:rFonts w:cs="Arial"/>
              <w:szCs w:val="20"/>
              <w:lang w:val="en-US"/>
            </w:rPr>
          </w:rPrChange>
        </w:rPr>
        <w:lastRenderedPageBreak/>
        <w:t>1 Letterhead</w:t>
      </w:r>
      <w:r w:rsidR="00F91A57" w:rsidRPr="00EA5133">
        <w:rPr>
          <w:rFonts w:cs="Arial"/>
          <w:szCs w:val="20"/>
          <w:rPrChange w:id="11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1186" w:author="Wolfgang J. Toechterle" w:date="2013-06-22T10:32:00Z">
            <w:rPr>
              <w:rFonts w:cs="Arial"/>
              <w:szCs w:val="20"/>
              <w:lang w:val="en-US"/>
            </w:rPr>
          </w:rPrChange>
        </w:rPr>
        <w:t>3:2002</w:t>
      </w:r>
      <w:r w:rsidR="00F91A57" w:rsidRPr="00EA5133">
        <w:rPr>
          <w:rFonts w:cs="Arial"/>
          <w:szCs w:val="20"/>
          <w:rPrChange w:id="11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33BA1D27" w14:textId="10CBEFD7" w:rsidR="005F427D" w:rsidRPr="005F427D" w:rsidRDefault="005F427D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188" w:author="Admin" w:date="2013-07-01T00:49:00Z">
            <w:rPr>
              <w:rFonts w:cs="Arial"/>
              <w:szCs w:val="20"/>
              <w:lang w:val="en-US"/>
            </w:rPr>
          </w:rPrChange>
        </w:rPr>
      </w:pPr>
      <w:ins w:id="1189" w:author="Admin" w:date="2013-07-01T00:46:00Z">
        <w:r w:rsidRPr="005F427D">
          <w:rPr>
            <w:rFonts w:cs="Arial"/>
            <w:szCs w:val="20"/>
            <w:highlight w:val="yellow"/>
            <w:rPrChange w:id="1190" w:author="Admin" w:date="2013-07-01T00:49:00Z">
              <w:rPr>
                <w:rFonts w:cs="Arial"/>
                <w:szCs w:val="20"/>
              </w:rPr>
            </w:rPrChange>
          </w:rPr>
          <w:t>1 arquivo composite final do papel carta PDF/X-3:2002 (incluindo sangria,</w:t>
        </w:r>
      </w:ins>
      <w:ins w:id="1191" w:author="Admin" w:date="2013-07-01T00:47:00Z">
        <w:r w:rsidRPr="005F427D">
          <w:rPr>
            <w:rFonts w:cs="Arial"/>
            <w:szCs w:val="20"/>
            <w:highlight w:val="yellow"/>
            <w:rPrChange w:id="1192" w:author="Admin" w:date="2013-07-01T00:49:00Z">
              <w:rPr>
                <w:rFonts w:cs="Arial"/>
                <w:szCs w:val="20"/>
              </w:rPr>
            </w:rPrChange>
          </w:rPr>
          <w:t xml:space="preserve"> marcas de corte e perfil </w:t>
        </w:r>
      </w:ins>
      <w:ins w:id="1193" w:author="Admin" w:date="2013-07-01T00:48:00Z">
        <w:r w:rsidRPr="005F427D">
          <w:rPr>
            <w:rFonts w:cs="Arial"/>
            <w:szCs w:val="20"/>
            <w:highlight w:val="yellow"/>
            <w:rPrChange w:id="1194" w:author="Admin" w:date="2013-07-01T00:49:00Z">
              <w:rPr>
                <w:rFonts w:cs="Arial"/>
                <w:szCs w:val="20"/>
              </w:rPr>
            </w:rPrChange>
          </w:rPr>
          <w:t>pedido nessa tarefa</w:t>
        </w:r>
      </w:ins>
      <w:ins w:id="1195" w:author="Admin" w:date="2013-07-01T00:49:00Z">
        <w:r w:rsidRPr="005F427D">
          <w:rPr>
            <w:rFonts w:cs="Arial"/>
            <w:szCs w:val="20"/>
            <w:highlight w:val="yellow"/>
            <w:rPrChange w:id="1196" w:author="Admin" w:date="2013-07-01T00:49:00Z">
              <w:rPr>
                <w:rFonts w:cs="Arial"/>
                <w:szCs w:val="20"/>
              </w:rPr>
            </w:rPrChange>
          </w:rPr>
          <w:t>)</w:t>
        </w:r>
      </w:ins>
    </w:p>
    <w:p w14:paraId="29676C6B" w14:textId="6AD1AC6C" w:rsidR="00C015C8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197" w:author="Admin" w:date="2013-07-01T00:49:00Z"/>
          <w:rFonts w:cs="Arial"/>
          <w:szCs w:val="20"/>
        </w:rPr>
      </w:pPr>
      <w:r w:rsidRPr="00EA5133">
        <w:rPr>
          <w:rFonts w:cs="Arial"/>
          <w:szCs w:val="20"/>
          <w:rPrChange w:id="11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11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PDF/X-3:2002 </w:t>
      </w:r>
      <w:r w:rsidRPr="00EA5133">
        <w:rPr>
          <w:rFonts w:cs="Arial"/>
          <w:szCs w:val="20"/>
          <w:rPrChange w:id="1200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7ABCB5D0" w14:textId="4BF80588" w:rsidR="005F427D" w:rsidRPr="005F427D" w:rsidRDefault="005F427D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201" w:author="Admin" w:date="2013-07-01T00:51:00Z">
            <w:rPr>
              <w:rFonts w:cs="Arial"/>
              <w:szCs w:val="20"/>
              <w:lang w:val="en-US"/>
            </w:rPr>
          </w:rPrChange>
        </w:rPr>
      </w:pPr>
      <w:ins w:id="1202" w:author="Admin" w:date="2013-07-01T00:49:00Z">
        <w:r w:rsidRPr="005F427D">
          <w:rPr>
            <w:rFonts w:cs="Arial"/>
            <w:szCs w:val="20"/>
            <w:highlight w:val="yellow"/>
            <w:rPrChange w:id="1203" w:author="Admin" w:date="2013-07-01T00:51:00Z">
              <w:rPr>
                <w:rFonts w:cs="Arial"/>
                <w:szCs w:val="20"/>
              </w:rPr>
            </w:rPrChange>
          </w:rPr>
          <w:t xml:space="preserve">1 </w:t>
        </w:r>
      </w:ins>
      <w:ins w:id="1204" w:author="Admin" w:date="2013-07-01T00:50:00Z">
        <w:r w:rsidRPr="005F427D">
          <w:rPr>
            <w:rFonts w:cs="Arial"/>
            <w:szCs w:val="20"/>
            <w:highlight w:val="yellow"/>
            <w:rPrChange w:id="1205" w:author="Admin" w:date="2013-07-01T00:51:00Z">
              <w:rPr>
                <w:rFonts w:cs="Arial"/>
                <w:szCs w:val="20"/>
              </w:rPr>
            </w:rPrChange>
          </w:rPr>
          <w:t xml:space="preserve">arquivo </w:t>
        </w:r>
      </w:ins>
      <w:ins w:id="1206" w:author="Admin" w:date="2013-07-01T00:49:00Z">
        <w:r w:rsidRPr="005F427D">
          <w:rPr>
            <w:rFonts w:cs="Arial"/>
            <w:szCs w:val="20"/>
            <w:highlight w:val="yellow"/>
            <w:rPrChange w:id="1207" w:author="Admin" w:date="2013-07-01T00:51:00Z">
              <w:rPr>
                <w:rFonts w:cs="Arial"/>
                <w:szCs w:val="20"/>
              </w:rPr>
            </w:rPrChange>
          </w:rPr>
          <w:t>composite final do cartao de visitas</w:t>
        </w:r>
      </w:ins>
      <w:ins w:id="1208" w:author="Admin" w:date="2013-07-01T00:50:00Z">
        <w:r w:rsidRPr="005F427D">
          <w:rPr>
            <w:rFonts w:cs="Arial"/>
            <w:szCs w:val="20"/>
            <w:highlight w:val="yellow"/>
            <w:rPrChange w:id="1209" w:author="Admin" w:date="2013-07-01T00:51:00Z">
              <w:rPr>
                <w:rFonts w:cs="Arial"/>
                <w:szCs w:val="20"/>
              </w:rPr>
            </w:rPrChange>
          </w:rPr>
          <w:t xml:space="preserve"> PDF/X-3:2002</w:t>
        </w:r>
      </w:ins>
      <w:ins w:id="1210" w:author="Admin" w:date="2013-07-01T00:51:00Z">
        <w:r w:rsidRPr="005F427D">
          <w:rPr>
            <w:rFonts w:cs="Arial"/>
            <w:szCs w:val="20"/>
            <w:highlight w:val="yellow"/>
            <w:rPrChange w:id="1211" w:author="Admin" w:date="2013-07-01T00:51:00Z">
              <w:rPr>
                <w:rFonts w:cs="Arial"/>
                <w:szCs w:val="20"/>
              </w:rPr>
            </w:rPrChange>
          </w:rPr>
          <w:t xml:space="preserve"> (incluindo sangria, marcas de corte e perfil pedido nessa tarefa)</w:t>
        </w:r>
      </w:ins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12" w:author="Admin" w:date="2013-07-01T00:53:00Z"/>
          <w:rFonts w:cs="Arial"/>
          <w:szCs w:val="20"/>
        </w:rPr>
      </w:pPr>
      <w:ins w:id="1213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1214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48421EA7" w14:textId="1CA13689" w:rsidR="00A907D9" w:rsidRPr="00A907D9" w:rsidRDefault="00A907D9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15" w:author="Kinder" w:date="2013-06-30T08:50:00Z"/>
          <w:rFonts w:cs="Arial"/>
          <w:szCs w:val="20"/>
          <w:highlight w:val="yellow"/>
          <w:lang w:val="de-DE"/>
          <w:rPrChange w:id="1216" w:author="Admin" w:date="2013-07-01T00:53:00Z">
            <w:rPr>
              <w:ins w:id="1217" w:author="Kinder" w:date="2013-06-30T08:50:00Z"/>
              <w:rFonts w:cs="Arial"/>
              <w:szCs w:val="20"/>
            </w:rPr>
          </w:rPrChange>
        </w:rPr>
      </w:pPr>
      <w:ins w:id="1218" w:author="Admin" w:date="2013-07-01T00:53:00Z">
        <w:r w:rsidRPr="00A907D9">
          <w:rPr>
            <w:rFonts w:cs="Arial"/>
            <w:szCs w:val="20"/>
            <w:highlight w:val="yellow"/>
            <w:lang w:val="de-DE"/>
            <w:rPrChange w:id="1219" w:author="Admin" w:date="2013-07-01T00:53:00Z">
              <w:rPr>
                <w:rFonts w:cs="Arial"/>
                <w:szCs w:val="20"/>
              </w:rPr>
            </w:rPrChange>
          </w:rPr>
          <w:t>Papel carta e cartao de visitas cortados e montados em</w:t>
        </w:r>
        <w:r>
          <w:rPr>
            <w:rFonts w:cs="Arial"/>
            <w:szCs w:val="20"/>
            <w:highlight w:val="yellow"/>
            <w:lang w:val="de-DE"/>
          </w:rPr>
          <w:t xml:space="preserve"> u</w:t>
        </w:r>
        <w:r w:rsidRPr="00A907D9">
          <w:rPr>
            <w:rFonts w:cs="Arial"/>
            <w:szCs w:val="20"/>
            <w:highlight w:val="yellow"/>
            <w:lang w:val="de-DE"/>
            <w:rPrChange w:id="1220" w:author="Admin" w:date="2013-07-01T00:53:00Z">
              <w:rPr>
                <w:rFonts w:cs="Arial"/>
                <w:szCs w:val="20"/>
              </w:rPr>
            </w:rPrChange>
          </w:rPr>
          <w:t>ma prancha de apresentacao</w:t>
        </w:r>
      </w:ins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21" w:author="Admin" w:date="2013-07-01T00:54:00Z"/>
          <w:rFonts w:cs="Arial"/>
          <w:szCs w:val="20"/>
        </w:rPr>
      </w:pPr>
      <w:del w:id="1222" w:author="Kinder" w:date="2013-06-30T08:51:00Z">
        <w:r w:rsidRPr="00EA5133" w:rsidDel="00F2525A">
          <w:rPr>
            <w:rFonts w:cs="Arial"/>
            <w:szCs w:val="20"/>
            <w:rPrChange w:id="12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12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12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12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122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1228" w:author="Wolfgang J. Toechterle" w:date="2013-05-31T18:03:00Z">
        <w:del w:id="1229" w:author="Kinder" w:date="2013-06-30T08:51:00Z">
          <w:r w:rsidR="00121C3A" w:rsidRPr="00EA5133" w:rsidDel="00F2525A">
            <w:rPr>
              <w:rFonts w:cs="Arial"/>
              <w:szCs w:val="20"/>
              <w:rPrChange w:id="1230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1231" w:author="Kinder" w:date="2013-06-30T08:51:00Z">
        <w:r w:rsidR="00F91A57" w:rsidRPr="00EA5133" w:rsidDel="00F2525A">
          <w:rPr>
            <w:rFonts w:cs="Arial"/>
            <w:szCs w:val="20"/>
            <w:rPrChange w:id="123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12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1234" w:author="Wolfgang J. Toechterle" w:date="2013-05-31T18:03:00Z">
        <w:del w:id="1235" w:author="Kinder" w:date="2013-06-30T08:51:00Z">
          <w:r w:rsidR="00121C3A" w:rsidRPr="00EA5133" w:rsidDel="00F2525A">
            <w:rPr>
              <w:rFonts w:cs="Arial"/>
              <w:szCs w:val="20"/>
              <w:rPrChange w:id="123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1237" w:author="Kinder" w:date="2013-06-30T08:51:00Z">
        <w:r w:rsidRPr="00EA5133" w:rsidDel="00F2525A">
          <w:rPr>
            <w:rFonts w:cs="Arial"/>
            <w:szCs w:val="20"/>
            <w:rPrChange w:id="12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123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1240" w:author="Kinder" w:date="2013-06-29T14:22:00Z">
        <w:r w:rsidR="00522219">
          <w:rPr>
            <w:rFonts w:cs="Arial"/>
            <w:szCs w:val="20"/>
          </w:rPr>
          <w:t>1</w:t>
        </w:r>
      </w:ins>
      <w:ins w:id="1241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1242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1243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1244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1245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1246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1247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1248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6FB5EDA0" w14:textId="3169F462" w:rsidR="00A907D9" w:rsidRPr="00A907D9" w:rsidRDefault="00A907D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49" w:author="Kinder" w:date="2013-06-29T14:23:00Z"/>
          <w:rFonts w:cs="Arial"/>
          <w:szCs w:val="20"/>
          <w:highlight w:val="yellow"/>
          <w:rPrChange w:id="1250" w:author="Admin" w:date="2013-07-01T00:55:00Z">
            <w:rPr>
              <w:ins w:id="1251" w:author="Kinder" w:date="2013-06-29T14:23:00Z"/>
              <w:rFonts w:cs="Arial"/>
              <w:szCs w:val="20"/>
            </w:rPr>
          </w:rPrChange>
        </w:rPr>
      </w:pPr>
      <w:ins w:id="1252" w:author="Admin" w:date="2013-07-01T00:54:00Z">
        <w:r w:rsidRPr="00A907D9">
          <w:rPr>
            <w:rFonts w:cs="Arial"/>
            <w:szCs w:val="20"/>
            <w:highlight w:val="yellow"/>
            <w:rPrChange w:id="1253" w:author="Admin" w:date="2013-07-01T00:55:00Z">
              <w:rPr>
                <w:rFonts w:cs="Arial"/>
                <w:szCs w:val="20"/>
              </w:rPr>
            </w:rPrChange>
          </w:rPr>
          <w:t>1 copia impressa em A4 do cartao de visitas (frente e verso) somente com as marcas de corte e de sangria</w:t>
        </w:r>
      </w:ins>
    </w:p>
    <w:p w14:paraId="03F54DE2" w14:textId="033094ED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54" w:author="Admin" w:date="2013-07-01T00:55:00Z"/>
          <w:rFonts w:cs="Arial"/>
          <w:szCs w:val="20"/>
        </w:rPr>
      </w:pPr>
      <w:ins w:id="1255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48D12499" w14:textId="1A75E8FC" w:rsidR="00A907D9" w:rsidRPr="00A907D9" w:rsidRDefault="00A907D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256" w:author="Admin" w:date="2013-07-01T00:55:00Z">
            <w:rPr>
              <w:rFonts w:cs="Arial"/>
              <w:szCs w:val="20"/>
              <w:lang w:val="en-US"/>
            </w:rPr>
          </w:rPrChange>
        </w:rPr>
      </w:pPr>
      <w:ins w:id="1257" w:author="Admin" w:date="2013-07-01T00:55:00Z">
        <w:r w:rsidRPr="00A907D9">
          <w:rPr>
            <w:rFonts w:cs="Arial"/>
            <w:szCs w:val="20"/>
            <w:highlight w:val="yellow"/>
            <w:rPrChange w:id="1258" w:author="Admin" w:date="2013-07-01T00:55:00Z">
              <w:rPr>
                <w:rFonts w:cs="Arial"/>
                <w:szCs w:val="20"/>
              </w:rPr>
            </w:rPrChange>
          </w:rPr>
          <w:t>1 copia impressa em A3 do papel carta somente com as marcas de corte e de sangria</w:t>
        </w:r>
      </w:ins>
    </w:p>
    <w:p w14:paraId="5464B9AF" w14:textId="6DE8F350" w:rsidR="00812176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59" w:author="Admin" w:date="2013-07-01T00:56:00Z"/>
          <w:rFonts w:cs="Arial"/>
          <w:szCs w:val="20"/>
        </w:rPr>
      </w:pPr>
      <w:r w:rsidRPr="00EA5133">
        <w:rPr>
          <w:rFonts w:cs="Arial"/>
          <w:szCs w:val="20"/>
          <w:rPrChange w:id="126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1261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12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1263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3877D880" w14:textId="7866C458" w:rsidR="00A907D9" w:rsidRPr="00A907D9" w:rsidRDefault="00A907D9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264" w:author="Admin" w:date="2013-07-01T00:56:00Z">
            <w:rPr>
              <w:rFonts w:cs="Arial"/>
              <w:szCs w:val="20"/>
              <w:lang w:val="en-US"/>
            </w:rPr>
          </w:rPrChange>
        </w:rPr>
      </w:pPr>
      <w:ins w:id="1265" w:author="Admin" w:date="2013-07-01T00:56:00Z">
        <w:r w:rsidRPr="00A907D9">
          <w:rPr>
            <w:rFonts w:cs="Arial"/>
            <w:szCs w:val="20"/>
            <w:highlight w:val="yellow"/>
            <w:rPrChange w:id="1266" w:author="Admin" w:date="2013-07-01T00:56:00Z">
              <w:rPr>
                <w:rFonts w:cs="Arial"/>
                <w:szCs w:val="20"/>
              </w:rPr>
            </w:rPrChange>
          </w:rPr>
          <w:t>2 pastas finais para arquivamento e impressao (incluindo PDF, arquivos nativos e fontes)</w:t>
        </w:r>
      </w:ins>
    </w:p>
    <w:p w14:paraId="4549FAB0" w14:textId="13E26799" w:rsidR="00447A93" w:rsidRPr="00EA5133" w:rsidDel="00A907D9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del w:id="1267" w:author="Admin" w:date="2013-07-01T00:57:00Z"/>
          <w:rFonts w:cs="Arial"/>
          <w:szCs w:val="20"/>
          <w:rPrChange w:id="1268" w:author="Wolfgang J. Toechterle" w:date="2013-06-22T10:32:00Z">
            <w:rPr>
              <w:del w:id="1269" w:author="Admin" w:date="2013-07-01T00:57:00Z"/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Del="00A907D9" w:rsidRDefault="00F91A57" w:rsidP="00CE6B36">
      <w:pPr>
        <w:rPr>
          <w:del w:id="1270" w:author="Admin" w:date="2013-07-01T00:57:00Z"/>
        </w:rPr>
      </w:pPr>
    </w:p>
    <w:p w14:paraId="61A644BB" w14:textId="19C2A6C4" w:rsidR="00A32574" w:rsidRPr="00EA5133" w:rsidDel="007B1D59" w:rsidRDefault="00A32574">
      <w:pPr>
        <w:spacing w:after="200" w:line="276" w:lineRule="auto"/>
        <w:rPr>
          <w:del w:id="1271" w:author="Admin" w:date="2013-07-01T08:31:00Z"/>
          <w:rFonts w:cs="Arial"/>
          <w:b/>
          <w:bCs/>
          <w:sz w:val="28"/>
          <w:szCs w:val="28"/>
          <w:rPrChange w:id="1272" w:author="Wolfgang J. Toechterle" w:date="2013-06-22T10:32:00Z">
            <w:rPr>
              <w:del w:id="1273" w:author="Admin" w:date="2013-07-01T08:31:00Z"/>
              <w:rFonts w:cs="Arial"/>
              <w:b/>
              <w:bCs/>
              <w:sz w:val="28"/>
              <w:szCs w:val="28"/>
              <w:lang w:val="en-US"/>
            </w:rPr>
          </w:rPrChange>
        </w:rPr>
      </w:pPr>
      <w:del w:id="1274" w:author="Admin" w:date="2013-07-01T00:57:00Z">
        <w:r w:rsidRPr="00EA5133" w:rsidDel="00A907D9">
          <w:rPr>
            <w:rFonts w:cs="Arial"/>
            <w:b/>
            <w:bCs/>
            <w:sz w:val="28"/>
            <w:szCs w:val="28"/>
            <w:rPrChange w:id="1275" w:author="Wolfgang J. Toechterle" w:date="2013-06-22T10:32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br w:type="page"/>
        </w:r>
      </w:del>
    </w:p>
    <w:p w14:paraId="322D6997" w14:textId="3744B37B" w:rsidR="00E90506" w:rsidRDefault="00E90506">
      <w:pPr>
        <w:spacing w:after="200" w:line="276" w:lineRule="auto"/>
        <w:rPr>
          <w:ins w:id="1276" w:author="Admin" w:date="2013-07-01T00:57:00Z"/>
        </w:rPr>
        <w:pPrChange w:id="1277" w:author="Admin" w:date="2013-07-01T08:31:00Z">
          <w:pPr/>
        </w:pPrChange>
      </w:pPr>
      <w:r w:rsidRPr="00EA5133">
        <w:rPr>
          <w:rFonts w:cs="Arial"/>
          <w:b/>
          <w:bCs/>
          <w:sz w:val="28"/>
          <w:szCs w:val="28"/>
          <w:rPrChange w:id="127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19875CC1" w14:textId="78FE2A75" w:rsidR="00A907D9" w:rsidRPr="00EA5133" w:rsidRDefault="00A907D9" w:rsidP="00E90506">
      <w:ins w:id="1279" w:author="Admin" w:date="2013-07-01T00:57:00Z">
        <w:r w:rsidRPr="00A907D9">
          <w:rPr>
            <w:highlight w:val="yellow"/>
            <w:rPrChange w:id="1280" w:author="Admin" w:date="2013-07-01T00:57:00Z">
              <w:rPr/>
            </w:rPrChange>
          </w:rPr>
          <w:t>Tarefa 3 - ticket</w:t>
        </w:r>
      </w:ins>
    </w:p>
    <w:p w14:paraId="37C5F7FD" w14:textId="77777777" w:rsidR="00B45946" w:rsidRPr="00EA5133" w:rsidRDefault="00B45946" w:rsidP="00E90506"/>
    <w:p w14:paraId="49AFBC3F" w14:textId="77777777" w:rsidR="00A907D9" w:rsidRDefault="00B45946">
      <w:pPr>
        <w:rPr>
          <w:ins w:id="1281" w:author="Admin" w:date="2013-07-01T00:57:00Z"/>
          <w:rFonts w:cs="Arial"/>
          <w:szCs w:val="20"/>
        </w:rPr>
      </w:pPr>
      <w:r w:rsidRPr="00EA5133">
        <w:rPr>
          <w:rFonts w:cs="Arial"/>
          <w:szCs w:val="20"/>
          <w:rPrChange w:id="12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1283" w:author="Wolfgang J. Toechterle" w:date="2013-06-22T11:52:00Z">
        <w:r w:rsidRPr="00EA5133" w:rsidDel="00510F1B">
          <w:rPr>
            <w:rFonts w:cs="Arial"/>
            <w:szCs w:val="20"/>
            <w:rPrChange w:id="12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28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286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1287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12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1289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129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1291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129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1293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1294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</w:p>
    <w:p w14:paraId="1C778117" w14:textId="77777777" w:rsidR="00A907D9" w:rsidRDefault="00A907D9">
      <w:pPr>
        <w:rPr>
          <w:ins w:id="1295" w:author="Admin" w:date="2013-07-01T00:57:00Z"/>
          <w:rFonts w:cs="Arial"/>
          <w:szCs w:val="20"/>
        </w:rPr>
      </w:pPr>
    </w:p>
    <w:p w14:paraId="40C77FB9" w14:textId="2CC2D775" w:rsidR="00B45946" w:rsidRPr="00A907D9" w:rsidRDefault="00A907D9">
      <w:ins w:id="1296" w:author="Admin" w:date="2013-07-01T00:58:00Z">
        <w:r w:rsidRPr="00301401">
          <w:rPr>
            <w:rFonts w:cs="Arial"/>
            <w:szCs w:val="20"/>
            <w:highlight w:val="yellow"/>
            <w:rPrChange w:id="1297" w:author="Admin" w:date="2013-07-01T01:02:00Z">
              <w:rPr>
                <w:rFonts w:cs="Arial"/>
                <w:szCs w:val="20"/>
              </w:rPr>
            </w:rPrChange>
          </w:rPr>
          <w:t>Crie</w:t>
        </w:r>
      </w:ins>
      <w:ins w:id="1298" w:author="Admin" w:date="2013-07-01T00:59:00Z">
        <w:r w:rsidRPr="00301401">
          <w:rPr>
            <w:rFonts w:cs="Arial"/>
            <w:szCs w:val="20"/>
            <w:highlight w:val="yellow"/>
            <w:rPrChange w:id="1299" w:author="Admin" w:date="2013-07-01T01:02:00Z">
              <w:rPr>
                <w:rFonts w:cs="Arial"/>
                <w:szCs w:val="20"/>
                <w:lang w:val="de-DE"/>
              </w:rPr>
            </w:rPrChange>
          </w:rPr>
          <w:t>,</w:t>
        </w:r>
      </w:ins>
      <w:ins w:id="1300" w:author="Admin" w:date="2013-07-01T00:58:00Z">
        <w:r w:rsidRPr="00301401">
          <w:rPr>
            <w:rFonts w:cs="Arial"/>
            <w:szCs w:val="20"/>
            <w:highlight w:val="yellow"/>
            <w:rPrChange w:id="1301" w:author="Admin" w:date="2013-07-01T01:02:00Z">
              <w:rPr>
                <w:rFonts w:cs="Arial"/>
                <w:szCs w:val="20"/>
              </w:rPr>
            </w:rPrChange>
          </w:rPr>
          <w:t xml:space="preserve"> em uma unica cor e de um unico lado, </w:t>
        </w:r>
      </w:ins>
      <w:ins w:id="1302" w:author="Admin" w:date="2013-07-01T00:59:00Z">
        <w:r w:rsidRPr="00301401">
          <w:rPr>
            <w:rFonts w:cs="Arial"/>
            <w:szCs w:val="20"/>
            <w:highlight w:val="yellow"/>
            <w:rPrChange w:id="1303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um ticket que sera entregue </w:t>
        </w:r>
        <w:proofErr w:type="gramStart"/>
        <w:r w:rsidRPr="00301401">
          <w:rPr>
            <w:rFonts w:cs="Arial"/>
            <w:szCs w:val="20"/>
            <w:highlight w:val="yellow"/>
            <w:rPrChange w:id="1304" w:author="Admin" w:date="2013-07-01T01:02:00Z">
              <w:rPr>
                <w:rFonts w:cs="Arial"/>
                <w:szCs w:val="20"/>
                <w:lang w:val="de-DE"/>
              </w:rPr>
            </w:rPrChange>
          </w:rPr>
          <w:t>na</w:t>
        </w:r>
        <w:proofErr w:type="gramEnd"/>
        <w:r w:rsidRPr="00301401">
          <w:rPr>
            <w:rFonts w:cs="Arial"/>
            <w:szCs w:val="20"/>
            <w:highlight w:val="yellow"/>
            <w:rPrChange w:id="1305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entrada para todos os visitantes. O cliente gostaria de apresentar um design coerente em todos os documentos. </w:t>
        </w:r>
        <w:proofErr w:type="gramStart"/>
        <w:r w:rsidRPr="00301401">
          <w:rPr>
            <w:rFonts w:cs="Arial"/>
            <w:szCs w:val="20"/>
            <w:highlight w:val="yellow"/>
            <w:rPrChange w:id="1306" w:author="Admin" w:date="2013-07-01T01:02:00Z">
              <w:rPr>
                <w:rFonts w:cs="Arial"/>
                <w:szCs w:val="20"/>
              </w:rPr>
            </w:rPrChange>
          </w:rPr>
          <w:t>Tradicao e modernidade sao importantes.</w:t>
        </w:r>
        <w:proofErr w:type="gramEnd"/>
        <w:r w:rsidRPr="00301401">
          <w:rPr>
            <w:rFonts w:cs="Arial"/>
            <w:szCs w:val="20"/>
            <w:highlight w:val="yellow"/>
            <w:rPrChange w:id="1307" w:author="Admin" w:date="2013-07-01T01:02:00Z">
              <w:rPr>
                <w:rFonts w:cs="Arial"/>
                <w:szCs w:val="20"/>
              </w:rPr>
            </w:rPrChange>
          </w:rPr>
          <w:t xml:space="preserve"> Os </w:t>
        </w:r>
      </w:ins>
      <w:proofErr w:type="gramStart"/>
      <w:ins w:id="1308" w:author="Admin" w:date="2013-07-01T01:01:00Z">
        <w:r w:rsidRPr="00301401">
          <w:rPr>
            <w:rFonts w:cs="Arial"/>
            <w:szCs w:val="20"/>
            <w:highlight w:val="yellow"/>
            <w:rPrChange w:id="1309" w:author="Admin" w:date="2013-07-01T01:02:00Z">
              <w:rPr>
                <w:rFonts w:cs="Arial"/>
                <w:szCs w:val="20"/>
              </w:rPr>
            </w:rPrChange>
          </w:rPr>
          <w:t>numeros  seriados</w:t>
        </w:r>
        <w:proofErr w:type="gramEnd"/>
        <w:r w:rsidRPr="00301401">
          <w:rPr>
            <w:rFonts w:cs="Arial"/>
            <w:szCs w:val="20"/>
            <w:highlight w:val="yellow"/>
            <w:rPrChange w:id="1310" w:author="Admin" w:date="2013-07-01T01:02:00Z">
              <w:rPr>
                <w:rFonts w:cs="Arial"/>
                <w:szCs w:val="20"/>
              </w:rPr>
            </w:rPrChange>
          </w:rPr>
          <w:t xml:space="preserve"> fornecidos precisam ser incluidos nas partes 1 e 2 do ticket.</w:t>
        </w:r>
      </w:ins>
      <w:del w:id="1311" w:author="Kinder" w:date="2013-06-29T11:41:00Z">
        <w:r w:rsidR="00E11010" w:rsidRPr="00301401" w:rsidDel="00D65436">
          <w:rPr>
            <w:rFonts w:cs="Arial"/>
            <w:szCs w:val="20"/>
            <w:highlight w:val="yellow"/>
            <w:rPrChange w:id="1312" w:author="Admin" w:date="2013-07-01T01:0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="00B45946" w:rsidRPr="00301401" w:rsidDel="00D65436">
          <w:rPr>
            <w:rFonts w:cs="Arial"/>
            <w:szCs w:val="20"/>
            <w:highlight w:val="yellow"/>
            <w:rPrChange w:id="1313" w:author="Admin" w:date="2013-07-01T01:0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1314" w:author="Wolfgang J. Toechterle" w:date="2013-06-22T11:36:00Z">
        <w:del w:id="1315" w:author="Kinder" w:date="2013-06-29T11:41:00Z">
          <w:r w:rsidR="000E276C" w:rsidRPr="00301401" w:rsidDel="00D65436">
            <w:rPr>
              <w:rFonts w:cs="Arial"/>
              <w:szCs w:val="20"/>
              <w:highlight w:val="yellow"/>
              <w:rPrChange w:id="1316" w:author="Admin" w:date="2013-07-01T01:02:00Z">
                <w:rPr>
                  <w:rFonts w:cs="Arial"/>
                  <w:szCs w:val="20"/>
                </w:rPr>
              </w:rPrChange>
            </w:rPr>
            <w:delText xml:space="preserve"> </w:delText>
          </w:r>
        </w:del>
        <w:del w:id="1317" w:author="Kinder" w:date="2013-06-29T11:42:00Z">
          <w:r w:rsidR="000E276C" w:rsidRPr="00301401" w:rsidDel="00D65436">
            <w:rPr>
              <w:rFonts w:cs="Arial"/>
              <w:szCs w:val="20"/>
              <w:highlight w:val="yellow"/>
              <w:rPrChange w:id="1318" w:author="Admin" w:date="2013-07-01T01:02:00Z">
                <w:rPr>
                  <w:rFonts w:cs="Arial"/>
                  <w:szCs w:val="20"/>
                </w:rPr>
              </w:rPrChange>
            </w:rPr>
            <w:delText xml:space="preserve">Show </w:delText>
          </w:r>
        </w:del>
        <w:del w:id="1319" w:author="Kinder" w:date="2013-06-30T08:54:00Z">
          <w:r w:rsidR="000E276C" w:rsidRPr="00301401" w:rsidDel="00F2525A">
            <w:rPr>
              <w:rFonts w:cs="Arial"/>
              <w:szCs w:val="20"/>
              <w:highlight w:val="yellow"/>
              <w:rPrChange w:id="1320" w:author="Admin" w:date="2013-07-01T01:02:00Z">
                <w:rPr>
                  <w:rFonts w:cs="Arial"/>
                  <w:szCs w:val="20"/>
                </w:rPr>
              </w:rPrChange>
            </w:rPr>
            <w:delText>in your design where you would place the serial number on the two parts of the ticket</w:delText>
          </w:r>
        </w:del>
      </w:ins>
      <w:ins w:id="1321" w:author="Wolfgang J. Toechterle" w:date="2013-06-22T11:39:00Z">
        <w:del w:id="1322" w:author="Kinder" w:date="2013-06-30T08:54:00Z">
          <w:r w:rsidR="00107523" w:rsidRPr="00301401" w:rsidDel="00F2525A">
            <w:rPr>
              <w:rFonts w:cs="Arial"/>
              <w:szCs w:val="20"/>
              <w:highlight w:val="yellow"/>
              <w:rPrChange w:id="1323" w:author="Admin" w:date="2013-07-01T01:02:00Z">
                <w:rPr>
                  <w:rFonts w:cs="Arial"/>
                  <w:szCs w:val="20"/>
                </w:rPr>
              </w:rPrChange>
            </w:rPr>
            <w:delText xml:space="preserve"> (part 1, part 2)</w:delText>
          </w:r>
        </w:del>
      </w:ins>
      <w:ins w:id="1324" w:author="Wolfgang J. Toechterle" w:date="2013-06-22T11:38:00Z">
        <w:del w:id="1325" w:author="Kinder" w:date="2013-06-30T08:54:00Z">
          <w:r w:rsidR="00107523" w:rsidRPr="00301401" w:rsidDel="00F2525A">
            <w:rPr>
              <w:rFonts w:cs="Arial"/>
              <w:szCs w:val="20"/>
              <w:highlight w:val="yellow"/>
              <w:rPrChange w:id="1326" w:author="Admin" w:date="2013-07-01T01:02:00Z">
                <w:rPr>
                  <w:rFonts w:cs="Arial"/>
                  <w:szCs w:val="20"/>
                </w:rPr>
              </w:rPrChange>
            </w:rPr>
            <w:delText>.</w:delText>
          </w:r>
        </w:del>
      </w:ins>
      <w:del w:id="1327" w:author="Wolfgang J. Toechterle" w:date="2013-06-22T11:36:00Z">
        <w:r w:rsidR="00B45946" w:rsidRPr="00A907D9" w:rsidDel="000E276C">
          <w:rPr>
            <w:rFonts w:cs="Arial"/>
            <w:szCs w:val="20"/>
            <w:rPrChange w:id="1328" w:author="Admin" w:date="2013-07-01T00:59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A907D9" w:rsidRDefault="00E90506" w:rsidP="00CE6B36"/>
    <w:p w14:paraId="1D33AD8C" w14:textId="23109D35" w:rsidR="005B138D" w:rsidRPr="00EA5133" w:rsidRDefault="005B138D" w:rsidP="005B138D">
      <w:pPr>
        <w:rPr>
          <w:b/>
          <w:szCs w:val="20"/>
          <w:rPrChange w:id="1329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1330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  <w:ins w:id="1331" w:author="Admin" w:date="2013-07-01T01:03:00Z">
        <w:r w:rsidR="00301401" w:rsidRPr="00301401">
          <w:rPr>
            <w:b/>
            <w:szCs w:val="20"/>
            <w:highlight w:val="yellow"/>
            <w:rPrChange w:id="1332" w:author="Admin" w:date="2013-07-01T01:03:00Z">
              <w:rPr>
                <w:b/>
                <w:szCs w:val="20"/>
              </w:rPr>
            </w:rPrChange>
          </w:rPr>
          <w:t>(Elementos requeridos)</w:t>
        </w:r>
      </w:ins>
    </w:p>
    <w:p w14:paraId="2464B6C5" w14:textId="77777777" w:rsidR="005B138D" w:rsidRPr="00EA5133" w:rsidRDefault="005B138D" w:rsidP="005B138D">
      <w:pPr>
        <w:rPr>
          <w:rPrChange w:id="1333" w:author="Wolfgang J. Toechterle" w:date="2013-06-22T10:32:00Z">
            <w:rPr>
              <w:lang w:val="en-US"/>
            </w:rPr>
          </w:rPrChange>
        </w:rPr>
      </w:pPr>
    </w:p>
    <w:p w14:paraId="524FA610" w14:textId="4F6BBFA3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133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335" w:author="Wolfgang J. Toechterle" w:date="2013-06-22T10:32:00Z">
            <w:rPr>
              <w:lang w:val="en-US"/>
            </w:rPr>
          </w:rPrChange>
        </w:rPr>
        <w:t>Given text</w:t>
      </w:r>
      <w:del w:id="1336" w:author="Kinder" w:date="2013-06-29T11:43:00Z">
        <w:r w:rsidRPr="00EA5133" w:rsidDel="00D65436">
          <w:rPr>
            <w:rPrChange w:id="1337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ins w:id="1338" w:author="Kinder" w:date="2013-06-29T11:43:00Z">
        <w:r w:rsidR="00D65436">
          <w:t xml:space="preserve"> </w:t>
        </w:r>
      </w:ins>
      <w:ins w:id="1339" w:author="Kinder" w:date="2013-06-29T11:52:00Z">
        <w:r w:rsidR="004C4D2C">
          <w:t>:</w:t>
        </w:r>
      </w:ins>
      <w:ins w:id="1340" w:author="Kinder" w:date="2013-06-29T11:43:00Z">
        <w:r w:rsidR="00D65436" w:rsidRPr="00EA5133">
          <w:rPr>
            <w:rPrChange w:id="1341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1342" w:author="Admin" w:date="2013-07-01T01:03:00Z">
        <w:r w:rsidR="00301401" w:rsidRPr="00301401">
          <w:rPr>
            <w:highlight w:val="yellow"/>
            <w:rPrChange w:id="1343" w:author="Admin" w:date="2013-07-01T01:03:00Z">
              <w:rPr/>
            </w:rPrChange>
          </w:rPr>
          <w:t>(Texto fornecido)</w:t>
        </w:r>
      </w:ins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344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134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346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134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34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134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 printing processes in a working museum</w:t>
      </w:r>
    </w:p>
    <w:p w14:paraId="7D0CF0D0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350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351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352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353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354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35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1356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135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1358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135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1360" w:author="Kinder" w:date="2013-06-29T12:01:00Z"/>
          <w:rFonts w:ascii="Times New Roman" w:hAnsi="Times New Roman" w:cs="Times New Roman"/>
          <w:szCs w:val="20"/>
        </w:rPr>
      </w:pPr>
    </w:p>
    <w:p w14:paraId="6BD40F8A" w14:textId="73A3B1B2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36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1362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use </w:t>
        </w:r>
      </w:ins>
      <w:ins w:id="1363" w:author="Admin" w:date="2013-07-01T01:04:00Z">
        <w:r w:rsidR="00301401">
          <w:rPr>
            <w:rFonts w:ascii="Times New Roman" w:hAnsi="Times New Roman" w:cs="Times New Roman"/>
            <w:szCs w:val="20"/>
          </w:rPr>
          <w:t>(</w:t>
        </w:r>
        <w:r w:rsidR="00301401" w:rsidRPr="00301401">
          <w:rPr>
            <w:rFonts w:ascii="Times New Roman" w:hAnsi="Times New Roman" w:cs="Times New Roman"/>
            <w:szCs w:val="20"/>
            <w:highlight w:val="yellow"/>
            <w:rPrChange w:id="1364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numero seriado utilizado)</w:t>
        </w:r>
      </w:ins>
      <w:ins w:id="1365" w:author="Kinder" w:date="2013-06-29T12:01:00Z">
        <w:r>
          <w:rPr>
            <w:rFonts w:ascii="Times New Roman" w:hAnsi="Times New Roman" w:cs="Times New Roman"/>
            <w:szCs w:val="20"/>
          </w:rPr>
          <w:t>: 247398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1366" w:author="Wolfgang J. Toechterle" w:date="2013-06-22T10:32:00Z">
            <w:rPr>
              <w:lang w:val="en-US"/>
            </w:rPr>
          </w:rPrChange>
        </w:rPr>
      </w:pPr>
    </w:p>
    <w:p w14:paraId="5B27D558" w14:textId="7980A925" w:rsidR="004C4D2C" w:rsidRDefault="005B138D" w:rsidP="005B138D">
      <w:pPr>
        <w:rPr>
          <w:ins w:id="1367" w:author="Kinder" w:date="2013-06-29T11:51:00Z"/>
        </w:rPr>
      </w:pPr>
      <w:r w:rsidRPr="00EA5133">
        <w:rPr>
          <w:rPrChange w:id="1368" w:author="Wolfgang J. Toechterle" w:date="2013-06-22T10:32:00Z">
            <w:rPr>
              <w:lang w:val="en-US"/>
            </w:rPr>
          </w:rPrChange>
        </w:rPr>
        <w:t>Logo</w:t>
      </w:r>
      <w:ins w:id="1369" w:author="Kinder" w:date="2013-06-29T11:51:00Z">
        <w:r w:rsidR="004C4D2C">
          <w:t>:</w:t>
        </w:r>
      </w:ins>
      <w:r w:rsidR="00B45946" w:rsidRPr="00EA5133">
        <w:rPr>
          <w:rPrChange w:id="1370" w:author="Wolfgang J. Toechterle" w:date="2013-06-22T10:32:00Z">
            <w:rPr>
              <w:lang w:val="en-US"/>
            </w:rPr>
          </w:rPrChange>
        </w:rPr>
        <w:t xml:space="preserve"> </w:t>
      </w:r>
      <w:del w:id="1371" w:author="Kinder" w:date="2013-06-29T11:51:00Z">
        <w:r w:rsidR="00B45946" w:rsidRPr="00EA5133" w:rsidDel="004C4D2C">
          <w:rPr>
            <w:rPrChange w:id="1372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1373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1374" w:author="Wolfgang J. Toechterle" w:date="2013-06-22T10:32:00Z">
            <w:rPr>
              <w:lang w:val="en-US"/>
            </w:rPr>
          </w:rPrChange>
        </w:rPr>
        <w:t xml:space="preserve"> </w:t>
      </w:r>
      <w:del w:id="1375" w:author="Wolfgang J. Toechterle" w:date="2013-06-22T11:24:00Z">
        <w:r w:rsidR="00FA6E82" w:rsidRPr="00EA5133" w:rsidDel="00B04CCA">
          <w:rPr>
            <w:rPrChange w:id="1376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1377" w:author="Kinder" w:date="2013-06-29T11:51:00Z">
        <w:r w:rsidR="004C4D2C">
          <w:t>only (</w:t>
        </w:r>
      </w:ins>
      <w:ins w:id="1378" w:author="Kinder" w:date="2013-06-29T11:52:00Z">
        <w:r w:rsidR="004C4D2C">
          <w:t>1</w:t>
        </w:r>
      </w:ins>
      <w:ins w:id="1379" w:author="Kinder" w:date="2013-06-29T11:53:00Z">
        <w:r w:rsidR="004C4D2C">
          <w:t xml:space="preserve"> </w:t>
        </w:r>
      </w:ins>
      <w:ins w:id="1380" w:author="Kinder" w:date="2013-06-29T11:51:00Z">
        <w:r w:rsidR="00F2525A">
          <w:t>PMS</w:t>
        </w:r>
        <w:r w:rsidR="004C4D2C">
          <w:t xml:space="preserve"> colo</w:t>
        </w:r>
      </w:ins>
      <w:ins w:id="1381" w:author="Kinder" w:date="2013-06-29T11:53:00Z">
        <w:r w:rsidR="004C4D2C">
          <w:t>u</w:t>
        </w:r>
      </w:ins>
      <w:ins w:id="1382" w:author="Kinder" w:date="2013-06-29T11:51:00Z">
        <w:r w:rsidR="004C4D2C">
          <w:t>r)</w:t>
        </w:r>
      </w:ins>
      <w:ins w:id="1383" w:author="Admin" w:date="2013-07-01T01:04:00Z">
        <w:r w:rsidR="00301401">
          <w:t xml:space="preserve"> </w:t>
        </w:r>
        <w:proofErr w:type="gramStart"/>
        <w:r w:rsidR="00301401" w:rsidRPr="00301401">
          <w:rPr>
            <w:b/>
            <w:rPrChange w:id="1384" w:author="Admin" w:date="2013-07-01T01:05:00Z">
              <w:rPr/>
            </w:rPrChange>
          </w:rPr>
          <w:t>(</w:t>
        </w:r>
      </w:ins>
      <w:r w:rsidR="00225EC8">
        <w:rPr>
          <w:b/>
        </w:rPr>
        <w:t xml:space="preserve"> versao</w:t>
      </w:r>
      <w:proofErr w:type="gramEnd"/>
      <w:r w:rsidR="00225EC8">
        <w:rPr>
          <w:b/>
        </w:rPr>
        <w:t xml:space="preserve"> em ingles 1 PMS color </w:t>
      </w:r>
      <w:ins w:id="1385" w:author="Admin" w:date="2013-07-01T01:04:00Z">
        <w:r w:rsidR="00301401" w:rsidRPr="00301401">
          <w:rPr>
            <w:b/>
            <w:rPrChange w:id="1386" w:author="Admin" w:date="2013-07-01T01:05:00Z">
              <w:rPr/>
            </w:rPrChange>
          </w:rPr>
          <w:t>somente versao ingles)</w:t>
        </w:r>
      </w:ins>
    </w:p>
    <w:p w14:paraId="0F9555D1" w14:textId="0C6198B8" w:rsidR="005B138D" w:rsidRPr="00EA5133" w:rsidDel="00B37A05" w:rsidRDefault="004C4D2C" w:rsidP="005B138D">
      <w:pPr>
        <w:rPr>
          <w:del w:id="1387" w:author="Wolfgang J. Toechterle" w:date="2013-06-11T08:37:00Z"/>
          <w:rPrChange w:id="1388" w:author="Wolfgang J. Toechterle" w:date="2013-06-22T10:32:00Z">
            <w:rPr>
              <w:del w:id="1389" w:author="Wolfgang J. Toechterle" w:date="2013-06-11T08:37:00Z"/>
              <w:lang w:val="en-US"/>
            </w:rPr>
          </w:rPrChange>
        </w:rPr>
      </w:pPr>
      <w:ins w:id="1390" w:author="Kinder" w:date="2013-06-29T11:51:00Z">
        <w:r>
          <w:t>Design: Single side</w:t>
        </w:r>
      </w:ins>
      <w:ins w:id="1391" w:author="Kinder" w:date="2013-06-30T08:55:00Z">
        <w:r w:rsidR="00F2525A">
          <w:t>d</w:t>
        </w:r>
      </w:ins>
      <w:ins w:id="1392" w:author="Admin" w:date="2013-07-01T01:05:00Z">
        <w:r w:rsidR="00301401">
          <w:t xml:space="preserve"> </w:t>
        </w:r>
        <w:r w:rsidR="00301401" w:rsidRPr="00301401">
          <w:rPr>
            <w:highlight w:val="yellow"/>
            <w:rPrChange w:id="1393" w:author="Admin" w:date="2013-07-01T01:05:00Z">
              <w:rPr/>
            </w:rPrChange>
          </w:rPr>
          <w:t>(um lado)</w:t>
        </w:r>
      </w:ins>
      <w:del w:id="1394" w:author="Wolfgang J. Toechterle" w:date="2013-06-22T11:24:00Z">
        <w:r w:rsidR="005B138D" w:rsidRPr="00EA5133" w:rsidDel="00B04CCA">
          <w:rPr>
            <w:rPrChange w:id="1395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1396" w:author="Kinder" w:date="2013-06-29T11:50:00Z">
        <w:r w:rsidR="005B138D" w:rsidRPr="00EA5133" w:rsidDel="004C4D2C">
          <w:rPr>
            <w:rPrChange w:id="1397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5B138D">
      <w:pPr>
        <w:rPr>
          <w:rPrChange w:id="1398" w:author="Wolfgang J. Toechterle" w:date="2013-06-22T10:32:00Z">
            <w:rPr>
              <w:lang w:val="en-US"/>
            </w:rPr>
          </w:rPrChange>
        </w:rPr>
      </w:pPr>
    </w:p>
    <w:p w14:paraId="30469B3D" w14:textId="1F3395C4" w:rsidR="00362398" w:rsidRDefault="00362398" w:rsidP="005B138D">
      <w:pPr>
        <w:rPr>
          <w:ins w:id="1399" w:author="Admin" w:date="2013-07-01T01:05:00Z"/>
        </w:rPr>
      </w:pPr>
      <w:r w:rsidRPr="00EA5133">
        <w:rPr>
          <w:rPrChange w:id="1400" w:author="Wolfgang J. Toechterle" w:date="2013-06-22T10:32:00Z">
            <w:rPr>
              <w:lang w:val="en-US"/>
            </w:rPr>
          </w:rPrChange>
        </w:rPr>
        <w:t>Font: no specification</w:t>
      </w:r>
      <w:ins w:id="1401" w:author="Admin" w:date="2013-07-01T01:05:00Z">
        <w:r w:rsidR="00301401">
          <w:t xml:space="preserve"> </w:t>
        </w:r>
      </w:ins>
    </w:p>
    <w:p w14:paraId="172C728F" w14:textId="4556169C" w:rsidR="00301401" w:rsidRDefault="00301401" w:rsidP="005B138D">
      <w:pPr>
        <w:rPr>
          <w:ins w:id="1402" w:author="Wolfgang J. Toechterle" w:date="2013-06-22T11:35:00Z"/>
        </w:rPr>
      </w:pPr>
      <w:ins w:id="1403" w:author="Admin" w:date="2013-07-01T01:05:00Z">
        <w:r w:rsidRPr="00301401">
          <w:rPr>
            <w:highlight w:val="yellow"/>
            <w:rPrChange w:id="1404" w:author="Admin" w:date="2013-07-01T01:06:00Z">
              <w:rPr/>
            </w:rPrChange>
          </w:rPr>
          <w:t xml:space="preserve">Fonte – </w:t>
        </w:r>
        <w:proofErr w:type="gramStart"/>
        <w:r w:rsidRPr="00301401">
          <w:rPr>
            <w:highlight w:val="yellow"/>
            <w:rPrChange w:id="1405" w:author="Admin" w:date="2013-07-01T01:06:00Z">
              <w:rPr/>
            </w:rPrChange>
          </w:rPr>
          <w:t>sem</w:t>
        </w:r>
        <w:proofErr w:type="gramEnd"/>
        <w:r w:rsidRPr="00301401">
          <w:rPr>
            <w:highlight w:val="yellow"/>
            <w:rPrChange w:id="1406" w:author="Admin" w:date="2013-07-01T01:06:00Z">
              <w:rPr/>
            </w:rPrChange>
          </w:rPr>
          <w:t xml:space="preserve"> especificacao</w:t>
        </w:r>
      </w:ins>
    </w:p>
    <w:p w14:paraId="37801853" w14:textId="416EDF00" w:rsidR="000E276C" w:rsidRDefault="00107523" w:rsidP="005B138D">
      <w:pPr>
        <w:rPr>
          <w:ins w:id="1407" w:author="Admin" w:date="2013-07-01T01:06:00Z"/>
        </w:rPr>
      </w:pPr>
      <w:ins w:id="1408" w:author="Wolfgang J. Toechterle" w:date="2013-06-22T11:40:00Z">
        <w:r>
          <w:t>Serial number</w:t>
        </w:r>
        <w:del w:id="1409" w:author="Kinder" w:date="2013-06-29T11:54:00Z">
          <w:r w:rsidDel="006F01C5">
            <w:delText>: two time</w:delText>
          </w:r>
        </w:del>
      </w:ins>
      <w:ins w:id="1410" w:author="Wolfgang J. Toechterle" w:date="2013-06-22T11:41:00Z">
        <w:del w:id="1411" w:author="Kinder" w:date="2013-06-29T11:54:00Z">
          <w:r w:rsidDel="006F01C5">
            <w:delText>s</w:delText>
          </w:r>
        </w:del>
      </w:ins>
      <w:ins w:id="1412" w:author="Wolfgang J. Toechterle" w:date="2013-06-22T11:40:00Z">
        <w:del w:id="1413" w:author="Kinder" w:date="2013-06-29T11:54:00Z">
          <w:r w:rsidDel="006F01C5">
            <w:delText xml:space="preserve"> on your Desi</w:delText>
          </w:r>
        </w:del>
      </w:ins>
      <w:ins w:id="1414" w:author="Kinder" w:date="2013-06-29T11:54:00Z">
        <w:r w:rsidR="006F01C5">
          <w:t xml:space="preserve">: </w:t>
        </w:r>
      </w:ins>
      <w:ins w:id="1415" w:author="Kinder" w:date="2013-06-30T08:55:00Z">
        <w:r w:rsidR="00F2525A">
          <w:t>To be on both</w:t>
        </w:r>
      </w:ins>
      <w:ins w:id="1416" w:author="Kinder" w:date="2013-06-29T11:54:00Z">
        <w:r w:rsidR="006F01C5">
          <w:t xml:space="preserve"> part</w:t>
        </w:r>
      </w:ins>
      <w:ins w:id="1417" w:author="Kinder" w:date="2013-06-30T08:55:00Z">
        <w:r w:rsidR="00BB5003">
          <w:t>s</w:t>
        </w:r>
      </w:ins>
      <w:ins w:id="1418" w:author="Kinder" w:date="2013-06-29T11:54:00Z">
        <w:r w:rsidR="006F01C5">
          <w:t xml:space="preserve"> of the ticket </w:t>
        </w:r>
      </w:ins>
      <w:ins w:id="1419" w:author="Wolfgang J. Toechterle" w:date="2013-06-22T11:40:00Z">
        <w:del w:id="1420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1421" w:author="Kinder" w:date="2013-06-29T11:53:00Z">
          <w:r w:rsidDel="006F01C5">
            <w:delText xml:space="preserve">on </w:delText>
          </w:r>
        </w:del>
        <w:r>
          <w:t>part 2</w:t>
        </w:r>
      </w:ins>
      <w:ins w:id="1422" w:author="Wolfgang J. Toechterle" w:date="2013-06-22T11:41:00Z">
        <w:del w:id="1423" w:author="Kinder" w:date="2013-06-29T11:54:00Z">
          <w:r w:rsidDel="006F01C5">
            <w:delText xml:space="preserve"> divided by the straight line</w:delText>
          </w:r>
        </w:del>
      </w:ins>
      <w:ins w:id="1424" w:author="Wolfgang J. Toechterle" w:date="2013-06-22T11:40:00Z">
        <w:r>
          <w:t>)</w:t>
        </w:r>
      </w:ins>
      <w:ins w:id="1425" w:author="Kinder" w:date="2013-06-29T11:58:00Z">
        <w:r w:rsidR="00B166BD">
          <w:t xml:space="preserve"> </w:t>
        </w:r>
      </w:ins>
    </w:p>
    <w:p w14:paraId="12AE2602" w14:textId="2DFD5A95" w:rsidR="00301401" w:rsidRPr="00EA5133" w:rsidRDefault="00301401" w:rsidP="005B138D">
      <w:pPr>
        <w:rPr>
          <w:rPrChange w:id="1426" w:author="Wolfgang J. Toechterle" w:date="2013-06-22T10:32:00Z">
            <w:rPr>
              <w:lang w:val="en-US"/>
            </w:rPr>
          </w:rPrChange>
        </w:rPr>
      </w:pPr>
      <w:ins w:id="1427" w:author="Admin" w:date="2013-07-01T01:06:00Z">
        <w:r w:rsidRPr="00301401">
          <w:rPr>
            <w:highlight w:val="yellow"/>
            <w:rPrChange w:id="1428" w:author="Admin" w:date="2013-07-01T01:06:00Z">
              <w:rPr/>
            </w:rPrChange>
          </w:rPr>
          <w:t>Numero serial – deve constar das duas partes do ticket (</w:t>
        </w:r>
        <w:proofErr w:type="gramStart"/>
        <w:r w:rsidRPr="00301401">
          <w:rPr>
            <w:highlight w:val="yellow"/>
            <w:rPrChange w:id="1429" w:author="Admin" w:date="2013-07-01T01:06:00Z">
              <w:rPr/>
            </w:rPrChange>
          </w:rPr>
          <w:t>na</w:t>
        </w:r>
        <w:proofErr w:type="gramEnd"/>
        <w:r w:rsidRPr="00301401">
          <w:rPr>
            <w:highlight w:val="yellow"/>
            <w:rPrChange w:id="1430" w:author="Admin" w:date="2013-07-01T01:06:00Z">
              <w:rPr/>
            </w:rPrChange>
          </w:rPr>
          <w:t xml:space="preserve"> parte 1 e na parte 2)</w:t>
        </w:r>
      </w:ins>
    </w:p>
    <w:p w14:paraId="6673AC53" w14:textId="77777777" w:rsidR="00A32574" w:rsidRPr="00EA5133" w:rsidRDefault="00A32574" w:rsidP="005B138D">
      <w:pPr>
        <w:rPr>
          <w:rPrChange w:id="1431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1432" w:author="Kinder" w:date="2013-06-29T11:54:00Z"/>
        </w:rPr>
      </w:pPr>
      <w:r w:rsidRPr="00EA5133">
        <w:rPr>
          <w:rPrChange w:id="1433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1434" w:author="Wolfgang J. Toechterle" w:date="2013-06-22T10:32:00Z">
            <w:rPr>
              <w:lang w:val="en-US"/>
            </w:rPr>
          </w:rPrChange>
        </w:rPr>
        <w:t xml:space="preserve">: </w:t>
      </w:r>
    </w:p>
    <w:p w14:paraId="6B88CC42" w14:textId="77777777" w:rsidR="00301401" w:rsidRDefault="00FA6E82" w:rsidP="005B138D">
      <w:pPr>
        <w:rPr>
          <w:ins w:id="1435" w:author="Admin" w:date="2013-07-01T01:07:00Z"/>
        </w:rPr>
      </w:pPr>
      <w:del w:id="1436" w:author="Kinder" w:date="2013-06-29T11:54:00Z">
        <w:r w:rsidRPr="00EA5133" w:rsidDel="006F01C5">
          <w:rPr>
            <w:rPrChange w:id="1437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1438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1439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1440" w:author="Wolfgang J. Toechterle" w:date="2013-06-22T10:32:00Z">
            <w:rPr>
              <w:lang w:val="en-US"/>
            </w:rPr>
          </w:rPrChange>
        </w:rPr>
        <w:t xml:space="preserve">, must be 100% </w:t>
      </w:r>
      <w:del w:id="1441" w:author="Wolfgang J. Toechterle" w:date="2013-06-11T08:36:00Z">
        <w:r w:rsidR="00476437" w:rsidRPr="00EA5133" w:rsidDel="00B37A05">
          <w:rPr>
            <w:rPrChange w:id="1442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1443" w:author="Wolfgang J. Toechterle" w:date="2013-06-11T08:36:00Z">
        <w:del w:id="1444" w:author="Kinder" w:date="2013-06-30T08:55:00Z">
          <w:r w:rsidR="00B37A05" w:rsidRPr="00EA5133" w:rsidDel="00BB5003">
            <w:rPr>
              <w:rPrChange w:id="1445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1446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1447" w:author="Wolfgang J. Toechterle" w:date="2013-06-22T11:52:00Z">
        <w:r w:rsidR="00510F1B">
          <w:t>colour</w:t>
        </w:r>
      </w:ins>
    </w:p>
    <w:p w14:paraId="00293D9C" w14:textId="32A44B2B" w:rsidR="00A32574" w:rsidRPr="00EA5133" w:rsidDel="00B37A05" w:rsidRDefault="00301401" w:rsidP="005B138D">
      <w:pPr>
        <w:rPr>
          <w:del w:id="1448" w:author="Wolfgang J. Toechterle" w:date="2013-06-11T08:37:00Z"/>
          <w:rPrChange w:id="1449" w:author="Wolfgang J. Toechterle" w:date="2013-06-22T10:32:00Z">
            <w:rPr>
              <w:del w:id="1450" w:author="Wolfgang J. Toechterle" w:date="2013-06-11T08:37:00Z"/>
              <w:lang w:val="en-US"/>
            </w:rPr>
          </w:rPrChange>
        </w:rPr>
      </w:pPr>
      <w:ins w:id="1451" w:author="Admin" w:date="2013-07-01T01:07:00Z">
        <w:r w:rsidRPr="00301401">
          <w:rPr>
            <w:highlight w:val="yellow"/>
            <w:rPrChange w:id="1452" w:author="Admin" w:date="2013-07-01T01:08:00Z">
              <w:rPr/>
            </w:rPrChange>
          </w:rPr>
          <w:t>Tamanho minimo – 20 x 20 mm, deve ser 100% colorido</w:t>
        </w:r>
      </w:ins>
      <w:del w:id="1453" w:author="Wolfgang J. Toechterle" w:date="2013-05-31T18:05:00Z">
        <w:r w:rsidR="00476437" w:rsidRPr="00301401" w:rsidDel="00142C5A">
          <w:rPr>
            <w:highlight w:val="yellow"/>
            <w:rPrChange w:id="1454" w:author="Admin" w:date="2013-07-01T01:08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5B138D">
      <w:pPr>
        <w:rPr>
          <w:ins w:id="1455" w:author="Wolfgang J. Toechterle" w:date="2013-06-11T08:37:00Z"/>
          <w:rPrChange w:id="1456" w:author="Wolfgang J. Toechterle" w:date="2013-06-22T10:32:00Z">
            <w:rPr>
              <w:ins w:id="1457" w:author="Wolfgang J. Toechterle" w:date="2013-06-11T08:37:00Z"/>
              <w:lang w:val="en-US"/>
            </w:rPr>
          </w:rPrChange>
        </w:rPr>
      </w:pPr>
      <w:r w:rsidRPr="00EA5133">
        <w:rPr>
          <w:rPrChange w:id="1458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1459" w:author="Wolfgang J. Toechterle" w:date="2013-06-22T10:32:00Z">
            <w:rPr>
              <w:lang w:val="en-US"/>
            </w:rPr>
          </w:rPrChange>
        </w:rPr>
        <w:tab/>
      </w:r>
    </w:p>
    <w:p w14:paraId="53908E98" w14:textId="63E4904D" w:rsidR="00FA6E82" w:rsidRPr="00EA5133" w:rsidRDefault="00FA6E82">
      <w:pPr>
        <w:rPr>
          <w:rPrChange w:id="1460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461" w:author="Wolfgang J. Toechterle" w:date="2013-06-22T10:32:00Z">
            <w:rPr>
              <w:lang w:val="en-US"/>
            </w:rPr>
          </w:rPrChange>
        </w:rPr>
        <w:t>F</w:t>
      </w:r>
      <w:del w:id="1462" w:author="Admin" w:date="2013-07-01T01:08:00Z">
        <w:r w:rsidRPr="00EA5133" w:rsidDel="00301401">
          <w:rPr>
            <w:rPrChange w:id="1463" w:author="Wolfgang J. Toechterle" w:date="2013-06-22T10:32:00Z">
              <w:rPr>
                <w:lang w:val="en-US"/>
              </w:rPr>
            </w:rPrChange>
          </w:rPr>
          <w:delText>l</w:delText>
        </w:r>
      </w:del>
      <w:r w:rsidRPr="00EA5133">
        <w:rPr>
          <w:rPrChange w:id="1464" w:author="Wolfgang J. Toechterle" w:date="2013-06-22T10:32:00Z">
            <w:rPr>
              <w:lang w:val="en-US"/>
            </w:rPr>
          </w:rPrChange>
        </w:rPr>
        <w:t>i</w:t>
      </w:r>
      <w:ins w:id="1465" w:author="Admin" w:date="2013-07-01T01:08:00Z">
        <w:r w:rsidR="00301401">
          <w:t>l</w:t>
        </w:r>
      </w:ins>
      <w:r w:rsidRPr="00EA5133">
        <w:rPr>
          <w:rPrChange w:id="1466" w:author="Wolfgang J. Toechterle" w:date="2013-06-22T10:32:00Z">
            <w:rPr>
              <w:lang w:val="en-US"/>
            </w:rPr>
          </w:rPrChange>
        </w:rPr>
        <w:t>e: druckkunst.</w:t>
      </w:r>
      <w:ins w:id="1467" w:author="Wolfgang J. Toechterle" w:date="2013-06-07T08:31:00Z">
        <w:r w:rsidR="00DB44DF" w:rsidRPr="00EA5133">
          <w:rPr>
            <w:rPrChange w:id="1468" w:author="Wolfgang J. Toechterle" w:date="2013-06-22T10:32:00Z">
              <w:rPr>
                <w:lang w:val="en-US"/>
              </w:rPr>
            </w:rPrChange>
          </w:rPr>
          <w:t>png</w:t>
        </w:r>
      </w:ins>
      <w:del w:id="1469" w:author="Wolfgang J. Toechterle" w:date="2013-06-07T08:31:00Z">
        <w:r w:rsidRPr="00EA5133" w:rsidDel="00DB44DF">
          <w:rPr>
            <w:rPrChange w:id="1470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1471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1472" w:author="Wolfgang J. Toechterle" w:date="2013-06-22T10:32:00Z">
            <w:rPr>
              <w:lang w:val="en-US"/>
            </w:rPr>
          </w:rPrChange>
        </w:rPr>
      </w:pPr>
    </w:p>
    <w:p w14:paraId="6BA5FDFC" w14:textId="5280D873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47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47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1475" w:author="Admin" w:date="2013-07-01T01:08:00Z">
        <w:r w:rsidR="00301401">
          <w:rPr>
            <w:rFonts w:cs="Arial"/>
            <w:b/>
            <w:bCs/>
            <w:szCs w:val="20"/>
          </w:rPr>
          <w:t xml:space="preserve"> </w:t>
        </w:r>
        <w:r w:rsidR="00301401" w:rsidRPr="00301401">
          <w:rPr>
            <w:rFonts w:cs="Arial"/>
            <w:b/>
            <w:bCs/>
            <w:szCs w:val="20"/>
            <w:highlight w:val="yellow"/>
            <w:rPrChange w:id="1476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(Especificacoes tecnicas)</w:t>
        </w:r>
      </w:ins>
    </w:p>
    <w:p w14:paraId="723FC0B5" w14:textId="33FCA4FF" w:rsidR="00362398" w:rsidRPr="00EA5133" w:rsidRDefault="00362398" w:rsidP="00362398">
      <w:pPr>
        <w:rPr>
          <w:rPrChange w:id="147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478" w:author="Wolfgang J. Toechterle" w:date="2013-06-22T10:32:00Z">
            <w:rPr>
              <w:lang w:val="en-US"/>
            </w:rPr>
          </w:rPrChange>
        </w:rPr>
        <w:t>Printing</w:t>
      </w:r>
      <w:ins w:id="1479" w:author="Admin" w:date="2013-07-01T01:08:00Z">
        <w:r w:rsidR="00301401">
          <w:t xml:space="preserve"> </w:t>
        </w:r>
        <w:r w:rsidR="00301401" w:rsidRPr="00301401">
          <w:rPr>
            <w:highlight w:val="yellow"/>
            <w:rPrChange w:id="1480" w:author="Admin" w:date="2013-07-01T01:09:00Z">
              <w:rPr/>
            </w:rPrChange>
          </w:rPr>
          <w:t>(impressao)</w:t>
        </w:r>
      </w:ins>
      <w:r w:rsidRPr="00EA5133">
        <w:rPr>
          <w:rPrChange w:id="1481" w:author="Wolfgang J. Toechterle" w:date="2013-06-22T10:32:00Z">
            <w:rPr>
              <w:lang w:val="en-US"/>
            </w:rPr>
          </w:rPrChange>
        </w:rPr>
        <w:t>: Letterpress</w:t>
      </w:r>
    </w:p>
    <w:p w14:paraId="25C9C5BD" w14:textId="155E91B0" w:rsidR="00362398" w:rsidRDefault="002634A2" w:rsidP="00362398">
      <w:pPr>
        <w:rPr>
          <w:ins w:id="1482" w:author="Admin" w:date="2013-07-01T01:09:00Z"/>
          <w:rFonts w:eastAsia="Times New Roman" w:cs="Times New Roman"/>
        </w:rPr>
      </w:pPr>
      <w:r w:rsidRPr="00EA5133">
        <w:rPr>
          <w:rPrChange w:id="1483" w:author="Wolfgang J. Toechterle" w:date="2013-06-22T10:32:00Z">
            <w:rPr>
              <w:lang w:val="en-US"/>
            </w:rPr>
          </w:rPrChange>
        </w:rPr>
        <w:t>Colo</w:t>
      </w:r>
      <w:ins w:id="1484" w:author="Wolfgang J. Toechterle" w:date="2013-06-22T11:52:00Z">
        <w:r w:rsidR="00510F1B">
          <w:t>u</w:t>
        </w:r>
      </w:ins>
      <w:r w:rsidRPr="00EA5133">
        <w:rPr>
          <w:rPrChange w:id="1485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1486" w:author="Wolfgang J. Toechterle" w:date="2013-06-22T10:32:00Z">
            <w:rPr>
              <w:lang w:val="en-US"/>
            </w:rPr>
          </w:rPrChange>
        </w:rPr>
        <w:t xml:space="preserve">: 1 </w:t>
      </w:r>
      <w:del w:id="1487" w:author="Kinder" w:date="2013-06-30T08:56:00Z">
        <w:r w:rsidR="00362398" w:rsidRPr="00EA5133" w:rsidDel="00BB5003">
          <w:rPr>
            <w:rPrChange w:id="1488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1489" w:author="Kinder" w:date="2013-06-30T08:56:00Z">
        <w:r w:rsidR="00BB5003">
          <w:t>PMS</w:t>
        </w:r>
        <w:r w:rsidR="00BB5003" w:rsidRPr="00EA5133">
          <w:rPr>
            <w:rPrChange w:id="149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1491" w:author="Wolfgang J. Toechterle" w:date="2013-06-22T11:52:00Z">
        <w:r w:rsidR="00362398" w:rsidRPr="00EA5133" w:rsidDel="00510F1B">
          <w:rPr>
            <w:rPrChange w:id="1492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493" w:author="Wolfgang J. Toechterle" w:date="2013-06-22T11:52:00Z">
        <w:r w:rsidR="00510F1B">
          <w:t>colour</w:t>
        </w:r>
      </w:ins>
      <w:r w:rsidR="00362398" w:rsidRPr="00EA5133">
        <w:rPr>
          <w:rPrChange w:id="1494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1495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1496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7E528FB8" w14:textId="57E5DE36" w:rsidR="00301401" w:rsidRPr="00EA5133" w:rsidRDefault="00301401" w:rsidP="00362398">
      <w:pPr>
        <w:rPr>
          <w:rPrChange w:id="1497" w:author="Wolfgang J. Toechterle" w:date="2013-06-22T10:32:00Z">
            <w:rPr>
              <w:lang w:val="en-US"/>
            </w:rPr>
          </w:rPrChange>
        </w:rPr>
      </w:pPr>
      <w:ins w:id="1498" w:author="Admin" w:date="2013-07-01T01:09:00Z">
        <w:r w:rsidRPr="00301401">
          <w:rPr>
            <w:rFonts w:eastAsia="Times New Roman" w:cs="Times New Roman"/>
            <w:highlight w:val="yellow"/>
            <w:rPrChange w:id="1499" w:author="Admin" w:date="2013-07-01T01:10:00Z">
              <w:rPr>
                <w:rFonts w:eastAsia="Times New Roman" w:cs="Times New Roman"/>
              </w:rPr>
            </w:rPrChange>
          </w:rPr>
          <w:t>Cores – 1 cor PMS</w:t>
        </w:r>
      </w:ins>
      <w:r w:rsidR="00225EC8">
        <w:rPr>
          <w:rFonts w:eastAsia="Times New Roman" w:cs="Times New Roman"/>
          <w:highlight w:val="yellow"/>
        </w:rPr>
        <w:t xml:space="preserve"> </w:t>
      </w:r>
      <w:ins w:id="1500" w:author="Admin" w:date="2013-07-01T01:09:00Z">
        <w:r w:rsidRPr="00301401">
          <w:rPr>
            <w:rFonts w:eastAsia="Times New Roman" w:cs="Times New Roman"/>
            <w:highlight w:val="yellow"/>
            <w:rPrChange w:id="1501" w:author="Admin" w:date="2013-07-01T01:10:00Z">
              <w:rPr>
                <w:rFonts w:eastAsia="Times New Roman" w:cs="Times New Roman"/>
              </w:rPr>
            </w:rPrChange>
          </w:rPr>
          <w:t>U</w:t>
        </w:r>
      </w:ins>
    </w:p>
    <w:p w14:paraId="48B39E7B" w14:textId="0BAA5F17" w:rsidR="00362398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02" w:author="Admin" w:date="2013-07-01T01:10:00Z"/>
          <w:rFonts w:cs="Arial"/>
          <w:szCs w:val="20"/>
        </w:rPr>
      </w:pPr>
      <w:r w:rsidRPr="00EA5133">
        <w:rPr>
          <w:rFonts w:cs="Arial"/>
          <w:szCs w:val="20"/>
          <w:rPrChange w:id="150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15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1505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7239BD11" w14:textId="6B2FCAC0" w:rsidR="00301401" w:rsidRPr="00EA5133" w:rsidRDefault="00301401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0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507" w:author="Admin" w:date="2013-07-01T01:10:00Z">
        <w:r w:rsidRPr="00301401">
          <w:rPr>
            <w:rFonts w:cs="Arial"/>
            <w:szCs w:val="20"/>
            <w:highlight w:val="yellow"/>
            <w:rPrChange w:id="1508" w:author="Admin" w:date="2013-07-01T01:11:00Z">
              <w:rPr>
                <w:rFonts w:cs="Arial"/>
                <w:szCs w:val="20"/>
              </w:rPr>
            </w:rPrChange>
          </w:rPr>
          <w:t>Sangria – 3mm se necessario</w:t>
        </w:r>
      </w:ins>
    </w:p>
    <w:p w14:paraId="2DD39EB7" w14:textId="238214F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0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510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511" w:author="Admin" w:date="2013-07-01T01:11:00Z">
        <w:r w:rsidR="00301401">
          <w:rPr>
            <w:rFonts w:cs="Arial"/>
            <w:szCs w:val="20"/>
          </w:rPr>
          <w:t xml:space="preserve"> (</w:t>
        </w:r>
        <w:r w:rsidR="00301401" w:rsidRPr="00301401">
          <w:rPr>
            <w:rFonts w:cs="Arial"/>
            <w:szCs w:val="20"/>
            <w:highlight w:val="yellow"/>
            <w:rPrChange w:id="1512" w:author="Admin" w:date="2013-07-01T01:11:00Z">
              <w:rPr>
                <w:rFonts w:cs="Arial"/>
                <w:szCs w:val="20"/>
              </w:rPr>
            </w:rPrChange>
          </w:rPr>
          <w:t>Perfil ICC)</w:t>
        </w:r>
      </w:ins>
      <w:r w:rsidRPr="00EA5133">
        <w:rPr>
          <w:rFonts w:cs="Arial"/>
          <w:szCs w:val="20"/>
          <w:rPrChange w:id="15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514" w:author="Wolfgang J. Toechterle" w:date="2013-05-20T21:03:00Z">
        <w:r w:rsidR="001C00CF" w:rsidRPr="00EA5133">
          <w:rPr>
            <w:rFonts w:cs="Arial"/>
            <w:szCs w:val="20"/>
            <w:rPrChange w:id="15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516" w:author="Wolfgang J. Toechterle" w:date="2013-05-20T21:03:00Z">
        <w:r w:rsidR="002634A2" w:rsidRPr="00EA5133" w:rsidDel="001C00CF">
          <w:rPr>
            <w:rFonts w:cs="Arial"/>
            <w:szCs w:val="20"/>
            <w:rPrChange w:id="15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506C4E08" w:rsidR="00362398" w:rsidRPr="00EA5133" w:rsidRDefault="00362398" w:rsidP="00362398">
      <w:pPr>
        <w:rPr>
          <w:rPrChange w:id="151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519" w:author="Wolfgang J. Toechterle" w:date="2013-06-22T10:32:00Z">
            <w:rPr>
              <w:lang w:val="en-US"/>
            </w:rPr>
          </w:rPrChange>
        </w:rPr>
        <w:t>Trim size</w:t>
      </w:r>
      <w:ins w:id="1520" w:author="Admin" w:date="2013-07-01T01:12:00Z">
        <w:r w:rsidR="00301401">
          <w:t xml:space="preserve"> </w:t>
        </w:r>
        <w:r w:rsidR="00301401" w:rsidRPr="003C0B2E">
          <w:rPr>
            <w:highlight w:val="yellow"/>
            <w:rPrChange w:id="1521" w:author="Admin" w:date="2013-07-01T01:12:00Z">
              <w:rPr/>
            </w:rPrChange>
          </w:rPr>
          <w:t>(tamanho final)</w:t>
        </w:r>
      </w:ins>
      <w:r w:rsidRPr="00EA5133">
        <w:rPr>
          <w:rPrChange w:id="1522" w:author="Wolfgang J. Toechterle" w:date="2013-06-22T10:32:00Z">
            <w:rPr>
              <w:lang w:val="en-US"/>
            </w:rPr>
          </w:rPrChange>
        </w:rPr>
        <w:t>: 150 x 60 mm</w:t>
      </w:r>
    </w:p>
    <w:p w14:paraId="64D07FD0" w14:textId="5D926DAC" w:rsidR="005B138D" w:rsidRDefault="005B138D" w:rsidP="005B138D">
      <w:pPr>
        <w:rPr>
          <w:ins w:id="1523" w:author="Admin" w:date="2013-07-01T01:13:00Z"/>
        </w:rPr>
      </w:pPr>
      <w:del w:id="1524" w:author="Kinder" w:date="2013-06-30T08:57:00Z">
        <w:r w:rsidRPr="00EA5133" w:rsidDel="00BB5003">
          <w:rPr>
            <w:rPrChange w:id="1525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1526" w:author="Kinder" w:date="2013-06-30T08:57:00Z">
        <w:r w:rsidR="00BB5003">
          <w:t>Perforation</w:t>
        </w:r>
      </w:ins>
      <w:r w:rsidRPr="00EA5133">
        <w:rPr>
          <w:rPrChange w:id="1527" w:author="Wolfgang J. Toechterle" w:date="2013-06-22T10:32:00Z">
            <w:rPr>
              <w:lang w:val="en-US"/>
            </w:rPr>
          </w:rPrChange>
        </w:rPr>
        <w:t xml:space="preserve">: </w:t>
      </w:r>
      <w:ins w:id="1528" w:author="Kinder" w:date="2013-06-30T08:57:00Z">
        <w:r w:rsidR="00BB5003">
          <w:t xml:space="preserve">to be indicated with a </w:t>
        </w:r>
      </w:ins>
      <w:r w:rsidRPr="00EA5133">
        <w:rPr>
          <w:rPrChange w:id="1529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1530" w:author="Wolfgang J. Toechterle" w:date="2013-06-22T10:32:00Z">
            <w:rPr>
              <w:lang w:val="en-US"/>
            </w:rPr>
          </w:rPrChange>
        </w:rPr>
        <w:t>vertical</w:t>
      </w:r>
      <w:del w:id="1531" w:author="Kinder" w:date="2013-06-30T08:57:00Z">
        <w:r w:rsidR="00362398" w:rsidRPr="00EA5133" w:rsidDel="00BB5003">
          <w:rPr>
            <w:rPrChange w:id="1532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1533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1534" w:author="Wolfgang J. Toechterle" w:date="2013-06-22T10:32:00Z">
            <w:rPr>
              <w:lang w:val="en-US"/>
            </w:rPr>
          </w:rPrChange>
        </w:rPr>
        <w:t>line</w:t>
      </w:r>
      <w:del w:id="1535" w:author="Kinder" w:date="2013-06-29T11:56:00Z">
        <w:r w:rsidRPr="00EA5133" w:rsidDel="00B166BD">
          <w:rPr>
            <w:rPrChange w:id="1536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1537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1538" w:author="Wolfgang J. Toechterle" w:date="2013-06-22T10:32:00Z">
            <w:rPr>
              <w:lang w:val="en-US"/>
            </w:rPr>
          </w:rPrChange>
        </w:rPr>
        <w:t>45 mm from the left</w:t>
      </w:r>
    </w:p>
    <w:p w14:paraId="495F7FF4" w14:textId="6290E0C8" w:rsidR="003C0B2E" w:rsidRPr="00EA5133" w:rsidRDefault="003C0B2E" w:rsidP="005B138D">
      <w:pPr>
        <w:rPr>
          <w:rPrChange w:id="1539" w:author="Wolfgang J. Toechterle" w:date="2013-06-22T10:32:00Z">
            <w:rPr>
              <w:lang w:val="en-US"/>
            </w:rPr>
          </w:rPrChange>
        </w:rPr>
      </w:pPr>
      <w:ins w:id="1540" w:author="Admin" w:date="2013-07-01T01:13:00Z">
        <w:r w:rsidRPr="003C0B2E">
          <w:rPr>
            <w:highlight w:val="yellow"/>
            <w:rPrChange w:id="1541" w:author="Admin" w:date="2013-07-01T01:14:00Z">
              <w:rPr/>
            </w:rPrChange>
          </w:rPr>
          <w:t>Perfuracao – a ser indicada por uma linha</w:t>
        </w:r>
      </w:ins>
      <w:ins w:id="1542" w:author="Admin" w:date="2013-07-01T01:14:00Z">
        <w:r w:rsidRPr="003C0B2E">
          <w:rPr>
            <w:highlight w:val="yellow"/>
            <w:rPrChange w:id="1543" w:author="Admin" w:date="2013-07-01T01:14:00Z">
              <w:rPr/>
            </w:rPrChange>
          </w:rPr>
          <w:t xml:space="preserve"> reta</w:t>
        </w:r>
      </w:ins>
      <w:ins w:id="1544" w:author="Admin" w:date="2013-07-01T01:13:00Z">
        <w:r w:rsidRPr="003C0B2E">
          <w:rPr>
            <w:highlight w:val="yellow"/>
            <w:rPrChange w:id="1545" w:author="Admin" w:date="2013-07-01T01:14:00Z">
              <w:rPr/>
            </w:rPrChange>
          </w:rPr>
          <w:t xml:space="preserve"> vertical</w:t>
        </w:r>
      </w:ins>
      <w:ins w:id="1546" w:author="Admin" w:date="2013-07-01T01:14:00Z">
        <w:r w:rsidRPr="003C0B2E">
          <w:rPr>
            <w:highlight w:val="yellow"/>
            <w:rPrChange w:id="1547" w:author="Admin" w:date="2013-07-01T01:14:00Z">
              <w:rPr/>
            </w:rPrChange>
          </w:rPr>
          <w:t xml:space="preserve"> a 45mm da esquerda</w:t>
        </w:r>
      </w:ins>
    </w:p>
    <w:p w14:paraId="6B0C3843" w14:textId="77777777" w:rsidR="003C0B2E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48" w:author="Admin" w:date="2013-07-01T01:14:00Z"/>
          <w:rFonts w:cs="Arial"/>
          <w:szCs w:val="20"/>
        </w:rPr>
      </w:pPr>
      <w:del w:id="1549" w:author="Kinder" w:date="2013-06-29T11:56:00Z">
        <w:r w:rsidRPr="00EA5133" w:rsidDel="00B166BD">
          <w:rPr>
            <w:rFonts w:cs="Arial"/>
            <w:szCs w:val="20"/>
            <w:rPrChange w:id="15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1551" w:author="Wolfgang J. Toechterle" w:date="2013-06-22T11:52:00Z">
        <w:del w:id="1552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1553" w:author="Kinder" w:date="2013-06-29T11:56:00Z">
        <w:r w:rsidRPr="00EA5133" w:rsidDel="00B166BD">
          <w:rPr>
            <w:rFonts w:cs="Arial"/>
            <w:szCs w:val="20"/>
            <w:rPrChange w:id="15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1555" w:author="Kinder" w:date="2013-06-30T08:57:00Z">
        <w:r w:rsidR="00BB5003">
          <w:rPr>
            <w:rFonts w:cs="Arial"/>
            <w:szCs w:val="20"/>
          </w:rPr>
          <w:t>I</w:t>
        </w:r>
      </w:ins>
      <w:del w:id="1556" w:author="Kinder" w:date="2013-06-30T08:57:00Z">
        <w:r w:rsidRPr="00EA5133" w:rsidDel="00BB5003">
          <w:rPr>
            <w:rFonts w:cs="Arial"/>
            <w:szCs w:val="20"/>
            <w:rPrChange w:id="15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155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1559" w:author="Wolfgang J. Toechterle" w:date="2013-05-20T21:05:00Z">
        <w:r w:rsidR="00041FC5" w:rsidRPr="00EA5133">
          <w:rPr>
            <w:rFonts w:cs="Arial"/>
            <w:szCs w:val="20"/>
            <w:rPrChange w:id="15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15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</w:p>
    <w:p w14:paraId="11947CC2" w14:textId="481C6894" w:rsidR="00476437" w:rsidRPr="00EA5133" w:rsidRDefault="003C0B2E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6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563" w:author="Admin" w:date="2013-07-01T01:14:00Z">
        <w:r w:rsidRPr="003C0B2E">
          <w:rPr>
            <w:rFonts w:cs="Arial"/>
            <w:szCs w:val="20"/>
            <w:highlight w:val="yellow"/>
            <w:rPrChange w:id="1564" w:author="Admin" w:date="2013-07-01T01:15:00Z">
              <w:rPr>
                <w:rFonts w:cs="Arial"/>
                <w:szCs w:val="20"/>
              </w:rPr>
            </w:rPrChange>
          </w:rPr>
          <w:lastRenderedPageBreak/>
          <w:t xml:space="preserve">Resolucao das imagens </w:t>
        </w:r>
      </w:ins>
      <w:ins w:id="1565" w:author="Admin" w:date="2013-07-01T01:15:00Z">
        <w:r w:rsidRPr="003C0B2E">
          <w:rPr>
            <w:rFonts w:cs="Arial"/>
            <w:szCs w:val="20"/>
            <w:highlight w:val="yellow"/>
            <w:rPrChange w:id="1566" w:author="Admin" w:date="2013-07-01T01:15:00Z">
              <w:rPr>
                <w:rFonts w:cs="Arial"/>
                <w:szCs w:val="20"/>
              </w:rPr>
            </w:rPrChange>
          </w:rPr>
          <w:t>–</w:t>
        </w:r>
      </w:ins>
      <w:ins w:id="1567" w:author="Admin" w:date="2013-07-01T01:14:00Z">
        <w:r w:rsidRPr="003C0B2E">
          <w:rPr>
            <w:rFonts w:cs="Arial"/>
            <w:szCs w:val="20"/>
            <w:highlight w:val="yellow"/>
            <w:rPrChange w:id="1568" w:author="Admin" w:date="2013-07-01T01:15:00Z">
              <w:rPr>
                <w:rFonts w:cs="Arial"/>
                <w:szCs w:val="20"/>
              </w:rPr>
            </w:rPrChange>
          </w:rPr>
          <w:t xml:space="preserve"> somente </w:t>
        </w:r>
      </w:ins>
      <w:ins w:id="1569" w:author="Admin" w:date="2013-07-01T01:15:00Z">
        <w:r w:rsidRPr="003C0B2E">
          <w:rPr>
            <w:rFonts w:cs="Arial"/>
            <w:szCs w:val="20"/>
            <w:highlight w:val="yellow"/>
            <w:rPrChange w:id="1570" w:author="Admin" w:date="2013-07-01T01:15:00Z">
              <w:rPr>
                <w:rFonts w:cs="Arial"/>
                <w:szCs w:val="20"/>
              </w:rPr>
            </w:rPrChange>
          </w:rPr>
          <w:t>imagens vetoriais sao permitidas no ticket</w:t>
        </w:r>
      </w:ins>
      <w:del w:id="1571" w:author="Wolfgang J. Toechterle" w:date="2013-05-20T21:05:00Z">
        <w:r w:rsidR="00476437" w:rsidRPr="003C0B2E" w:rsidDel="00041FC5">
          <w:rPr>
            <w:rFonts w:cs="Arial"/>
            <w:szCs w:val="20"/>
            <w:highlight w:val="yellow"/>
            <w:rPrChange w:id="1572" w:author="Admin" w:date="2013-07-01T01:1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1573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62406A" w:rsidRDefault="0062406A" w:rsidP="002227AA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A6F820" w14:textId="51381996" w:rsidR="0062406A" w:rsidRDefault="0062406A" w:rsidP="002227AA">
                      <w:r>
                        <w:rPr>
                          <w:lang w:val="en-US"/>
                        </w:rPr>
                        <w:t>45 mm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1574" w:author="Wolfgang J. Toechterle" w:date="2013-06-22T10:32:00Z">
            <w:rPr>
              <w:lang w:val="en-US"/>
            </w:rPr>
          </w:rPrChange>
        </w:rPr>
      </w:pPr>
      <w:ins w:id="1575" w:author="Wolfgang J. Toechterle" w:date="2013-06-22T11:39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62406A" w:rsidRPr="00107523" w:rsidRDefault="0062406A">
                              <w:pPr>
                                <w:rPr>
                                  <w:color w:val="FFFFFF" w:themeColor="background1"/>
                                  <w:rPrChange w:id="1576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577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578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margin-left:-68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" filled="f" stroked="f">
                  <v:textbox>
                    <w:txbxContent>
                      <w:p w14:paraId="29243CA7" w14:textId="0382CDD3" w:rsidR="0062406A" w:rsidRPr="00107523" w:rsidRDefault="0062406A">
                        <w:pPr>
                          <w:rPr>
                            <w:color w:val="FFFFFF" w:themeColor="background1"/>
                            <w:rPrChange w:id="1579" w:author="Wolfgang J. Toechterle" w:date="2013-06-22T11:39:00Z">
                              <w:rPr/>
                            </w:rPrChange>
                          </w:rPr>
                        </w:pPr>
                        <w:ins w:id="1580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581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1582" w:author="Wolfgang J. Toechterle" w:date="2013-06-22T11:38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62406A" w:rsidRPr="00107523" w:rsidRDefault="0062406A">
                              <w:pPr>
                                <w:rPr>
                                  <w:color w:val="FFFFFF" w:themeColor="background1"/>
                                  <w:rPrChange w:id="1583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584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585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8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" filled="f" stroked="f">
                  <v:textbox>
                    <w:txbxContent>
                      <w:p w14:paraId="3B707D30" w14:textId="0B247B62" w:rsidR="0062406A" w:rsidRPr="00107523" w:rsidRDefault="0062406A">
                        <w:pPr>
                          <w:rPr>
                            <w:color w:val="FFFFFF" w:themeColor="background1"/>
                            <w:rPrChange w:id="1586" w:author="Wolfgang J. Toechterle" w:date="2013-06-22T11:39:00Z">
                              <w:rPr/>
                            </w:rPrChange>
                          </w:rPr>
                        </w:pPr>
                        <w:ins w:id="1587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588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16EF9238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58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59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1591" w:author="Admin" w:date="2013-07-01T01:15:00Z">
        <w:r w:rsidR="003C0B2E">
          <w:rPr>
            <w:rFonts w:cs="Arial"/>
            <w:b/>
            <w:bCs/>
            <w:szCs w:val="20"/>
          </w:rPr>
          <w:t xml:space="preserve"> </w:t>
        </w:r>
        <w:r w:rsidR="003C0B2E" w:rsidRPr="003C0B2E">
          <w:rPr>
            <w:rFonts w:cs="Arial"/>
            <w:b/>
            <w:bCs/>
            <w:szCs w:val="20"/>
            <w:highlight w:val="yellow"/>
            <w:rPrChange w:id="1592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>(Voce deve entregar)</w:t>
        </w:r>
      </w:ins>
    </w:p>
    <w:p w14:paraId="324BA052" w14:textId="17BEE2D1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593" w:author="Admin" w:date="2013-07-01T01:15:00Z"/>
          <w:rFonts w:cs="Arial"/>
          <w:szCs w:val="20"/>
        </w:rPr>
      </w:pPr>
      <w:r w:rsidRPr="00EA5133">
        <w:rPr>
          <w:rFonts w:cs="Arial"/>
          <w:szCs w:val="20"/>
          <w:rPrChange w:id="15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595" w:author="Wolfgang J. Toechterle" w:date="2013-05-20T21:02:00Z">
        <w:r w:rsidR="001C00CF" w:rsidRPr="00EA5133">
          <w:rPr>
            <w:rFonts w:cs="Arial"/>
            <w:szCs w:val="20"/>
            <w:rPrChange w:id="15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597" w:author="Wolfgang J. Toechterle" w:date="2013-06-22T11:33:00Z">
        <w:r w:rsidR="000E276C">
          <w:rPr>
            <w:rFonts w:cs="Arial"/>
            <w:szCs w:val="20"/>
          </w:rPr>
          <w:t>4</w:t>
        </w:r>
      </w:ins>
      <w:ins w:id="1598" w:author="Wolfgang J. Toechterle" w:date="2013-05-20T21:02:00Z">
        <w:r w:rsidR="001C00CF" w:rsidRPr="00EA5133">
          <w:rPr>
            <w:rFonts w:cs="Arial"/>
            <w:szCs w:val="20"/>
            <w:rPrChange w:id="15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600" w:author="Wolfgang J. Toechterle" w:date="2013-06-22T11:33:00Z">
        <w:r w:rsidR="000E276C">
          <w:rPr>
            <w:rFonts w:cs="Arial"/>
            <w:szCs w:val="20"/>
          </w:rPr>
          <w:t>10</w:t>
        </w:r>
      </w:ins>
      <w:ins w:id="1601" w:author="Wolfgang J. Toechterle" w:date="2013-05-20T21:02:00Z">
        <w:r w:rsidR="001C00CF" w:rsidRPr="00EA5133">
          <w:rPr>
            <w:rFonts w:cs="Arial"/>
            <w:szCs w:val="20"/>
            <w:rPrChange w:id="16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603" w:author="Wolfgang J. Toechterle" w:date="2013-05-20T21:02:00Z">
        <w:r w:rsidRPr="00EA5133" w:rsidDel="001C00CF">
          <w:rPr>
            <w:rFonts w:cs="Arial"/>
            <w:szCs w:val="20"/>
            <w:rPrChange w:id="16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60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1606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1607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608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1609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1610" w:author="Kinder" w:date="2013-06-30T08:58:00Z">
        <w:r w:rsidR="00BB5003">
          <w:rPr>
            <w:rFonts w:cs="Arial"/>
            <w:szCs w:val="20"/>
          </w:rPr>
          <w:t>perforation</w:t>
        </w:r>
      </w:ins>
      <w:ins w:id="1611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1612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1613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1614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7FC93932" w14:textId="7D5625F1" w:rsidR="003C0B2E" w:rsidRPr="003C0B2E" w:rsidRDefault="003C0B2E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615" w:author="Admin" w:date="2013-07-01T01:19:00Z">
            <w:rPr>
              <w:rFonts w:cs="Arial"/>
              <w:szCs w:val="20"/>
              <w:lang w:val="en-US"/>
            </w:rPr>
          </w:rPrChange>
        </w:rPr>
      </w:pPr>
      <w:ins w:id="1616" w:author="Admin" w:date="2013-07-01T01:16:00Z">
        <w:r w:rsidRPr="003C0B2E">
          <w:rPr>
            <w:rFonts w:cs="Arial"/>
            <w:szCs w:val="20"/>
            <w:highlight w:val="yellow"/>
            <w:rPrChange w:id="1617" w:author="Admin" w:date="2013-07-01T01:19:00Z">
              <w:rPr>
                <w:rFonts w:cs="Arial"/>
                <w:szCs w:val="20"/>
              </w:rPr>
            </w:rPrChange>
          </w:rPr>
          <w:t xml:space="preserve">1 arquivo composite final PDF/X-4:2010 (incluindo sangria, marcas de corte e perfil especificado nessa tarefa). </w:t>
        </w:r>
      </w:ins>
      <w:ins w:id="1618" w:author="Admin" w:date="2013-07-01T01:17:00Z">
        <w:r w:rsidRPr="003C0B2E">
          <w:rPr>
            <w:rFonts w:cs="Arial"/>
            <w:szCs w:val="20"/>
            <w:highlight w:val="yellow"/>
            <w:rPrChange w:id="1619" w:author="Admin" w:date="2013-07-01T01:19:00Z">
              <w:rPr>
                <w:rFonts w:cs="Arial"/>
                <w:szCs w:val="20"/>
              </w:rPr>
            </w:rPrChange>
          </w:rPr>
          <w:t>A perfuracao e o numero seriado devem ser colocados em layer separados num arquivo PDF)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20" w:author="Admin" w:date="2013-07-01T01:20:00Z"/>
          <w:rFonts w:cs="Arial"/>
          <w:szCs w:val="20"/>
        </w:rPr>
      </w:pPr>
      <w:r w:rsidRPr="00EA5133">
        <w:rPr>
          <w:rFonts w:cs="Arial"/>
          <w:szCs w:val="20"/>
          <w:rPrChange w:id="1621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622" w:author="Kinder" w:date="2013-06-30T08:58:00Z">
        <w:r w:rsidRPr="00EA5133" w:rsidDel="00BB5003">
          <w:rPr>
            <w:rFonts w:cs="Arial"/>
            <w:szCs w:val="20"/>
            <w:rPrChange w:id="16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1624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6CFA81A3" w14:textId="4FBA6D41" w:rsidR="003C0B2E" w:rsidRPr="008F2F15" w:rsidRDefault="003C0B2E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25" w:author="Kinder" w:date="2013-06-29T14:25:00Z"/>
          <w:rFonts w:cs="Arial"/>
          <w:szCs w:val="20"/>
          <w:highlight w:val="yellow"/>
          <w:rPrChange w:id="1626" w:author="Admin" w:date="2013-07-01T01:22:00Z">
            <w:rPr>
              <w:ins w:id="1627" w:author="Kinder" w:date="2013-06-29T14:25:00Z"/>
              <w:rFonts w:cs="Arial"/>
              <w:szCs w:val="20"/>
            </w:rPr>
          </w:rPrChange>
        </w:rPr>
      </w:pPr>
      <w:ins w:id="1628" w:author="Admin" w:date="2013-07-01T01:20:00Z">
        <w:r w:rsidRPr="008F2F15">
          <w:rPr>
            <w:rFonts w:cs="Arial"/>
            <w:szCs w:val="20"/>
            <w:highlight w:val="yellow"/>
            <w:rPrChange w:id="1629" w:author="Admin" w:date="2013-07-01T01:22:00Z">
              <w:rPr>
                <w:rFonts w:cs="Arial"/>
                <w:szCs w:val="20"/>
              </w:rPr>
            </w:rPrChange>
          </w:rPr>
          <w:t>1 copia impressa de sua composicao cortada e montada num</w:t>
        </w:r>
      </w:ins>
      <w:ins w:id="1630" w:author="Admin" w:date="2013-07-01T01:21:00Z">
        <w:r w:rsidRPr="008F2F15">
          <w:rPr>
            <w:rFonts w:cs="Arial"/>
            <w:szCs w:val="20"/>
            <w:highlight w:val="yellow"/>
            <w:rPrChange w:id="1631" w:author="Admin" w:date="2013-07-01T01:22:00Z">
              <w:rPr>
                <w:rFonts w:cs="Arial"/>
                <w:szCs w:val="20"/>
              </w:rPr>
            </w:rPrChange>
          </w:rPr>
          <w:t>a</w:t>
        </w:r>
      </w:ins>
      <w:ins w:id="1632" w:author="Admin" w:date="2013-07-01T01:20:00Z">
        <w:r w:rsidRPr="008F2F15">
          <w:rPr>
            <w:rFonts w:cs="Arial"/>
            <w:szCs w:val="20"/>
            <w:highlight w:val="yellow"/>
            <w:rPrChange w:id="1633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</w:ins>
      <w:ins w:id="1634" w:author="Admin" w:date="2013-07-01T01:22:00Z">
        <w:r w:rsidRPr="008F2F15">
          <w:rPr>
            <w:rFonts w:cs="Arial"/>
            <w:szCs w:val="20"/>
            <w:highlight w:val="yellow"/>
            <w:rPrChange w:id="1635" w:author="Admin" w:date="2013-07-01T01:22:00Z">
              <w:rPr>
                <w:rFonts w:cs="Arial"/>
                <w:szCs w:val="20"/>
              </w:rPr>
            </w:rPrChange>
          </w:rPr>
          <w:t>prancha</w:t>
        </w:r>
      </w:ins>
      <w:ins w:id="1636" w:author="Admin" w:date="2013-07-01T01:20:00Z">
        <w:r w:rsidRPr="008F2F15">
          <w:rPr>
            <w:rFonts w:cs="Arial"/>
            <w:szCs w:val="20"/>
            <w:highlight w:val="yellow"/>
            <w:rPrChange w:id="1637" w:author="Admin" w:date="2013-07-01T01:22:00Z">
              <w:rPr>
                <w:rFonts w:cs="Arial"/>
                <w:szCs w:val="20"/>
              </w:rPr>
            </w:rPrChange>
          </w:rPr>
          <w:t xml:space="preserve"> A4 para apresentar seu design.</w:t>
        </w:r>
      </w:ins>
    </w:p>
    <w:p w14:paraId="38EE6A5E" w14:textId="3A314F09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38" w:author="Admin" w:date="2013-07-01T01:23:00Z"/>
          <w:rFonts w:cs="Arial"/>
          <w:szCs w:val="20"/>
        </w:rPr>
      </w:pPr>
      <w:ins w:id="1639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6A754769" w14:textId="30417A50" w:rsidR="008F2F15" w:rsidRPr="008F2F15" w:rsidRDefault="008F2F15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640" w:author="Admin" w:date="2013-07-01T01:23:00Z">
            <w:rPr>
              <w:rFonts w:cs="Arial"/>
              <w:szCs w:val="20"/>
              <w:lang w:val="en-US"/>
            </w:rPr>
          </w:rPrChange>
        </w:rPr>
      </w:pPr>
      <w:ins w:id="1641" w:author="Admin" w:date="2013-07-01T01:23:00Z">
        <w:r w:rsidRPr="008F2F15">
          <w:rPr>
            <w:rFonts w:cs="Arial"/>
            <w:szCs w:val="20"/>
            <w:highlight w:val="yellow"/>
            <w:rPrChange w:id="1642" w:author="Admin" w:date="2013-07-01T01:23:00Z">
              <w:rPr>
                <w:rFonts w:cs="Arial"/>
                <w:szCs w:val="20"/>
              </w:rPr>
            </w:rPrChange>
          </w:rPr>
          <w:t>1 impressao A4 de seu ticket somente com as marcas de corte e de sangria</w:t>
        </w:r>
      </w:ins>
    </w:p>
    <w:p w14:paraId="37874C4C" w14:textId="4DB82063" w:rsidR="00E90506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43" w:author="Admin" w:date="2013-07-01T01:24:00Z"/>
          <w:rFonts w:cs="Arial"/>
          <w:szCs w:val="20"/>
        </w:rPr>
      </w:pPr>
      <w:r w:rsidRPr="00EA5133">
        <w:rPr>
          <w:rFonts w:cs="Arial"/>
          <w:szCs w:val="20"/>
          <w:rPrChange w:id="1644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16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646" w:author="Wolfgang J. Toechterle" w:date="2013-06-08T19:12:00Z">
        <w:r w:rsidR="00CD0E39" w:rsidRPr="00EA5133">
          <w:rPr>
            <w:rFonts w:cs="Arial"/>
            <w:szCs w:val="20"/>
            <w:rPrChange w:id="16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648" w:author="Wolfgang J. Toechterle" w:date="2013-06-08T19:12:00Z">
        <w:r w:rsidR="005430DA" w:rsidRPr="00EA5133" w:rsidDel="00CD0E39">
          <w:rPr>
            <w:rFonts w:cs="Arial"/>
            <w:szCs w:val="20"/>
            <w:rPrChange w:id="16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1650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5AFE0981" w14:textId="5EBF8DC7" w:rsidR="008F2F15" w:rsidRPr="008F2F15" w:rsidRDefault="008F2F15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651" w:author="Admin" w:date="2013-07-01T01:24:00Z">
            <w:rPr>
              <w:rFonts w:cs="Arial"/>
              <w:szCs w:val="20"/>
              <w:lang w:val="en-US"/>
            </w:rPr>
          </w:rPrChange>
        </w:rPr>
      </w:pPr>
      <w:ins w:id="1652" w:author="Admin" w:date="2013-07-01T01:24:00Z">
        <w:r w:rsidRPr="008F2F15">
          <w:rPr>
            <w:rFonts w:cs="Arial"/>
            <w:szCs w:val="20"/>
            <w:highlight w:val="yellow"/>
            <w:rPrChange w:id="1653" w:author="Admin" w:date="2013-07-01T01:24:00Z">
              <w:rPr>
                <w:rFonts w:cs="Arial"/>
                <w:szCs w:val="20"/>
              </w:rPr>
            </w:rPrChange>
          </w:rPr>
          <w:t>1 pasta final para arquivamento e impressao (incluindo PDF, arquivos nativos e fontes)</w:t>
        </w:r>
      </w:ins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1654" w:author="Wolfgang J. Toechterle" w:date="2013-06-22T11:42:00Z"/>
          <w:rFonts w:cs="Arial"/>
          <w:b/>
          <w:bCs/>
          <w:sz w:val="28"/>
          <w:szCs w:val="28"/>
          <w:rPrChange w:id="1655" w:author="Wolfgang J. Toechterle" w:date="2013-06-22T10:32:00Z">
            <w:rPr>
              <w:del w:id="1656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C6032BF" w14:textId="77777777" w:rsidR="007B1D59" w:rsidRDefault="00E90506">
      <w:pPr>
        <w:spacing w:after="200" w:line="276" w:lineRule="auto"/>
        <w:rPr>
          <w:ins w:id="1657" w:author="Admin" w:date="2013-07-01T08:32:00Z"/>
          <w:rFonts w:cs="Arial"/>
          <w:b/>
          <w:bCs/>
          <w:sz w:val="28"/>
          <w:szCs w:val="28"/>
        </w:rPr>
      </w:pPr>
      <w:r w:rsidRPr="00EA5133">
        <w:rPr>
          <w:rFonts w:cs="Arial"/>
          <w:b/>
          <w:bCs/>
          <w:sz w:val="28"/>
          <w:szCs w:val="28"/>
          <w:rPrChange w:id="165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</w:p>
    <w:p w14:paraId="5B847BA7" w14:textId="5BEC9579" w:rsidR="007B1D59" w:rsidRPr="007B1D59" w:rsidRDefault="007B1D59">
      <w:pPr>
        <w:spacing w:after="200" w:line="276" w:lineRule="auto"/>
        <w:rPr>
          <w:rPrChange w:id="1659" w:author="Admin" w:date="2013-07-01T08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1660" w:author="Admin" w:date="2013-07-01T08:32:00Z">
        <w:r w:rsidRPr="007B1D59">
          <w:rPr>
            <w:rFonts w:cs="Arial"/>
            <w:b/>
            <w:bCs/>
            <w:sz w:val="28"/>
            <w:szCs w:val="28"/>
            <w:highlight w:val="yellow"/>
            <w:rPrChange w:id="1661" w:author="Admin" w:date="2013-07-01T08:32:00Z">
              <w:rPr>
                <w:rFonts w:cs="Arial"/>
                <w:b/>
                <w:bCs/>
                <w:sz w:val="28"/>
                <w:szCs w:val="28"/>
              </w:rPr>
            </w:rPrChange>
          </w:rPr>
          <w:t>Tarefa 4: sacola de compras</w:t>
        </w:r>
      </w:ins>
      <w:del w:id="1662" w:author="Admin" w:date="2013-07-01T08:32:00Z">
        <w:r w:rsidR="00E90506" w:rsidRPr="00EA5133" w:rsidDel="007B1D59">
          <w:delText xml:space="preserve"> </w:delText>
        </w:r>
      </w:del>
    </w:p>
    <w:p w14:paraId="610D6E12" w14:textId="05663FBB" w:rsidR="00B554E4" w:rsidRDefault="00B554E4" w:rsidP="006D3605">
      <w:pPr>
        <w:rPr>
          <w:ins w:id="1663" w:author="Admin" w:date="2013-07-01T08:32:00Z"/>
        </w:rPr>
      </w:pPr>
      <w:r w:rsidRPr="00EA5133">
        <w:rPr>
          <w:rFonts w:cs="Arial"/>
          <w:szCs w:val="20"/>
          <w:rPrChange w:id="1664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166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6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667" w:author="Wolfgang J. Toechterle" w:date="2013-06-22T11:52:00Z">
        <w:r w:rsidRPr="00EA5133" w:rsidDel="00510F1B">
          <w:rPr>
            <w:rFonts w:cs="Arial"/>
            <w:szCs w:val="20"/>
            <w:rPrChange w:id="16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66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16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1671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167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1673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674" w:author="Kinder" w:date="2013-06-29T12:04:00Z">
        <w:r w:rsidR="00294763">
          <w:rPr>
            <w:rFonts w:cs="Arial"/>
            <w:szCs w:val="20"/>
          </w:rPr>
          <w:t>e</w:t>
        </w:r>
      </w:ins>
      <w:ins w:id="1675" w:author="Kinder" w:date="2013-06-29T12:05:00Z">
        <w:r w:rsidR="00C27E59">
          <w:rPr>
            <w:rFonts w:cs="Arial"/>
            <w:szCs w:val="20"/>
          </w:rPr>
          <w:t>, the size</w:t>
        </w:r>
      </w:ins>
      <w:ins w:id="1676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1677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1678" w:author="Kinder" w:date="2013-06-29T12:05:00Z">
        <w:r w:rsidR="006D3605" w:rsidRPr="00EA5133" w:rsidDel="00C27E59">
          <w:rPr>
            <w:rFonts w:cs="Arial"/>
            <w:szCs w:val="20"/>
            <w:rPrChange w:id="167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1680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681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16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683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1684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685" w:author="Kinder" w:date="2013-06-30T08:58:00Z">
        <w:r w:rsidR="00341765" w:rsidRPr="00EA5133" w:rsidDel="00BB5003">
          <w:rPr>
            <w:rFonts w:cs="Arial"/>
            <w:szCs w:val="20"/>
            <w:rPrChange w:id="16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16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1688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1689" w:author="Kinder" w:date="2013-06-30T08:58:00Z">
        <w:r w:rsidR="00C52EAA" w:rsidRPr="00EA5133" w:rsidDel="00BB5003">
          <w:delText>Also t</w:delText>
        </w:r>
      </w:del>
      <w:ins w:id="1690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1691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1E2F2DCF" w14:textId="77777777" w:rsidR="007B1D59" w:rsidRDefault="007B1D59" w:rsidP="006D3605">
      <w:pPr>
        <w:rPr>
          <w:ins w:id="1692" w:author="Admin" w:date="2013-07-01T08:32:00Z"/>
        </w:rPr>
      </w:pPr>
    </w:p>
    <w:p w14:paraId="12FD126D" w14:textId="2BDB1C2D" w:rsidR="007B1D59" w:rsidRPr="00D5088B" w:rsidRDefault="007B1D59">
      <w:pPr>
        <w:rPr>
          <w:rFonts w:cs="Arial"/>
          <w:szCs w:val="20"/>
          <w:lang w:val="en-US"/>
        </w:rPr>
      </w:pPr>
      <w:ins w:id="1693" w:author="Admin" w:date="2013-07-01T08:32:00Z">
        <w:r w:rsidRPr="00D5088B">
          <w:rPr>
            <w:highlight w:val="yellow"/>
            <w:rPrChange w:id="1694" w:author="Admin" w:date="2013-07-01T09:40:00Z">
              <w:rPr/>
            </w:rPrChange>
          </w:rPr>
          <w:t>Crie uma sacola</w:t>
        </w:r>
      </w:ins>
      <w:ins w:id="1695" w:author="Admin" w:date="2013-07-01T09:34:00Z">
        <w:r w:rsidR="00D5088B" w:rsidRPr="00D5088B">
          <w:rPr>
            <w:highlight w:val="yellow"/>
            <w:rPrChange w:id="1696" w:author="Admin" w:date="2013-07-01T09:40:00Z">
              <w:rPr/>
            </w:rPrChange>
          </w:rPr>
          <w:t xml:space="preserve"> </w:t>
        </w:r>
      </w:ins>
      <w:ins w:id="1697" w:author="Admin" w:date="2013-07-01T09:36:00Z">
        <w:r w:rsidR="00D5088B" w:rsidRPr="00D5088B">
          <w:rPr>
            <w:highlight w:val="yellow"/>
            <w:rPrChange w:id="1698" w:author="Admin" w:date="2013-07-01T09:40:00Z">
              <w:rPr/>
            </w:rPrChange>
          </w:rPr>
          <w:t xml:space="preserve">de dois lados </w:t>
        </w:r>
      </w:ins>
      <w:ins w:id="1699" w:author="Admin" w:date="2013-07-01T09:34:00Z">
        <w:r w:rsidR="00D5088B" w:rsidRPr="00D5088B">
          <w:rPr>
            <w:highlight w:val="yellow"/>
            <w:rPrChange w:id="1700" w:author="Admin" w:date="2013-07-01T09:40:00Z">
              <w:rPr/>
            </w:rPrChange>
          </w:rPr>
          <w:t>em CMYK</w:t>
        </w:r>
      </w:ins>
      <w:ins w:id="1701" w:author="Admin" w:date="2013-07-01T09:36:00Z">
        <w:r w:rsidR="00D5088B" w:rsidRPr="00D5088B">
          <w:rPr>
            <w:highlight w:val="yellow"/>
            <w:rPrChange w:id="1702" w:author="Admin" w:date="2013-07-01T09:40:00Z">
              <w:rPr/>
            </w:rPrChange>
          </w:rPr>
          <w:t xml:space="preserve"> para a loja do museu. </w:t>
        </w:r>
      </w:ins>
      <w:ins w:id="1703" w:author="Admin" w:date="2013-07-01T09:37:00Z">
        <w:r w:rsidR="00D5088B" w:rsidRPr="00D5088B">
          <w:rPr>
            <w:highlight w:val="yellow"/>
            <w:lang w:val="de-DE"/>
            <w:rPrChange w:id="1704" w:author="Admin" w:date="2013-07-01T09:40:00Z">
              <w:rPr/>
            </w:rPrChange>
          </w:rPr>
          <w:t>E’</w:t>
        </w:r>
      </w:ins>
      <w:ins w:id="1705" w:author="Admin" w:date="2013-07-01T09:36:00Z">
        <w:r w:rsidR="00D5088B" w:rsidRPr="00D5088B">
          <w:rPr>
            <w:highlight w:val="yellow"/>
            <w:lang w:val="de-DE"/>
            <w:rPrChange w:id="1706" w:author="Admin" w:date="2013-07-01T09:40:00Z">
              <w:rPr/>
            </w:rPrChange>
          </w:rPr>
          <w:t xml:space="preserve"> um redesenho de uma sacola ja existente</w:t>
        </w:r>
      </w:ins>
      <w:ins w:id="1707" w:author="Admin" w:date="2013-07-01T09:34:00Z">
        <w:r w:rsidR="00D5088B" w:rsidRPr="00D5088B">
          <w:rPr>
            <w:highlight w:val="yellow"/>
            <w:lang w:val="de-DE"/>
            <w:rPrChange w:id="1708" w:author="Admin" w:date="2013-07-01T09:40:00Z">
              <w:rPr/>
            </w:rPrChange>
          </w:rPr>
          <w:t xml:space="preserve"> </w:t>
        </w:r>
      </w:ins>
      <w:ins w:id="1709" w:author="Admin" w:date="2013-07-01T09:37:00Z">
        <w:r w:rsidR="00D5088B" w:rsidRPr="00D5088B">
          <w:rPr>
            <w:highlight w:val="yellow"/>
            <w:lang w:val="de-DE"/>
            <w:rPrChange w:id="1710" w:author="Admin" w:date="2013-07-01T09:40:00Z">
              <w:rPr>
                <w:lang w:val="de-DE"/>
              </w:rPr>
            </w:rPrChange>
          </w:rPr>
          <w:t>portanto, o tamanho e a faca da sacola ja</w:t>
        </w:r>
      </w:ins>
      <w:ins w:id="1711" w:author="Admin" w:date="2013-07-01T09:38:00Z">
        <w:r w:rsidR="00D5088B" w:rsidRPr="00D5088B">
          <w:rPr>
            <w:highlight w:val="yellow"/>
            <w:lang w:val="de-DE"/>
            <w:rPrChange w:id="1712" w:author="Admin" w:date="2013-07-01T09:40:00Z">
              <w:rPr>
                <w:lang w:val="de-DE"/>
              </w:rPr>
            </w:rPrChange>
          </w:rPr>
          <w:t xml:space="preserve"> foram fornecidos. </w:t>
        </w:r>
        <w:r w:rsidR="00D5088B" w:rsidRPr="00D5088B">
          <w:rPr>
            <w:highlight w:val="yellow"/>
            <w:lang w:val="en-US"/>
            <w:rPrChange w:id="1713" w:author="Admin" w:date="2013-07-01T09:40:00Z">
              <w:rPr>
                <w:lang w:val="de-DE"/>
              </w:rPr>
            </w:rPrChange>
          </w:rPr>
          <w:t xml:space="preserve">Em funcao de muitos serem os visitantes estrangeiros, as versoes em alemao e ingles da logo devem estar representadas </w:t>
        </w:r>
        <w:proofErr w:type="gramStart"/>
        <w:r w:rsidR="00D5088B" w:rsidRPr="00D5088B">
          <w:rPr>
            <w:highlight w:val="yellow"/>
            <w:lang w:val="en-US"/>
            <w:rPrChange w:id="1714" w:author="Admin" w:date="2013-07-01T09:40:00Z">
              <w:rPr>
                <w:lang w:val="de-DE"/>
              </w:rPr>
            </w:rPrChange>
          </w:rPr>
          <w:t>na</w:t>
        </w:r>
        <w:proofErr w:type="gramEnd"/>
        <w:r w:rsidR="00D5088B" w:rsidRPr="00D5088B">
          <w:rPr>
            <w:highlight w:val="yellow"/>
            <w:lang w:val="en-US"/>
            <w:rPrChange w:id="1715" w:author="Admin" w:date="2013-07-01T09:40:00Z">
              <w:rPr>
                <w:lang w:val="de-DE"/>
              </w:rPr>
            </w:rPrChange>
          </w:rPr>
          <w:t xml:space="preserve"> sacola. </w:t>
        </w:r>
      </w:ins>
      <w:ins w:id="1716" w:author="Admin" w:date="2013-07-01T09:39:00Z">
        <w:r w:rsidR="00D5088B" w:rsidRPr="00D5088B">
          <w:rPr>
            <w:highlight w:val="yellow"/>
            <w:lang w:val="en-US"/>
            <w:rPrChange w:id="1717" w:author="Admin" w:date="2013-07-01T09:40:00Z">
              <w:rPr>
                <w:lang w:val="en-US"/>
              </w:rPr>
            </w:rPrChange>
          </w:rPr>
          <w:t>O cliente lhe pede que utilize uma cor especial para o verniz da logo.</w:t>
        </w:r>
      </w:ins>
    </w:p>
    <w:p w14:paraId="2FC2F4D2" w14:textId="77777777" w:rsidR="00B45946" w:rsidRPr="00D5088B" w:rsidRDefault="00B45946" w:rsidP="00B45946">
      <w:pPr>
        <w:rPr>
          <w:lang w:val="en-US"/>
        </w:rPr>
      </w:pPr>
    </w:p>
    <w:p w14:paraId="0795ECC9" w14:textId="0FD4AF0F" w:rsidR="00B45946" w:rsidRPr="00EA5133" w:rsidRDefault="00B45946" w:rsidP="00B45946">
      <w:pPr>
        <w:rPr>
          <w:b/>
          <w:szCs w:val="20"/>
          <w:rPrChange w:id="1718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1719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  <w:ins w:id="1720" w:author="Admin" w:date="2013-07-01T09:41:00Z">
        <w:r w:rsidR="00D5088B" w:rsidRPr="00D5088B">
          <w:rPr>
            <w:b/>
            <w:szCs w:val="20"/>
            <w:highlight w:val="yellow"/>
            <w:rPrChange w:id="1721" w:author="Admin" w:date="2013-07-01T09:41:00Z">
              <w:rPr>
                <w:b/>
                <w:szCs w:val="20"/>
              </w:rPr>
            </w:rPrChange>
          </w:rPr>
          <w:t>(Elementos requeridos)</w:t>
        </w:r>
      </w:ins>
    </w:p>
    <w:p w14:paraId="1DA99730" w14:textId="77777777" w:rsidR="00B45946" w:rsidRPr="00EA5133" w:rsidRDefault="00B45946" w:rsidP="00B45946">
      <w:pPr>
        <w:rPr>
          <w:rPrChange w:id="1722" w:author="Wolfgang J. Toechterle" w:date="2013-06-22T10:32:00Z">
            <w:rPr>
              <w:lang w:val="en-US"/>
            </w:rPr>
          </w:rPrChange>
        </w:rPr>
      </w:pPr>
    </w:p>
    <w:p w14:paraId="0E19E0CF" w14:textId="6D4C9B94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72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724" w:author="Wolfgang J. Toechterle" w:date="2013-06-22T10:32:00Z">
            <w:rPr>
              <w:lang w:val="en-US"/>
            </w:rPr>
          </w:rPrChange>
        </w:rPr>
        <w:t xml:space="preserve">Given text: </w:t>
      </w:r>
      <w:ins w:id="1725" w:author="Admin" w:date="2013-07-01T09:41:00Z">
        <w:r w:rsidR="00D5088B" w:rsidRPr="00D5088B">
          <w:rPr>
            <w:highlight w:val="yellow"/>
            <w:rPrChange w:id="1726" w:author="Admin" w:date="2013-07-01T09:41:00Z">
              <w:rPr/>
            </w:rPrChange>
          </w:rPr>
          <w:t>(Texto fornecido)</w:t>
        </w:r>
      </w:ins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72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72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72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73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731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Default="00B45946" w:rsidP="00B45946">
      <w:pPr>
        <w:rPr>
          <w:ins w:id="1732" w:author="Admin" w:date="2013-07-01T09:41:00Z"/>
        </w:rPr>
      </w:pPr>
      <w:r w:rsidRPr="00EA5133">
        <w:rPr>
          <w:rPrChange w:id="1733" w:author="Wolfgang J. Toechterle" w:date="2013-06-22T10:32:00Z">
            <w:rPr>
              <w:lang w:val="en-US"/>
            </w:rPr>
          </w:rPrChange>
        </w:rPr>
        <w:t>Logo</w:t>
      </w:r>
      <w:del w:id="1734" w:author="Kinder" w:date="2013-06-29T12:07:00Z">
        <w:r w:rsidR="00E4223D" w:rsidRPr="00EA5133" w:rsidDel="00C27E59">
          <w:rPr>
            <w:rPrChange w:id="1735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736" w:author="Kinder" w:date="2013-06-29T12:07:00Z">
        <w:r w:rsidR="00C27E59">
          <w:t xml:space="preserve">: Both </w:t>
        </w:r>
      </w:ins>
      <w:del w:id="1737" w:author="Kinder" w:date="2013-06-29T12:07:00Z">
        <w:r w:rsidR="00E4223D" w:rsidRPr="00EA5133" w:rsidDel="00C27E59">
          <w:rPr>
            <w:rPrChange w:id="1738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739" w:author="Wolfgang J. Toechterle" w:date="2013-06-22T10:32:00Z">
            <w:rPr>
              <w:lang w:val="en-US"/>
            </w:rPr>
          </w:rPrChange>
        </w:rPr>
        <w:t>English</w:t>
      </w:r>
      <w:ins w:id="1740" w:author="Kinder" w:date="2013-06-29T12:07:00Z">
        <w:r w:rsidR="00C27E59">
          <w:rPr>
            <w:b/>
          </w:rPr>
          <w:t xml:space="preserve"> and</w:t>
        </w:r>
      </w:ins>
      <w:del w:id="1741" w:author="Kinder" w:date="2013-06-29T12:07:00Z">
        <w:r w:rsidR="00E4223D" w:rsidRPr="00EA5133" w:rsidDel="00C27E59">
          <w:rPr>
            <w:rPrChange w:id="1742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1743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1744" w:author="Wolfgang J. Toechterle" w:date="2013-06-22T10:32:00Z">
            <w:rPr>
              <w:lang w:val="en-US"/>
            </w:rPr>
          </w:rPrChange>
        </w:rPr>
        <w:t xml:space="preserve"> </w:t>
      </w:r>
      <w:del w:id="1745" w:author="Kinder" w:date="2013-06-29T12:07:00Z">
        <w:r w:rsidR="00E4223D" w:rsidRPr="00EA5133" w:rsidDel="00C27E59">
          <w:rPr>
            <w:rPrChange w:id="1746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747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1748" w:author="Wolfgang J. Toechterle" w:date="2013-06-22T10:32:00Z">
            <w:rPr>
              <w:lang w:val="en-US"/>
            </w:rPr>
          </w:rPrChange>
        </w:rPr>
        <w:t xml:space="preserve"> </w:t>
      </w:r>
      <w:ins w:id="1749" w:author="Kinder" w:date="2013-06-29T12:07:00Z">
        <w:r w:rsidR="00C27E59">
          <w:t>with</w:t>
        </w:r>
      </w:ins>
      <w:del w:id="1750" w:author="Kinder" w:date="2013-06-29T12:07:00Z">
        <w:r w:rsidR="00F40D39" w:rsidRPr="00EA5133" w:rsidDel="00C27E59">
          <w:rPr>
            <w:rPrChange w:id="1751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1752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6E4E5057" w14:textId="3450CA11" w:rsidR="00D5088B" w:rsidRPr="00EA5133" w:rsidDel="00D5088B" w:rsidRDefault="00D5088B" w:rsidP="00B45946">
      <w:pPr>
        <w:rPr>
          <w:del w:id="1753" w:author="Admin" w:date="2013-07-01T09:42:00Z"/>
          <w:rPrChange w:id="1754" w:author="Wolfgang J. Toechterle" w:date="2013-06-22T10:32:00Z">
            <w:rPr>
              <w:del w:id="1755" w:author="Admin" w:date="2013-07-01T09:42:00Z"/>
              <w:lang w:val="en-US"/>
            </w:rPr>
          </w:rPrChange>
        </w:rPr>
      </w:pPr>
    </w:p>
    <w:p w14:paraId="09F0D324" w14:textId="3DD87EC3" w:rsidR="00F40D39" w:rsidRPr="00EA5133" w:rsidRDefault="00F40D39" w:rsidP="00F40D39">
      <w:del w:id="1756" w:author="Kinder" w:date="2013-06-29T12:09:00Z">
        <w:r w:rsidRPr="00EA5133" w:rsidDel="00C27E59">
          <w:delText>Varnish</w:delText>
        </w:r>
      </w:del>
      <w:del w:id="1757" w:author="Kinder" w:date="2013-06-29T12:11:00Z">
        <w:r w:rsidRPr="00EA5133" w:rsidDel="00C27E59">
          <w:delText>:</w:delText>
        </w:r>
      </w:del>
      <w:ins w:id="1758" w:author="Kinder" w:date="2013-06-29T12:11:00Z">
        <w:r w:rsidR="00C27E59">
          <w:t xml:space="preserve">The indication of the varnish </w:t>
        </w:r>
      </w:ins>
      <w:del w:id="1759" w:author="Kinder" w:date="2013-06-29T12:11:00Z">
        <w:r w:rsidRPr="00EA5133" w:rsidDel="00C27E59">
          <w:delText xml:space="preserve"> </w:delText>
        </w:r>
      </w:del>
      <w:ins w:id="1760" w:author="Kinder" w:date="2013-06-29T12:11:00Z">
        <w:r w:rsidR="00C27E59">
          <w:t>m</w:t>
        </w:r>
      </w:ins>
      <w:del w:id="1761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1762" w:author="Kinder" w:date="2013-06-29T12:09:00Z">
        <w:r w:rsidR="00C27E59">
          <w:t xml:space="preserve">as </w:t>
        </w:r>
      </w:ins>
      <w:r w:rsidRPr="00EA5133">
        <w:t>“Varnish”,</w:t>
      </w:r>
      <w:del w:id="1763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Default="00F40D39" w:rsidP="00B45946">
      <w:pPr>
        <w:rPr>
          <w:ins w:id="1764" w:author="Admin" w:date="2013-07-01T09:42:00Z"/>
        </w:rPr>
      </w:pPr>
    </w:p>
    <w:p w14:paraId="26FB3765" w14:textId="77777777" w:rsidR="00D5088B" w:rsidRDefault="00D5088B" w:rsidP="00D5088B">
      <w:pPr>
        <w:rPr>
          <w:ins w:id="1765" w:author="Admin" w:date="2013-07-01T09:42:00Z"/>
        </w:rPr>
      </w:pPr>
      <w:ins w:id="1766" w:author="Admin" w:date="2013-07-01T09:42:00Z">
        <w:r w:rsidRPr="00DD40D8">
          <w:rPr>
            <w:highlight w:val="yellow"/>
            <w:rPrChange w:id="1767" w:author="Admin" w:date="2013-07-01T09:43:00Z">
              <w:rPr/>
            </w:rPrChange>
          </w:rPr>
          <w:t>Logo: ambas as versoes, em ingles e em alemao, com uma cor especial para o verniz</w:t>
        </w:r>
      </w:ins>
    </w:p>
    <w:p w14:paraId="1A64C58B" w14:textId="5BDD3B0A" w:rsidR="00D5088B" w:rsidRDefault="00D5088B" w:rsidP="00B45946">
      <w:pPr>
        <w:rPr>
          <w:ins w:id="1768" w:author="Admin" w:date="2013-07-01T09:43:00Z"/>
        </w:rPr>
      </w:pPr>
      <w:proofErr w:type="gramStart"/>
      <w:ins w:id="1769" w:author="Admin" w:date="2013-07-01T09:42:00Z">
        <w:r w:rsidRPr="00DD40D8">
          <w:rPr>
            <w:highlight w:val="yellow"/>
            <w:rPrChange w:id="1770" w:author="Admin" w:date="2013-07-01T09:43:00Z">
              <w:rPr/>
            </w:rPrChange>
          </w:rPr>
          <w:t>A</w:t>
        </w:r>
        <w:proofErr w:type="gramEnd"/>
        <w:r w:rsidRPr="00DD40D8">
          <w:rPr>
            <w:highlight w:val="yellow"/>
            <w:rPrChange w:id="1771" w:author="Admin" w:date="2013-07-01T09:43:00Z">
              <w:rPr/>
            </w:rPrChange>
          </w:rPr>
          <w:t xml:space="preserve"> indicacao do verniz</w:t>
        </w:r>
      </w:ins>
      <w:ins w:id="1772" w:author="Admin" w:date="2013-07-01T09:43:00Z">
        <w:r w:rsidR="00DD40D8" w:rsidRPr="00DD40D8">
          <w:rPr>
            <w:highlight w:val="yellow"/>
            <w:rPrChange w:id="1773" w:author="Admin" w:date="2013-07-01T09:43:00Z">
              <w:rPr/>
            </w:rPrChange>
          </w:rPr>
          <w:t xml:space="preserve"> deve ser nomeada como “Varnish”, com uma cor especial e dever ser 100% preta</w:t>
        </w:r>
      </w:ins>
    </w:p>
    <w:p w14:paraId="309EEC55" w14:textId="77777777" w:rsidR="00DD40D8" w:rsidRPr="00EA5133" w:rsidRDefault="00DD40D8" w:rsidP="00B45946">
      <w:pPr>
        <w:rPr>
          <w:rPrChange w:id="1774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Default="00B45946" w:rsidP="00B45946">
      <w:pPr>
        <w:rPr>
          <w:ins w:id="1775" w:author="Admin" w:date="2013-07-01T09:44:00Z"/>
        </w:rPr>
      </w:pPr>
      <w:r w:rsidRPr="00EA5133">
        <w:rPr>
          <w:rPrChange w:id="1776" w:author="Wolfgang J. Toechterle" w:date="2013-06-22T10:32:00Z">
            <w:rPr>
              <w:lang w:val="en-US"/>
            </w:rPr>
          </w:rPrChange>
        </w:rPr>
        <w:lastRenderedPageBreak/>
        <w:t>Font: no specification</w:t>
      </w:r>
    </w:p>
    <w:p w14:paraId="512ED762" w14:textId="4594991F" w:rsidR="00DD40D8" w:rsidRDefault="00DD40D8" w:rsidP="00B45946">
      <w:pPr>
        <w:rPr>
          <w:ins w:id="1777" w:author="Admin" w:date="2013-07-01T09:44:00Z"/>
        </w:rPr>
      </w:pPr>
      <w:ins w:id="1778" w:author="Admin" w:date="2013-07-01T09:44:00Z">
        <w:r w:rsidRPr="00DD40D8">
          <w:rPr>
            <w:highlight w:val="yellow"/>
            <w:rPrChange w:id="1779" w:author="Admin" w:date="2013-07-01T09:44:00Z">
              <w:rPr/>
            </w:rPrChange>
          </w:rPr>
          <w:t xml:space="preserve">Fonte: </w:t>
        </w:r>
        <w:proofErr w:type="gramStart"/>
        <w:r w:rsidRPr="00DD40D8">
          <w:rPr>
            <w:highlight w:val="yellow"/>
            <w:rPrChange w:id="1780" w:author="Admin" w:date="2013-07-01T09:44:00Z">
              <w:rPr/>
            </w:rPrChange>
          </w:rPr>
          <w:t>sem</w:t>
        </w:r>
        <w:proofErr w:type="gramEnd"/>
        <w:r w:rsidRPr="00DD40D8">
          <w:rPr>
            <w:highlight w:val="yellow"/>
            <w:rPrChange w:id="1781" w:author="Admin" w:date="2013-07-01T09:44:00Z">
              <w:rPr/>
            </w:rPrChange>
          </w:rPr>
          <w:t xml:space="preserve"> especificacao</w:t>
        </w:r>
      </w:ins>
    </w:p>
    <w:p w14:paraId="0D09A1E5" w14:textId="77777777" w:rsidR="00DD40D8" w:rsidRPr="00EA5133" w:rsidRDefault="00DD40D8" w:rsidP="00B45946">
      <w:pPr>
        <w:rPr>
          <w:rPrChange w:id="1782" w:author="Wolfgang J. Toechterle" w:date="2013-06-22T10:32:00Z">
            <w:rPr>
              <w:lang w:val="en-US"/>
            </w:rPr>
          </w:rPrChange>
        </w:rPr>
      </w:pPr>
    </w:p>
    <w:p w14:paraId="70C30650" w14:textId="77777777" w:rsidR="00DD40D8" w:rsidRDefault="00C52EAA" w:rsidP="00B45946">
      <w:pPr>
        <w:rPr>
          <w:ins w:id="1783" w:author="Admin" w:date="2013-07-01T09:44:00Z"/>
          <w:rFonts w:ascii="Lucida Grande" w:hAnsi="Lucida Grande" w:cs="Lucida Grande"/>
          <w:color w:val="000000"/>
          <w:szCs w:val="20"/>
        </w:rPr>
      </w:pPr>
      <w:r w:rsidRPr="00EA5133">
        <w:rPr>
          <w:rPrChange w:id="1784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1785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1786" w:author="Kinder" w:date="2013-06-29T12:13:00Z">
        <w:r w:rsidR="00C27E59">
          <w:t>Minimum 2 images must be used</w:t>
        </w:r>
      </w:ins>
      <w:ins w:id="1787" w:author="Wolfgang J. Toechterle" w:date="2013-05-20T21:30:00Z">
        <w:del w:id="1788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1789" w:author="Kinder" w:date="2013-06-29T12:13:00Z">
        <w:r w:rsidR="00C27E59">
          <w:t>, y</w:t>
        </w:r>
      </w:ins>
      <w:ins w:id="1790" w:author="Wolfgang J. Toechterle" w:date="2013-05-20T21:30:00Z">
        <w:del w:id="1791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1792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</w:p>
    <w:p w14:paraId="607CEDC0" w14:textId="457D32B2" w:rsidR="00C52EAA" w:rsidRPr="00EA5133" w:rsidRDefault="00DD40D8" w:rsidP="00B45946">
      <w:pPr>
        <w:rPr>
          <w:rPrChange w:id="1793" w:author="Wolfgang J. Toechterle" w:date="2013-06-22T10:32:00Z">
            <w:rPr>
              <w:lang w:val="en-US"/>
            </w:rPr>
          </w:rPrChange>
        </w:rPr>
      </w:pPr>
      <w:ins w:id="1794" w:author="Admin" w:date="2013-07-01T09:44:00Z">
        <w:r w:rsidRPr="00DD40D8">
          <w:rPr>
            <w:rFonts w:ascii="Lucida Grande" w:hAnsi="Lucida Grande" w:cs="Lucida Grande"/>
            <w:color w:val="000000"/>
            <w:szCs w:val="20"/>
            <w:highlight w:val="yellow"/>
            <w:rPrChange w:id="1795" w:author="Admin" w:date="2013-07-01T09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Imagens: no minimo duas imagens devem ser utilizadas, voce esta livre para utilizer mais de duas.</w:t>
        </w:r>
      </w:ins>
      <w:del w:id="1796" w:author="Wolfgang J. Toechterle" w:date="2013-05-20T21:31:00Z">
        <w:r w:rsidR="00507333" w:rsidRPr="00DD40D8" w:rsidDel="00B82E92">
          <w:rPr>
            <w:highlight w:val="yellow"/>
            <w:rPrChange w:id="1797" w:author="Admin" w:date="2013-07-01T09:44:00Z">
              <w:rPr/>
            </w:rPrChange>
          </w:rPr>
          <w:delText xml:space="preserve">some </w:delText>
        </w:r>
        <w:r w:rsidR="00F40D39" w:rsidRPr="00DD40D8" w:rsidDel="00B82E92">
          <w:rPr>
            <w:highlight w:val="yellow"/>
            <w:rPrChange w:id="1798" w:author="Admin" w:date="2013-07-01T09:44:00Z">
              <w:rPr/>
            </w:rPrChange>
          </w:rPr>
          <w:delText>Museum images</w:delText>
        </w:r>
        <w:r w:rsidR="00507333" w:rsidRPr="00DD40D8" w:rsidDel="00B82E92">
          <w:rPr>
            <w:highlight w:val="yellow"/>
            <w:rPrChange w:id="1799" w:author="Admin" w:date="2013-07-01T09:44:00Z">
              <w:rPr/>
            </w:rPrChange>
          </w:rPr>
          <w:delText xml:space="preserve"> must be used </w:delText>
        </w:r>
        <w:r w:rsidR="00507333" w:rsidRPr="00DD40D8" w:rsidDel="00B82E92">
          <w:rPr>
            <w:b/>
            <w:highlight w:val="yellow"/>
            <w:rPrChange w:id="1800" w:author="Admin" w:date="2013-07-01T09:44:00Z">
              <w:rPr>
                <w:b/>
                <w:lang w:val="en-US"/>
              </w:rPr>
            </w:rPrChange>
          </w:rPr>
          <w:delText>(a</w:delText>
        </w:r>
        <w:r w:rsidR="00C52EAA" w:rsidRPr="00DD40D8" w:rsidDel="00B82E92">
          <w:rPr>
            <w:b/>
            <w:highlight w:val="yellow"/>
            <w:rPrChange w:id="1801" w:author="Admin" w:date="2013-07-01T09:44:00Z">
              <w:rPr>
                <w:b/>
                <w:lang w:val="en-US"/>
              </w:rPr>
            </w:rPrChange>
          </w:rPr>
          <w:delText>t least two</w:delText>
        </w:r>
        <w:r w:rsidR="00C52EAA" w:rsidRPr="00DD40D8" w:rsidDel="00B82E92">
          <w:rPr>
            <w:highlight w:val="yellow"/>
            <w:rPrChange w:id="1802" w:author="Admin" w:date="2013-07-01T09:44:00Z">
              <w:rPr>
                <w:lang w:val="en-US"/>
              </w:rPr>
            </w:rPrChange>
          </w:rPr>
          <w:delText xml:space="preserve"> </w:delText>
        </w:r>
        <w:r w:rsidR="00507333" w:rsidRPr="00DD40D8" w:rsidDel="00B82E92">
          <w:rPr>
            <w:highlight w:val="yellow"/>
            <w:rPrChange w:id="1803" w:author="Admin" w:date="2013-07-01T09:44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1804" w:author="Wolfgang J. Toechterle" w:date="2013-06-22T10:32:00Z">
            <w:rPr>
              <w:lang w:val="en-US"/>
            </w:rPr>
          </w:rPrChange>
        </w:rPr>
      </w:pPr>
    </w:p>
    <w:p w14:paraId="01FCE14F" w14:textId="5D5C381D" w:rsidR="00E4223D" w:rsidRPr="00EA5133" w:rsidRDefault="00E4223D" w:rsidP="00B45946">
      <w:pPr>
        <w:rPr>
          <w:rPrChange w:id="180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806" w:author="Wolfgang J. Toechterle" w:date="2013-06-22T10:32:00Z">
            <w:rPr>
              <w:lang w:val="en-US"/>
            </w:rPr>
          </w:rPrChange>
        </w:rPr>
        <w:t>Die</w:t>
      </w:r>
      <w:del w:id="1807" w:author="Kinder" w:date="2013-06-29T12:16:00Z">
        <w:r w:rsidRPr="00EA5133" w:rsidDel="00322373">
          <w:rPr>
            <w:rPrChange w:id="180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1809" w:author="Wolfgang J. Toechterle" w:date="2013-06-22T10:32:00Z">
            <w:rPr>
              <w:lang w:val="en-US"/>
            </w:rPr>
          </w:rPrChange>
        </w:rPr>
        <w:t xml:space="preserve">Cut </w:t>
      </w:r>
    </w:p>
    <w:p w14:paraId="6D5EC24C" w14:textId="7B7D64E3" w:rsidR="00E4223D" w:rsidRDefault="00E4223D" w:rsidP="00B45946">
      <w:pPr>
        <w:rPr>
          <w:ins w:id="1810" w:author="Admin" w:date="2013-07-01T09:45:00Z"/>
          <w:rStyle w:val="hps"/>
          <w:rFonts w:eastAsia="Times New Roman" w:cs="Times New Roman"/>
        </w:rPr>
      </w:pPr>
      <w:del w:id="1811" w:author="Kinder" w:date="2013-06-30T08:59:00Z">
        <w:r w:rsidRPr="00EA5133" w:rsidDel="00BB5003">
          <w:rPr>
            <w:rPrChange w:id="1812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1813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1814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1815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1816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817" w:author="Kinder" w:date="2013-06-30T08:59:00Z">
        <w:r w:rsidR="00BB5003">
          <w:t>You must</w:t>
        </w:r>
      </w:ins>
      <w:r w:rsidRPr="00EA5133">
        <w:rPr>
          <w:rPrChange w:id="1818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819" w:author="Kinder" w:date="2013-06-29T12:14:00Z">
        <w:r w:rsidR="00C27E59">
          <w:t>U</w:t>
        </w:r>
      </w:ins>
      <w:del w:id="1820" w:author="Kinder" w:date="2013-06-29T12:14:00Z">
        <w:r w:rsidRPr="00EA5133" w:rsidDel="00C27E59">
          <w:rPr>
            <w:rPrChange w:id="1821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1822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182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1824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1825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1826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182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1828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21AD1581" w14:textId="77777777" w:rsidR="00DD40D8" w:rsidRDefault="00DD40D8" w:rsidP="00B45946">
      <w:pPr>
        <w:rPr>
          <w:ins w:id="1829" w:author="Admin" w:date="2013-07-01T09:45:00Z"/>
          <w:rStyle w:val="hps"/>
          <w:rFonts w:eastAsia="Times New Roman" w:cs="Times New Roman"/>
        </w:rPr>
      </w:pPr>
    </w:p>
    <w:p w14:paraId="081EAE70" w14:textId="2E89DDC0" w:rsidR="00DD40D8" w:rsidRPr="00DD40D8" w:rsidRDefault="00DD40D8" w:rsidP="00B45946">
      <w:pPr>
        <w:rPr>
          <w:ins w:id="1830" w:author="Admin" w:date="2013-07-01T09:45:00Z"/>
          <w:rStyle w:val="hps"/>
          <w:rFonts w:eastAsia="Times New Roman" w:cs="Times New Roman"/>
          <w:highlight w:val="yellow"/>
          <w:rPrChange w:id="1831" w:author="Admin" w:date="2013-07-01T09:46:00Z">
            <w:rPr>
              <w:ins w:id="1832" w:author="Admin" w:date="2013-07-01T09:45:00Z"/>
              <w:rStyle w:val="hps"/>
              <w:rFonts w:eastAsia="Times New Roman" w:cs="Times New Roman"/>
            </w:rPr>
          </w:rPrChange>
        </w:rPr>
      </w:pPr>
      <w:ins w:id="1833" w:author="Admin" w:date="2013-07-01T09:45:00Z">
        <w:r w:rsidRPr="00DD40D8">
          <w:rPr>
            <w:rStyle w:val="hps"/>
            <w:rFonts w:eastAsia="Times New Roman" w:cs="Times New Roman"/>
            <w:highlight w:val="yellow"/>
            <w:rPrChange w:id="1834" w:author="Admin" w:date="2013-07-01T09:46:00Z">
              <w:rPr>
                <w:rStyle w:val="hps"/>
                <w:rFonts w:eastAsia="Times New Roman" w:cs="Times New Roman"/>
              </w:rPr>
            </w:rPrChange>
          </w:rPr>
          <w:t>Faca</w:t>
        </w:r>
      </w:ins>
    </w:p>
    <w:p w14:paraId="1C16B77C" w14:textId="288A9B81" w:rsidR="00DD40D8" w:rsidRPr="00EA5133" w:rsidRDefault="00DD40D8" w:rsidP="00B45946">
      <w:pPr>
        <w:rPr>
          <w:rPrChange w:id="1835" w:author="Wolfgang J. Toechterle" w:date="2013-06-22T10:32:00Z">
            <w:rPr>
              <w:lang w:val="en-US"/>
            </w:rPr>
          </w:rPrChange>
        </w:rPr>
      </w:pPr>
      <w:proofErr w:type="gramStart"/>
      <w:ins w:id="1836" w:author="Admin" w:date="2013-07-01T09:45:00Z">
        <w:r w:rsidRPr="00DD40D8">
          <w:rPr>
            <w:rStyle w:val="hps"/>
            <w:rFonts w:eastAsia="Times New Roman" w:cs="Times New Roman"/>
            <w:highlight w:val="yellow"/>
            <w:rPrChange w:id="1837" w:author="Admin" w:date="2013-07-01T09:46:00Z">
              <w:rPr>
                <w:rStyle w:val="hps"/>
                <w:rFonts w:eastAsia="Times New Roman" w:cs="Times New Roman"/>
              </w:rPr>
            </w:rPrChange>
          </w:rPr>
          <w:t xml:space="preserve">Voce deve utilizer a faca fornecida </w:t>
        </w:r>
        <w:r w:rsidRPr="00DD40D8">
          <w:rPr>
            <w:highlight w:val="yellow"/>
            <w:rPrChange w:id="1838" w:author="Admin" w:date="2013-07-01T09:46:00Z">
              <w:rPr/>
            </w:rPrChange>
          </w:rPr>
          <w:t>“BAG_dieCUT.ai”.</w:t>
        </w:r>
        <w:proofErr w:type="gramEnd"/>
        <w:r w:rsidRPr="00DD40D8">
          <w:rPr>
            <w:highlight w:val="yellow"/>
            <w:rPrChange w:id="1839" w:author="Admin" w:date="2013-07-01T09:46:00Z">
              <w:rPr/>
            </w:rPrChange>
          </w:rPr>
          <w:t xml:space="preserve"> </w:t>
        </w:r>
      </w:ins>
      <w:ins w:id="1840" w:author="Admin" w:date="2013-07-01T09:46:00Z">
        <w:r w:rsidRPr="00DD40D8">
          <w:rPr>
            <w:highlight w:val="yellow"/>
            <w:rPrChange w:id="1841" w:author="Admin" w:date="2013-07-01T09:46:00Z">
              <w:rPr/>
            </w:rPrChange>
          </w:rPr>
          <w:t>Um exemplo impress</w:t>
        </w:r>
      </w:ins>
      <w:r w:rsidR="00225EC8">
        <w:rPr>
          <w:highlight w:val="yellow"/>
        </w:rPr>
        <w:t>o</w:t>
      </w:r>
      <w:bookmarkStart w:id="1842" w:name="_GoBack"/>
      <w:bookmarkEnd w:id="1842"/>
      <w:ins w:id="1843" w:author="Admin" w:date="2013-07-01T09:46:00Z">
        <w:r w:rsidRPr="00DD40D8">
          <w:rPr>
            <w:highlight w:val="yellow"/>
            <w:rPrChange w:id="1844" w:author="Admin" w:date="2013-07-01T09:46:00Z">
              <w:rPr/>
            </w:rPrChange>
          </w:rPr>
          <w:t xml:space="preserve"> da sacola sera fornecida para cada competidor</w:t>
        </w:r>
      </w:ins>
    </w:p>
    <w:p w14:paraId="6536EFAF" w14:textId="77777777" w:rsidR="00B45946" w:rsidRPr="00EA5133" w:rsidRDefault="00B45946" w:rsidP="00B45946"/>
    <w:p w14:paraId="5D7C6AA1" w14:textId="14F35A78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84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84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1847" w:author="Admin" w:date="2013-07-01T09:46:00Z">
        <w:r w:rsidR="00DD40D8">
          <w:rPr>
            <w:rFonts w:cs="Arial"/>
            <w:b/>
            <w:bCs/>
            <w:szCs w:val="20"/>
          </w:rPr>
          <w:t xml:space="preserve"> </w:t>
        </w:r>
        <w:r w:rsidR="00DD40D8" w:rsidRPr="00DD40D8">
          <w:rPr>
            <w:rFonts w:cs="Arial"/>
            <w:b/>
            <w:bCs/>
            <w:szCs w:val="20"/>
            <w:highlight w:val="yellow"/>
            <w:rPrChange w:id="1848" w:author="Admin" w:date="2013-07-01T09:46:00Z">
              <w:rPr>
                <w:rFonts w:cs="Arial"/>
                <w:b/>
                <w:bCs/>
                <w:szCs w:val="20"/>
              </w:rPr>
            </w:rPrChange>
          </w:rPr>
          <w:t>(Especificacoes tecnicas)</w:t>
        </w:r>
      </w:ins>
    </w:p>
    <w:p w14:paraId="09139D26" w14:textId="56E26F9B" w:rsidR="00E4223D" w:rsidRPr="00EA5133" w:rsidRDefault="00E4223D" w:rsidP="00E4223D">
      <w:pPr>
        <w:rPr>
          <w:rPrChange w:id="184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850" w:author="Wolfgang J. Toechterle" w:date="2013-06-22T10:32:00Z">
            <w:rPr>
              <w:lang w:val="en-US"/>
            </w:rPr>
          </w:rPrChange>
        </w:rPr>
        <w:t>Printing</w:t>
      </w:r>
      <w:ins w:id="1851" w:author="Admin" w:date="2013-07-01T09:46:00Z">
        <w:r w:rsidR="00DD40D8">
          <w:t xml:space="preserve"> </w:t>
        </w:r>
        <w:r w:rsidR="00DD40D8" w:rsidRPr="00DD40D8">
          <w:rPr>
            <w:highlight w:val="yellow"/>
            <w:rPrChange w:id="1852" w:author="Admin" w:date="2013-07-01T09:47:00Z">
              <w:rPr/>
            </w:rPrChange>
          </w:rPr>
          <w:t>(impressao)</w:t>
        </w:r>
      </w:ins>
      <w:r w:rsidRPr="00EA5133">
        <w:rPr>
          <w:rPrChange w:id="1853" w:author="Wolfgang J. Toechterle" w:date="2013-06-22T10:32:00Z">
            <w:rPr>
              <w:lang w:val="en-US"/>
            </w:rPr>
          </w:rPrChange>
        </w:rPr>
        <w:t xml:space="preserve">: </w:t>
      </w:r>
      <w:r w:rsidR="00C52EAA" w:rsidRPr="00EA5133">
        <w:rPr>
          <w:rPrChange w:id="1854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47E0681F" w:rsidR="00E4223D" w:rsidRPr="00EA5133" w:rsidRDefault="00E4223D" w:rsidP="00E4223D">
      <w:pPr>
        <w:rPr>
          <w:rPrChange w:id="1855" w:author="Wolfgang J. Toechterle" w:date="2013-06-22T10:32:00Z">
            <w:rPr>
              <w:lang w:val="en-US"/>
            </w:rPr>
          </w:rPrChange>
        </w:rPr>
      </w:pPr>
      <w:del w:id="1856" w:author="Wolfgang J. Toechterle" w:date="2013-06-22T10:34:00Z">
        <w:r w:rsidRPr="00EA5133" w:rsidDel="00EA5133">
          <w:rPr>
            <w:rPrChange w:id="1857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1858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859" w:author="Wolfgang J. Toechterle" w:date="2013-06-22T11:52:00Z">
        <w:r w:rsidR="00510F1B">
          <w:t>Colour</w:t>
        </w:r>
      </w:ins>
      <w:r w:rsidRPr="00EA5133">
        <w:rPr>
          <w:rPrChange w:id="1860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  <w:ins w:id="1861" w:author="Admin" w:date="2013-07-01T09:47:00Z">
        <w:r w:rsidR="00DD40D8">
          <w:t xml:space="preserve"> (</w:t>
        </w:r>
        <w:r w:rsidR="00DD40D8" w:rsidRPr="00DD40D8">
          <w:rPr>
            <w:highlight w:val="yellow"/>
            <w:rPrChange w:id="1862" w:author="Admin" w:date="2013-07-01T09:47:00Z">
              <w:rPr/>
            </w:rPrChange>
          </w:rPr>
          <w:t>Cor: CMYK + cor especial para o verniz</w:t>
        </w:r>
        <w:r w:rsidR="00DD40D8">
          <w:t>)</w:t>
        </w:r>
      </w:ins>
    </w:p>
    <w:p w14:paraId="6C105AEF" w14:textId="07074CCD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863" w:author="Wolfgang J. Toechterle" w:date="2013-06-08T18:51:00Z"/>
          <w:rFonts w:cs="Arial"/>
          <w:szCs w:val="20"/>
          <w:rPrChange w:id="1864" w:author="Wolfgang J. Toechterle" w:date="2013-06-22T10:32:00Z">
            <w:rPr>
              <w:ins w:id="1865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866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867" w:author="Admin" w:date="2013-07-01T09:47:00Z">
        <w:r w:rsidR="00DD40D8">
          <w:rPr>
            <w:rFonts w:cs="Arial"/>
            <w:szCs w:val="20"/>
          </w:rPr>
          <w:t xml:space="preserve"> (</w:t>
        </w:r>
        <w:r w:rsidR="00DD40D8" w:rsidRPr="00DD40D8">
          <w:rPr>
            <w:rFonts w:cs="Arial"/>
            <w:szCs w:val="20"/>
            <w:highlight w:val="yellow"/>
            <w:rPrChange w:id="1868" w:author="Admin" w:date="2013-07-01T09:47:00Z">
              <w:rPr>
                <w:rFonts w:cs="Arial"/>
                <w:szCs w:val="20"/>
              </w:rPr>
            </w:rPrChange>
          </w:rPr>
          <w:t>sangria</w:t>
        </w:r>
        <w:r w:rsidR="00DD40D8">
          <w:rPr>
            <w:rFonts w:cs="Arial"/>
            <w:szCs w:val="20"/>
          </w:rPr>
          <w:t>)</w:t>
        </w:r>
      </w:ins>
      <w:r w:rsidRPr="00EA5133">
        <w:rPr>
          <w:rFonts w:cs="Arial"/>
          <w:szCs w:val="20"/>
          <w:rPrChange w:id="1869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  <w:ins w:id="1870" w:author="Wolfgang J. Toechterle" w:date="2013-06-08T18:44:00Z">
        <w:del w:id="1871" w:author="Kinder" w:date="2013-06-30T09:00:00Z">
          <w:r w:rsidR="00B26476" w:rsidRPr="00EA5133" w:rsidDel="00BB5003">
            <w:rPr>
              <w:rFonts w:cs="Arial"/>
              <w:szCs w:val="20"/>
              <w:rPrChange w:id="1872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7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874" w:author="Wolfgang J. Toechterle" w:date="2013-06-08T18:51:00Z">
        <w:r w:rsidRPr="00EA5133">
          <w:rPr>
            <w:rFonts w:cs="Arial"/>
            <w:szCs w:val="20"/>
            <w:rPrChange w:id="187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E19F84A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7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877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1878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ins w:id="1879" w:author="Admin" w:date="2013-07-01T09:47:00Z">
        <w:r w:rsidR="00DD40D8">
          <w:rPr>
            <w:rFonts w:cs="Arial"/>
            <w:szCs w:val="20"/>
          </w:rPr>
          <w:t xml:space="preserve"> (</w:t>
        </w:r>
        <w:r w:rsidR="00DD40D8" w:rsidRPr="00DD40D8">
          <w:rPr>
            <w:rFonts w:cs="Arial"/>
            <w:szCs w:val="20"/>
            <w:highlight w:val="yellow"/>
            <w:rPrChange w:id="1880" w:author="Admin" w:date="2013-07-01T09:48:00Z">
              <w:rPr>
                <w:rFonts w:cs="Arial"/>
                <w:szCs w:val="20"/>
              </w:rPr>
            </w:rPrChange>
          </w:rPr>
          <w:t>Perfil ICC</w:t>
        </w:r>
        <w:r w:rsidR="00DD40D8">
          <w:rPr>
            <w:rFonts w:cs="Arial"/>
            <w:szCs w:val="20"/>
          </w:rPr>
          <w:t>)</w:t>
        </w:r>
      </w:ins>
      <w:r w:rsidRPr="00EA5133">
        <w:rPr>
          <w:rFonts w:cs="Arial"/>
          <w:szCs w:val="20"/>
          <w:rPrChange w:id="188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882" w:author="Wolfgang J. Toechterle" w:date="2013-05-20T21:03:00Z">
        <w:r w:rsidR="001C00CF" w:rsidRPr="00EA5133">
          <w:rPr>
            <w:rFonts w:cs="Arial"/>
            <w:szCs w:val="20"/>
            <w:rPrChange w:id="18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884" w:author="Wolfgang J. Toechterle" w:date="2013-05-20T21:03:00Z">
        <w:r w:rsidR="002634A2" w:rsidRPr="00EA5133" w:rsidDel="001C00CF">
          <w:rPr>
            <w:rFonts w:cs="Arial"/>
            <w:szCs w:val="20"/>
            <w:rPrChange w:id="18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886" w:author="Wolfgang J. Toechterle" w:date="2013-05-31T18:06:00Z"/>
          <w:rFonts w:cs="Arial"/>
          <w:szCs w:val="20"/>
          <w:rPrChange w:id="1887" w:author="Wolfgang J. Toechterle" w:date="2013-06-22T10:32:00Z">
            <w:rPr>
              <w:del w:id="1888" w:author="Wolfgang J. Toechterle" w:date="2013-05-31T18:06:00Z"/>
              <w:rFonts w:cs="Arial"/>
              <w:szCs w:val="20"/>
              <w:lang w:val="en-US"/>
            </w:rPr>
          </w:rPrChange>
        </w:rPr>
      </w:pPr>
      <w:del w:id="1889" w:author="Wolfgang J. Toechterle" w:date="2013-05-31T18:06:00Z">
        <w:r w:rsidRPr="00EA5133" w:rsidDel="00142C5A">
          <w:rPr>
            <w:rFonts w:cs="Arial"/>
            <w:szCs w:val="20"/>
            <w:rPrChange w:id="18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357BD0B" w:rsidR="00E4223D" w:rsidRPr="00EA5133" w:rsidRDefault="00E4223D">
      <w:pPr>
        <w:rPr>
          <w:rPrChange w:id="189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892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1893" w:author="Wolfgang J. Toechterle" w:date="2013-06-22T10:32:00Z">
            <w:rPr>
              <w:lang w:val="en-US"/>
            </w:rPr>
          </w:rPrChange>
        </w:rPr>
        <w:t xml:space="preserve">design on the given Die Cut. </w:t>
      </w:r>
      <w:ins w:id="1894" w:author="Admin" w:date="2013-07-01T09:48:00Z">
        <w:r w:rsidR="00DD40D8">
          <w:t>(</w:t>
        </w:r>
        <w:r w:rsidR="00DD40D8" w:rsidRPr="00DD40D8">
          <w:rPr>
            <w:highlight w:val="yellow"/>
            <w:rPrChange w:id="1895" w:author="Admin" w:date="2013-07-01T09:49:00Z">
              <w:rPr/>
            </w:rPrChange>
          </w:rPr>
          <w:t xml:space="preserve">Corte final: </w:t>
        </w:r>
      </w:ins>
      <w:ins w:id="1896" w:author="Admin" w:date="2013-07-01T09:49:00Z">
        <w:r w:rsidR="00DD40D8" w:rsidRPr="00DD40D8">
          <w:rPr>
            <w:highlight w:val="yellow"/>
            <w:rPrChange w:id="1897" w:author="Admin" w:date="2013-07-01T09:49:00Z">
              <w:rPr/>
            </w:rPrChange>
          </w:rPr>
          <w:t xml:space="preserve">baseado </w:t>
        </w:r>
        <w:proofErr w:type="gramStart"/>
        <w:r w:rsidR="00DD40D8" w:rsidRPr="00DD40D8">
          <w:rPr>
            <w:highlight w:val="yellow"/>
            <w:rPrChange w:id="1898" w:author="Admin" w:date="2013-07-01T09:49:00Z">
              <w:rPr/>
            </w:rPrChange>
          </w:rPr>
          <w:t>n</w:t>
        </w:r>
      </w:ins>
      <w:ins w:id="1899" w:author="Admin" w:date="2013-07-01T09:48:00Z">
        <w:r w:rsidR="00DD40D8" w:rsidRPr="00DD40D8">
          <w:rPr>
            <w:highlight w:val="yellow"/>
            <w:rPrChange w:id="1900" w:author="Admin" w:date="2013-07-01T09:49:00Z">
              <w:rPr/>
            </w:rPrChange>
          </w:rPr>
          <w:t>a</w:t>
        </w:r>
        <w:proofErr w:type="gramEnd"/>
        <w:r w:rsidR="00DD40D8" w:rsidRPr="00DD40D8">
          <w:rPr>
            <w:highlight w:val="yellow"/>
            <w:rPrChange w:id="1901" w:author="Admin" w:date="2013-07-01T09:49:00Z">
              <w:rPr/>
            </w:rPrChange>
          </w:rPr>
          <w:t xml:space="preserve"> faca fornecida</w:t>
        </w:r>
        <w:r w:rsidR="00DD40D8">
          <w:t>)</w:t>
        </w:r>
      </w:ins>
    </w:p>
    <w:p w14:paraId="77FC0564" w14:textId="77777777" w:rsidR="00DD40D8" w:rsidRDefault="00F40D39" w:rsidP="00F40D39">
      <w:pPr>
        <w:rPr>
          <w:ins w:id="1902" w:author="Admin" w:date="2013-07-01T09:49:00Z"/>
        </w:rPr>
      </w:pPr>
      <w:r w:rsidRPr="00EA5133">
        <w:t xml:space="preserve">Greyscale and colour image resolution: </w:t>
      </w:r>
      <w:del w:id="1903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1904" w:author="Kinder" w:date="2013-06-30T09:00:00Z">
        <w:r w:rsidRPr="00EA5133" w:rsidDel="00BB5003">
          <w:delText xml:space="preserve">in </w:delText>
        </w:r>
      </w:del>
      <w:ins w:id="1905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1906" w:author="Kinder" w:date="2013-06-29T13:54:00Z">
        <w:r w:rsidR="0003499E">
          <w:t>in the design (Layout)</w:t>
        </w:r>
      </w:ins>
    </w:p>
    <w:p w14:paraId="476424A0" w14:textId="2118B375" w:rsidR="00F40D39" w:rsidRPr="00EA5133" w:rsidRDefault="00DD40D8">
      <w:ins w:id="1907" w:author="Admin" w:date="2013-07-01T09:49:00Z">
        <w:r w:rsidRPr="00DD40D8">
          <w:rPr>
            <w:highlight w:val="yellow"/>
            <w:rPrChange w:id="1908" w:author="Admin" w:date="2013-07-01T09:50:00Z">
              <w:rPr/>
            </w:rPrChange>
          </w:rPr>
          <w:t xml:space="preserve">Escala de cinza e resolucao da cor da imagem: 262 a 350 PPI </w:t>
        </w:r>
      </w:ins>
      <w:ins w:id="1909" w:author="Admin" w:date="2013-07-01T09:51:00Z">
        <w:r>
          <w:rPr>
            <w:highlight w:val="yellow"/>
          </w:rPr>
          <w:t>a</w:t>
        </w:r>
      </w:ins>
      <w:ins w:id="1910" w:author="Admin" w:date="2013-07-01T09:49:00Z">
        <w:r w:rsidRPr="00DD40D8">
          <w:rPr>
            <w:highlight w:val="yellow"/>
            <w:rPrChange w:id="1911" w:author="Admin" w:date="2013-07-01T09:50:00Z">
              <w:rPr/>
            </w:rPrChange>
          </w:rPr>
          <w:t xml:space="preserve"> 100% no design (layout)</w:t>
        </w:r>
      </w:ins>
      <w:del w:id="1912" w:author="Kinder" w:date="2013-06-29T13:53:00Z">
        <w:r w:rsidR="00F40D39" w:rsidRPr="00DD40D8" w:rsidDel="0003499E">
          <w:rPr>
            <w:highlight w:val="yellow"/>
            <w:rPrChange w:id="1913" w:author="Admin" w:date="2013-07-01T09:50:00Z">
              <w:rPr/>
            </w:rPrChange>
          </w:rPr>
          <w:delText>in InDesign</w:delText>
        </w:r>
        <w:r w:rsidR="00F40D39" w:rsidRPr="00EA5133" w:rsidDel="0003499E">
          <w:delText xml:space="preserve"> </w:delText>
        </w:r>
      </w:del>
    </w:p>
    <w:p w14:paraId="1143E2D0" w14:textId="00C3F2BC" w:rsidR="00F40D39" w:rsidRDefault="00F40D39" w:rsidP="00E4223D">
      <w:pPr>
        <w:rPr>
          <w:ins w:id="1914" w:author="Admin" w:date="2013-07-01T09:50:00Z"/>
        </w:rPr>
      </w:pPr>
      <w:r w:rsidRPr="00EA5133">
        <w:t>Bitmap image</w:t>
      </w:r>
      <w:del w:id="1915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1916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1917" w:author="Wolfgang J. Toechterle" w:date="2013-06-07T18:42:00Z">
        <w:r w:rsidR="00E22E28" w:rsidRPr="00EA5133">
          <w:t xml:space="preserve"> </w:t>
        </w:r>
      </w:ins>
      <w:ins w:id="1918" w:author="Kinder" w:date="2013-06-30T09:00:00Z">
        <w:r w:rsidR="00BB5003">
          <w:t>at</w:t>
        </w:r>
      </w:ins>
      <w:ins w:id="1919" w:author="Wolfgang J. Toechterle" w:date="2013-06-07T18:42:00Z">
        <w:del w:id="1920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1921" w:author="Kinder" w:date="2013-06-29T13:55:00Z">
          <w:r w:rsidR="00E22E28" w:rsidRPr="00EA5133" w:rsidDel="0003499E">
            <w:delText>in InDesign</w:delText>
          </w:r>
        </w:del>
      </w:ins>
      <w:ins w:id="1922" w:author="Kinder" w:date="2013-06-29T13:54:00Z">
        <w:r w:rsidR="0003499E">
          <w:t xml:space="preserve">in the design </w:t>
        </w:r>
      </w:ins>
      <w:ins w:id="1923" w:author="Kinder" w:date="2013-06-29T13:55:00Z">
        <w:r w:rsidR="0003499E">
          <w:t>(Layout)</w:t>
        </w:r>
      </w:ins>
    </w:p>
    <w:p w14:paraId="4665E7BE" w14:textId="4BA95350" w:rsidR="00DD40D8" w:rsidRPr="00EA5133" w:rsidRDefault="00DD40D8" w:rsidP="00E4223D">
      <w:ins w:id="1924" w:author="Admin" w:date="2013-07-01T09:50:00Z">
        <w:r w:rsidRPr="00DD40D8">
          <w:rPr>
            <w:highlight w:val="yellow"/>
            <w:rPrChange w:id="1925" w:author="Admin" w:date="2013-07-01T09:51:00Z">
              <w:rPr/>
            </w:rPrChange>
          </w:rPr>
          <w:t>Resolucao do Bitmap da imagem: 800 a 1200 PPI</w:t>
        </w:r>
      </w:ins>
      <w:ins w:id="1926" w:author="Admin" w:date="2013-07-01T09:51:00Z">
        <w:r w:rsidRPr="00DD40D8">
          <w:rPr>
            <w:highlight w:val="yellow"/>
            <w:rPrChange w:id="1927" w:author="Admin" w:date="2013-07-01T09:51:00Z">
              <w:rPr/>
            </w:rPrChange>
          </w:rPr>
          <w:t xml:space="preserve"> a 100% no design 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39EE0CAA" w:rsidR="00041F11" w:rsidRPr="00EA5133" w:rsidRDefault="00A53673" w:rsidP="00A53673">
      <w:pPr>
        <w:pStyle w:val="Heading3AA"/>
      </w:pPr>
      <w:r w:rsidRPr="00EA5133">
        <w:t>You must deliver</w:t>
      </w:r>
      <w:ins w:id="1928" w:author="Admin" w:date="2013-07-01T09:51:00Z">
        <w:r w:rsidR="00DD40D8">
          <w:t xml:space="preserve"> (</w:t>
        </w:r>
        <w:r w:rsidR="00DD40D8" w:rsidRPr="00DD40D8">
          <w:rPr>
            <w:highlight w:val="yellow"/>
            <w:rPrChange w:id="1929" w:author="Admin" w:date="2013-07-01T09:51:00Z">
              <w:rPr/>
            </w:rPrChange>
          </w:rPr>
          <w:t>Voce deve entregar</w:t>
        </w:r>
        <w:r w:rsidR="00DD40D8">
          <w:t>):</w:t>
        </w:r>
      </w:ins>
    </w:p>
    <w:p w14:paraId="6ADE0004" w14:textId="7C207DDB" w:rsidR="00C93998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930" w:author="Admin" w:date="2013-07-01T09:51:00Z"/>
          <w:rFonts w:cs="Arial"/>
          <w:szCs w:val="20"/>
        </w:rPr>
      </w:pPr>
      <w:r w:rsidRPr="00EA5133">
        <w:rPr>
          <w:rFonts w:cs="Arial"/>
          <w:szCs w:val="20"/>
          <w:rPrChange w:id="193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932" w:author="Wolfgang J. Toechterle" w:date="2013-05-20T21:02:00Z">
        <w:r w:rsidR="001C00CF" w:rsidRPr="00EA5133">
          <w:rPr>
            <w:rFonts w:cs="Arial"/>
            <w:szCs w:val="20"/>
            <w:rPrChange w:id="19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PDF/X-3:2002 </w:t>
        </w:r>
      </w:ins>
      <w:del w:id="1934" w:author="Wolfgang J. Toechterle" w:date="2013-05-20T21:02:00Z">
        <w:r w:rsidRPr="00EA5133" w:rsidDel="001C00CF">
          <w:rPr>
            <w:rFonts w:cs="Arial"/>
            <w:szCs w:val="20"/>
            <w:rPrChange w:id="19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9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1937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7C689F1C" w14:textId="1992304F" w:rsidR="00DD40D8" w:rsidRPr="00DD40D8" w:rsidRDefault="00DD40D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938" w:author="Admin" w:date="2013-07-01T09:53:00Z">
            <w:rPr>
              <w:rFonts w:cs="Arial"/>
              <w:szCs w:val="20"/>
              <w:lang w:val="en-US"/>
            </w:rPr>
          </w:rPrChange>
        </w:rPr>
      </w:pPr>
      <w:ins w:id="1939" w:author="Admin" w:date="2013-07-01T09:51:00Z">
        <w:r w:rsidRPr="00DD40D8">
          <w:rPr>
            <w:rFonts w:cs="Arial"/>
            <w:szCs w:val="20"/>
            <w:highlight w:val="yellow"/>
            <w:rPrChange w:id="1940" w:author="Admin" w:date="2013-07-01T09:53:00Z">
              <w:rPr>
                <w:rFonts w:cs="Arial"/>
                <w:szCs w:val="20"/>
              </w:rPr>
            </w:rPrChange>
          </w:rPr>
          <w:t>1 arquivo do composite final</w:t>
        </w:r>
      </w:ins>
      <w:ins w:id="1941" w:author="Admin" w:date="2013-07-01T09:52:00Z">
        <w:r w:rsidRPr="00DD40D8">
          <w:rPr>
            <w:rFonts w:cs="Arial"/>
            <w:szCs w:val="20"/>
            <w:highlight w:val="yellow"/>
            <w:rPrChange w:id="1942" w:author="Admin" w:date="2013-07-01T09:53:00Z">
              <w:rPr>
                <w:rFonts w:cs="Arial"/>
                <w:szCs w:val="20"/>
              </w:rPr>
            </w:rPrChange>
          </w:rPr>
          <w:t xml:space="preserve"> PDF/X-3:2002 (incluindo sangria, faca e perfil especificado nessa tarefa</w:t>
        </w:r>
      </w:ins>
      <w:ins w:id="1943" w:author="Admin" w:date="2013-07-01T09:53:00Z">
        <w:r w:rsidRPr="00DD40D8">
          <w:rPr>
            <w:rFonts w:cs="Arial"/>
            <w:szCs w:val="20"/>
            <w:highlight w:val="yellow"/>
            <w:rPrChange w:id="1944" w:author="Admin" w:date="2013-07-01T09:53:00Z">
              <w:rPr>
                <w:rFonts w:cs="Arial"/>
                <w:szCs w:val="20"/>
              </w:rPr>
            </w:rPrChange>
          </w:rPr>
          <w:t>, barra de cores para o CMYK + verniz a 100% preto)</w:t>
        </w:r>
      </w:ins>
    </w:p>
    <w:p w14:paraId="40DB820F" w14:textId="7DB88D50" w:rsidR="00C93998" w:rsidRPr="00DD40D8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945" w:author="Admin" w:date="2013-07-01T09:53:00Z"/>
          <w:rFonts w:cs="Arial"/>
          <w:szCs w:val="20"/>
          <w:rPrChange w:id="1946" w:author="Admin" w:date="2013-07-01T09:53:00Z">
            <w:rPr>
              <w:ins w:id="1947" w:author="Admin" w:date="2013-07-01T09:53:00Z"/>
            </w:rPr>
          </w:rPrChange>
        </w:rPr>
      </w:pPr>
      <w:r w:rsidRPr="00EA5133">
        <w:rPr>
          <w:rFonts w:cs="Arial"/>
          <w:szCs w:val="20"/>
          <w:rPrChange w:id="1948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9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950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9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952" w:author="Kinder" w:date="2013-06-30T09:00:00Z">
        <w:r w:rsidR="00BB5003">
          <w:rPr>
            <w:rFonts w:cs="Arial"/>
            <w:szCs w:val="20"/>
          </w:rPr>
          <w:t>on</w:t>
        </w:r>
      </w:ins>
      <w:del w:id="1953" w:author="Kinder" w:date="2013-06-30T09:00:00Z">
        <w:r w:rsidRPr="00EA5133" w:rsidDel="00BB5003">
          <w:rPr>
            <w:rFonts w:cs="Arial"/>
            <w:szCs w:val="20"/>
            <w:rPrChange w:id="19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9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1956" w:author="Kinder" w:date="2013-06-29T12:30:00Z">
        <w:r w:rsidR="00E95EBC">
          <w:t xml:space="preserve"> with the</w:t>
        </w:r>
      </w:ins>
      <w:del w:id="1957" w:author="Kinder" w:date="2013-06-29T12:30:00Z">
        <w:r w:rsidR="00C93998" w:rsidRPr="00EA5133" w:rsidDel="00E95EBC">
          <w:rPr>
            <w:rFonts w:cs="Arial"/>
            <w:szCs w:val="20"/>
            <w:rPrChange w:id="19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19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1960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1961" w:author="Kinder" w:date="2013-06-29T12:31:00Z">
        <w:r w:rsidR="00BB5003">
          <w:t>(the varnish area needs</w:t>
        </w:r>
        <w:r w:rsidR="00E95EBC">
          <w:t xml:space="preserve"> to be </w:t>
        </w:r>
      </w:ins>
      <w:del w:id="1962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1963" w:author="Kinder" w:date="2013-06-29T12:31:00Z">
        <w:r w:rsidR="00E95EBC">
          <w:t>)</w:t>
        </w:r>
      </w:ins>
    </w:p>
    <w:p w14:paraId="1853F588" w14:textId="329FFA9A" w:rsidR="00DD40D8" w:rsidRPr="009A1CB9" w:rsidRDefault="00DD40D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964" w:author="Admin" w:date="2013-07-01T09:54:00Z">
            <w:rPr>
              <w:rFonts w:cs="Arial"/>
              <w:szCs w:val="20"/>
              <w:lang w:val="en-US"/>
            </w:rPr>
          </w:rPrChange>
        </w:rPr>
      </w:pPr>
      <w:ins w:id="1965" w:author="Admin" w:date="2013-07-01T09:53:00Z">
        <w:r w:rsidRPr="009A1CB9">
          <w:rPr>
            <w:highlight w:val="yellow"/>
            <w:rPrChange w:id="1966" w:author="Admin" w:date="2013-07-01T09:54:00Z">
              <w:rPr/>
            </w:rPrChange>
          </w:rPr>
          <w:t>1 impressao</w:t>
        </w:r>
      </w:ins>
      <w:ins w:id="1967" w:author="Admin" w:date="2013-07-01T09:55:00Z">
        <w:r w:rsidR="009A1CB9">
          <w:rPr>
            <w:highlight w:val="yellow"/>
          </w:rPr>
          <w:t xml:space="preserve"> final</w:t>
        </w:r>
      </w:ins>
      <w:ins w:id="1968" w:author="Admin" w:date="2013-07-01T09:53:00Z">
        <w:r w:rsidRPr="009A1CB9">
          <w:rPr>
            <w:highlight w:val="yellow"/>
            <w:rPrChange w:id="1969" w:author="Admin" w:date="2013-07-01T09:54:00Z">
              <w:rPr/>
            </w:rPrChange>
          </w:rPr>
          <w:t xml:space="preserve"> de sua composicao</w:t>
        </w:r>
        <w:r w:rsidR="009A1CB9" w:rsidRPr="009A1CB9">
          <w:rPr>
            <w:highlight w:val="yellow"/>
            <w:rPrChange w:id="1970" w:author="Admin" w:date="2013-07-01T09:54:00Z">
              <w:rPr/>
            </w:rPrChange>
          </w:rPr>
          <w:t xml:space="preserve"> que caiba</w:t>
        </w:r>
        <w:r w:rsidR="009A1CB9">
          <w:rPr>
            <w:highlight w:val="yellow"/>
          </w:rPr>
          <w:t xml:space="preserve"> no A3 com verniz aplicado acim</w:t>
        </w:r>
        <w:r w:rsidR="009A1CB9" w:rsidRPr="009A1CB9">
          <w:rPr>
            <w:highlight w:val="yellow"/>
            <w:rPrChange w:id="1971" w:author="Admin" w:date="2013-07-01T09:54:00Z">
              <w:rPr/>
            </w:rPrChange>
          </w:rPr>
          <w:t>a do design (a area do verniz precisa ter 20% de transparencia)</w:t>
        </w:r>
      </w:ins>
    </w:p>
    <w:p w14:paraId="0F0F2096" w14:textId="6D58AB82" w:rsidR="00052CBB" w:rsidRPr="009A1CB9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972" w:author="Admin" w:date="2013-07-01T09:55:00Z"/>
          <w:rFonts w:cs="Arial"/>
          <w:szCs w:val="20"/>
          <w:rPrChange w:id="1973" w:author="Admin" w:date="2013-07-01T09:55:00Z">
            <w:rPr>
              <w:ins w:id="1974" w:author="Admin" w:date="2013-07-01T09:55:00Z"/>
            </w:rPr>
          </w:rPrChange>
        </w:rPr>
      </w:pPr>
      <w:r w:rsidRPr="00EA5133">
        <w:rPr>
          <w:rFonts w:cs="Arial"/>
          <w:szCs w:val="20"/>
          <w:rPrChange w:id="197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976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9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978" w:author="Kinder" w:date="2013-06-30T09:01:00Z">
        <w:r w:rsidR="00BB5003">
          <w:rPr>
            <w:rFonts w:cs="Arial"/>
            <w:szCs w:val="20"/>
          </w:rPr>
          <w:t>on</w:t>
        </w:r>
      </w:ins>
      <w:del w:id="1979" w:author="Kinder" w:date="2013-06-30T09:01:00Z">
        <w:r w:rsidRPr="00EA5133" w:rsidDel="00BB5003">
          <w:rPr>
            <w:rFonts w:cs="Arial"/>
            <w:szCs w:val="20"/>
            <w:rPrChange w:id="19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98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5EE80E38" w14:textId="2D56F669" w:rsidR="009A1CB9" w:rsidRPr="009A1CB9" w:rsidRDefault="009A1CB9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982" w:author="Admin" w:date="2013-07-01T09:56:00Z">
            <w:rPr>
              <w:rFonts w:cs="Arial"/>
              <w:szCs w:val="20"/>
              <w:lang w:val="en-US"/>
            </w:rPr>
          </w:rPrChange>
        </w:rPr>
      </w:pPr>
      <w:ins w:id="1983" w:author="Admin" w:date="2013-07-01T09:55:00Z">
        <w:r w:rsidRPr="009A1CB9">
          <w:rPr>
            <w:highlight w:val="yellow"/>
            <w:rPrChange w:id="1984" w:author="Admin" w:date="2013-07-01T09:56:00Z">
              <w:rPr/>
            </w:rPrChange>
          </w:rPr>
          <w:t>1 impressao final de sua composicao que caiba no A3 e montada na prancha de apresentacao sem verniz</w:t>
        </w:r>
      </w:ins>
    </w:p>
    <w:p w14:paraId="7C37D6FC" w14:textId="77777777" w:rsidR="009A1CB9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985" w:author="Admin" w:date="2013-07-01T09:56:00Z"/>
          <w:rFonts w:cs="Arial"/>
          <w:szCs w:val="20"/>
        </w:rPr>
      </w:pPr>
      <w:r w:rsidRPr="00EA5133">
        <w:rPr>
          <w:rFonts w:cs="Arial"/>
          <w:szCs w:val="20"/>
          <w:rPrChange w:id="1986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9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ins w:id="1988" w:author="Admin" w:date="2013-07-01T01:25:00Z">
        <w:r w:rsidR="008F2F15">
          <w:rPr>
            <w:rFonts w:cs="Arial"/>
            <w:szCs w:val="20"/>
          </w:rPr>
          <w:t>)</w:t>
        </w:r>
      </w:ins>
    </w:p>
    <w:p w14:paraId="44718162" w14:textId="5658D074" w:rsidR="00041F11" w:rsidRPr="009A1CB9" w:rsidRDefault="009A1CB9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989" w:author="Admin" w:date="2013-07-01T09:57:00Z">
            <w:rPr>
              <w:rFonts w:cs="Arial"/>
              <w:szCs w:val="20"/>
              <w:lang w:val="en-US"/>
            </w:rPr>
          </w:rPrChange>
        </w:rPr>
      </w:pPr>
      <w:ins w:id="1990" w:author="Admin" w:date="2013-07-01T09:56:00Z">
        <w:r w:rsidRPr="009A1CB9">
          <w:rPr>
            <w:rFonts w:cs="Arial"/>
            <w:szCs w:val="20"/>
            <w:highlight w:val="yellow"/>
            <w:rPrChange w:id="1991" w:author="Admin" w:date="2013-07-01T09:57:00Z">
              <w:rPr>
                <w:rFonts w:cs="Arial"/>
                <w:szCs w:val="20"/>
              </w:rPr>
            </w:rPrChange>
          </w:rPr>
          <w:t>1 pasta final para arquivo e impressao (incluindo PDF, arquivos nativos, fonts, imagens relacionadas, perfil ICC)</w:t>
        </w:r>
      </w:ins>
      <w:del w:id="1992" w:author="Admin" w:date="2013-07-01T01:25:00Z">
        <w:r w:rsidR="00C93998" w:rsidRPr="009A1CB9" w:rsidDel="008F2F15">
          <w:rPr>
            <w:rFonts w:cs="Arial"/>
            <w:szCs w:val="20"/>
            <w:highlight w:val="yellow"/>
            <w:rPrChange w:id="1993" w:author="Admin" w:date="2013-07-01T09:57:00Z">
              <w:rPr>
                <w:rFonts w:cs="Arial"/>
                <w:szCs w:val="20"/>
                <w:lang w:val="en-US"/>
              </w:rPr>
            </w:rPrChange>
          </w:rPr>
          <w:delText>)</w:delText>
        </w:r>
      </w:del>
      <w:r w:rsidR="00041F11" w:rsidRPr="009A1CB9">
        <w:rPr>
          <w:highlight w:val="yellow"/>
          <w:rPrChange w:id="1994" w:author="Admin" w:date="2013-07-01T09:57:00Z">
            <w:rPr/>
          </w:rPrChange>
        </w:rPr>
        <w:br w:type="page"/>
      </w:r>
    </w:p>
    <w:p w14:paraId="1405034A" w14:textId="2841CB3B" w:rsidR="00CE6B36" w:rsidRPr="00EA5133" w:rsidRDefault="00CE6B36" w:rsidP="00CE6B36">
      <w:pPr>
        <w:pStyle w:val="Heading1"/>
      </w:pPr>
      <w:r w:rsidRPr="00EA5133">
        <w:lastRenderedPageBreak/>
        <w:t>Instructions to the competitor</w:t>
      </w:r>
      <w:ins w:id="1995" w:author="Admin" w:date="2013-07-01T09:57:00Z">
        <w:r w:rsidR="009A1CB9">
          <w:t xml:space="preserve"> (</w:t>
        </w:r>
        <w:r w:rsidR="009A1CB9" w:rsidRPr="009A1CB9">
          <w:rPr>
            <w:highlight w:val="yellow"/>
            <w:rPrChange w:id="1996" w:author="Admin" w:date="2013-07-01T09:57:00Z">
              <w:rPr/>
            </w:rPrChange>
          </w:rPr>
          <w:t>Instrucoes para o competidor</w:t>
        </w:r>
        <w:r w:rsidR="009A1CB9">
          <w:t>)</w:t>
        </w:r>
      </w:ins>
    </w:p>
    <w:p w14:paraId="0F5018D7" w14:textId="649C7840" w:rsidR="00E90506" w:rsidRPr="00EA5133" w:rsidRDefault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99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99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</w:t>
      </w:r>
      <w:ins w:id="1999" w:author="Admin" w:date="2013-07-01T09:58:00Z">
        <w:r w:rsidR="009A1CB9">
          <w:rPr>
            <w:rFonts w:cs="Arial"/>
            <w:b/>
            <w:bCs/>
            <w:szCs w:val="20"/>
          </w:rPr>
          <w:t xml:space="preserve"> (</w:t>
        </w:r>
        <w:r w:rsidR="009A1CB9" w:rsidRPr="009A1CB9">
          <w:rPr>
            <w:rFonts w:cs="Arial"/>
            <w:b/>
            <w:bCs/>
            <w:szCs w:val="20"/>
            <w:highlight w:val="yellow"/>
            <w:rPrChange w:id="2000" w:author="Admin" w:date="2013-07-01T09:58:00Z">
              <w:rPr>
                <w:rFonts w:cs="Arial"/>
                <w:b/>
                <w:bCs/>
                <w:szCs w:val="20"/>
              </w:rPr>
            </w:rPrChange>
          </w:rPr>
          <w:t xml:space="preserve">Sobre </w:t>
        </w:r>
        <w:proofErr w:type="gramStart"/>
        <w:r w:rsidR="009A1CB9" w:rsidRPr="009A1CB9">
          <w:rPr>
            <w:rFonts w:cs="Arial"/>
            <w:b/>
            <w:bCs/>
            <w:szCs w:val="20"/>
            <w:highlight w:val="yellow"/>
            <w:rPrChange w:id="2001" w:author="Admin" w:date="2013-07-01T09:58:00Z">
              <w:rPr>
                <w:rFonts w:cs="Arial"/>
                <w:b/>
                <w:bCs/>
                <w:szCs w:val="20"/>
              </w:rPr>
            </w:rPrChange>
          </w:rPr>
          <w:t>a</w:t>
        </w:r>
        <w:proofErr w:type="gramEnd"/>
        <w:r w:rsidR="009A1CB9" w:rsidRPr="009A1CB9">
          <w:rPr>
            <w:rFonts w:cs="Arial"/>
            <w:b/>
            <w:bCs/>
            <w:szCs w:val="20"/>
            <w:highlight w:val="yellow"/>
            <w:rPrChange w:id="2002" w:author="Admin" w:date="2013-07-01T09:58:00Z">
              <w:rPr>
                <w:rFonts w:cs="Arial"/>
                <w:b/>
                <w:bCs/>
                <w:szCs w:val="20"/>
              </w:rPr>
            </w:rPrChange>
          </w:rPr>
          <w:t xml:space="preserve"> avaliacao das imagens em todas as tarefas</w:t>
        </w:r>
        <w:r w:rsidR="009A1CB9">
          <w:rPr>
            <w:rFonts w:cs="Arial"/>
            <w:b/>
            <w:bCs/>
            <w:szCs w:val="20"/>
          </w:rPr>
          <w:t>)</w:t>
        </w:r>
      </w:ins>
      <w:r w:rsidRPr="00EA5133">
        <w:rPr>
          <w:rFonts w:cs="Arial"/>
          <w:b/>
          <w:bCs/>
          <w:szCs w:val="20"/>
          <w:rPrChange w:id="200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:</w:t>
      </w:r>
      <w:ins w:id="2004" w:author="Admin" w:date="2013-07-01T09:57:00Z">
        <w:r w:rsidR="009A1CB9">
          <w:rPr>
            <w:rFonts w:cs="Arial"/>
            <w:b/>
            <w:bCs/>
            <w:szCs w:val="20"/>
          </w:rPr>
          <w:t xml:space="preserve"> </w:t>
        </w:r>
      </w:ins>
    </w:p>
    <w:p w14:paraId="0ED5B172" w14:textId="3FB15610" w:rsidR="00E90506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05" w:author="Admin" w:date="2013-07-01T09:58:00Z"/>
          <w:rFonts w:cs="Arial"/>
          <w:szCs w:val="20"/>
        </w:rPr>
      </w:pPr>
      <w:r w:rsidRPr="00EA5133">
        <w:rPr>
          <w:rFonts w:cs="Arial"/>
          <w:szCs w:val="20"/>
          <w:rPrChange w:id="20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2007" w:author="Wolfgang J. Toechterle" w:date="2013-06-22T11:52:00Z">
        <w:r w:rsidRPr="00EA5133" w:rsidDel="00510F1B">
          <w:rPr>
            <w:rFonts w:cs="Arial"/>
            <w:szCs w:val="20"/>
            <w:rPrChange w:id="20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2009" w:author="Wolfgang J. Toechterle" w:date="2013-06-08T19:13:00Z">
        <w:r w:rsidRPr="00EA5133" w:rsidDel="00CD0E39">
          <w:rPr>
            <w:rFonts w:cs="Arial"/>
            <w:szCs w:val="20"/>
            <w:rPrChange w:id="20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2011" w:author="Wolfgang J. Toechterle" w:date="2013-06-22T11:52:00Z">
        <w:r w:rsidRPr="00EA5133" w:rsidDel="00510F1B">
          <w:rPr>
            <w:rFonts w:cs="Arial"/>
            <w:szCs w:val="20"/>
            <w:rPrChange w:id="20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201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201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.tif / .eps / .ai / .</w:t>
      </w:r>
      <w:r w:rsidR="00124C60" w:rsidRPr="00EA5133">
        <w:rPr>
          <w:rFonts w:cs="Arial"/>
          <w:szCs w:val="20"/>
          <w:rPrChange w:id="2015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</w:p>
    <w:p w14:paraId="754EAD1C" w14:textId="77777777" w:rsidR="009A1CB9" w:rsidRDefault="009A1CB9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16" w:author="Admin" w:date="2013-07-01T10:03:00Z"/>
          <w:rFonts w:cs="Arial"/>
          <w:szCs w:val="20"/>
          <w:highlight w:val="yellow"/>
        </w:rPr>
      </w:pPr>
    </w:p>
    <w:p w14:paraId="61BE282F" w14:textId="5AC7F936" w:rsidR="009A1CB9" w:rsidRPr="00EA5133" w:rsidRDefault="009A1CB9" w:rsidP="00A159E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01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018" w:author="Admin" w:date="2013-07-01T09:58:00Z">
        <w:r w:rsidRPr="009A1CB9">
          <w:rPr>
            <w:rFonts w:cs="Arial"/>
            <w:szCs w:val="20"/>
            <w:highlight w:val="yellow"/>
            <w:rPrChange w:id="2019" w:author="Admin" w:date="2013-07-01T10:03:00Z">
              <w:rPr>
                <w:rFonts w:cs="Arial"/>
                <w:szCs w:val="20"/>
              </w:rPr>
            </w:rPrChange>
          </w:rPr>
          <w:t xml:space="preserve">A resolucao final, producao da cor e os formatos de arquivo de suas imagens serao avaliados em </w:t>
        </w:r>
        <w:r w:rsidRPr="00A159E7">
          <w:rPr>
            <w:rFonts w:cs="Arial"/>
            <w:szCs w:val="20"/>
            <w:highlight w:val="yellow"/>
            <w:rPrChange w:id="2020" w:author="Admin" w:date="2013-07-01T10:17:00Z">
              <w:rPr>
                <w:rFonts w:cs="Arial"/>
                <w:szCs w:val="20"/>
              </w:rPr>
            </w:rPrChange>
          </w:rPr>
          <w:t xml:space="preserve">arquivos </w:t>
        </w:r>
      </w:ins>
      <w:ins w:id="2021" w:author="Admin" w:date="2013-07-01T10:16:00Z">
        <w:r w:rsidR="00A159E7" w:rsidRPr="00A159E7">
          <w:rPr>
            <w:highlight w:val="yellow"/>
            <w:rPrChange w:id="2022" w:author="Admin" w:date="2013-07-01T10:17:00Z">
              <w:rPr/>
            </w:rPrChange>
          </w:rPr>
          <w:t>press ready PDF</w:t>
        </w:r>
      </w:ins>
      <w:ins w:id="2023" w:author="Admin" w:date="2013-07-01T09:58:00Z">
        <w:r w:rsidRPr="00A159E7">
          <w:rPr>
            <w:rFonts w:cs="Arial"/>
            <w:szCs w:val="20"/>
            <w:highlight w:val="yellow"/>
            <w:rPrChange w:id="2024" w:author="Admin" w:date="2013-07-01T10:17:00Z">
              <w:rPr>
                <w:rFonts w:cs="Arial"/>
                <w:szCs w:val="20"/>
              </w:rPr>
            </w:rPrChange>
          </w:rPr>
          <w:t xml:space="preserve">. </w:t>
        </w:r>
      </w:ins>
      <w:ins w:id="2025" w:author="Admin" w:date="2013-07-01T10:00:00Z">
        <w:r w:rsidRPr="00A159E7">
          <w:rPr>
            <w:rFonts w:cs="Arial"/>
            <w:szCs w:val="20"/>
            <w:highlight w:val="yellow"/>
            <w:rPrChange w:id="2026" w:author="Admin" w:date="2013-07-01T10:17:00Z">
              <w:rPr>
                <w:rFonts w:cs="Arial"/>
                <w:szCs w:val="20"/>
              </w:rPr>
            </w:rPrChange>
          </w:rPr>
          <w:t xml:space="preserve">O </w:t>
        </w:r>
      </w:ins>
      <w:ins w:id="2027" w:author="Admin" w:date="2013-07-01T10:01:00Z">
        <w:r w:rsidRPr="00A159E7">
          <w:rPr>
            <w:rFonts w:cs="Arial"/>
            <w:szCs w:val="20"/>
            <w:highlight w:val="yellow"/>
            <w:rPrChange w:id="2028" w:author="Admin" w:date="2013-07-01T10:17:00Z">
              <w:rPr>
                <w:rFonts w:cs="Arial"/>
                <w:szCs w:val="20"/>
              </w:rPr>
            </w:rPrChange>
          </w:rPr>
          <w:t>format</w:t>
        </w:r>
      </w:ins>
      <w:ins w:id="2029" w:author="Admin" w:date="2013-07-01T10:02:00Z">
        <w:r w:rsidRPr="00A159E7">
          <w:rPr>
            <w:rFonts w:cs="Arial"/>
            <w:szCs w:val="20"/>
            <w:highlight w:val="yellow"/>
            <w:rPrChange w:id="2030" w:author="Admin" w:date="2013-07-01T10:17:00Z">
              <w:rPr>
                <w:rFonts w:cs="Arial"/>
                <w:szCs w:val="20"/>
              </w:rPr>
            </w:rPrChange>
          </w:rPr>
          <w:t>o</w:t>
        </w:r>
      </w:ins>
      <w:ins w:id="2031" w:author="Admin" w:date="2013-07-01T10:00:00Z">
        <w:r w:rsidRPr="00A159E7">
          <w:rPr>
            <w:rFonts w:cs="Arial"/>
            <w:szCs w:val="20"/>
            <w:highlight w:val="yellow"/>
            <w:rPrChange w:id="2032" w:author="Admin" w:date="2013-07-01T10:17:00Z">
              <w:rPr>
                <w:rFonts w:cs="Arial"/>
                <w:szCs w:val="20"/>
              </w:rPr>
            </w:rPrChange>
          </w:rPr>
          <w:t xml:space="preserve"> </w:t>
        </w:r>
      </w:ins>
      <w:ins w:id="2033" w:author="Admin" w:date="2013-07-01T10:01:00Z">
        <w:r w:rsidRPr="00A159E7">
          <w:rPr>
            <w:rFonts w:cs="Arial"/>
            <w:szCs w:val="20"/>
            <w:highlight w:val="yellow"/>
            <w:rPrChange w:id="2034" w:author="Admin" w:date="2013-07-01T10:17:00Z">
              <w:rPr>
                <w:rFonts w:cs="Arial"/>
                <w:szCs w:val="20"/>
              </w:rPr>
            </w:rPrChange>
          </w:rPr>
          <w:t xml:space="preserve">de arquivo JPG NAO E ACEITO </w:t>
        </w:r>
        <w:proofErr w:type="gramStart"/>
        <w:r w:rsidRPr="00A159E7">
          <w:rPr>
            <w:rFonts w:cs="Arial"/>
            <w:szCs w:val="20"/>
            <w:highlight w:val="yellow"/>
            <w:rPrChange w:id="2035" w:author="Admin" w:date="2013-07-01T10:17:00Z">
              <w:rPr>
                <w:rFonts w:cs="Arial"/>
                <w:szCs w:val="20"/>
              </w:rPr>
            </w:rPrChange>
          </w:rPr>
          <w:t>como</w:t>
        </w:r>
        <w:proofErr w:type="gramEnd"/>
        <w:r w:rsidRPr="00A159E7">
          <w:rPr>
            <w:rFonts w:cs="Arial"/>
            <w:szCs w:val="20"/>
            <w:highlight w:val="yellow"/>
            <w:rPrChange w:id="2036" w:author="Admin" w:date="2013-07-01T10:17:00Z">
              <w:rPr>
                <w:rFonts w:cs="Arial"/>
                <w:szCs w:val="20"/>
              </w:rPr>
            </w:rPrChange>
          </w:rPr>
          <w:t xml:space="preserve"> arquivo de imagens</w:t>
        </w:r>
      </w:ins>
      <w:ins w:id="2037" w:author="Admin" w:date="2013-07-01T10:02:00Z">
        <w:r w:rsidRPr="00A159E7">
          <w:rPr>
            <w:rFonts w:cs="Arial"/>
            <w:szCs w:val="20"/>
            <w:highlight w:val="yellow"/>
            <w:rPrChange w:id="2038" w:author="Admin" w:date="2013-07-01T10:17:00Z">
              <w:rPr>
                <w:rFonts w:cs="Arial"/>
                <w:szCs w:val="20"/>
              </w:rPr>
            </w:rPrChange>
          </w:rPr>
          <w:t xml:space="preserve"> (fora do </w:t>
        </w:r>
        <w:r w:rsidRPr="009A1CB9">
          <w:rPr>
            <w:rFonts w:cs="Arial"/>
            <w:szCs w:val="20"/>
            <w:highlight w:val="yellow"/>
            <w:rPrChange w:id="2039" w:author="Admin" w:date="2013-07-01T10:03:00Z">
              <w:rPr>
                <w:rFonts w:cs="Arial"/>
                <w:szCs w:val="20"/>
              </w:rPr>
            </w:rPrChange>
          </w:rPr>
          <w:t>PDF). Somente os seguintes formatos de arquivos para salvamento sao aceitos: .tif / .eps / .ai / .png</w:t>
        </w:r>
      </w:ins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Default="00750A78" w:rsidP="00750A78">
      <w:pPr>
        <w:widowControl w:val="0"/>
        <w:autoSpaceDE w:val="0"/>
        <w:autoSpaceDN w:val="0"/>
        <w:adjustRightInd w:val="0"/>
        <w:jc w:val="both"/>
        <w:rPr>
          <w:ins w:id="2040" w:author="Admin" w:date="2013-07-01T10:03:00Z"/>
          <w:rFonts w:cs="Arial"/>
          <w:szCs w:val="20"/>
        </w:rPr>
      </w:pPr>
      <w:r w:rsidRPr="00EA5133">
        <w:rPr>
          <w:rFonts w:cs="Arial"/>
          <w:szCs w:val="20"/>
          <w:rPrChange w:id="20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2042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2043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2044" w:author="Wolfgang J. Toechterle" w:date="2013-05-31T18:07:00Z">
        <w:r w:rsidR="00142C5A" w:rsidRPr="00EA5133">
          <w:rPr>
            <w:rFonts w:cs="Arial"/>
            <w:szCs w:val="20"/>
            <w:rPrChange w:id="204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2046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20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20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20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2050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2051" w:author="Kinder" w:date="2013-06-29T14:50:00Z">
        <w:r w:rsidR="00E90506" w:rsidRPr="00EA5133" w:rsidDel="00E34726">
          <w:rPr>
            <w:rFonts w:cs="Arial"/>
            <w:szCs w:val="20"/>
            <w:rPrChange w:id="20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2053" w:author="Kinder" w:date="2013-06-29T14:50:00Z">
        <w:r w:rsidR="00E34726">
          <w:rPr>
            <w:rFonts w:cs="Arial"/>
            <w:szCs w:val="20"/>
          </w:rPr>
          <w:t>Name</w:t>
        </w:r>
      </w:ins>
      <w:del w:id="2054" w:author="Kinder" w:date="2013-06-29T14:50:00Z">
        <w:r w:rsidR="00E90506" w:rsidRPr="00EA5133" w:rsidDel="00E34726">
          <w:rPr>
            <w:rFonts w:cs="Arial"/>
            <w:szCs w:val="20"/>
            <w:rPrChange w:id="20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2056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2057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2058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2059" w:author="Wolfgang J. Toechterle" w:date="2013-06-22T11:12:00Z">
        <w:r w:rsidRPr="00EA5133" w:rsidDel="00B90009">
          <w:rPr>
            <w:rFonts w:cs="Arial"/>
            <w:szCs w:val="20"/>
            <w:rPrChange w:id="20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206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3A1290ED" w14:textId="77777777" w:rsidR="009A1CB9" w:rsidRDefault="009A1CB9">
      <w:pPr>
        <w:widowControl w:val="0"/>
        <w:autoSpaceDE w:val="0"/>
        <w:autoSpaceDN w:val="0"/>
        <w:adjustRightInd w:val="0"/>
        <w:jc w:val="both"/>
        <w:rPr>
          <w:ins w:id="2062" w:author="Admin" w:date="2013-07-01T10:03:00Z"/>
          <w:rFonts w:cs="Arial"/>
          <w:szCs w:val="20"/>
        </w:rPr>
      </w:pPr>
    </w:p>
    <w:p w14:paraId="66AB8EA2" w14:textId="0431B699" w:rsidR="009A1CB9" w:rsidRPr="00EA5133" w:rsidRDefault="009A1CB9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206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gramStart"/>
      <w:ins w:id="2064" w:author="Admin" w:date="2013-07-01T10:03:00Z">
        <w:r w:rsidRPr="00517A75">
          <w:rPr>
            <w:rFonts w:cs="Arial"/>
            <w:szCs w:val="20"/>
            <w:highlight w:val="yellow"/>
            <w:rPrChange w:id="2065" w:author="Admin" w:date="2013-07-01T10:05:00Z">
              <w:rPr>
                <w:rFonts w:cs="Arial"/>
                <w:szCs w:val="20"/>
              </w:rPr>
            </w:rPrChange>
          </w:rPr>
          <w:t>Crie uma pasta no seu Desktop chamada YY_MOD_X (onde YY significa o numero de sua estacao de trabalho e X o seu sobrenome).</w:t>
        </w:r>
      </w:ins>
      <w:proofErr w:type="gramEnd"/>
      <w:ins w:id="2066" w:author="Admin" w:date="2013-07-01T10:04:00Z">
        <w:r w:rsidRPr="00517A75">
          <w:rPr>
            <w:rFonts w:cs="Arial"/>
            <w:szCs w:val="20"/>
            <w:highlight w:val="yellow"/>
            <w:rPrChange w:id="2067" w:author="Admin" w:date="2013-07-01T10:05:00Z">
              <w:rPr>
                <w:rFonts w:cs="Arial"/>
                <w:szCs w:val="20"/>
              </w:rPr>
            </w:rPrChange>
          </w:rPr>
          <w:t xml:space="preserve"> Esta pasta deve incluir as seguintes subpastas: “Tarefa 1, Tarefa 2, Tarefa 3, Tarefa 4”</w:t>
        </w:r>
      </w:ins>
      <w:ins w:id="2068" w:author="Admin" w:date="2013-07-01T10:05:00Z">
        <w:r w:rsidR="00517A75" w:rsidRPr="00517A75">
          <w:rPr>
            <w:rFonts w:cs="Arial"/>
            <w:szCs w:val="20"/>
            <w:highlight w:val="yellow"/>
            <w:rPrChange w:id="2069" w:author="Admin" w:date="2013-07-01T10:05:00Z">
              <w:rPr>
                <w:rFonts w:cs="Arial"/>
                <w:szCs w:val="20"/>
              </w:rPr>
            </w:rPrChange>
          </w:rPr>
          <w:t>)</w:t>
        </w:r>
      </w:ins>
      <w:ins w:id="2070" w:author="Admin" w:date="2013-07-01T10:04:00Z">
        <w:r w:rsidRPr="00517A75">
          <w:rPr>
            <w:rFonts w:cs="Arial"/>
            <w:szCs w:val="20"/>
            <w:highlight w:val="yellow"/>
            <w:rPrChange w:id="2071" w:author="Admin" w:date="2013-07-01T10:05:00Z">
              <w:rPr>
                <w:rFonts w:cs="Arial"/>
                <w:szCs w:val="20"/>
              </w:rPr>
            </w:rPrChange>
          </w:rPr>
          <w:t>. Essas subpastas contem duas pastas com</w:t>
        </w:r>
      </w:ins>
      <w:ins w:id="2072" w:author="Admin" w:date="2013-07-01T10:05:00Z">
        <w:r w:rsidR="00517A75" w:rsidRPr="00517A75">
          <w:rPr>
            <w:rFonts w:cs="Arial"/>
            <w:szCs w:val="20"/>
            <w:highlight w:val="yellow"/>
            <w:rPrChange w:id="2073" w:author="Admin" w:date="2013-07-01T10:05:00Z">
              <w:rPr>
                <w:rFonts w:cs="Arial"/>
                <w:szCs w:val="20"/>
              </w:rPr>
            </w:rPrChange>
          </w:rPr>
          <w:t>:</w:t>
        </w:r>
      </w:ins>
      <w:ins w:id="2074" w:author="Admin" w:date="2013-07-01T10:03:00Z">
        <w:r w:rsidRPr="0016440D">
          <w:rPr>
            <w:rFonts w:cs="Arial"/>
            <w:szCs w:val="20"/>
          </w:rPr>
          <w:t xml:space="preserve">  </w:t>
        </w:r>
      </w:ins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207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2076" w:author="Admin" w:date="2013-07-01T10:05:00Z"/>
          <w:rFonts w:cs="Arial"/>
          <w:szCs w:val="20"/>
        </w:rPr>
      </w:pPr>
      <w:r w:rsidRPr="00EA5133">
        <w:rPr>
          <w:rFonts w:cs="Arial"/>
          <w:szCs w:val="20"/>
          <w:rPrChange w:id="2077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2078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2079" w:author="Wolfgang J. Toechterle" w:date="2013-06-22T10:33:00Z">
        <w:r w:rsidRPr="00EA5133" w:rsidDel="00EA5133">
          <w:rPr>
            <w:rFonts w:cs="Arial"/>
            <w:szCs w:val="20"/>
            <w:rPrChange w:id="20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2081" w:author="Kinder" w:date="2013-06-29T14:53:00Z">
        <w:r w:rsidRPr="00EA5133" w:rsidDel="00747425">
          <w:rPr>
            <w:rFonts w:cs="Arial"/>
            <w:szCs w:val="20"/>
            <w:rPrChange w:id="20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2083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2084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2085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2086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0236B5D8" w14:textId="135B4EE1" w:rsidR="00517A75" w:rsidRPr="00517A75" w:rsidRDefault="00517A75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highlight w:val="yellow"/>
          <w:rPrChange w:id="2087" w:author="Admin" w:date="2013-07-01T10:06:00Z">
            <w:rPr>
              <w:rFonts w:cs="Arial"/>
              <w:szCs w:val="20"/>
              <w:lang w:val="en-US"/>
            </w:rPr>
          </w:rPrChange>
        </w:rPr>
      </w:pPr>
      <w:ins w:id="2088" w:author="Admin" w:date="2013-07-01T10:05:00Z">
        <w:r w:rsidRPr="00517A75">
          <w:rPr>
            <w:rFonts w:cs="Arial"/>
            <w:szCs w:val="20"/>
            <w:highlight w:val="yellow"/>
            <w:rPrChange w:id="2089" w:author="Admin" w:date="2013-07-01T10:06:00Z">
              <w:rPr>
                <w:rFonts w:cs="Arial"/>
                <w:szCs w:val="20"/>
              </w:rPr>
            </w:rPrChange>
          </w:rPr>
          <w:t>Pasta original: ela devera conter todos os arquivos utilizados para o desenvolvimento de seu projeto e estar devidamente organizada (</w:t>
        </w:r>
      </w:ins>
      <w:ins w:id="2090" w:author="Admin" w:date="2013-07-01T10:06:00Z">
        <w:r w:rsidRPr="00517A75">
          <w:rPr>
            <w:rFonts w:cs="Arial"/>
            <w:szCs w:val="20"/>
            <w:highlight w:val="yellow"/>
            <w:rPrChange w:id="2091" w:author="Admin" w:date="2013-07-01T10:06:00Z">
              <w:rPr>
                <w:rFonts w:cs="Arial"/>
                <w:szCs w:val="20"/>
              </w:rPr>
            </w:rPrChange>
          </w:rPr>
          <w:t>fontes, linkes, etc)</w:t>
        </w:r>
      </w:ins>
    </w:p>
    <w:p w14:paraId="1E5C37DB" w14:textId="453F643C" w:rsidR="00750A78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2092" w:author="Admin" w:date="2013-07-01T10:06:00Z"/>
          <w:rFonts w:cs="Arial"/>
          <w:szCs w:val="20"/>
        </w:rPr>
      </w:pPr>
      <w:r w:rsidRPr="00EA5133">
        <w:rPr>
          <w:rFonts w:cs="Arial"/>
          <w:szCs w:val="20"/>
          <w:rPrChange w:id="2093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2094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2095" w:author="Wolfgang J. Toechterle" w:date="2013-06-22T10:33:00Z">
        <w:r w:rsidRPr="00EA5133" w:rsidDel="00EA5133">
          <w:rPr>
            <w:rFonts w:cs="Arial"/>
            <w:szCs w:val="20"/>
            <w:rPrChange w:id="20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2097" w:author="Kinder" w:date="2013-06-29T14:53:00Z">
        <w:r w:rsidR="00747425">
          <w:rPr>
            <w:rFonts w:cs="Arial"/>
            <w:szCs w:val="20"/>
          </w:rPr>
          <w:t>folder</w:t>
        </w:r>
      </w:ins>
      <w:del w:id="2098" w:author="Kinder" w:date="2013-06-29T14:53:00Z">
        <w:r w:rsidRPr="00EA5133" w:rsidDel="00747425">
          <w:rPr>
            <w:rFonts w:cs="Arial"/>
            <w:szCs w:val="20"/>
            <w:rPrChange w:id="20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2100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210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2102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21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2104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21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2106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0EDC6E9" w14:textId="5FC3A25B" w:rsidR="00517A75" w:rsidRPr="00517A75" w:rsidRDefault="00517A75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highlight w:val="yellow"/>
          <w:rPrChange w:id="2107" w:author="Admin" w:date="2013-07-01T10:08:00Z">
            <w:rPr>
              <w:rFonts w:cs="Arial"/>
              <w:szCs w:val="20"/>
              <w:lang w:val="en-US"/>
            </w:rPr>
          </w:rPrChange>
        </w:rPr>
      </w:pPr>
      <w:ins w:id="2108" w:author="Admin" w:date="2013-07-01T10:06:00Z">
        <w:r w:rsidRPr="00517A75">
          <w:rPr>
            <w:rFonts w:cs="Arial"/>
            <w:szCs w:val="20"/>
            <w:highlight w:val="yellow"/>
            <w:rPrChange w:id="2109" w:author="Admin" w:date="2013-07-01T10:08:00Z">
              <w:rPr>
                <w:rFonts w:cs="Arial"/>
                <w:szCs w:val="20"/>
              </w:rPr>
            </w:rPrChange>
          </w:rPr>
          <w:t>Pasta final: ela devera conter todos os arquivos que voce devera entre</w:t>
        </w:r>
      </w:ins>
      <w:ins w:id="2110" w:author="Admin" w:date="2013-07-01T10:08:00Z">
        <w:r w:rsidRPr="00517A75">
          <w:rPr>
            <w:rFonts w:cs="Arial"/>
            <w:szCs w:val="20"/>
            <w:highlight w:val="yellow"/>
            <w:rPrChange w:id="2111" w:author="Admin" w:date="2013-07-01T10:08:00Z">
              <w:rPr>
                <w:rFonts w:cs="Arial"/>
                <w:szCs w:val="20"/>
              </w:rPr>
            </w:rPrChange>
          </w:rPr>
          <w:t>g</w:t>
        </w:r>
      </w:ins>
      <w:ins w:id="2112" w:author="Admin" w:date="2013-07-01T10:06:00Z">
        <w:r w:rsidRPr="00517A75">
          <w:rPr>
            <w:rFonts w:cs="Arial"/>
            <w:szCs w:val="20"/>
            <w:highlight w:val="yellow"/>
            <w:rPrChange w:id="2113" w:author="Admin" w:date="2013-07-01T10:08:00Z">
              <w:rPr>
                <w:rFonts w:cs="Arial"/>
                <w:szCs w:val="20"/>
              </w:rPr>
            </w:rPrChange>
          </w:rPr>
          <w:t>ar para impressao tal como solicitad</w:t>
        </w:r>
      </w:ins>
      <w:ins w:id="2114" w:author="Admin" w:date="2013-07-01T10:08:00Z">
        <w:r w:rsidRPr="00517A75">
          <w:rPr>
            <w:rFonts w:cs="Arial"/>
            <w:szCs w:val="20"/>
            <w:highlight w:val="yellow"/>
            <w:rPrChange w:id="2115" w:author="Admin" w:date="2013-07-01T10:08:00Z">
              <w:rPr>
                <w:rFonts w:cs="Arial"/>
                <w:szCs w:val="20"/>
              </w:rPr>
            </w:rPrChange>
          </w:rPr>
          <w:t>a nas tarefas (PDF, etc)</w:t>
        </w:r>
      </w:ins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211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Default="001A2347" w:rsidP="00750A78">
      <w:pPr>
        <w:widowControl w:val="0"/>
        <w:autoSpaceDE w:val="0"/>
        <w:autoSpaceDN w:val="0"/>
        <w:adjustRightInd w:val="0"/>
        <w:jc w:val="both"/>
        <w:rPr>
          <w:ins w:id="2117" w:author="Admin" w:date="2013-07-01T10:08:00Z"/>
          <w:rFonts w:cs="Arial"/>
          <w:szCs w:val="20"/>
        </w:rPr>
      </w:pPr>
      <w:r w:rsidRPr="00EA5133">
        <w:rPr>
          <w:rFonts w:cs="Arial"/>
          <w:szCs w:val="20"/>
          <w:rPrChange w:id="2118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21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</w:t>
      </w:r>
      <w:proofErr w:type="gramStart"/>
      <w:r w:rsidR="00750A78" w:rsidRPr="00EA5133">
        <w:rPr>
          <w:rFonts w:cs="Arial"/>
          <w:szCs w:val="20"/>
          <w:rPrChange w:id="2120" w:author="Wolfgang J. Toechterle" w:date="2013-06-22T10:32:00Z">
            <w:rPr>
              <w:rFonts w:cs="Arial"/>
              <w:szCs w:val="20"/>
              <w:lang w:val="en-US"/>
            </w:rPr>
          </w:rPrChange>
        </w:rPr>
        <w:t>BE</w:t>
      </w:r>
      <w:proofErr w:type="gramEnd"/>
      <w:r w:rsidR="00750A78" w:rsidRPr="00EA5133">
        <w:rPr>
          <w:rFonts w:cs="Arial"/>
          <w:szCs w:val="20"/>
          <w:rPrChange w:id="21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EVALUATED.</w:t>
      </w:r>
    </w:p>
    <w:p w14:paraId="6F385612" w14:textId="7A7D2320" w:rsidR="00517A75" w:rsidRPr="00EA5133" w:rsidRDefault="00517A75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212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123" w:author="Admin" w:date="2013-07-01T10:08:00Z">
        <w:r w:rsidRPr="00517A75">
          <w:rPr>
            <w:rFonts w:cs="Arial"/>
            <w:szCs w:val="20"/>
            <w:highlight w:val="yellow"/>
            <w:rPrChange w:id="2124" w:author="Admin" w:date="2013-07-01T10:09:00Z">
              <w:rPr>
                <w:rFonts w:cs="Arial"/>
                <w:szCs w:val="20"/>
              </w:rPr>
            </w:rPrChange>
          </w:rPr>
          <w:t xml:space="preserve">Qualquer outro arquivo salvo for </w:t>
        </w:r>
        <w:proofErr w:type="gramStart"/>
        <w:r w:rsidRPr="00517A75">
          <w:rPr>
            <w:rFonts w:cs="Arial"/>
            <w:szCs w:val="20"/>
            <w:highlight w:val="yellow"/>
            <w:rPrChange w:id="2125" w:author="Admin" w:date="2013-07-01T10:09:00Z">
              <w:rPr>
                <w:rFonts w:cs="Arial"/>
                <w:szCs w:val="20"/>
              </w:rPr>
            </w:rPrChange>
          </w:rPr>
          <w:t>a de</w:t>
        </w:r>
        <w:proofErr w:type="gramEnd"/>
        <w:r w:rsidRPr="00517A75">
          <w:rPr>
            <w:rFonts w:cs="Arial"/>
            <w:szCs w:val="20"/>
            <w:highlight w:val="yellow"/>
            <w:rPrChange w:id="2126" w:author="Admin" w:date="2013-07-01T10:09:00Z">
              <w:rPr>
                <w:rFonts w:cs="Arial"/>
                <w:szCs w:val="20"/>
              </w:rPr>
            </w:rPrChange>
          </w:rPr>
          <w:t xml:space="preserve"> sua </w:t>
        </w:r>
        <w:r w:rsidR="00A159E7">
          <w:rPr>
            <w:rFonts w:cs="Arial"/>
            <w:szCs w:val="20"/>
            <w:highlight w:val="yellow"/>
          </w:rPr>
          <w:t>respectiv</w:t>
        </w:r>
      </w:ins>
      <w:ins w:id="2127" w:author="Admin" w:date="2013-07-01T10:17:00Z">
        <w:r w:rsidR="00A159E7">
          <w:rPr>
            <w:rFonts w:cs="Arial"/>
            <w:szCs w:val="20"/>
            <w:highlight w:val="yellow"/>
          </w:rPr>
          <w:t>a</w:t>
        </w:r>
      </w:ins>
      <w:ins w:id="2128" w:author="Admin" w:date="2013-07-01T10:08:00Z">
        <w:r w:rsidRPr="00517A75">
          <w:rPr>
            <w:rFonts w:cs="Arial"/>
            <w:szCs w:val="20"/>
            <w:highlight w:val="yellow"/>
            <w:rPrChange w:id="2129" w:author="Admin" w:date="2013-07-01T10:09:00Z">
              <w:rPr>
                <w:rFonts w:cs="Arial"/>
                <w:szCs w:val="20"/>
              </w:rPr>
            </w:rPrChange>
          </w:rPr>
          <w:t xml:space="preserve"> pasta NAO SERA AVALIADO.</w:t>
        </w:r>
      </w:ins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213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272CA4A3" w:rsidR="00041F11" w:rsidRPr="00EA5133" w:rsidDel="00517A75" w:rsidRDefault="00041F11" w:rsidP="00041F11">
      <w:pPr>
        <w:rPr>
          <w:del w:id="2131" w:author="Admin" w:date="2013-07-01T10:09:00Z"/>
        </w:rPr>
      </w:pPr>
      <w:r w:rsidRPr="00EA5133">
        <w:t xml:space="preserve">Images must </w:t>
      </w:r>
      <w:r w:rsidRPr="00B90009">
        <w:rPr>
          <w:b/>
          <w:rPrChange w:id="2132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2133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Default="00041F11">
      <w:pPr>
        <w:rPr>
          <w:ins w:id="2134" w:author="Admin" w:date="2013-07-01T10:09:00Z"/>
        </w:rPr>
      </w:pPr>
    </w:p>
    <w:p w14:paraId="76B4D6A1" w14:textId="5AC57964" w:rsidR="00517A75" w:rsidRDefault="00517A75">
      <w:pPr>
        <w:rPr>
          <w:ins w:id="2135" w:author="Admin" w:date="2013-07-01T10:09:00Z"/>
        </w:rPr>
      </w:pPr>
      <w:ins w:id="2136" w:author="Admin" w:date="2013-07-01T10:09:00Z">
        <w:r w:rsidRPr="00517A75">
          <w:rPr>
            <w:highlight w:val="yellow"/>
            <w:rPrChange w:id="2137" w:author="Admin" w:date="2013-07-01T10:11:00Z">
              <w:rPr/>
            </w:rPrChange>
          </w:rPr>
          <w:t xml:space="preserve">As imagens </w:t>
        </w:r>
        <w:r w:rsidRPr="00517A75">
          <w:rPr>
            <w:b/>
            <w:bCs/>
            <w:highlight w:val="yellow"/>
            <w:rPrChange w:id="2138" w:author="Admin" w:date="2013-07-01T10:11:00Z">
              <w:rPr/>
            </w:rPrChange>
          </w:rPr>
          <w:t>nao</w:t>
        </w:r>
        <w:r w:rsidRPr="00517A75">
          <w:rPr>
            <w:highlight w:val="yellow"/>
            <w:rPrChange w:id="2139" w:author="Admin" w:date="2013-07-01T10:11:00Z">
              <w:rPr/>
            </w:rPrChange>
          </w:rPr>
          <w:t xml:space="preserve"> poderao estar embutidas no Adobe Illustrator ou InDesign</w:t>
        </w:r>
      </w:ins>
    </w:p>
    <w:p w14:paraId="129AE164" w14:textId="77777777" w:rsidR="00517A75" w:rsidRPr="00EA5133" w:rsidRDefault="00517A75"/>
    <w:p w14:paraId="7DA425E4" w14:textId="5FEC1F68" w:rsidR="00763EC0" w:rsidRDefault="00041F11">
      <w:pPr>
        <w:rPr>
          <w:ins w:id="2140" w:author="Admin" w:date="2013-07-01T10:11:00Z"/>
        </w:rPr>
      </w:pPr>
      <w:r w:rsidRPr="00EA5133">
        <w:t>The colour mode and file formats of your images will be evaluated in the press ready PDF files</w:t>
      </w:r>
      <w:ins w:id="2141" w:author="Wolfgang J. Toechterle" w:date="2013-06-08T19:18:00Z">
        <w:r w:rsidR="00CD0E39" w:rsidRPr="00EA5133">
          <w:t>; EXCEPT</w:t>
        </w:r>
      </w:ins>
      <w:ins w:id="2142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64CED6C7" w14:textId="77777777" w:rsidR="00517A75" w:rsidRDefault="00517A75">
      <w:pPr>
        <w:rPr>
          <w:ins w:id="2143" w:author="Admin" w:date="2013-07-01T10:11:00Z"/>
        </w:rPr>
      </w:pPr>
    </w:p>
    <w:p w14:paraId="6E128E3F" w14:textId="3F0845C5" w:rsidR="00517A75" w:rsidRPr="00EA5133" w:rsidDel="00A159E7" w:rsidRDefault="00517A75" w:rsidP="00A159E7">
      <w:pPr>
        <w:rPr>
          <w:ins w:id="2144" w:author="Wolfgang J. Toechterle" w:date="2013-06-08T19:19:00Z"/>
          <w:del w:id="2145" w:author="Admin" w:date="2013-07-01T10:16:00Z"/>
        </w:rPr>
      </w:pPr>
      <w:ins w:id="2146" w:author="Admin" w:date="2013-07-01T10:11:00Z">
        <w:r w:rsidRPr="00A159E7">
          <w:rPr>
            <w:highlight w:val="yellow"/>
            <w:rPrChange w:id="2147" w:author="Admin" w:date="2013-07-01T10:19:00Z">
              <w:rPr/>
            </w:rPrChange>
          </w:rPr>
          <w:t xml:space="preserve">A forma das cores e os formatos dos arquivos de suas imagens serao avaliados em arquivos </w:t>
        </w:r>
      </w:ins>
      <w:ins w:id="2148" w:author="Admin" w:date="2013-07-01T10:16:00Z">
        <w:r w:rsidR="00A159E7" w:rsidRPr="00A159E7">
          <w:rPr>
            <w:highlight w:val="yellow"/>
            <w:rPrChange w:id="2149" w:author="Admin" w:date="2013-07-01T10:19:00Z">
              <w:rPr/>
            </w:rPrChange>
          </w:rPr>
          <w:t>press ready PDF</w:t>
        </w:r>
      </w:ins>
      <w:ins w:id="2150" w:author="Admin" w:date="2013-07-01T10:17:00Z">
        <w:r w:rsidR="00A159E7" w:rsidRPr="00A159E7">
          <w:rPr>
            <w:highlight w:val="yellow"/>
            <w:rPrChange w:id="2151" w:author="Admin" w:date="2013-07-01T10:19:00Z">
              <w:rPr/>
            </w:rPrChange>
          </w:rPr>
          <w:t xml:space="preserve">; COM EXCECAO da tarefa 4. </w:t>
        </w:r>
      </w:ins>
      <w:ins w:id="2152" w:author="Admin" w:date="2013-07-01T10:18:00Z">
        <w:r w:rsidR="00A159E7" w:rsidRPr="00A159E7">
          <w:rPr>
            <w:highlight w:val="yellow"/>
            <w:rPrChange w:id="2153" w:author="Admin" w:date="2013-07-01T10:19:00Z">
              <w:rPr/>
            </w:rPrChange>
          </w:rPr>
          <w:t xml:space="preserve">Escalas de cinza e resolucao das cores da imagem serao avaliadas </w:t>
        </w:r>
        <w:proofErr w:type="gramStart"/>
        <w:r w:rsidR="00A159E7" w:rsidRPr="00A159E7">
          <w:rPr>
            <w:highlight w:val="yellow"/>
            <w:rPrChange w:id="2154" w:author="Admin" w:date="2013-07-01T10:19:00Z">
              <w:rPr/>
            </w:rPrChange>
          </w:rPr>
          <w:t>na</w:t>
        </w:r>
        <w:proofErr w:type="gramEnd"/>
        <w:r w:rsidR="00A159E7" w:rsidRPr="00A159E7">
          <w:rPr>
            <w:highlight w:val="yellow"/>
            <w:rPrChange w:id="2155" w:author="Admin" w:date="2013-07-01T10:19:00Z">
              <w:rPr/>
            </w:rPrChange>
          </w:rPr>
          <w:t xml:space="preserve"> utilizacao de softaware, tal como InDesign ou Illustrator.</w:t>
        </w:r>
      </w:ins>
    </w:p>
    <w:p w14:paraId="3B10430F" w14:textId="194E7D47" w:rsidR="00041F11" w:rsidRPr="00EA5133" w:rsidRDefault="00041F11" w:rsidP="00041F11">
      <w:del w:id="2156" w:author="Wolfgang J. Toechterle" w:date="2013-06-08T19:18:00Z">
        <w:r w:rsidRPr="00EA5133" w:rsidDel="00CD0E39">
          <w:delText xml:space="preserve">. </w:delText>
        </w:r>
      </w:del>
    </w:p>
    <w:p w14:paraId="3AB4899E" w14:textId="3B695D26" w:rsidR="00041F11" w:rsidRPr="00EA5133" w:rsidDel="00A159E7" w:rsidRDefault="00041F11" w:rsidP="00041F11">
      <w:pPr>
        <w:rPr>
          <w:del w:id="2157" w:author="Admin" w:date="2013-07-01T10:19:00Z"/>
        </w:rPr>
      </w:pPr>
    </w:p>
    <w:p w14:paraId="5268EBF9" w14:textId="542758B0" w:rsidR="00041F11" w:rsidRPr="00EA5133" w:rsidDel="00A159E7" w:rsidRDefault="00041F11" w:rsidP="00750A78">
      <w:pPr>
        <w:widowControl w:val="0"/>
        <w:autoSpaceDE w:val="0"/>
        <w:autoSpaceDN w:val="0"/>
        <w:adjustRightInd w:val="0"/>
        <w:jc w:val="both"/>
        <w:rPr>
          <w:del w:id="2158" w:author="Admin" w:date="2013-07-01T10:19:00Z"/>
          <w:rFonts w:cs="Arial"/>
          <w:szCs w:val="20"/>
          <w:rPrChange w:id="2159" w:author="Wolfgang J. Toechterle" w:date="2013-06-22T10:32:00Z">
            <w:rPr>
              <w:del w:id="2160" w:author="Admin" w:date="2013-07-01T10:19:00Z"/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672AB5C5" w14:textId="77777777" w:rsidR="00A159E7" w:rsidRDefault="006B03C3">
      <w:pPr>
        <w:pStyle w:val="Heading1"/>
        <w:rPr>
          <w:ins w:id="2161" w:author="Admin" w:date="2013-07-01T10:19:00Z"/>
        </w:rPr>
      </w:pPr>
      <w:del w:id="2162" w:author="Wolfgang J. Toechterle" w:date="2013-06-08T19:26:00Z">
        <w:r w:rsidRPr="00EA5133" w:rsidDel="00763EC0">
          <w:br w:type="page"/>
        </w:r>
      </w:del>
      <w:r w:rsidR="00CE6B36" w:rsidRPr="00EA5133">
        <w:lastRenderedPageBreak/>
        <w:t>Equipment, machinery, installations and materials require</w:t>
      </w:r>
      <w:ins w:id="2163" w:author="Admin" w:date="2013-07-01T10:19:00Z">
        <w:r w:rsidR="00A159E7">
          <w:t>d</w:t>
        </w:r>
      </w:ins>
    </w:p>
    <w:p w14:paraId="048248A2" w14:textId="5AA69AB4" w:rsidR="00A159E7" w:rsidRPr="00A159E7" w:rsidRDefault="00A159E7">
      <w:pPr>
        <w:pStyle w:val="Heading1"/>
      </w:pPr>
      <w:ins w:id="2164" w:author="Admin" w:date="2013-07-01T10:19:00Z">
        <w:r w:rsidRPr="00A159E7">
          <w:rPr>
            <w:highlight w:val="yellow"/>
            <w:rPrChange w:id="2165" w:author="Admin" w:date="2013-07-01T10:19:00Z">
              <w:rPr/>
            </w:rPrChange>
          </w:rPr>
          <w:t>equipamentos, maquinario, instalacoes e material requeridos</w:t>
        </w:r>
      </w:ins>
      <w:del w:id="2166" w:author="Admin" w:date="2013-07-01T10:19:00Z">
        <w:r w:rsidR="00CE6B36" w:rsidRPr="00A159E7" w:rsidDel="00A159E7">
          <w:rPr>
            <w:highlight w:val="yellow"/>
            <w:rPrChange w:id="2167" w:author="Admin" w:date="2013-07-01T10:19:00Z">
              <w:rPr/>
            </w:rPrChange>
          </w:rPr>
          <w:delText>d</w:delText>
        </w:r>
      </w:del>
    </w:p>
    <w:p w14:paraId="371671CC" w14:textId="0BC8C2FE" w:rsidR="00CE6B36" w:rsidRPr="00EA5133" w:rsidRDefault="004632D2" w:rsidP="00CE6B36">
      <w:r w:rsidRPr="00EA5133">
        <w:t>No specific equipment required.</w:t>
      </w:r>
      <w:ins w:id="2168" w:author="Admin" w:date="2013-07-01T10:19:00Z">
        <w:r w:rsidR="00A159E7">
          <w:t xml:space="preserve"> (</w:t>
        </w:r>
        <w:r w:rsidR="00A159E7" w:rsidRPr="00A159E7">
          <w:rPr>
            <w:highlight w:val="yellow"/>
            <w:rPrChange w:id="2169" w:author="Admin" w:date="2013-07-01T10:20:00Z">
              <w:rPr/>
            </w:rPrChange>
          </w:rPr>
          <w:t>Nenhuma especificacao de equipamento e’ requerida</w:t>
        </w:r>
        <w:r w:rsidR="00A159E7">
          <w:t>)</w:t>
        </w:r>
      </w:ins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2170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2171" w:author="Wolfgang J. Toechterle" w:date="2013-06-08T19:26:00Z">
        <w:r w:rsidRPr="00EA5133">
          <w:br w:type="page"/>
        </w:r>
      </w:ins>
    </w:p>
    <w:p w14:paraId="0C71D920" w14:textId="2FED47B7" w:rsidR="00CE6B36" w:rsidRPr="00EA5133" w:rsidRDefault="00CE6B36" w:rsidP="00CE6B36">
      <w:pPr>
        <w:pStyle w:val="Heading1"/>
      </w:pPr>
      <w:r w:rsidRPr="00EA5133">
        <w:lastRenderedPageBreak/>
        <w:t>Marking scheme</w:t>
      </w:r>
      <w:ins w:id="2172" w:author="Admin" w:date="2013-07-01T10:20:00Z">
        <w:r w:rsidR="00A159E7">
          <w:t xml:space="preserve"> (</w:t>
        </w:r>
        <w:r w:rsidR="00A159E7" w:rsidRPr="00A159E7">
          <w:rPr>
            <w:highlight w:val="yellow"/>
            <w:rPrChange w:id="2173" w:author="Admin" w:date="2013-07-01T10:20:00Z">
              <w:rPr/>
            </w:rPrChange>
          </w:rPr>
          <w:t>Esquema de avaliacao</w:t>
        </w:r>
        <w:r w:rsidR="00A159E7">
          <w:t>)</w:t>
        </w:r>
      </w:ins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17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175" w:author="Wolfgang J. Toechterle" w:date="2013-06-08T19:24:00Z"/>
                <w:color w:val="0000FF"/>
                <w:rPrChange w:id="2176" w:author="Wolfgang J. Toechterle" w:date="2013-06-22T10:32:00Z">
                  <w:rPr>
                    <w:del w:id="217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78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179" w:author="Wolfgang J. Toechterle" w:date="2013-06-08T19:24:00Z"/>
                <w:color w:val="0000FF"/>
                <w:rPrChange w:id="2180" w:author="Wolfgang J. Toechterle" w:date="2013-06-22T10:32:00Z">
                  <w:rPr>
                    <w:del w:id="218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82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183" w:author="Wolfgang J. Toechterle" w:date="2013-06-08T19:24:00Z"/>
                <w:color w:val="0000FF"/>
                <w:rPrChange w:id="2184" w:author="Wolfgang J. Toechterle" w:date="2013-06-22T10:32:00Z">
                  <w:rPr>
                    <w:del w:id="218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86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218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188" w:author="Wolfgang J. Toechterle" w:date="2013-06-08T19:24:00Z"/>
                <w:color w:val="0000FF"/>
                <w:rPrChange w:id="2189" w:author="Wolfgang J. Toechterle" w:date="2013-06-22T10:32:00Z">
                  <w:rPr>
                    <w:del w:id="219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91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92" w:author="Wolfgang J. Toechterle" w:date="2013-06-08T19:24:00Z"/>
                <w:color w:val="0000FF"/>
                <w:rPrChange w:id="2193" w:author="Wolfgang J. Toechterle" w:date="2013-06-22T10:32:00Z">
                  <w:rPr>
                    <w:del w:id="219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95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96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219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198" w:author="Wolfgang J. Toechterle" w:date="2013-06-08T19:24:00Z"/>
                <w:color w:val="0000FF"/>
                <w:rPrChange w:id="2199" w:author="Wolfgang J. Toechterle" w:date="2013-06-22T10:32:00Z">
                  <w:rPr>
                    <w:del w:id="220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01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02" w:author="Wolfgang J. Toechterle" w:date="2013-06-08T19:24:00Z"/>
                <w:color w:val="0000FF"/>
                <w:rPrChange w:id="2203" w:author="Wolfgang J. Toechterle" w:date="2013-06-22T10:32:00Z">
                  <w:rPr>
                    <w:del w:id="220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05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06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220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208" w:author="Wolfgang J. Toechterle" w:date="2013-06-08T19:24:00Z"/>
                <w:color w:val="0000FF"/>
                <w:rPrChange w:id="2209" w:author="Wolfgang J. Toechterle" w:date="2013-06-22T10:32:00Z">
                  <w:rPr>
                    <w:del w:id="221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11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12" w:author="Wolfgang J. Toechterle" w:date="2013-06-08T19:24:00Z"/>
                <w:color w:val="0000FF"/>
                <w:rPrChange w:id="2213" w:author="Wolfgang J. Toechterle" w:date="2013-06-22T10:32:00Z">
                  <w:rPr>
                    <w:del w:id="221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15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16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221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2218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19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20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222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2222" w:author="Wolfgang J. Toechterle" w:date="2013-06-08T19:24:00Z"/>
                <w:color w:val="0000FF"/>
                <w:rPrChange w:id="2223" w:author="Wolfgang J. Toechterle" w:date="2013-06-22T10:32:00Z">
                  <w:rPr>
                    <w:del w:id="222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25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26" w:author="Wolfgang J. Toechterle" w:date="2013-06-08T19:24:00Z"/>
                <w:b/>
                <w:color w:val="0000FF"/>
                <w:rPrChange w:id="2227" w:author="Wolfgang J. Toechterle" w:date="2013-06-22T10:32:00Z">
                  <w:rPr>
                    <w:del w:id="222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29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30" w:author="Wolfgang J. Toechterle" w:date="2013-06-08T19:24:00Z"/>
                <w:b/>
                <w:color w:val="0000FF"/>
                <w:rPrChange w:id="2231" w:author="Wolfgang J. Toechterle" w:date="2013-06-22T10:32:00Z">
                  <w:rPr>
                    <w:del w:id="223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33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223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2235" w:author="Wolfgang J. Toechterle" w:date="2013-06-08T19:24:00Z"/>
                <w:color w:val="0000FF"/>
                <w:rPrChange w:id="2236" w:author="Wolfgang J. Toechterle" w:date="2013-06-22T10:32:00Z">
                  <w:rPr>
                    <w:del w:id="223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38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3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4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224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42" w:author="Wolfgang J. Toechterle" w:date="2013-06-08T19:24:00Z"/>
                <w:color w:val="0000FF"/>
                <w:rPrChange w:id="2243" w:author="Wolfgang J. Toechterle" w:date="2013-06-22T10:32:00Z">
                  <w:rPr>
                    <w:del w:id="224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45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46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4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224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49" w:author="Wolfgang J. Toechterle" w:date="2013-06-08T19:24:00Z"/>
                <w:color w:val="0000FF"/>
                <w:rPrChange w:id="2250" w:author="Wolfgang J. Toechterle" w:date="2013-06-22T10:32:00Z">
                  <w:rPr>
                    <w:del w:id="225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52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53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5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22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56" w:author="Wolfgang J. Toechterle" w:date="2013-06-08T19:24:00Z"/>
                <w:color w:val="0000FF"/>
                <w:rPrChange w:id="2257" w:author="Wolfgang J. Toechterle" w:date="2013-06-22T10:32:00Z">
                  <w:rPr>
                    <w:del w:id="225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59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60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6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226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63" w:author="Wolfgang J. Toechterle" w:date="2013-06-08T19:24:00Z"/>
                <w:color w:val="0000FF"/>
                <w:rPrChange w:id="2264" w:author="Wolfgang J. Toechterle" w:date="2013-06-22T10:32:00Z">
                  <w:rPr>
                    <w:del w:id="226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66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67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6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226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70" w:author="Wolfgang J. Toechterle" w:date="2013-06-08T19:24:00Z"/>
                <w:color w:val="0000FF"/>
                <w:rPrChange w:id="2271" w:author="Wolfgang J. Toechterle" w:date="2013-06-22T10:32:00Z">
                  <w:rPr>
                    <w:del w:id="227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73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74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7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22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77" w:author="Wolfgang J. Toechterle" w:date="2013-06-08T19:24:00Z"/>
                <w:color w:val="0000FF"/>
                <w:rPrChange w:id="2278" w:author="Wolfgang J. Toechterle" w:date="2013-06-22T10:32:00Z">
                  <w:rPr>
                    <w:del w:id="22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80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1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228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84" w:author="Wolfgang J. Toechterle" w:date="2013-06-08T19:24:00Z"/>
                <w:color w:val="0000FF"/>
                <w:rPrChange w:id="2285" w:author="Wolfgang J. Toechterle" w:date="2013-06-22T10:32:00Z">
                  <w:rPr>
                    <w:del w:id="228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87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8" w:author="Wolfgang J. Toechterle" w:date="2013-06-08T19:24:00Z"/>
                <w:color w:val="0000FF"/>
                <w:rPrChange w:id="2289" w:author="Wolfgang J. Toechterle" w:date="2013-06-22T10:32:00Z">
                  <w:rPr>
                    <w:del w:id="229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91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2292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9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229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295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96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9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229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99" w:author="Wolfgang J. Toechterle" w:date="2013-06-08T19:24:00Z"/>
                <w:color w:val="0000FF"/>
                <w:rPrChange w:id="2300" w:author="Wolfgang J. Toechterle" w:date="2013-06-22T10:32:00Z">
                  <w:rPr>
                    <w:del w:id="230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02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03" w:author="Wolfgang J. Toechterle" w:date="2013-06-08T19:24:00Z"/>
                <w:b/>
                <w:color w:val="0000FF"/>
                <w:rPrChange w:id="2304" w:author="Wolfgang J. Toechterle" w:date="2013-06-22T10:32:00Z">
                  <w:rPr>
                    <w:del w:id="230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06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07" w:author="Wolfgang J. Toechterle" w:date="2013-06-08T19:24:00Z"/>
                <w:b/>
                <w:color w:val="0000FF"/>
                <w:rPrChange w:id="2308" w:author="Wolfgang J. Toechterle" w:date="2013-06-22T10:32:00Z">
                  <w:rPr>
                    <w:del w:id="230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10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231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12" w:author="Wolfgang J. Toechterle" w:date="2013-06-08T19:24:00Z"/>
                <w:color w:val="0000FF"/>
                <w:rPrChange w:id="2313" w:author="Wolfgang J. Toechterle" w:date="2013-06-22T10:32:00Z">
                  <w:rPr>
                    <w:del w:id="231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15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16" w:author="Wolfgang J. Toechterle" w:date="2013-06-08T19:24:00Z"/>
                <w:color w:val="0000FF"/>
                <w:rPrChange w:id="2317" w:author="Wolfgang J. Toechterle" w:date="2013-06-22T10:32:00Z">
                  <w:rPr>
                    <w:del w:id="231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19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2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232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22" w:author="Wolfgang J. Toechterle" w:date="2013-06-08T19:24:00Z"/>
                <w:color w:val="0000FF"/>
                <w:rPrChange w:id="2323" w:author="Wolfgang J. Toechterle" w:date="2013-06-22T10:32:00Z">
                  <w:rPr>
                    <w:del w:id="232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25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26" w:author="Wolfgang J. Toechterle" w:date="2013-06-08T19:24:00Z"/>
                <w:color w:val="0000FF"/>
                <w:rPrChange w:id="2327" w:author="Wolfgang J. Toechterle" w:date="2013-06-22T10:32:00Z">
                  <w:rPr>
                    <w:del w:id="232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29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23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2332" w:author="Wolfgang J. Toechterle" w:date="2013-06-08T19:24:00Z"/>
                <w:color w:val="0000FF"/>
              </w:rPr>
            </w:pPr>
            <w:del w:id="2333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4" w:author="Wolfgang J. Toechterle" w:date="2013-06-08T19:24:00Z"/>
                <w:color w:val="0000FF"/>
                <w:rPrChange w:id="2335" w:author="Wolfgang J. Toechterle" w:date="2013-06-22T10:32:00Z">
                  <w:rPr>
                    <w:del w:id="233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37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233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40" w:author="Wolfgang J. Toechterle" w:date="2013-06-08T19:24:00Z"/>
                <w:color w:val="0000FF"/>
                <w:rPrChange w:id="2341" w:author="Wolfgang J. Toechterle" w:date="2013-06-22T10:32:00Z">
                  <w:rPr>
                    <w:del w:id="234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43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44" w:author="Wolfgang J. Toechterle" w:date="2013-06-08T19:24:00Z"/>
                <w:color w:val="0000FF"/>
                <w:rPrChange w:id="2345" w:author="Wolfgang J. Toechterle" w:date="2013-06-22T10:32:00Z">
                  <w:rPr>
                    <w:del w:id="234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47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23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50" w:author="Wolfgang J. Toechterle" w:date="2013-06-08T19:24:00Z"/>
                <w:color w:val="0000FF"/>
                <w:rPrChange w:id="2351" w:author="Wolfgang J. Toechterle" w:date="2013-06-22T10:32:00Z">
                  <w:rPr>
                    <w:del w:id="235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53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4" w:author="Wolfgang J. Toechterle" w:date="2013-06-08T19:24:00Z"/>
                <w:color w:val="0000FF"/>
              </w:rPr>
            </w:pPr>
            <w:del w:id="2355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23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58" w:author="Wolfgang J. Toechterle" w:date="2013-06-08T19:24:00Z"/>
                <w:color w:val="0000FF"/>
                <w:rPrChange w:id="2359" w:author="Wolfgang J. Toechterle" w:date="2013-06-22T10:32:00Z">
                  <w:rPr>
                    <w:del w:id="236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61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62" w:author="Wolfgang J. Toechterle" w:date="2013-06-08T19:24:00Z"/>
                <w:color w:val="0000FF"/>
                <w:rPrChange w:id="2363" w:author="Wolfgang J. Toechterle" w:date="2013-06-22T10:32:00Z">
                  <w:rPr>
                    <w:del w:id="23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65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6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23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68" w:author="Wolfgang J. Toechterle" w:date="2013-06-08T19:24:00Z"/>
                <w:color w:val="0000FF"/>
                <w:rPrChange w:id="2369" w:author="Wolfgang J. Toechterle" w:date="2013-06-22T10:32:00Z">
                  <w:rPr>
                    <w:del w:id="23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71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2" w:author="Wolfgang J. Toechterle" w:date="2013-06-08T19:24:00Z"/>
                <w:color w:val="0000FF"/>
                <w:rPrChange w:id="2373" w:author="Wolfgang J. Toechterle" w:date="2013-06-22T10:32:00Z">
                  <w:rPr>
                    <w:del w:id="237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75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23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78" w:author="Wolfgang J. Toechterle" w:date="2013-06-08T19:24:00Z"/>
                <w:color w:val="0000FF"/>
                <w:rPrChange w:id="2379" w:author="Wolfgang J. Toechterle" w:date="2013-06-22T10:32:00Z">
                  <w:rPr>
                    <w:del w:id="238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81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2" w:author="Wolfgang J. Toechterle" w:date="2013-06-08T19:24:00Z"/>
                <w:color w:val="0000FF"/>
                <w:rPrChange w:id="2383" w:author="Wolfgang J. Toechterle" w:date="2013-06-22T10:32:00Z">
                  <w:rPr>
                    <w:del w:id="238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85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238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388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9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239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92" w:author="Wolfgang J. Toechterle" w:date="2013-06-08T19:24:00Z"/>
                <w:color w:val="0000FF"/>
                <w:rPrChange w:id="2393" w:author="Wolfgang J. Toechterle" w:date="2013-06-22T10:32:00Z">
                  <w:rPr>
                    <w:del w:id="239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95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6" w:author="Wolfgang J. Toechterle" w:date="2013-06-08T19:24:00Z"/>
                <w:b/>
                <w:color w:val="0000FF"/>
                <w:rPrChange w:id="2397" w:author="Wolfgang J. Toechterle" w:date="2013-06-22T10:32:00Z">
                  <w:rPr>
                    <w:del w:id="239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99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0" w:author="Wolfgang J. Toechterle" w:date="2013-06-08T19:24:00Z"/>
                <w:b/>
                <w:color w:val="0000FF"/>
                <w:rPrChange w:id="2401" w:author="Wolfgang J. Toechterle" w:date="2013-06-22T10:32:00Z">
                  <w:rPr>
                    <w:del w:id="240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03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240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05" w:author="Wolfgang J. Toechterle" w:date="2013-06-08T19:24:00Z"/>
                <w:color w:val="0000FF"/>
                <w:rPrChange w:id="2406" w:author="Wolfgang J. Toechterle" w:date="2013-06-22T10:32:00Z">
                  <w:rPr>
                    <w:del w:id="240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08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9" w:author="Wolfgang J. Toechterle" w:date="2013-06-08T19:24:00Z"/>
                <w:color w:val="0000FF"/>
                <w:rPrChange w:id="2410" w:author="Wolfgang J. Toechterle" w:date="2013-06-22T10:32:00Z">
                  <w:rPr>
                    <w:del w:id="241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12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1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241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15" w:author="Wolfgang J. Toechterle" w:date="2013-06-08T19:24:00Z"/>
                <w:color w:val="0000FF"/>
                <w:rPrChange w:id="2416" w:author="Wolfgang J. Toechterle" w:date="2013-06-22T10:32:00Z">
                  <w:rPr>
                    <w:del w:id="241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18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19" w:author="Wolfgang J. Toechterle" w:date="2013-06-08T19:24:00Z"/>
                <w:color w:val="0000FF"/>
                <w:rPrChange w:id="2420" w:author="Wolfgang J. Toechterle" w:date="2013-06-22T10:32:00Z">
                  <w:rPr>
                    <w:del w:id="24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22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24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25" w:author="Wolfgang J. Toechterle" w:date="2013-06-08T19:24:00Z"/>
                <w:color w:val="0000FF"/>
                <w:rPrChange w:id="2426" w:author="Wolfgang J. Toechterle" w:date="2013-06-22T10:32:00Z">
                  <w:rPr>
                    <w:del w:id="24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28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9" w:author="Wolfgang J. Toechterle" w:date="2013-06-08T19:24:00Z"/>
                <w:color w:val="0000FF"/>
                <w:rPrChange w:id="2430" w:author="Wolfgang J. Toechterle" w:date="2013-06-22T10:32:00Z">
                  <w:rPr>
                    <w:del w:id="243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32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243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435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6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243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39" w:author="Wolfgang J. Toechterle" w:date="2013-06-08T19:24:00Z"/>
                <w:color w:val="0000FF"/>
                <w:rPrChange w:id="2440" w:author="Wolfgang J. Toechterle" w:date="2013-06-22T10:32:00Z">
                  <w:rPr>
                    <w:del w:id="244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42" w:author="Wolfgang J. Toechterle" w:date="2013-06-08T19:24:00Z">
              <w:r w:rsidRPr="00EA5133" w:rsidDel="00763EC0">
                <w:rPr>
                  <w:color w:val="0000FF"/>
                </w:rPr>
                <w:lastRenderedPageBreak/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3" w:author="Wolfgang J. Toechterle" w:date="2013-06-08T19:24:00Z"/>
                <w:b/>
                <w:color w:val="0000FF"/>
                <w:rPrChange w:id="2444" w:author="Wolfgang J. Toechterle" w:date="2013-06-22T10:32:00Z">
                  <w:rPr>
                    <w:del w:id="244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46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7" w:author="Wolfgang J. Toechterle" w:date="2013-06-08T19:24:00Z"/>
                <w:b/>
                <w:color w:val="0000FF"/>
                <w:rPrChange w:id="2448" w:author="Wolfgang J. Toechterle" w:date="2013-06-22T10:32:00Z">
                  <w:rPr>
                    <w:del w:id="244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50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245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52" w:author="Wolfgang J. Toechterle" w:date="2013-06-08T19:24:00Z"/>
                <w:color w:val="0000FF"/>
                <w:rPrChange w:id="2453" w:author="Wolfgang J. Toechterle" w:date="2013-06-22T10:32:00Z">
                  <w:rPr>
                    <w:del w:id="245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55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56" w:author="Wolfgang J. Toechterle" w:date="2013-06-08T19:24:00Z"/>
                <w:color w:val="0000FF"/>
                <w:rPrChange w:id="2457" w:author="Wolfgang J. Toechterle" w:date="2013-06-22T10:32:00Z">
                  <w:rPr>
                    <w:del w:id="245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59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6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246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62" w:author="Wolfgang J. Toechterle" w:date="2013-06-08T19:24:00Z"/>
                <w:color w:val="0000FF"/>
                <w:rPrChange w:id="2463" w:author="Wolfgang J. Toechterle" w:date="2013-06-22T10:32:00Z">
                  <w:rPr>
                    <w:del w:id="246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65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66" w:author="Wolfgang J. Toechterle" w:date="2013-06-08T19:24:00Z"/>
                <w:color w:val="0000FF"/>
                <w:rPrChange w:id="2467" w:author="Wolfgang J. Toechterle" w:date="2013-06-22T10:32:00Z">
                  <w:rPr>
                    <w:del w:id="246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69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7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247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72" w:author="Wolfgang J. Toechterle" w:date="2013-06-08T19:24:00Z"/>
                <w:color w:val="0000FF"/>
                <w:rPrChange w:id="2473" w:author="Wolfgang J. Toechterle" w:date="2013-06-22T10:32:00Z">
                  <w:rPr>
                    <w:del w:id="247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75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76" w:author="Wolfgang J. Toechterle" w:date="2013-06-08T19:24:00Z"/>
                <w:color w:val="0000FF"/>
                <w:rPrChange w:id="2477" w:author="Wolfgang J. Toechterle" w:date="2013-06-22T10:32:00Z">
                  <w:rPr>
                    <w:del w:id="247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79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8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248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82" w:author="Wolfgang J. Toechterle" w:date="2013-06-08T19:24:00Z"/>
                <w:color w:val="0000FF"/>
                <w:rPrChange w:id="2483" w:author="Wolfgang J. Toechterle" w:date="2013-06-22T10:32:00Z">
                  <w:rPr>
                    <w:del w:id="248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85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86" w:author="Wolfgang J. Toechterle" w:date="2013-06-08T19:24:00Z"/>
                <w:color w:val="0000FF"/>
                <w:rPrChange w:id="2487" w:author="Wolfgang J. Toechterle" w:date="2013-06-22T10:32:00Z">
                  <w:rPr>
                    <w:del w:id="248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89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9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249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2492" w:author="Wolfgang J. Toechterle" w:date="2013-06-08T19:24:00Z"/>
                <w:color w:val="0000FF"/>
              </w:rPr>
            </w:pPr>
            <w:del w:id="2493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94" w:author="Wolfgang J. Toechterle" w:date="2013-06-08T19:24:00Z"/>
                <w:color w:val="0000FF"/>
                <w:rPrChange w:id="2495" w:author="Wolfgang J. Toechterle" w:date="2013-06-22T10:32:00Z">
                  <w:rPr>
                    <w:del w:id="24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97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9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24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00" w:author="Wolfgang J. Toechterle" w:date="2013-06-08T19:24:00Z"/>
                <w:color w:val="0000FF"/>
                <w:rPrChange w:id="2501" w:author="Wolfgang J. Toechterle" w:date="2013-06-22T10:32:00Z">
                  <w:rPr>
                    <w:del w:id="250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03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04" w:author="Wolfgang J. Toechterle" w:date="2013-06-08T19:24:00Z"/>
                <w:color w:val="0000FF"/>
                <w:rPrChange w:id="2505" w:author="Wolfgang J. Toechterle" w:date="2013-06-22T10:32:00Z">
                  <w:rPr>
                    <w:del w:id="250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07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0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25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51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251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14" w:author="Wolfgang J. Toechterle" w:date="2013-06-08T19:24:00Z"/>
                <w:color w:val="0000FF"/>
                <w:rPrChange w:id="2515" w:author="Wolfgang J. Toechterle" w:date="2013-06-22T10:32:00Z">
                  <w:rPr>
                    <w:del w:id="251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17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8" w:author="Wolfgang J. Toechterle" w:date="2013-06-08T19:24:00Z"/>
                <w:b/>
                <w:color w:val="0000FF"/>
                <w:rPrChange w:id="2519" w:author="Wolfgang J. Toechterle" w:date="2013-06-22T10:32:00Z">
                  <w:rPr>
                    <w:del w:id="252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21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22" w:author="Wolfgang J. Toechterle" w:date="2013-06-08T19:24:00Z"/>
                <w:b/>
                <w:color w:val="0000FF"/>
              </w:rPr>
            </w:pPr>
            <w:del w:id="2523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25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25" w:author="Wolfgang J. Toechterle" w:date="2013-06-08T19:24:00Z"/>
                <w:color w:val="0000FF"/>
                <w:rPrChange w:id="2526" w:author="Wolfgang J. Toechterle" w:date="2013-06-22T10:32:00Z">
                  <w:rPr>
                    <w:del w:id="25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28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29" w:author="Wolfgang J. Toechterle" w:date="2013-06-08T19:24:00Z"/>
                <w:color w:val="0000FF"/>
                <w:rPrChange w:id="2530" w:author="Wolfgang J. Toechterle" w:date="2013-06-22T10:32:00Z">
                  <w:rPr>
                    <w:del w:id="253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32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3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253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35" w:author="Wolfgang J. Toechterle" w:date="2013-06-08T19:24:00Z"/>
                <w:color w:val="0000FF"/>
                <w:rPrChange w:id="2536" w:author="Wolfgang J. Toechterle" w:date="2013-06-22T10:32:00Z">
                  <w:rPr>
                    <w:del w:id="253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38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39" w:author="Wolfgang J. Toechterle" w:date="2013-06-08T19:24:00Z"/>
                <w:color w:val="0000FF"/>
                <w:rPrChange w:id="2540" w:author="Wolfgang J. Toechterle" w:date="2013-06-22T10:32:00Z">
                  <w:rPr>
                    <w:del w:id="254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42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4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254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45" w:author="Wolfgang J. Toechterle" w:date="2013-06-08T19:24:00Z"/>
                <w:color w:val="0000FF"/>
                <w:rPrChange w:id="2546" w:author="Wolfgang J. Toechterle" w:date="2013-06-22T10:32:00Z">
                  <w:rPr>
                    <w:del w:id="25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48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49" w:author="Wolfgang J. Toechterle" w:date="2013-06-08T19:24:00Z"/>
                <w:color w:val="0000FF"/>
                <w:rPrChange w:id="2550" w:author="Wolfgang J. Toechterle" w:date="2013-06-22T10:32:00Z">
                  <w:rPr>
                    <w:del w:id="255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52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5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25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55" w:author="Wolfgang J. Toechterle" w:date="2013-06-08T19:24:00Z"/>
                <w:color w:val="0000FF"/>
                <w:rPrChange w:id="2556" w:author="Wolfgang J. Toechterle" w:date="2013-06-22T10:32:00Z">
                  <w:rPr>
                    <w:del w:id="25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58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59" w:author="Wolfgang J. Toechterle" w:date="2013-06-08T19:24:00Z"/>
                <w:color w:val="0000FF"/>
                <w:rPrChange w:id="2560" w:author="Wolfgang J. Toechterle" w:date="2013-06-22T10:32:00Z">
                  <w:rPr>
                    <w:del w:id="256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62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63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256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25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66" w:author="Kinder" w:date="2013-06-29T15:06:00Z">
                  <w:rPr>
                    <w:ins w:id="25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6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70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rPr>
                <w:ins w:id="25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72" w:author="Kinder" w:date="2013-06-29T15:06:00Z">
                  <w:rPr>
                    <w:ins w:id="257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257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75" w:author="Kinder" w:date="2013-06-29T15:06:00Z">
                  <w:rPr>
                    <w:ins w:id="257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7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7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7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258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81" w:author="Kinder" w:date="2013-06-29T15:06:00Z">
                  <w:rPr>
                    <w:ins w:id="258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583" w:author="Kinder" w:date="2013-06-29T15:07:00Z">
                <w:pPr>
                  <w:jc w:val="right"/>
                </w:pPr>
              </w:pPrChange>
            </w:pPr>
            <w:ins w:id="258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8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258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25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88" w:author="Kinder" w:date="2013-06-29T15:06:00Z">
                  <w:rPr>
                    <w:ins w:id="258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9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259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94" w:author="Kinder" w:date="2013-06-29T15:06:00Z">
                  <w:rPr>
                    <w:ins w:id="259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9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9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98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259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00" w:author="Kinder" w:date="2013-06-29T15:06:00Z">
                  <w:rPr>
                    <w:ins w:id="260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0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0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04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rPr>
                <w:ins w:id="260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06" w:author="Kinder" w:date="2013-06-29T15:06:00Z">
                  <w:rPr>
                    <w:ins w:id="260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260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260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10" w:author="Kinder" w:date="2013-06-29T15:06:00Z">
                  <w:rPr>
                    <w:ins w:id="261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1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1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261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16" w:author="Kinder" w:date="2013-06-29T15:06:00Z">
                  <w:rPr>
                    <w:ins w:id="261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1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1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20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262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22" w:author="Kinder" w:date="2013-06-29T15:06:00Z">
                  <w:rPr>
                    <w:ins w:id="2623" w:author="Kinder" w:date="2013-06-29T15:05:00Z"/>
                    <w:rFonts w:eastAsia="Times New Roman" w:cs="Times New Roman"/>
                  </w:rPr>
                </w:rPrChange>
              </w:rPr>
              <w:pPrChange w:id="2624" w:author="Kinder" w:date="2013-06-29T15:07:00Z">
                <w:pPr>
                  <w:jc w:val="right"/>
                </w:pPr>
              </w:pPrChange>
            </w:pPr>
            <w:ins w:id="262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26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rPr>
                <w:ins w:id="26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28" w:author="Kinder" w:date="2013-06-29T15:06:00Z">
                  <w:rPr>
                    <w:ins w:id="262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263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26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32" w:author="Kinder" w:date="2013-06-29T15:06:00Z">
                  <w:rPr>
                    <w:ins w:id="263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3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3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26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38" w:author="Kinder" w:date="2013-06-29T15:06:00Z">
                  <w:rPr>
                    <w:ins w:id="263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4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42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26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44" w:author="Kinder" w:date="2013-06-29T15:06:00Z">
                  <w:rPr>
                    <w:ins w:id="26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4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4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rPr>
                <w:ins w:id="26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50" w:author="Kinder" w:date="2013-06-29T15:06:00Z">
                  <w:rPr>
                    <w:ins w:id="265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26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26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54" w:author="Kinder" w:date="2013-06-29T15:06:00Z">
                  <w:rPr>
                    <w:ins w:id="26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58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rPr>
                <w:ins w:id="26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60" w:author="Kinder" w:date="2013-06-29T15:06:00Z">
                  <w:rPr>
                    <w:ins w:id="266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26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63" w:author="Kinder" w:date="2013-06-29T15:06:00Z">
                  <w:rPr>
                    <w:ins w:id="266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6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6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6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26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69" w:author="Kinder" w:date="2013-06-29T15:06:00Z">
                  <w:rPr>
                    <w:ins w:id="26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67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7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26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26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76" w:author="Kinder" w:date="2013-06-29T15:06:00Z">
                  <w:rPr>
                    <w:ins w:id="26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26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82" w:author="Kinder" w:date="2013-06-29T15:06:00Z">
                  <w:rPr>
                    <w:ins w:id="26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6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2687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26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89" w:author="Kinder" w:date="2013-06-29T15:06:00Z">
                  <w:rPr>
                    <w:ins w:id="26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9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9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rPr>
                <w:ins w:id="26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95" w:author="Kinder" w:date="2013-06-29T15:06:00Z">
                  <w:rPr>
                    <w:ins w:id="269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269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26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99" w:author="Kinder" w:date="2013-06-29T15:06:00Z">
                  <w:rPr>
                    <w:ins w:id="27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0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0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27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05" w:author="Kinder" w:date="2013-06-29T15:06:00Z">
                  <w:rPr>
                    <w:ins w:id="270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0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0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27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11" w:author="Kinder" w:date="2013-06-29T15:06:00Z">
                  <w:rPr>
                    <w:ins w:id="27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1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15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rPr>
                <w:ins w:id="27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17" w:author="Kinder" w:date="2013-06-29T15:06:00Z">
                  <w:rPr>
                    <w:ins w:id="271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27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27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21" w:author="Kinder" w:date="2013-06-29T15:06:00Z">
                  <w:rPr>
                    <w:ins w:id="27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2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27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27" w:author="Kinder" w:date="2013-06-29T15:06:00Z">
                  <w:rPr>
                    <w:ins w:id="272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2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3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3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27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33" w:author="Kinder" w:date="2013-06-29T15:06:00Z">
                  <w:rPr>
                    <w:ins w:id="273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3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3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37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rPr>
                <w:ins w:id="27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39" w:author="Kinder" w:date="2013-06-29T15:06:00Z">
                  <w:rPr>
                    <w:ins w:id="274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27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27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43" w:author="Kinder" w:date="2013-06-29T15:06:00Z">
                  <w:rPr>
                    <w:ins w:id="27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4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4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27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49" w:author="Kinder" w:date="2013-06-29T15:06:00Z">
                  <w:rPr>
                    <w:ins w:id="275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5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5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5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754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27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275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58" w:author="Kinder" w:date="2013-06-29T15:06:00Z">
                  <w:rPr>
                    <w:ins w:id="275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6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6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6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rPr>
                <w:ins w:id="27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64" w:author="Kinder" w:date="2013-06-29T15:06:00Z">
                  <w:rPr>
                    <w:ins w:id="276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276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276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68" w:author="Kinder" w:date="2013-06-29T15:06:00Z">
                  <w:rPr>
                    <w:ins w:id="276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7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7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7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27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74" w:author="Kinder" w:date="2013-06-29T15:06:00Z">
                  <w:rPr>
                    <w:ins w:id="277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7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7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779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27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278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83" w:author="Kinder" w:date="2013-06-29T15:06:00Z">
                  <w:rPr>
                    <w:ins w:id="2784" w:author="Kinder" w:date="2013-06-29T15:05:00Z"/>
                    <w:rFonts w:eastAsia="Times New Roman" w:cs="Times New Roman"/>
                  </w:rPr>
                </w:rPrChange>
              </w:rPr>
              <w:pPrChange w:id="2785" w:author="Kinder" w:date="2013-06-29T15:07:00Z">
                <w:pPr>
                  <w:jc w:val="right"/>
                </w:pPr>
              </w:pPrChange>
            </w:pPr>
            <w:ins w:id="278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87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rPr>
                <w:ins w:id="278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89" w:author="Kinder" w:date="2013-06-29T15:06:00Z">
                  <w:rPr>
                    <w:ins w:id="279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279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27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93" w:author="Kinder" w:date="2013-06-29T15:06:00Z">
                  <w:rPr>
                    <w:ins w:id="279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9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9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9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27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99" w:author="Kinder" w:date="2013-06-29T15:06:00Z">
                  <w:rPr>
                    <w:ins w:id="280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0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0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0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2804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280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06" w:author="Kinder" w:date="2013-06-29T15:06:00Z">
                  <w:rPr>
                    <w:ins w:id="280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0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0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1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rPr>
                <w:ins w:id="281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12" w:author="Kinder" w:date="2013-06-29T15:06:00Z">
                  <w:rPr>
                    <w:ins w:id="281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281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28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16" w:author="Kinder" w:date="2013-06-29T15:06:00Z">
                  <w:rPr>
                    <w:ins w:id="281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1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2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28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22" w:author="Kinder" w:date="2013-06-29T15:06:00Z">
                  <w:rPr>
                    <w:ins w:id="282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2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2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2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2827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28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29" w:author="Kinder" w:date="2013-06-29T15:06:00Z">
                  <w:rPr>
                    <w:ins w:id="283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3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3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3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rPr>
                <w:ins w:id="28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35" w:author="Kinder" w:date="2013-06-29T15:06:00Z">
                  <w:rPr>
                    <w:ins w:id="283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283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28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39" w:author="Kinder" w:date="2013-06-29T15:06:00Z">
                  <w:rPr>
                    <w:ins w:id="284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4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4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rPr>
                <w:ins w:id="28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45" w:author="Kinder" w:date="2013-06-29T15:06:00Z">
                  <w:rPr>
                    <w:ins w:id="284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84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4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849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285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852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28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54" w:author="Kinder" w:date="2013-06-29T15:06:00Z">
                  <w:rPr>
                    <w:ins w:id="28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5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5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rPr>
                <w:ins w:id="28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60" w:author="Kinder" w:date="2013-06-29T15:06:00Z">
                  <w:rPr>
                    <w:ins w:id="286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28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286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64" w:author="Kinder" w:date="2013-06-29T15:06:00Z">
                  <w:rPr>
                    <w:ins w:id="286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6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6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68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rPr>
                <w:ins w:id="28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70" w:author="Kinder" w:date="2013-06-29T15:06:00Z">
                  <w:rPr>
                    <w:ins w:id="287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287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73" w:author="Kinder" w:date="2013-06-29T15:06:00Z">
                  <w:rPr>
                    <w:ins w:id="287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7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7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7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287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79" w:author="Kinder" w:date="2013-06-29T15:06:00Z">
                  <w:rPr>
                    <w:ins w:id="288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88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8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8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288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288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86" w:author="Kinder" w:date="2013-06-29T15:06:00Z">
                  <w:rPr>
                    <w:ins w:id="288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8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8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9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289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92" w:author="Kinder" w:date="2013-06-29T15:06:00Z">
                  <w:rPr>
                    <w:ins w:id="289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9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95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9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28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98" w:author="Kinder" w:date="2013-06-29T15:06:00Z">
                  <w:rPr>
                    <w:ins w:id="2899" w:author="Kinder" w:date="2013-06-29T15:05:00Z"/>
                    <w:rFonts w:eastAsia="Times New Roman" w:cs="Times New Roman"/>
                  </w:rPr>
                </w:rPrChange>
              </w:rPr>
              <w:pPrChange w:id="2900" w:author="Kinder" w:date="2013-06-29T15:07:00Z">
                <w:pPr>
                  <w:jc w:val="right"/>
                </w:pPr>
              </w:pPrChange>
            </w:pPr>
            <w:ins w:id="29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0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rPr>
                <w:ins w:id="29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04" w:author="Kinder" w:date="2013-06-29T15:06:00Z">
                  <w:rPr>
                    <w:ins w:id="290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290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290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08" w:author="Kinder" w:date="2013-06-29T15:06:00Z">
                  <w:rPr>
                    <w:ins w:id="290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1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91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1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291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14" w:author="Kinder" w:date="2013-06-29T15:06:00Z">
                  <w:rPr>
                    <w:ins w:id="291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1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1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9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919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29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21" w:author="Kinder" w:date="2013-06-29T15:06:00Z">
                  <w:rPr>
                    <w:ins w:id="29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2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2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rPr>
                <w:ins w:id="29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27" w:author="Kinder" w:date="2013-06-29T15:06:00Z">
                  <w:rPr>
                    <w:ins w:id="292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29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29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31" w:author="Kinder" w:date="2013-06-29T15:06:00Z">
                  <w:rPr>
                    <w:ins w:id="29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93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29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37" w:author="Kinder" w:date="2013-06-29T15:06:00Z">
                  <w:rPr>
                    <w:ins w:id="29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9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29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43" w:author="Kinder" w:date="2013-06-29T15:06:00Z">
                  <w:rPr>
                    <w:ins w:id="29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4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4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rPr>
                <w:ins w:id="29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49" w:author="Kinder" w:date="2013-06-29T15:06:00Z">
                  <w:rPr>
                    <w:ins w:id="295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295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29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53" w:author="Kinder" w:date="2013-06-29T15:06:00Z">
                  <w:rPr>
                    <w:ins w:id="295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5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95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5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29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59" w:author="Kinder" w:date="2013-06-29T15:06:00Z">
                  <w:rPr>
                    <w:ins w:id="296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6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6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9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9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29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66" w:author="Kinder" w:date="2013-06-29T15:06:00Z">
                  <w:rPr>
                    <w:ins w:id="29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7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rPr>
                <w:ins w:id="29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72" w:author="Kinder" w:date="2013-06-29T15:06:00Z">
                  <w:rPr>
                    <w:ins w:id="29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29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29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76" w:author="Kinder" w:date="2013-06-29T15:06:00Z">
                  <w:rPr>
                    <w:ins w:id="29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9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29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82" w:author="Kinder" w:date="2013-06-29T15:06:00Z">
                  <w:rPr>
                    <w:ins w:id="29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9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29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88" w:author="Kinder" w:date="2013-06-29T15:06:00Z">
                  <w:rPr>
                    <w:ins w:id="298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9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99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rPr>
                <w:ins w:id="29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994" w:author="Kinder" w:date="2013-06-29T15:06:00Z">
                  <w:rPr>
                    <w:ins w:id="29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29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29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98" w:author="Kinder" w:date="2013-06-29T15:06:00Z">
                  <w:rPr>
                    <w:ins w:id="29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30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04" w:author="Kinder" w:date="2013-06-29T15:06:00Z">
                  <w:rPr>
                    <w:ins w:id="30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30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11" w:author="Kinder" w:date="2013-06-29T15:06:00Z">
                  <w:rPr>
                    <w:ins w:id="30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1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1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rPr>
                <w:ins w:id="30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17" w:author="Kinder" w:date="2013-06-29T15:06:00Z">
                  <w:rPr>
                    <w:ins w:id="301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30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30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21" w:author="Kinder" w:date="2013-06-29T15:06:00Z">
                  <w:rPr>
                    <w:ins w:id="30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25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rPr>
                <w:ins w:id="30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27" w:author="Kinder" w:date="2013-06-29T15:06:00Z">
                  <w:rPr>
                    <w:ins w:id="3028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30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30" w:author="Kinder" w:date="2013-06-29T15:06:00Z">
                  <w:rPr>
                    <w:ins w:id="303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3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3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3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30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36" w:author="Kinder" w:date="2013-06-29T15:06:00Z">
                  <w:rPr>
                    <w:ins w:id="303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03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40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30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30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43" w:author="Kinder" w:date="2013-06-29T15:06:00Z">
                  <w:rPr>
                    <w:ins w:id="30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4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4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rPr>
                <w:ins w:id="30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49" w:author="Kinder" w:date="2013-06-29T15:06:00Z">
                  <w:rPr>
                    <w:ins w:id="3050" w:author="Kinder" w:date="2013-06-29T15:05:00Z"/>
                    <w:rFonts w:eastAsia="Times New Roman" w:cs="Times New Roman"/>
                    <w:color w:val="000000"/>
                  </w:rPr>
                </w:rPrChange>
              </w:rPr>
            </w:pPr>
            <w:ins w:id="305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52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30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54" w:author="Kinder" w:date="2013-06-29T15:06:00Z">
                  <w:rPr>
                    <w:ins w:id="305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5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rPr>
                <w:ins w:id="30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60" w:author="Kinder" w:date="2013-06-29T15:06:00Z">
                  <w:rPr>
                    <w:ins w:id="306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30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306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64" w:author="Kinder" w:date="2013-06-29T15:06:00Z">
                  <w:rPr>
                    <w:ins w:id="306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6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6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6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30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70" w:author="Kinder" w:date="2013-06-29T15:06:00Z">
                  <w:rPr>
                    <w:ins w:id="3071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307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7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74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3075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30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77" w:author="Kinder" w:date="2013-06-29T15:06:00Z">
                  <w:rPr>
                    <w:ins w:id="307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7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0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rPr>
                <w:ins w:id="30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83" w:author="Kinder" w:date="2013-06-29T15:06:00Z">
                  <w:rPr>
                    <w:ins w:id="30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30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30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87" w:author="Kinder" w:date="2013-06-29T15:06:00Z">
                  <w:rPr>
                    <w:ins w:id="30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8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9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091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rPr>
                <w:ins w:id="30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93" w:author="Kinder" w:date="2013-06-29T15:06:00Z">
                  <w:rPr>
                    <w:ins w:id="309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30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096" w:author="Kinder" w:date="2013-06-29T15:06:00Z">
                  <w:rPr>
                    <w:ins w:id="309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9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9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0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31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02" w:author="Kinder" w:date="2013-06-29T15:06:00Z">
                  <w:rPr>
                    <w:ins w:id="310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10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06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31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31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09" w:author="Kinder" w:date="2013-06-29T15:06:00Z">
                  <w:rPr>
                    <w:ins w:id="31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13" w:author="Kinder" w:date="2013-06-29T15:06:00Z">
                    <w:rPr>
                      <w:rFonts w:eastAsia="Times New Roman" w:cs="Times New Roman"/>
                    </w:rPr>
                  </w:rPrChange>
                </w:rPr>
                <w:lastRenderedPageBreak/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rPr>
                <w:ins w:id="31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15" w:author="Kinder" w:date="2013-06-29T15:06:00Z">
                  <w:rPr>
                    <w:ins w:id="311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11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31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20" w:author="Kinder" w:date="2013-06-29T15:06:00Z">
                  <w:rPr>
                    <w:ins w:id="31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2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24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rPr>
                <w:ins w:id="31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26" w:author="Kinder" w:date="2013-06-29T15:06:00Z">
                  <w:rPr>
                    <w:ins w:id="312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312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312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30" w:author="Kinder" w:date="2013-06-29T15:06:00Z">
                  <w:rPr>
                    <w:ins w:id="313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3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3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3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31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36" w:author="Kinder" w:date="2013-06-29T15:06:00Z">
                  <w:rPr>
                    <w:ins w:id="313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3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31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42" w:author="Kinder" w:date="2013-06-29T15:06:00Z">
                  <w:rPr>
                    <w:ins w:id="31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4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46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rPr>
                <w:ins w:id="31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48" w:author="Kinder" w:date="2013-06-29T15:06:00Z">
                  <w:rPr>
                    <w:ins w:id="314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31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315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52" w:author="Kinder" w:date="2013-06-29T15:06:00Z">
                  <w:rPr>
                    <w:ins w:id="315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5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5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5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31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58" w:author="Kinder" w:date="2013-06-29T15:06:00Z">
                  <w:rPr>
                    <w:ins w:id="31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6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6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6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316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65" w:author="Kinder" w:date="2013-06-29T15:06:00Z">
                  <w:rPr>
                    <w:ins w:id="316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6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6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6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rPr>
                <w:ins w:id="31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71" w:author="Kinder" w:date="2013-06-29T15:06:00Z">
                  <w:rPr>
                    <w:ins w:id="317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317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rPr>
                <w:ins w:id="317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75" w:author="Kinder" w:date="2013-06-29T15:06:00Z">
                  <w:rPr>
                    <w:ins w:id="317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17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317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80" w:author="Kinder" w:date="2013-06-29T15:06:00Z">
                  <w:rPr>
                    <w:ins w:id="318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8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8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18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T1,T2,T3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318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86" w:author="Kinder" w:date="2013-06-29T15:06:00Z">
                  <w:rPr>
                    <w:ins w:id="318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8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8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19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rPr>
                <w:ins w:id="319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92" w:author="Kinder" w:date="2013-06-29T15:06:00Z">
                  <w:rPr>
                    <w:ins w:id="319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319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31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196" w:author="Kinder" w:date="2013-06-29T15:06:00Z">
                  <w:rPr>
                    <w:ins w:id="319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9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9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0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32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02" w:author="Kinder" w:date="2013-06-29T15:06:00Z">
                  <w:rPr>
                    <w:ins w:id="320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0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Color, varnish and  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0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32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09" w:author="Kinder" w:date="2013-06-29T15:06:00Z">
                  <w:rPr>
                    <w:ins w:id="32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1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13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rPr>
                <w:ins w:id="32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15" w:author="Kinder" w:date="2013-06-29T15:06:00Z">
                  <w:rPr>
                    <w:ins w:id="321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32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32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19" w:author="Kinder" w:date="2013-06-29T15:06:00Z">
                  <w:rPr>
                    <w:ins w:id="32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2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32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25" w:author="Kinder" w:date="2013-06-29T15:06:00Z">
                  <w:rPr>
                    <w:ins w:id="322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2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28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3229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3231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3232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3234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3235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32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38" w:author="Kinder" w:date="2013-06-29T15:06:00Z">
                  <w:rPr>
                    <w:ins w:id="323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4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4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rPr>
                <w:ins w:id="32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44" w:author="Kinder" w:date="2013-06-29T15:06:00Z">
                  <w:rPr>
                    <w:ins w:id="324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324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32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48" w:author="Kinder" w:date="2013-06-29T15:06:00Z">
                  <w:rPr>
                    <w:ins w:id="324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5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52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rPr>
                <w:ins w:id="32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54" w:author="Kinder" w:date="2013-06-29T15:06:00Z">
                  <w:rPr>
                    <w:ins w:id="3255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32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57" w:author="Kinder" w:date="2013-06-29T15:06:00Z">
                  <w:rPr>
                    <w:ins w:id="325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5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6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6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32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63" w:author="Kinder" w:date="2013-06-29T15:06:00Z">
                  <w:rPr>
                    <w:ins w:id="326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26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6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67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326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326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70" w:author="Kinder" w:date="2013-06-29T15:06:00Z">
                  <w:rPr>
                    <w:ins w:id="327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7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7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7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327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76" w:author="Kinder" w:date="2013-06-29T15:06:00Z">
                  <w:rPr>
                    <w:ins w:id="327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7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7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28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32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82" w:author="Kinder" w:date="2013-06-29T15:06:00Z">
                  <w:rPr>
                    <w:ins w:id="328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8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8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86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rPr>
                <w:ins w:id="32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88" w:author="Kinder" w:date="2013-06-29T15:06:00Z">
                  <w:rPr>
                    <w:ins w:id="328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329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329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92" w:author="Kinder" w:date="2013-06-29T15:06:00Z">
                  <w:rPr>
                    <w:ins w:id="329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9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9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29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329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298" w:author="Kinder" w:date="2013-06-29T15:06:00Z">
                  <w:rPr>
                    <w:ins w:id="329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0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0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30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330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304" w:author="Kinder" w:date="2013-06-29T15:06:00Z">
                  <w:rPr>
                    <w:ins w:id="330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0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0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308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rPr>
                <w:ins w:id="330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310" w:author="Kinder" w:date="2013-06-29T15:06:00Z">
                  <w:rPr>
                    <w:ins w:id="331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331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331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314" w:author="Kinder" w:date="2013-06-29T15:06:00Z">
                  <w:rPr>
                    <w:ins w:id="331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1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31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31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331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320" w:author="Kinder" w:date="2013-06-29T15:06:00Z">
                  <w:rPr>
                    <w:ins w:id="332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2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2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32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332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326" w:author="Kinder" w:date="2013-06-29T15:06:00Z">
                  <w:rPr>
                    <w:ins w:id="332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2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2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330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rPr>
                <w:ins w:id="33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332" w:author="Kinder" w:date="2013-06-29T15:06:00Z">
                  <w:rPr>
                    <w:ins w:id="333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33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333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336" w:author="Kinder" w:date="2013-06-29T15:06:00Z">
                  <w:rPr>
                    <w:ins w:id="333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3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33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34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334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342" w:author="Kinder" w:date="2013-06-29T15:06:00Z">
                  <w:rPr>
                    <w:ins w:id="334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4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4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34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33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348" w:author="Kinder" w:date="2013-06-29T15:06:00Z">
                  <w:rPr>
                    <w:ins w:id="334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5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35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rPr>
                <w:ins w:id="33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354" w:author="Kinder" w:date="2013-06-29T15:06:00Z">
                  <w:rPr>
                    <w:ins w:id="335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3356" w:author="Wolfgang J. Toechterle" w:date="2013-06-22T11:15:00Z"/>
          <w:del w:id="3357" w:author="Kinder" w:date="2013-06-29T15:05:00Z"/>
          <w:rFonts w:eastAsia="Times New Roman" w:cs="Times New Roman"/>
          <w:color w:val="000000"/>
          <w:szCs w:val="20"/>
          <w:highlight w:val="lightGray"/>
          <w:rPrChange w:id="3358" w:author="Wolfgang J. Toechterle" w:date="2013-06-22T11:19:00Z">
            <w:rPr>
              <w:ins w:id="3359" w:author="Wolfgang J. Toechterle" w:date="2013-06-22T11:15:00Z"/>
              <w:del w:id="336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36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62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3363" w:author="Wolfgang J. Toechterle" w:date="2013-06-22T11:15:00Z">
        <w:del w:id="3364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336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336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367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368" w:author="Wolfgang J. Toechterle" w:date="2013-06-22T11:55:00Z">
        <w:del w:id="3369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70" w:author="Wolfgang J. Toechterle" w:date="2013-06-22T11:15:00Z"/>
          <w:del w:id="3371" w:author="Kinder" w:date="2013-06-29T15:05:00Z"/>
          <w:rFonts w:eastAsia="Times New Roman" w:cs="Times New Roman"/>
          <w:szCs w:val="20"/>
        </w:rPr>
        <w:pPrChange w:id="337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73" w:author="Wolfgang J. Toechterle" w:date="2013-06-22T11:15:00Z">
        <w:del w:id="337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37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37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77" w:author="Wolfgang J. Toechterle" w:date="2013-06-22T11:15:00Z"/>
          <w:del w:id="3378" w:author="Kinder" w:date="2013-06-29T15:05:00Z"/>
          <w:rFonts w:eastAsia="Times New Roman" w:cs="Times New Roman"/>
          <w:szCs w:val="20"/>
        </w:rPr>
        <w:pPrChange w:id="337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80" w:author="Wolfgang J. Toechterle" w:date="2013-06-22T11:15:00Z">
        <w:del w:id="3381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38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38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84" w:author="Wolfgang J. Toechterle" w:date="2013-06-22T11:15:00Z"/>
          <w:del w:id="3385" w:author="Kinder" w:date="2013-06-29T15:05:00Z"/>
          <w:rFonts w:eastAsia="Times New Roman" w:cs="Times New Roman"/>
          <w:szCs w:val="20"/>
        </w:rPr>
        <w:pPrChange w:id="338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87" w:author="Wolfgang J. Toechterle" w:date="2013-06-22T11:15:00Z">
        <w:del w:id="338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3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39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91" w:author="Wolfgang J. Toechterle" w:date="2013-06-22T11:18:00Z"/>
          <w:del w:id="3392" w:author="Kinder" w:date="2013-06-29T15:05:00Z"/>
          <w:rFonts w:eastAsia="Times New Roman" w:cs="Times New Roman"/>
          <w:szCs w:val="20"/>
        </w:rPr>
        <w:pPrChange w:id="339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94" w:author="Wolfgang J. Toechterle" w:date="2013-06-22T11:15:00Z"/>
          <w:del w:id="3395" w:author="Kinder" w:date="2013-06-29T15:05:00Z"/>
          <w:rFonts w:eastAsia="Times New Roman" w:cs="Times New Roman"/>
          <w:color w:val="000000"/>
          <w:szCs w:val="20"/>
          <w:highlight w:val="lightGray"/>
          <w:rPrChange w:id="3396" w:author="Wolfgang J. Toechterle" w:date="2013-06-22T11:19:00Z">
            <w:rPr>
              <w:ins w:id="3397" w:author="Wolfgang J. Toechterle" w:date="2013-06-22T11:15:00Z"/>
              <w:del w:id="339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39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00" w:author="Wolfgang J. Toechterle" w:date="2013-06-22T11:15:00Z">
        <w:del w:id="3401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40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40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404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405" w:author="Wolfgang J. Toechterle" w:date="2013-06-22T11:55:00Z">
        <w:del w:id="3406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07" w:author="Wolfgang J. Toechterle" w:date="2013-06-22T11:15:00Z"/>
          <w:del w:id="3408" w:author="Kinder" w:date="2013-06-29T15:05:00Z"/>
          <w:rFonts w:eastAsia="Times New Roman" w:cs="Times New Roman"/>
          <w:szCs w:val="20"/>
        </w:rPr>
        <w:pPrChange w:id="340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10" w:author="Wolfgang J. Toechterle" w:date="2013-06-22T11:15:00Z">
        <w:del w:id="341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14" w:author="Wolfgang J. Toechterle" w:date="2013-06-22T11:15:00Z"/>
          <w:del w:id="3415" w:author="Kinder" w:date="2013-06-29T15:05:00Z"/>
          <w:rFonts w:eastAsia="Times New Roman" w:cs="Times New Roman"/>
          <w:szCs w:val="20"/>
        </w:rPr>
        <w:pPrChange w:id="341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17" w:author="Wolfgang J. Toechterle" w:date="2013-06-22T11:15:00Z">
        <w:del w:id="341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2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3421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342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23" w:author="Wolfgang J. Toechterle" w:date="2013-06-22T11:15:00Z"/>
          <w:del w:id="3424" w:author="Kinder" w:date="2013-06-29T15:05:00Z"/>
          <w:rFonts w:eastAsia="Times New Roman" w:cs="Times New Roman"/>
          <w:szCs w:val="20"/>
        </w:rPr>
        <w:pPrChange w:id="342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26" w:author="Wolfgang J. Toechterle" w:date="2013-06-22T11:15:00Z">
        <w:del w:id="342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2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30" w:author="Wolfgang J. Toechterle" w:date="2013-06-22T11:15:00Z"/>
          <w:del w:id="3431" w:author="Kinder" w:date="2013-06-29T15:05:00Z"/>
          <w:rFonts w:eastAsia="Times New Roman" w:cs="Times New Roman"/>
          <w:szCs w:val="20"/>
        </w:rPr>
        <w:pPrChange w:id="34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33" w:author="Wolfgang J. Toechterle" w:date="2013-06-22T11:15:00Z">
        <w:del w:id="343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3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3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437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3438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3439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40" w:author="Wolfgang J. Toechterle" w:date="2013-06-22T11:15:00Z"/>
          <w:del w:id="3441" w:author="Kinder" w:date="2013-06-29T15:05:00Z"/>
          <w:rFonts w:eastAsia="Times New Roman" w:cs="Times New Roman"/>
          <w:szCs w:val="20"/>
        </w:rPr>
        <w:pPrChange w:id="344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43" w:author="Wolfgang J. Toechterle" w:date="2013-06-22T11:15:00Z">
        <w:del w:id="344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4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48" w:author="Wolfgang J. Toechterle" w:date="2013-06-22T11:15:00Z"/>
          <w:del w:id="3449" w:author="Kinder" w:date="2013-06-29T15:05:00Z"/>
          <w:rFonts w:eastAsia="Times New Roman" w:cs="Times New Roman"/>
          <w:szCs w:val="20"/>
        </w:rPr>
        <w:pPrChange w:id="345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51" w:author="Wolfgang J. Toechterle" w:date="2013-06-22T11:15:00Z">
        <w:del w:id="345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45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5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56" w:author="Wolfgang J. Toechterle" w:date="2013-06-22T11:15:00Z"/>
          <w:del w:id="3457" w:author="Kinder" w:date="2013-06-29T15:05:00Z"/>
          <w:rFonts w:eastAsia="Times New Roman" w:cs="Times New Roman"/>
          <w:szCs w:val="20"/>
        </w:rPr>
        <w:pPrChange w:id="34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59" w:author="Wolfgang J. Toechterle" w:date="2013-06-22T11:15:00Z">
        <w:del w:id="346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4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3464" w:author="Wolfgang J. Toechterle" w:date="2013-06-22T11:15:00Z"/>
          <w:del w:id="3465" w:author="Kinder" w:date="2013-06-29T15:05:00Z"/>
          <w:rFonts w:eastAsia="Times New Roman" w:cs="Times New Roman"/>
          <w:szCs w:val="20"/>
        </w:rPr>
        <w:pPrChange w:id="3466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467" w:author="Wolfgang J. Toechterle" w:date="2013-06-22T11:15:00Z">
        <w:del w:id="346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46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472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73" w:author="Wolfgang J. Toechterle" w:date="2013-06-22T11:18:00Z"/>
          <w:del w:id="3474" w:author="Kinder" w:date="2013-06-29T15:05:00Z"/>
          <w:rFonts w:eastAsia="Times New Roman" w:cs="Times New Roman"/>
          <w:szCs w:val="20"/>
        </w:rPr>
        <w:pPrChange w:id="34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76" w:author="Wolfgang J. Toechterle" w:date="2013-06-22T11:15:00Z"/>
          <w:del w:id="3477" w:author="Kinder" w:date="2013-06-29T15:05:00Z"/>
          <w:rFonts w:eastAsia="Times New Roman" w:cs="Times New Roman"/>
          <w:color w:val="000000"/>
          <w:szCs w:val="20"/>
          <w:highlight w:val="lightGray"/>
          <w:rPrChange w:id="3478" w:author="Wolfgang J. Toechterle" w:date="2013-06-22T11:19:00Z">
            <w:rPr>
              <w:ins w:id="3479" w:author="Wolfgang J. Toechterle" w:date="2013-06-22T11:15:00Z"/>
              <w:del w:id="348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48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82" w:author="Wolfgang J. Toechterle" w:date="2013-06-22T11:15:00Z">
        <w:del w:id="348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48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48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48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487" w:author="Wolfgang J. Toechterle" w:date="2013-06-22T11:55:00Z">
        <w:del w:id="348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89" w:author="Wolfgang J. Toechterle" w:date="2013-06-22T11:15:00Z"/>
          <w:del w:id="3490" w:author="Kinder" w:date="2013-06-29T15:05:00Z"/>
          <w:rFonts w:eastAsia="Times New Roman" w:cs="Times New Roman"/>
          <w:szCs w:val="20"/>
        </w:rPr>
        <w:pPrChange w:id="34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92" w:author="Wolfgang J. Toechterle" w:date="2013-06-22T11:15:00Z">
        <w:del w:id="349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9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3495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349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349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49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49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3500" w:author="Wolfgang J. Toechterle" w:date="2013-06-22T11:15:00Z"/>
          <w:del w:id="3501" w:author="Kinder" w:date="2013-06-29T15:05:00Z"/>
          <w:rFonts w:eastAsia="Times New Roman" w:cs="Times New Roman"/>
          <w:szCs w:val="20"/>
        </w:rPr>
        <w:pPrChange w:id="3502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503" w:author="Wolfgang J. Toechterle" w:date="2013-06-22T11:15:00Z">
        <w:del w:id="350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0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0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07" w:author="Wolfgang J. Toechterle" w:date="2013-06-22T11:15:00Z"/>
          <w:del w:id="3508" w:author="Kinder" w:date="2013-06-29T15:05:00Z"/>
          <w:rFonts w:eastAsia="Times New Roman" w:cs="Times New Roman"/>
          <w:szCs w:val="20"/>
        </w:rPr>
        <w:pPrChange w:id="350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10" w:author="Wolfgang J. Toechterle" w:date="2013-06-22T11:15:00Z">
        <w:del w:id="351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1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1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14" w:author="Wolfgang J. Toechterle" w:date="2013-06-22T11:15:00Z"/>
          <w:del w:id="3515" w:author="Kinder" w:date="2013-06-29T15:05:00Z"/>
          <w:rFonts w:eastAsia="Times New Roman" w:cs="Times New Roman"/>
          <w:szCs w:val="20"/>
        </w:rPr>
        <w:pPrChange w:id="351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17" w:author="Wolfgang J. Toechterle" w:date="2013-06-22T11:15:00Z">
        <w:del w:id="351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1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2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21" w:author="Wolfgang J. Toechterle" w:date="2013-06-22T11:15:00Z"/>
          <w:del w:id="3522" w:author="Kinder" w:date="2013-06-29T15:05:00Z"/>
          <w:rFonts w:eastAsia="Times New Roman" w:cs="Times New Roman"/>
          <w:szCs w:val="20"/>
        </w:rPr>
        <w:pPrChange w:id="352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24" w:author="Wolfgang J. Toechterle" w:date="2013-06-22T11:15:00Z">
        <w:del w:id="352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2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2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28" w:author="Wolfgang J. Toechterle" w:date="2013-06-22T11:15:00Z"/>
          <w:del w:id="3529" w:author="Kinder" w:date="2013-06-29T15:05:00Z"/>
          <w:rFonts w:eastAsia="Times New Roman" w:cs="Times New Roman"/>
          <w:szCs w:val="20"/>
        </w:rPr>
        <w:pPrChange w:id="353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31" w:author="Wolfgang J. Toechterle" w:date="2013-06-22T11:15:00Z">
        <w:del w:id="353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3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3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35" w:author="Wolfgang J. Toechterle" w:date="2013-06-22T11:18:00Z"/>
          <w:del w:id="3536" w:author="Kinder" w:date="2013-06-29T15:05:00Z"/>
          <w:rFonts w:eastAsia="Times New Roman" w:cs="Times New Roman"/>
          <w:szCs w:val="20"/>
        </w:rPr>
        <w:pPrChange w:id="353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38" w:author="Wolfgang J. Toechterle" w:date="2013-06-22T11:15:00Z"/>
          <w:del w:id="3539" w:author="Kinder" w:date="2013-06-29T15:05:00Z"/>
          <w:rFonts w:eastAsia="Times New Roman" w:cs="Times New Roman"/>
          <w:color w:val="000000"/>
          <w:szCs w:val="20"/>
          <w:highlight w:val="lightGray"/>
          <w:rPrChange w:id="3540" w:author="Wolfgang J. Toechterle" w:date="2013-06-22T11:19:00Z">
            <w:rPr>
              <w:ins w:id="3541" w:author="Wolfgang J. Toechterle" w:date="2013-06-22T11:15:00Z"/>
              <w:del w:id="354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4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44" w:author="Wolfgang J. Toechterle" w:date="2013-06-22T11:15:00Z">
        <w:del w:id="3545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54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54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548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49" w:author="Wolfgang J. Toechterle" w:date="2013-06-22T11:55:00Z">
        <w:del w:id="3550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51" w:author="Wolfgang J. Toechterle" w:date="2013-06-22T11:15:00Z"/>
          <w:del w:id="3552" w:author="Kinder" w:date="2013-06-29T15:05:00Z"/>
          <w:rFonts w:eastAsia="Times New Roman" w:cs="Times New Roman"/>
          <w:color w:val="000000"/>
          <w:szCs w:val="20"/>
          <w:rPrChange w:id="3553" w:author="Wolfgang J. Toechterle" w:date="2013-06-22T11:16:00Z">
            <w:rPr>
              <w:ins w:id="3554" w:author="Wolfgang J. Toechterle" w:date="2013-06-22T11:15:00Z"/>
              <w:del w:id="3555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5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57" w:author="Wolfgang J. Toechterle" w:date="2013-06-22T11:15:00Z">
        <w:del w:id="355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59" w:author="Wolfgang J. Toechterle" w:date="2013-06-22T11:15:00Z"/>
          <w:del w:id="3560" w:author="Kinder" w:date="2013-06-29T15:05:00Z"/>
          <w:rFonts w:eastAsia="Times New Roman" w:cs="Times New Roman"/>
          <w:color w:val="000000"/>
          <w:szCs w:val="20"/>
          <w:rPrChange w:id="3561" w:author="Wolfgang J. Toechterle" w:date="2013-06-22T11:16:00Z">
            <w:rPr>
              <w:ins w:id="3562" w:author="Wolfgang J. Toechterle" w:date="2013-06-22T11:15:00Z"/>
              <w:del w:id="356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6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65" w:author="Wolfgang J. Toechterle" w:date="2013-06-22T11:15:00Z">
        <w:del w:id="356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67" w:author="Wolfgang J. Toechterle" w:date="2013-06-22T11:18:00Z"/>
          <w:del w:id="3568" w:author="Kinder" w:date="2013-06-29T15:05:00Z"/>
          <w:rFonts w:eastAsia="Times New Roman" w:cs="Times New Roman"/>
          <w:szCs w:val="20"/>
        </w:rPr>
        <w:pPrChange w:id="356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70" w:author="Wolfgang J. Toechterle" w:date="2013-06-22T11:15:00Z"/>
          <w:del w:id="3571" w:author="Kinder" w:date="2013-06-29T15:05:00Z"/>
          <w:rFonts w:eastAsia="Times New Roman" w:cs="Times New Roman"/>
          <w:color w:val="000000"/>
          <w:szCs w:val="20"/>
          <w:highlight w:val="lightGray"/>
          <w:rPrChange w:id="3572" w:author="Wolfgang J. Toechterle" w:date="2013-06-22T11:19:00Z">
            <w:rPr>
              <w:ins w:id="3573" w:author="Wolfgang J. Toechterle" w:date="2013-06-22T11:15:00Z"/>
              <w:del w:id="357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76" w:author="Wolfgang J. Toechterle" w:date="2013-06-22T11:15:00Z">
        <w:del w:id="3577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57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57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58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81" w:author="Wolfgang J. Toechterle" w:date="2013-06-22T11:55:00Z">
        <w:del w:id="3582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83" w:author="Wolfgang J. Toechterle" w:date="2013-06-22T11:15:00Z"/>
          <w:del w:id="3584" w:author="Kinder" w:date="2013-06-29T15:05:00Z"/>
          <w:rFonts w:eastAsia="Times New Roman" w:cs="Times New Roman"/>
          <w:szCs w:val="20"/>
        </w:rPr>
        <w:pPrChange w:id="35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86" w:author="Wolfgang J. Toechterle" w:date="2013-06-22T11:15:00Z">
        <w:del w:id="358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90" w:author="Wolfgang J. Toechterle" w:date="2013-06-22T11:15:00Z"/>
          <w:del w:id="3591" w:author="Kinder" w:date="2013-06-29T15:05:00Z"/>
          <w:rFonts w:eastAsia="Times New Roman" w:cs="Times New Roman"/>
          <w:szCs w:val="20"/>
        </w:rPr>
        <w:pPrChange w:id="359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93" w:author="Wolfgang J. Toechterle" w:date="2013-06-22T11:15:00Z">
        <w:del w:id="359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5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97" w:author="Wolfgang J. Toechterle" w:date="2013-06-22T11:15:00Z"/>
          <w:del w:id="3598" w:author="Kinder" w:date="2013-06-29T15:05:00Z"/>
          <w:rFonts w:eastAsia="Times New Roman" w:cs="Times New Roman"/>
          <w:szCs w:val="20"/>
        </w:rPr>
        <w:pPrChange w:id="359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00" w:author="Wolfgang J. Toechterle" w:date="2013-06-22T11:15:00Z">
        <w:del w:id="360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0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05" w:author="Wolfgang J. Toechterle" w:date="2013-06-22T11:15:00Z"/>
          <w:del w:id="3606" w:author="Kinder" w:date="2013-06-29T15:05:00Z"/>
          <w:rFonts w:eastAsia="Times New Roman" w:cs="Times New Roman"/>
          <w:szCs w:val="20"/>
        </w:rPr>
        <w:pPrChange w:id="360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08" w:author="Wolfgang J. Toechterle" w:date="2013-06-22T11:15:00Z">
        <w:del w:id="360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1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1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12" w:author="Wolfgang J. Toechterle" w:date="2013-06-22T11:15:00Z"/>
          <w:del w:id="3613" w:author="Kinder" w:date="2013-06-29T15:05:00Z"/>
          <w:rFonts w:eastAsia="Times New Roman" w:cs="Times New Roman"/>
          <w:szCs w:val="20"/>
        </w:rPr>
        <w:pPrChange w:id="361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15" w:author="Wolfgang J. Toechterle" w:date="2013-06-22T11:15:00Z">
        <w:del w:id="361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61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1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20" w:author="Wolfgang J. Toechterle" w:date="2013-06-22T11:15:00Z"/>
          <w:del w:id="3621" w:author="Kinder" w:date="2013-06-29T15:05:00Z"/>
          <w:rFonts w:eastAsia="Times New Roman" w:cs="Times New Roman"/>
          <w:szCs w:val="20"/>
        </w:rPr>
        <w:pPrChange w:id="362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23" w:author="Wolfgang J. Toechterle" w:date="2013-06-22T11:15:00Z">
        <w:del w:id="362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62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2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3627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362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3629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6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32" w:author="Wolfgang J. Toechterle" w:date="2013-06-22T11:15:00Z"/>
          <w:del w:id="3633" w:author="Kinder" w:date="2013-06-29T15:05:00Z"/>
          <w:rFonts w:eastAsia="Times New Roman" w:cs="Times New Roman"/>
          <w:szCs w:val="20"/>
        </w:rPr>
        <w:pPrChange w:id="36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35" w:author="Wolfgang J. Toechterle" w:date="2013-06-22T11:15:00Z">
        <w:del w:id="363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3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3638" w:author="Wolfgang J. Toechterle" w:date="2013-06-22T11:52:00Z">
        <w:del w:id="3639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3640" w:author="Wolfgang J. Toechterle" w:date="2013-06-22T11:15:00Z">
        <w:del w:id="3641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64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4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44" w:author="Wolfgang J. Toechterle" w:date="2013-06-22T11:18:00Z"/>
          <w:del w:id="3645" w:author="Kinder" w:date="2013-06-29T15:05:00Z"/>
          <w:rFonts w:eastAsia="Times New Roman" w:cs="Times New Roman"/>
          <w:szCs w:val="20"/>
        </w:rPr>
        <w:pPrChange w:id="364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47" w:author="Wolfgang J. Toechterle" w:date="2013-06-22T11:15:00Z"/>
          <w:del w:id="3648" w:author="Kinder" w:date="2013-06-29T15:05:00Z"/>
          <w:rFonts w:eastAsia="Times New Roman" w:cs="Times New Roman"/>
          <w:color w:val="000000"/>
          <w:szCs w:val="20"/>
          <w:highlight w:val="lightGray"/>
          <w:rPrChange w:id="3649" w:author="Wolfgang J. Toechterle" w:date="2013-06-22T11:19:00Z">
            <w:rPr>
              <w:ins w:id="3650" w:author="Wolfgang J. Toechterle" w:date="2013-06-22T11:15:00Z"/>
              <w:del w:id="365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65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53" w:author="Wolfgang J. Toechterle" w:date="2013-06-22T11:15:00Z">
        <w:del w:id="3654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65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65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657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658" w:author="Wolfgang J. Toechterle" w:date="2013-06-22T11:56:00Z">
        <w:del w:id="3659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60" w:author="Wolfgang J. Toechterle" w:date="2013-06-22T11:15:00Z"/>
          <w:del w:id="3661" w:author="Kinder" w:date="2013-06-29T15:05:00Z"/>
          <w:rFonts w:eastAsia="Times New Roman" w:cs="Times New Roman"/>
          <w:szCs w:val="20"/>
        </w:rPr>
        <w:pPrChange w:id="366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63" w:author="Wolfgang J. Toechterle" w:date="2013-06-22T11:15:00Z">
        <w:del w:id="366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6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6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67" w:author="Wolfgang J. Toechterle" w:date="2013-06-22T11:15:00Z"/>
          <w:del w:id="3668" w:author="Kinder" w:date="2013-06-29T15:05:00Z"/>
          <w:rFonts w:eastAsia="Times New Roman" w:cs="Times New Roman"/>
          <w:szCs w:val="20"/>
        </w:rPr>
        <w:pPrChange w:id="366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70" w:author="Wolfgang J. Toechterle" w:date="2013-06-22T11:15:00Z">
        <w:del w:id="367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7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74" w:author="Wolfgang J. Toechterle" w:date="2013-06-22T11:15:00Z"/>
          <w:del w:id="3675" w:author="Kinder" w:date="2013-06-29T15:05:00Z"/>
          <w:rFonts w:eastAsia="Times New Roman" w:cs="Times New Roman"/>
          <w:szCs w:val="20"/>
        </w:rPr>
        <w:pPrChange w:id="367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77" w:author="Wolfgang J. Toechterle" w:date="2013-06-22T11:15:00Z">
        <w:del w:id="367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81" w:author="Wolfgang J. Toechterle" w:date="2013-06-22T11:15:00Z"/>
          <w:del w:id="3682" w:author="Kinder" w:date="2013-06-29T15:05:00Z"/>
          <w:rFonts w:eastAsia="Times New Roman" w:cs="Times New Roman"/>
          <w:szCs w:val="20"/>
        </w:rPr>
        <w:pPrChange w:id="368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84" w:author="Wolfgang J. Toechterle" w:date="2013-06-22T11:15:00Z">
        <w:del w:id="368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6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3688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3689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3690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3691" w:author="Wolfgang J. Toechterle" w:date="2013-06-22T11:17:00Z">
            <w:rPr/>
          </w:rPrChange>
        </w:rPr>
        <w:lastRenderedPageBreak/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Heading1"/>
        <w:rPr>
          <w:ins w:id="3692" w:author="Wolfgang J. Toechterle" w:date="2013-06-22T12:03:00Z"/>
          <w:u w:val="none"/>
        </w:rPr>
      </w:pPr>
      <w:r w:rsidRPr="00EA5133">
        <w:rPr>
          <w:u w:val="none"/>
        </w:rPr>
        <w:lastRenderedPageBreak/>
        <w:t>APPENDICES</w:t>
      </w:r>
    </w:p>
    <w:p w14:paraId="072204A3" w14:textId="3F188BD9" w:rsidR="00051F50" w:rsidRPr="00E1640C" w:rsidRDefault="00051F50">
      <w:pPr>
        <w:rPr>
          <w:ins w:id="3693" w:author="Wolfgang J. Toechterle" w:date="2013-06-22T12:03:00Z"/>
          <w:color w:val="008000"/>
          <w:rPrChange w:id="3694" w:author="Wolfgang J. Toechterle" w:date="2013-06-22T12:08:00Z">
            <w:rPr>
              <w:ins w:id="3695" w:author="Wolfgang J. Toechterle" w:date="2013-06-22T12:03:00Z"/>
            </w:rPr>
          </w:rPrChange>
        </w:rPr>
        <w:pPrChange w:id="3696" w:author="Wolfgang J. Toechterle" w:date="2013-06-22T12:03:00Z">
          <w:pPr>
            <w:pStyle w:val="Heading1"/>
          </w:pPr>
        </w:pPrChange>
      </w:pPr>
      <w:ins w:id="3697" w:author="Wolfgang J. Toechterle" w:date="2013-06-22T12:03:00Z">
        <w:r w:rsidRPr="00E1640C">
          <w:rPr>
            <w:color w:val="008000"/>
            <w:rPrChange w:id="3698" w:author="Wolfgang J. Toechterle" w:date="2013-06-22T12:08:00Z">
              <w:rPr/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3699" w:author="Wolfgang J. Toechterle" w:date="2013-06-22T12:03:00Z"/>
          <w:color w:val="008000"/>
          <w:rPrChange w:id="3700" w:author="Wolfgang J. Toechterle" w:date="2013-06-22T12:08:00Z">
            <w:rPr>
              <w:ins w:id="3701" w:author="Wolfgang J. Toechterle" w:date="2013-06-22T12:03:00Z"/>
            </w:rPr>
          </w:rPrChange>
        </w:rPr>
        <w:pPrChange w:id="3702" w:author="Wolfgang J. Toechterle" w:date="2013-06-22T12:03:00Z">
          <w:pPr>
            <w:pStyle w:val="Heading1"/>
          </w:pPr>
        </w:pPrChange>
      </w:pPr>
      <w:ins w:id="3703" w:author="Wolfgang J. Toechterle" w:date="2013-06-22T12:03:00Z">
        <w:r w:rsidRPr="00E1640C">
          <w:rPr>
            <w:color w:val="008000"/>
            <w:rPrChange w:id="3704" w:author="Wolfgang J. Toechterle" w:date="2013-06-22T12:08:00Z">
              <w:rPr/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3705" w:author="Wolfgang J. Toechterle" w:date="2013-06-22T12:04:00Z"/>
          <w:color w:val="008000"/>
          <w:rPrChange w:id="3706" w:author="Wolfgang J. Toechterle" w:date="2013-06-22T12:08:00Z">
            <w:rPr>
              <w:ins w:id="3707" w:author="Wolfgang J. Toechterle" w:date="2013-06-22T12:04:00Z"/>
            </w:rPr>
          </w:rPrChange>
        </w:rPr>
        <w:pPrChange w:id="3708" w:author="Wolfgang J. Toechterle" w:date="2013-06-22T12:03:00Z">
          <w:pPr>
            <w:pStyle w:val="Heading1"/>
          </w:pPr>
        </w:pPrChange>
      </w:pPr>
      <w:ins w:id="3709" w:author="Wolfgang J. Toechterle" w:date="2013-06-22T12:03:00Z">
        <w:r w:rsidRPr="00E1640C">
          <w:rPr>
            <w:color w:val="008000"/>
            <w:rPrChange w:id="3710" w:author="Wolfgang J. Toechterle" w:date="2013-06-22T12:08:00Z">
              <w:rPr/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3711" w:author="Wolfgang J. Toechterle" w:date="2013-06-22T12:03:00Z"/>
          <w:color w:val="008000"/>
          <w:rPrChange w:id="3712" w:author="Wolfgang J. Toechterle" w:date="2013-06-22T12:08:00Z">
            <w:rPr>
              <w:ins w:id="3713" w:author="Wolfgang J. Toechterle" w:date="2013-06-22T12:03:00Z"/>
            </w:rPr>
          </w:rPrChange>
        </w:rPr>
        <w:pPrChange w:id="3714" w:author="Wolfgang J. Toechterle" w:date="2013-06-22T12:03:00Z">
          <w:pPr>
            <w:pStyle w:val="Heading1"/>
          </w:pPr>
        </w:pPrChange>
      </w:pPr>
      <w:ins w:id="3715" w:author="Wolfgang J. Toechterle" w:date="2013-06-22T12:04:00Z">
        <w:r w:rsidRPr="00E1640C">
          <w:rPr>
            <w:color w:val="008000"/>
            <w:rPrChange w:id="3716" w:author="Wolfgang J. Toechterle" w:date="2013-06-22T12:08:00Z">
              <w:rPr/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3717" w:author="Wolfgang J. Toechterle" w:date="2013-06-22T12:07:00Z"/>
        </w:rPr>
        <w:pPrChange w:id="3718" w:author="Wolfgang J. Toechterle" w:date="2013-06-22T12:03:00Z">
          <w:pPr>
            <w:pStyle w:val="Heading1"/>
          </w:pPr>
        </w:pPrChange>
      </w:pPr>
      <w:ins w:id="3719" w:author="Wolfgang J. Toechterle" w:date="2013-06-22T20:53:00Z">
        <w:r>
          <w:rPr>
            <w:color w:val="008000"/>
          </w:rPr>
          <w:t>DieCut</w:t>
        </w:r>
      </w:ins>
    </w:p>
    <w:p w14:paraId="3F18673F" w14:textId="77777777" w:rsidR="00E1640C" w:rsidRDefault="00E1640C">
      <w:pPr>
        <w:rPr>
          <w:ins w:id="3720" w:author="Wolfgang J. Toechterle" w:date="2013-06-22T12:07:00Z"/>
        </w:rPr>
        <w:pPrChange w:id="3721" w:author="Wolfgang J. Toechterle" w:date="2013-06-22T12:03:00Z">
          <w:pPr>
            <w:pStyle w:val="Heading1"/>
          </w:pPr>
        </w:pPrChange>
      </w:pPr>
    </w:p>
    <w:p w14:paraId="091D7E3E" w14:textId="77777777" w:rsidR="00E1640C" w:rsidRDefault="00E1640C">
      <w:pPr>
        <w:rPr>
          <w:ins w:id="3722" w:author="Wolfgang J. Toechterle" w:date="2013-06-22T12:07:00Z"/>
        </w:rPr>
        <w:pPrChange w:id="3723" w:author="Wolfgang J. Toechterle" w:date="2013-06-22T12:03:00Z">
          <w:pPr>
            <w:pStyle w:val="Heading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24" w:author="Wolfgang J. Toechterle" w:date="2013-06-22T12:07:00Z"/>
          <w:rFonts w:cs="Arial"/>
          <w:szCs w:val="20"/>
          <w:lang w:val="en-US"/>
        </w:rPr>
      </w:pPr>
      <w:ins w:id="3725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26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2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2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2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3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für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31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32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33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34" w:author="Wolfgang J. Toechterle" w:date="2013-06-22T12:07:00Z"/>
          <w:rFonts w:cs="Arial"/>
          <w:szCs w:val="20"/>
          <w:lang w:val="en-US"/>
        </w:rPr>
      </w:pPr>
      <w:ins w:id="3735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36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37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3738" w:author="Admin" w:date="2013-06-30T22:49:00Z">
            <w:rPr>
              <w:ins w:id="3739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740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3741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Stiftung Werkstattmuseum für Druckkunst</w:t>
        </w:r>
      </w:ins>
    </w:p>
    <w:p w14:paraId="3DDDC7A6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42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3743" w:author="Admin" w:date="2013-06-30T22:49:00Z">
            <w:rPr>
              <w:ins w:id="3744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745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3746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4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4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4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5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5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5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5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5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5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5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57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58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59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60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61" w:author="Wolfgang J. Toechterle" w:date="2013-06-22T12:07:00Z"/>
          <w:rFonts w:cs="Arial"/>
          <w:szCs w:val="20"/>
          <w:lang w:val="en-US"/>
        </w:rPr>
      </w:pPr>
      <w:ins w:id="3762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63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6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6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6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6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6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6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 printing processes in a working museum</w:t>
        </w:r>
      </w:ins>
    </w:p>
    <w:p w14:paraId="1B49E3DC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70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3771" w:author="Admin" w:date="2013-06-30T22:49:00Z">
            <w:rPr>
              <w:ins w:id="3772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773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3774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Nonnenstrasse 38, D- 04229 Leipzig</w:t>
        </w:r>
      </w:ins>
    </w:p>
    <w:p w14:paraId="7CB73C52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75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3776" w:author="Admin" w:date="2013-06-30T22:49:00Z">
            <w:rPr>
              <w:ins w:id="3777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778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3779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Phone +49 (0) 341-231 62 0</w:t>
        </w:r>
      </w:ins>
    </w:p>
    <w:p w14:paraId="1C9207FB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80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3781" w:author="Admin" w:date="2013-06-30T22:49:00Z">
            <w:rPr>
              <w:ins w:id="3782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783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3784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8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8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87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88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89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90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3791" w:author="Wolfgang J. Toechterle" w:date="2013-06-22T12:07:00Z"/>
          <w:rFonts w:cs="Arial"/>
          <w:szCs w:val="20"/>
          <w:lang w:val="en-US"/>
        </w:rPr>
      </w:pPr>
      <w:ins w:id="3792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9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379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795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379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3797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3798" w:author="Wolfgang J. Toechterle" w:date="2013-06-22T12:01:00Z"/>
        </w:rPr>
        <w:pPrChange w:id="3799" w:author="Wolfgang J. Toechterle" w:date="2013-06-22T12:03:00Z">
          <w:pPr>
            <w:pStyle w:val="Heading1"/>
          </w:pPr>
        </w:pPrChange>
      </w:pPr>
    </w:p>
    <w:p w14:paraId="07532C5C" w14:textId="5F057575" w:rsidR="00051F50" w:rsidRDefault="00051F50">
      <w:pPr>
        <w:rPr>
          <w:ins w:id="3800" w:author="Wolfgang J. Toechterle" w:date="2013-06-22T12:02:00Z"/>
        </w:rPr>
        <w:pPrChange w:id="3801" w:author="Wolfgang J. Toechterle" w:date="2013-06-22T12:01:00Z">
          <w:pPr>
            <w:pStyle w:val="Heading1"/>
          </w:pPr>
        </w:pPrChange>
      </w:pPr>
      <w:ins w:id="3802" w:author="Wolfgang J. Toechterle" w:date="2013-06-22T12:02:00Z">
        <w:r w:rsidRPr="0062406A">
          <w:rPr>
            <w:noProof/>
            <w:lang w:val="de-DE" w:eastAsia="de-DE"/>
          </w:rPr>
          <w:lastRenderedPageBreak/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3803" w:author="Wolfgang J. Toechterle" w:date="2013-06-22T12:02:00Z"/>
        </w:rPr>
        <w:pPrChange w:id="3804" w:author="Wolfgang J. Toechterle" w:date="2013-06-22T12:01:00Z">
          <w:pPr>
            <w:pStyle w:val="Heading1"/>
          </w:pPr>
        </w:pPrChange>
      </w:pPr>
      <w:ins w:id="3805" w:author="Wolfgang J. Toechterle" w:date="2013-06-22T12:02:00Z">
        <w:r w:rsidRPr="0062406A">
          <w:rPr>
            <w:noProof/>
            <w:lang w:val="de-DE" w:eastAsia="de-DE"/>
          </w:rPr>
          <w:lastRenderedPageBreak/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3806" w:author="Wolfgang J. Toechterle" w:date="2013-06-22T12:01:00Z">
          <w:pPr>
            <w:pStyle w:val="Heading1"/>
          </w:pPr>
        </w:pPrChange>
      </w:pPr>
      <w:ins w:id="3807" w:author="Wolfgang J. Toechterle" w:date="2013-06-22T12:02:00Z">
        <w:r w:rsidRPr="0062406A">
          <w:rPr>
            <w:noProof/>
            <w:lang w:val="de-DE" w:eastAsia="de-DE"/>
          </w:rPr>
          <w:lastRenderedPageBreak/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3808" w:author="Wolfgang J. Toechterle" w:date="2013-06-22T11:14:00Z">
        <w:r w:rsidRPr="00263883" w:rsidDel="004A086C">
          <w:rPr>
            <w:noProof/>
            <w:lang w:val="de-DE" w:eastAsia="de-DE"/>
          </w:rPr>
          <w:lastRenderedPageBreak/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3809" w:author="Wolfgang J. Toechterle" w:date="2013-06-22T11:14:00Z">
        <w:r w:rsidRPr="00263883" w:rsidDel="004A086C">
          <w:rPr>
            <w:noProof/>
            <w:lang w:val="de-DE" w:eastAsia="de-DE"/>
          </w:rPr>
          <w:lastRenderedPageBreak/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7922F0" w:rsidRDefault="00C51A27" w:rsidP="00CE6B36">
      <w:pPr>
        <w:rPr>
          <w:ins w:id="3810" w:author="Wolfgang J. Toechterle" w:date="2013-05-20T20:49:00Z"/>
          <w:lang w:val="de-DE"/>
          <w:rPrChange w:id="3811" w:author="Admin" w:date="2013-06-30T22:49:00Z">
            <w:rPr>
              <w:ins w:id="3812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de-DE" w:eastAsia="de-DE"/>
        </w:rPr>
        <w:lastRenderedPageBreak/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2F0">
        <w:rPr>
          <w:lang w:val="de-DE"/>
          <w:rPrChange w:id="3813" w:author="Admin" w:date="2013-06-30T22:49:00Z">
            <w:rPr>
              <w:lang w:val="en-US"/>
            </w:rPr>
          </w:rPrChange>
        </w:rPr>
        <w:t xml:space="preserve"> </w:t>
      </w:r>
    </w:p>
    <w:p w14:paraId="20A9A1C3" w14:textId="77777777" w:rsidR="00F768E2" w:rsidRPr="007922F0" w:rsidRDefault="00F768E2" w:rsidP="00CE6B36">
      <w:pPr>
        <w:rPr>
          <w:ins w:id="3814" w:author="Wolfgang J. Toechterle" w:date="2013-05-20T20:49:00Z"/>
          <w:lang w:val="de-DE"/>
          <w:rPrChange w:id="3815" w:author="Admin" w:date="2013-06-30T22:49:00Z">
            <w:rPr>
              <w:ins w:id="3816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7922F0" w:rsidRDefault="00C51A27" w:rsidP="00CE6B36">
      <w:pPr>
        <w:rPr>
          <w:ins w:id="3817" w:author="Wolfgang J. Toechterle" w:date="2013-05-20T20:48:00Z"/>
          <w:lang w:val="de-DE"/>
          <w:rPrChange w:id="3818" w:author="Admin" w:date="2013-06-30T22:49:00Z">
            <w:rPr>
              <w:ins w:id="3819" w:author="Wolfgang J. Toechterle" w:date="2013-05-20T20:48:00Z"/>
              <w:lang w:val="en-US"/>
            </w:rPr>
          </w:rPrChange>
        </w:rPr>
      </w:pPr>
      <w:r w:rsidRPr="007922F0">
        <w:rPr>
          <w:lang w:val="de-DE"/>
          <w:rPrChange w:id="3820" w:author="Admin" w:date="2013-06-30T22:49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Pr="007922F0" w:rsidRDefault="004A086C" w:rsidP="00CE6B36">
      <w:pPr>
        <w:rPr>
          <w:ins w:id="3821" w:author="Wolfgang J. Toechterle" w:date="2013-06-22T12:03:00Z"/>
          <w:lang w:val="de-DE"/>
          <w:rPrChange w:id="3822" w:author="Admin" w:date="2013-06-30T22:49:00Z">
            <w:rPr>
              <w:ins w:id="3823" w:author="Wolfgang J. Toechterle" w:date="2013-06-22T12:03:00Z"/>
            </w:rPr>
          </w:rPrChange>
        </w:rPr>
      </w:pPr>
      <w:ins w:id="3824" w:author="Wolfgang J. Toechterle" w:date="2013-06-22T11:14:00Z">
        <w:r w:rsidRPr="007922F0">
          <w:rPr>
            <w:lang w:val="de-DE"/>
            <w:rPrChange w:id="3825" w:author="Admin" w:date="2013-06-30T22:49:00Z">
              <w:rPr/>
            </w:rPrChange>
          </w:rPr>
          <w:t xml:space="preserve">File: </w:t>
        </w:r>
      </w:ins>
      <w:ins w:id="3826" w:author="Wolfgang J. Toechterle" w:date="2013-05-20T20:48:00Z">
        <w:r w:rsidRPr="007922F0">
          <w:rPr>
            <w:lang w:val="de-DE"/>
            <w:rPrChange w:id="3827" w:author="Admin" w:date="2013-06-30T22:49:00Z">
              <w:rPr/>
            </w:rPrChange>
          </w:rPr>
          <w:t>druckkunst.png</w:t>
        </w:r>
      </w:ins>
    </w:p>
    <w:p w14:paraId="2BB9EB3C" w14:textId="77777777" w:rsidR="00051F50" w:rsidRPr="007922F0" w:rsidRDefault="00051F50" w:rsidP="00CE6B36">
      <w:pPr>
        <w:rPr>
          <w:ins w:id="3828" w:author="Wolfgang J. Toechterle" w:date="2013-06-22T12:03:00Z"/>
          <w:lang w:val="de-DE"/>
          <w:rPrChange w:id="3829" w:author="Admin" w:date="2013-06-30T22:49:00Z">
            <w:rPr>
              <w:ins w:id="3830" w:author="Wolfgang J. Toechterle" w:date="2013-06-22T12:03:00Z"/>
            </w:rPr>
          </w:rPrChange>
        </w:rPr>
      </w:pPr>
    </w:p>
    <w:p w14:paraId="168229C0" w14:textId="3ADA5D5B" w:rsidR="00051F50" w:rsidRDefault="007D0F28" w:rsidP="00CE6B36">
      <w:pPr>
        <w:rPr>
          <w:ins w:id="3831" w:author="Wolfgang J. Toechterle" w:date="2013-06-22T12:08:00Z"/>
        </w:rPr>
      </w:pPr>
      <w:ins w:id="3832" w:author="Wolfgang J. Toechterle" w:date="2013-06-22T12:03:00Z">
        <w:r>
          <w:rPr>
            <w:noProof/>
            <w:lang w:val="de-DE" w:eastAsia="de-DE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3833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3834" w:author="Wolfgang J. Toechterle" w:date="2013-06-22T20:53:00Z"/>
        </w:rPr>
      </w:pPr>
      <w:ins w:id="3835" w:author="Wolfgang J. Toechterle" w:date="2013-06-22T20:52:00Z">
        <w:r>
          <w:t>Example of a shopping bag with the given DieCut</w:t>
        </w:r>
      </w:ins>
    </w:p>
    <w:p w14:paraId="65DD26D6" w14:textId="1E567C1B" w:rsidR="002B6058" w:rsidRDefault="002B6058" w:rsidP="00CE6B36">
      <w:pPr>
        <w:rPr>
          <w:ins w:id="3836" w:author="Wolfgang J. Toechterle" w:date="2013-06-22T20:54:00Z"/>
        </w:rPr>
      </w:pPr>
      <w:ins w:id="3837" w:author="Wolfgang J. Toechterle" w:date="2013-06-22T20:53:00Z">
        <w:r>
          <w:rPr>
            <w:noProof/>
            <w:lang w:val="de-DE" w:eastAsia="de-DE"/>
          </w:rPr>
          <w:lastRenderedPageBreak/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3838" w:author="Wolfgang J. Toechterle" w:date="2013-06-22T20:54:00Z"/>
        </w:rPr>
      </w:pPr>
    </w:p>
    <w:p w14:paraId="30F5BD22" w14:textId="5E65908D" w:rsidR="002B6058" w:rsidRPr="00EA5133" w:rsidRDefault="002B6058" w:rsidP="00CE6B36">
      <w:ins w:id="3839" w:author="Wolfgang J. Toechterle" w:date="2013-06-22T20:54:00Z">
        <w:r>
          <w:t>given DieCut</w:t>
        </w:r>
      </w:ins>
    </w:p>
    <w:sectPr w:rsidR="002B6058" w:rsidRPr="00EA513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3891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1A7F4C" w14:textId="77777777" w:rsidR="0062406A" w:rsidRDefault="0062406A" w:rsidP="00A11118">
      <w:r>
        <w:separator/>
      </w:r>
    </w:p>
  </w:endnote>
  <w:endnote w:type="continuationSeparator" w:id="0">
    <w:p w14:paraId="2D48A4EA" w14:textId="77777777" w:rsidR="0062406A" w:rsidRDefault="0062406A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5"/>
      <w:gridCol w:w="5618"/>
      <w:gridCol w:w="1521"/>
    </w:tblGrid>
    <w:tr w:rsidR="0062406A" w14:paraId="6DDE62FA" w14:textId="77777777">
      <w:trPr>
        <w:cantSplit/>
      </w:trPr>
      <w:tc>
        <w:tcPr>
          <w:tcW w:w="2088" w:type="dxa"/>
        </w:tcPr>
        <w:p w14:paraId="29990C2C" w14:textId="77777777" w:rsidR="0062406A" w:rsidRDefault="0062406A" w:rsidP="004632D2">
          <w:pPr>
            <w:pStyle w:val="Footer"/>
            <w:rPr>
              <w:sz w:val="16"/>
            </w:rPr>
          </w:pPr>
        </w:p>
        <w:p w14:paraId="6F74CE45" w14:textId="77777777" w:rsidR="0062406A" w:rsidRDefault="0062406A" w:rsidP="004632D2">
          <w:pPr>
            <w:pStyle w:val="Footer"/>
            <w:rPr>
              <w:sz w:val="16"/>
            </w:rPr>
          </w:pPr>
        </w:p>
        <w:p w14:paraId="6F1A288C" w14:textId="77777777" w:rsidR="0062406A" w:rsidRPr="007922F0" w:rsidRDefault="0062406A" w:rsidP="00085939">
          <w:pPr>
            <w:pStyle w:val="Footer"/>
            <w:rPr>
              <w:sz w:val="16"/>
              <w:lang w:val="de-DE"/>
              <w:rPrChange w:id="110" w:author="Admin" w:date="2013-06-30T22:49:00Z">
                <w:rPr>
                  <w:sz w:val="16"/>
                </w:rPr>
              </w:rPrChange>
            </w:rPr>
          </w:pPr>
          <w:r w:rsidRPr="007922F0">
            <w:rPr>
              <w:sz w:val="16"/>
              <w:lang w:val="de-DE"/>
              <w:rPrChange w:id="111" w:author="Admin" w:date="2013-06-30T22:49:00Z">
                <w:rPr>
                  <w:sz w:val="16"/>
                </w:rPr>
              </w:rPrChange>
            </w:rPr>
            <w:t>WSC2013_TP40_MODX_PRE_EN</w:t>
          </w:r>
        </w:p>
      </w:tc>
      <w:tc>
        <w:tcPr>
          <w:tcW w:w="6120" w:type="dxa"/>
        </w:tcPr>
        <w:p w14:paraId="599269E2" w14:textId="77777777" w:rsidR="0062406A" w:rsidRPr="00AF5A9A" w:rsidRDefault="0062406A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>© WorldSkills International (WSI) reserves all rights in documents developed for or on behalf of WSI, including translation and electronic distribution. This material may be reproduced for non-commercial vocational and educational purposes provided that the WorldSkills International logo and copyright notice are left in place.</w:t>
          </w:r>
        </w:p>
      </w:tc>
      <w:tc>
        <w:tcPr>
          <w:tcW w:w="1646" w:type="dxa"/>
        </w:tcPr>
        <w:p w14:paraId="60F4FA03" w14:textId="77777777" w:rsidR="0062406A" w:rsidRDefault="0062406A" w:rsidP="004632D2">
          <w:pPr>
            <w:pStyle w:val="Footer"/>
            <w:rPr>
              <w:rStyle w:val="PageNumber"/>
            </w:rPr>
          </w:pPr>
        </w:p>
        <w:p w14:paraId="3128290C" w14:textId="77777777" w:rsidR="0062406A" w:rsidRDefault="0062406A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62406A" w:rsidRDefault="0062406A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427D9C">
            <w:rPr>
              <w:rStyle w:val="PageNumber"/>
              <w:noProof/>
            </w:rPr>
            <w:t>16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62406A" w:rsidRDefault="0062406A" w:rsidP="00A11118">
    <w:pPr>
      <w:pStyle w:val="footer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3840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3841">
        <w:tblGrid>
          <w:gridCol w:w="4243"/>
          <w:gridCol w:w="2752"/>
          <w:gridCol w:w="2241"/>
        </w:tblGrid>
      </w:tblGridChange>
    </w:tblGrid>
    <w:tr w:rsidR="0062406A" w:rsidDel="000161F3" w14:paraId="4538E4A4" w14:textId="7822B06E" w:rsidTr="000161F3">
      <w:trPr>
        <w:cantSplit/>
        <w:del w:id="3842" w:author="Kinder" w:date="2013-06-30T09:15:00Z"/>
        <w:trPrChange w:id="3843" w:author="Kinder" w:date="2013-06-30T09:15:00Z">
          <w:trPr>
            <w:cantSplit/>
          </w:trPr>
        </w:trPrChange>
      </w:trPr>
      <w:tc>
        <w:tcPr>
          <w:tcW w:w="4243" w:type="dxa"/>
          <w:tcPrChange w:id="3844" w:author="Kinder" w:date="2013-06-30T09:15:00Z">
            <w:tcPr>
              <w:tcW w:w="4428" w:type="dxa"/>
            </w:tcPr>
          </w:tcPrChange>
        </w:tcPr>
        <w:p w14:paraId="7156A9D3" w14:textId="118A9A32" w:rsidR="0062406A" w:rsidDel="000161F3" w:rsidRDefault="0062406A" w:rsidP="000161F3">
          <w:pPr>
            <w:pStyle w:val="Footer"/>
            <w:rPr>
              <w:del w:id="3845" w:author="Kinder" w:date="2013-06-30T09:15:00Z"/>
              <w:sz w:val="16"/>
            </w:rPr>
          </w:pPr>
        </w:p>
      </w:tc>
      <w:tc>
        <w:tcPr>
          <w:tcW w:w="2752" w:type="dxa"/>
          <w:tcPrChange w:id="3846" w:author="Kinder" w:date="2013-06-30T09:15:00Z">
            <w:tcPr>
              <w:tcW w:w="2962" w:type="dxa"/>
            </w:tcPr>
          </w:tcPrChange>
        </w:tcPr>
        <w:p w14:paraId="24BDEE0D" w14:textId="0D4A1FAC" w:rsidR="0062406A" w:rsidDel="000161F3" w:rsidRDefault="0062406A" w:rsidP="000161F3">
          <w:pPr>
            <w:pStyle w:val="Footer"/>
            <w:rPr>
              <w:del w:id="3847" w:author="Kinder" w:date="2013-06-30T09:15:00Z"/>
              <w:sz w:val="16"/>
            </w:rPr>
          </w:pPr>
        </w:p>
      </w:tc>
      <w:tc>
        <w:tcPr>
          <w:tcW w:w="2241" w:type="dxa"/>
          <w:tcPrChange w:id="3848" w:author="Kinder" w:date="2013-06-30T09:15:00Z">
            <w:tcPr>
              <w:tcW w:w="2464" w:type="dxa"/>
            </w:tcPr>
          </w:tcPrChange>
        </w:tcPr>
        <w:p w14:paraId="25623FDE" w14:textId="6FADC31A" w:rsidR="0062406A" w:rsidDel="000161F3" w:rsidRDefault="0062406A" w:rsidP="000161F3">
          <w:pPr>
            <w:pStyle w:val="Footer"/>
            <w:rPr>
              <w:del w:id="3849" w:author="Kinder" w:date="2013-06-30T09:15:00Z"/>
              <w:sz w:val="16"/>
            </w:rPr>
          </w:pPr>
        </w:p>
      </w:tc>
    </w:tr>
    <w:tr w:rsidR="0062406A" w:rsidDel="000161F3" w14:paraId="034C2079" w14:textId="22733D4D" w:rsidTr="000161F3">
      <w:trPr>
        <w:cantSplit/>
        <w:del w:id="3850" w:author="Kinder" w:date="2013-06-30T09:15:00Z"/>
        <w:trPrChange w:id="3851" w:author="Kinder" w:date="2013-06-30T09:15:00Z">
          <w:trPr>
            <w:cantSplit/>
          </w:trPr>
        </w:trPrChange>
      </w:trPr>
      <w:tc>
        <w:tcPr>
          <w:tcW w:w="4243" w:type="dxa"/>
          <w:tcPrChange w:id="3852" w:author="Kinder" w:date="2013-06-30T09:15:00Z">
            <w:tcPr>
              <w:tcW w:w="4428" w:type="dxa"/>
            </w:tcPr>
          </w:tcPrChange>
        </w:tcPr>
        <w:p w14:paraId="32A83BE0" w14:textId="7D7A69A9" w:rsidR="0062406A" w:rsidRPr="00591785" w:rsidDel="000161F3" w:rsidRDefault="0062406A" w:rsidP="000161F3">
          <w:pPr>
            <w:pStyle w:val="Footer"/>
            <w:rPr>
              <w:del w:id="3853" w:author="Kinder" w:date="2013-06-30T09:15:00Z"/>
              <w:sz w:val="16"/>
              <w:lang w:val="en-US"/>
            </w:rPr>
          </w:pPr>
          <w:del w:id="3854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62406A" w:rsidRPr="00591785" w:rsidDel="000161F3" w:rsidRDefault="0062406A" w:rsidP="000161F3">
          <w:pPr>
            <w:pStyle w:val="Footer"/>
            <w:rPr>
              <w:del w:id="3855" w:author="Kinder" w:date="2013-06-30T09:15:00Z"/>
              <w:sz w:val="16"/>
              <w:lang w:val="de-DE"/>
            </w:rPr>
          </w:pPr>
          <w:del w:id="3856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3857" w:author="Wolfgang J. Toechterle" w:date="2013-06-10T08:29:00Z">
            <w:del w:id="3858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859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860" w:author="Kinder" w:date="2013-06-30T09:15:00Z">
            <w:tcPr>
              <w:tcW w:w="2962" w:type="dxa"/>
            </w:tcPr>
          </w:tcPrChange>
        </w:tcPr>
        <w:p w14:paraId="59B64CFA" w14:textId="6F3FA7EE" w:rsidR="0062406A" w:rsidRPr="00127BA6" w:rsidDel="000161F3" w:rsidRDefault="0062406A" w:rsidP="000161F3">
          <w:pPr>
            <w:pStyle w:val="Footer"/>
            <w:rPr>
              <w:del w:id="3861" w:author="Kinder" w:date="2013-06-30T09:15:00Z"/>
              <w:sz w:val="16"/>
              <w:lang w:val="fr-FR"/>
            </w:rPr>
          </w:pPr>
          <w:del w:id="3862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863" w:author="Wolfgang J. Toechterle" w:date="2013-06-08T19:35:00Z">
            <w:del w:id="3864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62406A" w:rsidRPr="00127BA6" w:rsidDel="000161F3" w:rsidRDefault="0062406A" w:rsidP="000161F3">
          <w:pPr>
            <w:pStyle w:val="Footer"/>
            <w:rPr>
              <w:del w:id="3865" w:author="Kinder" w:date="2013-06-30T09:15:00Z"/>
              <w:sz w:val="16"/>
              <w:lang w:val="fr-FR"/>
            </w:rPr>
          </w:pPr>
          <w:del w:id="3866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3867" w:author="Wolfgang J. Toechterle" w:date="2013-06-22T20:55:00Z">
            <w:del w:id="3868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3869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3870" w:author="Wolfgang J. Toechterle" w:date="2013-06-08T19:35:00Z">
            <w:del w:id="3871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3872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3873" w:author="Wolfgang J. Toechterle" w:date="2013-06-08T19:35:00Z">
            <w:del w:id="3874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3875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3876" w:author="Kinder" w:date="2013-06-30T09:15:00Z">
            <w:tcPr>
              <w:tcW w:w="2464" w:type="dxa"/>
            </w:tcPr>
          </w:tcPrChange>
        </w:tcPr>
        <w:p w14:paraId="2E68629F" w14:textId="1206E493" w:rsidR="0062406A" w:rsidRPr="00127BA6" w:rsidDel="000161F3" w:rsidRDefault="0062406A" w:rsidP="000161F3">
          <w:pPr>
            <w:pStyle w:val="Footer"/>
            <w:jc w:val="right"/>
            <w:rPr>
              <w:del w:id="3877" w:author="Kinder" w:date="2013-06-30T09:15:00Z"/>
              <w:rStyle w:val="PageNumber"/>
            </w:rPr>
          </w:pPr>
        </w:p>
        <w:p w14:paraId="759C2BE0" w14:textId="6631E035" w:rsidR="0062406A" w:rsidDel="000161F3" w:rsidRDefault="0062406A" w:rsidP="000161F3">
          <w:pPr>
            <w:pStyle w:val="Footer"/>
            <w:jc w:val="right"/>
            <w:rPr>
              <w:del w:id="3878" w:author="Kinder" w:date="2013-06-30T09:15:00Z"/>
              <w:sz w:val="16"/>
            </w:rPr>
          </w:pPr>
          <w:del w:id="3879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62406A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62406A" w:rsidRPr="00591785" w:rsidRDefault="0062406A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62406A" w:rsidRPr="007922F0" w:rsidRDefault="0062406A" w:rsidP="000161F3">
          <w:pPr>
            <w:pStyle w:val="Footer"/>
            <w:rPr>
              <w:sz w:val="16"/>
              <w:lang w:val="en-US"/>
              <w:rPrChange w:id="3880" w:author="Admin" w:date="2013-06-30T22:49:00Z">
                <w:rPr>
                  <w:sz w:val="16"/>
                  <w:lang w:val="de-DE"/>
                </w:rPr>
              </w:rPrChange>
            </w:rPr>
          </w:pPr>
          <w:r w:rsidRPr="007922F0">
            <w:rPr>
              <w:sz w:val="16"/>
              <w:lang w:val="en-US"/>
              <w:rPrChange w:id="3881" w:author="Admin" w:date="2013-06-30T22:49:00Z">
                <w:rPr>
                  <w:sz w:val="16"/>
                  <w:lang w:val="de-DE"/>
                </w:rPr>
              </w:rPrChange>
            </w:rPr>
            <w:t>WSC2013_TP40_MOD</w:t>
          </w:r>
          <w:ins w:id="3882" w:author="Kinder" w:date="2013-06-30T09:16:00Z">
            <w:r w:rsidRPr="007922F0">
              <w:rPr>
                <w:sz w:val="16"/>
                <w:lang w:val="en-US"/>
                <w:rPrChange w:id="3883" w:author="Admin" w:date="2013-06-30T22:49:00Z">
                  <w:rPr>
                    <w:sz w:val="16"/>
                    <w:lang w:val="de-DE"/>
                  </w:rPr>
                </w:rPrChange>
              </w:rPr>
              <w:t>1_actual</w:t>
            </w:r>
          </w:ins>
          <w:del w:id="3884" w:author="Kinder" w:date="2013-06-30T09:16:00Z">
            <w:r w:rsidRPr="007922F0" w:rsidDel="000161F3">
              <w:rPr>
                <w:sz w:val="16"/>
                <w:lang w:val="en-US"/>
                <w:rPrChange w:id="3885" w:author="Admin" w:date="2013-06-30T22:49:00Z">
                  <w:rPr>
                    <w:sz w:val="16"/>
                    <w:lang w:val="de-DE"/>
                  </w:rPr>
                </w:rPrChange>
              </w:rPr>
              <w:delText>X_</w:delText>
            </w:r>
          </w:del>
          <w:del w:id="3886" w:author="Kinder" w:date="2013-06-30T09:15:00Z">
            <w:r w:rsidRPr="007922F0" w:rsidDel="000161F3">
              <w:rPr>
                <w:sz w:val="16"/>
                <w:lang w:val="en-US"/>
                <w:rPrChange w:id="3887" w:author="Admin" w:date="2013-06-30T22:49:00Z">
                  <w:rPr>
                    <w:sz w:val="16"/>
                    <w:lang w:val="de-DE"/>
                  </w:rPr>
                </w:rPrChange>
              </w:rPr>
              <w:delText>PRE</w:delText>
            </w:r>
          </w:del>
          <w:r w:rsidRPr="007922F0">
            <w:rPr>
              <w:sz w:val="16"/>
              <w:lang w:val="en-US"/>
              <w:rPrChange w:id="3888" w:author="Admin" w:date="2013-06-30T22:49:00Z">
                <w:rPr>
                  <w:sz w:val="16"/>
                  <w:lang w:val="de-DE"/>
                </w:rPr>
              </w:rPrChange>
            </w:rPr>
            <w:t>_EN</w:t>
          </w:r>
        </w:p>
      </w:tc>
      <w:tc>
        <w:tcPr>
          <w:tcW w:w="2752" w:type="dxa"/>
        </w:tcPr>
        <w:p w14:paraId="400BCF2E" w14:textId="77777777" w:rsidR="0062406A" w:rsidRPr="00127BA6" w:rsidRDefault="0062406A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62406A" w:rsidRPr="00127BA6" w:rsidRDefault="0062406A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3889" w:author="Kinder" w:date="2013-06-30T09:16:00Z">
            <w:r>
              <w:rPr>
                <w:sz w:val="16"/>
                <w:lang w:val="fr-FR"/>
              </w:rPr>
              <w:t>30</w:t>
            </w:r>
          </w:ins>
          <w:del w:id="3890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62406A" w:rsidRPr="00127BA6" w:rsidRDefault="0062406A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62406A" w:rsidRDefault="0062406A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427D9C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427D9C">
            <w:rPr>
              <w:rStyle w:val="PageNumber"/>
              <w:noProof/>
            </w:rPr>
            <w:t>16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62406A" w:rsidRPr="000A556C" w:rsidRDefault="0062406A" w:rsidP="00A11118">
    <w:pPr>
      <w:pStyle w:val="footer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9954EE" w14:textId="77777777" w:rsidR="0062406A" w:rsidRDefault="0062406A" w:rsidP="00A11118">
      <w:r>
        <w:separator/>
      </w:r>
    </w:p>
  </w:footnote>
  <w:footnote w:type="continuationSeparator" w:id="0">
    <w:p w14:paraId="4A10B6A8" w14:textId="77777777" w:rsidR="0062406A" w:rsidRDefault="0062406A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62406A" w:rsidRDefault="0062406A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62406A" w:rsidRDefault="0062406A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BE57C93"/>
    <w:multiLevelType w:val="hybridMultilevel"/>
    <w:tmpl w:val="EA206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9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A5307DA"/>
    <w:multiLevelType w:val="hybridMultilevel"/>
    <w:tmpl w:val="E3B2E2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16"/>
  </w:num>
  <w:num w:numId="5">
    <w:abstractNumId w:val="7"/>
  </w:num>
  <w:num w:numId="6">
    <w:abstractNumId w:val="5"/>
  </w:num>
  <w:num w:numId="7">
    <w:abstractNumId w:val="8"/>
  </w:num>
  <w:num w:numId="8">
    <w:abstractNumId w:val="15"/>
  </w:num>
  <w:num w:numId="9">
    <w:abstractNumId w:val="1"/>
  </w:num>
  <w:num w:numId="10">
    <w:abstractNumId w:val="3"/>
  </w:num>
  <w:num w:numId="11">
    <w:abstractNumId w:val="11"/>
  </w:num>
  <w:num w:numId="12">
    <w:abstractNumId w:val="9"/>
  </w:num>
  <w:num w:numId="13">
    <w:abstractNumId w:val="2"/>
  </w:num>
  <w:num w:numId="14">
    <w:abstractNumId w:val="0"/>
  </w:num>
  <w:num w:numId="15">
    <w:abstractNumId w:val="14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grammar="clean"/>
  <w:attachedTemplate r:id="rId1"/>
  <w:revisionView w:markup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332E"/>
    <w:rsid w:val="0008577D"/>
    <w:rsid w:val="00085939"/>
    <w:rsid w:val="0008779D"/>
    <w:rsid w:val="00091A9F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03E6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01E2"/>
    <w:rsid w:val="002227AA"/>
    <w:rsid w:val="0022481E"/>
    <w:rsid w:val="002254E8"/>
    <w:rsid w:val="00225EC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1401"/>
    <w:rsid w:val="003043C9"/>
    <w:rsid w:val="00306215"/>
    <w:rsid w:val="003122CB"/>
    <w:rsid w:val="00322373"/>
    <w:rsid w:val="00322403"/>
    <w:rsid w:val="00327031"/>
    <w:rsid w:val="00331DE2"/>
    <w:rsid w:val="003371B5"/>
    <w:rsid w:val="00341765"/>
    <w:rsid w:val="0034328E"/>
    <w:rsid w:val="003577CE"/>
    <w:rsid w:val="00360EE9"/>
    <w:rsid w:val="00362398"/>
    <w:rsid w:val="00363CFC"/>
    <w:rsid w:val="00364CAC"/>
    <w:rsid w:val="00384095"/>
    <w:rsid w:val="00390223"/>
    <w:rsid w:val="003A6952"/>
    <w:rsid w:val="003C0B2E"/>
    <w:rsid w:val="003E6451"/>
    <w:rsid w:val="003E7395"/>
    <w:rsid w:val="003F0509"/>
    <w:rsid w:val="003F1B71"/>
    <w:rsid w:val="003F24C3"/>
    <w:rsid w:val="003F39E8"/>
    <w:rsid w:val="00413B08"/>
    <w:rsid w:val="00426C75"/>
    <w:rsid w:val="00427D9C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69C9"/>
    <w:rsid w:val="00507333"/>
    <w:rsid w:val="00510F1B"/>
    <w:rsid w:val="00517A75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07D3"/>
    <w:rsid w:val="005A2A3D"/>
    <w:rsid w:val="005A7230"/>
    <w:rsid w:val="005B138D"/>
    <w:rsid w:val="005F427D"/>
    <w:rsid w:val="005F4436"/>
    <w:rsid w:val="00614930"/>
    <w:rsid w:val="0062406A"/>
    <w:rsid w:val="00626A92"/>
    <w:rsid w:val="006301F0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922F0"/>
    <w:rsid w:val="007A372D"/>
    <w:rsid w:val="007B156C"/>
    <w:rsid w:val="007B1825"/>
    <w:rsid w:val="007B1D59"/>
    <w:rsid w:val="007B47BC"/>
    <w:rsid w:val="007B546D"/>
    <w:rsid w:val="007B7086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24319"/>
    <w:rsid w:val="00832869"/>
    <w:rsid w:val="00837264"/>
    <w:rsid w:val="00850C9F"/>
    <w:rsid w:val="008A6352"/>
    <w:rsid w:val="008E30B0"/>
    <w:rsid w:val="008E46E0"/>
    <w:rsid w:val="008E6902"/>
    <w:rsid w:val="008F2F15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1CB9"/>
    <w:rsid w:val="009A2393"/>
    <w:rsid w:val="009B1401"/>
    <w:rsid w:val="009B2315"/>
    <w:rsid w:val="009E504A"/>
    <w:rsid w:val="009F3A44"/>
    <w:rsid w:val="009F3FF5"/>
    <w:rsid w:val="00A02EED"/>
    <w:rsid w:val="00A11118"/>
    <w:rsid w:val="00A154EE"/>
    <w:rsid w:val="00A159E7"/>
    <w:rsid w:val="00A16644"/>
    <w:rsid w:val="00A22991"/>
    <w:rsid w:val="00A23884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07D9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73D54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51297"/>
    <w:rsid w:val="00C51A27"/>
    <w:rsid w:val="00C52EAA"/>
    <w:rsid w:val="00C93998"/>
    <w:rsid w:val="00CA04D5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5088B"/>
    <w:rsid w:val="00D65436"/>
    <w:rsid w:val="00D80C51"/>
    <w:rsid w:val="00D83174"/>
    <w:rsid w:val="00D875E2"/>
    <w:rsid w:val="00D87DCE"/>
    <w:rsid w:val="00DB0BB5"/>
    <w:rsid w:val="00DB44DF"/>
    <w:rsid w:val="00DD3A00"/>
    <w:rsid w:val="00DD40D8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D67B4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22B1"/>
    <w:rsid w:val="00F768E2"/>
    <w:rsid w:val="00F8618F"/>
    <w:rsid w:val="00F91A57"/>
    <w:rsid w:val="00F92B61"/>
    <w:rsid w:val="00FA5E08"/>
    <w:rsid w:val="00FA6E82"/>
    <w:rsid w:val="00FB3ABA"/>
    <w:rsid w:val="00FD0FB1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A72DD7-E37C-4F3B-B647-4380F0186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</Template>
  <TotalTime>0</TotalTime>
  <Pages>16</Pages>
  <Words>4383</Words>
  <Characters>27613</Characters>
  <Application>Microsoft Office Word</Application>
  <DocSecurity>0</DocSecurity>
  <Lines>230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31933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Admin</cp:lastModifiedBy>
  <cp:revision>3</cp:revision>
  <cp:lastPrinted>2013-07-01T09:07:00Z</cp:lastPrinted>
  <dcterms:created xsi:type="dcterms:W3CDTF">2013-07-01T09:07:00Z</dcterms:created>
  <dcterms:modified xsi:type="dcterms:W3CDTF">2013-07-01T09:08:00Z</dcterms:modified>
</cp:coreProperties>
</file>