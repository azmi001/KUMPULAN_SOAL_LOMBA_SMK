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F6AAE0" w14:textId="77777777" w:rsidR="00405E48" w:rsidRDefault="00405E48"/>
    <w:p w14:paraId="4D064830" w14:textId="77777777" w:rsidR="00405E48" w:rsidRDefault="00405E48"/>
    <w:p w14:paraId="050C3A2D" w14:textId="77777777" w:rsidR="00405E48" w:rsidRDefault="00405E48"/>
    <w:p w14:paraId="41207091" w14:textId="77777777" w:rsidR="00405E48" w:rsidRDefault="00405E48"/>
    <w:p w14:paraId="148B4890" w14:textId="77777777" w:rsidR="00405E48" w:rsidRDefault="00405E48"/>
    <w:p w14:paraId="3E6B86A4" w14:textId="77777777" w:rsidR="00405E48" w:rsidRDefault="00405E48"/>
    <w:p w14:paraId="3E19229C" w14:textId="77777777" w:rsidR="00405E48" w:rsidRDefault="00405E48"/>
    <w:p w14:paraId="65519D20" w14:textId="77777777" w:rsidR="00405E48" w:rsidRDefault="00405E48"/>
    <w:p w14:paraId="0705C865" w14:textId="77777777" w:rsidR="00405E48" w:rsidRDefault="00405E48"/>
    <w:p w14:paraId="03E57029" w14:textId="77777777" w:rsidR="00405E48" w:rsidRDefault="00405E48"/>
    <w:p w14:paraId="140C817B" w14:textId="77777777" w:rsidR="00405E48" w:rsidRDefault="00405E48"/>
    <w:p w14:paraId="3ED00215" w14:textId="77777777" w:rsidR="00405E48" w:rsidRDefault="00405E48"/>
    <w:p w14:paraId="4CECB486" w14:textId="77777777" w:rsidR="00405E48" w:rsidRDefault="00405E48"/>
    <w:p w14:paraId="2FD64ACD" w14:textId="77777777" w:rsidR="00405E48" w:rsidRDefault="00405E48"/>
    <w:p w14:paraId="4B00774F" w14:textId="77777777" w:rsidR="00405E48" w:rsidRDefault="00405E48"/>
    <w:p w14:paraId="6BEDED8F" w14:textId="77777777" w:rsidR="00CF0B6B" w:rsidRDefault="00405E48">
      <w:pPr>
        <w:pStyle w:val="Doctitle"/>
        <w:rPr>
          <w:ins w:id="0" w:author="Arnold Sandjaja" w:date="2013-06-30T08:23:00Z"/>
        </w:rPr>
      </w:pPr>
      <w:r w:rsidRPr="00031204">
        <w:t xml:space="preserve">Test Project Module </w:t>
      </w:r>
      <w:ins w:id="1" w:author="Arnold Sandjaja" w:date="2013-06-30T08:23:00Z">
        <w:r w:rsidR="00CF0B6B">
          <w:t>2</w:t>
        </w:r>
      </w:ins>
      <w:del w:id="2" w:author="Arnold Sandjaja" w:date="2013-06-30T08:23:00Z">
        <w:r w:rsidRPr="00031204" w:rsidDel="00CF0B6B">
          <w:delText>1</w:delText>
        </w:r>
      </w:del>
    </w:p>
    <w:p w14:paraId="21BF7B51" w14:textId="77777777" w:rsidR="00405E48" w:rsidRDefault="00405E48">
      <w:pPr>
        <w:pStyle w:val="Doctitle"/>
        <w:rPr>
          <w:ins w:id="3" w:author="Arnold Sandjaja" w:date="2013-06-30T08:23:00Z"/>
        </w:rPr>
      </w:pPr>
      <w:del w:id="4" w:author="Arnold Sandjaja" w:date="2013-06-30T08:23:00Z">
        <w:r w:rsidRPr="00031204" w:rsidDel="00CF0B6B">
          <w:delText xml:space="preserve"> </w:delText>
        </w:r>
      </w:del>
      <w:r w:rsidRPr="00031204">
        <w:t>(Editorial)</w:t>
      </w:r>
    </w:p>
    <w:p w14:paraId="49EA8959" w14:textId="77777777" w:rsidR="00CF0B6B" w:rsidRPr="00031204" w:rsidDel="00CF0B6B" w:rsidRDefault="00CF0B6B">
      <w:pPr>
        <w:pStyle w:val="Doctitle"/>
        <w:rPr>
          <w:del w:id="5" w:author="Arnold Sandjaja" w:date="2013-06-30T08:23:00Z"/>
        </w:rPr>
      </w:pPr>
    </w:p>
    <w:p w14:paraId="45A3FAA4" w14:textId="77777777" w:rsidR="00405E48" w:rsidRPr="00CF0B6B" w:rsidRDefault="00405E48">
      <w:pPr>
        <w:pStyle w:val="Docsubtitle1"/>
        <w:rPr>
          <w:rFonts w:ascii="Arial" w:hAnsi="Arial"/>
          <w:rPrChange w:id="6" w:author="Arnold Sandjaja" w:date="2013-06-30T08:23:00Z">
            <w:rPr/>
          </w:rPrChange>
        </w:rPr>
      </w:pPr>
      <w:r w:rsidRPr="00CF0B6B">
        <w:rPr>
          <w:rFonts w:ascii="Arial" w:hAnsi="Arial"/>
          <w:rPrChange w:id="7" w:author="Arnold Sandjaja" w:date="2013-06-30T08:23:00Z">
            <w:rPr>
              <w:rFonts w:ascii="Arial" w:hAnsi="Arial"/>
              <w:sz w:val="20"/>
              <w:szCs w:val="24"/>
            </w:rPr>
          </w:rPrChange>
        </w:rPr>
        <w:t>WSC201</w:t>
      </w:r>
      <w:r w:rsidR="00C03CCC" w:rsidRPr="00CF0B6B">
        <w:rPr>
          <w:rFonts w:ascii="Arial" w:hAnsi="Arial"/>
          <w:rPrChange w:id="8" w:author="Arnold Sandjaja" w:date="2013-06-30T08:23:00Z">
            <w:rPr>
              <w:rFonts w:ascii="Arial" w:hAnsi="Arial"/>
              <w:sz w:val="20"/>
              <w:szCs w:val="24"/>
            </w:rPr>
          </w:rPrChange>
        </w:rPr>
        <w:t>3</w:t>
      </w:r>
      <w:r w:rsidRPr="00CF0B6B">
        <w:rPr>
          <w:rFonts w:ascii="Arial" w:hAnsi="Arial"/>
          <w:rPrChange w:id="9" w:author="Arnold Sandjaja" w:date="2013-06-30T08:23:00Z">
            <w:rPr>
              <w:rFonts w:ascii="Arial" w:hAnsi="Arial"/>
              <w:sz w:val="20"/>
              <w:szCs w:val="24"/>
            </w:rPr>
          </w:rPrChange>
        </w:rPr>
        <w:t>_TP40_</w:t>
      </w:r>
      <w:r w:rsidR="002B1C14" w:rsidRPr="00CF0B6B">
        <w:rPr>
          <w:rFonts w:ascii="Arial" w:hAnsi="Arial"/>
          <w:rPrChange w:id="10" w:author="Arnold Sandjaja" w:date="2013-06-30T08:23:00Z">
            <w:rPr>
              <w:rFonts w:ascii="Arial" w:hAnsi="Arial"/>
              <w:sz w:val="20"/>
              <w:szCs w:val="24"/>
            </w:rPr>
          </w:rPrChange>
        </w:rPr>
        <w:t>M1_actual</w:t>
      </w:r>
      <w:r w:rsidRPr="00CF0B6B">
        <w:rPr>
          <w:rFonts w:ascii="Arial" w:hAnsi="Arial"/>
          <w:rPrChange w:id="11" w:author="Arnold Sandjaja" w:date="2013-06-30T08:23:00Z">
            <w:rPr>
              <w:rFonts w:ascii="Arial" w:hAnsi="Arial"/>
              <w:sz w:val="20"/>
              <w:szCs w:val="24"/>
            </w:rPr>
          </w:rPrChange>
        </w:rPr>
        <w:t>_EN</w:t>
      </w:r>
    </w:p>
    <w:p w14:paraId="3ED34137" w14:textId="77777777" w:rsidR="00405E48" w:rsidRPr="00031204" w:rsidDel="00CF0B6B" w:rsidRDefault="00405E48">
      <w:pPr>
        <w:pStyle w:val="Docsubtitle2"/>
        <w:rPr>
          <w:del w:id="12" w:author="Arnold Sandjaja" w:date="2013-06-30T08:24:00Z"/>
        </w:rPr>
      </w:pPr>
    </w:p>
    <w:p w14:paraId="4979BA70" w14:textId="77777777" w:rsidR="00CF0B6B" w:rsidRDefault="00405E48">
      <w:pPr>
        <w:pStyle w:val="Docsubtitle2"/>
        <w:rPr>
          <w:ins w:id="13" w:author="Arnold Sandjaja" w:date="2013-06-30T08:24:00Z"/>
        </w:rPr>
      </w:pPr>
      <w:r w:rsidRPr="00031204">
        <w:t xml:space="preserve">Submitted by: </w:t>
      </w:r>
      <w:ins w:id="14" w:author="Arnold Sandjaja" w:date="2013-06-30T08:24:00Z">
        <w:r w:rsidR="00CF0B6B">
          <w:t>Group 2</w:t>
        </w:r>
      </w:ins>
    </w:p>
    <w:p w14:paraId="5DF24443" w14:textId="77777777" w:rsidR="00CF0B6B" w:rsidRDefault="00CF0B6B">
      <w:pPr>
        <w:pStyle w:val="Docsubtitle2"/>
        <w:rPr>
          <w:ins w:id="15" w:author="Arnold Sandjaja" w:date="2013-06-30T08:24:00Z"/>
        </w:rPr>
      </w:pPr>
    </w:p>
    <w:p w14:paraId="3231958F" w14:textId="77777777" w:rsidR="00405E48" w:rsidRPr="00031204" w:rsidDel="00CF0B6B" w:rsidRDefault="00405E48">
      <w:pPr>
        <w:pStyle w:val="Docsubtitle2"/>
        <w:rPr>
          <w:del w:id="16" w:author="Arnold Sandjaja" w:date="2013-06-30T08:24:00Z"/>
        </w:rPr>
      </w:pPr>
      <w:del w:id="17" w:author="Arnold Sandjaja" w:date="2013-06-30T08:24:00Z">
        <w:r w:rsidRPr="00031204" w:rsidDel="00CF0B6B">
          <w:delText>Editorial Group</w:delText>
        </w:r>
      </w:del>
    </w:p>
    <w:p w14:paraId="334352E9" w14:textId="77777777" w:rsidR="00CF0B6B" w:rsidRDefault="00405E48" w:rsidP="001D7D09">
      <w:pPr>
        <w:widowControl w:val="0"/>
        <w:rPr>
          <w:ins w:id="18" w:author="Arnold Sandjaja" w:date="2013-06-30T08:24:00Z"/>
          <w:color w:val="181C33"/>
          <w:sz w:val="22"/>
          <w:lang w:val="en-US"/>
        </w:rPr>
      </w:pPr>
      <w:del w:id="19" w:author="Arnold Sandjaja" w:date="2013-06-30T08:24:00Z">
        <w:r w:rsidRPr="00031204" w:rsidDel="00CF0B6B">
          <w:delText xml:space="preserve">Name:  </w:delText>
        </w:r>
      </w:del>
      <w:r w:rsidR="001D7D09" w:rsidRPr="00031204">
        <w:rPr>
          <w:color w:val="181C33"/>
          <w:sz w:val="22"/>
          <w:lang w:val="en-US"/>
        </w:rPr>
        <w:t>Arnold Sandjaja</w:t>
      </w:r>
      <w:ins w:id="20" w:author="Arnold Sandjaja" w:date="2013-06-30T08:24:00Z">
        <w:r w:rsidR="00CF0B6B">
          <w:rPr>
            <w:color w:val="181C33"/>
            <w:sz w:val="22"/>
            <w:lang w:val="en-US"/>
          </w:rPr>
          <w:t xml:space="preserve"> </w:t>
        </w:r>
        <w:r w:rsidR="00CF0B6B" w:rsidRPr="00031204">
          <w:rPr>
            <w:color w:val="181C33"/>
            <w:sz w:val="22"/>
            <w:lang w:val="en-US"/>
          </w:rPr>
          <w:t>ID</w:t>
        </w:r>
      </w:ins>
    </w:p>
    <w:p w14:paraId="38D084D2" w14:textId="77777777" w:rsidR="00CF0B6B" w:rsidRDefault="001D7D09" w:rsidP="001D7D09">
      <w:pPr>
        <w:widowControl w:val="0"/>
        <w:rPr>
          <w:ins w:id="21" w:author="Arnold Sandjaja" w:date="2013-06-30T08:24:00Z"/>
          <w:color w:val="181C33"/>
          <w:sz w:val="22"/>
          <w:lang w:val="en-US"/>
        </w:rPr>
      </w:pPr>
      <w:del w:id="22" w:author="Arnold Sandjaja" w:date="2013-06-30T08:24:00Z">
        <w:r w:rsidRPr="00031204" w:rsidDel="00CF0B6B">
          <w:rPr>
            <w:color w:val="181C33"/>
            <w:sz w:val="22"/>
            <w:lang w:val="en-US"/>
          </w:rPr>
          <w:delText xml:space="preserve">, </w:delText>
        </w:r>
      </w:del>
      <w:r w:rsidRPr="00031204">
        <w:rPr>
          <w:color w:val="181C33"/>
          <w:sz w:val="22"/>
          <w:lang w:val="en-US"/>
        </w:rPr>
        <w:t>Christoph Elmecker</w:t>
      </w:r>
      <w:ins w:id="23" w:author="Arnold Sandjaja" w:date="2013-06-30T08:24:00Z">
        <w:r w:rsidR="00CF0B6B">
          <w:rPr>
            <w:color w:val="181C33"/>
            <w:sz w:val="22"/>
            <w:lang w:val="en-US"/>
          </w:rPr>
          <w:t xml:space="preserve"> AT</w:t>
        </w:r>
      </w:ins>
    </w:p>
    <w:p w14:paraId="32842D67" w14:textId="77777777" w:rsidR="00CF0B6B" w:rsidRDefault="001D7D09" w:rsidP="001D7D09">
      <w:pPr>
        <w:widowControl w:val="0"/>
        <w:rPr>
          <w:ins w:id="24" w:author="Arnold Sandjaja" w:date="2013-06-30T08:24:00Z"/>
          <w:color w:val="181C33"/>
          <w:sz w:val="22"/>
          <w:lang w:val="en-US"/>
        </w:rPr>
      </w:pPr>
      <w:del w:id="25" w:author="Arnold Sandjaja" w:date="2013-06-30T08:24:00Z">
        <w:r w:rsidRPr="00031204" w:rsidDel="00CF0B6B">
          <w:rPr>
            <w:color w:val="181C33"/>
            <w:sz w:val="22"/>
            <w:lang w:val="en-US"/>
          </w:rPr>
          <w:delText xml:space="preserve">, </w:delText>
        </w:r>
      </w:del>
      <w:r w:rsidRPr="00031204">
        <w:rPr>
          <w:color w:val="181C33"/>
          <w:sz w:val="22"/>
          <w:lang w:val="en-US"/>
        </w:rPr>
        <w:t>Hee Min Sa</w:t>
      </w:r>
      <w:ins w:id="26" w:author="Arnold Sandjaja" w:date="2013-06-30T08:24:00Z">
        <w:r w:rsidR="00CF0B6B">
          <w:rPr>
            <w:color w:val="181C33"/>
            <w:sz w:val="22"/>
            <w:lang w:val="en-US"/>
          </w:rPr>
          <w:t xml:space="preserve"> KR</w:t>
        </w:r>
      </w:ins>
    </w:p>
    <w:p w14:paraId="13CE9C57" w14:textId="77777777" w:rsidR="00CF0B6B" w:rsidRDefault="001D7D09" w:rsidP="001D7D09">
      <w:pPr>
        <w:widowControl w:val="0"/>
        <w:rPr>
          <w:ins w:id="27" w:author="Arnold Sandjaja" w:date="2013-06-30T08:24:00Z"/>
          <w:color w:val="181C33"/>
          <w:sz w:val="22"/>
          <w:lang w:val="en-US"/>
        </w:rPr>
      </w:pPr>
      <w:del w:id="28" w:author="Arnold Sandjaja" w:date="2013-06-30T08:24:00Z">
        <w:r w:rsidRPr="00031204" w:rsidDel="00CF0B6B">
          <w:rPr>
            <w:color w:val="181C33"/>
            <w:sz w:val="22"/>
            <w:lang w:val="en-US"/>
          </w:rPr>
          <w:delText xml:space="preserve">, </w:delText>
        </w:r>
      </w:del>
      <w:r w:rsidRPr="00031204">
        <w:rPr>
          <w:color w:val="181C33"/>
          <w:sz w:val="22"/>
          <w:lang w:val="en-US"/>
        </w:rPr>
        <w:t>Hjortur Gudnason</w:t>
      </w:r>
      <w:ins w:id="29" w:author="Arnold Sandjaja" w:date="2013-06-30T08:24:00Z">
        <w:r w:rsidR="00CF0B6B">
          <w:rPr>
            <w:color w:val="181C33"/>
            <w:sz w:val="22"/>
            <w:lang w:val="en-US"/>
          </w:rPr>
          <w:t xml:space="preserve"> IS</w:t>
        </w:r>
      </w:ins>
    </w:p>
    <w:p w14:paraId="785079DD" w14:textId="77777777" w:rsidR="00CF0B6B" w:rsidRDefault="001D7D09" w:rsidP="001D7D09">
      <w:pPr>
        <w:widowControl w:val="0"/>
        <w:rPr>
          <w:ins w:id="30" w:author="Arnold Sandjaja" w:date="2013-06-30T08:24:00Z"/>
          <w:color w:val="181C33"/>
          <w:sz w:val="22"/>
          <w:lang w:val="en-US"/>
        </w:rPr>
      </w:pPr>
      <w:del w:id="31" w:author="Arnold Sandjaja" w:date="2013-06-30T08:24:00Z">
        <w:r w:rsidRPr="00031204" w:rsidDel="00CF0B6B">
          <w:rPr>
            <w:color w:val="181C33"/>
            <w:sz w:val="22"/>
            <w:lang w:val="en-US"/>
          </w:rPr>
          <w:delText xml:space="preserve">, </w:delText>
        </w:r>
      </w:del>
      <w:r w:rsidRPr="00031204">
        <w:rPr>
          <w:color w:val="181C33"/>
          <w:sz w:val="22"/>
          <w:lang w:val="en-US"/>
        </w:rPr>
        <w:t>Katsuji Hirata</w:t>
      </w:r>
      <w:ins w:id="32" w:author="Arnold Sandjaja" w:date="2013-06-30T08:24:00Z">
        <w:r w:rsidR="00CF0B6B">
          <w:rPr>
            <w:color w:val="181C33"/>
            <w:sz w:val="22"/>
            <w:lang w:val="en-US"/>
          </w:rPr>
          <w:t xml:space="preserve"> JP</w:t>
        </w:r>
      </w:ins>
    </w:p>
    <w:p w14:paraId="425FFF55" w14:textId="77777777" w:rsidR="00CF0B6B" w:rsidRDefault="001D7D09" w:rsidP="001D7D09">
      <w:pPr>
        <w:widowControl w:val="0"/>
        <w:rPr>
          <w:ins w:id="33" w:author="Arnold Sandjaja" w:date="2013-06-30T08:24:00Z"/>
          <w:color w:val="181C33"/>
          <w:sz w:val="22"/>
          <w:lang w:val="en-US"/>
        </w:rPr>
      </w:pPr>
      <w:del w:id="34" w:author="Arnold Sandjaja" w:date="2013-06-30T08:24:00Z">
        <w:r w:rsidRPr="00031204" w:rsidDel="00CF0B6B">
          <w:rPr>
            <w:color w:val="181C33"/>
            <w:sz w:val="22"/>
            <w:lang w:val="en-US"/>
          </w:rPr>
          <w:delText xml:space="preserve">, </w:delText>
        </w:r>
      </w:del>
      <w:r w:rsidRPr="00031204">
        <w:rPr>
          <w:color w:val="181C33"/>
          <w:sz w:val="22"/>
          <w:lang w:val="en-US"/>
        </w:rPr>
        <w:t xml:space="preserve">Michel </w:t>
      </w:r>
      <w:del w:id="35" w:author="Michel Bulon" w:date="2013-05-14T19:15:00Z">
        <w:r w:rsidRPr="00D22BEF" w:rsidDel="00B40AAF">
          <w:rPr>
            <w:color w:val="181C33"/>
            <w:sz w:val="22"/>
            <w:lang w:val="en-US"/>
          </w:rPr>
          <w:delText>Maltais</w:delText>
        </w:r>
      </w:del>
      <w:ins w:id="36" w:author="Michel Bulon" w:date="2013-05-14T19:15:00Z">
        <w:r w:rsidR="00B40AAF" w:rsidRPr="00031204">
          <w:rPr>
            <w:color w:val="181C33"/>
            <w:sz w:val="22"/>
            <w:lang w:val="en-US"/>
          </w:rPr>
          <w:t>Bulon</w:t>
        </w:r>
      </w:ins>
      <w:ins w:id="37" w:author="Arnold Sandjaja" w:date="2013-06-30T08:25:00Z">
        <w:r w:rsidR="00CF0B6B">
          <w:rPr>
            <w:color w:val="181C33"/>
            <w:sz w:val="22"/>
            <w:lang w:val="en-US"/>
          </w:rPr>
          <w:t xml:space="preserve"> </w:t>
        </w:r>
      </w:ins>
      <w:ins w:id="38" w:author="Arnold Sandjaja" w:date="2013-06-30T08:24:00Z">
        <w:r w:rsidR="00CF0B6B">
          <w:rPr>
            <w:color w:val="181C33"/>
            <w:sz w:val="22"/>
            <w:lang w:val="en-US"/>
          </w:rPr>
          <w:t>CA</w:t>
        </w:r>
      </w:ins>
    </w:p>
    <w:p w14:paraId="77D33704" w14:textId="77777777" w:rsidR="00405E48" w:rsidRPr="00031204" w:rsidRDefault="001D7D09" w:rsidP="001D7D09">
      <w:pPr>
        <w:widowControl w:val="0"/>
        <w:rPr>
          <w:color w:val="181C33"/>
          <w:sz w:val="22"/>
          <w:lang w:val="en-US"/>
        </w:rPr>
      </w:pPr>
      <w:del w:id="39" w:author="Arnold Sandjaja" w:date="2013-06-30T08:24:00Z">
        <w:r w:rsidRPr="00031204" w:rsidDel="00CF0B6B">
          <w:rPr>
            <w:color w:val="181C33"/>
            <w:sz w:val="22"/>
            <w:lang w:val="en-US"/>
          </w:rPr>
          <w:delText xml:space="preserve">, </w:delText>
        </w:r>
      </w:del>
      <w:r w:rsidRPr="00031204">
        <w:rPr>
          <w:color w:val="181C33"/>
          <w:sz w:val="22"/>
          <w:lang w:val="en-US"/>
        </w:rPr>
        <w:t xml:space="preserve">Nuno Viana </w:t>
      </w:r>
      <w:ins w:id="40" w:author="Arnold Sandjaja" w:date="2013-06-30T08:25:00Z">
        <w:r w:rsidR="00CF0B6B">
          <w:rPr>
            <w:color w:val="181C33"/>
            <w:sz w:val="22"/>
            <w:lang w:val="en-US"/>
          </w:rPr>
          <w:t>PT</w:t>
        </w:r>
      </w:ins>
    </w:p>
    <w:p w14:paraId="7CF29E2B" w14:textId="77777777" w:rsidR="001D7D09" w:rsidRPr="00031204" w:rsidDel="00CF0B6B" w:rsidRDefault="001D7D09" w:rsidP="001D7D09">
      <w:pPr>
        <w:widowControl w:val="0"/>
        <w:rPr>
          <w:del w:id="41" w:author="Arnold Sandjaja" w:date="2013-06-30T08:25:00Z"/>
          <w:color w:val="181C33"/>
          <w:sz w:val="22"/>
          <w:lang w:val="en-US"/>
        </w:rPr>
      </w:pPr>
    </w:p>
    <w:p w14:paraId="02AAD26F" w14:textId="77777777" w:rsidR="00405E48" w:rsidRPr="00031204" w:rsidDel="00CF0B6B" w:rsidRDefault="00405E48">
      <w:pPr>
        <w:widowControl w:val="0"/>
        <w:rPr>
          <w:del w:id="42" w:author="Arnold Sandjaja" w:date="2013-06-30T08:25:00Z"/>
          <w:color w:val="181C33"/>
          <w:sz w:val="22"/>
          <w:lang w:val="en-US"/>
        </w:rPr>
      </w:pPr>
      <w:del w:id="43" w:author="Arnold Sandjaja" w:date="2013-06-30T08:25:00Z">
        <w:r w:rsidRPr="00031204" w:rsidDel="00CF0B6B">
          <w:delText>Member Country:</w:delText>
        </w:r>
      </w:del>
      <w:del w:id="44" w:author="Arnold Sandjaja" w:date="2013-06-30T08:24:00Z">
        <w:r w:rsidRPr="00031204" w:rsidDel="00CF0B6B">
          <w:delText xml:space="preserve"> </w:delText>
        </w:r>
        <w:r w:rsidR="001D7D09" w:rsidRPr="00031204" w:rsidDel="00CF0B6B">
          <w:rPr>
            <w:color w:val="181C33"/>
            <w:sz w:val="22"/>
            <w:lang w:val="en-US"/>
          </w:rPr>
          <w:delText>ID</w:delText>
        </w:r>
      </w:del>
      <w:del w:id="45" w:author="Arnold Sandjaja" w:date="2013-06-30T08:25:00Z">
        <w:r w:rsidR="001D7D09" w:rsidRPr="00031204" w:rsidDel="00CF0B6B">
          <w:rPr>
            <w:color w:val="181C33"/>
            <w:sz w:val="22"/>
            <w:lang w:val="en-US"/>
          </w:rPr>
          <w:delText>, AT, KR, IS, JP, CA, PT</w:delText>
        </w:r>
      </w:del>
    </w:p>
    <w:p w14:paraId="6E5794B5" w14:textId="77777777" w:rsidR="00405E48" w:rsidRPr="00031204" w:rsidRDefault="00405E48">
      <w:pPr>
        <w:pStyle w:val="Docsubtitle2"/>
      </w:pPr>
    </w:p>
    <w:p w14:paraId="30F0E04A" w14:textId="77777777" w:rsidR="00405E48" w:rsidRPr="00031204" w:rsidRDefault="00405E48"/>
    <w:p w14:paraId="23D93D18" w14:textId="77777777" w:rsidR="00405E48" w:rsidRPr="00031204" w:rsidRDefault="00405E48">
      <w:pPr>
        <w:pStyle w:val="TOC1Para"/>
        <w:tabs>
          <w:tab w:val="clear" w:pos="9622"/>
          <w:tab w:val="right" w:leader="dot" w:pos="9612"/>
        </w:tabs>
      </w:pPr>
    </w:p>
    <w:p w14:paraId="60097CC3" w14:textId="77777777" w:rsidR="00405E48" w:rsidRPr="00031204" w:rsidRDefault="00405E48">
      <w:pPr>
        <w:pStyle w:val="FreeForm"/>
        <w:rPr>
          <w:rFonts w:eastAsia="Times New Roman"/>
          <w:color w:val="auto"/>
          <w:lang w:bidi="x-none"/>
        </w:rPr>
      </w:pPr>
      <w:bookmarkStart w:id="46" w:name="TOC60887854"/>
      <w:r w:rsidRPr="00031204">
        <w:br w:type="page"/>
      </w:r>
      <w:bookmarkEnd w:id="46"/>
    </w:p>
    <w:p w14:paraId="670423C6" w14:textId="77777777" w:rsidR="00405E48" w:rsidRPr="00031204" w:rsidRDefault="00405E48">
      <w:pPr>
        <w:pStyle w:val="FreeFormA"/>
      </w:pPr>
    </w:p>
    <w:p w14:paraId="24DD4217" w14:textId="77777777" w:rsidR="00405E48" w:rsidRPr="00031204" w:rsidRDefault="00405E48">
      <w:pPr>
        <w:pStyle w:val="FreeFormAA"/>
        <w:rPr>
          <w:rFonts w:ascii="Times New Roman" w:hAnsi="Times New Roman"/>
        </w:rPr>
      </w:pPr>
    </w:p>
    <w:p w14:paraId="573D3A0E" w14:textId="77777777" w:rsidR="00405E48" w:rsidRPr="00031204" w:rsidRDefault="00405E48">
      <w:pPr>
        <w:spacing w:after="200" w:line="276" w:lineRule="auto"/>
        <w:rPr>
          <w:rFonts w:ascii="Arial Bold" w:hAnsi="Arial Bold"/>
          <w:caps/>
          <w:sz w:val="24"/>
          <w:u w:val="single"/>
        </w:rPr>
      </w:pPr>
    </w:p>
    <w:p w14:paraId="62E912C9" w14:textId="77777777" w:rsidR="00405E48" w:rsidRPr="00031204" w:rsidRDefault="00405E48">
      <w:pPr>
        <w:pStyle w:val="Heading1AA"/>
      </w:pPr>
      <w:r w:rsidRPr="00031204">
        <w:t>Introduction to test project documentation</w:t>
      </w:r>
    </w:p>
    <w:p w14:paraId="228291D9" w14:textId="77777777" w:rsidR="00405E48" w:rsidRPr="00031204" w:rsidRDefault="00405E48">
      <w:pPr>
        <w:pStyle w:val="Heading1AA"/>
      </w:pPr>
      <w:bookmarkStart w:id="47" w:name="TOC60887857"/>
      <w:r w:rsidRPr="00031204">
        <w:t>Contents</w:t>
      </w:r>
      <w:bookmarkEnd w:id="47"/>
    </w:p>
    <w:p w14:paraId="0621E9BB" w14:textId="77777777" w:rsidR="00405E48" w:rsidRPr="00031204" w:rsidDel="003219AD" w:rsidRDefault="00405E48">
      <w:pPr>
        <w:rPr>
          <w:del w:id="48" w:author="Arnold Sandjaja" w:date="2013-06-29T11:50:00Z"/>
        </w:rPr>
      </w:pPr>
      <w:r w:rsidRPr="00031204">
        <w:t>This Test Project proposal consists of the following documentation/files:</w:t>
      </w:r>
    </w:p>
    <w:p w14:paraId="5E1071BD" w14:textId="77777777" w:rsidR="003219AD" w:rsidRDefault="003219AD" w:rsidP="003219AD">
      <w:pPr>
        <w:rPr>
          <w:ins w:id="49" w:author="Arnold Sandjaja" w:date="2013-06-29T11:50:00Z"/>
        </w:rPr>
      </w:pPr>
    </w:p>
    <w:p w14:paraId="37E85273" w14:textId="18E45A91" w:rsidR="00617B40" w:rsidRDefault="00580CF8">
      <w:pPr>
        <w:numPr>
          <w:ilvl w:val="0"/>
          <w:numId w:val="9"/>
        </w:numPr>
        <w:rPr>
          <w:ins w:id="50" w:author="Arnold Sandjaja" w:date="2013-06-29T12:04:00Z"/>
        </w:rPr>
        <w:pPrChange w:id="51" w:author="Arnold Sandjaja" w:date="2013-06-29T11:50:00Z">
          <w:pPr/>
        </w:pPrChange>
      </w:pPr>
      <w:ins w:id="52" w:author="Arnold Sandjaja" w:date="2013-06-29T12:04:00Z">
        <w:r>
          <w:t>WSC2013_TP40_MOD02</w:t>
        </w:r>
        <w:r w:rsidR="00617B40" w:rsidRPr="00617B40">
          <w:t>_actual_TP_EN</w:t>
        </w:r>
        <w:r w:rsidR="00617B40">
          <w:t>.doc</w:t>
        </w:r>
      </w:ins>
    </w:p>
    <w:p w14:paraId="66AFEA1B" w14:textId="5C65B5AA" w:rsidR="003219AD" w:rsidRDefault="00580CF8">
      <w:pPr>
        <w:numPr>
          <w:ilvl w:val="0"/>
          <w:numId w:val="9"/>
        </w:numPr>
        <w:rPr>
          <w:ins w:id="53" w:author="Arnold Sandjaja" w:date="2013-06-29T11:50:00Z"/>
        </w:rPr>
        <w:pPrChange w:id="54" w:author="Arnold Sandjaja" w:date="2013-06-29T11:50:00Z">
          <w:pPr/>
        </w:pPrChange>
      </w:pPr>
      <w:ins w:id="55" w:author="Arnold Sandjaja" w:date="2013-06-29T11:50:00Z">
        <w:r>
          <w:t>WSC2013_TP40_MOD2</w:t>
        </w:r>
        <w:r w:rsidR="003219AD" w:rsidRPr="003219AD">
          <w:t>_PRE_EN_images</w:t>
        </w:r>
        <w:r w:rsidR="003219AD">
          <w:t xml:space="preserve"> (Images Folder)</w:t>
        </w:r>
      </w:ins>
    </w:p>
    <w:p w14:paraId="05B4EFF8" w14:textId="573133FE" w:rsidR="003219AD" w:rsidRDefault="00580CF8">
      <w:pPr>
        <w:numPr>
          <w:ilvl w:val="0"/>
          <w:numId w:val="9"/>
        </w:numPr>
        <w:rPr>
          <w:ins w:id="56" w:author="Arnold Sandjaja" w:date="2013-06-29T11:59:00Z"/>
        </w:rPr>
        <w:pPrChange w:id="57" w:author="Arnold Sandjaja" w:date="2013-06-29T11:50:00Z">
          <w:pPr/>
        </w:pPrChange>
      </w:pPr>
      <w:ins w:id="58" w:author="Arnold Sandjaja" w:date="2013-06-29T11:57:00Z">
        <w:r>
          <w:t>WSC2013_TP40_MOD2</w:t>
        </w:r>
        <w:r w:rsidR="007D3C19" w:rsidRPr="007D3C19">
          <w:t>_PRE_EN_ATTAC_logo</w:t>
        </w:r>
      </w:ins>
      <w:ins w:id="59" w:author="Arnold Sandjaja" w:date="2013-06-29T11:58:00Z">
        <w:r w:rsidR="007D3C19">
          <w:t xml:space="preserve"> (ATTAC Logo Folder)</w:t>
        </w:r>
      </w:ins>
    </w:p>
    <w:p w14:paraId="0966AEA0" w14:textId="62602283" w:rsidR="007D3C19" w:rsidRDefault="00580CF8">
      <w:pPr>
        <w:numPr>
          <w:ilvl w:val="0"/>
          <w:numId w:val="9"/>
        </w:numPr>
        <w:rPr>
          <w:ins w:id="60" w:author="Arnold Sandjaja" w:date="2013-06-29T12:02:00Z"/>
        </w:rPr>
        <w:pPrChange w:id="61" w:author="Arnold Sandjaja" w:date="2013-06-29T11:50:00Z">
          <w:pPr/>
        </w:pPrChange>
      </w:pPr>
      <w:ins w:id="62" w:author="Arnold Sandjaja" w:date="2013-06-29T11:59:00Z">
        <w:r>
          <w:t>WSC2013_TP40_MOD2</w:t>
        </w:r>
        <w:r w:rsidR="007D3C19" w:rsidRPr="007D3C19">
          <w:t>_PRE_EN_BARCODE.eps</w:t>
        </w:r>
      </w:ins>
    </w:p>
    <w:p w14:paraId="4345E613" w14:textId="615B399C" w:rsidR="001F39AB" w:rsidRDefault="00580CF8">
      <w:pPr>
        <w:numPr>
          <w:ilvl w:val="0"/>
          <w:numId w:val="9"/>
        </w:numPr>
        <w:rPr>
          <w:ins w:id="63" w:author="Arnold Sandjaja" w:date="2013-06-29T11:50:00Z"/>
        </w:rPr>
        <w:pPrChange w:id="64" w:author="Arnold Sandjaja" w:date="2013-06-29T11:50:00Z">
          <w:pPr/>
        </w:pPrChange>
      </w:pPr>
      <w:ins w:id="65" w:author="Arnold Sandjaja" w:date="2013-06-29T12:02:00Z">
        <w:r>
          <w:t>WSC2013_TP40_MOD2</w:t>
        </w:r>
        <w:r w:rsidR="001F39AB" w:rsidRPr="001F39AB">
          <w:t>_PRE_EN_TEXT_FILES.docx</w:t>
        </w:r>
      </w:ins>
    </w:p>
    <w:p w14:paraId="6B983859" w14:textId="77777777" w:rsidR="003219AD" w:rsidRDefault="003219AD">
      <w:pPr>
        <w:ind w:firstLine="720"/>
        <w:rPr>
          <w:ins w:id="66" w:author="Arnold Sandjaja" w:date="2013-06-29T11:50:00Z"/>
        </w:rPr>
        <w:pPrChange w:id="67" w:author="Arnold Sandjaja" w:date="2013-06-29T11:50:00Z">
          <w:pPr/>
        </w:pPrChange>
      </w:pPr>
    </w:p>
    <w:p w14:paraId="49B6992E" w14:textId="77777777" w:rsidR="00405E48" w:rsidRPr="003219AD" w:rsidDel="003219AD" w:rsidRDefault="00F15FFF">
      <w:pPr>
        <w:ind w:firstLine="720"/>
        <w:rPr>
          <w:del w:id="68" w:author="Arnold Sandjaja" w:date="2013-06-29T11:47:00Z"/>
          <w:rFonts w:cs="Arial"/>
        </w:rPr>
        <w:pPrChange w:id="69" w:author="Arnold Sandjaja" w:date="2013-06-29T11:50:00Z">
          <w:pPr>
            <w:pStyle w:val="Heading1AA"/>
            <w:tabs>
              <w:tab w:val="left" w:pos="360"/>
            </w:tabs>
          </w:pPr>
        </w:pPrChange>
      </w:pPr>
      <w:del w:id="70" w:author="Arnold Sandjaja" w:date="2013-06-29T11:47:00Z">
        <w:r w:rsidRPr="003219AD" w:rsidDel="003219AD">
          <w:rPr>
            <w:rFonts w:cs="Arial"/>
            <w:highlight w:val="red"/>
          </w:rPr>
          <w:delText>…</w:delText>
        </w:r>
      </w:del>
    </w:p>
    <w:p w14:paraId="7D1F5472" w14:textId="77777777" w:rsidR="00F15FFF" w:rsidRPr="00031204" w:rsidDel="003219AD" w:rsidRDefault="00F15FFF">
      <w:pPr>
        <w:ind w:firstLine="720"/>
        <w:rPr>
          <w:del w:id="71" w:author="Arnold Sandjaja" w:date="2013-06-29T11:49:00Z"/>
        </w:rPr>
        <w:pPrChange w:id="72" w:author="Arnold Sandjaja" w:date="2013-06-29T11:50:00Z">
          <w:pPr>
            <w:tabs>
              <w:tab w:val="left" w:pos="360"/>
            </w:tabs>
          </w:pPr>
        </w:pPrChange>
      </w:pPr>
    </w:p>
    <w:p w14:paraId="35F79858" w14:textId="77777777" w:rsidR="00F73BB5" w:rsidRPr="00031204" w:rsidDel="003219AD" w:rsidRDefault="00F73BB5">
      <w:pPr>
        <w:ind w:firstLine="720"/>
        <w:rPr>
          <w:del w:id="73" w:author="Arnold Sandjaja" w:date="2013-06-29T11:49:00Z"/>
        </w:rPr>
        <w:pPrChange w:id="74" w:author="Arnold Sandjaja" w:date="2013-06-29T11:50:00Z">
          <w:pPr/>
        </w:pPrChange>
      </w:pPr>
    </w:p>
    <w:p w14:paraId="769C366A" w14:textId="77777777" w:rsidR="00F73BB5" w:rsidRPr="00031204" w:rsidRDefault="00F73BB5">
      <w:pPr>
        <w:ind w:firstLine="720"/>
        <w:pPrChange w:id="75" w:author="Arnold Sandjaja" w:date="2013-06-29T11:50:00Z">
          <w:pPr/>
        </w:pPrChange>
      </w:pPr>
    </w:p>
    <w:p w14:paraId="61E08787" w14:textId="77777777" w:rsidR="00405E48" w:rsidRPr="00031204" w:rsidDel="00D73C32" w:rsidRDefault="00405E48">
      <w:pPr>
        <w:pStyle w:val="Heading1AA"/>
        <w:rPr>
          <w:del w:id="76" w:author="Arnold Sandjaja" w:date="2013-06-30T08:34:00Z"/>
        </w:rPr>
      </w:pPr>
      <w:r w:rsidRPr="00031204">
        <w:t>Introduction</w:t>
      </w:r>
    </w:p>
    <w:p w14:paraId="7DBC2C2B" w14:textId="77777777" w:rsidR="00405E48" w:rsidRPr="00031204" w:rsidRDefault="00405E48">
      <w:pPr>
        <w:pStyle w:val="Heading1AA"/>
        <w:pPrChange w:id="77" w:author="Arnold Sandjaja" w:date="2013-06-30T08:34:00Z">
          <w:pPr/>
        </w:pPrChange>
      </w:pPr>
    </w:p>
    <w:p w14:paraId="36F75D91" w14:textId="77777777" w:rsidR="00405E48" w:rsidRPr="00031204" w:rsidRDefault="00405E48">
      <w:r w:rsidRPr="00031204">
        <w:rPr>
          <w:rFonts w:ascii="Arial Bold" w:hAnsi="Arial Bold"/>
        </w:rPr>
        <w:t>Project </w:t>
      </w:r>
      <w:r w:rsidRPr="00031204">
        <w:t xml:space="preserve">: </w:t>
      </w:r>
    </w:p>
    <w:p w14:paraId="4ACD458A" w14:textId="77777777" w:rsidR="00481367" w:rsidRPr="00031204" w:rsidRDefault="00481367">
      <w:r w:rsidRPr="00031204">
        <w:t xml:space="preserve">Task 1: Create a </w:t>
      </w:r>
      <w:ins w:id="78" w:author="Arnold Sandjaja" w:date="2013-05-17T15:38:00Z">
        <w:r w:rsidR="00304DDA" w:rsidRPr="00304DDA">
          <w:t>masthead</w:t>
        </w:r>
        <w:r w:rsidR="00304DDA">
          <w:t xml:space="preserve"> </w:t>
        </w:r>
      </w:ins>
      <w:del w:id="79" w:author="Arnold Sandjaja" w:date="2013-05-17T15:38:00Z">
        <w:r w:rsidRPr="00031204" w:rsidDel="00304DDA">
          <w:delText xml:space="preserve">logo </w:delText>
        </w:r>
      </w:del>
      <w:del w:id="80" w:author="Arnold Sandjaja" w:date="2013-05-17T15:39:00Z">
        <w:r w:rsidRPr="00031204" w:rsidDel="00304DDA">
          <w:delText>and an identity for the association “%ATTAC”</w:delText>
        </w:r>
      </w:del>
      <w:ins w:id="81" w:author="Arnold Sandjaja" w:date="2013-06-30T08:44:00Z">
        <w:r w:rsidR="00C712F1">
          <w:t xml:space="preserve">for </w:t>
        </w:r>
      </w:ins>
      <w:ins w:id="82" w:author="Arnold Sandjaja" w:date="2013-06-30T08:43:00Z">
        <w:r w:rsidR="00C712F1">
          <w:t xml:space="preserve">the </w:t>
        </w:r>
      </w:ins>
      <w:ins w:id="83" w:author="Arnold Sandjaja" w:date="2013-05-17T15:39:00Z">
        <w:r w:rsidR="00304DDA">
          <w:t xml:space="preserve">magazine </w:t>
        </w:r>
        <w:r w:rsidR="00304DDA" w:rsidRPr="00031204">
          <w:t xml:space="preserve">with </w:t>
        </w:r>
      </w:ins>
      <w:ins w:id="84" w:author="Arnold Sandjaja" w:date="2013-06-30T08:43:00Z">
        <w:r w:rsidR="00C712F1">
          <w:t xml:space="preserve">the </w:t>
        </w:r>
      </w:ins>
      <w:ins w:id="85" w:author="Arnold Sandjaja" w:date="2013-05-17T15:39:00Z">
        <w:r w:rsidR="00304DDA">
          <w:t>name “</w:t>
        </w:r>
        <w:r w:rsidR="00304DDA" w:rsidRPr="00304DDA">
          <w:t>SPANNER</w:t>
        </w:r>
        <w:r w:rsidR="00304DDA">
          <w:t xml:space="preserve"> </w:t>
        </w:r>
        <w:r w:rsidR="00304DDA" w:rsidRPr="00304DDA">
          <w:t>in the works</w:t>
        </w:r>
      </w:ins>
      <w:ins w:id="86" w:author="Arnold Sandjaja" w:date="2013-05-17T15:41:00Z">
        <w:r w:rsidR="00304DDA">
          <w:t>”</w:t>
        </w:r>
      </w:ins>
      <w:ins w:id="87" w:author="Arnold Sandjaja" w:date="2013-06-30T08:45:00Z">
        <w:r w:rsidR="00C712F1">
          <w:t xml:space="preserve"> for the organisation </w:t>
        </w:r>
        <w:r w:rsidR="00C712F1" w:rsidRPr="00031204">
          <w:t>ATTAC</w:t>
        </w:r>
      </w:ins>
    </w:p>
    <w:p w14:paraId="3FF18C02" w14:textId="77777777" w:rsidR="00450F10" w:rsidRPr="00031204" w:rsidRDefault="00481367" w:rsidP="00481367">
      <w:r w:rsidRPr="00031204">
        <w:t xml:space="preserve">Task 2: </w:t>
      </w:r>
      <w:r w:rsidR="00450F10" w:rsidRPr="00031204">
        <w:t>“</w:t>
      </w:r>
      <w:r w:rsidRPr="00031204">
        <w:t xml:space="preserve">Design a magazine </w:t>
      </w:r>
      <w:del w:id="88" w:author="Arnold Sandjaja" w:date="2013-05-17T15:39:00Z">
        <w:r w:rsidR="002E1AB3" w:rsidRPr="00031204" w:rsidDel="00304DDA">
          <w:delText xml:space="preserve">for %ATTAC with </w:delText>
        </w:r>
      </w:del>
      <w:del w:id="89" w:author="Arnold Sandjaja" w:date="2013-05-17T15:36:00Z">
        <w:r w:rsidR="002E1AB3" w:rsidRPr="00031204" w:rsidDel="00304DDA">
          <w:delText>coverline “</w:delText>
        </w:r>
        <w:r w:rsidR="00450F10" w:rsidRPr="00031204" w:rsidDel="00304DDA">
          <w:delText xml:space="preserve">Sand im Getriebe” </w:delText>
        </w:r>
        <w:r w:rsidR="002E1AB3" w:rsidRPr="00031204" w:rsidDel="00304DDA">
          <w:delText>: Translated to “to throw a spanner in the works”</w:delText>
        </w:r>
      </w:del>
      <w:ins w:id="90" w:author="Arnold Sandjaja" w:date="2013-05-17T15:37:00Z">
        <w:r w:rsidR="00304DDA" w:rsidRPr="00304DDA">
          <w:t>SPANNER</w:t>
        </w:r>
      </w:ins>
      <w:ins w:id="91" w:author="Arnold Sandjaja" w:date="2013-05-17T15:39:00Z">
        <w:r w:rsidR="00304DDA">
          <w:t xml:space="preserve"> </w:t>
        </w:r>
      </w:ins>
      <w:ins w:id="92" w:author="Arnold Sandjaja" w:date="2013-05-17T15:37:00Z">
        <w:r w:rsidR="00304DDA" w:rsidRPr="00304DDA">
          <w:t>in the works</w:t>
        </w:r>
      </w:ins>
    </w:p>
    <w:p w14:paraId="30951081" w14:textId="77777777" w:rsidR="00450F10" w:rsidRPr="00031204" w:rsidRDefault="00450F10" w:rsidP="00481367"/>
    <w:p w14:paraId="61A6EE4B" w14:textId="77777777" w:rsidR="00405E48" w:rsidRPr="00031204" w:rsidRDefault="00405E48"/>
    <w:p w14:paraId="5C108D62" w14:textId="77777777" w:rsidR="009F07A2" w:rsidRPr="00031204" w:rsidRDefault="00405E48" w:rsidP="00103694">
      <w:r w:rsidRPr="00031204">
        <w:rPr>
          <w:rFonts w:ascii="Arial Bold" w:hAnsi="Arial Bold"/>
        </w:rPr>
        <w:t>Description :</w:t>
      </w:r>
      <w:r w:rsidRPr="00031204">
        <w:t xml:space="preserve"> </w:t>
      </w:r>
    </w:p>
    <w:p w14:paraId="020CD627" w14:textId="77777777" w:rsidR="00103694" w:rsidRPr="00031204" w:rsidRDefault="00103694" w:rsidP="00103694">
      <w:r w:rsidRPr="00031204">
        <w:t>ATTAC is an international organization involved in the alter-globalization movement. We oppose neo-liberal globalization and develop social, ecological, and democratic alternatives so as to guarantee fundamental rights for all. Specifically, we fight for the regulation of financial markets, the closure of tax havens, the introduction of global taxes to finance global public goods, the cancellation of the debt of developing countries, fair trade, and the implementation of limits to free trade and capital flows.</w:t>
      </w:r>
    </w:p>
    <w:p w14:paraId="418038B6" w14:textId="77777777" w:rsidR="00405E48" w:rsidRPr="00031204" w:rsidRDefault="00405E48"/>
    <w:p w14:paraId="6F0C6DD7" w14:textId="77777777" w:rsidR="00312FB3" w:rsidRPr="00031204" w:rsidRDefault="00312FB3" w:rsidP="00312FB3">
      <w:r w:rsidRPr="00031204">
        <w:t>A word on our history</w:t>
      </w:r>
    </w:p>
    <w:p w14:paraId="4ADECC23" w14:textId="77777777" w:rsidR="00312FB3" w:rsidRPr="00031204" w:rsidRDefault="00312FB3" w:rsidP="00312FB3">
      <w:r w:rsidRPr="00031204">
        <w:t>The ‘Association pour la Taxation des Transactions financière et l'Aide aux Citoyens’ (Association for the Taxation of financial Transactions and Aid to Citizens) was founded in France in December 1998 after the publication in the Monde Diplomatique of an editorial entitled ‘Désarmer les marchés’ (Disarm the markets) that launched the notion of creating an association to promote the Tobin tax.</w:t>
      </w:r>
    </w:p>
    <w:p w14:paraId="604A3E71" w14:textId="77777777" w:rsidR="00312FB3" w:rsidRPr="00031204" w:rsidRDefault="00312FB3" w:rsidP="00312FB3"/>
    <w:p w14:paraId="1B4A6C30" w14:textId="77777777" w:rsidR="00312FB3" w:rsidRPr="00031204" w:rsidRDefault="00312FB3" w:rsidP="00312FB3">
      <w:r w:rsidRPr="00031204">
        <w:t>An international organization</w:t>
      </w:r>
    </w:p>
    <w:p w14:paraId="11253FF0" w14:textId="77777777" w:rsidR="00405E48" w:rsidRPr="00031204" w:rsidRDefault="00312FB3" w:rsidP="00312FB3">
      <w:r w:rsidRPr="00031204">
        <w:t xml:space="preserve">The organization expanded very rapidly </w:t>
      </w:r>
      <w:del w:id="93" w:author="Arnold Sandjaja" w:date="2013-06-30T08:47:00Z">
        <w:r w:rsidRPr="00031204" w:rsidDel="00A8553E">
          <w:delText xml:space="preserve">into the rest of </w:delText>
        </w:r>
      </w:del>
      <w:ins w:id="94" w:author="Arnold Sandjaja" w:date="2013-06-30T08:47:00Z">
        <w:r w:rsidR="00A8553E">
          <w:t xml:space="preserve">around </w:t>
        </w:r>
      </w:ins>
      <w:r w:rsidRPr="00031204">
        <w:t>the world with an ATTAC network around an international charter set up in 1999. Today, the association is active in some 40 countries, with over a thousand local groups and hundreds of organizations supporting the network.</w:t>
      </w:r>
    </w:p>
    <w:p w14:paraId="5D128D23" w14:textId="77777777" w:rsidR="006466E1" w:rsidRPr="00031204" w:rsidRDefault="006466E1" w:rsidP="00312FB3"/>
    <w:p w14:paraId="2BBD6556" w14:textId="12CC1759" w:rsidR="00312FB3" w:rsidRPr="00EA792C" w:rsidRDefault="00EA792C" w:rsidP="00312FB3">
      <w:pPr>
        <w:rPr>
          <w:ins w:id="95" w:author="Arnold Sandjaja" w:date="2013-06-30T17:02:00Z"/>
          <w:color w:val="0000FF"/>
          <w:rPrChange w:id="96" w:author="Arnold Sandjaja" w:date="2013-06-30T17:02:00Z">
            <w:rPr>
              <w:ins w:id="97" w:author="Arnold Sandjaja" w:date="2013-06-30T17:02:00Z"/>
            </w:rPr>
          </w:rPrChange>
        </w:rPr>
      </w:pPr>
      <w:ins w:id="98" w:author="Arnold Sandjaja" w:date="2013-06-30T17:02:00Z">
        <w:r w:rsidRPr="00EA792C">
          <w:rPr>
            <w:rFonts w:eastAsia="Times New Roman"/>
            <w:color w:val="0000FF"/>
            <w:lang w:val="id-ID"/>
            <w:rPrChange w:id="99" w:author="Arnold Sandjaja" w:date="2013-06-30T17:02:00Z">
              <w:rPr>
                <w:rFonts w:eastAsia="Times New Roman"/>
                <w:lang w:val="id-ID"/>
              </w:rPr>
            </w:rPrChange>
          </w:rPr>
          <w:t>ATTAC adalah sebuah organisasi internasional yang terlibat dalam gerakan alter-globalisasi. Kami menentang globalisasi neo-liberal dan mengembangkan alternatif sosial, ekologi, dan demokratis sehingga menjamin hak-hak dasar bagi semua. Secara khusus, kami berjuang untuk regulasi pasar keuangan, penutupan bebas pajak, pengenalan pajak global untuk membiayai barang-barang publik global, pembatalan utang negara berkembang, perdagangan yang adil, dan pelaksanaan batas untuk perdagangan bebas dan modal arus.</w:t>
        </w:r>
        <w:r w:rsidRPr="00EA792C">
          <w:rPr>
            <w:rFonts w:eastAsia="Times New Roman"/>
            <w:color w:val="0000FF"/>
            <w:lang w:val="id-ID"/>
            <w:rPrChange w:id="100" w:author="Arnold Sandjaja" w:date="2013-06-30T17:02:00Z">
              <w:rPr>
                <w:rFonts w:eastAsia="Times New Roman"/>
                <w:lang w:val="id-ID"/>
              </w:rPr>
            </w:rPrChange>
          </w:rPr>
          <w:br/>
        </w:r>
        <w:r w:rsidRPr="00EA792C">
          <w:rPr>
            <w:rFonts w:eastAsia="Times New Roman"/>
            <w:color w:val="0000FF"/>
            <w:lang w:val="id-ID"/>
            <w:rPrChange w:id="101" w:author="Arnold Sandjaja" w:date="2013-06-30T17:02:00Z">
              <w:rPr>
                <w:rFonts w:eastAsia="Times New Roman"/>
                <w:lang w:val="id-ID"/>
              </w:rPr>
            </w:rPrChange>
          </w:rPr>
          <w:br/>
          <w:t>Sebuah kata tentang sejarah kami</w:t>
        </w:r>
        <w:r w:rsidRPr="00EA792C">
          <w:rPr>
            <w:rFonts w:eastAsia="Times New Roman"/>
            <w:color w:val="0000FF"/>
            <w:lang w:val="id-ID"/>
            <w:rPrChange w:id="102" w:author="Arnold Sandjaja" w:date="2013-06-30T17:02:00Z">
              <w:rPr>
                <w:rFonts w:eastAsia="Times New Roman"/>
                <w:lang w:val="id-ID"/>
              </w:rPr>
            </w:rPrChange>
          </w:rPr>
          <w:br/>
          <w:t>The 'Association pour la Perpajakan des Transaksi financière et l'Aide aux Citoyens' (Asosiasi untuk Pajak Transaksi keuangan dan Bantuan untuk Warga) didirikan di Perancis pada bulan Desember 1998 setelah publikasi dalam Diplomatique Monde dari sebuah editorial berjudul 'Désarmer les Marchés '(Lucuti pasar) yang meluncurkan gagasan untuk menciptakan sebuah asosiasi untuk mempromosikan pajak Tobin.</w:t>
        </w:r>
        <w:r w:rsidRPr="00EA792C">
          <w:rPr>
            <w:rFonts w:eastAsia="Times New Roman"/>
            <w:color w:val="0000FF"/>
            <w:lang w:val="id-ID"/>
            <w:rPrChange w:id="103" w:author="Arnold Sandjaja" w:date="2013-06-30T17:02:00Z">
              <w:rPr>
                <w:rFonts w:eastAsia="Times New Roman"/>
                <w:lang w:val="id-ID"/>
              </w:rPr>
            </w:rPrChange>
          </w:rPr>
          <w:br/>
        </w:r>
        <w:r w:rsidRPr="00EA792C">
          <w:rPr>
            <w:rFonts w:eastAsia="Times New Roman"/>
            <w:color w:val="0000FF"/>
            <w:lang w:val="id-ID"/>
            <w:rPrChange w:id="104" w:author="Arnold Sandjaja" w:date="2013-06-30T17:02:00Z">
              <w:rPr>
                <w:rFonts w:eastAsia="Times New Roman"/>
                <w:lang w:val="id-ID"/>
              </w:rPr>
            </w:rPrChange>
          </w:rPr>
          <w:br/>
          <w:t>Sebuah organisasi internasional</w:t>
        </w:r>
        <w:r w:rsidRPr="00EA792C">
          <w:rPr>
            <w:rFonts w:eastAsia="Times New Roman"/>
            <w:color w:val="0000FF"/>
            <w:lang w:val="id-ID"/>
            <w:rPrChange w:id="105" w:author="Arnold Sandjaja" w:date="2013-06-30T17:02:00Z">
              <w:rPr>
                <w:rFonts w:eastAsia="Times New Roman"/>
                <w:lang w:val="id-ID"/>
              </w:rPr>
            </w:rPrChange>
          </w:rPr>
          <w:br/>
          <w:t>Organisasi berkembang sangat pesat di seluruh dunia dengan jaringan ATTAC di sekitar piagam internasional didirikan pada tahun 1999. Saat ini, asosiasi yang aktif di sekitar 40 negara, dengan lebih dari seribu kelompok lokal dan ratusan organisasi pendukung jaringan.</w:t>
        </w:r>
      </w:ins>
    </w:p>
    <w:p w14:paraId="22F45776" w14:textId="77777777" w:rsidR="00EA792C" w:rsidRPr="00031204" w:rsidRDefault="00EA792C" w:rsidP="00312FB3"/>
    <w:p w14:paraId="1BE5641E" w14:textId="77777777" w:rsidR="00405E48" w:rsidRPr="00031204" w:rsidRDefault="00405E48">
      <w:r w:rsidRPr="00031204">
        <w:rPr>
          <w:rFonts w:ascii="Arial Bold" w:hAnsi="Arial Bold"/>
        </w:rPr>
        <w:t xml:space="preserve">Target market: </w:t>
      </w:r>
    </w:p>
    <w:p w14:paraId="4A3E9E80" w14:textId="77777777" w:rsidR="00103694" w:rsidRPr="00031204" w:rsidRDefault="00103694"/>
    <w:p w14:paraId="5F5378E7" w14:textId="77777777" w:rsidR="00DD65CC" w:rsidRPr="00DD65CC" w:rsidRDefault="00DD65CC" w:rsidP="00DD65CC">
      <w:pPr>
        <w:rPr>
          <w:ins w:id="106" w:author="Arnold Sandjaja" w:date="2013-05-17T16:36:00Z"/>
          <w:rStyle w:val="hps"/>
          <w:rFonts w:eastAsia="Times New Roman"/>
          <w:lang w:val="en"/>
        </w:rPr>
      </w:pPr>
      <w:ins w:id="107" w:author="Arnold Sandjaja" w:date="2013-05-17T16:36:00Z">
        <w:del w:id="108" w:author="Michel Bulon" w:date="2013-05-20T20:25:00Z">
          <w:r w:rsidRPr="00DD65CC" w:rsidDel="00B03644">
            <w:rPr>
              <w:rStyle w:val="hps"/>
              <w:rFonts w:eastAsia="Times New Roman"/>
              <w:lang w:val="en"/>
            </w:rPr>
            <w:delText>y</w:delText>
          </w:r>
        </w:del>
      </w:ins>
      <w:ins w:id="109" w:author="Michel Bulon" w:date="2013-05-20T20:25:00Z">
        <w:r w:rsidR="00B03644">
          <w:rPr>
            <w:rStyle w:val="hps"/>
            <w:rFonts w:eastAsia="Times New Roman"/>
            <w:lang w:val="en"/>
          </w:rPr>
          <w:t>Y</w:t>
        </w:r>
      </w:ins>
      <w:ins w:id="110" w:author="Arnold Sandjaja" w:date="2013-05-17T16:36:00Z">
        <w:r w:rsidRPr="00DD65CC">
          <w:rPr>
            <w:rStyle w:val="hps"/>
            <w:rFonts w:eastAsia="Times New Roman"/>
            <w:lang w:val="en"/>
          </w:rPr>
          <w:t>oung people between 16-35 years who are interested in the alter-globalization movement, which emphasizes values such as democracy, social and economic justice, environmental protection and human rights as an alternative to the current globalism.</w:t>
        </w:r>
      </w:ins>
    </w:p>
    <w:p w14:paraId="20521F0B" w14:textId="77777777" w:rsidR="00DD65CC" w:rsidRDefault="00DD65CC" w:rsidP="00DD65CC">
      <w:pPr>
        <w:rPr>
          <w:ins w:id="111" w:author="Arnold Sandjaja" w:date="2013-06-30T17:03:00Z"/>
          <w:rStyle w:val="hps"/>
          <w:rFonts w:eastAsia="Times New Roman"/>
          <w:lang w:val="en"/>
        </w:rPr>
      </w:pPr>
      <w:ins w:id="112" w:author="Arnold Sandjaja" w:date="2013-05-17T16:36:00Z">
        <w:r w:rsidRPr="00DD65CC">
          <w:rPr>
            <w:rStyle w:val="hps"/>
            <w:rFonts w:eastAsia="Times New Roman"/>
            <w:lang w:val="en"/>
          </w:rPr>
          <w:t xml:space="preserve">They are either </w:t>
        </w:r>
      </w:ins>
      <w:ins w:id="113" w:author="Arnold Sandjaja" w:date="2013-06-30T08:47:00Z">
        <w:r w:rsidR="00A8553E">
          <w:rPr>
            <w:rStyle w:val="hps"/>
            <w:rFonts w:eastAsia="Times New Roman"/>
            <w:lang w:val="en"/>
          </w:rPr>
          <w:t xml:space="preserve">a </w:t>
        </w:r>
      </w:ins>
      <w:ins w:id="114" w:author="Arnold Sandjaja" w:date="2013-05-17T16:36:00Z">
        <w:r w:rsidRPr="00DD65CC">
          <w:rPr>
            <w:rStyle w:val="hps"/>
            <w:rFonts w:eastAsia="Times New Roman"/>
            <w:lang w:val="en"/>
          </w:rPr>
          <w:t xml:space="preserve">member of ATTAC </w:t>
        </w:r>
      </w:ins>
      <w:ins w:id="115" w:author="Arnold Sandjaja" w:date="2013-06-30T08:47:00Z">
        <w:r w:rsidR="00A8553E">
          <w:rPr>
            <w:rStyle w:val="hps"/>
            <w:rFonts w:eastAsia="Times New Roman"/>
            <w:lang w:val="en"/>
          </w:rPr>
          <w:t>or are thinking of joining</w:t>
        </w:r>
      </w:ins>
      <w:ins w:id="116" w:author="Arnold Sandjaja" w:date="2013-05-17T16:36:00Z">
        <w:r w:rsidRPr="00DD65CC">
          <w:rPr>
            <w:rStyle w:val="hps"/>
            <w:rFonts w:eastAsia="Times New Roman"/>
            <w:lang w:val="en"/>
          </w:rPr>
          <w:t>.</w:t>
        </w:r>
      </w:ins>
    </w:p>
    <w:p w14:paraId="7A0EA4AD" w14:textId="77777777" w:rsidR="00EA792C" w:rsidRDefault="00EA792C" w:rsidP="00DD65CC">
      <w:pPr>
        <w:rPr>
          <w:ins w:id="117" w:author="Arnold Sandjaja" w:date="2013-06-30T17:03:00Z"/>
          <w:rStyle w:val="hps"/>
          <w:rFonts w:eastAsia="Times New Roman"/>
          <w:lang w:val="en"/>
        </w:rPr>
      </w:pPr>
    </w:p>
    <w:p w14:paraId="1ED07896" w14:textId="3EAED029" w:rsidR="00EA792C" w:rsidRPr="00EA792C" w:rsidRDefault="00EA792C" w:rsidP="00DD65CC">
      <w:pPr>
        <w:rPr>
          <w:ins w:id="118" w:author="Arnold Sandjaja" w:date="2013-05-17T16:36:00Z"/>
          <w:rStyle w:val="hps"/>
          <w:rFonts w:eastAsia="Times New Roman"/>
          <w:color w:val="0000FF"/>
          <w:lang w:val="en"/>
          <w:rPrChange w:id="119" w:author="Arnold Sandjaja" w:date="2013-06-30T17:03:00Z">
            <w:rPr>
              <w:ins w:id="120" w:author="Arnold Sandjaja" w:date="2013-05-17T16:36:00Z"/>
              <w:rStyle w:val="hps"/>
              <w:rFonts w:eastAsia="Times New Roman"/>
              <w:lang w:val="en"/>
            </w:rPr>
          </w:rPrChange>
        </w:rPr>
      </w:pPr>
      <w:ins w:id="121" w:author="Arnold Sandjaja" w:date="2013-06-30T17:03:00Z">
        <w:r w:rsidRPr="00EA792C">
          <w:rPr>
            <w:rFonts w:eastAsia="Times New Roman"/>
            <w:color w:val="0000FF"/>
            <w:lang w:val="id-ID"/>
            <w:rPrChange w:id="122" w:author="Arnold Sandjaja" w:date="2013-06-30T17:03:00Z">
              <w:rPr>
                <w:rFonts w:eastAsia="Times New Roman"/>
                <w:lang w:val="id-ID"/>
              </w:rPr>
            </w:rPrChange>
          </w:rPr>
          <w:t>Orang-orang muda antara 16-35 tahun yang tertarik dalam gerakan alter-globalisasi, yang menekankan nilai-nilai seperti demokrasi, keadilan sosial dan ekonomi, perlindungan lingkungan dan hak asasi manusia sebagai alternatif globalisme saat ini.</w:t>
        </w:r>
        <w:r w:rsidRPr="00EA792C">
          <w:rPr>
            <w:rFonts w:eastAsia="Times New Roman"/>
            <w:color w:val="0000FF"/>
            <w:lang w:val="id-ID"/>
            <w:rPrChange w:id="123" w:author="Arnold Sandjaja" w:date="2013-06-30T17:03:00Z">
              <w:rPr>
                <w:rFonts w:eastAsia="Times New Roman"/>
                <w:lang w:val="id-ID"/>
              </w:rPr>
            </w:rPrChange>
          </w:rPr>
          <w:br/>
          <w:t>Mereka adalah salah satu anggota dari ATTAC atau berpikir untuk bergabung.</w:t>
        </w:r>
      </w:ins>
    </w:p>
    <w:p w14:paraId="097DBCC5" w14:textId="77777777" w:rsidR="00405E48" w:rsidRPr="00DD65CC" w:rsidDel="00B40AAF" w:rsidRDefault="00B40AAF">
      <w:pPr>
        <w:rPr>
          <w:del w:id="124" w:author="Michel Bulon" w:date="2013-05-14T19:16:00Z"/>
        </w:rPr>
      </w:pPr>
      <w:ins w:id="125" w:author="Michel Bulon" w:date="2013-05-14T19:16:00Z">
        <w:del w:id="126" w:author="Arnold Sandjaja" w:date="2013-05-17T16:36:00Z">
          <w:r w:rsidRPr="00031204" w:rsidDel="00DD65CC">
            <w:rPr>
              <w:rStyle w:val="hps"/>
              <w:rFonts w:eastAsia="Times New Roman"/>
              <w:lang w:val="en"/>
            </w:rPr>
            <w:delText xml:space="preserve">The target </w:delText>
          </w:r>
        </w:del>
      </w:ins>
      <w:ins w:id="127" w:author="Michel Bulon" w:date="2013-05-14T19:17:00Z">
        <w:del w:id="128" w:author="Arnold Sandjaja" w:date="2013-05-17T16:36:00Z">
          <w:r w:rsidRPr="00031204" w:rsidDel="00DD65CC">
            <w:rPr>
              <w:rStyle w:val="hps"/>
              <w:rFonts w:eastAsia="Times New Roman"/>
              <w:lang w:val="en"/>
            </w:rPr>
            <w:delText>market</w:delText>
          </w:r>
        </w:del>
      </w:ins>
      <w:ins w:id="129" w:author="Michel Bulon" w:date="2013-05-14T19:16:00Z">
        <w:del w:id="130" w:author="Arnold Sandjaja" w:date="2013-05-17T16:36:00Z">
          <w:r w:rsidRPr="00031204" w:rsidDel="00DD65CC">
            <w:rPr>
              <w:rStyle w:val="hps"/>
              <w:rFonts w:eastAsia="Times New Roman"/>
              <w:lang w:val="en"/>
            </w:rPr>
            <w:delText xml:space="preserve"> is</w:delText>
          </w:r>
          <w:r w:rsidRPr="00031204" w:rsidDel="00DD65CC">
            <w:rPr>
              <w:rFonts w:eastAsia="Times New Roman"/>
              <w:lang w:val="en"/>
            </w:rPr>
            <w:delText xml:space="preserve"> </w:delText>
          </w:r>
          <w:r w:rsidRPr="00031204" w:rsidDel="00DD65CC">
            <w:rPr>
              <w:rStyle w:val="hps"/>
              <w:rFonts w:eastAsia="Times New Roman"/>
              <w:lang w:val="en"/>
            </w:rPr>
            <w:delText xml:space="preserve">people </w:delText>
          </w:r>
        </w:del>
      </w:ins>
      <w:ins w:id="131" w:author="Michel Bulon" w:date="2013-05-14T21:13:00Z">
        <w:del w:id="132" w:author="Arnold Sandjaja" w:date="2013-05-17T16:36:00Z">
          <w:r w:rsidR="00905DDA" w:rsidRPr="00031204" w:rsidDel="00DD65CC">
            <w:rPr>
              <w:rStyle w:val="hps"/>
              <w:rFonts w:eastAsia="Times New Roman"/>
              <w:lang w:val="en"/>
            </w:rPr>
            <w:delText>the 18 years and more</w:delText>
          </w:r>
        </w:del>
      </w:ins>
      <w:ins w:id="133" w:author="Michel Bulon" w:date="2013-05-14T21:14:00Z">
        <w:del w:id="134" w:author="Arnold Sandjaja" w:date="2013-05-17T16:36:00Z">
          <w:r w:rsidR="00905DDA" w:rsidRPr="00031204" w:rsidDel="00DD65CC">
            <w:rPr>
              <w:rStyle w:val="hps"/>
              <w:rFonts w:eastAsia="Times New Roman"/>
              <w:lang w:val="en"/>
            </w:rPr>
            <w:delText xml:space="preserve"> </w:delText>
          </w:r>
        </w:del>
      </w:ins>
      <w:ins w:id="135" w:author="Michel Bulon" w:date="2013-05-14T19:16:00Z">
        <w:del w:id="136" w:author="Arnold Sandjaja" w:date="2013-05-17T16:36:00Z">
          <w:r w:rsidRPr="00031204" w:rsidDel="00DD65CC">
            <w:rPr>
              <w:rStyle w:val="hps"/>
              <w:rFonts w:eastAsia="Times New Roman"/>
              <w:lang w:val="en"/>
            </w:rPr>
            <w:delText>from</w:delText>
          </w:r>
          <w:r w:rsidRPr="00031204" w:rsidDel="00DD65CC">
            <w:rPr>
              <w:rFonts w:eastAsia="Times New Roman"/>
              <w:lang w:val="en"/>
            </w:rPr>
            <w:delText xml:space="preserve"> </w:delText>
          </w:r>
          <w:r w:rsidRPr="00031204" w:rsidDel="00DD65CC">
            <w:rPr>
              <w:rStyle w:val="hps"/>
              <w:rFonts w:eastAsia="Times New Roman"/>
              <w:lang w:val="en"/>
            </w:rPr>
            <w:delText>very different backgrounds</w:delText>
          </w:r>
          <w:r w:rsidRPr="00031204" w:rsidDel="00DD65CC">
            <w:rPr>
              <w:rFonts w:eastAsia="Times New Roman"/>
              <w:lang w:val="en"/>
            </w:rPr>
            <w:delText xml:space="preserve"> </w:delText>
          </w:r>
          <w:r w:rsidRPr="00031204" w:rsidDel="00DD65CC">
            <w:rPr>
              <w:rStyle w:val="hps"/>
              <w:rFonts w:eastAsia="Times New Roman"/>
              <w:lang w:val="en"/>
            </w:rPr>
            <w:delText>who are interested</w:delText>
          </w:r>
          <w:r w:rsidRPr="00031204" w:rsidDel="00DD65CC">
            <w:rPr>
              <w:rFonts w:eastAsia="Times New Roman"/>
              <w:lang w:val="en"/>
            </w:rPr>
            <w:delText xml:space="preserve"> </w:delText>
          </w:r>
          <w:r w:rsidRPr="00031204" w:rsidDel="00DD65CC">
            <w:rPr>
              <w:rStyle w:val="hps"/>
              <w:rFonts w:eastAsia="Times New Roman"/>
              <w:lang w:val="en"/>
            </w:rPr>
            <w:delText>or who</w:delText>
          </w:r>
          <w:r w:rsidRPr="00031204" w:rsidDel="00DD65CC">
            <w:rPr>
              <w:rFonts w:eastAsia="Times New Roman"/>
              <w:lang w:val="en"/>
            </w:rPr>
            <w:delText xml:space="preserve"> </w:delText>
          </w:r>
          <w:r w:rsidRPr="00031204" w:rsidDel="00DD65CC">
            <w:rPr>
              <w:rStyle w:val="hps"/>
              <w:rFonts w:eastAsia="Times New Roman"/>
              <w:lang w:val="en"/>
            </w:rPr>
            <w:delText>might be interested in</w:delText>
          </w:r>
          <w:r w:rsidRPr="00031204" w:rsidDel="00DD65CC">
            <w:rPr>
              <w:rFonts w:eastAsia="Times New Roman"/>
              <w:lang w:val="en"/>
            </w:rPr>
            <w:delText xml:space="preserve"> </w:delText>
          </w:r>
          <w:r w:rsidRPr="00031204" w:rsidDel="00DD65CC">
            <w:rPr>
              <w:rStyle w:val="hps"/>
              <w:rFonts w:eastAsia="Times New Roman"/>
              <w:lang w:val="en"/>
            </w:rPr>
            <w:delText>the</w:delText>
          </w:r>
          <w:r w:rsidRPr="00031204" w:rsidDel="00DD65CC">
            <w:rPr>
              <w:rFonts w:eastAsia="Times New Roman"/>
              <w:lang w:val="en"/>
            </w:rPr>
            <w:delText xml:space="preserve"> </w:delText>
          </w:r>
          <w:r w:rsidRPr="00031204" w:rsidDel="00DD65CC">
            <w:rPr>
              <w:rStyle w:val="hps"/>
              <w:rFonts w:eastAsia="Times New Roman"/>
              <w:lang w:val="en"/>
            </w:rPr>
            <w:delText>alter</w:delText>
          </w:r>
        </w:del>
      </w:ins>
      <w:ins w:id="137" w:author="Michel Bulon" w:date="2013-05-14T19:19:00Z">
        <w:del w:id="138" w:author="Arnold Sandjaja" w:date="2013-05-17T16:36:00Z">
          <w:r w:rsidRPr="00031204" w:rsidDel="00DD65CC">
            <w:rPr>
              <w:rStyle w:val="hps"/>
              <w:rFonts w:eastAsia="Times New Roman"/>
              <w:lang w:val="en"/>
            </w:rPr>
            <w:delText>-</w:delText>
          </w:r>
        </w:del>
      </w:ins>
      <w:ins w:id="139" w:author="Michel Bulon" w:date="2013-05-14T19:16:00Z">
        <w:del w:id="140" w:author="Arnold Sandjaja" w:date="2013-05-17T16:36:00Z">
          <w:r w:rsidRPr="00031204" w:rsidDel="00DD65CC">
            <w:rPr>
              <w:rStyle w:val="hps"/>
              <w:rFonts w:eastAsia="Times New Roman"/>
              <w:lang w:val="en"/>
            </w:rPr>
            <w:delText>globalization</w:delText>
          </w:r>
        </w:del>
      </w:ins>
      <w:ins w:id="141" w:author="Michel Bulon" w:date="2013-05-14T19:20:00Z">
        <w:del w:id="142" w:author="Arnold Sandjaja" w:date="2013-05-17T16:36:00Z">
          <w:r w:rsidRPr="00031204" w:rsidDel="00DD65CC">
            <w:rPr>
              <w:rStyle w:val="hps"/>
              <w:rFonts w:eastAsia="Times New Roman"/>
              <w:lang w:val="en"/>
            </w:rPr>
            <w:delText xml:space="preserve"> movement</w:delText>
          </w:r>
        </w:del>
      </w:ins>
      <w:ins w:id="143" w:author="Michel Bulon" w:date="2013-05-14T19:16:00Z">
        <w:del w:id="144" w:author="Arnold Sandjaja" w:date="2013-05-17T16:36:00Z">
          <w:r w:rsidRPr="00031204" w:rsidDel="00DD65CC">
            <w:rPr>
              <w:rFonts w:eastAsia="Times New Roman"/>
              <w:lang w:val="en"/>
            </w:rPr>
            <w:delText xml:space="preserve">, </w:delText>
          </w:r>
          <w:r w:rsidRPr="00031204" w:rsidDel="00DD65CC">
            <w:rPr>
              <w:rStyle w:val="hps"/>
              <w:rFonts w:eastAsia="Times New Roman"/>
              <w:lang w:val="en"/>
            </w:rPr>
            <w:delText>which emphasizes</w:delText>
          </w:r>
          <w:r w:rsidRPr="00031204" w:rsidDel="00DD65CC">
            <w:rPr>
              <w:rFonts w:eastAsia="Times New Roman"/>
              <w:lang w:val="en"/>
            </w:rPr>
            <w:delText xml:space="preserve"> </w:delText>
          </w:r>
          <w:r w:rsidRPr="00031204" w:rsidDel="00DD65CC">
            <w:rPr>
              <w:rStyle w:val="hps"/>
              <w:rFonts w:eastAsia="Times New Roman"/>
              <w:lang w:val="en"/>
            </w:rPr>
            <w:delText>values</w:delText>
          </w:r>
          <w:r w:rsidRPr="00031204" w:rsidDel="00DD65CC">
            <w:rPr>
              <w:rFonts w:eastAsia="Times New Roman"/>
              <w:lang w:val="en"/>
            </w:rPr>
            <w:delText xml:space="preserve"> </w:delText>
          </w:r>
          <w:r w:rsidRPr="00031204" w:rsidDel="00DD65CC">
            <w:rPr>
              <w:rStyle w:val="hps"/>
              <w:rFonts w:eastAsia="Times New Roman"/>
              <w:lang w:val="en"/>
            </w:rPr>
            <w:delText>​​such as</w:delText>
          </w:r>
          <w:r w:rsidRPr="00031204" w:rsidDel="00DD65CC">
            <w:rPr>
              <w:rFonts w:eastAsia="Times New Roman"/>
              <w:lang w:val="en"/>
            </w:rPr>
            <w:delText xml:space="preserve"> </w:delText>
          </w:r>
          <w:r w:rsidRPr="00031204" w:rsidDel="00DD65CC">
            <w:rPr>
              <w:rStyle w:val="hps"/>
              <w:rFonts w:eastAsia="Times New Roman"/>
              <w:lang w:val="en"/>
            </w:rPr>
            <w:delText>democracy,</w:delText>
          </w:r>
          <w:r w:rsidRPr="00031204" w:rsidDel="00DD65CC">
            <w:rPr>
              <w:rFonts w:eastAsia="Times New Roman"/>
              <w:lang w:val="en"/>
            </w:rPr>
            <w:delText xml:space="preserve"> </w:delText>
          </w:r>
          <w:r w:rsidRPr="00031204" w:rsidDel="00DD65CC">
            <w:rPr>
              <w:rStyle w:val="hps"/>
              <w:rFonts w:eastAsia="Times New Roman"/>
              <w:lang w:val="en"/>
            </w:rPr>
            <w:delText>social and economic</w:delText>
          </w:r>
          <w:r w:rsidRPr="00031204" w:rsidDel="00DD65CC">
            <w:rPr>
              <w:rFonts w:eastAsia="Times New Roman"/>
              <w:lang w:val="en"/>
            </w:rPr>
            <w:delText xml:space="preserve"> </w:delText>
          </w:r>
          <w:r w:rsidRPr="00031204" w:rsidDel="00DD65CC">
            <w:rPr>
              <w:rStyle w:val="hps"/>
              <w:rFonts w:eastAsia="Times New Roman"/>
              <w:lang w:val="en"/>
            </w:rPr>
            <w:delText>justice,</w:delText>
          </w:r>
          <w:r w:rsidRPr="00031204" w:rsidDel="00DD65CC">
            <w:rPr>
              <w:rFonts w:eastAsia="Times New Roman"/>
              <w:lang w:val="en"/>
            </w:rPr>
            <w:delText xml:space="preserve"> </w:delText>
          </w:r>
          <w:r w:rsidRPr="00031204" w:rsidDel="00DD65CC">
            <w:rPr>
              <w:rStyle w:val="hps"/>
              <w:rFonts w:eastAsia="Times New Roman"/>
              <w:lang w:val="en"/>
            </w:rPr>
            <w:delText>environmental protection</w:delText>
          </w:r>
          <w:r w:rsidRPr="00031204" w:rsidDel="00DD65CC">
            <w:rPr>
              <w:rFonts w:eastAsia="Times New Roman"/>
              <w:lang w:val="en"/>
            </w:rPr>
            <w:delText xml:space="preserve"> </w:delText>
          </w:r>
          <w:r w:rsidRPr="00031204" w:rsidDel="00DD65CC">
            <w:rPr>
              <w:rStyle w:val="hps"/>
              <w:rFonts w:eastAsia="Times New Roman"/>
              <w:lang w:val="en"/>
            </w:rPr>
            <w:delText>and</w:delText>
          </w:r>
          <w:r w:rsidRPr="00031204" w:rsidDel="00DD65CC">
            <w:rPr>
              <w:rFonts w:eastAsia="Times New Roman"/>
              <w:lang w:val="en"/>
            </w:rPr>
            <w:delText xml:space="preserve"> </w:delText>
          </w:r>
          <w:r w:rsidRPr="00031204" w:rsidDel="00DD65CC">
            <w:rPr>
              <w:rStyle w:val="hps"/>
              <w:rFonts w:eastAsia="Times New Roman"/>
              <w:lang w:val="en"/>
            </w:rPr>
            <w:delText>human rights</w:delText>
          </w:r>
          <w:r w:rsidRPr="00031204" w:rsidDel="00DD65CC">
            <w:rPr>
              <w:rFonts w:eastAsia="Times New Roman"/>
              <w:lang w:val="en"/>
            </w:rPr>
            <w:delText xml:space="preserve"> </w:delText>
          </w:r>
          <w:r w:rsidRPr="00031204" w:rsidDel="00DD65CC">
            <w:rPr>
              <w:rStyle w:val="hps"/>
              <w:rFonts w:eastAsia="Times New Roman"/>
              <w:lang w:val="en"/>
            </w:rPr>
            <w:delText>as an alternative</w:delText>
          </w:r>
          <w:r w:rsidRPr="00031204" w:rsidDel="00DD65CC">
            <w:rPr>
              <w:rFonts w:eastAsia="Times New Roman"/>
              <w:lang w:val="en"/>
            </w:rPr>
            <w:delText xml:space="preserve"> </w:delText>
          </w:r>
          <w:r w:rsidRPr="00031204" w:rsidDel="00DD65CC">
            <w:rPr>
              <w:rStyle w:val="hps"/>
              <w:rFonts w:eastAsia="Times New Roman"/>
              <w:lang w:val="en"/>
            </w:rPr>
            <w:delText>to the current</w:delText>
          </w:r>
          <w:r w:rsidRPr="00031204" w:rsidDel="00DD65CC">
            <w:rPr>
              <w:rFonts w:eastAsia="Times New Roman"/>
              <w:lang w:val="en"/>
            </w:rPr>
            <w:delText xml:space="preserve"> </w:delText>
          </w:r>
          <w:r w:rsidRPr="00031204" w:rsidDel="00DD65CC">
            <w:rPr>
              <w:rStyle w:val="hps"/>
              <w:rFonts w:eastAsia="Times New Roman"/>
              <w:lang w:val="en"/>
            </w:rPr>
            <w:delText>globalism</w:delText>
          </w:r>
        </w:del>
        <w:del w:id="145" w:author="Arnold Sandjaja" w:date="2013-06-30T08:47:00Z">
          <w:r w:rsidRPr="00031204" w:rsidDel="00A8553E">
            <w:rPr>
              <w:rFonts w:eastAsia="Times New Roman"/>
              <w:lang w:val="en"/>
            </w:rPr>
            <w:delText>.</w:delText>
          </w:r>
        </w:del>
      </w:ins>
      <w:del w:id="146" w:author="Michel Bulon" w:date="2013-05-14T19:16:00Z">
        <w:r w:rsidR="00F15FFF" w:rsidRPr="00DD65CC" w:rsidDel="00B40AAF">
          <w:rPr>
            <w:highlight w:val="red"/>
          </w:rPr>
          <w:delText>…..</w:delText>
        </w:r>
      </w:del>
    </w:p>
    <w:p w14:paraId="37BF87E4" w14:textId="77777777" w:rsidR="00405E48" w:rsidRPr="00031204" w:rsidRDefault="00405E48"/>
    <w:p w14:paraId="49CD03C1" w14:textId="77777777" w:rsidR="00405E48" w:rsidRPr="00031204" w:rsidRDefault="00405E48"/>
    <w:p w14:paraId="5915D95B" w14:textId="77777777" w:rsidR="00405E48" w:rsidRPr="00031204" w:rsidRDefault="00405E48">
      <w:pPr>
        <w:pStyle w:val="FreeForm"/>
        <w:rPr>
          <w:rFonts w:eastAsia="Times New Roman"/>
          <w:color w:val="auto"/>
          <w:lang w:bidi="x-none"/>
        </w:rPr>
      </w:pPr>
      <w:bookmarkStart w:id="147" w:name="TOC60887859"/>
      <w:r w:rsidRPr="00031204">
        <w:lastRenderedPageBreak/>
        <w:br w:type="page"/>
      </w:r>
      <w:bookmarkStart w:id="148" w:name="_GoBack"/>
      <w:bookmarkEnd w:id="147"/>
      <w:bookmarkEnd w:id="148"/>
    </w:p>
    <w:p w14:paraId="36405485" w14:textId="77777777" w:rsidR="00405E48" w:rsidRPr="00031204" w:rsidRDefault="00405E48">
      <w:pPr>
        <w:pStyle w:val="FreeFormA"/>
      </w:pPr>
    </w:p>
    <w:p w14:paraId="5CF751B3" w14:textId="77777777" w:rsidR="00405E48" w:rsidRPr="00031204" w:rsidRDefault="00405E48">
      <w:pPr>
        <w:pStyle w:val="FreeFormAA"/>
        <w:rPr>
          <w:rFonts w:ascii="Times New Roman" w:hAnsi="Times New Roman"/>
        </w:rPr>
      </w:pPr>
    </w:p>
    <w:p w14:paraId="170622A3" w14:textId="77777777" w:rsidR="00405E48" w:rsidRPr="00031204" w:rsidRDefault="00405E48">
      <w:pPr>
        <w:spacing w:after="200" w:line="276" w:lineRule="auto"/>
        <w:rPr>
          <w:rFonts w:ascii="Arial Bold" w:hAnsi="Arial Bold"/>
          <w:caps/>
          <w:sz w:val="24"/>
          <w:u w:val="single"/>
        </w:rPr>
      </w:pPr>
    </w:p>
    <w:p w14:paraId="616B7C30" w14:textId="77777777" w:rsidR="00405E48" w:rsidRPr="00031204" w:rsidRDefault="00405E48">
      <w:pPr>
        <w:pStyle w:val="Heading1AA"/>
      </w:pPr>
      <w:r w:rsidRPr="00031204">
        <w:t>Description of project and tasks</w:t>
      </w:r>
    </w:p>
    <w:p w14:paraId="73882762" w14:textId="77777777" w:rsidR="00405E48" w:rsidRPr="00031204" w:rsidRDefault="00405E48">
      <w:pPr>
        <w:pStyle w:val="Heading4A"/>
        <w:rPr>
          <w:rFonts w:ascii="Arial Bold" w:hAnsi="Arial Bold"/>
          <w:b w:val="0"/>
          <w:color w:val="000000"/>
          <w:sz w:val="24"/>
        </w:rPr>
      </w:pPr>
      <w:r w:rsidRPr="00031204">
        <w:rPr>
          <w:rFonts w:ascii="Arial Bold" w:hAnsi="Arial Bold"/>
          <w:b w:val="0"/>
          <w:color w:val="000000"/>
          <w:sz w:val="24"/>
        </w:rPr>
        <w:t>TASK 1</w:t>
      </w:r>
    </w:p>
    <w:p w14:paraId="495BD4A9" w14:textId="77777777" w:rsidR="00405E48" w:rsidRPr="00031204" w:rsidRDefault="00405E48">
      <w:pPr>
        <w:rPr>
          <w:rFonts w:ascii="Arial Bold" w:hAnsi="Arial Bold"/>
        </w:rPr>
      </w:pPr>
      <w:r w:rsidRPr="00031204">
        <w:rPr>
          <w:rFonts w:ascii="Arial Bold" w:hAnsi="Arial Bold"/>
        </w:rPr>
        <w:t xml:space="preserve">Creation of a </w:t>
      </w:r>
      <w:ins w:id="149" w:author="Arnold Sandjaja" w:date="2013-05-17T15:38:00Z">
        <w:r w:rsidR="00304DDA" w:rsidRPr="00304DDA">
          <w:rPr>
            <w:rFonts w:ascii="Arial Bold" w:hAnsi="Arial Bold"/>
          </w:rPr>
          <w:t>masthead</w:t>
        </w:r>
      </w:ins>
      <w:del w:id="150" w:author="Arnold Sandjaja" w:date="2013-05-17T15:38:00Z">
        <w:r w:rsidRPr="00031204" w:rsidDel="00304DDA">
          <w:rPr>
            <w:rFonts w:ascii="Arial Bold" w:hAnsi="Arial Bold"/>
          </w:rPr>
          <w:delText>logo</w:delText>
        </w:r>
      </w:del>
    </w:p>
    <w:p w14:paraId="62FA2D30" w14:textId="77777777" w:rsidR="00CF4301" w:rsidRPr="00031204" w:rsidRDefault="00CF4301" w:rsidP="00CF4301">
      <w:pPr>
        <w:numPr>
          <w:ilvl w:val="0"/>
          <w:numId w:val="3"/>
        </w:numPr>
      </w:pPr>
      <w:r w:rsidRPr="00031204">
        <w:t>Create a</w:t>
      </w:r>
      <w:del w:id="151" w:author="Michel Bulon" w:date="2013-05-14T20:44:00Z">
        <w:r w:rsidRPr="00031204" w:rsidDel="00463E5C">
          <w:delText xml:space="preserve"> a</w:delText>
        </w:r>
      </w:del>
      <w:r w:rsidRPr="00031204">
        <w:t xml:space="preserve"> </w:t>
      </w:r>
      <w:ins w:id="152" w:author="Arnold Sandjaja" w:date="2013-05-17T15:38:00Z">
        <w:r w:rsidR="00304DDA" w:rsidRPr="00304DDA">
          <w:t>masthead</w:t>
        </w:r>
        <w:r w:rsidR="00304DDA">
          <w:t xml:space="preserve"> </w:t>
        </w:r>
      </w:ins>
      <w:del w:id="153" w:author="Arnold Sandjaja" w:date="2013-05-17T15:38:00Z">
        <w:r w:rsidRPr="00031204" w:rsidDel="00304DDA">
          <w:delText xml:space="preserve">logo </w:delText>
        </w:r>
      </w:del>
      <w:r w:rsidRPr="00031204">
        <w:t xml:space="preserve">and use the name </w:t>
      </w:r>
      <w:ins w:id="154" w:author="Arnold Sandjaja" w:date="2013-06-14T16:38:00Z">
        <w:r w:rsidR="0030310A">
          <w:t>“</w:t>
        </w:r>
      </w:ins>
      <w:ins w:id="155" w:author="Arnold Sandjaja" w:date="2013-05-17T15:38:00Z">
        <w:r w:rsidR="00304DDA" w:rsidRPr="00304DDA">
          <w:t>SPANNER</w:t>
        </w:r>
      </w:ins>
      <w:del w:id="156" w:author="Arnold Sandjaja" w:date="2013-05-17T15:38:00Z">
        <w:r w:rsidRPr="00031204" w:rsidDel="00304DDA">
          <w:delText>“%ATTAC</w:delText>
        </w:r>
      </w:del>
      <w:r w:rsidRPr="00031204">
        <w:t>”</w:t>
      </w:r>
      <w:ins w:id="157" w:author="Arnold Sandjaja" w:date="2013-05-17T15:40:00Z">
        <w:r w:rsidR="00304DDA">
          <w:t xml:space="preserve"> </w:t>
        </w:r>
      </w:ins>
      <w:ins w:id="158" w:author="Arnold Sandjaja" w:date="2013-06-30T08:49:00Z">
        <w:r w:rsidR="00E32C64">
          <w:t>with the subhead</w:t>
        </w:r>
      </w:ins>
      <w:ins w:id="159" w:author="Arnold Sandjaja" w:date="2013-05-17T15:38:00Z">
        <w:r w:rsidR="00304DDA">
          <w:t xml:space="preserve"> “</w:t>
        </w:r>
        <w:r w:rsidR="00304DDA" w:rsidRPr="00304DDA">
          <w:t>in the works</w:t>
        </w:r>
        <w:r w:rsidR="00304DDA">
          <w:t>”</w:t>
        </w:r>
      </w:ins>
      <w:ins w:id="160" w:author="Arnold Sandjaja" w:date="2013-06-14T16:39:00Z">
        <w:r w:rsidR="0030310A">
          <w:t>.</w:t>
        </w:r>
      </w:ins>
    </w:p>
    <w:p w14:paraId="32A46374" w14:textId="77777777" w:rsidR="00CF4301" w:rsidRPr="00031204" w:rsidRDefault="00CF4301" w:rsidP="00CF4301">
      <w:pPr>
        <w:numPr>
          <w:ilvl w:val="0"/>
          <w:numId w:val="3"/>
        </w:numPr>
      </w:pPr>
      <w:r w:rsidRPr="00031204">
        <w:t xml:space="preserve">You are free to add any elements or illustrations of your own to the </w:t>
      </w:r>
      <w:ins w:id="161" w:author="Arnold Sandjaja" w:date="2013-05-17T15:40:00Z">
        <w:r w:rsidR="00304DDA" w:rsidRPr="00304DDA">
          <w:rPr>
            <w:rFonts w:ascii="Arial Bold" w:hAnsi="Arial Bold"/>
          </w:rPr>
          <w:t>masthead</w:t>
        </w:r>
      </w:ins>
      <w:ins w:id="162" w:author="Arnold Sandjaja" w:date="2013-06-14T16:39:00Z">
        <w:r w:rsidR="0030310A">
          <w:rPr>
            <w:rFonts w:ascii="Arial Bold" w:hAnsi="Arial Bold"/>
          </w:rPr>
          <w:t>.</w:t>
        </w:r>
      </w:ins>
      <w:del w:id="163" w:author="Arnold Sandjaja" w:date="2013-05-17T15:40:00Z">
        <w:r w:rsidRPr="00031204" w:rsidDel="00304DDA">
          <w:delText>logo</w:delText>
        </w:r>
      </w:del>
    </w:p>
    <w:p w14:paraId="67882AE3" w14:textId="77777777" w:rsidR="00AC6F35" w:rsidRPr="00031204" w:rsidDel="006078C6" w:rsidRDefault="00AC6F35" w:rsidP="00CF4301">
      <w:pPr>
        <w:numPr>
          <w:ilvl w:val="0"/>
          <w:numId w:val="3"/>
        </w:numPr>
        <w:rPr>
          <w:del w:id="164" w:author="Arnold Sandjaja" w:date="2013-06-30T08:49:00Z"/>
        </w:rPr>
      </w:pPr>
      <w:del w:id="165" w:author="Arnold Sandjaja" w:date="2013-06-30T08:49:00Z">
        <w:r w:rsidRPr="00031204" w:rsidDel="006078C6">
          <w:rPr>
            <w:lang w:val="pt-BR"/>
          </w:rPr>
          <w:delText>Trapping must be used if necessary</w:delText>
        </w:r>
      </w:del>
    </w:p>
    <w:p w14:paraId="6DE226D2" w14:textId="77777777" w:rsidR="00CF4301" w:rsidRPr="00031204" w:rsidRDefault="00CF4301" w:rsidP="00103694">
      <w:pPr>
        <w:pStyle w:val="TOC1Para"/>
        <w:rPr>
          <w:rFonts w:ascii="Arial" w:hAnsi="Arial"/>
        </w:rPr>
      </w:pPr>
    </w:p>
    <w:p w14:paraId="17F836C2" w14:textId="77777777" w:rsidR="00405E48" w:rsidRPr="00031204" w:rsidRDefault="00405E48"/>
    <w:p w14:paraId="28597CAE" w14:textId="77777777" w:rsidR="00405E48" w:rsidRPr="00031204" w:rsidDel="0087436E" w:rsidRDefault="00405E48">
      <w:pPr>
        <w:pStyle w:val="Heading3AA"/>
        <w:rPr>
          <w:del w:id="166" w:author="Michel Bulon" w:date="2013-06-12T21:58:00Z"/>
        </w:rPr>
      </w:pPr>
      <w:r w:rsidRPr="00031204">
        <w:t>Technical specifications</w:t>
      </w:r>
    </w:p>
    <w:p w14:paraId="0C10EEA3" w14:textId="77777777" w:rsidR="00405E48" w:rsidRPr="00031204" w:rsidRDefault="00405E48">
      <w:pPr>
        <w:pStyle w:val="Heading3AA"/>
        <w:pPrChange w:id="167" w:author="Michel Bulon" w:date="2013-06-12T21:58:00Z">
          <w:pPr/>
        </w:pPrChange>
      </w:pPr>
    </w:p>
    <w:p w14:paraId="009FAB60" w14:textId="77777777" w:rsidR="00AC6F35" w:rsidRPr="00031204" w:rsidRDefault="00CB7F1C" w:rsidP="00CB7F1C">
      <w:pPr>
        <w:tabs>
          <w:tab w:val="left" w:pos="3686"/>
        </w:tabs>
      </w:pPr>
      <w:r w:rsidRPr="00031204">
        <w:t>Trapping</w:t>
      </w:r>
      <w:r w:rsidRPr="00031204">
        <w:tab/>
      </w:r>
      <w:r w:rsidR="00AC6F35" w:rsidRPr="00031204">
        <w:t>: 0.35 pts</w:t>
      </w:r>
      <w:ins w:id="168" w:author="Arnold Sandjaja" w:date="2013-06-29T12:07:00Z">
        <w:r w:rsidR="00617B40">
          <w:t xml:space="preserve"> (</w:t>
        </w:r>
        <w:r w:rsidR="00617B40" w:rsidRPr="00031204">
          <w:rPr>
            <w:lang w:val="pt-BR"/>
          </w:rPr>
          <w:t>if necessary</w:t>
        </w:r>
        <w:r w:rsidR="00617B40">
          <w:t>)</w:t>
        </w:r>
      </w:ins>
      <w:ins w:id="169" w:author="Arnold Sandjaja" w:date="2013-06-14T16:40:00Z">
        <w:r w:rsidR="0030310A">
          <w:t>.</w:t>
        </w:r>
      </w:ins>
    </w:p>
    <w:p w14:paraId="087E3248" w14:textId="77777777" w:rsidR="00405E48" w:rsidRPr="00031204" w:rsidRDefault="00CB7F1C" w:rsidP="00CB7F1C">
      <w:pPr>
        <w:tabs>
          <w:tab w:val="left" w:pos="3686"/>
        </w:tabs>
      </w:pPr>
      <w:r w:rsidRPr="00031204">
        <w:t>Printing</w:t>
      </w:r>
      <w:r w:rsidR="00AC6F35" w:rsidRPr="00031204">
        <w:tab/>
        <w:t xml:space="preserve">: </w:t>
      </w:r>
      <w:del w:id="170" w:author="Michel Bulon" w:date="2013-06-12T21:06:00Z">
        <w:r w:rsidR="00405E48" w:rsidRPr="00031204" w:rsidDel="007C5923">
          <w:delText xml:space="preserve">Printing: </w:delText>
        </w:r>
      </w:del>
      <w:del w:id="171" w:author="Arnold Sandjaja" w:date="2013-06-14T16:40:00Z">
        <w:r w:rsidR="00405E48" w:rsidRPr="00031204" w:rsidDel="0030310A">
          <w:delText>s</w:delText>
        </w:r>
      </w:del>
      <w:ins w:id="172" w:author="Arnold Sandjaja" w:date="2013-06-14T16:40:00Z">
        <w:r w:rsidR="0030310A">
          <w:t>S</w:t>
        </w:r>
      </w:ins>
      <w:r w:rsidR="00405E48" w:rsidRPr="00031204">
        <w:t>heet-fed offset</w:t>
      </w:r>
      <w:ins w:id="173" w:author="Arnold Sandjaja" w:date="2013-06-14T16:40:00Z">
        <w:r w:rsidR="0030310A">
          <w:t>.</w:t>
        </w:r>
      </w:ins>
    </w:p>
    <w:p w14:paraId="6C5BB4AB" w14:textId="77777777" w:rsidR="00CB7F1C" w:rsidRPr="00031204" w:rsidRDefault="00CB7F1C"/>
    <w:p w14:paraId="152EF886" w14:textId="77777777" w:rsidR="00405E48" w:rsidRPr="00031204" w:rsidRDefault="00405E48"/>
    <w:p w14:paraId="4600FA3B" w14:textId="77777777" w:rsidR="00405E48" w:rsidRPr="00031204" w:rsidRDefault="00405E48">
      <w:pPr>
        <w:pStyle w:val="Heading3AA"/>
      </w:pPr>
      <w:r w:rsidRPr="00031204">
        <w:t>You must deliver</w:t>
      </w:r>
    </w:p>
    <w:p w14:paraId="2E8C8333" w14:textId="77777777" w:rsidR="00405E48" w:rsidRPr="00031204" w:rsidRDefault="00405E48" w:rsidP="00AC6F35">
      <w:pPr>
        <w:numPr>
          <w:ilvl w:val="0"/>
          <w:numId w:val="4"/>
        </w:numPr>
      </w:pPr>
      <w:r w:rsidRPr="00031204">
        <w:t xml:space="preserve">1 version of the </w:t>
      </w:r>
      <w:ins w:id="174" w:author="Arnold Sandjaja" w:date="2013-05-17T15:40:00Z">
        <w:r w:rsidR="00304DDA" w:rsidRPr="00304DDA">
          <w:rPr>
            <w:rFonts w:ascii="Arial Bold" w:hAnsi="Arial Bold"/>
          </w:rPr>
          <w:t>masthead</w:t>
        </w:r>
        <w:r w:rsidR="00304DDA">
          <w:rPr>
            <w:rFonts w:ascii="Arial Bold" w:hAnsi="Arial Bold"/>
          </w:rPr>
          <w:t xml:space="preserve"> </w:t>
        </w:r>
      </w:ins>
      <w:del w:id="175" w:author="Arnold Sandjaja" w:date="2013-05-17T15:40:00Z">
        <w:r w:rsidRPr="00031204" w:rsidDel="00304DDA">
          <w:delText xml:space="preserve">logo </w:delText>
        </w:r>
      </w:del>
      <w:r w:rsidRPr="00031204">
        <w:t xml:space="preserve">in exactly 2 PMS C colours in eps or AI format </w:t>
      </w:r>
    </w:p>
    <w:p w14:paraId="5F92063B" w14:textId="77777777" w:rsidR="00405E48" w:rsidRPr="00031204" w:rsidRDefault="00405E48" w:rsidP="00AC6F35">
      <w:pPr>
        <w:numPr>
          <w:ilvl w:val="0"/>
          <w:numId w:val="4"/>
        </w:numPr>
      </w:pPr>
      <w:r w:rsidRPr="00031204">
        <w:t xml:space="preserve">1 version of the </w:t>
      </w:r>
      <w:ins w:id="176" w:author="Arnold Sandjaja" w:date="2013-05-17T15:40:00Z">
        <w:r w:rsidR="00304DDA" w:rsidRPr="00304DDA">
          <w:rPr>
            <w:rFonts w:ascii="Arial Bold" w:hAnsi="Arial Bold"/>
          </w:rPr>
          <w:t>masthead</w:t>
        </w:r>
        <w:r w:rsidR="00304DDA">
          <w:rPr>
            <w:rFonts w:ascii="Arial Bold" w:hAnsi="Arial Bold"/>
          </w:rPr>
          <w:t xml:space="preserve"> </w:t>
        </w:r>
      </w:ins>
      <w:del w:id="177" w:author="Arnold Sandjaja" w:date="2013-05-17T15:40:00Z">
        <w:r w:rsidRPr="00031204" w:rsidDel="00304DDA">
          <w:delText xml:space="preserve">logo </w:delText>
        </w:r>
      </w:del>
      <w:r w:rsidRPr="00031204">
        <w:t>converted to CMYK in eps or AI format</w:t>
      </w:r>
    </w:p>
    <w:p w14:paraId="0005E2F3" w14:textId="77777777" w:rsidR="00405E48" w:rsidRPr="00031204" w:rsidRDefault="00405E48" w:rsidP="00AC6F35">
      <w:pPr>
        <w:numPr>
          <w:ilvl w:val="0"/>
          <w:numId w:val="4"/>
        </w:numPr>
      </w:pPr>
      <w:r w:rsidRPr="00031204">
        <w:t xml:space="preserve">1 version of the </w:t>
      </w:r>
      <w:ins w:id="178" w:author="Arnold Sandjaja" w:date="2013-05-17T15:40:00Z">
        <w:r w:rsidR="00304DDA" w:rsidRPr="00304DDA">
          <w:rPr>
            <w:rFonts w:ascii="Arial Bold" w:hAnsi="Arial Bold"/>
          </w:rPr>
          <w:t>masthead</w:t>
        </w:r>
        <w:r w:rsidR="00304DDA">
          <w:rPr>
            <w:rFonts w:ascii="Arial Bold" w:hAnsi="Arial Bold"/>
          </w:rPr>
          <w:t xml:space="preserve"> </w:t>
        </w:r>
      </w:ins>
      <w:del w:id="179" w:author="Arnold Sandjaja" w:date="2013-05-17T15:40:00Z">
        <w:r w:rsidRPr="00031204" w:rsidDel="00304DDA">
          <w:delText xml:space="preserve">logo </w:delText>
        </w:r>
      </w:del>
      <w:r w:rsidRPr="00031204">
        <w:t>in Adobe RGB (1998) for the web in JPG format</w:t>
      </w:r>
    </w:p>
    <w:p w14:paraId="7CE02BC3" w14:textId="77777777" w:rsidR="003B0AD0" w:rsidRDefault="00AA0A24" w:rsidP="00AC6F35">
      <w:pPr>
        <w:numPr>
          <w:ilvl w:val="0"/>
          <w:numId w:val="4"/>
        </w:numPr>
        <w:rPr>
          <w:ins w:id="180" w:author="Arnold Sandjaja" w:date="2013-06-20T17:27:00Z"/>
        </w:rPr>
      </w:pPr>
      <w:r w:rsidRPr="00031204">
        <w:t>1 file</w:t>
      </w:r>
      <w:r w:rsidR="00405E48" w:rsidRPr="00031204">
        <w:t xml:space="preserve"> </w:t>
      </w:r>
      <w:r w:rsidR="00831D97" w:rsidRPr="00031204">
        <w:t xml:space="preserve">PDF/X-4:2008 </w:t>
      </w:r>
      <w:r w:rsidR="00405E48" w:rsidRPr="00031204">
        <w:t xml:space="preserve">file of the </w:t>
      </w:r>
      <w:ins w:id="181" w:author="Arnold Sandjaja" w:date="2013-05-17T15:40:00Z">
        <w:r w:rsidR="00304DDA" w:rsidRPr="00304DDA">
          <w:rPr>
            <w:rFonts w:ascii="Arial Bold" w:hAnsi="Arial Bold"/>
          </w:rPr>
          <w:t>masthead</w:t>
        </w:r>
        <w:r w:rsidR="00304DDA">
          <w:rPr>
            <w:rFonts w:ascii="Arial Bold" w:hAnsi="Arial Bold"/>
          </w:rPr>
          <w:t xml:space="preserve"> </w:t>
        </w:r>
      </w:ins>
      <w:del w:id="182" w:author="Arnold Sandjaja" w:date="2013-05-17T15:40:00Z">
        <w:r w:rsidR="00405E48" w:rsidRPr="00031204" w:rsidDel="00304DDA">
          <w:delText xml:space="preserve">logo </w:delText>
        </w:r>
      </w:del>
      <w:r w:rsidR="00405E48" w:rsidRPr="00031204">
        <w:t>in CMYK</w:t>
      </w:r>
      <w:ins w:id="183" w:author="Arnold Sandjaja" w:date="2013-06-20T17:40:00Z">
        <w:r w:rsidR="003A54B3">
          <w:rPr>
            <w:rFonts w:ascii="Arial Bold" w:hAnsi="Arial Bold"/>
          </w:rPr>
          <w:t xml:space="preserve"> </w:t>
        </w:r>
        <w:r w:rsidR="003A54B3" w:rsidRPr="00031204">
          <w:t>on one single A4 sheet at both 15cm wide and 4cm wide (without any marks, bleed or colour bars)</w:t>
        </w:r>
      </w:ins>
    </w:p>
    <w:p w14:paraId="3EFBCD7B" w14:textId="488DC6DB" w:rsidR="00405E48" w:rsidRPr="00031204" w:rsidRDefault="003B0AD0" w:rsidP="00AC6F35">
      <w:pPr>
        <w:numPr>
          <w:ilvl w:val="0"/>
          <w:numId w:val="4"/>
        </w:numPr>
      </w:pPr>
      <w:ins w:id="184" w:author="Arnold Sandjaja" w:date="2013-06-20T17:27:00Z">
        <w:r>
          <w:t xml:space="preserve">1 Printout </w:t>
        </w:r>
      </w:ins>
      <w:ins w:id="185" w:author="Arnold Sandjaja" w:date="2013-06-20T17:28:00Z">
        <w:r w:rsidRPr="00304DDA">
          <w:rPr>
            <w:rFonts w:ascii="Arial Bold" w:hAnsi="Arial Bold"/>
          </w:rPr>
          <w:t>masthead</w:t>
        </w:r>
      </w:ins>
      <w:ins w:id="186" w:author="Arnold Sandjaja" w:date="2013-06-20T17:40:00Z">
        <w:r w:rsidR="003A54B3">
          <w:rPr>
            <w:rFonts w:ascii="Arial Bold" w:hAnsi="Arial Bold"/>
          </w:rPr>
          <w:t xml:space="preserve"> </w:t>
        </w:r>
      </w:ins>
      <w:ins w:id="187" w:author="Arnold Sandjaja" w:date="2013-06-30T09:54:00Z">
        <w:r w:rsidR="00A20BC6">
          <w:t xml:space="preserve">and mounted on cardboard </w:t>
        </w:r>
      </w:ins>
      <w:ins w:id="188" w:author="Arnold Sandjaja" w:date="2013-06-20T17:41:00Z">
        <w:r w:rsidR="003A54B3">
          <w:t>from</w:t>
        </w:r>
      </w:ins>
      <w:ins w:id="189" w:author="Arnold Sandjaja" w:date="2013-06-30T08:50:00Z">
        <w:r w:rsidR="006078C6">
          <w:t xml:space="preserve"> </w:t>
        </w:r>
        <w:r w:rsidR="006078C6">
          <w:rPr>
            <w:rFonts w:cs="Arial"/>
          </w:rPr>
          <w:t>the CMYK</w:t>
        </w:r>
      </w:ins>
      <w:ins w:id="190" w:author="Arnold Sandjaja" w:date="2013-06-20T17:41:00Z">
        <w:r w:rsidR="003A54B3" w:rsidRPr="00031204">
          <w:t xml:space="preserve"> PDF/X-4:2008 file</w:t>
        </w:r>
      </w:ins>
      <w:del w:id="191" w:author="Arnold Sandjaja" w:date="2013-06-20T17:27:00Z">
        <w:r w:rsidR="00405E48" w:rsidRPr="00031204" w:rsidDel="003B0AD0">
          <w:delText xml:space="preserve"> </w:delText>
        </w:r>
      </w:del>
      <w:del w:id="192" w:author="Arnold Sandjaja" w:date="2013-06-20T17:28:00Z">
        <w:r w:rsidR="00405E48" w:rsidRPr="00031204" w:rsidDel="003B0AD0">
          <w:delText xml:space="preserve">printed </w:delText>
        </w:r>
      </w:del>
      <w:del w:id="193" w:author="Arnold Sandjaja" w:date="2013-06-20T17:40:00Z">
        <w:r w:rsidR="00405E48" w:rsidRPr="00031204" w:rsidDel="003A54B3">
          <w:delText>on one single A4 sheet at both 15cm wide and 4cm wide (without any marks, bleed or colour bars)</w:delText>
        </w:r>
      </w:del>
    </w:p>
    <w:p w14:paraId="5D06AFD7" w14:textId="77777777" w:rsidR="00405E48" w:rsidRPr="00031204" w:rsidDel="00CC78C7" w:rsidRDefault="00405E48">
      <w:pPr>
        <w:rPr>
          <w:del w:id="194" w:author="Michel Bulon" w:date="2013-06-12T21:28:00Z"/>
        </w:rPr>
      </w:pPr>
    </w:p>
    <w:p w14:paraId="6494A1DF" w14:textId="77777777" w:rsidR="00405E48" w:rsidRPr="00031204" w:rsidRDefault="00405E48">
      <w:pPr>
        <w:spacing w:after="200" w:line="276" w:lineRule="auto"/>
      </w:pPr>
    </w:p>
    <w:p w14:paraId="3512CEE4" w14:textId="77777777" w:rsidR="00405E48" w:rsidRPr="00031204" w:rsidRDefault="00405E48">
      <w:pPr>
        <w:pStyle w:val="Heading4A"/>
        <w:rPr>
          <w:rFonts w:ascii="Arial Bold" w:hAnsi="Arial Bold"/>
          <w:b w:val="0"/>
          <w:color w:val="000000"/>
          <w:sz w:val="24"/>
        </w:rPr>
      </w:pPr>
      <w:r w:rsidRPr="00031204">
        <w:rPr>
          <w:rFonts w:ascii="Arial Bold" w:hAnsi="Arial Bold"/>
          <w:b w:val="0"/>
          <w:color w:val="000000"/>
          <w:sz w:val="24"/>
        </w:rPr>
        <w:t>TASK 2</w:t>
      </w:r>
    </w:p>
    <w:p w14:paraId="2D97C35E" w14:textId="77777777" w:rsidR="00405E48" w:rsidRPr="00031204" w:rsidRDefault="00405E48">
      <w:pPr>
        <w:rPr>
          <w:rFonts w:ascii="Arial Bold" w:hAnsi="Arial Bold"/>
        </w:rPr>
      </w:pPr>
      <w:del w:id="195" w:author="Arnold Sandjaja" w:date="2013-06-30T08:50:00Z">
        <w:r w:rsidRPr="00031204" w:rsidDel="00AF3E36">
          <w:rPr>
            <w:rFonts w:ascii="Arial Bold" w:hAnsi="Arial Bold"/>
          </w:rPr>
          <w:delText xml:space="preserve">Design of a </w:delText>
        </w:r>
      </w:del>
      <w:ins w:id="196" w:author="Arnold Sandjaja" w:date="2013-06-30T08:50:00Z">
        <w:r w:rsidR="00AF3E36">
          <w:rPr>
            <w:rFonts w:ascii="Arial Bold" w:hAnsi="Arial Bold"/>
          </w:rPr>
          <w:t>M</w:t>
        </w:r>
      </w:ins>
      <w:del w:id="197" w:author="Arnold Sandjaja" w:date="2013-06-30T08:50:00Z">
        <w:r w:rsidR="00C11A9E" w:rsidRPr="00031204" w:rsidDel="00AF3E36">
          <w:rPr>
            <w:rFonts w:ascii="Arial Bold" w:hAnsi="Arial Bold"/>
          </w:rPr>
          <w:delText>m</w:delText>
        </w:r>
      </w:del>
      <w:r w:rsidR="00C11A9E" w:rsidRPr="00031204">
        <w:rPr>
          <w:rFonts w:ascii="Arial Bold" w:hAnsi="Arial Bold"/>
        </w:rPr>
        <w:t>agazine</w:t>
      </w:r>
      <w:ins w:id="198" w:author="Arnold Sandjaja" w:date="2013-06-30T08:50:00Z">
        <w:r w:rsidR="00AF3E36">
          <w:rPr>
            <w:rFonts w:ascii="Arial Bold" w:hAnsi="Arial Bold"/>
          </w:rPr>
          <w:t xml:space="preserve"> Design</w:t>
        </w:r>
      </w:ins>
    </w:p>
    <w:p w14:paraId="322EAC04" w14:textId="77777777" w:rsidR="009F346B" w:rsidRDefault="00CF4301">
      <w:pPr>
        <w:numPr>
          <w:ilvl w:val="0"/>
          <w:numId w:val="11"/>
        </w:numPr>
        <w:rPr>
          <w:ins w:id="199" w:author="Michel Bulon" w:date="2013-06-21T13:10:00Z"/>
        </w:rPr>
        <w:pPrChange w:id="200" w:author="Arnold Sandjaja" w:date="2013-06-30T08:50:00Z">
          <w:pPr>
            <w:numPr>
              <w:numId w:val="3"/>
            </w:numPr>
            <w:ind w:left="360" w:hanging="360"/>
          </w:pPr>
        </w:pPrChange>
      </w:pPr>
      <w:r w:rsidRPr="00031204">
        <w:t>C</w:t>
      </w:r>
      <w:r w:rsidR="00405E48" w:rsidRPr="00031204">
        <w:t>reate a design for the fron</w:t>
      </w:r>
      <w:r w:rsidR="009F346B" w:rsidRPr="00031204">
        <w:t>t cover, back cover and spine</w:t>
      </w:r>
    </w:p>
    <w:p w14:paraId="4389D824" w14:textId="77777777" w:rsidR="00AF3E36" w:rsidRPr="00AF3E36" w:rsidRDefault="0092444C">
      <w:pPr>
        <w:numPr>
          <w:ilvl w:val="0"/>
          <w:numId w:val="11"/>
        </w:numPr>
        <w:rPr>
          <w:ins w:id="201" w:author="Arnold Sandjaja" w:date="2013-06-30T08:51:00Z"/>
          <w:rStyle w:val="hps"/>
          <w:rPrChange w:id="202" w:author="Arnold Sandjaja" w:date="2013-06-30T08:51:00Z">
            <w:rPr>
              <w:ins w:id="203" w:author="Arnold Sandjaja" w:date="2013-06-30T08:51:00Z"/>
              <w:rStyle w:val="hps"/>
              <w:rFonts w:eastAsia="Times New Roman"/>
              <w:lang w:val="en"/>
            </w:rPr>
          </w:rPrChange>
        </w:rPr>
        <w:pPrChange w:id="204" w:author="Arnold Sandjaja" w:date="2013-06-30T08:50:00Z">
          <w:pPr>
            <w:numPr>
              <w:numId w:val="3"/>
            </w:numPr>
            <w:ind w:left="360" w:hanging="360"/>
          </w:pPr>
        </w:pPrChange>
      </w:pPr>
      <w:ins w:id="205" w:author="Michel Bulon" w:date="2013-06-21T13:10:00Z">
        <w:r w:rsidRPr="00031204">
          <w:t xml:space="preserve">Create a design </w:t>
        </w:r>
        <w:r w:rsidRPr="00031204">
          <w:rPr>
            <w:rStyle w:val="hps"/>
            <w:rFonts w:eastAsia="Times New Roman"/>
            <w:lang w:val="en"/>
          </w:rPr>
          <w:t xml:space="preserve">for </w:t>
        </w:r>
      </w:ins>
      <w:ins w:id="206" w:author="Arnold Sandjaja" w:date="2013-06-30T08:51:00Z">
        <w:r w:rsidR="00AF3E36">
          <w:rPr>
            <w:rStyle w:val="hps"/>
            <w:rFonts w:eastAsia="Times New Roman"/>
            <w:lang w:val="en"/>
          </w:rPr>
          <w:t>page 3 of the magazine accommodating for the die-line of the cover</w:t>
        </w:r>
      </w:ins>
    </w:p>
    <w:p w14:paraId="1A35A9E2" w14:textId="77777777" w:rsidR="0092444C" w:rsidRPr="00031204" w:rsidDel="00AF3E36" w:rsidRDefault="0092444C">
      <w:pPr>
        <w:numPr>
          <w:ilvl w:val="0"/>
          <w:numId w:val="11"/>
        </w:numPr>
        <w:rPr>
          <w:del w:id="207" w:author="Arnold Sandjaja" w:date="2013-06-30T08:51:00Z"/>
        </w:rPr>
        <w:pPrChange w:id="208" w:author="Arnold Sandjaja" w:date="2013-06-30T08:50:00Z">
          <w:pPr>
            <w:numPr>
              <w:numId w:val="3"/>
            </w:numPr>
            <w:ind w:left="360" w:hanging="360"/>
          </w:pPr>
        </w:pPrChange>
      </w:pPr>
      <w:ins w:id="209" w:author="Michel Bulon" w:date="2013-06-21T13:10:00Z">
        <w:del w:id="210" w:author="Arnold Sandjaja" w:date="2013-06-30T08:51:00Z">
          <w:r w:rsidDel="00AF3E36">
            <w:rPr>
              <w:rStyle w:val="hps"/>
              <w:rFonts w:eastAsia="Times New Roman"/>
              <w:lang w:val="en"/>
            </w:rPr>
            <w:delText>one</w:delText>
          </w:r>
          <w:r w:rsidRPr="00031204" w:rsidDel="00AF3E36">
            <w:rPr>
              <w:rFonts w:eastAsia="Times New Roman"/>
              <w:lang w:val="en"/>
            </w:rPr>
            <w:delText xml:space="preserve"> </w:delText>
          </w:r>
        </w:del>
      </w:ins>
      <w:ins w:id="211" w:author="Michel Bulon" w:date="2013-06-21T13:11:00Z">
        <w:del w:id="212" w:author="Arnold Sandjaja" w:date="2013-06-30T08:51:00Z">
          <w:r w:rsidDel="00AF3E36">
            <w:rPr>
              <w:rStyle w:val="hps"/>
              <w:rFonts w:eastAsia="Times New Roman"/>
              <w:lang w:val="en"/>
            </w:rPr>
            <w:delText>inside page</w:delText>
          </w:r>
        </w:del>
      </w:ins>
      <w:ins w:id="213" w:author="Michel Bulon" w:date="2013-06-21T13:10:00Z">
        <w:del w:id="214" w:author="Arnold Sandjaja" w:date="2013-06-30T08:51:00Z">
          <w:r w:rsidDel="00AF3E36">
            <w:rPr>
              <w:rStyle w:val="hps"/>
              <w:rFonts w:eastAsia="Times New Roman"/>
              <w:lang w:val="en"/>
            </w:rPr>
            <w:delText xml:space="preserve"> </w:delText>
          </w:r>
        </w:del>
      </w:ins>
      <w:ins w:id="215" w:author="Michel Bulon" w:date="2013-06-21T13:11:00Z">
        <w:del w:id="216" w:author="Arnold Sandjaja" w:date="2013-06-30T08:51:00Z">
          <w:r w:rsidDel="00AF3E36">
            <w:rPr>
              <w:rStyle w:val="hps"/>
              <w:rFonts w:eastAsia="Times New Roman"/>
              <w:lang w:val="en"/>
            </w:rPr>
            <w:delText xml:space="preserve">of the magazine with single page </w:delText>
          </w:r>
        </w:del>
      </w:ins>
      <w:ins w:id="217" w:author="Michel Bulon" w:date="2013-06-21T13:15:00Z">
        <w:del w:id="218" w:author="Arnold Sandjaja" w:date="2013-06-30T08:51:00Z">
          <w:r w:rsidR="00FB755D" w:rsidDel="00AF3E36">
            <w:rPr>
              <w:rStyle w:val="hps"/>
              <w:lang w:val="en"/>
            </w:rPr>
            <w:delText>linked to the</w:delText>
          </w:r>
          <w:r w:rsidR="00FB755D" w:rsidDel="00AF3E36">
            <w:rPr>
              <w:rStyle w:val="shorttext"/>
              <w:lang w:val="en"/>
            </w:rPr>
            <w:delText xml:space="preserve"> </w:delText>
          </w:r>
          <w:r w:rsidR="00FB755D" w:rsidDel="00AF3E36">
            <w:rPr>
              <w:rStyle w:val="hps"/>
              <w:lang w:val="en"/>
            </w:rPr>
            <w:delText>cover</w:delText>
          </w:r>
          <w:r w:rsidR="00FB755D" w:rsidDel="00AF3E36">
            <w:rPr>
              <w:rStyle w:val="shorttext"/>
              <w:lang w:val="en"/>
            </w:rPr>
            <w:delText xml:space="preserve"> </w:delText>
          </w:r>
          <w:r w:rsidR="00FB755D" w:rsidDel="00AF3E36">
            <w:rPr>
              <w:rStyle w:val="hps"/>
              <w:lang w:val="en"/>
            </w:rPr>
            <w:delText>and</w:delText>
          </w:r>
          <w:r w:rsidR="00FB755D" w:rsidDel="00AF3E36">
            <w:rPr>
              <w:rStyle w:val="shorttext"/>
              <w:lang w:val="en"/>
            </w:rPr>
            <w:delText xml:space="preserve"> </w:delText>
          </w:r>
          <w:r w:rsidR="00FB755D" w:rsidDel="00AF3E36">
            <w:rPr>
              <w:rStyle w:val="hps"/>
              <w:lang w:val="en"/>
            </w:rPr>
            <w:delText>the dieline</w:delText>
          </w:r>
        </w:del>
      </w:ins>
    </w:p>
    <w:p w14:paraId="17C2FD8C" w14:textId="77777777" w:rsidR="009F346B" w:rsidRPr="00031204" w:rsidRDefault="00CF4301">
      <w:pPr>
        <w:numPr>
          <w:ilvl w:val="0"/>
          <w:numId w:val="11"/>
        </w:numPr>
        <w:pPrChange w:id="219" w:author="Arnold Sandjaja" w:date="2013-06-30T08:50:00Z">
          <w:pPr>
            <w:numPr>
              <w:numId w:val="3"/>
            </w:numPr>
            <w:ind w:left="360" w:hanging="360"/>
          </w:pPr>
        </w:pPrChange>
      </w:pPr>
      <w:del w:id="220" w:author="Arnold Sandjaja" w:date="2013-06-30T08:52:00Z">
        <w:r w:rsidRPr="00031204" w:rsidDel="007A6EEC">
          <w:delText>C</w:delText>
        </w:r>
        <w:r w:rsidR="009F346B" w:rsidRPr="00031204" w:rsidDel="007A6EEC">
          <w:delText xml:space="preserve">reate a design </w:delText>
        </w:r>
      </w:del>
      <w:ins w:id="221" w:author="Michel Bulon" w:date="2013-05-14T20:44:00Z">
        <w:del w:id="222" w:author="Arnold Sandjaja" w:date="2013-06-30T08:52:00Z">
          <w:r w:rsidR="00463E5C" w:rsidRPr="00031204" w:rsidDel="007A6EEC">
            <w:rPr>
              <w:rStyle w:val="hps"/>
              <w:rFonts w:eastAsia="Times New Roman"/>
              <w:lang w:val="en"/>
            </w:rPr>
            <w:delText>for four</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inside pages of the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magazine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with two</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double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page</w:delText>
          </w:r>
        </w:del>
      </w:ins>
      <w:del w:id="223" w:author="Arnold Sandjaja" w:date="2013-06-30T08:52:00Z">
        <w:r w:rsidR="009F346B" w:rsidRPr="00031204" w:rsidDel="007A6EEC">
          <w:delText>eight of the pages of the magazine</w:delText>
        </w:r>
      </w:del>
      <w:ins w:id="224" w:author="Arnold Sandjaja" w:date="2013-06-30T08:52:00Z">
        <w:r w:rsidR="007A6EEC">
          <w:rPr>
            <w:rStyle w:val="hps"/>
            <w:rFonts w:eastAsia="Times New Roman"/>
            <w:lang w:val="en"/>
          </w:rPr>
          <w:t>Create two spreads for the magazine (pages 8&amp;9, 10&amp;11)</w:t>
        </w:r>
      </w:ins>
    </w:p>
    <w:p w14:paraId="2E85B169" w14:textId="72F193F9" w:rsidR="00F60784" w:rsidRPr="00031204" w:rsidRDefault="00F60784">
      <w:pPr>
        <w:numPr>
          <w:ilvl w:val="0"/>
          <w:numId w:val="11"/>
        </w:numPr>
        <w:pPrChange w:id="225" w:author="Arnold Sandjaja" w:date="2013-06-30T08:50:00Z">
          <w:pPr>
            <w:numPr>
              <w:numId w:val="3"/>
            </w:numPr>
            <w:ind w:left="360" w:hanging="360"/>
          </w:pPr>
        </w:pPrChange>
      </w:pPr>
      <w:r w:rsidRPr="00031204">
        <w:t xml:space="preserve">Include required text </w:t>
      </w:r>
      <w:ins w:id="226" w:author="Arnold Sandjaja" w:date="2013-06-30T08:53:00Z">
        <w:r w:rsidR="007A6EEC">
          <w:t>i</w:t>
        </w:r>
      </w:ins>
      <w:del w:id="227" w:author="Arnold Sandjaja" w:date="2013-06-30T08:53:00Z">
        <w:r w:rsidRPr="00031204" w:rsidDel="007A6EEC">
          <w:delText>o</w:delText>
        </w:r>
      </w:del>
      <w:r w:rsidRPr="00031204">
        <w:t>n the magazine</w:t>
      </w:r>
      <w:ins w:id="228" w:author="Arnold Sandjaja" w:date="2013-06-29T12:09:00Z">
        <w:r w:rsidR="0017571C">
          <w:t xml:space="preserve"> (</w:t>
        </w:r>
        <w:r w:rsidR="00580CF8">
          <w:t>WSC2013_TP40_MOD2</w:t>
        </w:r>
        <w:r w:rsidR="0017571C" w:rsidRPr="0017571C">
          <w:t>_PRE_EN_TEXT_FILES.docx</w:t>
        </w:r>
        <w:r w:rsidR="0017571C">
          <w:t>)</w:t>
        </w:r>
      </w:ins>
    </w:p>
    <w:p w14:paraId="59F3E2E8" w14:textId="77777777" w:rsidR="00F60784" w:rsidRPr="00031204" w:rsidDel="000D584F" w:rsidRDefault="00F60784">
      <w:pPr>
        <w:numPr>
          <w:ilvl w:val="0"/>
          <w:numId w:val="11"/>
        </w:numPr>
        <w:rPr>
          <w:del w:id="229" w:author="Arnold Sandjaja" w:date="2013-06-30T08:56:00Z"/>
        </w:rPr>
        <w:pPrChange w:id="230" w:author="Arnold Sandjaja" w:date="2013-06-30T08:50:00Z">
          <w:pPr>
            <w:numPr>
              <w:numId w:val="3"/>
            </w:numPr>
            <w:ind w:left="360" w:hanging="360"/>
          </w:pPr>
        </w:pPrChange>
      </w:pPr>
      <w:del w:id="231" w:author="Arnold Sandjaja" w:date="2013-06-30T08:53:00Z">
        <w:r w:rsidRPr="00031204" w:rsidDel="007A6EEC">
          <w:delText xml:space="preserve">Using </w:delText>
        </w:r>
      </w:del>
      <w:del w:id="232" w:author="Arnold Sandjaja" w:date="2013-05-17T15:40:00Z">
        <w:r w:rsidRPr="00031204" w:rsidDel="00304DDA">
          <w:delText xml:space="preserve">logo </w:delText>
        </w:r>
      </w:del>
      <w:del w:id="233" w:author="Arnold Sandjaja" w:date="2013-06-30T08:54:00Z">
        <w:r w:rsidRPr="00031204" w:rsidDel="007A6EEC">
          <w:delText>with CMYK on</w:delText>
        </w:r>
      </w:del>
      <w:del w:id="234" w:author="Arnold Sandjaja" w:date="2013-06-30T08:56:00Z">
        <w:r w:rsidRPr="00031204" w:rsidDel="000D584F">
          <w:delText xml:space="preserve"> the magazine</w:delText>
        </w:r>
      </w:del>
    </w:p>
    <w:p w14:paraId="7C54CF58" w14:textId="77777777" w:rsidR="00F60784" w:rsidRPr="00031204" w:rsidDel="000D584F" w:rsidRDefault="00F60784">
      <w:pPr>
        <w:numPr>
          <w:ilvl w:val="0"/>
          <w:numId w:val="11"/>
        </w:numPr>
        <w:rPr>
          <w:del w:id="235" w:author="Arnold Sandjaja" w:date="2013-06-30T08:57:00Z"/>
        </w:rPr>
        <w:pPrChange w:id="236" w:author="Arnold Sandjaja" w:date="2013-06-30T08:50:00Z">
          <w:pPr>
            <w:numPr>
              <w:numId w:val="3"/>
            </w:numPr>
            <w:ind w:left="360" w:hanging="360"/>
          </w:pPr>
        </w:pPrChange>
      </w:pPr>
      <w:del w:id="237" w:author="Arnold Sandjaja" w:date="2013-05-17T15:42:00Z">
        <w:r w:rsidRPr="00031204" w:rsidDel="00304DDA">
          <w:delText xml:space="preserve">The </w:delText>
        </w:r>
      </w:del>
      <w:del w:id="238" w:author="Arnold Sandjaja" w:date="2013-06-30T08:57:00Z">
        <w:r w:rsidRPr="00031204" w:rsidDel="000D584F">
          <w:delText xml:space="preserve">logo at back cover exactly </w:delText>
        </w:r>
      </w:del>
      <w:del w:id="239" w:author="Arnold Sandjaja" w:date="2013-05-17T15:41:00Z">
        <w:r w:rsidRPr="00031204" w:rsidDel="00304DDA">
          <w:delText>2</w:delText>
        </w:r>
      </w:del>
      <w:del w:id="240" w:author="Arnold Sandjaja" w:date="2013-06-30T08:57:00Z">
        <w:r w:rsidRPr="00031204" w:rsidDel="000D584F">
          <w:delText>5mm wide</w:delText>
        </w:r>
      </w:del>
    </w:p>
    <w:p w14:paraId="5CA366D7" w14:textId="77777777" w:rsidR="00405E48" w:rsidRDefault="009F346B">
      <w:pPr>
        <w:numPr>
          <w:ilvl w:val="0"/>
          <w:numId w:val="11"/>
        </w:numPr>
        <w:rPr>
          <w:ins w:id="241" w:author="Michel Bulon" w:date="2013-06-12T21:20:00Z"/>
        </w:rPr>
        <w:pPrChange w:id="242" w:author="Arnold Sandjaja" w:date="2013-06-30T08:50:00Z">
          <w:pPr>
            <w:numPr>
              <w:numId w:val="3"/>
            </w:numPr>
            <w:ind w:left="360" w:hanging="360"/>
          </w:pPr>
        </w:pPrChange>
      </w:pPr>
      <w:del w:id="243" w:author="Arnold Sandjaja" w:date="2013-06-30T09:03:00Z">
        <w:r w:rsidRPr="00031204" w:rsidDel="002B4998">
          <w:delText xml:space="preserve">The </w:delText>
        </w:r>
      </w:del>
      <w:ins w:id="244" w:author="Michel Bulon" w:date="2013-06-12T21:20:00Z">
        <w:del w:id="245" w:author="Arnold Sandjaja" w:date="2013-06-30T08:58:00Z">
          <w:r w:rsidR="00CD7B4C" w:rsidDel="000D584F">
            <w:delText xml:space="preserve">cover </w:delText>
          </w:r>
        </w:del>
      </w:ins>
      <w:ins w:id="246" w:author="Michel Bulon" w:date="2013-06-12T21:26:00Z">
        <w:del w:id="247" w:author="Arnold Sandjaja" w:date="2013-06-30T08:58:00Z">
          <w:r w:rsidR="00CC78C7" w:rsidDel="000D584F">
            <w:delText xml:space="preserve">of </w:delText>
          </w:r>
        </w:del>
      </w:ins>
      <w:del w:id="248" w:author="Arnold Sandjaja" w:date="2013-06-30T09:03:00Z">
        <w:r w:rsidRPr="00031204" w:rsidDel="002B4998">
          <w:delText xml:space="preserve">magazine </w:delText>
        </w:r>
      </w:del>
      <w:del w:id="249" w:author="Arnold Sandjaja" w:date="2013-06-30T08:58:00Z">
        <w:r w:rsidRPr="00031204" w:rsidDel="000D584F">
          <w:delText>i</w:delText>
        </w:r>
        <w:r w:rsidR="00405E48" w:rsidRPr="00031204" w:rsidDel="000D584F">
          <w:delText xml:space="preserve">t </w:delText>
        </w:r>
      </w:del>
      <w:del w:id="250" w:author="Arnold Sandjaja" w:date="2013-06-30T09:03:00Z">
        <w:r w:rsidR="00405E48" w:rsidRPr="00031204" w:rsidDel="002B4998">
          <w:delText xml:space="preserve">will be printed in CMYK and the customer requires you to use </w:delText>
        </w:r>
      </w:del>
      <w:del w:id="251" w:author="Arnold Sandjaja" w:date="2013-06-14T16:42:00Z">
        <w:r w:rsidR="00405E48" w:rsidRPr="00031204" w:rsidDel="00F06523">
          <w:delText xml:space="preserve">a spot </w:delText>
        </w:r>
      </w:del>
      <w:del w:id="252" w:author="Arnold Sandjaja" w:date="2013-06-30T09:03:00Z">
        <w:r w:rsidR="00405E48" w:rsidRPr="00031204" w:rsidDel="002B4998">
          <w:delText>varnish</w:delText>
        </w:r>
      </w:del>
      <w:ins w:id="253" w:author="Michel Bulon" w:date="2013-06-12T21:18:00Z">
        <w:del w:id="254" w:author="Arnold Sandjaja" w:date="2013-06-30T09:03:00Z">
          <w:r w:rsidR="00F84A43" w:rsidDel="002B4998">
            <w:delText>dieline</w:delText>
          </w:r>
        </w:del>
      </w:ins>
      <w:del w:id="255" w:author="Arnold Sandjaja" w:date="2013-06-30T09:03:00Z">
        <w:r w:rsidR="00405E48" w:rsidRPr="00031204" w:rsidDel="002B4998">
          <w:delText xml:space="preserve"> </w:delText>
        </w:r>
        <w:r w:rsidR="00C11A9E" w:rsidRPr="00031204" w:rsidDel="002B4998">
          <w:delText xml:space="preserve">and 1 spot </w:delText>
        </w:r>
        <w:r w:rsidR="00FA44F2" w:rsidRPr="00031204" w:rsidDel="002B4998">
          <w:delText xml:space="preserve">colour </w:delText>
        </w:r>
      </w:del>
      <w:ins w:id="256" w:author="Michel Bulon" w:date="2013-06-12T21:57:00Z">
        <w:del w:id="257" w:author="Arnold Sandjaja" w:date="2013-06-30T09:03:00Z">
          <w:r w:rsidR="0087436E" w:rsidDel="002B4998">
            <w:delText xml:space="preserve">(PMS 7549 C) </w:delText>
          </w:r>
        </w:del>
      </w:ins>
      <w:del w:id="258" w:author="Arnold Sandjaja" w:date="2013-06-30T09:03:00Z">
        <w:r w:rsidR="00405E48" w:rsidRPr="00031204" w:rsidDel="002B4998">
          <w:delText xml:space="preserve">on the front cover. You may also use </w:delText>
        </w:r>
      </w:del>
      <w:del w:id="259" w:author="Arnold Sandjaja" w:date="2013-06-14T16:43:00Z">
        <w:r w:rsidR="00405E48" w:rsidRPr="00031204" w:rsidDel="00F06523">
          <w:delText xml:space="preserve">a spot </w:delText>
        </w:r>
      </w:del>
      <w:del w:id="260" w:author="Arnold Sandjaja" w:date="2013-06-30T09:03:00Z">
        <w:r w:rsidR="00405E48" w:rsidRPr="00031204" w:rsidDel="002B4998">
          <w:delText>varnish</w:delText>
        </w:r>
      </w:del>
      <w:ins w:id="261" w:author="Michel Bulon" w:date="2013-06-12T21:18:00Z">
        <w:del w:id="262" w:author="Arnold Sandjaja" w:date="2013-06-30T09:03:00Z">
          <w:r w:rsidR="00F84A43" w:rsidDel="002B4998">
            <w:delText>dieline</w:delText>
          </w:r>
        </w:del>
      </w:ins>
      <w:del w:id="263" w:author="Arnold Sandjaja" w:date="2013-06-30T09:03:00Z">
        <w:r w:rsidR="00405E48" w:rsidRPr="00031204" w:rsidDel="002B4998">
          <w:delText xml:space="preserve"> on the back cover and spine if you desire.</w:delText>
        </w:r>
      </w:del>
      <w:ins w:id="264" w:author="Arnold Sandjaja" w:date="2013-06-30T09:03:00Z">
        <w:r w:rsidR="002B4998">
          <w:t>You must create a die-line for the cover</w:t>
        </w:r>
      </w:ins>
    </w:p>
    <w:p w14:paraId="03AD3A53" w14:textId="77777777" w:rsidR="00CD7B4C" w:rsidRPr="00031204" w:rsidRDefault="00CC78C7">
      <w:pPr>
        <w:numPr>
          <w:ilvl w:val="0"/>
          <w:numId w:val="11"/>
        </w:numPr>
        <w:pPrChange w:id="265" w:author="Arnold Sandjaja" w:date="2013-06-30T08:50:00Z">
          <w:pPr>
            <w:numPr>
              <w:numId w:val="3"/>
            </w:numPr>
            <w:ind w:left="360" w:hanging="360"/>
          </w:pPr>
        </w:pPrChange>
      </w:pPr>
      <w:ins w:id="266" w:author="Michel Bulon" w:date="2013-06-12T21:26:00Z">
        <w:r w:rsidRPr="00CC78C7">
          <w:t xml:space="preserve">The </w:t>
        </w:r>
        <w:del w:id="267" w:author="Arnold Sandjaja" w:date="2013-06-29T14:08:00Z">
          <w:r w:rsidRPr="00CC78C7" w:rsidDel="00313121">
            <w:delText>interior</w:delText>
          </w:r>
        </w:del>
      </w:ins>
      <w:ins w:id="268" w:author="Arnold Sandjaja" w:date="2013-06-29T14:08:00Z">
        <w:r w:rsidR="00313121">
          <w:t>inside pages</w:t>
        </w:r>
      </w:ins>
      <w:ins w:id="269" w:author="Michel Bulon" w:date="2013-06-12T21:26:00Z">
        <w:r w:rsidRPr="00CC78C7">
          <w:t xml:space="preserve"> </w:t>
        </w:r>
      </w:ins>
      <w:ins w:id="270" w:author="Arnold Sandjaja" w:date="2013-06-30T09:05:00Z">
        <w:r w:rsidR="00ED334F">
          <w:t>of the</w:t>
        </w:r>
      </w:ins>
      <w:ins w:id="271" w:author="Michel Bulon" w:date="2013-06-12T21:26:00Z">
        <w:del w:id="272" w:author="Arnold Sandjaja" w:date="2013-06-30T09:04:00Z">
          <w:r w:rsidDel="00ED334F">
            <w:delText>of</w:delText>
          </w:r>
        </w:del>
        <w:r>
          <w:t xml:space="preserve"> </w:t>
        </w:r>
        <w:r w:rsidRPr="00CC78C7">
          <w:t xml:space="preserve">magazine </w:t>
        </w:r>
        <w:del w:id="273" w:author="Arnold Sandjaja" w:date="2013-06-30T09:05:00Z">
          <w:r w:rsidRPr="00CC78C7" w:rsidDel="00ED334F">
            <w:delText xml:space="preserve">it </w:delText>
          </w:r>
        </w:del>
        <w:r w:rsidRPr="00CC78C7">
          <w:t xml:space="preserve">will be printed in 2 </w:t>
        </w:r>
        <w:del w:id="274" w:author="Arnold Sandjaja" w:date="2013-06-30T09:05:00Z">
          <w:r w:rsidRPr="00CC78C7" w:rsidDel="0060008B">
            <w:delText xml:space="preserve">spot </w:delText>
          </w:r>
        </w:del>
        <w:r w:rsidRPr="00CC78C7">
          <w:t>colours (</w:t>
        </w:r>
      </w:ins>
      <w:ins w:id="275" w:author="Arnold Sandjaja" w:date="2013-06-30T09:06:00Z">
        <w:r w:rsidR="00420DE5">
          <w:t>B</w:t>
        </w:r>
      </w:ins>
      <w:ins w:id="276" w:author="Arnold Sandjaja" w:date="2013-06-30T09:05:00Z">
        <w:r w:rsidR="0060008B" w:rsidRPr="00CC78C7">
          <w:t>lack</w:t>
        </w:r>
        <w:r w:rsidR="0060008B">
          <w:t xml:space="preserve"> and </w:t>
        </w:r>
      </w:ins>
      <w:ins w:id="277" w:author="Michel Bulon" w:date="2013-06-12T21:26:00Z">
        <w:r w:rsidRPr="00CC78C7">
          <w:t>PMS 7549 C</w:t>
        </w:r>
        <w:del w:id="278" w:author="Arnold Sandjaja" w:date="2013-06-30T09:05:00Z">
          <w:r w:rsidRPr="00CC78C7" w:rsidDel="0060008B">
            <w:delText xml:space="preserve"> and Black</w:delText>
          </w:r>
        </w:del>
        <w:r w:rsidRPr="00CC78C7">
          <w:t>)</w:t>
        </w:r>
      </w:ins>
    </w:p>
    <w:p w14:paraId="27A32B11" w14:textId="3A7DC059" w:rsidR="009F346B" w:rsidRPr="00031204" w:rsidRDefault="009F346B">
      <w:pPr>
        <w:numPr>
          <w:ilvl w:val="0"/>
          <w:numId w:val="11"/>
        </w:numPr>
        <w:pPrChange w:id="279" w:author="Arnold Sandjaja" w:date="2013-06-30T08:50:00Z">
          <w:pPr>
            <w:numPr>
              <w:numId w:val="3"/>
            </w:numPr>
            <w:ind w:left="360" w:hanging="360"/>
          </w:pPr>
        </w:pPrChange>
      </w:pPr>
      <w:r w:rsidRPr="00031204">
        <w:t xml:space="preserve">Include the </w:t>
      </w:r>
      <w:r w:rsidR="00F60784" w:rsidRPr="00031204">
        <w:t>b</w:t>
      </w:r>
      <w:r w:rsidRPr="00031204">
        <w:t xml:space="preserve">arcode </w:t>
      </w:r>
      <w:del w:id="280" w:author="Arnold Sandjaja" w:date="2013-06-30T09:06:00Z">
        <w:r w:rsidRPr="00031204" w:rsidDel="002942A0">
          <w:delText xml:space="preserve">in </w:delText>
        </w:r>
      </w:del>
      <w:ins w:id="281" w:author="Arnold Sandjaja" w:date="2013-06-30T09:06:00Z">
        <w:r w:rsidR="002942A0">
          <w:t>with</w:t>
        </w:r>
        <w:r w:rsidR="002942A0" w:rsidRPr="00031204">
          <w:t xml:space="preserve"> </w:t>
        </w:r>
      </w:ins>
      <w:r w:rsidRPr="00031204">
        <w:t>a white background; do not resize it and make sure it’s 100% black</w:t>
      </w:r>
      <w:ins w:id="282" w:author="Arnold Sandjaja" w:date="2013-06-29T12:10:00Z">
        <w:r w:rsidR="0017571C">
          <w:t xml:space="preserve"> (</w:t>
        </w:r>
        <w:r w:rsidR="00580CF8">
          <w:t>WSC2013_TP40_MOD2</w:t>
        </w:r>
        <w:r w:rsidR="0017571C" w:rsidRPr="0017571C">
          <w:t>_PRE_EN_BARCODE.eps</w:t>
        </w:r>
        <w:r w:rsidR="0017571C">
          <w:t>)</w:t>
        </w:r>
      </w:ins>
    </w:p>
    <w:p w14:paraId="39B7E565" w14:textId="77777777" w:rsidR="00F60784" w:rsidRPr="00031204" w:rsidRDefault="00F60784">
      <w:pPr>
        <w:numPr>
          <w:ilvl w:val="0"/>
          <w:numId w:val="11"/>
        </w:numPr>
        <w:pPrChange w:id="283" w:author="Arnold Sandjaja" w:date="2013-06-30T08:50:00Z">
          <w:pPr>
            <w:numPr>
              <w:numId w:val="3"/>
            </w:numPr>
            <w:ind w:left="360" w:hanging="360"/>
          </w:pPr>
        </w:pPrChange>
      </w:pPr>
      <w:del w:id="284" w:author="Arnold Sandjaja" w:date="2013-06-30T09:07:00Z">
        <w:r w:rsidRPr="00031204" w:rsidDel="00B61441">
          <w:delText>Use any of</w:delText>
        </w:r>
      </w:del>
      <w:del w:id="285" w:author="Arnold Sandjaja" w:date="2013-06-30T09:13:00Z">
        <w:r w:rsidRPr="00031204" w:rsidDel="00DC2C97">
          <w:delText xml:space="preserve"> the supplied images </w:delText>
        </w:r>
      </w:del>
      <w:del w:id="286" w:author="Arnold Sandjaja" w:date="2013-06-30T09:07:00Z">
        <w:r w:rsidRPr="00031204" w:rsidDel="00B61441">
          <w:delText xml:space="preserve">to design </w:delText>
        </w:r>
      </w:del>
      <w:del w:id="287" w:author="Arnold Sandjaja" w:date="2013-06-30T09:13:00Z">
        <w:r w:rsidRPr="00031204" w:rsidDel="00DC2C97">
          <w:delText xml:space="preserve">your Magazine </w:delText>
        </w:r>
      </w:del>
      <w:del w:id="288" w:author="Arnold Sandjaja" w:date="2013-06-30T09:07:00Z">
        <w:r w:rsidRPr="00031204" w:rsidDel="00B61441">
          <w:delText>o</w:delText>
        </w:r>
      </w:del>
      <w:ins w:id="289" w:author="Arnold Sandjaja" w:date="2013-06-30T09:08:00Z">
        <w:r w:rsidR="00B61441">
          <w:t xml:space="preserve">You may </w:t>
        </w:r>
      </w:ins>
      <w:del w:id="290" w:author="Arnold Sandjaja" w:date="2013-06-30T09:07:00Z">
        <w:r w:rsidRPr="00031204" w:rsidDel="00933843">
          <w:delText xml:space="preserve">r </w:delText>
        </w:r>
      </w:del>
      <w:r w:rsidRPr="00031204">
        <w:t>create your own illustration</w:t>
      </w:r>
      <w:ins w:id="291" w:author="Arnold Sandjaja" w:date="2013-06-30T09:08:00Z">
        <w:r w:rsidR="00B61441">
          <w:t>s</w:t>
        </w:r>
      </w:ins>
    </w:p>
    <w:p w14:paraId="5EE832B3" w14:textId="77777777" w:rsidR="00F60784" w:rsidRPr="00031204" w:rsidDel="00B61441" w:rsidRDefault="00F60784">
      <w:pPr>
        <w:numPr>
          <w:ilvl w:val="0"/>
          <w:numId w:val="11"/>
        </w:numPr>
        <w:rPr>
          <w:del w:id="292" w:author="Arnold Sandjaja" w:date="2013-06-30T09:08:00Z"/>
        </w:rPr>
        <w:pPrChange w:id="293" w:author="Arnold Sandjaja" w:date="2013-06-30T08:50:00Z">
          <w:pPr>
            <w:numPr>
              <w:numId w:val="3"/>
            </w:numPr>
            <w:ind w:left="360" w:hanging="360"/>
          </w:pPr>
        </w:pPrChange>
      </w:pPr>
      <w:del w:id="294" w:author="Arnold Sandjaja" w:date="2013-06-30T09:08:00Z">
        <w:r w:rsidRPr="00031204" w:rsidDel="00B61441">
          <w:rPr>
            <w:lang w:val="pt-BR"/>
          </w:rPr>
          <w:delText>Trapping must be used if necessary</w:delText>
        </w:r>
      </w:del>
    </w:p>
    <w:p w14:paraId="0CEDE328" w14:textId="77777777" w:rsidR="009F346B" w:rsidRPr="00031204" w:rsidRDefault="009F346B" w:rsidP="00FE45E1"/>
    <w:p w14:paraId="1D303F1D" w14:textId="77777777" w:rsidR="00405E48" w:rsidRPr="00031204" w:rsidRDefault="00405E48"/>
    <w:p w14:paraId="5EF1FD3F" w14:textId="77777777" w:rsidR="00405E48" w:rsidRPr="00031204" w:rsidRDefault="00405E48">
      <w:pPr>
        <w:rPr>
          <w:rFonts w:ascii="Arial Bold" w:hAnsi="Arial Bold"/>
        </w:rPr>
      </w:pPr>
      <w:r w:rsidRPr="00031204">
        <w:rPr>
          <w:rFonts w:ascii="Arial Bold" w:hAnsi="Arial Bold"/>
        </w:rPr>
        <w:t>Front Cover must include:</w:t>
      </w:r>
    </w:p>
    <w:p w14:paraId="048D3F32" w14:textId="77777777" w:rsidR="00304DDA" w:rsidRDefault="00304DDA" w:rsidP="00F60784">
      <w:pPr>
        <w:numPr>
          <w:ilvl w:val="0"/>
          <w:numId w:val="5"/>
        </w:numPr>
        <w:rPr>
          <w:ins w:id="295" w:author="Arnold Sandjaja" w:date="2013-06-29T12:11:00Z"/>
          <w:rFonts w:cs="Arial"/>
        </w:rPr>
      </w:pPr>
      <w:ins w:id="296" w:author="Arnold Sandjaja" w:date="2013-05-17T15:44:00Z">
        <w:r w:rsidRPr="0017571C">
          <w:rPr>
            <w:rFonts w:cs="Arial"/>
            <w:rPrChange w:id="297" w:author="Arnold Sandjaja" w:date="2013-06-29T12:11:00Z">
              <w:rPr>
                <w:rFonts w:ascii="Arial Bold" w:hAnsi="Arial Bold"/>
              </w:rPr>
            </w:rPrChange>
          </w:rPr>
          <w:t>Masthead</w:t>
        </w:r>
      </w:ins>
    </w:p>
    <w:p w14:paraId="39BE0475" w14:textId="77777777" w:rsidR="0017571C" w:rsidRPr="0017571C" w:rsidRDefault="0017571C" w:rsidP="0017571C">
      <w:pPr>
        <w:numPr>
          <w:ilvl w:val="0"/>
          <w:numId w:val="5"/>
        </w:numPr>
        <w:rPr>
          <w:ins w:id="298" w:author="Arnold Sandjaja" w:date="2013-05-17T15:44:00Z"/>
        </w:rPr>
      </w:pPr>
      <w:ins w:id="299" w:author="Arnold Sandjaja" w:date="2013-06-29T12:11:00Z">
        <w:r>
          <w:t>Selling Line</w:t>
        </w:r>
      </w:ins>
    </w:p>
    <w:p w14:paraId="49BDC52F" w14:textId="77777777" w:rsidR="00405E48" w:rsidRPr="00031204" w:rsidRDefault="00405E48" w:rsidP="00F60784">
      <w:pPr>
        <w:numPr>
          <w:ilvl w:val="0"/>
          <w:numId w:val="5"/>
        </w:numPr>
      </w:pPr>
      <w:del w:id="300" w:author="Arnold Sandjaja" w:date="2013-05-17T15:44:00Z">
        <w:r w:rsidRPr="00031204" w:rsidDel="00304DDA">
          <w:delText xml:space="preserve">The </w:delText>
        </w:r>
      </w:del>
      <w:ins w:id="301" w:author="Michel Bulon" w:date="2013-05-20T20:26:00Z">
        <w:r w:rsidR="00B03644">
          <w:t>L</w:t>
        </w:r>
      </w:ins>
      <w:del w:id="302" w:author="Michel Bulon" w:date="2013-05-20T20:26:00Z">
        <w:r w:rsidRPr="00031204" w:rsidDel="00B03644">
          <w:delText>l</w:delText>
        </w:r>
      </w:del>
      <w:r w:rsidRPr="00031204">
        <w:t>ogo</w:t>
      </w:r>
      <w:ins w:id="303" w:author="Arnold Sandjaja" w:date="2013-05-17T15:44:00Z">
        <w:r w:rsidR="00304DDA">
          <w:t xml:space="preserve"> %ATTAC</w:t>
        </w:r>
      </w:ins>
      <w:del w:id="304" w:author="Arnold Sandjaja" w:date="2013-05-17T15:45:00Z">
        <w:r w:rsidR="00C11A9E" w:rsidRPr="00031204" w:rsidDel="00304DDA">
          <w:delText xml:space="preserve">/ </w:delText>
        </w:r>
        <w:r w:rsidR="00A43AEA" w:rsidRPr="00031204" w:rsidDel="00304DDA">
          <w:delText>master head</w:delText>
        </w:r>
      </w:del>
    </w:p>
    <w:p w14:paraId="10427D42" w14:textId="77777777" w:rsidR="00D04C18" w:rsidDel="003B0AD0" w:rsidRDefault="00D04C18" w:rsidP="00F60784">
      <w:pPr>
        <w:numPr>
          <w:ilvl w:val="0"/>
          <w:numId w:val="5"/>
        </w:numPr>
        <w:rPr>
          <w:ins w:id="305" w:author="Michel Bulon" w:date="2013-05-20T20:26:00Z"/>
          <w:del w:id="306" w:author="Arnold Sandjaja" w:date="2013-06-20T17:30:00Z"/>
        </w:rPr>
      </w:pPr>
      <w:del w:id="307" w:author="Arnold Sandjaja" w:date="2013-06-20T17:30:00Z">
        <w:r w:rsidRPr="00031204" w:rsidDel="003B0AD0">
          <w:delText>Tagline</w:delText>
        </w:r>
      </w:del>
    </w:p>
    <w:p w14:paraId="61CC1701" w14:textId="77777777" w:rsidR="00B03644" w:rsidRDefault="00B03644" w:rsidP="00F60784">
      <w:pPr>
        <w:numPr>
          <w:ilvl w:val="0"/>
          <w:numId w:val="5"/>
        </w:numPr>
        <w:rPr>
          <w:ins w:id="308" w:author="Michel Bulon" w:date="2013-05-20T20:26:00Z"/>
        </w:rPr>
      </w:pPr>
      <w:ins w:id="309" w:author="Michel Bulon" w:date="2013-05-20T20:26:00Z">
        <w:r>
          <w:t xml:space="preserve">Main </w:t>
        </w:r>
        <w:del w:id="310" w:author="Arnold Sandjaja" w:date="2013-06-29T14:27:00Z">
          <w:r w:rsidDel="001C47BB">
            <w:delText xml:space="preserve">line </w:delText>
          </w:r>
        </w:del>
        <w:r>
          <w:t>cover</w:t>
        </w:r>
      </w:ins>
      <w:ins w:id="311" w:author="Arnold Sandjaja" w:date="2013-06-29T14:27:00Z">
        <w:r w:rsidR="001C47BB">
          <w:t xml:space="preserve"> line</w:t>
        </w:r>
      </w:ins>
    </w:p>
    <w:p w14:paraId="6D9B6CE2" w14:textId="77777777" w:rsidR="00B03644" w:rsidRDefault="00B03644" w:rsidP="00F60784">
      <w:pPr>
        <w:numPr>
          <w:ilvl w:val="0"/>
          <w:numId w:val="5"/>
        </w:numPr>
        <w:rPr>
          <w:ins w:id="312" w:author="Arnold Sandjaja" w:date="2013-06-29T12:10:00Z"/>
        </w:rPr>
      </w:pPr>
      <w:ins w:id="313" w:author="Michel Bulon" w:date="2013-05-20T20:26:00Z">
        <w:del w:id="314" w:author="Arnold Sandjaja" w:date="2013-06-29T14:27:00Z">
          <w:r w:rsidDel="001C47BB">
            <w:delText xml:space="preserve">Main </w:delText>
          </w:r>
        </w:del>
        <w:r>
          <w:t>image</w:t>
        </w:r>
      </w:ins>
      <w:ins w:id="315" w:author="Arnold Sandjaja" w:date="2013-06-30T09:08:00Z">
        <w:r w:rsidR="009029D2">
          <w:t xml:space="preserve"> </w:t>
        </w:r>
      </w:ins>
      <w:ins w:id="316" w:author="Arnold Sandjaja" w:date="2013-06-30T09:09:00Z">
        <w:r w:rsidR="009029D2">
          <w:t>(at least one)</w:t>
        </w:r>
      </w:ins>
    </w:p>
    <w:p w14:paraId="7EAD0D0A" w14:textId="77777777" w:rsidR="0017571C" w:rsidRPr="00031204" w:rsidDel="0017571C" w:rsidRDefault="0017571C" w:rsidP="00F60784">
      <w:pPr>
        <w:numPr>
          <w:ilvl w:val="0"/>
          <w:numId w:val="5"/>
        </w:numPr>
        <w:rPr>
          <w:del w:id="317" w:author="Arnold Sandjaja" w:date="2013-06-29T12:11:00Z"/>
        </w:rPr>
      </w:pPr>
      <w:ins w:id="318" w:author="Arnold Sandjaja" w:date="2013-06-29T12:11:00Z">
        <w:r>
          <w:t xml:space="preserve">3 </w:t>
        </w:r>
      </w:ins>
    </w:p>
    <w:p w14:paraId="4FDA2B0C" w14:textId="77777777" w:rsidR="00C11A9E" w:rsidRPr="00031204" w:rsidRDefault="00A43AEA" w:rsidP="00F60784">
      <w:pPr>
        <w:numPr>
          <w:ilvl w:val="0"/>
          <w:numId w:val="5"/>
        </w:numPr>
      </w:pPr>
      <w:r w:rsidRPr="00031204">
        <w:t>Cover lines</w:t>
      </w:r>
    </w:p>
    <w:p w14:paraId="7FB25348" w14:textId="77777777" w:rsidR="00C11A9E" w:rsidRPr="00031204" w:rsidRDefault="00C11A9E" w:rsidP="00F60784">
      <w:pPr>
        <w:numPr>
          <w:ilvl w:val="0"/>
          <w:numId w:val="5"/>
        </w:numPr>
      </w:pPr>
      <w:r w:rsidRPr="00031204">
        <w:t>Dateline</w:t>
      </w:r>
    </w:p>
    <w:p w14:paraId="7731EEE2" w14:textId="77777777" w:rsidR="00405E48" w:rsidRPr="00031204" w:rsidRDefault="00695B88" w:rsidP="00F60784">
      <w:pPr>
        <w:numPr>
          <w:ilvl w:val="0"/>
          <w:numId w:val="5"/>
        </w:numPr>
      </w:pPr>
      <w:r w:rsidRPr="00031204">
        <w:t>Barcode</w:t>
      </w:r>
    </w:p>
    <w:p w14:paraId="51A64C83" w14:textId="77777777" w:rsidR="00F04802" w:rsidRPr="00031204" w:rsidRDefault="00F04802" w:rsidP="00F60784">
      <w:pPr>
        <w:numPr>
          <w:ilvl w:val="0"/>
          <w:numId w:val="5"/>
        </w:numPr>
      </w:pPr>
      <w:r w:rsidRPr="00031204">
        <w:t>Splash</w:t>
      </w:r>
      <w:ins w:id="319" w:author="Arnold Sandjaja" w:date="2013-06-29T12:11:00Z">
        <w:r w:rsidR="0017571C">
          <w:t>/</w:t>
        </w:r>
      </w:ins>
      <w:ins w:id="320" w:author="Michel Bulon" w:date="2013-06-12T21:07:00Z">
        <w:del w:id="321" w:author="Arnold Sandjaja" w:date="2013-06-29T12:11:00Z">
          <w:r w:rsidR="007C5923" w:rsidDel="0017571C">
            <w:delText>,</w:delText>
          </w:r>
        </w:del>
        <w:r w:rsidR="007C5923">
          <w:t xml:space="preserve"> Seal</w:t>
        </w:r>
      </w:ins>
      <w:ins w:id="322" w:author="Arnold Sandjaja" w:date="2013-06-29T12:12:00Z">
        <w:r w:rsidR="0017571C">
          <w:t>/</w:t>
        </w:r>
      </w:ins>
      <w:ins w:id="323" w:author="Michel Bulon" w:date="2013-06-12T21:15:00Z">
        <w:r w:rsidR="00F84A43">
          <w:t xml:space="preserve"> </w:t>
        </w:r>
        <w:del w:id="324" w:author="Arnold Sandjaja" w:date="2013-06-29T12:12:00Z">
          <w:r w:rsidR="00F84A43" w:rsidDel="0017571C">
            <w:delText xml:space="preserve">or </w:delText>
          </w:r>
        </w:del>
      </w:ins>
      <w:ins w:id="325" w:author="Michel Bulon" w:date="2013-06-12T21:07:00Z">
        <w:r w:rsidR="007C5923">
          <w:t>Flash</w:t>
        </w:r>
      </w:ins>
      <w:ins w:id="326" w:author="Arnold Sandjaja" w:date="2013-06-29T12:12:00Z">
        <w:r w:rsidR="0017571C">
          <w:t>/</w:t>
        </w:r>
      </w:ins>
      <w:ins w:id="327" w:author="Michel Bulon" w:date="2013-06-12T21:07:00Z">
        <w:r w:rsidR="007C5923">
          <w:t xml:space="preserve"> </w:t>
        </w:r>
        <w:del w:id="328" w:author="Arnold Sandjaja" w:date="2013-06-29T12:12:00Z">
          <w:r w:rsidR="007C5923" w:rsidDel="0017571C">
            <w:delText xml:space="preserve">and </w:delText>
          </w:r>
        </w:del>
        <w:r w:rsidR="007C5923">
          <w:t>Slashes</w:t>
        </w:r>
      </w:ins>
    </w:p>
    <w:p w14:paraId="73D21388" w14:textId="77777777" w:rsidR="001B01A1" w:rsidRPr="00031204" w:rsidDel="00B03644" w:rsidRDefault="001B01A1" w:rsidP="001B01A1">
      <w:pPr>
        <w:numPr>
          <w:ilvl w:val="0"/>
          <w:numId w:val="5"/>
        </w:numPr>
        <w:rPr>
          <w:del w:id="329" w:author="Michel Bulon" w:date="2013-05-20T20:27:00Z"/>
        </w:rPr>
      </w:pPr>
      <w:del w:id="330" w:author="Michel Bulon" w:date="2013-05-20T20:27:00Z">
        <w:r w:rsidRPr="00031204" w:rsidDel="00B03644">
          <w:delText xml:space="preserve">Text for </w:delText>
        </w:r>
        <w:r w:rsidR="00033AFE" w:rsidRPr="00031204" w:rsidDel="00B03644">
          <w:delText>front</w:delText>
        </w:r>
        <w:r w:rsidRPr="00031204" w:rsidDel="00B03644">
          <w:delText xml:space="preserve"> cover</w:delText>
        </w:r>
      </w:del>
    </w:p>
    <w:p w14:paraId="5D442F5B" w14:textId="77777777" w:rsidR="00405E48" w:rsidRPr="00031204" w:rsidRDefault="00405E48" w:rsidP="00F60784">
      <w:pPr>
        <w:numPr>
          <w:ilvl w:val="0"/>
          <w:numId w:val="5"/>
        </w:numPr>
      </w:pPr>
      <w:r w:rsidRPr="00031204">
        <w:t>Any other artwork you deem necessary</w:t>
      </w:r>
    </w:p>
    <w:p w14:paraId="1BD9A614" w14:textId="77777777" w:rsidR="00405E48" w:rsidRPr="00031204" w:rsidRDefault="00405E48"/>
    <w:p w14:paraId="07C515F3" w14:textId="77777777" w:rsidR="00405E48" w:rsidRPr="00031204" w:rsidRDefault="00405E48">
      <w:pPr>
        <w:rPr>
          <w:rFonts w:ascii="Arial Bold" w:hAnsi="Arial Bold"/>
        </w:rPr>
      </w:pPr>
      <w:r w:rsidRPr="00031204">
        <w:rPr>
          <w:rFonts w:ascii="Arial Bold" w:hAnsi="Arial Bold"/>
        </w:rPr>
        <w:lastRenderedPageBreak/>
        <w:t>Back Cover must include:</w:t>
      </w:r>
    </w:p>
    <w:p w14:paraId="2EE7C619" w14:textId="77777777" w:rsidR="00405E48" w:rsidRPr="00031204" w:rsidRDefault="00405E48" w:rsidP="00FE45E1">
      <w:pPr>
        <w:numPr>
          <w:ilvl w:val="0"/>
          <w:numId w:val="6"/>
        </w:numPr>
      </w:pPr>
      <w:r w:rsidRPr="00031204">
        <w:t>The logo</w:t>
      </w:r>
      <w:r w:rsidR="00F04802" w:rsidRPr="00031204">
        <w:t xml:space="preserve"> at exactly </w:t>
      </w:r>
      <w:ins w:id="331" w:author="Arnold Sandjaja" w:date="2013-05-17T15:45:00Z">
        <w:r w:rsidR="00304DDA">
          <w:t>3</w:t>
        </w:r>
      </w:ins>
      <w:del w:id="332" w:author="Arnold Sandjaja" w:date="2013-05-17T15:45:00Z">
        <w:r w:rsidR="00F04802" w:rsidRPr="00031204" w:rsidDel="00304DDA">
          <w:delText>2</w:delText>
        </w:r>
      </w:del>
      <w:r w:rsidR="00F04802" w:rsidRPr="00031204">
        <w:t>5mm wide</w:t>
      </w:r>
    </w:p>
    <w:p w14:paraId="0CA7771D" w14:textId="77777777" w:rsidR="00405E48" w:rsidRPr="00031204" w:rsidRDefault="00405E48" w:rsidP="00FE45E1">
      <w:pPr>
        <w:numPr>
          <w:ilvl w:val="0"/>
          <w:numId w:val="6"/>
        </w:numPr>
      </w:pPr>
      <w:r w:rsidRPr="00031204">
        <w:t>Text for back cover</w:t>
      </w:r>
    </w:p>
    <w:p w14:paraId="0F9158B2" w14:textId="77777777" w:rsidR="00405E48" w:rsidRPr="00031204" w:rsidRDefault="00405E48" w:rsidP="00FE45E1">
      <w:pPr>
        <w:numPr>
          <w:ilvl w:val="0"/>
          <w:numId w:val="6"/>
        </w:numPr>
      </w:pPr>
      <w:r w:rsidRPr="00031204">
        <w:t>Any other artwork you deem necessary</w:t>
      </w:r>
    </w:p>
    <w:p w14:paraId="5604713D" w14:textId="77777777" w:rsidR="00405E48" w:rsidRPr="00031204" w:rsidRDefault="00405E48"/>
    <w:p w14:paraId="0379236E" w14:textId="77777777" w:rsidR="00405E48" w:rsidRPr="00031204" w:rsidRDefault="00405E48">
      <w:pPr>
        <w:rPr>
          <w:rFonts w:ascii="Arial Bold" w:hAnsi="Arial Bold"/>
        </w:rPr>
      </w:pPr>
      <w:r w:rsidRPr="00031204">
        <w:rPr>
          <w:rFonts w:ascii="Arial Bold" w:hAnsi="Arial Bold"/>
        </w:rPr>
        <w:t>Spine must include:</w:t>
      </w:r>
    </w:p>
    <w:p w14:paraId="5950E683" w14:textId="77777777" w:rsidR="00405E48" w:rsidRPr="00031204" w:rsidRDefault="00405E48" w:rsidP="00FE45E1">
      <w:pPr>
        <w:numPr>
          <w:ilvl w:val="0"/>
          <w:numId w:val="7"/>
        </w:numPr>
      </w:pPr>
      <w:r w:rsidRPr="00031204">
        <w:t>Text for spine</w:t>
      </w:r>
    </w:p>
    <w:p w14:paraId="0FA8083C" w14:textId="77777777" w:rsidR="00F04802" w:rsidRPr="00031204" w:rsidRDefault="00F04802"/>
    <w:p w14:paraId="3C5094B4" w14:textId="77777777" w:rsidR="00FE45E1" w:rsidRPr="00031204" w:rsidRDefault="00FE45E1" w:rsidP="00FE45E1">
      <w:pPr>
        <w:rPr>
          <w:rFonts w:ascii="Arial Bold" w:hAnsi="Arial Bold"/>
        </w:rPr>
      </w:pPr>
      <w:r w:rsidRPr="00031204">
        <w:rPr>
          <w:rFonts w:cs="Arial"/>
          <w:b/>
        </w:rPr>
        <w:t>Inside pages of the magazine</w:t>
      </w:r>
      <w:r w:rsidRPr="00031204">
        <w:rPr>
          <w:rFonts w:ascii="Arial Bold" w:hAnsi="Arial Bold"/>
        </w:rPr>
        <w:t xml:space="preserve"> must include:</w:t>
      </w:r>
    </w:p>
    <w:p w14:paraId="7A658BFD" w14:textId="77777777" w:rsidR="00FE45E1" w:rsidRPr="00031204" w:rsidRDefault="00FE45E1"/>
    <w:p w14:paraId="24B85782" w14:textId="77777777" w:rsidR="004822CD" w:rsidRDefault="004822CD">
      <w:pPr>
        <w:numPr>
          <w:ilvl w:val="0"/>
          <w:numId w:val="6"/>
        </w:numPr>
        <w:rPr>
          <w:ins w:id="333" w:author="Michel Bulon" w:date="2013-06-21T12:55:00Z"/>
        </w:rPr>
        <w:pPrChange w:id="334" w:author="Michel Bulon" w:date="2013-06-21T13:01:00Z">
          <w:pPr>
            <w:numPr>
              <w:numId w:val="7"/>
            </w:numPr>
            <w:ind w:left="360" w:hanging="360"/>
          </w:pPr>
        </w:pPrChange>
      </w:pPr>
      <w:ins w:id="335" w:author="Michel Bulon" w:date="2013-06-21T12:55:00Z">
        <w:r>
          <w:t>Page 3: Single page must display</w:t>
        </w:r>
      </w:ins>
      <w:ins w:id="336" w:author="Michel Bulon" w:date="2013-06-21T12:57:00Z">
        <w:r>
          <w:t xml:space="preserve"> an editorial</w:t>
        </w:r>
        <w:r w:rsidRPr="00031204">
          <w:t xml:space="preserve"> with titles, </w:t>
        </w:r>
        <w:del w:id="337" w:author="Arnold Sandjaja" w:date="2013-06-29T12:13:00Z">
          <w:r w:rsidDel="00BB2C31">
            <w:delText>subtitles</w:delText>
          </w:r>
          <w:r w:rsidRPr="00031204" w:rsidDel="00BB2C31">
            <w:delText xml:space="preserve"> and</w:delText>
          </w:r>
        </w:del>
        <w:r w:rsidRPr="00031204">
          <w:t xml:space="preserve"> texts</w:t>
        </w:r>
      </w:ins>
      <w:ins w:id="338" w:author="Arnold Sandjaja" w:date="2013-06-29T12:13:00Z">
        <w:r w:rsidR="00BB2C31">
          <w:t>, and caption</w:t>
        </w:r>
      </w:ins>
      <w:ins w:id="339" w:author="Michel Bulon" w:date="2013-06-21T12:58:00Z">
        <w:r>
          <w:t xml:space="preserve"> (at least </w:t>
        </w:r>
      </w:ins>
      <w:ins w:id="340" w:author="Michel Bulon" w:date="2013-06-21T12:59:00Z">
        <w:r>
          <w:t xml:space="preserve">1 </w:t>
        </w:r>
      </w:ins>
      <w:ins w:id="341" w:author="Michel Bulon" w:date="2013-06-21T12:58:00Z">
        <w:r>
          <w:t>image</w:t>
        </w:r>
      </w:ins>
      <w:ins w:id="342" w:author="Michel Bulon" w:date="2013-06-21T13:01:00Z">
        <w:r>
          <w:t xml:space="preserve"> </w:t>
        </w:r>
        <w:del w:id="343" w:author="Arnold Sandjaja" w:date="2013-06-30T09:11:00Z">
          <w:r w:rsidDel="00095082">
            <w:delText>or</w:delText>
          </w:r>
        </w:del>
      </w:ins>
      <w:ins w:id="344" w:author="Arnold Sandjaja" w:date="2013-06-30T09:11:00Z">
        <w:r w:rsidR="00095082">
          <w:t>and</w:t>
        </w:r>
      </w:ins>
      <w:ins w:id="345" w:author="Michel Bulon" w:date="2013-06-21T13:01:00Z">
        <w:r>
          <w:t xml:space="preserve"> a</w:t>
        </w:r>
        <w:r w:rsidRPr="00031204">
          <w:t xml:space="preserve">ny other artwork you </w:t>
        </w:r>
        <w:del w:id="346" w:author="Arnold Sandjaja" w:date="2013-06-30T09:12:00Z">
          <w:r w:rsidRPr="00031204" w:rsidDel="00095082">
            <w:delText>deem</w:delText>
          </w:r>
        </w:del>
      </w:ins>
      <w:ins w:id="347" w:author="Arnold Sandjaja" w:date="2013-06-30T09:12:00Z">
        <w:r w:rsidR="00095082">
          <w:t>consider</w:t>
        </w:r>
      </w:ins>
      <w:ins w:id="348" w:author="Michel Bulon" w:date="2013-06-21T13:01:00Z">
        <w:r w:rsidRPr="00031204">
          <w:t xml:space="preserve"> neces</w:t>
        </w:r>
        <w:r w:rsidR="00B35185">
          <w:t>sary</w:t>
        </w:r>
      </w:ins>
      <w:ins w:id="349" w:author="Michel Bulon" w:date="2013-06-21T12:58:00Z">
        <w:r>
          <w:t>)</w:t>
        </w:r>
      </w:ins>
      <w:ins w:id="350" w:author="Michel Bulon" w:date="2013-06-21T12:55:00Z">
        <w:r>
          <w:t xml:space="preserve"> </w:t>
        </w:r>
      </w:ins>
    </w:p>
    <w:p w14:paraId="4F01CD99" w14:textId="77777777" w:rsidR="008A0C62" w:rsidRPr="00031204" w:rsidRDefault="00D86560" w:rsidP="00FE45E1">
      <w:pPr>
        <w:numPr>
          <w:ilvl w:val="0"/>
          <w:numId w:val="7"/>
        </w:numPr>
      </w:pPr>
      <w:ins w:id="351" w:author="Michel Bulon" w:date="2013-06-12T22:00:00Z">
        <w:r>
          <w:t xml:space="preserve">Page 8-9: </w:t>
        </w:r>
      </w:ins>
      <w:r w:rsidR="008A0C62" w:rsidRPr="00031204">
        <w:t>One</w:t>
      </w:r>
      <w:r w:rsidR="005E58A2" w:rsidRPr="00031204">
        <w:t xml:space="preserve"> spread</w:t>
      </w:r>
      <w:del w:id="352" w:author="Michel Bulon" w:date="2013-05-20T20:29:00Z">
        <w:r w:rsidR="005E58A2" w:rsidRPr="00031204" w:rsidDel="00B03644">
          <w:delText>s</w:delText>
        </w:r>
      </w:del>
      <w:r w:rsidR="005E58A2" w:rsidRPr="00031204">
        <w:t xml:space="preserve"> must display the </w:t>
      </w:r>
      <w:r w:rsidR="00A43AEA" w:rsidRPr="00031204">
        <w:t>cover story</w:t>
      </w:r>
      <w:r w:rsidR="005E58A2" w:rsidRPr="00031204">
        <w:t xml:space="preserve"> and </w:t>
      </w:r>
      <w:r w:rsidR="00405E48" w:rsidRPr="00031204">
        <w:t xml:space="preserve">some </w:t>
      </w:r>
      <w:r w:rsidR="005E58A2" w:rsidRPr="00031204">
        <w:t>images</w:t>
      </w:r>
      <w:r w:rsidR="00405E48" w:rsidRPr="00031204">
        <w:t xml:space="preserve"> of </w:t>
      </w:r>
      <w:ins w:id="353" w:author="Arnold Sandjaja" w:date="2013-06-30T09:13:00Z">
        <w:r w:rsidR="00026B5D">
          <w:t xml:space="preserve">the </w:t>
        </w:r>
      </w:ins>
      <w:r w:rsidR="00A43AEA" w:rsidRPr="00031204">
        <w:t>cover story</w:t>
      </w:r>
      <w:r w:rsidR="005E58A2" w:rsidRPr="00031204">
        <w:t xml:space="preserve"> </w:t>
      </w:r>
      <w:r w:rsidR="00405E48" w:rsidRPr="00031204">
        <w:t xml:space="preserve">(at least </w:t>
      </w:r>
      <w:ins w:id="354" w:author="Arnold Sandjaja" w:date="2013-06-29T12:12:00Z">
        <w:r w:rsidR="00BB2C31">
          <w:t>2</w:t>
        </w:r>
      </w:ins>
      <w:del w:id="355" w:author="Arnold Sandjaja" w:date="2013-06-29T12:12:00Z">
        <w:r w:rsidR="008D20F9" w:rsidRPr="00031204" w:rsidDel="00BB2C31">
          <w:delText>3</w:delText>
        </w:r>
      </w:del>
      <w:r w:rsidR="00405E48" w:rsidRPr="00031204">
        <w:t xml:space="preserve"> images</w:t>
      </w:r>
      <w:del w:id="356" w:author="Arnold Sandjaja" w:date="2013-05-15T15:14:00Z">
        <w:r w:rsidR="00405E48" w:rsidRPr="00031204" w:rsidDel="00A734ED">
          <w:delText xml:space="preserve"> for </w:delText>
        </w:r>
      </w:del>
      <w:del w:id="357" w:author="Arnold Sandjaja" w:date="2013-05-15T15:13:00Z">
        <w:r w:rsidR="00405E48" w:rsidRPr="00031204" w:rsidDel="00A734ED">
          <w:delText>each spread</w:delText>
        </w:r>
      </w:del>
      <w:r w:rsidR="00405E48" w:rsidRPr="00031204">
        <w:t xml:space="preserve">) with </w:t>
      </w:r>
      <w:del w:id="358" w:author="Michel Bulon" w:date="2013-05-14T21:05:00Z">
        <w:r w:rsidR="00405E48" w:rsidRPr="00031204" w:rsidDel="00932107">
          <w:delText xml:space="preserve">the </w:delText>
        </w:r>
      </w:del>
      <w:ins w:id="359" w:author="Michel Bulon" w:date="2013-05-14T20:45:00Z">
        <w:r w:rsidR="00463E5C" w:rsidRPr="00031204">
          <w:t>title</w:t>
        </w:r>
      </w:ins>
      <w:ins w:id="360" w:author="Michel Bulon" w:date="2013-05-14T21:05:00Z">
        <w:r w:rsidR="00932107" w:rsidRPr="00031204">
          <w:t>s</w:t>
        </w:r>
      </w:ins>
      <w:ins w:id="361" w:author="Michel Bulon" w:date="2013-05-14T20:45:00Z">
        <w:r w:rsidR="00463E5C" w:rsidRPr="00031204">
          <w:t xml:space="preserve">, </w:t>
        </w:r>
        <w:del w:id="362" w:author="Arnold Sandjaja" w:date="2013-06-29T12:13:00Z">
          <w:r w:rsidR="00463E5C" w:rsidRPr="00031204" w:rsidDel="00BB2C31">
            <w:delText>subtitle</w:delText>
          </w:r>
        </w:del>
      </w:ins>
      <w:ins w:id="363" w:author="Michel Bulon" w:date="2013-05-14T21:05:00Z">
        <w:del w:id="364" w:author="Arnold Sandjaja" w:date="2013-06-29T12:13:00Z">
          <w:r w:rsidR="00932107" w:rsidRPr="00031204" w:rsidDel="00BB2C31">
            <w:delText>s</w:delText>
          </w:r>
        </w:del>
      </w:ins>
      <w:ins w:id="365" w:author="Michel Bulon" w:date="2013-05-14T20:45:00Z">
        <w:del w:id="366" w:author="Arnold Sandjaja" w:date="2013-06-29T12:13:00Z">
          <w:r w:rsidR="00463E5C" w:rsidRPr="00031204" w:rsidDel="00BB2C31">
            <w:delText xml:space="preserve">, </w:delText>
          </w:r>
        </w:del>
      </w:ins>
      <w:ins w:id="367" w:author="Michel Bulon" w:date="2013-05-14T21:05:00Z">
        <w:r w:rsidR="00932107" w:rsidRPr="00031204">
          <w:t xml:space="preserve">texts, </w:t>
        </w:r>
      </w:ins>
      <w:del w:id="368" w:author="Michel Bulon" w:date="2013-05-14T21:06:00Z">
        <w:r w:rsidR="00405E48" w:rsidRPr="00031204" w:rsidDel="00932107">
          <w:delText xml:space="preserve">related </w:delText>
        </w:r>
      </w:del>
      <w:r w:rsidR="00405E48" w:rsidRPr="00031204">
        <w:t>captions</w:t>
      </w:r>
      <w:r w:rsidR="00EF2300" w:rsidRPr="00031204">
        <w:t xml:space="preserve">, </w:t>
      </w:r>
      <w:del w:id="369" w:author="Arnold Sandjaja" w:date="2013-06-29T12:14:00Z">
        <w:r w:rsidR="00EF2300" w:rsidRPr="00031204" w:rsidDel="00BB2C31">
          <w:delText>quotes</w:delText>
        </w:r>
      </w:del>
      <w:ins w:id="370" w:author="Michel Bulon" w:date="2013-05-14T20:45:00Z">
        <w:del w:id="371" w:author="Arnold Sandjaja" w:date="2013-06-30T09:13:00Z">
          <w:r w:rsidR="00932107" w:rsidRPr="00031204" w:rsidDel="00DC2C97">
            <w:delText>,</w:delText>
          </w:r>
        </w:del>
      </w:ins>
      <w:ins w:id="372" w:author="Arnold Sandjaja" w:date="2013-06-29T12:14:00Z">
        <w:r w:rsidR="00BB2C31">
          <w:t>1</w:t>
        </w:r>
      </w:ins>
      <w:ins w:id="373" w:author="Michel Bulon" w:date="2013-05-14T20:45:00Z">
        <w:r w:rsidR="00932107" w:rsidRPr="00031204">
          <w:t xml:space="preserve"> table</w:t>
        </w:r>
        <w:del w:id="374" w:author="Arnold Sandjaja" w:date="2013-06-29T12:14:00Z">
          <w:r w:rsidR="00932107" w:rsidRPr="00031204" w:rsidDel="00B323CC">
            <w:delText>s</w:delText>
          </w:r>
        </w:del>
      </w:ins>
      <w:r w:rsidR="008A0C62" w:rsidRPr="00031204">
        <w:t xml:space="preserve"> and </w:t>
      </w:r>
      <w:ins w:id="375" w:author="Arnold Sandjaja" w:date="2013-06-29T12:14:00Z">
        <w:r w:rsidR="00BB2C31">
          <w:t xml:space="preserve">1 </w:t>
        </w:r>
      </w:ins>
      <w:r w:rsidR="008A0C62" w:rsidRPr="00031204">
        <w:t>infographic</w:t>
      </w:r>
      <w:ins w:id="376" w:author="Michel Bulon" w:date="2013-05-14T21:06:00Z">
        <w:del w:id="377" w:author="Arnold Sandjaja" w:date="2013-06-29T12:14:00Z">
          <w:r w:rsidR="00932107" w:rsidRPr="00031204" w:rsidDel="00B323CC">
            <w:delText>s</w:delText>
          </w:r>
        </w:del>
      </w:ins>
      <w:del w:id="378" w:author="Michel Bulon" w:date="2013-05-14T20:45:00Z">
        <w:r w:rsidR="00405E48" w:rsidRPr="00031204" w:rsidDel="00463E5C">
          <w:delText xml:space="preserve"> but the way the content will be organized is left to your dec</w:delText>
        </w:r>
        <w:r w:rsidR="008A0C62" w:rsidRPr="00031204" w:rsidDel="00463E5C">
          <w:delText>ision</w:delText>
        </w:r>
      </w:del>
    </w:p>
    <w:p w14:paraId="13394957" w14:textId="77777777" w:rsidR="00405E48" w:rsidRPr="00031204" w:rsidDel="00F20F00" w:rsidRDefault="00D86560" w:rsidP="00FE45E1">
      <w:pPr>
        <w:numPr>
          <w:ilvl w:val="0"/>
          <w:numId w:val="7"/>
        </w:numPr>
        <w:rPr>
          <w:del w:id="379" w:author="Arnold Sandjaja" w:date="2013-06-20T17:31:00Z"/>
        </w:rPr>
      </w:pPr>
      <w:ins w:id="380" w:author="Michel Bulon" w:date="2013-06-12T22:00:00Z">
        <w:r>
          <w:t xml:space="preserve">Page </w:t>
        </w:r>
        <w:del w:id="381" w:author="Arnold Sandjaja" w:date="2013-06-20T17:31:00Z">
          <w:r w:rsidDel="00F20F00">
            <w:delText>14-3</w:delText>
          </w:r>
        </w:del>
      </w:ins>
      <w:ins w:id="382" w:author="Arnold Sandjaja" w:date="2013-06-20T17:31:00Z">
        <w:r w:rsidR="00F20F00">
          <w:t>10-11</w:t>
        </w:r>
      </w:ins>
      <w:ins w:id="383" w:author="Michel Bulon" w:date="2013-06-12T22:00:00Z">
        <w:r>
          <w:t xml:space="preserve">: </w:t>
        </w:r>
      </w:ins>
      <w:r w:rsidR="005E58A2" w:rsidRPr="00031204">
        <w:t xml:space="preserve">One spread must display </w:t>
      </w:r>
      <w:ins w:id="384" w:author="Michel Bulon" w:date="2013-06-12T22:08:00Z">
        <w:del w:id="385" w:author="Arnold Sandjaja" w:date="2013-06-20T17:31:00Z">
          <w:r w:rsidR="00B63938" w:rsidDel="00F20F00">
            <w:delText xml:space="preserve">(Page 14) </w:delText>
          </w:r>
        </w:del>
      </w:ins>
      <w:r w:rsidR="00E22F70" w:rsidRPr="00031204">
        <w:t>three short articles</w:t>
      </w:r>
      <w:r w:rsidR="00F748E5" w:rsidRPr="00031204">
        <w:t xml:space="preserve"> </w:t>
      </w:r>
      <w:ins w:id="386" w:author="Arnold Sandjaja" w:date="2013-06-29T12:15:00Z">
        <w:r w:rsidR="00D22DC1">
          <w:t xml:space="preserve">with </w:t>
        </w:r>
        <w:r w:rsidR="00026B5D">
          <w:t xml:space="preserve">titles, </w:t>
        </w:r>
        <w:r w:rsidR="00D22DC1" w:rsidRPr="00031204">
          <w:t>texts</w:t>
        </w:r>
        <w:r w:rsidR="00D22DC1">
          <w:t>, and caption</w:t>
        </w:r>
        <w:r w:rsidR="00F32866">
          <w:t xml:space="preserve">s </w:t>
        </w:r>
      </w:ins>
      <w:r w:rsidR="00F748E5" w:rsidRPr="00031204">
        <w:t>(at least 1 image for each article</w:t>
      </w:r>
      <w:del w:id="387" w:author="Arnold Sandjaja" w:date="2013-06-30T09:13:00Z">
        <w:r w:rsidR="00F748E5" w:rsidRPr="00031204" w:rsidDel="00026B5D">
          <w:delText>s</w:delText>
        </w:r>
      </w:del>
      <w:r w:rsidR="00F748E5" w:rsidRPr="00031204">
        <w:t>)</w:t>
      </w:r>
      <w:ins w:id="388" w:author="Michel Bulon" w:date="2013-06-12T22:02:00Z">
        <w:del w:id="389" w:author="Arnold Sandjaja" w:date="2013-06-20T17:31:00Z">
          <w:r w:rsidDel="00F20F00">
            <w:delText xml:space="preserve"> and </w:delText>
          </w:r>
        </w:del>
      </w:ins>
      <w:ins w:id="390" w:author="Michel Bulon" w:date="2013-06-12T22:08:00Z">
        <w:del w:id="391" w:author="Arnold Sandjaja" w:date="2013-06-20T17:31:00Z">
          <w:r w:rsidR="00B63938" w:rsidDel="00F20F00">
            <w:delText xml:space="preserve">(Page 3) </w:delText>
          </w:r>
        </w:del>
      </w:ins>
      <w:ins w:id="392" w:author="Michel Bulon" w:date="2013-06-12T22:07:00Z">
        <w:del w:id="393" w:author="Arnold Sandjaja" w:date="2013-06-20T17:31:00Z">
          <w:r w:rsidR="00B63938" w:rsidDel="00F20F00">
            <w:delText xml:space="preserve">an </w:delText>
          </w:r>
        </w:del>
      </w:ins>
      <w:ins w:id="394" w:author="Michel Bulon" w:date="2013-06-12T22:02:00Z">
        <w:del w:id="395" w:author="Arnold Sandjaja" w:date="2013-06-20T17:31:00Z">
          <w:r w:rsidDel="00F20F00">
            <w:delText>editorial</w:delText>
          </w:r>
        </w:del>
      </w:ins>
      <w:ins w:id="396" w:author="Michel Bulon" w:date="2013-05-14T21:06:00Z">
        <w:del w:id="397" w:author="Arnold Sandjaja" w:date="2013-06-20T17:31:00Z">
          <w:r w:rsidR="00932107" w:rsidRPr="00031204" w:rsidDel="00F20F00">
            <w:delText xml:space="preserve"> with titles</w:delText>
          </w:r>
        </w:del>
      </w:ins>
      <w:ins w:id="398" w:author="Michel Bulon" w:date="2013-05-14T21:21:00Z">
        <w:del w:id="399" w:author="Arnold Sandjaja" w:date="2013-06-20T17:31:00Z">
          <w:r w:rsidR="00DD1677" w:rsidRPr="00031204" w:rsidDel="00F20F00">
            <w:delText>, captions</w:delText>
          </w:r>
        </w:del>
      </w:ins>
      <w:ins w:id="400" w:author="Michel Bulon" w:date="2013-05-14T21:06:00Z">
        <w:del w:id="401" w:author="Arnold Sandjaja" w:date="2013-06-20T17:31:00Z">
          <w:r w:rsidR="00932107" w:rsidRPr="00031204" w:rsidDel="00F20F00">
            <w:delText xml:space="preserve"> and texts</w:delText>
          </w:r>
        </w:del>
      </w:ins>
    </w:p>
    <w:p w14:paraId="17BF5185" w14:textId="77777777" w:rsidR="00405E48" w:rsidRPr="00031204" w:rsidRDefault="00405E48">
      <w:pPr>
        <w:numPr>
          <w:ilvl w:val="0"/>
          <w:numId w:val="7"/>
        </w:numPr>
        <w:pPrChange w:id="402" w:author="Arnold Sandjaja" w:date="2013-06-20T17:31:00Z">
          <w:pPr/>
        </w:pPrChange>
      </w:pPr>
    </w:p>
    <w:p w14:paraId="21A716A9" w14:textId="77777777" w:rsidR="00405E48" w:rsidRPr="00575FF6" w:rsidRDefault="00D92D1F">
      <w:ins w:id="403" w:author="Arnold Sandjaja" w:date="2013-05-17T15:16:00Z">
        <w:r>
          <w:t xml:space="preserve"> </w:t>
        </w:r>
      </w:ins>
    </w:p>
    <w:p w14:paraId="221D25D7" w14:textId="77777777" w:rsidR="00405E48" w:rsidRPr="00031204" w:rsidRDefault="00405E48">
      <w:pPr>
        <w:pStyle w:val="Heading3AA"/>
      </w:pPr>
      <w:r w:rsidRPr="00031204">
        <w:t>Technical specifications</w:t>
      </w:r>
    </w:p>
    <w:p w14:paraId="534177C8" w14:textId="77777777" w:rsidR="00405E48" w:rsidRPr="00031204" w:rsidRDefault="00A173EA" w:rsidP="00A173EA">
      <w:pPr>
        <w:ind w:left="3686" w:hanging="3686"/>
        <w:rPr>
          <w:rFonts w:cs="Arial"/>
        </w:rPr>
      </w:pPr>
      <w:r w:rsidRPr="00031204">
        <w:rPr>
          <w:rFonts w:cs="Arial"/>
        </w:rPr>
        <w:t>Dimensions</w:t>
      </w:r>
      <w:r w:rsidRPr="00031204">
        <w:rPr>
          <w:rFonts w:cs="Arial"/>
        </w:rPr>
        <w:tab/>
        <w:t>: A maximum page size of 190mm x 270mm (portrait) perfect bound with a 6 mm spine.</w:t>
      </w:r>
    </w:p>
    <w:p w14:paraId="119D02DC" w14:textId="77777777" w:rsidR="00A173EA" w:rsidRPr="00031204" w:rsidRDefault="00A173EA" w:rsidP="00A173EA">
      <w:pPr>
        <w:ind w:left="3686" w:hanging="3686"/>
      </w:pPr>
      <w:r w:rsidRPr="00031204">
        <w:t>Paragraph Styles</w:t>
      </w:r>
      <w:r w:rsidRPr="00031204">
        <w:tab/>
        <w:t xml:space="preserve">: Must be used for </w:t>
      </w:r>
      <w:r w:rsidR="0059661E" w:rsidRPr="00031204">
        <w:t>title</w:t>
      </w:r>
      <w:ins w:id="404" w:author="Arnold Sandjaja" w:date="2013-05-15T15:03:00Z">
        <w:r w:rsidR="005F1632" w:rsidRPr="00031204">
          <w:t>s</w:t>
        </w:r>
      </w:ins>
      <w:r w:rsidR="0059661E" w:rsidRPr="00031204">
        <w:t>, body text, caption</w:t>
      </w:r>
    </w:p>
    <w:p w14:paraId="4F83652C" w14:textId="77777777" w:rsidR="00CB7F1C" w:rsidRPr="00031204" w:rsidRDefault="00CB7F1C" w:rsidP="00CB7F1C">
      <w:pPr>
        <w:tabs>
          <w:tab w:val="left" w:pos="3686"/>
        </w:tabs>
      </w:pPr>
      <w:r w:rsidRPr="00031204">
        <w:t>Character Styles</w:t>
      </w:r>
      <w:r w:rsidRPr="00031204">
        <w:tab/>
        <w:t xml:space="preserve">: Must be used for </w:t>
      </w:r>
      <w:r w:rsidR="0034003E" w:rsidRPr="00031204">
        <w:t xml:space="preserve">coverline, </w:t>
      </w:r>
      <w:r w:rsidR="00EC391C" w:rsidRPr="00031204">
        <w:t>D</w:t>
      </w:r>
      <w:ins w:id="405" w:author="Arnold Sandjaja" w:date="2013-05-15T15:07:00Z">
        <w:r w:rsidR="005F1632" w:rsidRPr="00031204">
          <w:t>a</w:t>
        </w:r>
      </w:ins>
      <w:del w:id="406" w:author="Arnold Sandjaja" w:date="2013-05-15T15:07:00Z">
        <w:r w:rsidR="00EC391C" w:rsidRPr="00031204" w:rsidDel="005F1632">
          <w:delText>e</w:delText>
        </w:r>
      </w:del>
      <w:ins w:id="407" w:author="Arnold Sandjaja" w:date="2013-05-15T15:07:00Z">
        <w:r w:rsidR="005F1632" w:rsidRPr="00031204">
          <w:t>te</w:t>
        </w:r>
      </w:ins>
      <w:del w:id="408" w:author="Arnold Sandjaja" w:date="2013-05-15T15:07:00Z">
        <w:r w:rsidR="00EC391C" w:rsidRPr="00031204" w:rsidDel="005F1632">
          <w:delText>ad</w:delText>
        </w:r>
      </w:del>
      <w:r w:rsidR="00EC391C" w:rsidRPr="00031204">
        <w:t>line</w:t>
      </w:r>
    </w:p>
    <w:p w14:paraId="7ECD2C1C" w14:textId="77777777" w:rsidR="00A173EA" w:rsidRPr="00031204" w:rsidRDefault="00A173EA" w:rsidP="00A173EA">
      <w:pPr>
        <w:ind w:left="3686" w:hanging="3686"/>
      </w:pPr>
      <w:r w:rsidRPr="00031204">
        <w:t>Master Page Elements</w:t>
      </w:r>
      <w:r w:rsidRPr="00031204">
        <w:tab/>
        <w:t xml:space="preserve">: </w:t>
      </w:r>
      <w:del w:id="409" w:author="Arnold Sandjaja" w:date="2013-05-16T21:05:00Z">
        <w:r w:rsidRPr="00031204" w:rsidDel="00CA50DA">
          <w:delText>Running head</w:delText>
        </w:r>
      </w:del>
      <w:ins w:id="410" w:author="Arnold Sandjaja" w:date="2013-05-16T21:05:00Z">
        <w:r w:rsidR="00CA50DA">
          <w:t>Header</w:t>
        </w:r>
      </w:ins>
      <w:del w:id="411" w:author="Arnold Sandjaja" w:date="2013-06-14T18:05:00Z">
        <w:r w:rsidRPr="00031204" w:rsidDel="00F229C2">
          <w:delText>,</w:delText>
        </w:r>
      </w:del>
      <w:ins w:id="412" w:author="Arnold Sandjaja" w:date="2013-06-14T18:05:00Z">
        <w:r w:rsidR="00F229C2">
          <w:t>/</w:t>
        </w:r>
      </w:ins>
      <w:del w:id="413" w:author="Arnold Sandjaja" w:date="2013-06-14T18:05:00Z">
        <w:r w:rsidRPr="00031204" w:rsidDel="00F229C2">
          <w:delText xml:space="preserve"> </w:delText>
        </w:r>
      </w:del>
      <w:ins w:id="414" w:author="Arnold Sandjaja" w:date="2013-05-16T21:05:00Z">
        <w:r w:rsidR="00CA50DA">
          <w:t xml:space="preserve">footer and </w:t>
        </w:r>
      </w:ins>
      <w:r w:rsidRPr="00031204">
        <w:t>page numbers</w:t>
      </w:r>
      <w:del w:id="415" w:author="Arnold Sandjaja" w:date="2013-05-16T21:05:00Z">
        <w:r w:rsidRPr="00031204" w:rsidDel="00CA50DA">
          <w:delText xml:space="preserve"> and byline</w:delText>
        </w:r>
      </w:del>
    </w:p>
    <w:p w14:paraId="20223A4A" w14:textId="77777777" w:rsidR="00405E48" w:rsidRPr="00031204" w:rsidRDefault="00405E48" w:rsidP="00A173EA">
      <w:pPr>
        <w:ind w:left="3686" w:hanging="3686"/>
      </w:pPr>
      <w:r w:rsidRPr="00031204">
        <w:t>Bleed</w:t>
      </w:r>
      <w:r w:rsidR="00A173EA" w:rsidRPr="00031204">
        <w:tab/>
      </w:r>
      <w:r w:rsidRPr="00031204">
        <w:t>: 3 mm</w:t>
      </w:r>
    </w:p>
    <w:p w14:paraId="5C22F622" w14:textId="77777777" w:rsidR="00F84A43" w:rsidRDefault="00352CFB" w:rsidP="00F84A43">
      <w:pPr>
        <w:ind w:left="3686" w:hanging="3686"/>
        <w:rPr>
          <w:ins w:id="416" w:author="Michel Bulon" w:date="2013-06-12T21:40:00Z"/>
        </w:rPr>
      </w:pPr>
      <w:r w:rsidRPr="00031204">
        <w:t>Colours</w:t>
      </w:r>
      <w:ins w:id="417" w:author="Michel Bulon" w:date="2013-06-12T21:33:00Z">
        <w:r w:rsidR="00CE09B5">
          <w:t xml:space="preserve"> (</w:t>
        </w:r>
      </w:ins>
      <w:ins w:id="418" w:author="Michel Bulon" w:date="2013-06-12T21:40:00Z">
        <w:r w:rsidR="00680C6D">
          <w:t>Front</w:t>
        </w:r>
      </w:ins>
      <w:ins w:id="419" w:author="Arnold Sandjaja" w:date="2013-06-29T14:09:00Z">
        <w:r w:rsidR="00313121">
          <w:t>, spine</w:t>
        </w:r>
      </w:ins>
      <w:ins w:id="420" w:author="Michel Bulon" w:date="2013-06-12T21:40:00Z">
        <w:r w:rsidR="00680C6D">
          <w:t xml:space="preserve"> </w:t>
        </w:r>
      </w:ins>
      <w:ins w:id="421" w:author="Arnold Sandjaja" w:date="2013-06-14T19:27:00Z">
        <w:r w:rsidR="00246B97">
          <w:t xml:space="preserve">&amp; Back </w:t>
        </w:r>
      </w:ins>
      <w:ins w:id="422" w:author="Michel Bulon" w:date="2013-06-12T21:40:00Z">
        <w:r w:rsidR="00680C6D">
          <w:t>c</w:t>
        </w:r>
      </w:ins>
      <w:ins w:id="423" w:author="Michel Bulon" w:date="2013-06-12T21:33:00Z">
        <w:r w:rsidR="00CE09B5">
          <w:t>over</w:t>
        </w:r>
      </w:ins>
      <w:ins w:id="424" w:author="Michel Bulon" w:date="2013-06-12T21:40:00Z">
        <w:r w:rsidR="00680C6D">
          <w:t>)</w:t>
        </w:r>
      </w:ins>
      <w:r w:rsidR="00A173EA" w:rsidRPr="00031204">
        <w:tab/>
      </w:r>
      <w:r w:rsidRPr="00031204">
        <w:t>: CMYK,</w:t>
      </w:r>
      <w:r w:rsidR="00E7290B" w:rsidRPr="00031204">
        <w:t xml:space="preserve"> </w:t>
      </w:r>
      <w:del w:id="425" w:author="Arnold Sandjaja" w:date="2013-06-30T09:03:00Z">
        <w:r w:rsidR="00E7290B" w:rsidRPr="00031204" w:rsidDel="002B4998">
          <w:delText>one</w:delText>
        </w:r>
        <w:r w:rsidR="005A1349" w:rsidRPr="00031204" w:rsidDel="002B4998">
          <w:delText xml:space="preserve"> PMS C</w:delText>
        </w:r>
      </w:del>
      <w:ins w:id="426" w:author="Michel Bulon" w:date="2013-06-12T21:56:00Z">
        <w:del w:id="427" w:author="Arnold Sandjaja" w:date="2013-06-30T09:03:00Z">
          <w:r w:rsidR="00502593" w:rsidDel="002B4998">
            <w:delText xml:space="preserve">spot colour </w:delText>
          </w:r>
          <w:r w:rsidR="00502593" w:rsidRPr="00CC78C7" w:rsidDel="002B4998">
            <w:delText>(PMS 7549 C</w:delText>
          </w:r>
          <w:r w:rsidR="00502593" w:rsidDel="002B4998">
            <w:delText>)</w:delText>
          </w:r>
        </w:del>
      </w:ins>
      <w:del w:id="428" w:author="Arnold Sandjaja" w:date="2013-06-30T09:03:00Z">
        <w:r w:rsidRPr="00031204" w:rsidDel="002B4998">
          <w:delText xml:space="preserve">, </w:delText>
        </w:r>
      </w:del>
      <w:r w:rsidRPr="00031204">
        <w:t xml:space="preserve">spot </w:t>
      </w:r>
      <w:del w:id="429" w:author="Michel Bulon" w:date="2013-06-12T21:18:00Z">
        <w:r w:rsidRPr="00031204" w:rsidDel="00F84A43">
          <w:delText>varnish</w:delText>
        </w:r>
      </w:del>
      <w:ins w:id="430" w:author="Michel Bulon" w:date="2013-06-12T21:18:00Z">
        <w:r w:rsidR="00F84A43">
          <w:t>dieline</w:t>
        </w:r>
      </w:ins>
    </w:p>
    <w:p w14:paraId="44495A9B" w14:textId="77777777" w:rsidR="00680C6D" w:rsidDel="00246B97" w:rsidRDefault="00680C6D" w:rsidP="00F84A43">
      <w:pPr>
        <w:ind w:left="3686" w:hanging="3686"/>
        <w:rPr>
          <w:ins w:id="431" w:author="Michel Bulon" w:date="2013-06-12T21:46:00Z"/>
          <w:del w:id="432" w:author="Arnold Sandjaja" w:date="2013-06-14T19:28:00Z"/>
        </w:rPr>
      </w:pPr>
      <w:ins w:id="433" w:author="Michel Bulon" w:date="2013-06-12T21:40:00Z">
        <w:del w:id="434" w:author="Arnold Sandjaja" w:date="2013-06-14T19:28:00Z">
          <w:r w:rsidRPr="00031204" w:rsidDel="00246B97">
            <w:delText>Colours</w:delText>
          </w:r>
          <w:r w:rsidDel="00246B97">
            <w:delText xml:space="preserve"> (Back cover)</w:delText>
          </w:r>
          <w:r w:rsidRPr="00031204" w:rsidDel="00246B97">
            <w:tab/>
          </w:r>
          <w:r w:rsidDel="00246B97">
            <w:delText xml:space="preserve">: CMYK and </w:delText>
          </w:r>
          <w:r w:rsidRPr="00031204" w:rsidDel="00246B97">
            <w:delText xml:space="preserve">spot </w:delText>
          </w:r>
          <w:r w:rsidDel="00246B97">
            <w:delText>dieline</w:delText>
          </w:r>
        </w:del>
      </w:ins>
      <w:ins w:id="435" w:author="Michel Bulon" w:date="2013-06-12T21:45:00Z">
        <w:del w:id="436" w:author="Arnold Sandjaja" w:date="2013-06-14T19:28:00Z">
          <w:r w:rsidDel="00246B97">
            <w:delText xml:space="preserve"> if you desire</w:delText>
          </w:r>
        </w:del>
      </w:ins>
    </w:p>
    <w:p w14:paraId="4D25C77F" w14:textId="77777777" w:rsidR="00680C6D" w:rsidRPr="00031204" w:rsidRDefault="00680C6D" w:rsidP="00F84A43">
      <w:pPr>
        <w:ind w:left="3686" w:hanging="3686"/>
      </w:pPr>
      <w:ins w:id="437" w:author="Michel Bulon" w:date="2013-06-12T21:46:00Z">
        <w:r>
          <w:t>Colours (</w:t>
        </w:r>
        <w:del w:id="438" w:author="Arnold Sandjaja" w:date="2013-06-29T14:08:00Z">
          <w:r w:rsidDel="00313121">
            <w:delText>Interior</w:delText>
          </w:r>
        </w:del>
      </w:ins>
      <w:ins w:id="439" w:author="Arnold Sandjaja" w:date="2013-06-29T14:08:00Z">
        <w:r w:rsidR="00313121">
          <w:t>inside pages</w:t>
        </w:r>
      </w:ins>
      <w:ins w:id="440" w:author="Michel Bulon" w:date="2013-06-12T21:46:00Z">
        <w:r>
          <w:t xml:space="preserve"> of magazine)</w:t>
        </w:r>
        <w:r w:rsidR="00552773">
          <w:tab/>
          <w:t xml:space="preserve">: 2 </w:t>
        </w:r>
        <w:del w:id="441" w:author="Arnold Sandjaja" w:date="2013-06-14T18:05:00Z">
          <w:r w:rsidR="00552773" w:rsidDel="00F229C2">
            <w:delText xml:space="preserve">spot </w:delText>
          </w:r>
        </w:del>
        <w:r w:rsidR="00552773">
          <w:t>colours</w:t>
        </w:r>
      </w:ins>
      <w:ins w:id="442" w:author="Michel Bulon" w:date="2013-06-12T21:47:00Z">
        <w:r w:rsidR="00552773">
          <w:t xml:space="preserve"> </w:t>
        </w:r>
        <w:r w:rsidR="00552773" w:rsidRPr="00CC78C7">
          <w:t>(PMS 7549 C and Black)</w:t>
        </w:r>
      </w:ins>
    </w:p>
    <w:p w14:paraId="3D632F26" w14:textId="77777777" w:rsidR="00746DA1" w:rsidRPr="00031204" w:rsidRDefault="00746DA1" w:rsidP="00A173EA">
      <w:pPr>
        <w:ind w:left="3686" w:hanging="3686"/>
      </w:pPr>
      <w:r w:rsidRPr="00031204">
        <w:t>Output ICC profile in PDF</w:t>
      </w:r>
      <w:r w:rsidRPr="00031204">
        <w:tab/>
        <w:t xml:space="preserve">: </w:t>
      </w:r>
      <w:r w:rsidR="00F17076" w:rsidRPr="00031204">
        <w:t>ISO</w:t>
      </w:r>
      <w:r w:rsidR="009F092F" w:rsidRPr="00031204">
        <w:t xml:space="preserve"> </w:t>
      </w:r>
      <w:r w:rsidR="00F17076" w:rsidRPr="00031204">
        <w:t>Web</w:t>
      </w:r>
      <w:r w:rsidR="009F092F" w:rsidRPr="00031204">
        <w:t xml:space="preserve"> </w:t>
      </w:r>
      <w:r w:rsidR="00F17076" w:rsidRPr="00031204">
        <w:t>coated</w:t>
      </w:r>
      <w:r w:rsidR="009F092F" w:rsidRPr="00031204">
        <w:t xml:space="preserve"> FOGRA28</w:t>
      </w:r>
      <w:r w:rsidR="00F17076" w:rsidRPr="00031204">
        <w:t xml:space="preserve"> </w:t>
      </w:r>
      <w:r w:rsidR="004738EF" w:rsidRPr="00031204">
        <w:t xml:space="preserve">/Total ink </w:t>
      </w:r>
      <w:del w:id="443" w:author="Arnold Sandjaja" w:date="2013-06-14T18:06:00Z">
        <w:r w:rsidR="003807A5" w:rsidRPr="00031204" w:rsidDel="00F229C2">
          <w:delText>3</w:delText>
        </w:r>
        <w:r w:rsidR="002A2EDA" w:rsidRPr="00031204" w:rsidDel="00F229C2">
          <w:delText>1</w:delText>
        </w:r>
        <w:r w:rsidR="004738EF" w:rsidRPr="00031204" w:rsidDel="00F229C2">
          <w:delText>0</w:delText>
        </w:r>
      </w:del>
      <w:ins w:id="444" w:author="Arnold Sandjaja" w:date="2013-06-14T18:06:00Z">
        <w:r w:rsidR="00F229C2" w:rsidRPr="00031204">
          <w:t>3</w:t>
        </w:r>
        <w:r w:rsidR="00F229C2">
          <w:t>0</w:t>
        </w:r>
        <w:r w:rsidR="00F229C2" w:rsidRPr="00031204">
          <w:t>0</w:t>
        </w:r>
      </w:ins>
      <w:r w:rsidR="004738EF" w:rsidRPr="00031204">
        <w:t>%</w:t>
      </w:r>
      <w:ins w:id="445" w:author="Arnold Sandjaja" w:date="2013-06-14T18:06:00Z">
        <w:r w:rsidR="00F229C2">
          <w:t xml:space="preserve"> (</w:t>
        </w:r>
      </w:ins>
      <w:ins w:id="446" w:author="Arnold Sandjaja" w:date="2013-06-14T18:07:00Z">
        <w:r w:rsidR="00F229C2">
          <w:t>front &amp; back Cover</w:t>
        </w:r>
      </w:ins>
      <w:ins w:id="447" w:author="Arnold Sandjaja" w:date="2013-06-14T18:06:00Z">
        <w:r w:rsidR="00F229C2">
          <w:t>)</w:t>
        </w:r>
      </w:ins>
      <w:ins w:id="448" w:author="Arnold Sandjaja" w:date="2013-06-14T18:07:00Z">
        <w:r w:rsidR="00F229C2">
          <w:t xml:space="preserve"> </w:t>
        </w:r>
      </w:ins>
      <w:ins w:id="449" w:author="Arnold Sandjaja" w:date="2013-06-14T18:08:00Z">
        <w:r w:rsidR="00F229C2">
          <w:t>20</w:t>
        </w:r>
      </w:ins>
      <w:ins w:id="450" w:author="Arnold Sandjaja" w:date="2013-06-14T18:07:00Z">
        <w:r w:rsidR="00F229C2">
          <w:t>0% (</w:t>
        </w:r>
      </w:ins>
      <w:ins w:id="451" w:author="Arnold Sandjaja" w:date="2013-06-29T14:09:00Z">
        <w:r w:rsidR="00313121">
          <w:t>inside pages</w:t>
        </w:r>
      </w:ins>
      <w:ins w:id="452" w:author="Arnold Sandjaja" w:date="2013-06-14T18:07:00Z">
        <w:r w:rsidR="00F229C2">
          <w:t xml:space="preserve"> of magazine)</w:t>
        </w:r>
      </w:ins>
    </w:p>
    <w:p w14:paraId="2114A0BE" w14:textId="77777777" w:rsidR="002A2EDA" w:rsidRPr="00031204" w:rsidRDefault="002A2EDA" w:rsidP="00A173EA">
      <w:pPr>
        <w:ind w:left="3686" w:hanging="3686"/>
      </w:pPr>
      <w:r w:rsidRPr="00031204">
        <w:t>Printing system</w:t>
      </w:r>
      <w:r w:rsidRPr="00031204">
        <w:tab/>
        <w:t>: Heatset web offset</w:t>
      </w:r>
    </w:p>
    <w:p w14:paraId="2F676DFE" w14:textId="77777777" w:rsidR="00405E48" w:rsidRPr="00031204" w:rsidRDefault="00405E48" w:rsidP="00A173EA">
      <w:pPr>
        <w:ind w:left="3686" w:hanging="3686"/>
      </w:pPr>
      <w:del w:id="453" w:author="Michel Bulon" w:date="2013-06-12T21:18:00Z">
        <w:r w:rsidRPr="00031204" w:rsidDel="00F84A43">
          <w:delText>Varnish</w:delText>
        </w:r>
      </w:del>
      <w:ins w:id="454" w:author="Michel Bulon" w:date="2013-06-12T21:18:00Z">
        <w:r w:rsidR="00F84A43">
          <w:t>Dieline</w:t>
        </w:r>
      </w:ins>
      <w:r w:rsidR="00A173EA" w:rsidRPr="00031204">
        <w:tab/>
      </w:r>
      <w:r w:rsidRPr="00031204">
        <w:t>: Must be named “</w:t>
      </w:r>
      <w:del w:id="455" w:author="Michel Bulon" w:date="2013-06-12T21:18:00Z">
        <w:r w:rsidRPr="00031204" w:rsidDel="00F84A43">
          <w:delText>Varnish</w:delText>
        </w:r>
      </w:del>
      <w:ins w:id="456" w:author="Michel Bulon" w:date="2013-06-12T21:18:00Z">
        <w:r w:rsidR="00F84A43">
          <w:t>Dieline</w:t>
        </w:r>
      </w:ins>
      <w:r w:rsidRPr="00031204">
        <w:t xml:space="preserve">”, must be created as a spot colour </w:t>
      </w:r>
      <w:del w:id="457" w:author="Arnold Sandjaja" w:date="2013-06-14T18:09:00Z">
        <w:r w:rsidRPr="00031204" w:rsidDel="00416CD3">
          <w:delText>and it must be 100% black</w:delText>
        </w:r>
        <w:r w:rsidR="00352CFB" w:rsidRPr="00031204" w:rsidDel="00416CD3">
          <w:delText xml:space="preserve"> </w:delText>
        </w:r>
      </w:del>
      <w:r w:rsidR="00352CFB" w:rsidRPr="00031204">
        <w:t xml:space="preserve">and must </w:t>
      </w:r>
      <w:del w:id="458" w:author="Arnold Sandjaja" w:date="2013-06-30T09:15:00Z">
        <w:r w:rsidR="00352CFB" w:rsidRPr="00031204" w:rsidDel="00F163E3">
          <w:delText xml:space="preserve">be </w:delText>
        </w:r>
      </w:del>
      <w:r w:rsidR="00352CFB" w:rsidRPr="00031204">
        <w:t>overprint</w:t>
      </w:r>
    </w:p>
    <w:p w14:paraId="2DF3825D" w14:textId="77777777" w:rsidR="00405E48" w:rsidRPr="00031204" w:rsidRDefault="00A173EA" w:rsidP="00A173EA">
      <w:pPr>
        <w:ind w:left="3686" w:hanging="3686"/>
      </w:pPr>
      <w:r w:rsidRPr="00031204">
        <w:t>Greyscale and colour images resolution</w:t>
      </w:r>
      <w:r w:rsidRPr="00031204">
        <w:tab/>
      </w:r>
      <w:r w:rsidR="00405E48" w:rsidRPr="00031204">
        <w:t xml:space="preserve">: </w:t>
      </w:r>
      <w:del w:id="459" w:author="Arnold Sandjaja" w:date="2013-06-30T09:15:00Z">
        <w:r w:rsidR="00405E48" w:rsidRPr="00031204" w:rsidDel="000D5D66">
          <w:delText xml:space="preserve">from </w:delText>
        </w:r>
      </w:del>
      <w:r w:rsidR="00405E48" w:rsidRPr="00031204">
        <w:t xml:space="preserve">262 to 350 PPI </w:t>
      </w:r>
      <w:del w:id="460" w:author="Arnold Sandjaja" w:date="2013-06-30T09:15:00Z">
        <w:r w:rsidR="00405E48" w:rsidRPr="00031204" w:rsidDel="000D5D66">
          <w:delText xml:space="preserve">in </w:delText>
        </w:r>
      </w:del>
      <w:ins w:id="461" w:author="Arnold Sandjaja" w:date="2013-06-30T09:15:00Z">
        <w:r w:rsidR="000D5D66">
          <w:t>at</w:t>
        </w:r>
        <w:r w:rsidR="000D5D66" w:rsidRPr="00031204">
          <w:t xml:space="preserve"> </w:t>
        </w:r>
      </w:ins>
      <w:r w:rsidR="00405E48" w:rsidRPr="00031204">
        <w:t xml:space="preserve">100% in InDesign </w:t>
      </w:r>
    </w:p>
    <w:p w14:paraId="71DD027F" w14:textId="77777777" w:rsidR="00405E48" w:rsidRPr="00031204" w:rsidRDefault="00405E48" w:rsidP="00A173EA">
      <w:pPr>
        <w:ind w:left="3686" w:hanging="3686"/>
      </w:pPr>
      <w:r w:rsidRPr="00031204">
        <w:t>Bitmap images resolution</w:t>
      </w:r>
      <w:r w:rsidR="00746DA1" w:rsidRPr="00031204">
        <w:tab/>
      </w:r>
      <w:r w:rsidRPr="00031204">
        <w:t xml:space="preserve">: </w:t>
      </w:r>
      <w:del w:id="462" w:author="Arnold Sandjaja" w:date="2013-06-30T09:15:00Z">
        <w:r w:rsidRPr="00031204" w:rsidDel="000D5D66">
          <w:delText xml:space="preserve">from </w:delText>
        </w:r>
      </w:del>
      <w:r w:rsidRPr="00031204">
        <w:t>800 to 1200 PPI</w:t>
      </w:r>
      <w:ins w:id="463" w:author="Arnold Sandjaja" w:date="2013-06-30T09:15:00Z">
        <w:r w:rsidR="00871EF5">
          <w:t xml:space="preserve"> at</w:t>
        </w:r>
        <w:r w:rsidR="00871EF5" w:rsidRPr="00031204">
          <w:t xml:space="preserve"> 100% in InDesign</w:t>
        </w:r>
      </w:ins>
    </w:p>
    <w:p w14:paraId="46B5C4BD" w14:textId="77777777" w:rsidR="00405E48" w:rsidRPr="00031204" w:rsidDel="000E47F2" w:rsidRDefault="00405E48" w:rsidP="00A173EA">
      <w:pPr>
        <w:ind w:left="3686" w:hanging="3686"/>
        <w:rPr>
          <w:del w:id="464" w:author="Arnold Sandjaja" w:date="2013-06-30T09:18:00Z"/>
        </w:rPr>
      </w:pPr>
      <w:del w:id="465" w:author="Arnold Sandjaja" w:date="2013-06-30T09:18:00Z">
        <w:r w:rsidRPr="00031204" w:rsidDel="000E47F2">
          <w:delText>ICC Profiles for images</w:delText>
        </w:r>
        <w:r w:rsidR="00746DA1" w:rsidRPr="00031204" w:rsidDel="000E47F2">
          <w:tab/>
        </w:r>
        <w:r w:rsidRPr="00031204" w:rsidDel="000E47F2">
          <w:delText>: CMYK: ISO Coated v2; Greyscale : Dot Gain 15%</w:delText>
        </w:r>
      </w:del>
    </w:p>
    <w:p w14:paraId="46495137" w14:textId="77777777" w:rsidR="006C6CA9" w:rsidRPr="00031204" w:rsidDel="00095082" w:rsidRDefault="006C6CA9" w:rsidP="00A173EA">
      <w:pPr>
        <w:pStyle w:val="TOC1"/>
        <w:tabs>
          <w:tab w:val="left" w:pos="1134"/>
          <w:tab w:val="left" w:pos="3686"/>
        </w:tabs>
        <w:ind w:left="3686" w:hanging="3686"/>
        <w:rPr>
          <w:del w:id="466" w:author="Arnold Sandjaja" w:date="2013-06-30T09:11:00Z"/>
        </w:rPr>
      </w:pPr>
      <w:del w:id="467" w:author="Arnold Sandjaja" w:date="2013-06-30T09:11:00Z">
        <w:r w:rsidRPr="00031204" w:rsidDel="00095082">
          <w:delText>Trapping</w:delText>
        </w:r>
        <w:r w:rsidRPr="00031204" w:rsidDel="00095082">
          <w:tab/>
        </w:r>
        <w:r w:rsidRPr="00031204" w:rsidDel="00095082">
          <w:tab/>
          <w:delText>: 0.3 pts</w:delText>
        </w:r>
      </w:del>
    </w:p>
    <w:p w14:paraId="05BD7A8F" w14:textId="77777777" w:rsidR="000813F4" w:rsidRDefault="000813F4" w:rsidP="00A173EA">
      <w:pPr>
        <w:ind w:left="3686" w:hanging="3686"/>
        <w:rPr>
          <w:ins w:id="468" w:author="Arnold Sandjaja" w:date="2013-06-29T12:21:00Z"/>
        </w:rPr>
      </w:pPr>
    </w:p>
    <w:p w14:paraId="51136FAE" w14:textId="77777777" w:rsidR="000813F4" w:rsidRPr="00031204" w:rsidRDefault="000813F4" w:rsidP="00A173EA">
      <w:pPr>
        <w:ind w:left="3686" w:hanging="3686"/>
      </w:pPr>
    </w:p>
    <w:p w14:paraId="71B034BC" w14:textId="77777777" w:rsidR="00405E48" w:rsidRPr="00031204" w:rsidRDefault="00405E48"/>
    <w:p w14:paraId="0FE3F7ED" w14:textId="77777777" w:rsidR="000273A9" w:rsidRDefault="00405E48" w:rsidP="000273A9">
      <w:pPr>
        <w:pStyle w:val="Heading3AA"/>
        <w:rPr>
          <w:ins w:id="469" w:author="Arnold Sandjaja" w:date="2013-06-29T12:26:00Z"/>
        </w:rPr>
      </w:pPr>
      <w:r w:rsidRPr="00031204">
        <w:t>You must deliver</w:t>
      </w:r>
    </w:p>
    <w:p w14:paraId="37AAFAAB" w14:textId="77777777" w:rsidR="000273A9" w:rsidRPr="000273A9" w:rsidRDefault="000273A9">
      <w:pPr>
        <w:pPrChange w:id="470" w:author="Arnold Sandjaja" w:date="2013-06-29T12:26:00Z">
          <w:pPr>
            <w:pStyle w:val="Heading3AA"/>
          </w:pPr>
        </w:pPrChange>
      </w:pPr>
    </w:p>
    <w:p w14:paraId="355F351C" w14:textId="77777777" w:rsidR="00405E48" w:rsidRPr="00031204" w:rsidRDefault="00405E48">
      <w:r w:rsidRPr="00031204">
        <w:t xml:space="preserve">• 1 final folder for archiving named with your competitor number_module1 </w:t>
      </w:r>
    </w:p>
    <w:p w14:paraId="2085357C" w14:textId="77777777" w:rsidR="00405E48" w:rsidRPr="00031204" w:rsidRDefault="00405E48">
      <w:r w:rsidRPr="00031204">
        <w:t xml:space="preserve">(including native files, fonts, linked images, ICC profile and the press ready PDF/X1a file) </w:t>
      </w:r>
    </w:p>
    <w:p w14:paraId="3161A65F" w14:textId="77777777" w:rsidR="00405E48" w:rsidRDefault="00405E48">
      <w:pPr>
        <w:rPr>
          <w:ins w:id="471" w:author="Arnold Sandjaja" w:date="2013-06-29T12:26:00Z"/>
          <w:rFonts w:ascii="Arial Bold" w:hAnsi="Arial Bold"/>
        </w:rPr>
      </w:pPr>
      <w:r w:rsidRPr="00031204">
        <w:rPr>
          <w:rFonts w:ascii="Arial Bold" w:hAnsi="Arial Bold"/>
        </w:rPr>
        <w:t>only files from this folder will be marked</w:t>
      </w:r>
    </w:p>
    <w:p w14:paraId="0A385991" w14:textId="77777777" w:rsidR="000273A9" w:rsidRPr="00031204" w:rsidDel="00AD7B88" w:rsidRDefault="000273A9">
      <w:pPr>
        <w:rPr>
          <w:del w:id="472" w:author="Arnold Sandjaja" w:date="2013-06-29T14:02:00Z"/>
          <w:rFonts w:ascii="Arial Bold" w:hAnsi="Arial Bold"/>
        </w:rPr>
      </w:pPr>
    </w:p>
    <w:p w14:paraId="2ED0B4FE" w14:textId="77777777" w:rsidR="00405E48" w:rsidRPr="00031204" w:rsidRDefault="00405E48"/>
    <w:p w14:paraId="17BC3949" w14:textId="77777777" w:rsidR="004C55BE" w:rsidRPr="00031204" w:rsidRDefault="00405E48" w:rsidP="004C55BE">
      <w:r w:rsidRPr="00031204">
        <w:t xml:space="preserve">• </w:t>
      </w:r>
      <w:ins w:id="473" w:author="Arnold Sandjaja" w:date="2013-06-29T14:01:00Z">
        <w:r w:rsidR="004C2398">
          <w:t>2</w:t>
        </w:r>
      </w:ins>
      <w:del w:id="474" w:author="Arnold Sandjaja" w:date="2013-06-29T14:01:00Z">
        <w:r w:rsidRPr="00031204" w:rsidDel="004C2398">
          <w:delText xml:space="preserve">1 </w:delText>
        </w:r>
      </w:del>
      <w:ins w:id="475" w:author="Arnold Sandjaja" w:date="2013-06-29T13:59:00Z">
        <w:r w:rsidR="0025428F">
          <w:t xml:space="preserve"> </w:t>
        </w:r>
      </w:ins>
      <w:r w:rsidRPr="00031204">
        <w:t>final press ready PDF/X1a file</w:t>
      </w:r>
      <w:ins w:id="476" w:author="Arnold Sandjaja" w:date="2013-06-29T14:01:00Z">
        <w:r w:rsidR="004C2398">
          <w:t>s</w:t>
        </w:r>
      </w:ins>
      <w:r w:rsidRPr="00031204">
        <w:t xml:space="preserve"> </w:t>
      </w:r>
      <w:ins w:id="477" w:author="Arnold Sandjaja" w:date="2013-06-29T14:01:00Z">
        <w:r w:rsidR="004C2398">
          <w:t xml:space="preserve">(1 PDF for cover, spine and back cover; and 1 PDF for inside pages, </w:t>
        </w:r>
      </w:ins>
      <w:del w:id="478" w:author="Arnold Sandjaja" w:date="2013-06-29T14:01:00Z">
        <w:r w:rsidRPr="00031204" w:rsidDel="004C2398">
          <w:delText>(</w:delText>
        </w:r>
      </w:del>
      <w:r w:rsidRPr="00031204">
        <w:t>including: bleed, crop marks, registration marks, fold marks — placed outside the bleed area, colour bars for CMYK</w:t>
      </w:r>
      <w:del w:id="479" w:author="Arnold Sandjaja" w:date="2013-06-30T09:19:00Z">
        <w:r w:rsidR="004C55BE" w:rsidRPr="00031204" w:rsidDel="00534E11">
          <w:delText>,</w:delText>
        </w:r>
        <w:r w:rsidRPr="00031204" w:rsidDel="00534E11">
          <w:delText xml:space="preserve"> </w:delText>
        </w:r>
        <w:r w:rsidR="0051350D" w:rsidRPr="00031204" w:rsidDel="00534E11">
          <w:delText>colo</w:delText>
        </w:r>
      </w:del>
      <w:ins w:id="480" w:author="Michel Bulon" w:date="2013-05-20T20:29:00Z">
        <w:del w:id="481" w:author="Arnold Sandjaja" w:date="2013-06-30T09:19:00Z">
          <w:r w:rsidR="00B03644" w:rsidDel="00534E11">
            <w:delText>u</w:delText>
          </w:r>
        </w:del>
      </w:ins>
      <w:del w:id="482" w:author="Arnold Sandjaja" w:date="2013-06-30T09:19:00Z">
        <w:r w:rsidR="0051350D" w:rsidRPr="00031204" w:rsidDel="00534E11">
          <w:delText>r bar PMS C</w:delText>
        </w:r>
      </w:del>
      <w:del w:id="483" w:author="Arnold Sandjaja" w:date="2013-06-14T19:08:00Z">
        <w:r w:rsidR="0051350D" w:rsidRPr="00031204" w:rsidDel="00D04581">
          <w:delText xml:space="preserve"> </w:delText>
        </w:r>
        <w:r w:rsidRPr="00031204" w:rsidDel="00D04581">
          <w:delText>+</w:delText>
        </w:r>
      </w:del>
      <w:ins w:id="484" w:author="Arnold Sandjaja" w:date="2013-06-14T19:08:00Z">
        <w:r w:rsidR="00D04581">
          <w:t>,</w:t>
        </w:r>
      </w:ins>
      <w:ins w:id="485" w:author="Arnold Sandjaja" w:date="2013-06-30T09:21:00Z">
        <w:r w:rsidR="00011022" w:rsidRPr="00011022">
          <w:t xml:space="preserve"> </w:t>
        </w:r>
        <w:r w:rsidR="00011022" w:rsidRPr="00031204">
          <w:t>colo</w:t>
        </w:r>
        <w:r w:rsidR="00011022">
          <w:t>u</w:t>
        </w:r>
        <w:r w:rsidR="00011022" w:rsidRPr="00031204">
          <w:t>r bar PMS C</w:t>
        </w:r>
        <w:r w:rsidR="00011022">
          <w:t>,</w:t>
        </w:r>
      </w:ins>
      <w:ins w:id="486" w:author="Arnold Sandjaja" w:date="2013-06-14T19:07:00Z">
        <w:r w:rsidR="00D037DF">
          <w:t xml:space="preserve"> </w:t>
        </w:r>
      </w:ins>
      <w:del w:id="487" w:author="Arnold Sandjaja" w:date="2013-06-30T09:20:00Z">
        <w:r w:rsidRPr="00031204" w:rsidDel="00011022">
          <w:delText xml:space="preserve"> </w:delText>
        </w:r>
      </w:del>
      <w:del w:id="488" w:author="Michel Bulon" w:date="2013-06-12T21:18:00Z">
        <w:r w:rsidRPr="00031204" w:rsidDel="00F84A43">
          <w:delText>varnish</w:delText>
        </w:r>
      </w:del>
      <w:ins w:id="489" w:author="Michel Bulon" w:date="2013-06-12T21:18:00Z">
        <w:r w:rsidR="00F84A43">
          <w:t>dieline</w:t>
        </w:r>
      </w:ins>
      <w:r w:rsidRPr="00031204">
        <w:t xml:space="preserve"> </w:t>
      </w:r>
      <w:del w:id="490" w:author="Arnold Sandjaja" w:date="2013-06-14T18:11:00Z">
        <w:r w:rsidRPr="00031204" w:rsidDel="00A91A88">
          <w:delText>at 100% black</w:delText>
        </w:r>
        <w:r w:rsidR="009B7C8F" w:rsidRPr="00031204" w:rsidDel="00A91A88">
          <w:delText xml:space="preserve"> </w:delText>
        </w:r>
      </w:del>
      <w:r w:rsidR="004C55BE" w:rsidRPr="00031204">
        <w:t>on a separate plate in the PDF, to be evaluated in the PDF file)</w:t>
      </w:r>
    </w:p>
    <w:p w14:paraId="2AEE6429" w14:textId="77777777" w:rsidR="00405E48" w:rsidRPr="00031204" w:rsidDel="00AE3273" w:rsidRDefault="00405E48">
      <w:pPr>
        <w:rPr>
          <w:del w:id="491" w:author="Arnold Sandjaja" w:date="2013-06-20T07:05:00Z"/>
        </w:rPr>
      </w:pPr>
    </w:p>
    <w:p w14:paraId="16854D0B" w14:textId="77777777" w:rsidR="00405E48" w:rsidRPr="00031204" w:rsidDel="00AE3273" w:rsidRDefault="00405E48">
      <w:pPr>
        <w:rPr>
          <w:del w:id="492" w:author="Arnold Sandjaja" w:date="2013-06-20T07:05:00Z"/>
        </w:rPr>
      </w:pPr>
      <w:del w:id="493" w:author="Arnold Sandjaja" w:date="2013-06-20T07:05:00Z">
        <w:r w:rsidRPr="00031204" w:rsidDel="00AE3273">
          <w:delText>• 1 final printout of: the front cover, spine and back cover (printed as spreads), trimmed and mounted on a board for presentati</w:delText>
        </w:r>
        <w:bookmarkStart w:id="494" w:name="GoBack"/>
        <w:bookmarkEnd w:id="494"/>
        <w:r w:rsidRPr="00031204" w:rsidDel="00AE3273">
          <w:delText xml:space="preserve">on. </w:delText>
        </w:r>
      </w:del>
      <w:del w:id="495" w:author="Arnold Sandjaja" w:date="2013-06-14T18:11:00Z">
        <w:r w:rsidRPr="00031204" w:rsidDel="00A91A88">
          <w:delText>The varnish</w:delText>
        </w:r>
      </w:del>
      <w:ins w:id="496" w:author="Michel Bulon" w:date="2013-06-12T21:18:00Z">
        <w:del w:id="497" w:author="Arnold Sandjaja" w:date="2013-06-14T18:11:00Z">
          <w:r w:rsidR="00F84A43" w:rsidDel="00A91A88">
            <w:delText>dieline</w:delText>
          </w:r>
        </w:del>
      </w:ins>
      <w:del w:id="498" w:author="Arnold Sandjaja" w:date="2013-06-14T18:11:00Z">
        <w:r w:rsidRPr="00031204" w:rsidDel="00A91A88">
          <w:delText xml:space="preserve"> must be printed on top of the design at 20% transparency.</w:delText>
        </w:r>
      </w:del>
    </w:p>
    <w:p w14:paraId="12E951CD" w14:textId="77777777" w:rsidR="00405E48" w:rsidRPr="00031204" w:rsidRDefault="00405E48"/>
    <w:p w14:paraId="1BF3DECC" w14:textId="7222DA7D" w:rsidR="00405E48" w:rsidRPr="00031204" w:rsidRDefault="00405E48">
      <w:r w:rsidRPr="00031204">
        <w:t>• 1 final printout</w:t>
      </w:r>
      <w:ins w:id="499" w:author="Arnold Sandjaja" w:date="2013-06-14T18:15:00Z">
        <w:r w:rsidR="00A91A88">
          <w:t xml:space="preserve"> untrimmed</w:t>
        </w:r>
      </w:ins>
      <w:r w:rsidRPr="00031204">
        <w:t xml:space="preserve"> </w:t>
      </w:r>
      <w:ins w:id="500" w:author="Arnold Sandjaja" w:date="2013-06-30T09:49:00Z">
        <w:r w:rsidR="00401DE1">
          <w:t xml:space="preserve">and mounted on cardboard </w:t>
        </w:r>
      </w:ins>
      <w:del w:id="501" w:author="Arnold Sandjaja" w:date="2013-06-30T09:50:00Z">
        <w:r w:rsidRPr="00031204" w:rsidDel="00401DE1">
          <w:delText>of</w:delText>
        </w:r>
      </w:del>
      <w:r w:rsidRPr="00031204">
        <w:t xml:space="preserve">: the front cover, spine and back cover </w:t>
      </w:r>
      <w:del w:id="502" w:author="Arnold Sandjaja" w:date="2013-06-30T09:57:00Z">
        <w:r w:rsidRPr="00031204" w:rsidDel="00BA53BA">
          <w:delText>with</w:delText>
        </w:r>
      </w:del>
      <w:del w:id="503" w:author="Arnold Sandjaja" w:date="2013-06-14T18:15:00Z">
        <w:r w:rsidRPr="00031204" w:rsidDel="00A91A88">
          <w:delText>out</w:delText>
        </w:r>
      </w:del>
      <w:ins w:id="504" w:author="Arnold Sandjaja" w:date="2013-06-30T09:57:00Z">
        <w:r w:rsidR="00BA53BA">
          <w:t>with</w:t>
        </w:r>
      </w:ins>
      <w:r w:rsidRPr="00031204">
        <w:t xml:space="preserve"> the </w:t>
      </w:r>
      <w:del w:id="505" w:author="Michel Bulon" w:date="2013-06-12T21:18:00Z">
        <w:r w:rsidRPr="00031204" w:rsidDel="00F84A43">
          <w:delText>varnish</w:delText>
        </w:r>
      </w:del>
      <w:ins w:id="506" w:author="Michel Bulon" w:date="2013-06-12T21:18:00Z">
        <w:r w:rsidR="00F84A43">
          <w:t>die</w:t>
        </w:r>
      </w:ins>
      <w:ins w:id="507" w:author="Arnold Sandjaja" w:date="2013-06-30T09:54:00Z">
        <w:r w:rsidR="00A20BC6">
          <w:t>-</w:t>
        </w:r>
      </w:ins>
      <w:ins w:id="508" w:author="Michel Bulon" w:date="2013-06-12T21:18:00Z">
        <w:r w:rsidR="00F84A43">
          <w:t>line</w:t>
        </w:r>
      </w:ins>
      <w:r w:rsidRPr="00031204">
        <w:t xml:space="preserve"> (printed as spreads). (including: bleed, crop marks, registration marks, fold marks — placed outside the bleed area, </w:t>
      </w:r>
      <w:r w:rsidR="009B7C8F" w:rsidRPr="00031204">
        <w:t>colour bars CMYK</w:t>
      </w:r>
      <w:del w:id="509" w:author="Arnold Sandjaja" w:date="2013-06-30T09:21:00Z">
        <w:r w:rsidR="009B7C8F" w:rsidRPr="00031204" w:rsidDel="00011022">
          <w:delText>, colo</w:delText>
        </w:r>
      </w:del>
      <w:ins w:id="510" w:author="Michel Bulon" w:date="2013-05-20T21:04:00Z">
        <w:del w:id="511" w:author="Arnold Sandjaja" w:date="2013-06-30T09:21:00Z">
          <w:r w:rsidR="008E06C3" w:rsidDel="00011022">
            <w:delText>u</w:delText>
          </w:r>
        </w:del>
      </w:ins>
      <w:del w:id="512" w:author="Arnold Sandjaja" w:date="2013-06-30T09:21:00Z">
        <w:r w:rsidR="009B7C8F" w:rsidRPr="00031204" w:rsidDel="00011022">
          <w:delText>r bar PMS C</w:delText>
        </w:r>
      </w:del>
      <w:r w:rsidRPr="00031204">
        <w:t>)</w:t>
      </w:r>
    </w:p>
    <w:p w14:paraId="75B6E9DC" w14:textId="77777777" w:rsidR="00405E48" w:rsidRPr="00031204" w:rsidRDefault="00405E48"/>
    <w:p w14:paraId="05368E24" w14:textId="20DB357A" w:rsidR="00405E48" w:rsidRPr="00031204" w:rsidRDefault="00405E48">
      <w:r w:rsidRPr="00031204">
        <w:t xml:space="preserve">• 1 final printout of: the </w:t>
      </w:r>
      <w:del w:id="513" w:author="Michel Bulon" w:date="2013-06-12T21:18:00Z">
        <w:r w:rsidRPr="00031204" w:rsidDel="00F84A43">
          <w:delText>varnish</w:delText>
        </w:r>
      </w:del>
      <w:ins w:id="514" w:author="Michel Bulon" w:date="2013-06-12T21:18:00Z">
        <w:r w:rsidR="00F84A43">
          <w:t>die</w:t>
        </w:r>
      </w:ins>
      <w:ins w:id="515" w:author="Arnold Sandjaja" w:date="2013-06-30T09:54:00Z">
        <w:r w:rsidR="00A20BC6">
          <w:t>-</w:t>
        </w:r>
      </w:ins>
      <w:ins w:id="516" w:author="Michel Bulon" w:date="2013-06-12T21:18:00Z">
        <w:r w:rsidR="00F84A43">
          <w:t>line</w:t>
        </w:r>
      </w:ins>
      <w:r w:rsidRPr="00031204">
        <w:t xml:space="preserve"> </w:t>
      </w:r>
      <w:del w:id="517" w:author="Arnold Sandjaja" w:date="2013-06-14T18:12:00Z">
        <w:r w:rsidRPr="00031204" w:rsidDel="00A91A88">
          <w:delText xml:space="preserve">at 100% black </w:delText>
        </w:r>
      </w:del>
      <w:r w:rsidRPr="00031204">
        <w:t>(printed as spreads). (including:</w:t>
      </w:r>
      <w:del w:id="518" w:author="Arnold Sandjaja" w:date="2013-06-30T09:23:00Z">
        <w:r w:rsidRPr="00031204" w:rsidDel="00CB541E">
          <w:delText xml:space="preserve"> bleed</w:delText>
        </w:r>
      </w:del>
      <w:r w:rsidRPr="00031204">
        <w:t>, crop marks, registration marks, fold marks — placed outside the bleed area</w:t>
      </w:r>
      <w:del w:id="519" w:author="Arnold Sandjaja" w:date="2013-06-30T09:23:00Z">
        <w:r w:rsidRPr="00031204" w:rsidDel="00CB541E">
          <w:delText>, colour bars</w:delText>
        </w:r>
        <w:r w:rsidR="0069109A" w:rsidRPr="00031204" w:rsidDel="00CB541E">
          <w:delText xml:space="preserve"> Varnish</w:delText>
        </w:r>
      </w:del>
      <w:ins w:id="520" w:author="Michel Bulon" w:date="2013-06-12T21:18:00Z">
        <w:del w:id="521" w:author="Arnold Sandjaja" w:date="2013-06-14T18:16:00Z">
          <w:r w:rsidR="00F84A43" w:rsidDel="00A91A88">
            <w:delText>D</w:delText>
          </w:r>
        </w:del>
        <w:del w:id="522" w:author="Arnold Sandjaja" w:date="2013-06-30T09:23:00Z">
          <w:r w:rsidR="00F84A43" w:rsidDel="00CB541E">
            <w:delText>ieline</w:delText>
          </w:r>
        </w:del>
      </w:ins>
      <w:r w:rsidRPr="00031204">
        <w:t>)</w:t>
      </w:r>
    </w:p>
    <w:p w14:paraId="18F7C03D" w14:textId="77777777" w:rsidR="00405E48" w:rsidRPr="00031204" w:rsidRDefault="00405E48">
      <w:pPr>
        <w:pStyle w:val="Default"/>
        <w:rPr>
          <w:rFonts w:ascii="Arial Bold" w:hAnsi="Arial Bold"/>
          <w:lang w:val="en-GB"/>
        </w:rPr>
      </w:pPr>
    </w:p>
    <w:p w14:paraId="7396B0BC" w14:textId="77777777" w:rsidR="00967DC3" w:rsidRDefault="00405E48">
      <w:pPr>
        <w:rPr>
          <w:ins w:id="523" w:author="Arnold Sandjaja" w:date="2013-06-30T09:27:00Z"/>
        </w:rPr>
      </w:pPr>
      <w:r w:rsidRPr="00031204">
        <w:lastRenderedPageBreak/>
        <w:t>• 1 final dummy/booklet</w:t>
      </w:r>
      <w:ins w:id="524" w:author="Arnold Sandjaja" w:date="2013-06-30T09:24:00Z">
        <w:r w:rsidR="00967DC3">
          <w:t xml:space="preserve"> trimmed to final size</w:t>
        </w:r>
      </w:ins>
      <w:r w:rsidRPr="00031204">
        <w:t xml:space="preserve"> including: </w:t>
      </w:r>
    </w:p>
    <w:p w14:paraId="77070E8F" w14:textId="77777777" w:rsidR="004C5D5E" w:rsidRDefault="00405E48">
      <w:pPr>
        <w:pStyle w:val="ListParagraph"/>
        <w:numPr>
          <w:ilvl w:val="0"/>
          <w:numId w:val="12"/>
        </w:numPr>
        <w:rPr>
          <w:ins w:id="525" w:author="Arnold Sandjaja" w:date="2013-06-30T09:28:00Z"/>
          <w:rFonts w:cs="Arial"/>
        </w:rPr>
        <w:pPrChange w:id="526" w:author="Arnold Sandjaja" w:date="2013-06-30T09:28:00Z">
          <w:pPr/>
        </w:pPrChange>
      </w:pPr>
      <w:r w:rsidRPr="004C5D5E">
        <w:rPr>
          <w:rFonts w:ascii="Arial" w:hAnsi="Arial" w:cs="Arial"/>
          <w:rPrChange w:id="527" w:author="Arnold Sandjaja" w:date="2013-06-30T09:28:00Z">
            <w:rPr/>
          </w:rPrChange>
        </w:rPr>
        <w:t>the front cover, spine, back cover printed as spreads</w:t>
      </w:r>
    </w:p>
    <w:p w14:paraId="64C6844D" w14:textId="77777777" w:rsidR="004C5D5E" w:rsidRDefault="004C5D5E">
      <w:pPr>
        <w:pStyle w:val="ListParagraph"/>
        <w:numPr>
          <w:ilvl w:val="0"/>
          <w:numId w:val="12"/>
        </w:numPr>
        <w:rPr>
          <w:ins w:id="528" w:author="Arnold Sandjaja" w:date="2013-06-30T09:28:00Z"/>
          <w:rFonts w:cs="Arial"/>
        </w:rPr>
        <w:pPrChange w:id="529" w:author="Arnold Sandjaja" w:date="2013-06-30T09:28:00Z">
          <w:pPr/>
        </w:pPrChange>
      </w:pPr>
      <w:ins w:id="530" w:author="Arnold Sandjaja" w:date="2013-06-30T09:28:00Z">
        <w:r w:rsidRPr="0096745B">
          <w:rPr>
            <w:rFonts w:ascii="Arial" w:hAnsi="Arial" w:cs="Arial"/>
          </w:rPr>
          <w:t xml:space="preserve">1 page printed as a single page (page 3) </w:t>
        </w:r>
      </w:ins>
    </w:p>
    <w:p w14:paraId="1E1439B8" w14:textId="77777777" w:rsidR="006A0F82" w:rsidRDefault="004C5D5E">
      <w:pPr>
        <w:pStyle w:val="ListParagraph"/>
        <w:numPr>
          <w:ilvl w:val="0"/>
          <w:numId w:val="12"/>
        </w:numPr>
        <w:rPr>
          <w:ins w:id="531" w:author="Arnold Sandjaja" w:date="2013-06-30T09:29:00Z"/>
          <w:rFonts w:ascii="Arial" w:hAnsi="Arial" w:cs="Arial"/>
        </w:rPr>
        <w:pPrChange w:id="532" w:author="Arnold Sandjaja" w:date="2013-06-30T09:28:00Z">
          <w:pPr>
            <w:pStyle w:val="Heading1AA"/>
          </w:pPr>
        </w:pPrChange>
      </w:pPr>
      <w:ins w:id="533" w:author="Arnold Sandjaja" w:date="2013-06-30T09:28:00Z">
        <w:r w:rsidRPr="00580CF8">
          <w:rPr>
            <w:rFonts w:ascii="Arial" w:hAnsi="Arial" w:cs="Arial"/>
          </w:rPr>
          <w:t>four pages printed as spreads (8-9 and 10-11)</w:t>
        </w:r>
      </w:ins>
    </w:p>
    <w:p w14:paraId="3DEBCE26" w14:textId="70E372C8" w:rsidR="00405E48" w:rsidRPr="006A0F82" w:rsidDel="004C5D5E" w:rsidRDefault="00405E48">
      <w:pPr>
        <w:rPr>
          <w:del w:id="534" w:author="Arnold Sandjaja" w:date="2013-06-30T09:28:00Z"/>
          <w:rFonts w:cs="Arial"/>
          <w:rPrChange w:id="535" w:author="Arnold Sandjaja" w:date="2013-06-30T09:29:00Z">
            <w:rPr>
              <w:del w:id="536" w:author="Arnold Sandjaja" w:date="2013-06-30T09:28:00Z"/>
            </w:rPr>
          </w:rPrChange>
        </w:rPr>
      </w:pPr>
      <w:del w:id="537" w:author="Arnold Sandjaja" w:date="2013-06-30T09:28:00Z">
        <w:r w:rsidRPr="00580CF8" w:rsidDel="004C5D5E">
          <w:rPr>
            <w:rFonts w:cs="Arial"/>
          </w:rPr>
          <w:delText xml:space="preserve"> and</w:delText>
        </w:r>
      </w:del>
      <w:del w:id="538" w:author="Arnold Sandjaja" w:date="2013-06-30T09:24:00Z">
        <w:r w:rsidRPr="00580CF8" w:rsidDel="00967DC3">
          <w:rPr>
            <w:rFonts w:cs="Arial"/>
          </w:rPr>
          <w:delText xml:space="preserve"> trimmed to final size</w:delText>
        </w:r>
      </w:del>
      <w:del w:id="539" w:author="Arnold Sandjaja" w:date="2013-06-14T18:17:00Z">
        <w:r w:rsidRPr="00580CF8" w:rsidDel="00FA7FB0">
          <w:rPr>
            <w:rFonts w:cs="Arial"/>
          </w:rPr>
          <w:delText>. The varnish</w:delText>
        </w:r>
      </w:del>
      <w:ins w:id="540" w:author="Michel Bulon" w:date="2013-06-12T21:18:00Z">
        <w:del w:id="541" w:author="Arnold Sandjaja" w:date="2013-06-14T18:17:00Z">
          <w:r w:rsidR="00F84A43" w:rsidRPr="00580CF8" w:rsidDel="00FA7FB0">
            <w:rPr>
              <w:rFonts w:cs="Arial"/>
            </w:rPr>
            <w:delText>dieline</w:delText>
          </w:r>
        </w:del>
      </w:ins>
      <w:del w:id="542" w:author="Arnold Sandjaja" w:date="2013-06-14T18:17:00Z">
        <w:r w:rsidRPr="00580CF8" w:rsidDel="00FA7FB0">
          <w:rPr>
            <w:rFonts w:cs="Arial"/>
          </w:rPr>
          <w:delText xml:space="preserve"> must be printed on top of the design at 20% transparency — </w:delText>
        </w:r>
      </w:del>
      <w:del w:id="543" w:author="Arnold Sandjaja" w:date="2013-06-30T09:28:00Z">
        <w:r w:rsidRPr="00B90C30" w:rsidDel="004C5D5E">
          <w:rPr>
            <w:rFonts w:cs="Arial"/>
          </w:rPr>
          <w:delText xml:space="preserve">and the four pages printed as </w:delText>
        </w:r>
        <w:r w:rsidRPr="00EA792C" w:rsidDel="004C5D5E">
          <w:rPr>
            <w:rFonts w:cs="Arial"/>
          </w:rPr>
          <w:delText>spreads, inserted into the cover</w:delText>
        </w:r>
      </w:del>
    </w:p>
    <w:p w14:paraId="1A5052A9" w14:textId="77777777" w:rsidR="00405E48" w:rsidRPr="00031204" w:rsidRDefault="00405E48">
      <w:pPr>
        <w:pPrChange w:id="544" w:author="Arnold Sandjaja" w:date="2013-06-30T09:29:00Z">
          <w:pPr>
            <w:pStyle w:val="Heading1AA"/>
          </w:pPr>
        </w:pPrChange>
      </w:pPr>
    </w:p>
    <w:p w14:paraId="167FE27B" w14:textId="77777777" w:rsidR="00405E48" w:rsidRPr="00031204" w:rsidRDefault="00405E48">
      <w:pPr>
        <w:pStyle w:val="Heading1AA"/>
      </w:pPr>
    </w:p>
    <w:p w14:paraId="43204E4B" w14:textId="77777777" w:rsidR="00405E48" w:rsidRPr="00031204" w:rsidRDefault="00405E48">
      <w:pPr>
        <w:pStyle w:val="Heading1AA"/>
      </w:pPr>
      <w:r w:rsidRPr="00031204">
        <w:t>Instructions to the competitor</w:t>
      </w:r>
    </w:p>
    <w:p w14:paraId="49686345" w14:textId="77777777" w:rsidR="00575FF6" w:rsidRPr="00750A78" w:rsidRDefault="00575FF6" w:rsidP="00575FF6">
      <w:pPr>
        <w:widowControl w:val="0"/>
        <w:autoSpaceDE w:val="0"/>
        <w:autoSpaceDN w:val="0"/>
        <w:adjustRightInd w:val="0"/>
        <w:jc w:val="both"/>
        <w:rPr>
          <w:ins w:id="545" w:author="Arnold Sandjaja" w:date="2013-05-17T16:08:00Z"/>
          <w:color w:val="0000FF"/>
        </w:rPr>
      </w:pPr>
      <w:ins w:id="546" w:author="Arnold Sandjaja" w:date="2013-05-17T16:08:00Z">
        <w:r w:rsidRPr="00750A78">
          <w:rPr>
            <w:color w:val="0000FF"/>
          </w:rPr>
          <w:t>Create a folder on your Desktop</w:t>
        </w:r>
        <w:r>
          <w:rPr>
            <w:color w:val="0000FF"/>
          </w:rPr>
          <w:t xml:space="preserve"> called</w:t>
        </w:r>
        <w:r w:rsidRPr="00750A78">
          <w:rPr>
            <w:color w:val="0000FF"/>
          </w:rPr>
          <w:t xml:space="preserve"> </w:t>
        </w:r>
        <w:r w:rsidRPr="001A2347">
          <w:rPr>
            <w:b/>
            <w:color w:val="0000FF"/>
          </w:rPr>
          <w:t>YY_</w:t>
        </w:r>
        <w:r w:rsidRPr="00750A78">
          <w:rPr>
            <w:b/>
            <w:color w:val="0000FF"/>
          </w:rPr>
          <w:t>MODX</w:t>
        </w:r>
        <w:r>
          <w:rPr>
            <w:b/>
            <w:color w:val="0000FF"/>
          </w:rPr>
          <w:t xml:space="preserve"> </w:t>
        </w:r>
        <w:r w:rsidRPr="00750A78">
          <w:rPr>
            <w:color w:val="0000FF"/>
          </w:rPr>
          <w:t xml:space="preserve"> (where </w:t>
        </w:r>
        <w:r>
          <w:rPr>
            <w:color w:val="0000FF"/>
          </w:rPr>
          <w:t>YY</w:t>
        </w:r>
        <w:r w:rsidRPr="00750A78">
          <w:rPr>
            <w:color w:val="0000FF"/>
          </w:rPr>
          <w:t xml:space="preserve"> represents </w:t>
        </w:r>
        <w:r>
          <w:rPr>
            <w:color w:val="0000FF"/>
          </w:rPr>
          <w:t xml:space="preserve">the number of your workstation). This folder </w:t>
        </w:r>
        <w:r w:rsidRPr="00750A78">
          <w:rPr>
            <w:color w:val="0000FF"/>
          </w:rPr>
          <w:t xml:space="preserve">must include the following subfolders: </w:t>
        </w:r>
      </w:ins>
    </w:p>
    <w:p w14:paraId="44B5279B" w14:textId="77777777" w:rsidR="00575FF6" w:rsidRPr="007E76A7" w:rsidRDefault="00575FF6" w:rsidP="00575FF6">
      <w:pPr>
        <w:rPr>
          <w:ins w:id="547" w:author="Arnold Sandjaja" w:date="2013-05-17T16:09:00Z"/>
          <w:color w:val="auto"/>
        </w:rPr>
      </w:pPr>
      <w:ins w:id="548" w:author="Arnold Sandjaja" w:date="2013-05-17T16:08:00Z">
        <w:r>
          <w:rPr>
            <w:rFonts w:ascii="Arial Bold" w:hAnsi="Arial Bold"/>
          </w:rPr>
          <w:br/>
        </w:r>
      </w:ins>
    </w:p>
    <w:p w14:paraId="74BD4178" w14:textId="77777777" w:rsidR="00575FF6" w:rsidRPr="007E76A7" w:rsidRDefault="00575FF6" w:rsidP="00575FF6">
      <w:pPr>
        <w:widowControl w:val="0"/>
        <w:numPr>
          <w:ilvl w:val="0"/>
          <w:numId w:val="1"/>
        </w:numPr>
        <w:tabs>
          <w:tab w:val="clear" w:pos="360"/>
          <w:tab w:val="left" w:pos="220"/>
          <w:tab w:val="left" w:pos="720"/>
        </w:tabs>
        <w:autoSpaceDE w:val="0"/>
        <w:autoSpaceDN w:val="0"/>
        <w:adjustRightInd w:val="0"/>
        <w:ind w:left="720" w:hanging="720"/>
        <w:jc w:val="both"/>
        <w:rPr>
          <w:ins w:id="549" w:author="Arnold Sandjaja" w:date="2013-05-17T16:09:00Z"/>
          <w:color w:val="auto"/>
        </w:rPr>
      </w:pPr>
      <w:ins w:id="550" w:author="Arnold Sandjaja" w:date="2013-05-17T16:09:00Z">
        <w:r w:rsidRPr="007E76A7">
          <w:rPr>
            <w:color w:val="auto"/>
          </w:rPr>
          <w:t>Original_</w:t>
        </w:r>
      </w:ins>
      <w:ins w:id="551" w:author="Arnold Sandjaja" w:date="2013-06-30T08:35:00Z">
        <w:r w:rsidR="00D73C32">
          <w:rPr>
            <w:color w:val="auto"/>
          </w:rPr>
          <w:t>folder</w:t>
        </w:r>
      </w:ins>
      <w:ins w:id="552" w:author="Arnold Sandjaja" w:date="2013-05-17T16:09:00Z">
        <w:r w:rsidRPr="007E76A7">
          <w:rPr>
            <w:color w:val="auto"/>
          </w:rPr>
          <w:t>: it should contain all the files used for the development of your project, properly organized (fonts, links, etc.).</w:t>
        </w:r>
      </w:ins>
    </w:p>
    <w:p w14:paraId="1B858278" w14:textId="77777777" w:rsidR="00575FF6" w:rsidRPr="007E76A7" w:rsidRDefault="00575FF6" w:rsidP="00575FF6">
      <w:pPr>
        <w:widowControl w:val="0"/>
        <w:numPr>
          <w:ilvl w:val="0"/>
          <w:numId w:val="1"/>
        </w:numPr>
        <w:tabs>
          <w:tab w:val="clear" w:pos="360"/>
          <w:tab w:val="left" w:pos="220"/>
          <w:tab w:val="left" w:pos="720"/>
        </w:tabs>
        <w:autoSpaceDE w:val="0"/>
        <w:autoSpaceDN w:val="0"/>
        <w:adjustRightInd w:val="0"/>
        <w:ind w:left="720" w:hanging="720"/>
        <w:jc w:val="both"/>
        <w:rPr>
          <w:ins w:id="553" w:author="Arnold Sandjaja" w:date="2013-05-17T16:09:00Z"/>
          <w:color w:val="auto"/>
        </w:rPr>
      </w:pPr>
      <w:ins w:id="554" w:author="Arnold Sandjaja" w:date="2013-05-17T16:09:00Z">
        <w:r w:rsidRPr="007E76A7">
          <w:rPr>
            <w:color w:val="auto"/>
          </w:rPr>
          <w:t>Final_</w:t>
        </w:r>
      </w:ins>
      <w:ins w:id="555" w:author="Arnold Sandjaja" w:date="2013-06-30T08:35:00Z">
        <w:r w:rsidR="00D73C32">
          <w:rPr>
            <w:color w:val="auto"/>
          </w:rPr>
          <w:t>folder</w:t>
        </w:r>
      </w:ins>
      <w:ins w:id="556" w:author="Arnold Sandjaja" w:date="2013-05-17T16:09:00Z">
        <w:r w:rsidRPr="007E76A7">
          <w:rPr>
            <w:color w:val="auto"/>
          </w:rPr>
          <w:t>: it should contain all the files you are supposed to deliver as required in the tasks (PDF, etc.).</w:t>
        </w:r>
      </w:ins>
    </w:p>
    <w:p w14:paraId="6BEB0265" w14:textId="77777777" w:rsidR="00575FF6" w:rsidRPr="007E76A7" w:rsidRDefault="00575FF6" w:rsidP="00575FF6">
      <w:pPr>
        <w:rPr>
          <w:ins w:id="557" w:author="Arnold Sandjaja" w:date="2013-05-17T16:09:00Z"/>
          <w:color w:val="auto"/>
        </w:rPr>
      </w:pPr>
    </w:p>
    <w:p w14:paraId="31C7BD80" w14:textId="77777777" w:rsidR="00405E48" w:rsidRPr="00031204" w:rsidRDefault="00405E48">
      <w:pPr>
        <w:rPr>
          <w:rFonts w:ascii="Arial Bold" w:hAnsi="Arial Bold"/>
        </w:rPr>
      </w:pPr>
      <w:r w:rsidRPr="00031204">
        <w:rPr>
          <w:rFonts w:ascii="Arial Bold" w:hAnsi="Arial Bold"/>
        </w:rPr>
        <w:t>About image marking for the tasks:</w:t>
      </w:r>
    </w:p>
    <w:p w14:paraId="56BDA50D" w14:textId="77777777" w:rsidR="00405E48" w:rsidRPr="00031204" w:rsidRDefault="00405E48">
      <w:r w:rsidRPr="00031204">
        <w:t>The colour mode and file formats of your images will be evaluated in the press ready PDF files. The final resolution will be assessed in the InDesign file.</w:t>
      </w:r>
    </w:p>
    <w:p w14:paraId="4471BD7D" w14:textId="77777777" w:rsidR="00405E48" w:rsidRPr="00031204" w:rsidRDefault="00405E48"/>
    <w:p w14:paraId="5A7F2F1D" w14:textId="77777777" w:rsidR="00405E48" w:rsidRPr="00031204" w:rsidRDefault="00405E48">
      <w:r w:rsidRPr="00031204">
        <w:t>The JPG file format is NOT ACCEPTED for images; except for the web component of the logo in RGB for the web.</w:t>
      </w:r>
    </w:p>
    <w:p w14:paraId="5C3F490B" w14:textId="77777777" w:rsidR="00405E48" w:rsidRPr="00031204" w:rsidRDefault="00405E48">
      <w:r w:rsidRPr="00031204">
        <w:t>Only the following file formats are acceptable .TIF / .EPS / .AI / .PSD / DSC 2.0</w:t>
      </w:r>
    </w:p>
    <w:p w14:paraId="02E21F37" w14:textId="77777777" w:rsidR="00405E48" w:rsidRPr="00031204" w:rsidRDefault="00405E48"/>
    <w:p w14:paraId="37D429E4" w14:textId="77777777" w:rsidR="00405E48" w:rsidRPr="00031204" w:rsidRDefault="00405E48">
      <w:pPr>
        <w:rPr>
          <w:rFonts w:ascii="Arial Bold" w:hAnsi="Arial Bold"/>
        </w:rPr>
      </w:pPr>
      <w:r w:rsidRPr="00031204">
        <w:rPr>
          <w:rFonts w:ascii="Arial Bold" w:hAnsi="Arial Bold"/>
        </w:rPr>
        <w:t>About final design marking for the catalogue:</w:t>
      </w:r>
    </w:p>
    <w:p w14:paraId="6157F069" w14:textId="77777777" w:rsidR="00405E48" w:rsidRPr="00031204" w:rsidRDefault="00405E48">
      <w:r w:rsidRPr="00031204">
        <w:t>The task</w:t>
      </w:r>
      <w:r w:rsidRPr="00031204">
        <w:rPr>
          <w:color w:val="FF9700"/>
        </w:rPr>
        <w:t xml:space="preserve"> </w:t>
      </w:r>
      <w:r w:rsidRPr="00031204">
        <w:t>must be created in a page layout p</w:t>
      </w:r>
      <w:r w:rsidR="00EE0BF6" w:rsidRPr="00031204">
        <w:t>rogram (Adobe InDesign</w:t>
      </w:r>
      <w:r w:rsidRPr="00031204">
        <w:t xml:space="preserve">). </w:t>
      </w:r>
    </w:p>
    <w:p w14:paraId="05AEE229" w14:textId="77777777" w:rsidR="00405E48" w:rsidRPr="00031204" w:rsidRDefault="00405E48">
      <w:r w:rsidRPr="00031204">
        <w:t>Images must not be embedded or placed in Adobe Illustrator or embedded in InDesign</w:t>
      </w:r>
    </w:p>
    <w:p w14:paraId="2126F598" w14:textId="77777777" w:rsidR="00405E48" w:rsidRPr="00031204" w:rsidRDefault="00405E48"/>
    <w:p w14:paraId="6EA8929F" w14:textId="77777777" w:rsidR="00405E48" w:rsidRPr="00031204" w:rsidRDefault="00405E48">
      <w:r w:rsidRPr="00031204">
        <w:t xml:space="preserve"> </w:t>
      </w:r>
      <w:ins w:id="558" w:author="Arnold Sandjaja" w:date="2013-05-17T16:06:00Z">
        <w:r w:rsidR="00575FF6" w:rsidRPr="00575FF6">
          <w:t>Any file saved out of its respective folder WILL NOT BE EVALUATED.</w:t>
        </w:r>
      </w:ins>
    </w:p>
    <w:p w14:paraId="540DC5C3" w14:textId="77777777" w:rsidR="00405E48" w:rsidRPr="00031204" w:rsidRDefault="00405E48">
      <w:pPr>
        <w:pStyle w:val="Default"/>
        <w:rPr>
          <w:rFonts w:ascii="Arial Bold" w:hAnsi="Arial Bold"/>
          <w:lang w:val="en-GB"/>
        </w:rPr>
      </w:pPr>
    </w:p>
    <w:p w14:paraId="2F68A82D" w14:textId="77777777" w:rsidR="00575FF6" w:rsidRPr="007E76A7" w:rsidRDefault="00103D2D" w:rsidP="00575FF6">
      <w:pPr>
        <w:pStyle w:val="Heading1"/>
        <w:rPr>
          <w:ins w:id="559" w:author="Arnold Sandjaja" w:date="2013-05-17T16:10:00Z"/>
        </w:rPr>
      </w:pPr>
      <w:ins w:id="560" w:author="Arnold Sandjaja" w:date="2013-05-15T11:52:00Z">
        <w:r w:rsidRPr="00031204">
          <w:rPr>
            <w:rFonts w:ascii="Times New Roman" w:eastAsia="Times New Roman" w:hAnsi="Times New Roman"/>
            <w:caps w:val="0"/>
            <w:sz w:val="20"/>
            <w:u w:val="none"/>
            <w:lang w:val="en-US" w:bidi="x-none"/>
          </w:rPr>
          <w:br w:type="page"/>
        </w:r>
      </w:ins>
      <w:ins w:id="561" w:author="Arnold Sandjaja" w:date="2013-05-17T16:10:00Z">
        <w:r w:rsidR="00575FF6" w:rsidRPr="007E76A7">
          <w:lastRenderedPageBreak/>
          <w:t>Marking scheme</w:t>
        </w:r>
      </w:ins>
    </w:p>
    <w:tbl>
      <w:tblPr>
        <w:tblW w:w="9779" w:type="dxa"/>
        <w:tblLook w:val="06A0" w:firstRow="1" w:lastRow="0" w:firstColumn="1" w:lastColumn="0" w:noHBand="1" w:noVBand="1"/>
      </w:tblPr>
      <w:tblGrid>
        <w:gridCol w:w="817"/>
        <w:gridCol w:w="6696"/>
        <w:gridCol w:w="817"/>
        <w:gridCol w:w="632"/>
        <w:gridCol w:w="817"/>
        <w:tblGridChange w:id="562">
          <w:tblGrid>
            <w:gridCol w:w="817"/>
            <w:gridCol w:w="6696"/>
            <w:gridCol w:w="817"/>
            <w:gridCol w:w="632"/>
            <w:gridCol w:w="817"/>
          </w:tblGrid>
        </w:tblGridChange>
      </w:tblGrid>
      <w:tr w:rsidR="00575FF6" w:rsidRPr="00575FF6" w14:paraId="190F6BE5" w14:textId="77777777" w:rsidTr="00575FF6">
        <w:trPr>
          <w:ins w:id="563" w:author="Arnold Sandjaja" w:date="2013-05-17T16:10:00Z"/>
        </w:trPr>
        <w:tc>
          <w:tcPr>
            <w:tcW w:w="817" w:type="dxa"/>
            <w:shd w:val="clear" w:color="auto" w:fill="auto"/>
          </w:tcPr>
          <w:p w14:paraId="5D08941F" w14:textId="77777777" w:rsidR="00575FF6" w:rsidRPr="00575FF6" w:rsidRDefault="00575FF6" w:rsidP="00944897">
            <w:pPr>
              <w:rPr>
                <w:ins w:id="564" w:author="Arnold Sandjaja" w:date="2013-05-17T16:10:00Z"/>
                <w:color w:val="auto"/>
              </w:rPr>
            </w:pPr>
            <w:ins w:id="565" w:author="Arnold Sandjaja" w:date="2013-05-17T16:10:00Z">
              <w:r w:rsidRPr="00575FF6">
                <w:rPr>
                  <w:color w:val="auto"/>
                </w:rPr>
                <w:t>A</w:t>
              </w:r>
            </w:ins>
          </w:p>
        </w:tc>
        <w:tc>
          <w:tcPr>
            <w:tcW w:w="7513" w:type="dxa"/>
            <w:gridSpan w:val="2"/>
            <w:shd w:val="clear" w:color="auto" w:fill="auto"/>
          </w:tcPr>
          <w:p w14:paraId="2D2757EF" w14:textId="77777777" w:rsidR="00575FF6" w:rsidRPr="00575FF6" w:rsidRDefault="00575FF6" w:rsidP="00944897">
            <w:pPr>
              <w:rPr>
                <w:ins w:id="566" w:author="Arnold Sandjaja" w:date="2013-05-17T16:10:00Z"/>
                <w:color w:val="auto"/>
              </w:rPr>
            </w:pPr>
            <w:ins w:id="567" w:author="Arnold Sandjaja" w:date="2013-05-17T16:10:00Z">
              <w:r w:rsidRPr="00575FF6">
                <w:rPr>
                  <w:color w:val="auto"/>
                </w:rPr>
                <w:t>Creative process</w:t>
              </w:r>
            </w:ins>
          </w:p>
        </w:tc>
        <w:tc>
          <w:tcPr>
            <w:tcW w:w="1449" w:type="dxa"/>
            <w:gridSpan w:val="2"/>
            <w:shd w:val="clear" w:color="auto" w:fill="auto"/>
          </w:tcPr>
          <w:p w14:paraId="59652A2A" w14:textId="77777777" w:rsidR="00575FF6" w:rsidRPr="00511E9A" w:rsidRDefault="00575FF6" w:rsidP="00944897">
            <w:pPr>
              <w:keepNext/>
              <w:keepLines/>
              <w:spacing w:before="200"/>
              <w:outlineLvl w:val="4"/>
              <w:rPr>
                <w:ins w:id="568" w:author="Arnold Sandjaja" w:date="2013-05-17T16:10:00Z"/>
                <w:b/>
                <w:color w:val="auto"/>
                <w:rPrChange w:id="569" w:author="Arnold Sandjaja" w:date="2013-06-30T09:38:00Z">
                  <w:rPr>
                    <w:ins w:id="570" w:author="Arnold Sandjaja" w:date="2013-05-17T16:10:00Z"/>
                    <w:rFonts w:cstheme="majorBidi"/>
                    <w:color w:val="auto"/>
                  </w:rPr>
                </w:rPrChange>
              </w:rPr>
            </w:pPr>
            <w:ins w:id="571" w:author="Arnold Sandjaja" w:date="2013-05-17T16:10:00Z">
              <w:r w:rsidRPr="00511E9A">
                <w:rPr>
                  <w:b/>
                  <w:color w:val="auto"/>
                  <w:rPrChange w:id="572" w:author="Arnold Sandjaja" w:date="2013-06-30T09:38:00Z">
                    <w:rPr>
                      <w:rFonts w:ascii="Arial Bold" w:hAnsi="Arial Bold"/>
                      <w:caps/>
                      <w:color w:val="auto"/>
                      <w:sz w:val="24"/>
                      <w:szCs w:val="20"/>
                      <w:u w:val="single"/>
                    </w:rPr>
                  </w:rPrChange>
                </w:rPr>
                <w:t>Subjective /2</w:t>
              </w:r>
            </w:ins>
          </w:p>
        </w:tc>
      </w:tr>
      <w:tr w:rsidR="00553462" w:rsidRPr="00575FF6" w14:paraId="383B4098" w14:textId="77777777" w:rsidTr="001E2C32">
        <w:tblPrEx>
          <w:tblW w:w="9779" w:type="dxa"/>
          <w:tblLook w:val="06A0" w:firstRow="1" w:lastRow="0" w:firstColumn="1" w:lastColumn="0" w:noHBand="1" w:noVBand="1"/>
          <w:tblPrExChange w:id="573" w:author="Arnold Sandjaja" w:date="2013-06-30T09:43:00Z">
            <w:tblPrEx>
              <w:tblW w:w="9779" w:type="dxa"/>
              <w:tblLook w:val="06A0" w:firstRow="1" w:lastRow="0" w:firstColumn="1" w:lastColumn="0" w:noHBand="1" w:noVBand="1"/>
            </w:tblPrEx>
          </w:tblPrExChange>
        </w:tblPrEx>
        <w:trPr>
          <w:ins w:id="574" w:author="Arnold Sandjaja" w:date="2013-05-17T16:10:00Z"/>
        </w:trPr>
        <w:tc>
          <w:tcPr>
            <w:tcW w:w="817" w:type="dxa"/>
            <w:shd w:val="clear" w:color="auto" w:fill="auto"/>
            <w:tcPrChange w:id="575" w:author="Arnold Sandjaja" w:date="2013-06-30T09:43:00Z">
              <w:tcPr>
                <w:tcW w:w="817" w:type="dxa"/>
                <w:shd w:val="clear" w:color="auto" w:fill="auto"/>
              </w:tcPr>
            </w:tcPrChange>
          </w:tcPr>
          <w:p w14:paraId="7FAAF379" w14:textId="77777777" w:rsidR="00553462" w:rsidRPr="00575FF6" w:rsidRDefault="00553462" w:rsidP="00944897">
            <w:pPr>
              <w:rPr>
                <w:ins w:id="576" w:author="Arnold Sandjaja" w:date="2013-05-17T16:10:00Z"/>
                <w:color w:val="auto"/>
              </w:rPr>
            </w:pPr>
            <w:ins w:id="577" w:author="Arnold Sandjaja" w:date="2013-05-17T16:10:00Z">
              <w:r w:rsidRPr="00575FF6">
                <w:rPr>
                  <w:color w:val="auto"/>
                </w:rPr>
                <w:t>A.1</w:t>
              </w:r>
            </w:ins>
          </w:p>
        </w:tc>
        <w:tc>
          <w:tcPr>
            <w:tcW w:w="7513" w:type="dxa"/>
            <w:gridSpan w:val="2"/>
            <w:shd w:val="clear" w:color="auto" w:fill="auto"/>
            <w:tcPrChange w:id="578" w:author="Arnold Sandjaja" w:date="2013-06-30T09:43:00Z">
              <w:tcPr>
                <w:tcW w:w="7513" w:type="dxa"/>
                <w:gridSpan w:val="2"/>
                <w:shd w:val="clear" w:color="auto" w:fill="auto"/>
              </w:tcPr>
            </w:tcPrChange>
          </w:tcPr>
          <w:p w14:paraId="5C4B6D81" w14:textId="77777777" w:rsidR="00553462" w:rsidRPr="00575FF6" w:rsidRDefault="00553462" w:rsidP="00AE3273">
            <w:pPr>
              <w:rPr>
                <w:ins w:id="579" w:author="Arnold Sandjaja" w:date="2013-05-17T16:10:00Z"/>
                <w:color w:val="auto"/>
              </w:rPr>
            </w:pPr>
            <w:ins w:id="580" w:author="Arnold Sandjaja" w:date="2013-05-17T16:10:00Z">
              <w:r w:rsidRPr="00575FF6">
                <w:rPr>
                  <w:color w:val="auto"/>
                </w:rPr>
                <w:t>Idea and originality (masthead</w:t>
              </w:r>
            </w:ins>
            <w:ins w:id="581" w:author="Michel Bulon" w:date="2013-06-21T13:26:00Z">
              <w:r>
                <w:rPr>
                  <w:color w:val="auto"/>
                </w:rPr>
                <w:t>,</w:t>
              </w:r>
            </w:ins>
            <w:ins w:id="582" w:author="Michel Bulon" w:date="2013-06-12T21:29:00Z">
              <w:r>
                <w:rPr>
                  <w:color w:val="auto"/>
                </w:rPr>
                <w:t xml:space="preserve"> dieline</w:t>
              </w:r>
            </w:ins>
            <w:ins w:id="583" w:author="Michel Bulon" w:date="2013-06-21T13:26:00Z">
              <w:r>
                <w:rPr>
                  <w:color w:val="auto"/>
                </w:rPr>
                <w:t xml:space="preserve"> </w:t>
              </w:r>
            </w:ins>
            <w:ins w:id="584" w:author="Arnold Sandjaja" w:date="2013-05-17T16:10:00Z">
              <w:r w:rsidRPr="00575FF6">
                <w:rPr>
                  <w:color w:val="auto"/>
                </w:rPr>
                <w:t>and magazine)</w:t>
              </w:r>
            </w:ins>
          </w:p>
        </w:tc>
        <w:tc>
          <w:tcPr>
            <w:tcW w:w="1449" w:type="dxa"/>
            <w:gridSpan w:val="2"/>
            <w:shd w:val="clear" w:color="auto" w:fill="auto"/>
            <w:vAlign w:val="bottom"/>
            <w:tcPrChange w:id="585" w:author="Arnold Sandjaja" w:date="2013-06-30T09:43:00Z">
              <w:tcPr>
                <w:tcW w:w="1449" w:type="dxa"/>
                <w:gridSpan w:val="2"/>
                <w:shd w:val="clear" w:color="auto" w:fill="auto"/>
              </w:tcPr>
            </w:tcPrChange>
          </w:tcPr>
          <w:p w14:paraId="54B4D424" w14:textId="358F7D45" w:rsidR="00553462" w:rsidRPr="00575FF6" w:rsidRDefault="00553462" w:rsidP="00944897">
            <w:pPr>
              <w:rPr>
                <w:ins w:id="586" w:author="Arnold Sandjaja" w:date="2013-05-17T16:10:00Z"/>
                <w:color w:val="auto"/>
              </w:rPr>
            </w:pPr>
            <w:ins w:id="587" w:author="Arnold Sandjaja" w:date="2013-06-30T09:43:00Z">
              <w:r>
                <w:rPr>
                  <w:rFonts w:cs="Arial"/>
                </w:rPr>
                <w:t>1.00</w:t>
              </w:r>
            </w:ins>
          </w:p>
        </w:tc>
      </w:tr>
      <w:tr w:rsidR="00553462" w:rsidRPr="00575FF6" w14:paraId="6E08691D" w14:textId="77777777" w:rsidTr="001E2C32">
        <w:tblPrEx>
          <w:tblW w:w="9779" w:type="dxa"/>
          <w:tblLook w:val="06A0" w:firstRow="1" w:lastRow="0" w:firstColumn="1" w:lastColumn="0" w:noHBand="1" w:noVBand="1"/>
          <w:tblPrExChange w:id="588" w:author="Arnold Sandjaja" w:date="2013-06-30T09:43:00Z">
            <w:tblPrEx>
              <w:tblW w:w="9779" w:type="dxa"/>
              <w:tblLook w:val="06A0" w:firstRow="1" w:lastRow="0" w:firstColumn="1" w:lastColumn="0" w:noHBand="1" w:noVBand="1"/>
            </w:tblPrEx>
          </w:tblPrExChange>
        </w:tblPrEx>
        <w:trPr>
          <w:ins w:id="589" w:author="Arnold Sandjaja" w:date="2013-05-17T16:10:00Z"/>
        </w:trPr>
        <w:tc>
          <w:tcPr>
            <w:tcW w:w="817" w:type="dxa"/>
            <w:shd w:val="clear" w:color="auto" w:fill="auto"/>
            <w:tcPrChange w:id="590" w:author="Arnold Sandjaja" w:date="2013-06-30T09:43:00Z">
              <w:tcPr>
                <w:tcW w:w="817" w:type="dxa"/>
                <w:shd w:val="clear" w:color="auto" w:fill="auto"/>
              </w:tcPr>
            </w:tcPrChange>
          </w:tcPr>
          <w:p w14:paraId="5429E70D" w14:textId="77777777" w:rsidR="00553462" w:rsidRPr="00575FF6" w:rsidRDefault="00553462" w:rsidP="00944897">
            <w:pPr>
              <w:rPr>
                <w:ins w:id="591" w:author="Arnold Sandjaja" w:date="2013-05-17T16:10:00Z"/>
                <w:color w:val="auto"/>
              </w:rPr>
            </w:pPr>
            <w:ins w:id="592" w:author="Arnold Sandjaja" w:date="2013-05-17T16:10:00Z">
              <w:r w:rsidRPr="00575FF6">
                <w:rPr>
                  <w:color w:val="auto"/>
                </w:rPr>
                <w:t>A.2</w:t>
              </w:r>
            </w:ins>
          </w:p>
        </w:tc>
        <w:tc>
          <w:tcPr>
            <w:tcW w:w="7513" w:type="dxa"/>
            <w:gridSpan w:val="2"/>
            <w:shd w:val="clear" w:color="auto" w:fill="auto"/>
            <w:tcPrChange w:id="593" w:author="Arnold Sandjaja" w:date="2013-06-30T09:43:00Z">
              <w:tcPr>
                <w:tcW w:w="7513" w:type="dxa"/>
                <w:gridSpan w:val="2"/>
                <w:shd w:val="clear" w:color="auto" w:fill="auto"/>
              </w:tcPr>
            </w:tcPrChange>
          </w:tcPr>
          <w:p w14:paraId="6691C3C6" w14:textId="77777777" w:rsidR="00553462" w:rsidRPr="00575FF6" w:rsidRDefault="00553462" w:rsidP="00AE3273">
            <w:pPr>
              <w:rPr>
                <w:ins w:id="594" w:author="Arnold Sandjaja" w:date="2013-05-17T16:10:00Z"/>
                <w:color w:val="auto"/>
              </w:rPr>
            </w:pPr>
            <w:ins w:id="595" w:author="Arnold Sandjaja" w:date="2013-05-17T16:10:00Z">
              <w:r w:rsidRPr="00575FF6">
                <w:rPr>
                  <w:color w:val="auto"/>
                </w:rPr>
                <w:t>Unde</w:t>
              </w:r>
            </w:ins>
            <w:ins w:id="596" w:author="Michel Bulon" w:date="2013-05-20T20:31:00Z">
              <w:r>
                <w:rPr>
                  <w:color w:val="auto"/>
                </w:rPr>
                <w:t>r</w:t>
              </w:r>
            </w:ins>
            <w:ins w:id="597" w:author="Arnold Sandjaja" w:date="2013-05-17T16:10:00Z">
              <w:r w:rsidRPr="00575FF6">
                <w:rPr>
                  <w:color w:val="auto"/>
                </w:rPr>
                <w:t>standing the target market (masthead</w:t>
              </w:r>
            </w:ins>
            <w:ins w:id="598" w:author="Michel Bulon" w:date="2013-06-21T13:26:00Z">
              <w:r>
                <w:rPr>
                  <w:color w:val="auto"/>
                </w:rPr>
                <w:t xml:space="preserve">, </w:t>
              </w:r>
            </w:ins>
            <w:ins w:id="599" w:author="Michel Bulon" w:date="2013-06-12T21:29:00Z">
              <w:r>
                <w:rPr>
                  <w:color w:val="auto"/>
                </w:rPr>
                <w:t>dieline</w:t>
              </w:r>
            </w:ins>
            <w:ins w:id="600" w:author="Michel Bulon" w:date="2013-06-21T13:26:00Z">
              <w:r>
                <w:rPr>
                  <w:color w:val="auto"/>
                </w:rPr>
                <w:t xml:space="preserve"> </w:t>
              </w:r>
            </w:ins>
            <w:ins w:id="601" w:author="Arnold Sandjaja" w:date="2013-05-17T16:10:00Z">
              <w:r w:rsidRPr="00575FF6">
                <w:rPr>
                  <w:color w:val="auto"/>
                </w:rPr>
                <w:t>and magazine)</w:t>
              </w:r>
            </w:ins>
          </w:p>
        </w:tc>
        <w:tc>
          <w:tcPr>
            <w:tcW w:w="1449" w:type="dxa"/>
            <w:gridSpan w:val="2"/>
            <w:shd w:val="clear" w:color="auto" w:fill="auto"/>
            <w:vAlign w:val="bottom"/>
            <w:tcPrChange w:id="602" w:author="Arnold Sandjaja" w:date="2013-06-30T09:43:00Z">
              <w:tcPr>
                <w:tcW w:w="1449" w:type="dxa"/>
                <w:gridSpan w:val="2"/>
                <w:shd w:val="clear" w:color="auto" w:fill="auto"/>
              </w:tcPr>
            </w:tcPrChange>
          </w:tcPr>
          <w:p w14:paraId="01106BE9" w14:textId="5CC586F2" w:rsidR="00553462" w:rsidRPr="00575FF6" w:rsidRDefault="00553462" w:rsidP="00944897">
            <w:pPr>
              <w:rPr>
                <w:ins w:id="603" w:author="Arnold Sandjaja" w:date="2013-05-17T16:10:00Z"/>
                <w:color w:val="auto"/>
              </w:rPr>
            </w:pPr>
            <w:ins w:id="604" w:author="Arnold Sandjaja" w:date="2013-06-30T09:43:00Z">
              <w:r>
                <w:rPr>
                  <w:rFonts w:cs="Arial"/>
                </w:rPr>
                <w:t>0.50</w:t>
              </w:r>
            </w:ins>
          </w:p>
        </w:tc>
      </w:tr>
      <w:tr w:rsidR="00553462" w:rsidRPr="00575FF6" w14:paraId="55DB6B89" w14:textId="77777777" w:rsidTr="001E2C32">
        <w:tblPrEx>
          <w:tblW w:w="9779" w:type="dxa"/>
          <w:tblLook w:val="06A0" w:firstRow="1" w:lastRow="0" w:firstColumn="1" w:lastColumn="0" w:noHBand="1" w:noVBand="1"/>
          <w:tblPrExChange w:id="605" w:author="Arnold Sandjaja" w:date="2013-06-30T09:43:00Z">
            <w:tblPrEx>
              <w:tblW w:w="9779" w:type="dxa"/>
              <w:tblLook w:val="06A0" w:firstRow="1" w:lastRow="0" w:firstColumn="1" w:lastColumn="0" w:noHBand="1" w:noVBand="1"/>
            </w:tblPrEx>
          </w:tblPrExChange>
        </w:tblPrEx>
        <w:trPr>
          <w:ins w:id="606" w:author="Arnold Sandjaja" w:date="2013-05-17T16:10:00Z"/>
        </w:trPr>
        <w:tc>
          <w:tcPr>
            <w:tcW w:w="817" w:type="dxa"/>
            <w:shd w:val="clear" w:color="auto" w:fill="auto"/>
            <w:tcPrChange w:id="607" w:author="Arnold Sandjaja" w:date="2013-06-30T09:43:00Z">
              <w:tcPr>
                <w:tcW w:w="817" w:type="dxa"/>
                <w:shd w:val="clear" w:color="auto" w:fill="auto"/>
              </w:tcPr>
            </w:tcPrChange>
          </w:tcPr>
          <w:p w14:paraId="53B56277" w14:textId="77777777" w:rsidR="00553462" w:rsidRPr="00575FF6" w:rsidRDefault="00553462" w:rsidP="00944897">
            <w:pPr>
              <w:rPr>
                <w:ins w:id="608" w:author="Arnold Sandjaja" w:date="2013-05-17T16:10:00Z"/>
                <w:color w:val="auto"/>
              </w:rPr>
            </w:pPr>
            <w:ins w:id="609" w:author="Arnold Sandjaja" w:date="2013-05-17T16:10:00Z">
              <w:r w:rsidRPr="00575FF6">
                <w:rPr>
                  <w:color w:val="auto"/>
                </w:rPr>
                <w:t>A.3</w:t>
              </w:r>
            </w:ins>
          </w:p>
        </w:tc>
        <w:tc>
          <w:tcPr>
            <w:tcW w:w="7513" w:type="dxa"/>
            <w:gridSpan w:val="2"/>
            <w:shd w:val="clear" w:color="auto" w:fill="auto"/>
            <w:tcPrChange w:id="610" w:author="Arnold Sandjaja" w:date="2013-06-30T09:43:00Z">
              <w:tcPr>
                <w:tcW w:w="7513" w:type="dxa"/>
                <w:gridSpan w:val="2"/>
                <w:shd w:val="clear" w:color="auto" w:fill="auto"/>
              </w:tcPr>
            </w:tcPrChange>
          </w:tcPr>
          <w:p w14:paraId="708F4805" w14:textId="77777777" w:rsidR="00553462" w:rsidRPr="00575FF6" w:rsidRDefault="00553462" w:rsidP="00944897">
            <w:pPr>
              <w:rPr>
                <w:ins w:id="611" w:author="Arnold Sandjaja" w:date="2013-05-17T16:10:00Z"/>
                <w:color w:val="auto"/>
              </w:rPr>
            </w:pPr>
            <w:ins w:id="612" w:author="Arnold Sandjaja" w:date="2013-05-17T16:10:00Z">
              <w:r w:rsidRPr="00575FF6">
                <w:rPr>
                  <w:color w:val="auto"/>
                </w:rPr>
                <w:t>Unity and relationship (masthead and magazine)</w:t>
              </w:r>
            </w:ins>
          </w:p>
        </w:tc>
        <w:tc>
          <w:tcPr>
            <w:tcW w:w="1449" w:type="dxa"/>
            <w:gridSpan w:val="2"/>
            <w:shd w:val="clear" w:color="auto" w:fill="auto"/>
            <w:vAlign w:val="bottom"/>
            <w:tcPrChange w:id="613" w:author="Arnold Sandjaja" w:date="2013-06-30T09:43:00Z">
              <w:tcPr>
                <w:tcW w:w="1449" w:type="dxa"/>
                <w:gridSpan w:val="2"/>
                <w:shd w:val="clear" w:color="auto" w:fill="auto"/>
              </w:tcPr>
            </w:tcPrChange>
          </w:tcPr>
          <w:p w14:paraId="43CACB06" w14:textId="20D6EBAD" w:rsidR="00553462" w:rsidRPr="00575FF6" w:rsidRDefault="00553462" w:rsidP="00944897">
            <w:pPr>
              <w:rPr>
                <w:ins w:id="614" w:author="Arnold Sandjaja" w:date="2013-05-17T16:10:00Z"/>
                <w:color w:val="auto"/>
              </w:rPr>
            </w:pPr>
            <w:ins w:id="615" w:author="Arnold Sandjaja" w:date="2013-06-30T09:43:00Z">
              <w:r>
                <w:rPr>
                  <w:rFonts w:cs="Arial"/>
                </w:rPr>
                <w:t>0.50</w:t>
              </w:r>
            </w:ins>
          </w:p>
        </w:tc>
      </w:tr>
      <w:tr w:rsidR="00575FF6" w:rsidRPr="00575FF6" w14:paraId="286748D8" w14:textId="77777777" w:rsidTr="00575FF6">
        <w:trPr>
          <w:ins w:id="616" w:author="Arnold Sandjaja" w:date="2013-05-17T16:10:00Z"/>
        </w:trPr>
        <w:tc>
          <w:tcPr>
            <w:tcW w:w="817" w:type="dxa"/>
            <w:shd w:val="clear" w:color="auto" w:fill="auto"/>
          </w:tcPr>
          <w:p w14:paraId="5DB9561D" w14:textId="77777777" w:rsidR="00575FF6" w:rsidRPr="00575FF6" w:rsidRDefault="00575FF6" w:rsidP="00944897">
            <w:pPr>
              <w:rPr>
                <w:ins w:id="617" w:author="Arnold Sandjaja" w:date="2013-05-17T16:10:00Z"/>
                <w:b/>
                <w:color w:val="auto"/>
              </w:rPr>
            </w:pPr>
          </w:p>
        </w:tc>
        <w:tc>
          <w:tcPr>
            <w:tcW w:w="7513" w:type="dxa"/>
            <w:gridSpan w:val="2"/>
            <w:shd w:val="clear" w:color="auto" w:fill="auto"/>
          </w:tcPr>
          <w:p w14:paraId="2A296D3B" w14:textId="77777777" w:rsidR="00575FF6" w:rsidRPr="00575FF6" w:rsidRDefault="00575FF6" w:rsidP="00944897">
            <w:pPr>
              <w:rPr>
                <w:ins w:id="618" w:author="Arnold Sandjaja" w:date="2013-05-17T16:10:00Z"/>
                <w:b/>
                <w:color w:val="auto"/>
              </w:rPr>
            </w:pPr>
          </w:p>
        </w:tc>
        <w:tc>
          <w:tcPr>
            <w:tcW w:w="1449" w:type="dxa"/>
            <w:gridSpan w:val="2"/>
            <w:shd w:val="clear" w:color="auto" w:fill="auto"/>
          </w:tcPr>
          <w:p w14:paraId="125029FB" w14:textId="77777777" w:rsidR="00575FF6" w:rsidRPr="00575FF6" w:rsidRDefault="00575FF6" w:rsidP="00944897">
            <w:pPr>
              <w:rPr>
                <w:ins w:id="619" w:author="Arnold Sandjaja" w:date="2013-05-17T16:10:00Z"/>
                <w:color w:val="auto"/>
              </w:rPr>
            </w:pPr>
          </w:p>
        </w:tc>
      </w:tr>
      <w:tr w:rsidR="00575FF6" w:rsidRPr="00575FF6" w14:paraId="25A57B23" w14:textId="77777777" w:rsidTr="00575FF6">
        <w:trPr>
          <w:ins w:id="620" w:author="Arnold Sandjaja" w:date="2013-05-17T16:10:00Z"/>
        </w:trPr>
        <w:tc>
          <w:tcPr>
            <w:tcW w:w="817" w:type="dxa"/>
            <w:shd w:val="clear" w:color="auto" w:fill="auto"/>
          </w:tcPr>
          <w:p w14:paraId="1D6244F6" w14:textId="77777777" w:rsidR="00575FF6" w:rsidRPr="00575FF6" w:rsidRDefault="00575FF6" w:rsidP="00944897">
            <w:pPr>
              <w:rPr>
                <w:ins w:id="621" w:author="Arnold Sandjaja" w:date="2013-05-17T16:10:00Z"/>
                <w:color w:val="auto"/>
              </w:rPr>
            </w:pPr>
            <w:ins w:id="622" w:author="Arnold Sandjaja" w:date="2013-05-17T16:10:00Z">
              <w:r w:rsidRPr="00575FF6">
                <w:rPr>
                  <w:color w:val="auto"/>
                </w:rPr>
                <w:t>B</w:t>
              </w:r>
            </w:ins>
          </w:p>
        </w:tc>
        <w:tc>
          <w:tcPr>
            <w:tcW w:w="7513" w:type="dxa"/>
            <w:gridSpan w:val="2"/>
            <w:shd w:val="clear" w:color="auto" w:fill="auto"/>
          </w:tcPr>
          <w:p w14:paraId="5DFC5793" w14:textId="77777777" w:rsidR="00575FF6" w:rsidRPr="00575FF6" w:rsidRDefault="00575FF6" w:rsidP="00944897">
            <w:pPr>
              <w:rPr>
                <w:ins w:id="623" w:author="Arnold Sandjaja" w:date="2013-05-17T16:10:00Z"/>
                <w:b/>
                <w:color w:val="auto"/>
              </w:rPr>
            </w:pPr>
            <w:ins w:id="624" w:author="Arnold Sandjaja" w:date="2013-05-17T16:10:00Z">
              <w:r w:rsidRPr="00575FF6">
                <w:rPr>
                  <w:b/>
                  <w:color w:val="auto"/>
                </w:rPr>
                <w:t>Final design</w:t>
              </w:r>
            </w:ins>
          </w:p>
        </w:tc>
        <w:tc>
          <w:tcPr>
            <w:tcW w:w="1449" w:type="dxa"/>
            <w:gridSpan w:val="2"/>
            <w:shd w:val="clear" w:color="auto" w:fill="auto"/>
          </w:tcPr>
          <w:p w14:paraId="34B883CF" w14:textId="77777777" w:rsidR="00575FF6" w:rsidRPr="00575FF6" w:rsidRDefault="00575FF6" w:rsidP="00944897">
            <w:pPr>
              <w:rPr>
                <w:ins w:id="625" w:author="Arnold Sandjaja" w:date="2013-05-17T16:10:00Z"/>
                <w:b/>
                <w:color w:val="auto"/>
              </w:rPr>
            </w:pPr>
            <w:ins w:id="626" w:author="Arnold Sandjaja" w:date="2013-05-17T16:10:00Z">
              <w:r w:rsidRPr="00575FF6">
                <w:rPr>
                  <w:b/>
                  <w:color w:val="auto"/>
                </w:rPr>
                <w:t>Subjective /8</w:t>
              </w:r>
            </w:ins>
          </w:p>
        </w:tc>
      </w:tr>
      <w:tr w:rsidR="00553462" w:rsidRPr="00575FF6" w14:paraId="67E0E7F4" w14:textId="77777777" w:rsidTr="00E73D17">
        <w:tblPrEx>
          <w:tblW w:w="9779" w:type="dxa"/>
          <w:tblLook w:val="06A0" w:firstRow="1" w:lastRow="0" w:firstColumn="1" w:lastColumn="0" w:noHBand="1" w:noVBand="1"/>
          <w:tblPrExChange w:id="627" w:author="Arnold Sandjaja" w:date="2013-06-30T09:43:00Z">
            <w:tblPrEx>
              <w:tblW w:w="9779" w:type="dxa"/>
              <w:tblLook w:val="06A0" w:firstRow="1" w:lastRow="0" w:firstColumn="1" w:lastColumn="0" w:noHBand="1" w:noVBand="1"/>
            </w:tblPrEx>
          </w:tblPrExChange>
        </w:tblPrEx>
        <w:trPr>
          <w:ins w:id="628" w:author="Arnold Sandjaja" w:date="2013-05-17T16:10:00Z"/>
        </w:trPr>
        <w:tc>
          <w:tcPr>
            <w:tcW w:w="817" w:type="dxa"/>
            <w:shd w:val="clear" w:color="auto" w:fill="auto"/>
            <w:tcPrChange w:id="629" w:author="Arnold Sandjaja" w:date="2013-06-30T09:43:00Z">
              <w:tcPr>
                <w:tcW w:w="817" w:type="dxa"/>
                <w:shd w:val="clear" w:color="auto" w:fill="auto"/>
              </w:tcPr>
            </w:tcPrChange>
          </w:tcPr>
          <w:p w14:paraId="5871A682" w14:textId="77777777" w:rsidR="00553462" w:rsidRPr="00575FF6" w:rsidRDefault="00553462" w:rsidP="00944897">
            <w:pPr>
              <w:rPr>
                <w:ins w:id="630" w:author="Arnold Sandjaja" w:date="2013-05-17T16:10:00Z"/>
                <w:color w:val="auto"/>
              </w:rPr>
            </w:pPr>
            <w:ins w:id="631" w:author="Arnold Sandjaja" w:date="2013-05-17T16:10:00Z">
              <w:r w:rsidRPr="00575FF6">
                <w:rPr>
                  <w:color w:val="auto"/>
                </w:rPr>
                <w:t>B.1</w:t>
              </w:r>
            </w:ins>
          </w:p>
        </w:tc>
        <w:tc>
          <w:tcPr>
            <w:tcW w:w="7513" w:type="dxa"/>
            <w:gridSpan w:val="2"/>
            <w:shd w:val="clear" w:color="auto" w:fill="auto"/>
            <w:vAlign w:val="bottom"/>
            <w:tcPrChange w:id="632" w:author="Arnold Sandjaja" w:date="2013-06-30T09:43:00Z">
              <w:tcPr>
                <w:tcW w:w="7513" w:type="dxa"/>
                <w:gridSpan w:val="2"/>
                <w:shd w:val="clear" w:color="auto" w:fill="auto"/>
                <w:vAlign w:val="bottom"/>
              </w:tcPr>
            </w:tcPrChange>
          </w:tcPr>
          <w:p w14:paraId="1B0DBD4B" w14:textId="77777777" w:rsidR="00553462" w:rsidRPr="00575FF6" w:rsidRDefault="00553462" w:rsidP="00815B05">
            <w:pPr>
              <w:rPr>
                <w:ins w:id="633" w:author="Arnold Sandjaja" w:date="2013-05-17T16:10:00Z"/>
                <w:rFonts w:eastAsia="Times New Roman" w:cs="Arial"/>
                <w:color w:val="auto"/>
              </w:rPr>
            </w:pPr>
            <w:ins w:id="634" w:author="Arnold Sandjaja" w:date="2013-05-17T16:10:00Z">
              <w:r w:rsidRPr="00575FF6">
                <w:rPr>
                  <w:rFonts w:eastAsia="Times New Roman" w:cs="Arial"/>
                  <w:color w:val="auto"/>
                </w:rPr>
                <w:t>Quality of the visual composition (masthead</w:t>
              </w:r>
            </w:ins>
            <w:ins w:id="635" w:author="Arnold Sandjaja" w:date="2013-06-30T08:38:00Z">
              <w:r>
                <w:rPr>
                  <w:rFonts w:eastAsia="Times New Roman" w:cs="Arial"/>
                  <w:color w:val="auto"/>
                </w:rPr>
                <w:t xml:space="preserve"> and </w:t>
              </w:r>
            </w:ins>
            <w:ins w:id="636" w:author="Michel Bulon" w:date="2013-06-12T21:29:00Z">
              <w:del w:id="637" w:author="Arnold Sandjaja" w:date="2013-06-30T08:39:00Z">
                <w:r w:rsidDel="00EB460E">
                  <w:rPr>
                    <w:rFonts w:eastAsia="Times New Roman" w:cs="Arial"/>
                    <w:color w:val="auto"/>
                  </w:rPr>
                  <w:delText xml:space="preserve"> </w:delText>
                </w:r>
              </w:del>
            </w:ins>
            <w:ins w:id="638" w:author="Arnold Sandjaja" w:date="2013-06-30T08:39:00Z">
              <w:r w:rsidRPr="00575FF6">
                <w:rPr>
                  <w:rFonts w:eastAsia="Times New Roman" w:cs="Arial"/>
                  <w:color w:val="auto"/>
                </w:rPr>
                <w:t>magazine</w:t>
              </w:r>
              <w:r>
                <w:rPr>
                  <w:rFonts w:eastAsia="Times New Roman" w:cs="Arial"/>
                  <w:color w:val="auto"/>
                </w:rPr>
                <w:t xml:space="preserve"> </w:t>
              </w:r>
            </w:ins>
            <w:ins w:id="639" w:author="Michel Bulon" w:date="2013-06-12T21:29:00Z">
              <w:del w:id="640" w:author="Arnold Sandjaja" w:date="2013-06-30T08:38:00Z">
                <w:r w:rsidDel="00EB460E">
                  <w:rPr>
                    <w:rFonts w:eastAsia="Times New Roman" w:cs="Arial"/>
                    <w:color w:val="auto"/>
                  </w:rPr>
                  <w:delText>dieline</w:delText>
                </w:r>
              </w:del>
            </w:ins>
            <w:ins w:id="641" w:author="Arnold Sandjaja" w:date="2013-06-30T08:38:00Z">
              <w:r>
                <w:rPr>
                  <w:rFonts w:eastAsia="Times New Roman" w:cs="Arial"/>
                  <w:color w:val="auto"/>
                </w:rPr>
                <w:t>layout</w:t>
              </w:r>
            </w:ins>
            <w:ins w:id="642" w:author="Michel Bulon" w:date="2013-06-21T13:26:00Z">
              <w:del w:id="643" w:author="Arnold Sandjaja" w:date="2013-06-30T08:39:00Z">
                <w:r w:rsidDel="00EB460E">
                  <w:rPr>
                    <w:rFonts w:eastAsia="Times New Roman" w:cs="Arial"/>
                    <w:color w:val="auto"/>
                  </w:rPr>
                  <w:delText xml:space="preserve"> </w:delText>
                </w:r>
              </w:del>
            </w:ins>
            <w:ins w:id="644" w:author="Arnold Sandjaja" w:date="2013-05-17T16:10:00Z">
              <w:r w:rsidRPr="00575FF6">
                <w:rPr>
                  <w:rFonts w:eastAsia="Times New Roman" w:cs="Arial"/>
                  <w:color w:val="auto"/>
                </w:rPr>
                <w:t>)</w:t>
              </w:r>
            </w:ins>
          </w:p>
        </w:tc>
        <w:tc>
          <w:tcPr>
            <w:tcW w:w="1449" w:type="dxa"/>
            <w:gridSpan w:val="2"/>
            <w:shd w:val="clear" w:color="auto" w:fill="auto"/>
            <w:vAlign w:val="bottom"/>
            <w:tcPrChange w:id="645" w:author="Arnold Sandjaja" w:date="2013-06-30T09:43:00Z">
              <w:tcPr>
                <w:tcW w:w="1449" w:type="dxa"/>
                <w:gridSpan w:val="2"/>
                <w:shd w:val="clear" w:color="auto" w:fill="auto"/>
              </w:tcPr>
            </w:tcPrChange>
          </w:tcPr>
          <w:p w14:paraId="7923A795" w14:textId="5DF804D3" w:rsidR="00553462" w:rsidRPr="00575FF6" w:rsidRDefault="00553462" w:rsidP="00944897">
            <w:pPr>
              <w:rPr>
                <w:ins w:id="646" w:author="Arnold Sandjaja" w:date="2013-05-17T16:10:00Z"/>
                <w:color w:val="auto"/>
              </w:rPr>
            </w:pPr>
            <w:ins w:id="647" w:author="Arnold Sandjaja" w:date="2013-06-30T09:43:00Z">
              <w:r>
                <w:rPr>
                  <w:rFonts w:cs="Arial"/>
                </w:rPr>
                <w:t>1.00</w:t>
              </w:r>
            </w:ins>
          </w:p>
        </w:tc>
      </w:tr>
      <w:tr w:rsidR="00553462" w:rsidRPr="00575FF6" w14:paraId="7225CB2A" w14:textId="77777777" w:rsidTr="00E73D17">
        <w:tblPrEx>
          <w:tblW w:w="9779" w:type="dxa"/>
          <w:tblLook w:val="06A0" w:firstRow="1" w:lastRow="0" w:firstColumn="1" w:lastColumn="0" w:noHBand="1" w:noVBand="1"/>
          <w:tblPrExChange w:id="648" w:author="Arnold Sandjaja" w:date="2013-06-30T09:43:00Z">
            <w:tblPrEx>
              <w:tblW w:w="9779" w:type="dxa"/>
              <w:tblLook w:val="06A0" w:firstRow="1" w:lastRow="0" w:firstColumn="1" w:lastColumn="0" w:noHBand="1" w:noVBand="1"/>
            </w:tblPrEx>
          </w:tblPrExChange>
        </w:tblPrEx>
        <w:trPr>
          <w:ins w:id="649" w:author="Arnold Sandjaja" w:date="2013-05-17T16:10:00Z"/>
        </w:trPr>
        <w:tc>
          <w:tcPr>
            <w:tcW w:w="817" w:type="dxa"/>
            <w:shd w:val="clear" w:color="auto" w:fill="auto"/>
            <w:tcPrChange w:id="650" w:author="Arnold Sandjaja" w:date="2013-06-30T09:43:00Z">
              <w:tcPr>
                <w:tcW w:w="817" w:type="dxa"/>
                <w:shd w:val="clear" w:color="auto" w:fill="auto"/>
              </w:tcPr>
            </w:tcPrChange>
          </w:tcPr>
          <w:p w14:paraId="3A2F59FA" w14:textId="77777777" w:rsidR="00553462" w:rsidRPr="00575FF6" w:rsidRDefault="00553462" w:rsidP="00944897">
            <w:pPr>
              <w:rPr>
                <w:ins w:id="651" w:author="Arnold Sandjaja" w:date="2013-05-17T16:10:00Z"/>
                <w:color w:val="auto"/>
              </w:rPr>
            </w:pPr>
            <w:ins w:id="652" w:author="Arnold Sandjaja" w:date="2013-05-17T16:10:00Z">
              <w:r w:rsidRPr="00575FF6">
                <w:rPr>
                  <w:color w:val="auto"/>
                </w:rPr>
                <w:t>B.2</w:t>
              </w:r>
            </w:ins>
          </w:p>
        </w:tc>
        <w:tc>
          <w:tcPr>
            <w:tcW w:w="7513" w:type="dxa"/>
            <w:gridSpan w:val="2"/>
            <w:shd w:val="clear" w:color="auto" w:fill="auto"/>
            <w:vAlign w:val="bottom"/>
            <w:tcPrChange w:id="653" w:author="Arnold Sandjaja" w:date="2013-06-30T09:43:00Z">
              <w:tcPr>
                <w:tcW w:w="7513" w:type="dxa"/>
                <w:gridSpan w:val="2"/>
                <w:shd w:val="clear" w:color="auto" w:fill="auto"/>
                <w:vAlign w:val="bottom"/>
              </w:tcPr>
            </w:tcPrChange>
          </w:tcPr>
          <w:p w14:paraId="459B9999" w14:textId="62D6EB17" w:rsidR="00553462" w:rsidRPr="00575FF6" w:rsidRDefault="00553462" w:rsidP="00AE3273">
            <w:pPr>
              <w:rPr>
                <w:ins w:id="654" w:author="Arnold Sandjaja" w:date="2013-05-17T16:10:00Z"/>
                <w:rFonts w:eastAsia="Times New Roman" w:cs="Arial"/>
                <w:color w:val="auto"/>
              </w:rPr>
            </w:pPr>
            <w:ins w:id="655" w:author="Arnold Sandjaja" w:date="2013-05-17T16:10:00Z">
              <w:r w:rsidRPr="00575FF6">
                <w:rPr>
                  <w:rFonts w:eastAsia="Times New Roman" w:cs="Arial"/>
                  <w:color w:val="auto"/>
                </w:rPr>
                <w:t>Impact of the design (masthead</w:t>
              </w:r>
            </w:ins>
            <w:ins w:id="656" w:author="Arnold Sandjaja" w:date="2013-06-30T08:39:00Z">
              <w:r>
                <w:rPr>
                  <w:rFonts w:eastAsia="Times New Roman" w:cs="Arial"/>
                  <w:color w:val="auto"/>
                </w:rPr>
                <w:t xml:space="preserve">, </w:t>
              </w:r>
            </w:ins>
            <w:ins w:id="657" w:author="Michel Bulon" w:date="2013-06-12T21:29:00Z">
              <w:del w:id="658" w:author="Arnold Sandjaja" w:date="2013-06-30T09:31:00Z">
                <w:r w:rsidDel="001175BA">
                  <w:rPr>
                    <w:rFonts w:eastAsia="Times New Roman" w:cs="Arial"/>
                    <w:color w:val="auto"/>
                  </w:rPr>
                  <w:delText xml:space="preserve"> </w:delText>
                </w:r>
              </w:del>
            </w:ins>
            <w:ins w:id="659" w:author="Arnold Sandjaja" w:date="2013-06-30T08:39:00Z">
              <w:r w:rsidRPr="00575FF6">
                <w:rPr>
                  <w:rFonts w:eastAsia="Times New Roman" w:cs="Arial"/>
                  <w:color w:val="auto"/>
                </w:rPr>
                <w:t>magazine</w:t>
              </w:r>
              <w:r>
                <w:rPr>
                  <w:rFonts w:eastAsia="Times New Roman" w:cs="Arial"/>
                  <w:color w:val="auto"/>
                </w:rPr>
                <w:t xml:space="preserve"> layout and usage of font</w:t>
              </w:r>
            </w:ins>
            <w:ins w:id="660" w:author="Michel Bulon" w:date="2013-06-12T21:29:00Z">
              <w:del w:id="661" w:author="Arnold Sandjaja" w:date="2013-06-30T08:39:00Z">
                <w:r w:rsidDel="00EB460E">
                  <w:rPr>
                    <w:rFonts w:eastAsia="Times New Roman" w:cs="Arial"/>
                    <w:color w:val="auto"/>
                  </w:rPr>
                  <w:delText>dieline</w:delText>
                </w:r>
              </w:del>
            </w:ins>
            <w:ins w:id="662" w:author="Michel Bulon" w:date="2013-06-21T13:27:00Z">
              <w:del w:id="663" w:author="Arnold Sandjaja" w:date="2013-06-30T08:39:00Z">
                <w:r w:rsidDel="00EB460E">
                  <w:rPr>
                    <w:rFonts w:eastAsia="Times New Roman" w:cs="Arial"/>
                    <w:color w:val="auto"/>
                  </w:rPr>
                  <w:delText xml:space="preserve"> </w:delText>
                </w:r>
              </w:del>
            </w:ins>
            <w:ins w:id="664" w:author="Arnold Sandjaja" w:date="2013-05-17T16:10:00Z">
              <w:r w:rsidRPr="00575FF6">
                <w:rPr>
                  <w:rFonts w:eastAsia="Times New Roman" w:cs="Arial"/>
                  <w:color w:val="auto"/>
                </w:rPr>
                <w:t>)</w:t>
              </w:r>
            </w:ins>
          </w:p>
        </w:tc>
        <w:tc>
          <w:tcPr>
            <w:tcW w:w="1449" w:type="dxa"/>
            <w:gridSpan w:val="2"/>
            <w:shd w:val="clear" w:color="auto" w:fill="auto"/>
            <w:vAlign w:val="bottom"/>
            <w:tcPrChange w:id="665" w:author="Arnold Sandjaja" w:date="2013-06-30T09:43:00Z">
              <w:tcPr>
                <w:tcW w:w="1449" w:type="dxa"/>
                <w:gridSpan w:val="2"/>
                <w:shd w:val="clear" w:color="auto" w:fill="auto"/>
              </w:tcPr>
            </w:tcPrChange>
          </w:tcPr>
          <w:p w14:paraId="7D604AE2" w14:textId="0EDDF32A" w:rsidR="00553462" w:rsidRPr="00575FF6" w:rsidRDefault="00553462" w:rsidP="00944897">
            <w:pPr>
              <w:rPr>
                <w:ins w:id="666" w:author="Arnold Sandjaja" w:date="2013-05-17T16:10:00Z"/>
                <w:color w:val="auto"/>
              </w:rPr>
            </w:pPr>
            <w:ins w:id="667" w:author="Arnold Sandjaja" w:date="2013-06-30T09:43:00Z">
              <w:r>
                <w:rPr>
                  <w:rFonts w:cs="Arial"/>
                </w:rPr>
                <w:t>1.00</w:t>
              </w:r>
            </w:ins>
          </w:p>
        </w:tc>
      </w:tr>
      <w:tr w:rsidR="00553462" w:rsidRPr="00575FF6" w14:paraId="31A616C6" w14:textId="77777777" w:rsidTr="00E73D17">
        <w:tblPrEx>
          <w:tblW w:w="9779" w:type="dxa"/>
          <w:tblLook w:val="06A0" w:firstRow="1" w:lastRow="0" w:firstColumn="1" w:lastColumn="0" w:noHBand="1" w:noVBand="1"/>
          <w:tblPrExChange w:id="668" w:author="Arnold Sandjaja" w:date="2013-06-30T09:43:00Z">
            <w:tblPrEx>
              <w:tblW w:w="9779" w:type="dxa"/>
              <w:tblLook w:val="06A0" w:firstRow="1" w:lastRow="0" w:firstColumn="1" w:lastColumn="0" w:noHBand="1" w:noVBand="1"/>
            </w:tblPrEx>
          </w:tblPrExChange>
        </w:tblPrEx>
        <w:trPr>
          <w:ins w:id="669" w:author="Arnold Sandjaja" w:date="2013-05-17T16:10:00Z"/>
        </w:trPr>
        <w:tc>
          <w:tcPr>
            <w:tcW w:w="817" w:type="dxa"/>
            <w:shd w:val="clear" w:color="auto" w:fill="auto"/>
            <w:tcPrChange w:id="670" w:author="Arnold Sandjaja" w:date="2013-06-30T09:43:00Z">
              <w:tcPr>
                <w:tcW w:w="817" w:type="dxa"/>
                <w:shd w:val="clear" w:color="auto" w:fill="auto"/>
              </w:tcPr>
            </w:tcPrChange>
          </w:tcPr>
          <w:p w14:paraId="2EF00F42" w14:textId="77777777" w:rsidR="00553462" w:rsidRPr="00575FF6" w:rsidRDefault="00553462" w:rsidP="00944897">
            <w:pPr>
              <w:rPr>
                <w:ins w:id="671" w:author="Arnold Sandjaja" w:date="2013-05-17T16:10:00Z"/>
                <w:color w:val="auto"/>
              </w:rPr>
            </w:pPr>
            <w:ins w:id="672" w:author="Arnold Sandjaja" w:date="2013-05-17T16:10:00Z">
              <w:r w:rsidRPr="00575FF6">
                <w:rPr>
                  <w:color w:val="auto"/>
                </w:rPr>
                <w:t>B.3</w:t>
              </w:r>
            </w:ins>
          </w:p>
        </w:tc>
        <w:tc>
          <w:tcPr>
            <w:tcW w:w="7513" w:type="dxa"/>
            <w:gridSpan w:val="2"/>
            <w:shd w:val="clear" w:color="auto" w:fill="auto"/>
            <w:vAlign w:val="bottom"/>
            <w:tcPrChange w:id="673" w:author="Arnold Sandjaja" w:date="2013-06-30T09:43:00Z">
              <w:tcPr>
                <w:tcW w:w="7513" w:type="dxa"/>
                <w:gridSpan w:val="2"/>
                <w:shd w:val="clear" w:color="auto" w:fill="auto"/>
                <w:vAlign w:val="bottom"/>
              </w:tcPr>
            </w:tcPrChange>
          </w:tcPr>
          <w:p w14:paraId="4A861A56" w14:textId="77777777" w:rsidR="00553462" w:rsidRPr="00575FF6" w:rsidRDefault="00553462" w:rsidP="00944897">
            <w:pPr>
              <w:rPr>
                <w:ins w:id="674" w:author="Arnold Sandjaja" w:date="2013-05-17T16:10:00Z"/>
                <w:rFonts w:eastAsia="Times New Roman" w:cs="Arial"/>
                <w:color w:val="auto"/>
              </w:rPr>
            </w:pPr>
            <w:ins w:id="675" w:author="Arnold Sandjaja" w:date="2013-05-17T16:10:00Z">
              <w:r w:rsidRPr="00575FF6">
                <w:rPr>
                  <w:rFonts w:eastAsia="Times New Roman" w:cs="Arial"/>
                  <w:color w:val="auto"/>
                </w:rPr>
                <w:t>Quality of the typography for the masthead</w:t>
              </w:r>
            </w:ins>
          </w:p>
        </w:tc>
        <w:tc>
          <w:tcPr>
            <w:tcW w:w="1449" w:type="dxa"/>
            <w:gridSpan w:val="2"/>
            <w:shd w:val="clear" w:color="auto" w:fill="auto"/>
            <w:vAlign w:val="bottom"/>
            <w:tcPrChange w:id="676" w:author="Arnold Sandjaja" w:date="2013-06-30T09:43:00Z">
              <w:tcPr>
                <w:tcW w:w="1449" w:type="dxa"/>
                <w:gridSpan w:val="2"/>
                <w:shd w:val="clear" w:color="auto" w:fill="auto"/>
              </w:tcPr>
            </w:tcPrChange>
          </w:tcPr>
          <w:p w14:paraId="15AD3A66" w14:textId="73C643EF" w:rsidR="00553462" w:rsidRPr="00575FF6" w:rsidRDefault="00553462" w:rsidP="00944897">
            <w:pPr>
              <w:rPr>
                <w:ins w:id="677" w:author="Arnold Sandjaja" w:date="2013-05-17T16:10:00Z"/>
                <w:color w:val="auto"/>
              </w:rPr>
            </w:pPr>
            <w:ins w:id="678" w:author="Arnold Sandjaja" w:date="2013-06-30T09:43:00Z">
              <w:r>
                <w:rPr>
                  <w:rFonts w:cs="Arial"/>
                </w:rPr>
                <w:t>1.00</w:t>
              </w:r>
            </w:ins>
          </w:p>
        </w:tc>
      </w:tr>
      <w:tr w:rsidR="00553462" w:rsidRPr="00575FF6" w14:paraId="26DB6E52" w14:textId="77777777" w:rsidTr="00E73D17">
        <w:tblPrEx>
          <w:tblW w:w="9779" w:type="dxa"/>
          <w:tblLook w:val="06A0" w:firstRow="1" w:lastRow="0" w:firstColumn="1" w:lastColumn="0" w:noHBand="1" w:noVBand="1"/>
          <w:tblPrExChange w:id="679" w:author="Arnold Sandjaja" w:date="2013-06-30T09:43:00Z">
            <w:tblPrEx>
              <w:tblW w:w="9779" w:type="dxa"/>
              <w:tblLook w:val="06A0" w:firstRow="1" w:lastRow="0" w:firstColumn="1" w:lastColumn="0" w:noHBand="1" w:noVBand="1"/>
            </w:tblPrEx>
          </w:tblPrExChange>
        </w:tblPrEx>
        <w:trPr>
          <w:ins w:id="680" w:author="Arnold Sandjaja" w:date="2013-05-17T16:10:00Z"/>
        </w:trPr>
        <w:tc>
          <w:tcPr>
            <w:tcW w:w="817" w:type="dxa"/>
            <w:shd w:val="clear" w:color="auto" w:fill="auto"/>
            <w:tcPrChange w:id="681" w:author="Arnold Sandjaja" w:date="2013-06-30T09:43:00Z">
              <w:tcPr>
                <w:tcW w:w="817" w:type="dxa"/>
                <w:shd w:val="clear" w:color="auto" w:fill="auto"/>
              </w:tcPr>
            </w:tcPrChange>
          </w:tcPr>
          <w:p w14:paraId="4BC47ADA" w14:textId="77777777" w:rsidR="00553462" w:rsidRPr="00575FF6" w:rsidRDefault="00553462" w:rsidP="00944897">
            <w:pPr>
              <w:rPr>
                <w:ins w:id="682" w:author="Arnold Sandjaja" w:date="2013-05-17T16:10:00Z"/>
                <w:color w:val="auto"/>
              </w:rPr>
            </w:pPr>
            <w:ins w:id="683" w:author="Arnold Sandjaja" w:date="2013-05-17T16:10:00Z">
              <w:r w:rsidRPr="00575FF6">
                <w:rPr>
                  <w:color w:val="auto"/>
                </w:rPr>
                <w:t xml:space="preserve">B.4 </w:t>
              </w:r>
            </w:ins>
          </w:p>
        </w:tc>
        <w:tc>
          <w:tcPr>
            <w:tcW w:w="7513" w:type="dxa"/>
            <w:gridSpan w:val="2"/>
            <w:shd w:val="clear" w:color="auto" w:fill="auto"/>
            <w:vAlign w:val="bottom"/>
            <w:tcPrChange w:id="684" w:author="Arnold Sandjaja" w:date="2013-06-30T09:43:00Z">
              <w:tcPr>
                <w:tcW w:w="7513" w:type="dxa"/>
                <w:gridSpan w:val="2"/>
                <w:shd w:val="clear" w:color="auto" w:fill="auto"/>
                <w:vAlign w:val="bottom"/>
              </w:tcPr>
            </w:tcPrChange>
          </w:tcPr>
          <w:p w14:paraId="4BA9DDA1" w14:textId="77777777" w:rsidR="00553462" w:rsidRPr="00575FF6" w:rsidRDefault="00553462" w:rsidP="00944897">
            <w:pPr>
              <w:rPr>
                <w:ins w:id="685" w:author="Arnold Sandjaja" w:date="2013-05-17T16:10:00Z"/>
                <w:rFonts w:eastAsia="Times New Roman" w:cs="Arial"/>
                <w:color w:val="auto"/>
              </w:rPr>
            </w:pPr>
            <w:ins w:id="686" w:author="Arnold Sandjaja" w:date="2013-05-17T16:10:00Z">
              <w:r w:rsidRPr="00575FF6">
                <w:rPr>
                  <w:rFonts w:eastAsia="Times New Roman" w:cs="Arial"/>
                  <w:color w:val="auto"/>
                </w:rPr>
                <w:t>Quality of the typography for the magazine</w:t>
              </w:r>
            </w:ins>
          </w:p>
        </w:tc>
        <w:tc>
          <w:tcPr>
            <w:tcW w:w="1449" w:type="dxa"/>
            <w:gridSpan w:val="2"/>
            <w:shd w:val="clear" w:color="auto" w:fill="auto"/>
            <w:vAlign w:val="bottom"/>
            <w:tcPrChange w:id="687" w:author="Arnold Sandjaja" w:date="2013-06-30T09:43:00Z">
              <w:tcPr>
                <w:tcW w:w="1449" w:type="dxa"/>
                <w:gridSpan w:val="2"/>
                <w:shd w:val="clear" w:color="auto" w:fill="auto"/>
              </w:tcPr>
            </w:tcPrChange>
          </w:tcPr>
          <w:p w14:paraId="4EA83A8F" w14:textId="18291213" w:rsidR="00553462" w:rsidRPr="00575FF6" w:rsidRDefault="00553462" w:rsidP="00944897">
            <w:pPr>
              <w:rPr>
                <w:ins w:id="688" w:author="Arnold Sandjaja" w:date="2013-05-17T16:10:00Z"/>
                <w:color w:val="auto"/>
              </w:rPr>
            </w:pPr>
            <w:ins w:id="689" w:author="Arnold Sandjaja" w:date="2013-06-30T09:43:00Z">
              <w:r>
                <w:rPr>
                  <w:rFonts w:cs="Arial"/>
                </w:rPr>
                <w:t>2.00</w:t>
              </w:r>
            </w:ins>
          </w:p>
        </w:tc>
      </w:tr>
      <w:tr w:rsidR="00553462" w:rsidRPr="00575FF6" w14:paraId="40EF65B8" w14:textId="77777777" w:rsidTr="00E73D17">
        <w:tblPrEx>
          <w:tblW w:w="9779" w:type="dxa"/>
          <w:tblLook w:val="06A0" w:firstRow="1" w:lastRow="0" w:firstColumn="1" w:lastColumn="0" w:noHBand="1" w:noVBand="1"/>
          <w:tblPrExChange w:id="690" w:author="Arnold Sandjaja" w:date="2013-06-30T09:43:00Z">
            <w:tblPrEx>
              <w:tblW w:w="9779" w:type="dxa"/>
              <w:tblLook w:val="06A0" w:firstRow="1" w:lastRow="0" w:firstColumn="1" w:lastColumn="0" w:noHBand="1" w:noVBand="1"/>
            </w:tblPrEx>
          </w:tblPrExChange>
        </w:tblPrEx>
        <w:trPr>
          <w:ins w:id="691" w:author="Arnold Sandjaja" w:date="2013-05-17T16:10:00Z"/>
        </w:trPr>
        <w:tc>
          <w:tcPr>
            <w:tcW w:w="817" w:type="dxa"/>
            <w:shd w:val="clear" w:color="auto" w:fill="auto"/>
            <w:tcPrChange w:id="692" w:author="Arnold Sandjaja" w:date="2013-06-30T09:43:00Z">
              <w:tcPr>
                <w:tcW w:w="817" w:type="dxa"/>
                <w:shd w:val="clear" w:color="auto" w:fill="auto"/>
              </w:tcPr>
            </w:tcPrChange>
          </w:tcPr>
          <w:p w14:paraId="4B24089E" w14:textId="77777777" w:rsidR="00553462" w:rsidRPr="00575FF6" w:rsidRDefault="00553462" w:rsidP="00944897">
            <w:pPr>
              <w:rPr>
                <w:ins w:id="693" w:author="Arnold Sandjaja" w:date="2013-05-17T16:10:00Z"/>
                <w:color w:val="auto"/>
              </w:rPr>
            </w:pPr>
            <w:ins w:id="694" w:author="Arnold Sandjaja" w:date="2013-05-17T16:10:00Z">
              <w:r w:rsidRPr="00575FF6">
                <w:rPr>
                  <w:color w:val="auto"/>
                </w:rPr>
                <w:t>B.5</w:t>
              </w:r>
            </w:ins>
          </w:p>
        </w:tc>
        <w:tc>
          <w:tcPr>
            <w:tcW w:w="7513" w:type="dxa"/>
            <w:gridSpan w:val="2"/>
            <w:shd w:val="clear" w:color="auto" w:fill="auto"/>
            <w:vAlign w:val="bottom"/>
            <w:tcPrChange w:id="695" w:author="Arnold Sandjaja" w:date="2013-06-30T09:43:00Z">
              <w:tcPr>
                <w:tcW w:w="7513" w:type="dxa"/>
                <w:gridSpan w:val="2"/>
                <w:shd w:val="clear" w:color="auto" w:fill="auto"/>
                <w:vAlign w:val="bottom"/>
              </w:tcPr>
            </w:tcPrChange>
          </w:tcPr>
          <w:p w14:paraId="406B8484" w14:textId="77777777" w:rsidR="00553462" w:rsidRPr="00575FF6" w:rsidRDefault="00553462" w:rsidP="00944897">
            <w:pPr>
              <w:rPr>
                <w:ins w:id="696" w:author="Arnold Sandjaja" w:date="2013-05-17T16:10:00Z"/>
                <w:rFonts w:eastAsia="Times New Roman" w:cs="Arial"/>
                <w:color w:val="auto"/>
              </w:rPr>
            </w:pPr>
            <w:ins w:id="697" w:author="Arnold Sandjaja" w:date="2013-05-17T16:10:00Z">
              <w:r w:rsidRPr="00575FF6">
                <w:rPr>
                  <w:rFonts w:eastAsia="Times New Roman" w:cs="Arial"/>
                  <w:color w:val="auto"/>
                </w:rPr>
                <w:t>Quality of the colours for the masthead</w:t>
              </w:r>
            </w:ins>
          </w:p>
        </w:tc>
        <w:tc>
          <w:tcPr>
            <w:tcW w:w="1449" w:type="dxa"/>
            <w:gridSpan w:val="2"/>
            <w:shd w:val="clear" w:color="auto" w:fill="auto"/>
            <w:vAlign w:val="bottom"/>
            <w:tcPrChange w:id="698" w:author="Arnold Sandjaja" w:date="2013-06-30T09:43:00Z">
              <w:tcPr>
                <w:tcW w:w="1449" w:type="dxa"/>
                <w:gridSpan w:val="2"/>
                <w:shd w:val="clear" w:color="auto" w:fill="auto"/>
              </w:tcPr>
            </w:tcPrChange>
          </w:tcPr>
          <w:p w14:paraId="77C7A41A" w14:textId="7AA72C41" w:rsidR="00553462" w:rsidRPr="00575FF6" w:rsidRDefault="00553462" w:rsidP="00944897">
            <w:pPr>
              <w:rPr>
                <w:ins w:id="699" w:author="Arnold Sandjaja" w:date="2013-05-17T16:10:00Z"/>
                <w:color w:val="auto"/>
              </w:rPr>
            </w:pPr>
            <w:ins w:id="700" w:author="Arnold Sandjaja" w:date="2013-06-30T09:43:00Z">
              <w:r>
                <w:rPr>
                  <w:rFonts w:cs="Arial"/>
                </w:rPr>
                <w:t>0.75</w:t>
              </w:r>
            </w:ins>
          </w:p>
        </w:tc>
      </w:tr>
      <w:tr w:rsidR="00553462" w:rsidRPr="00575FF6" w14:paraId="35B4F146" w14:textId="77777777" w:rsidTr="00E73D17">
        <w:tblPrEx>
          <w:tblW w:w="9779" w:type="dxa"/>
          <w:tblLook w:val="06A0" w:firstRow="1" w:lastRow="0" w:firstColumn="1" w:lastColumn="0" w:noHBand="1" w:noVBand="1"/>
          <w:tblPrExChange w:id="701" w:author="Arnold Sandjaja" w:date="2013-06-30T09:43:00Z">
            <w:tblPrEx>
              <w:tblW w:w="9779" w:type="dxa"/>
              <w:tblLook w:val="06A0" w:firstRow="1" w:lastRow="0" w:firstColumn="1" w:lastColumn="0" w:noHBand="1" w:noVBand="1"/>
            </w:tblPrEx>
          </w:tblPrExChange>
        </w:tblPrEx>
        <w:trPr>
          <w:ins w:id="702" w:author="Arnold Sandjaja" w:date="2013-05-17T16:10:00Z"/>
        </w:trPr>
        <w:tc>
          <w:tcPr>
            <w:tcW w:w="817" w:type="dxa"/>
            <w:shd w:val="clear" w:color="auto" w:fill="auto"/>
            <w:tcPrChange w:id="703" w:author="Arnold Sandjaja" w:date="2013-06-30T09:43:00Z">
              <w:tcPr>
                <w:tcW w:w="817" w:type="dxa"/>
                <w:shd w:val="clear" w:color="auto" w:fill="auto"/>
              </w:tcPr>
            </w:tcPrChange>
          </w:tcPr>
          <w:p w14:paraId="3B1E0974" w14:textId="77777777" w:rsidR="00553462" w:rsidRPr="00575FF6" w:rsidRDefault="00553462" w:rsidP="00944897">
            <w:pPr>
              <w:rPr>
                <w:ins w:id="704" w:author="Arnold Sandjaja" w:date="2013-05-17T16:10:00Z"/>
                <w:color w:val="auto"/>
              </w:rPr>
            </w:pPr>
            <w:ins w:id="705" w:author="Arnold Sandjaja" w:date="2013-05-17T16:10:00Z">
              <w:r w:rsidRPr="00575FF6">
                <w:rPr>
                  <w:color w:val="auto"/>
                </w:rPr>
                <w:t>B.6</w:t>
              </w:r>
            </w:ins>
          </w:p>
        </w:tc>
        <w:tc>
          <w:tcPr>
            <w:tcW w:w="7513" w:type="dxa"/>
            <w:gridSpan w:val="2"/>
            <w:shd w:val="clear" w:color="auto" w:fill="auto"/>
            <w:vAlign w:val="bottom"/>
            <w:tcPrChange w:id="706" w:author="Arnold Sandjaja" w:date="2013-06-30T09:43:00Z">
              <w:tcPr>
                <w:tcW w:w="7513" w:type="dxa"/>
                <w:gridSpan w:val="2"/>
                <w:shd w:val="clear" w:color="auto" w:fill="auto"/>
                <w:vAlign w:val="bottom"/>
              </w:tcPr>
            </w:tcPrChange>
          </w:tcPr>
          <w:p w14:paraId="0A5D772B" w14:textId="77777777" w:rsidR="00553462" w:rsidRPr="00575FF6" w:rsidRDefault="00553462" w:rsidP="00944897">
            <w:pPr>
              <w:rPr>
                <w:ins w:id="707" w:author="Arnold Sandjaja" w:date="2013-05-17T16:10:00Z"/>
                <w:rFonts w:eastAsia="Times New Roman" w:cs="Arial"/>
                <w:color w:val="auto"/>
              </w:rPr>
            </w:pPr>
            <w:ins w:id="708" w:author="Arnold Sandjaja" w:date="2013-05-17T16:10:00Z">
              <w:r w:rsidRPr="00575FF6">
                <w:rPr>
                  <w:rFonts w:eastAsia="Times New Roman" w:cs="Arial"/>
                  <w:color w:val="auto"/>
                </w:rPr>
                <w:t>Quality of the colours for the magazine</w:t>
              </w:r>
            </w:ins>
          </w:p>
        </w:tc>
        <w:tc>
          <w:tcPr>
            <w:tcW w:w="1449" w:type="dxa"/>
            <w:gridSpan w:val="2"/>
            <w:shd w:val="clear" w:color="auto" w:fill="auto"/>
            <w:vAlign w:val="bottom"/>
            <w:tcPrChange w:id="709" w:author="Arnold Sandjaja" w:date="2013-06-30T09:43:00Z">
              <w:tcPr>
                <w:tcW w:w="1449" w:type="dxa"/>
                <w:gridSpan w:val="2"/>
                <w:shd w:val="clear" w:color="auto" w:fill="auto"/>
              </w:tcPr>
            </w:tcPrChange>
          </w:tcPr>
          <w:p w14:paraId="3EB15FCC" w14:textId="7A59B325" w:rsidR="00553462" w:rsidRPr="00575FF6" w:rsidRDefault="00553462" w:rsidP="00944897">
            <w:pPr>
              <w:rPr>
                <w:ins w:id="710" w:author="Arnold Sandjaja" w:date="2013-05-17T16:10:00Z"/>
                <w:color w:val="auto"/>
              </w:rPr>
            </w:pPr>
            <w:ins w:id="711" w:author="Arnold Sandjaja" w:date="2013-06-30T09:43:00Z">
              <w:r>
                <w:rPr>
                  <w:rFonts w:cs="Arial"/>
                </w:rPr>
                <w:t>1.25</w:t>
              </w:r>
            </w:ins>
          </w:p>
        </w:tc>
      </w:tr>
      <w:tr w:rsidR="00553462" w:rsidRPr="00575FF6" w14:paraId="32893C99" w14:textId="77777777" w:rsidTr="00E73D17">
        <w:tblPrEx>
          <w:tblW w:w="9779" w:type="dxa"/>
          <w:tblLook w:val="06A0" w:firstRow="1" w:lastRow="0" w:firstColumn="1" w:lastColumn="0" w:noHBand="1" w:noVBand="1"/>
          <w:tblPrExChange w:id="712" w:author="Arnold Sandjaja" w:date="2013-06-30T09:43:00Z">
            <w:tblPrEx>
              <w:tblW w:w="9779" w:type="dxa"/>
              <w:tblLook w:val="06A0" w:firstRow="1" w:lastRow="0" w:firstColumn="1" w:lastColumn="0" w:noHBand="1" w:noVBand="1"/>
            </w:tblPrEx>
          </w:tblPrExChange>
        </w:tblPrEx>
        <w:trPr>
          <w:ins w:id="713" w:author="Arnold Sandjaja" w:date="2013-05-17T16:10:00Z"/>
        </w:trPr>
        <w:tc>
          <w:tcPr>
            <w:tcW w:w="817" w:type="dxa"/>
            <w:shd w:val="clear" w:color="auto" w:fill="auto"/>
            <w:tcPrChange w:id="714" w:author="Arnold Sandjaja" w:date="2013-06-30T09:43:00Z">
              <w:tcPr>
                <w:tcW w:w="817" w:type="dxa"/>
                <w:shd w:val="clear" w:color="auto" w:fill="auto"/>
              </w:tcPr>
            </w:tcPrChange>
          </w:tcPr>
          <w:p w14:paraId="7998CDF0" w14:textId="77777777" w:rsidR="00553462" w:rsidRPr="00575FF6" w:rsidRDefault="00553462" w:rsidP="00944897">
            <w:pPr>
              <w:rPr>
                <w:ins w:id="715" w:author="Arnold Sandjaja" w:date="2013-05-17T16:10:00Z"/>
                <w:color w:val="auto"/>
              </w:rPr>
            </w:pPr>
            <w:ins w:id="716" w:author="Arnold Sandjaja" w:date="2013-05-17T16:10:00Z">
              <w:r w:rsidRPr="00575FF6">
                <w:rPr>
                  <w:color w:val="auto"/>
                </w:rPr>
                <w:t>B.7</w:t>
              </w:r>
            </w:ins>
          </w:p>
        </w:tc>
        <w:tc>
          <w:tcPr>
            <w:tcW w:w="7513" w:type="dxa"/>
            <w:gridSpan w:val="2"/>
            <w:shd w:val="clear" w:color="auto" w:fill="auto"/>
            <w:vAlign w:val="bottom"/>
            <w:tcPrChange w:id="717" w:author="Arnold Sandjaja" w:date="2013-06-30T09:43:00Z">
              <w:tcPr>
                <w:tcW w:w="7513" w:type="dxa"/>
                <w:gridSpan w:val="2"/>
                <w:shd w:val="clear" w:color="auto" w:fill="auto"/>
                <w:vAlign w:val="bottom"/>
              </w:tcPr>
            </w:tcPrChange>
          </w:tcPr>
          <w:p w14:paraId="76216346" w14:textId="77777777" w:rsidR="00553462" w:rsidRPr="00575FF6" w:rsidRDefault="00553462" w:rsidP="00944897">
            <w:pPr>
              <w:rPr>
                <w:ins w:id="718" w:author="Arnold Sandjaja" w:date="2013-05-17T16:10:00Z"/>
                <w:rFonts w:eastAsia="Times New Roman" w:cs="Arial"/>
                <w:color w:val="auto"/>
              </w:rPr>
            </w:pPr>
            <w:ins w:id="719" w:author="Arnold Sandjaja" w:date="2013-05-17T16:10:00Z">
              <w:r w:rsidRPr="00575FF6">
                <w:rPr>
                  <w:rFonts w:eastAsia="Times New Roman" w:cs="Arial"/>
                  <w:color w:val="auto"/>
                </w:rPr>
                <w:t>Quality of the design &amp; originality of other elements (choice of page size &amp; master page elements)</w:t>
              </w:r>
            </w:ins>
          </w:p>
        </w:tc>
        <w:tc>
          <w:tcPr>
            <w:tcW w:w="1449" w:type="dxa"/>
            <w:gridSpan w:val="2"/>
            <w:shd w:val="clear" w:color="auto" w:fill="auto"/>
            <w:vAlign w:val="bottom"/>
            <w:tcPrChange w:id="720" w:author="Arnold Sandjaja" w:date="2013-06-30T09:43:00Z">
              <w:tcPr>
                <w:tcW w:w="1449" w:type="dxa"/>
                <w:gridSpan w:val="2"/>
                <w:shd w:val="clear" w:color="auto" w:fill="auto"/>
              </w:tcPr>
            </w:tcPrChange>
          </w:tcPr>
          <w:p w14:paraId="79EA74A1" w14:textId="5E3A8442" w:rsidR="00553462" w:rsidRPr="00575FF6" w:rsidRDefault="00553462" w:rsidP="00944897">
            <w:pPr>
              <w:rPr>
                <w:ins w:id="721" w:author="Arnold Sandjaja" w:date="2013-05-17T16:10:00Z"/>
                <w:color w:val="auto"/>
              </w:rPr>
            </w:pPr>
            <w:ins w:id="722" w:author="Arnold Sandjaja" w:date="2013-06-30T09:43:00Z">
              <w:r>
                <w:rPr>
                  <w:rFonts w:cs="Arial"/>
                </w:rPr>
                <w:t>0.50</w:t>
              </w:r>
            </w:ins>
          </w:p>
        </w:tc>
      </w:tr>
      <w:tr w:rsidR="00553462" w:rsidRPr="00575FF6" w14:paraId="5B1A0E8D" w14:textId="77777777" w:rsidTr="00E73D17">
        <w:tblPrEx>
          <w:tblW w:w="9779" w:type="dxa"/>
          <w:tblLook w:val="06A0" w:firstRow="1" w:lastRow="0" w:firstColumn="1" w:lastColumn="0" w:noHBand="1" w:noVBand="1"/>
          <w:tblPrExChange w:id="723" w:author="Arnold Sandjaja" w:date="2013-06-30T09:43:00Z">
            <w:tblPrEx>
              <w:tblW w:w="9779" w:type="dxa"/>
              <w:tblLook w:val="06A0" w:firstRow="1" w:lastRow="0" w:firstColumn="1" w:lastColumn="0" w:noHBand="1" w:noVBand="1"/>
            </w:tblPrEx>
          </w:tblPrExChange>
        </w:tblPrEx>
        <w:trPr>
          <w:ins w:id="724" w:author="Arnold Sandjaja" w:date="2013-05-17T16:10:00Z"/>
        </w:trPr>
        <w:tc>
          <w:tcPr>
            <w:tcW w:w="817" w:type="dxa"/>
            <w:shd w:val="clear" w:color="auto" w:fill="auto"/>
            <w:tcPrChange w:id="725" w:author="Arnold Sandjaja" w:date="2013-06-30T09:43:00Z">
              <w:tcPr>
                <w:tcW w:w="817" w:type="dxa"/>
                <w:shd w:val="clear" w:color="auto" w:fill="auto"/>
              </w:tcPr>
            </w:tcPrChange>
          </w:tcPr>
          <w:p w14:paraId="55E69A04" w14:textId="77777777" w:rsidR="00553462" w:rsidRPr="00575FF6" w:rsidRDefault="00553462" w:rsidP="00944897">
            <w:pPr>
              <w:rPr>
                <w:ins w:id="726" w:author="Arnold Sandjaja" w:date="2013-05-17T16:10:00Z"/>
                <w:color w:val="auto"/>
              </w:rPr>
            </w:pPr>
            <w:ins w:id="727" w:author="Arnold Sandjaja" w:date="2013-05-17T16:10:00Z">
              <w:r w:rsidRPr="00575FF6">
                <w:rPr>
                  <w:color w:val="auto"/>
                </w:rPr>
                <w:t>B.8</w:t>
              </w:r>
            </w:ins>
          </w:p>
        </w:tc>
        <w:tc>
          <w:tcPr>
            <w:tcW w:w="7513" w:type="dxa"/>
            <w:gridSpan w:val="2"/>
            <w:shd w:val="clear" w:color="auto" w:fill="auto"/>
            <w:vAlign w:val="bottom"/>
            <w:tcPrChange w:id="728" w:author="Arnold Sandjaja" w:date="2013-06-30T09:43:00Z">
              <w:tcPr>
                <w:tcW w:w="7513" w:type="dxa"/>
                <w:gridSpan w:val="2"/>
                <w:shd w:val="clear" w:color="auto" w:fill="auto"/>
                <w:vAlign w:val="bottom"/>
              </w:tcPr>
            </w:tcPrChange>
          </w:tcPr>
          <w:p w14:paraId="0AAF5C87" w14:textId="77777777" w:rsidR="00553462" w:rsidRPr="00575FF6" w:rsidRDefault="00553462" w:rsidP="00944897">
            <w:pPr>
              <w:rPr>
                <w:ins w:id="729" w:author="Arnold Sandjaja" w:date="2013-05-17T16:10:00Z"/>
                <w:rFonts w:eastAsia="Times New Roman" w:cs="Arial"/>
                <w:color w:val="auto"/>
              </w:rPr>
            </w:pPr>
            <w:ins w:id="730" w:author="Michel Bulon" w:date="2013-06-21T13:26:00Z">
              <w:r w:rsidRPr="00575FF6">
                <w:rPr>
                  <w:rFonts w:eastAsia="Times New Roman" w:cs="Arial"/>
                  <w:color w:val="auto"/>
                </w:rPr>
                <w:t xml:space="preserve">Quality of the </w:t>
              </w:r>
              <w:r>
                <w:rPr>
                  <w:rFonts w:eastAsia="Times New Roman" w:cs="Arial"/>
                  <w:color w:val="auto"/>
                </w:rPr>
                <w:t>infographic</w:t>
              </w:r>
              <w:r w:rsidRPr="00575FF6">
                <w:rPr>
                  <w:rFonts w:eastAsia="Times New Roman" w:cs="Arial"/>
                  <w:color w:val="auto"/>
                </w:rPr>
                <w:t xml:space="preserve"> (magazine</w:t>
              </w:r>
              <w:r>
                <w:rPr>
                  <w:rFonts w:eastAsia="Times New Roman" w:cs="Arial"/>
                  <w:color w:val="auto"/>
                </w:rPr>
                <w:t xml:space="preserve"> page </w:t>
              </w:r>
            </w:ins>
            <w:ins w:id="731" w:author="Arnold Sandjaja" w:date="2013-06-29T14:32:00Z">
              <w:r>
                <w:rPr>
                  <w:rFonts w:eastAsia="Times New Roman" w:cs="Arial"/>
                  <w:color w:val="auto"/>
                </w:rPr>
                <w:t xml:space="preserve">8 or </w:t>
              </w:r>
            </w:ins>
            <w:ins w:id="732" w:author="Michel Bulon" w:date="2013-06-21T13:26:00Z">
              <w:r>
                <w:rPr>
                  <w:rFonts w:eastAsia="Times New Roman" w:cs="Arial"/>
                  <w:color w:val="auto"/>
                </w:rPr>
                <w:t>9</w:t>
              </w:r>
              <w:r w:rsidRPr="00575FF6">
                <w:rPr>
                  <w:rFonts w:eastAsia="Times New Roman" w:cs="Arial"/>
                  <w:color w:val="auto"/>
                </w:rPr>
                <w:t>)</w:t>
              </w:r>
            </w:ins>
            <w:ins w:id="733" w:author="Arnold Sandjaja" w:date="2013-05-17T16:10:00Z">
              <w:del w:id="734" w:author="Michel Bulon" w:date="2013-06-21T13:26:00Z">
                <w:r w:rsidRPr="00575FF6" w:rsidDel="0095525C">
                  <w:rPr>
                    <w:rFonts w:eastAsia="Times New Roman" w:cs="Arial"/>
                    <w:color w:val="auto"/>
                  </w:rPr>
                  <w:delText>Quality of the mounted presentation (masthead and magazine)</w:delText>
                </w:r>
              </w:del>
            </w:ins>
          </w:p>
        </w:tc>
        <w:tc>
          <w:tcPr>
            <w:tcW w:w="1449" w:type="dxa"/>
            <w:gridSpan w:val="2"/>
            <w:shd w:val="clear" w:color="auto" w:fill="auto"/>
            <w:vAlign w:val="bottom"/>
            <w:tcPrChange w:id="735" w:author="Arnold Sandjaja" w:date="2013-06-30T09:43:00Z">
              <w:tcPr>
                <w:tcW w:w="1449" w:type="dxa"/>
                <w:gridSpan w:val="2"/>
                <w:shd w:val="clear" w:color="auto" w:fill="auto"/>
              </w:tcPr>
            </w:tcPrChange>
          </w:tcPr>
          <w:p w14:paraId="047D6F0E" w14:textId="05F0AE86" w:rsidR="00553462" w:rsidRPr="00575FF6" w:rsidRDefault="00553462" w:rsidP="00944897">
            <w:pPr>
              <w:rPr>
                <w:ins w:id="736" w:author="Arnold Sandjaja" w:date="2013-05-17T16:10:00Z"/>
                <w:color w:val="auto"/>
              </w:rPr>
            </w:pPr>
            <w:ins w:id="737" w:author="Arnold Sandjaja" w:date="2013-06-30T09:43:00Z">
              <w:r>
                <w:rPr>
                  <w:rFonts w:cs="Arial"/>
                </w:rPr>
                <w:t>0.50</w:t>
              </w:r>
            </w:ins>
          </w:p>
        </w:tc>
      </w:tr>
      <w:tr w:rsidR="00575FF6" w:rsidRPr="00575FF6" w14:paraId="5CBC0A7F" w14:textId="77777777" w:rsidTr="00575FF6">
        <w:trPr>
          <w:ins w:id="738" w:author="Arnold Sandjaja" w:date="2013-05-17T16:10:00Z"/>
        </w:trPr>
        <w:tc>
          <w:tcPr>
            <w:tcW w:w="817" w:type="dxa"/>
            <w:shd w:val="clear" w:color="auto" w:fill="auto"/>
          </w:tcPr>
          <w:p w14:paraId="11AD2658" w14:textId="77777777" w:rsidR="00575FF6" w:rsidRPr="00575FF6" w:rsidRDefault="00575FF6" w:rsidP="00944897">
            <w:pPr>
              <w:rPr>
                <w:ins w:id="739" w:author="Arnold Sandjaja" w:date="2013-05-17T16:10:00Z"/>
                <w:b/>
                <w:color w:val="auto"/>
              </w:rPr>
            </w:pPr>
          </w:p>
        </w:tc>
        <w:tc>
          <w:tcPr>
            <w:tcW w:w="7513" w:type="dxa"/>
            <w:gridSpan w:val="2"/>
            <w:shd w:val="clear" w:color="auto" w:fill="auto"/>
          </w:tcPr>
          <w:p w14:paraId="3AA4BFC2" w14:textId="77777777" w:rsidR="00575FF6" w:rsidRPr="00575FF6" w:rsidRDefault="00575FF6" w:rsidP="00944897">
            <w:pPr>
              <w:rPr>
                <w:ins w:id="740" w:author="Arnold Sandjaja" w:date="2013-05-17T16:10:00Z"/>
                <w:b/>
                <w:color w:val="auto"/>
              </w:rPr>
            </w:pPr>
          </w:p>
        </w:tc>
        <w:tc>
          <w:tcPr>
            <w:tcW w:w="1449" w:type="dxa"/>
            <w:gridSpan w:val="2"/>
            <w:shd w:val="clear" w:color="auto" w:fill="auto"/>
          </w:tcPr>
          <w:p w14:paraId="5D5D3B62" w14:textId="77777777" w:rsidR="00575FF6" w:rsidRPr="00575FF6" w:rsidRDefault="00575FF6" w:rsidP="00944897">
            <w:pPr>
              <w:rPr>
                <w:ins w:id="741" w:author="Arnold Sandjaja" w:date="2013-05-17T16:10:00Z"/>
                <w:color w:val="auto"/>
              </w:rPr>
            </w:pPr>
          </w:p>
        </w:tc>
      </w:tr>
      <w:tr w:rsidR="00575FF6" w:rsidRPr="00575FF6" w14:paraId="12CA59E2" w14:textId="77777777" w:rsidTr="00575FF6">
        <w:trPr>
          <w:ins w:id="742" w:author="Arnold Sandjaja" w:date="2013-05-17T16:10:00Z"/>
        </w:trPr>
        <w:tc>
          <w:tcPr>
            <w:tcW w:w="817" w:type="dxa"/>
            <w:shd w:val="clear" w:color="auto" w:fill="auto"/>
          </w:tcPr>
          <w:p w14:paraId="34EB998E" w14:textId="77777777" w:rsidR="00575FF6" w:rsidRPr="00575FF6" w:rsidRDefault="00575FF6" w:rsidP="00944897">
            <w:pPr>
              <w:rPr>
                <w:ins w:id="743" w:author="Arnold Sandjaja" w:date="2013-05-17T16:10:00Z"/>
                <w:color w:val="auto"/>
              </w:rPr>
            </w:pPr>
            <w:ins w:id="744" w:author="Arnold Sandjaja" w:date="2013-05-17T16:10:00Z">
              <w:r w:rsidRPr="00575FF6">
                <w:rPr>
                  <w:color w:val="auto"/>
                </w:rPr>
                <w:t xml:space="preserve">C </w:t>
              </w:r>
            </w:ins>
          </w:p>
        </w:tc>
        <w:tc>
          <w:tcPr>
            <w:tcW w:w="7513" w:type="dxa"/>
            <w:gridSpan w:val="2"/>
            <w:shd w:val="clear" w:color="auto" w:fill="auto"/>
          </w:tcPr>
          <w:p w14:paraId="4D6EBA3F" w14:textId="77777777" w:rsidR="00575FF6" w:rsidRPr="00575FF6" w:rsidRDefault="00575FF6" w:rsidP="00944897">
            <w:pPr>
              <w:rPr>
                <w:ins w:id="745" w:author="Arnold Sandjaja" w:date="2013-05-17T16:10:00Z"/>
                <w:b/>
                <w:color w:val="auto"/>
              </w:rPr>
            </w:pPr>
            <w:ins w:id="746" w:author="Arnold Sandjaja" w:date="2013-05-17T16:10:00Z">
              <w:r w:rsidRPr="00575FF6">
                <w:rPr>
                  <w:b/>
                  <w:color w:val="auto"/>
                </w:rPr>
                <w:t>Computer usage</w:t>
              </w:r>
            </w:ins>
          </w:p>
        </w:tc>
        <w:tc>
          <w:tcPr>
            <w:tcW w:w="1449" w:type="dxa"/>
            <w:gridSpan w:val="2"/>
            <w:shd w:val="clear" w:color="auto" w:fill="auto"/>
          </w:tcPr>
          <w:p w14:paraId="2BEBDEAD" w14:textId="77777777" w:rsidR="00575FF6" w:rsidRPr="00575FF6" w:rsidRDefault="00575FF6" w:rsidP="00944897">
            <w:pPr>
              <w:rPr>
                <w:ins w:id="747" w:author="Arnold Sandjaja" w:date="2013-05-17T16:10:00Z"/>
                <w:b/>
                <w:color w:val="auto"/>
              </w:rPr>
            </w:pPr>
            <w:ins w:id="748" w:author="Arnold Sandjaja" w:date="2013-05-17T16:10:00Z">
              <w:r w:rsidRPr="00575FF6">
                <w:rPr>
                  <w:b/>
                  <w:color w:val="auto"/>
                </w:rPr>
                <w:t>Objective /4</w:t>
              </w:r>
            </w:ins>
          </w:p>
        </w:tc>
      </w:tr>
      <w:tr w:rsidR="00553462" w:rsidRPr="00575FF6" w14:paraId="57A47095" w14:textId="77777777" w:rsidTr="00880133">
        <w:tblPrEx>
          <w:tblW w:w="9779" w:type="dxa"/>
          <w:tblLook w:val="06A0" w:firstRow="1" w:lastRow="0" w:firstColumn="1" w:lastColumn="0" w:noHBand="1" w:noVBand="1"/>
          <w:tblPrExChange w:id="749" w:author="Arnold Sandjaja" w:date="2013-06-30T09:43:00Z">
            <w:tblPrEx>
              <w:tblW w:w="9779" w:type="dxa"/>
              <w:tblLook w:val="06A0" w:firstRow="1" w:lastRow="0" w:firstColumn="1" w:lastColumn="0" w:noHBand="1" w:noVBand="1"/>
            </w:tblPrEx>
          </w:tblPrExChange>
        </w:tblPrEx>
        <w:trPr>
          <w:ins w:id="750" w:author="Arnold Sandjaja" w:date="2013-05-17T16:10:00Z"/>
        </w:trPr>
        <w:tc>
          <w:tcPr>
            <w:tcW w:w="817" w:type="dxa"/>
            <w:shd w:val="clear" w:color="auto" w:fill="auto"/>
            <w:tcPrChange w:id="751" w:author="Arnold Sandjaja" w:date="2013-06-30T09:43:00Z">
              <w:tcPr>
                <w:tcW w:w="817" w:type="dxa"/>
                <w:shd w:val="clear" w:color="auto" w:fill="auto"/>
              </w:tcPr>
            </w:tcPrChange>
          </w:tcPr>
          <w:p w14:paraId="77E6EE11" w14:textId="77777777" w:rsidR="00553462" w:rsidRPr="00575FF6" w:rsidRDefault="00553462" w:rsidP="00944897">
            <w:pPr>
              <w:rPr>
                <w:ins w:id="752" w:author="Arnold Sandjaja" w:date="2013-05-17T16:10:00Z"/>
                <w:color w:val="auto"/>
              </w:rPr>
            </w:pPr>
            <w:ins w:id="753" w:author="Arnold Sandjaja" w:date="2013-05-17T16:10:00Z">
              <w:r w:rsidRPr="00575FF6">
                <w:rPr>
                  <w:color w:val="auto"/>
                </w:rPr>
                <w:t>C.1</w:t>
              </w:r>
            </w:ins>
          </w:p>
        </w:tc>
        <w:tc>
          <w:tcPr>
            <w:tcW w:w="7513" w:type="dxa"/>
            <w:gridSpan w:val="2"/>
            <w:shd w:val="clear" w:color="auto" w:fill="auto"/>
            <w:vAlign w:val="bottom"/>
            <w:tcPrChange w:id="754" w:author="Arnold Sandjaja" w:date="2013-06-30T09:43:00Z">
              <w:tcPr>
                <w:tcW w:w="7513" w:type="dxa"/>
                <w:gridSpan w:val="2"/>
                <w:shd w:val="clear" w:color="auto" w:fill="auto"/>
                <w:vAlign w:val="bottom"/>
              </w:tcPr>
            </w:tcPrChange>
          </w:tcPr>
          <w:p w14:paraId="71480081" w14:textId="77777777" w:rsidR="00553462" w:rsidRPr="00575FF6" w:rsidRDefault="00553462" w:rsidP="00944897">
            <w:pPr>
              <w:rPr>
                <w:ins w:id="755" w:author="Arnold Sandjaja" w:date="2013-05-17T16:10:00Z"/>
                <w:rFonts w:eastAsia="Times New Roman" w:cs="Arial"/>
                <w:color w:val="auto"/>
              </w:rPr>
            </w:pPr>
            <w:ins w:id="756" w:author="Arnold Sandjaja" w:date="2013-05-17T16:10:00Z">
              <w:r w:rsidRPr="00575FF6">
                <w:rPr>
                  <w:rFonts w:eastAsia="Times New Roman" w:cs="Arial"/>
                  <w:color w:val="auto"/>
                </w:rPr>
                <w:t>Resolution of linked images as specified in magazine marked in InDesign</w:t>
              </w:r>
            </w:ins>
          </w:p>
        </w:tc>
        <w:tc>
          <w:tcPr>
            <w:tcW w:w="1449" w:type="dxa"/>
            <w:gridSpan w:val="2"/>
            <w:shd w:val="clear" w:color="auto" w:fill="auto"/>
            <w:vAlign w:val="bottom"/>
            <w:tcPrChange w:id="757" w:author="Arnold Sandjaja" w:date="2013-06-30T09:43:00Z">
              <w:tcPr>
                <w:tcW w:w="1449" w:type="dxa"/>
                <w:gridSpan w:val="2"/>
                <w:shd w:val="clear" w:color="auto" w:fill="auto"/>
              </w:tcPr>
            </w:tcPrChange>
          </w:tcPr>
          <w:p w14:paraId="7248384A" w14:textId="244D3E2E" w:rsidR="00553462" w:rsidRPr="00575FF6" w:rsidRDefault="00553462" w:rsidP="00944897">
            <w:pPr>
              <w:rPr>
                <w:ins w:id="758" w:author="Arnold Sandjaja" w:date="2013-05-17T16:10:00Z"/>
                <w:color w:val="auto"/>
              </w:rPr>
            </w:pPr>
            <w:ins w:id="759" w:author="Arnold Sandjaja" w:date="2013-06-30T09:43:00Z">
              <w:r>
                <w:rPr>
                  <w:rFonts w:cs="Arial"/>
                </w:rPr>
                <w:t>0.50</w:t>
              </w:r>
            </w:ins>
          </w:p>
        </w:tc>
      </w:tr>
      <w:tr w:rsidR="00553462" w:rsidRPr="00575FF6" w14:paraId="5BE1FD51" w14:textId="77777777" w:rsidTr="00880133">
        <w:tblPrEx>
          <w:tblW w:w="9779" w:type="dxa"/>
          <w:tblLook w:val="06A0" w:firstRow="1" w:lastRow="0" w:firstColumn="1" w:lastColumn="0" w:noHBand="1" w:noVBand="1"/>
          <w:tblPrExChange w:id="760" w:author="Arnold Sandjaja" w:date="2013-06-30T09:43:00Z">
            <w:tblPrEx>
              <w:tblW w:w="9779" w:type="dxa"/>
              <w:tblLook w:val="06A0" w:firstRow="1" w:lastRow="0" w:firstColumn="1" w:lastColumn="0" w:noHBand="1" w:noVBand="1"/>
            </w:tblPrEx>
          </w:tblPrExChange>
        </w:tblPrEx>
        <w:trPr>
          <w:ins w:id="761" w:author="Arnold Sandjaja" w:date="2013-05-17T16:10:00Z"/>
        </w:trPr>
        <w:tc>
          <w:tcPr>
            <w:tcW w:w="817" w:type="dxa"/>
            <w:shd w:val="clear" w:color="auto" w:fill="auto"/>
            <w:tcPrChange w:id="762" w:author="Arnold Sandjaja" w:date="2013-06-30T09:43:00Z">
              <w:tcPr>
                <w:tcW w:w="817" w:type="dxa"/>
                <w:shd w:val="clear" w:color="auto" w:fill="auto"/>
              </w:tcPr>
            </w:tcPrChange>
          </w:tcPr>
          <w:p w14:paraId="5A7FEE27" w14:textId="77777777" w:rsidR="00553462" w:rsidRPr="00575FF6" w:rsidRDefault="00553462" w:rsidP="00944897">
            <w:pPr>
              <w:rPr>
                <w:ins w:id="763" w:author="Arnold Sandjaja" w:date="2013-05-17T16:10:00Z"/>
                <w:color w:val="auto"/>
              </w:rPr>
            </w:pPr>
            <w:ins w:id="764" w:author="Arnold Sandjaja" w:date="2013-05-17T16:10:00Z">
              <w:r w:rsidRPr="00575FF6">
                <w:rPr>
                  <w:color w:val="auto"/>
                </w:rPr>
                <w:t>C.2</w:t>
              </w:r>
            </w:ins>
          </w:p>
        </w:tc>
        <w:tc>
          <w:tcPr>
            <w:tcW w:w="7513" w:type="dxa"/>
            <w:gridSpan w:val="2"/>
            <w:shd w:val="clear" w:color="auto" w:fill="auto"/>
            <w:vAlign w:val="bottom"/>
            <w:tcPrChange w:id="765" w:author="Arnold Sandjaja" w:date="2013-06-30T09:43:00Z">
              <w:tcPr>
                <w:tcW w:w="7513" w:type="dxa"/>
                <w:gridSpan w:val="2"/>
                <w:shd w:val="clear" w:color="auto" w:fill="auto"/>
                <w:vAlign w:val="bottom"/>
              </w:tcPr>
            </w:tcPrChange>
          </w:tcPr>
          <w:p w14:paraId="78E028D4" w14:textId="77777777" w:rsidR="00553462" w:rsidRPr="00575FF6" w:rsidRDefault="00553462" w:rsidP="00944897">
            <w:pPr>
              <w:rPr>
                <w:ins w:id="766" w:author="Arnold Sandjaja" w:date="2013-05-17T16:10:00Z"/>
                <w:rFonts w:eastAsia="Times New Roman" w:cs="Arial"/>
                <w:color w:val="auto"/>
              </w:rPr>
            </w:pPr>
            <w:ins w:id="767" w:author="Arnold Sandjaja" w:date="2013-05-17T16:10:00Z">
              <w:r w:rsidRPr="00575FF6">
                <w:rPr>
                  <w:rFonts w:eastAsia="Times New Roman" w:cs="Arial"/>
                  <w:color w:val="auto"/>
                </w:rPr>
                <w:t>Colour mode of linked images as specified in magazine</w:t>
              </w:r>
            </w:ins>
          </w:p>
        </w:tc>
        <w:tc>
          <w:tcPr>
            <w:tcW w:w="1449" w:type="dxa"/>
            <w:gridSpan w:val="2"/>
            <w:shd w:val="clear" w:color="auto" w:fill="auto"/>
            <w:vAlign w:val="bottom"/>
            <w:tcPrChange w:id="768" w:author="Arnold Sandjaja" w:date="2013-06-30T09:43:00Z">
              <w:tcPr>
                <w:tcW w:w="1449" w:type="dxa"/>
                <w:gridSpan w:val="2"/>
                <w:shd w:val="clear" w:color="auto" w:fill="auto"/>
              </w:tcPr>
            </w:tcPrChange>
          </w:tcPr>
          <w:p w14:paraId="4A8B44FA" w14:textId="425726A8" w:rsidR="00553462" w:rsidRPr="00575FF6" w:rsidRDefault="00553462" w:rsidP="00944897">
            <w:pPr>
              <w:rPr>
                <w:ins w:id="769" w:author="Arnold Sandjaja" w:date="2013-05-17T16:10:00Z"/>
                <w:color w:val="auto"/>
              </w:rPr>
            </w:pPr>
            <w:ins w:id="770" w:author="Arnold Sandjaja" w:date="2013-06-30T09:43:00Z">
              <w:r>
                <w:rPr>
                  <w:rFonts w:cs="Arial"/>
                </w:rPr>
                <w:t>0.75</w:t>
              </w:r>
            </w:ins>
          </w:p>
        </w:tc>
      </w:tr>
      <w:tr w:rsidR="00553462" w:rsidRPr="00575FF6" w14:paraId="4BC7A982" w14:textId="77777777" w:rsidTr="00880133">
        <w:tblPrEx>
          <w:tblW w:w="9779" w:type="dxa"/>
          <w:tblLook w:val="06A0" w:firstRow="1" w:lastRow="0" w:firstColumn="1" w:lastColumn="0" w:noHBand="1" w:noVBand="1"/>
          <w:tblPrExChange w:id="771" w:author="Arnold Sandjaja" w:date="2013-06-30T09:43:00Z">
            <w:tblPrEx>
              <w:tblW w:w="9779" w:type="dxa"/>
              <w:tblLook w:val="06A0" w:firstRow="1" w:lastRow="0" w:firstColumn="1" w:lastColumn="0" w:noHBand="1" w:noVBand="1"/>
            </w:tblPrEx>
          </w:tblPrExChange>
        </w:tblPrEx>
        <w:trPr>
          <w:ins w:id="772" w:author="Arnold Sandjaja" w:date="2013-05-17T16:10:00Z"/>
        </w:trPr>
        <w:tc>
          <w:tcPr>
            <w:tcW w:w="817" w:type="dxa"/>
            <w:shd w:val="clear" w:color="auto" w:fill="auto"/>
            <w:tcPrChange w:id="773" w:author="Arnold Sandjaja" w:date="2013-06-30T09:43:00Z">
              <w:tcPr>
                <w:tcW w:w="817" w:type="dxa"/>
                <w:shd w:val="clear" w:color="auto" w:fill="auto"/>
              </w:tcPr>
            </w:tcPrChange>
          </w:tcPr>
          <w:p w14:paraId="07BFE5BE" w14:textId="77777777" w:rsidR="00553462" w:rsidRPr="00575FF6" w:rsidRDefault="00553462" w:rsidP="00944897">
            <w:pPr>
              <w:rPr>
                <w:ins w:id="774" w:author="Arnold Sandjaja" w:date="2013-05-17T16:10:00Z"/>
                <w:color w:val="auto"/>
              </w:rPr>
            </w:pPr>
            <w:ins w:id="775" w:author="Arnold Sandjaja" w:date="2013-05-17T16:10:00Z">
              <w:r w:rsidRPr="00575FF6">
                <w:rPr>
                  <w:color w:val="auto"/>
                </w:rPr>
                <w:t>C.3</w:t>
              </w:r>
            </w:ins>
          </w:p>
        </w:tc>
        <w:tc>
          <w:tcPr>
            <w:tcW w:w="7513" w:type="dxa"/>
            <w:gridSpan w:val="2"/>
            <w:shd w:val="clear" w:color="auto" w:fill="auto"/>
            <w:vAlign w:val="bottom"/>
            <w:tcPrChange w:id="776" w:author="Arnold Sandjaja" w:date="2013-06-30T09:43:00Z">
              <w:tcPr>
                <w:tcW w:w="7513" w:type="dxa"/>
                <w:gridSpan w:val="2"/>
                <w:shd w:val="clear" w:color="auto" w:fill="auto"/>
                <w:vAlign w:val="bottom"/>
              </w:tcPr>
            </w:tcPrChange>
          </w:tcPr>
          <w:p w14:paraId="67DD7147" w14:textId="1419ABEF" w:rsidR="00553462" w:rsidRPr="00511E9A" w:rsidRDefault="00553462" w:rsidP="00944897">
            <w:pPr>
              <w:keepNext/>
              <w:keepLines/>
              <w:spacing w:before="200"/>
              <w:outlineLvl w:val="4"/>
              <w:rPr>
                <w:ins w:id="777" w:author="Arnold Sandjaja" w:date="2013-05-17T16:10:00Z"/>
                <w:rFonts w:eastAsia="Times New Roman" w:cs="Arial"/>
                <w:color w:val="auto"/>
                <w:szCs w:val="20"/>
                <w:lang w:val="en-US"/>
                <w:rPrChange w:id="778" w:author="Arnold Sandjaja" w:date="2013-06-30T09:39:00Z">
                  <w:rPr>
                    <w:ins w:id="779" w:author="Arnold Sandjaja" w:date="2013-05-17T16:10:00Z"/>
                    <w:rFonts w:eastAsia="Times New Roman" w:cs="Arial"/>
                    <w:color w:val="auto"/>
                  </w:rPr>
                </w:rPrChange>
              </w:rPr>
            </w:pPr>
            <w:ins w:id="780" w:author="Arnold Sandjaja" w:date="2013-06-30T09:39:00Z">
              <w:r w:rsidRPr="00511E9A">
                <w:rPr>
                  <w:rFonts w:eastAsia="Times New Roman" w:cs="Arial"/>
                  <w:color w:val="auto"/>
                  <w:szCs w:val="20"/>
                  <w:lang w:val="en-US"/>
                </w:rPr>
                <w:t>Logo and barcode dimensions as required in the task</w:t>
              </w:r>
            </w:ins>
          </w:p>
        </w:tc>
        <w:tc>
          <w:tcPr>
            <w:tcW w:w="1449" w:type="dxa"/>
            <w:gridSpan w:val="2"/>
            <w:shd w:val="clear" w:color="auto" w:fill="auto"/>
            <w:vAlign w:val="bottom"/>
            <w:tcPrChange w:id="781" w:author="Arnold Sandjaja" w:date="2013-06-30T09:43:00Z">
              <w:tcPr>
                <w:tcW w:w="1449" w:type="dxa"/>
                <w:gridSpan w:val="2"/>
                <w:shd w:val="clear" w:color="auto" w:fill="auto"/>
              </w:tcPr>
            </w:tcPrChange>
          </w:tcPr>
          <w:p w14:paraId="354FA708" w14:textId="2472C600" w:rsidR="00553462" w:rsidRPr="00575FF6" w:rsidRDefault="00553462" w:rsidP="00944897">
            <w:pPr>
              <w:rPr>
                <w:ins w:id="782" w:author="Arnold Sandjaja" w:date="2013-05-17T16:10:00Z"/>
                <w:color w:val="auto"/>
              </w:rPr>
            </w:pPr>
            <w:ins w:id="783" w:author="Arnold Sandjaja" w:date="2013-06-30T09:43:00Z">
              <w:r>
                <w:rPr>
                  <w:rFonts w:cs="Arial"/>
                </w:rPr>
                <w:t>0.25</w:t>
              </w:r>
            </w:ins>
          </w:p>
        </w:tc>
      </w:tr>
      <w:tr w:rsidR="00553462" w:rsidRPr="00575FF6" w14:paraId="2D4F5286" w14:textId="77777777" w:rsidTr="00880133">
        <w:tblPrEx>
          <w:tblW w:w="9779" w:type="dxa"/>
          <w:tblLook w:val="06A0" w:firstRow="1" w:lastRow="0" w:firstColumn="1" w:lastColumn="0" w:noHBand="1" w:noVBand="1"/>
          <w:tblPrExChange w:id="784" w:author="Arnold Sandjaja" w:date="2013-06-30T09:43:00Z">
            <w:tblPrEx>
              <w:tblW w:w="9779" w:type="dxa"/>
              <w:tblLook w:val="06A0" w:firstRow="1" w:lastRow="0" w:firstColumn="1" w:lastColumn="0" w:noHBand="1" w:noVBand="1"/>
            </w:tblPrEx>
          </w:tblPrExChange>
        </w:tblPrEx>
        <w:trPr>
          <w:ins w:id="785" w:author="Arnold Sandjaja" w:date="2013-05-17T16:10:00Z"/>
        </w:trPr>
        <w:tc>
          <w:tcPr>
            <w:tcW w:w="817" w:type="dxa"/>
            <w:shd w:val="clear" w:color="auto" w:fill="auto"/>
            <w:tcPrChange w:id="786" w:author="Arnold Sandjaja" w:date="2013-06-30T09:43:00Z">
              <w:tcPr>
                <w:tcW w:w="817" w:type="dxa"/>
                <w:shd w:val="clear" w:color="auto" w:fill="auto"/>
              </w:tcPr>
            </w:tcPrChange>
          </w:tcPr>
          <w:p w14:paraId="45BEC4A1" w14:textId="77777777" w:rsidR="00553462" w:rsidRPr="00575FF6" w:rsidRDefault="00553462" w:rsidP="00944897">
            <w:pPr>
              <w:rPr>
                <w:ins w:id="787" w:author="Arnold Sandjaja" w:date="2013-05-17T16:10:00Z"/>
                <w:color w:val="auto"/>
              </w:rPr>
            </w:pPr>
            <w:ins w:id="788" w:author="Arnold Sandjaja" w:date="2013-05-17T16:10:00Z">
              <w:r w:rsidRPr="00575FF6">
                <w:rPr>
                  <w:color w:val="auto"/>
                </w:rPr>
                <w:t>C.4</w:t>
              </w:r>
            </w:ins>
          </w:p>
        </w:tc>
        <w:tc>
          <w:tcPr>
            <w:tcW w:w="7513" w:type="dxa"/>
            <w:gridSpan w:val="2"/>
            <w:shd w:val="clear" w:color="auto" w:fill="auto"/>
            <w:vAlign w:val="bottom"/>
            <w:tcPrChange w:id="789" w:author="Arnold Sandjaja" w:date="2013-06-30T09:43:00Z">
              <w:tcPr>
                <w:tcW w:w="7513" w:type="dxa"/>
                <w:gridSpan w:val="2"/>
                <w:shd w:val="clear" w:color="auto" w:fill="auto"/>
                <w:vAlign w:val="bottom"/>
              </w:tcPr>
            </w:tcPrChange>
          </w:tcPr>
          <w:p w14:paraId="428A3D9D" w14:textId="77777777" w:rsidR="00553462" w:rsidRPr="00575FF6" w:rsidRDefault="00553462" w:rsidP="00944897">
            <w:pPr>
              <w:rPr>
                <w:ins w:id="790" w:author="Arnold Sandjaja" w:date="2013-05-17T16:10:00Z"/>
                <w:rFonts w:eastAsia="Times New Roman" w:cs="Arial"/>
                <w:color w:val="auto"/>
              </w:rPr>
            </w:pPr>
            <w:ins w:id="791" w:author="Arnold Sandjaja" w:date="2013-05-17T16:10:00Z">
              <w:r w:rsidRPr="00575FF6">
                <w:rPr>
                  <w:rFonts w:eastAsia="Times New Roman" w:cs="Arial"/>
                  <w:color w:val="auto"/>
                </w:rPr>
                <w:t>Use of paragraphs styles &amp; master pages in layout as specified in magazine</w:t>
              </w:r>
            </w:ins>
          </w:p>
        </w:tc>
        <w:tc>
          <w:tcPr>
            <w:tcW w:w="1449" w:type="dxa"/>
            <w:gridSpan w:val="2"/>
            <w:shd w:val="clear" w:color="auto" w:fill="auto"/>
            <w:vAlign w:val="bottom"/>
            <w:tcPrChange w:id="792" w:author="Arnold Sandjaja" w:date="2013-06-30T09:43:00Z">
              <w:tcPr>
                <w:tcW w:w="1449" w:type="dxa"/>
                <w:gridSpan w:val="2"/>
                <w:shd w:val="clear" w:color="auto" w:fill="auto"/>
              </w:tcPr>
            </w:tcPrChange>
          </w:tcPr>
          <w:p w14:paraId="4C6A83CE" w14:textId="6222AA64" w:rsidR="00553462" w:rsidRPr="00575FF6" w:rsidRDefault="00553462" w:rsidP="00944897">
            <w:pPr>
              <w:rPr>
                <w:ins w:id="793" w:author="Arnold Sandjaja" w:date="2013-05-17T16:10:00Z"/>
                <w:color w:val="auto"/>
              </w:rPr>
            </w:pPr>
            <w:ins w:id="794" w:author="Arnold Sandjaja" w:date="2013-06-30T09:43:00Z">
              <w:r>
                <w:rPr>
                  <w:rFonts w:cs="Arial"/>
                </w:rPr>
                <w:t>1.00</w:t>
              </w:r>
            </w:ins>
          </w:p>
        </w:tc>
      </w:tr>
      <w:tr w:rsidR="00553462" w:rsidRPr="00575FF6" w14:paraId="0722EDF6" w14:textId="77777777" w:rsidTr="00880133">
        <w:tblPrEx>
          <w:tblW w:w="9779" w:type="dxa"/>
          <w:tblLook w:val="06A0" w:firstRow="1" w:lastRow="0" w:firstColumn="1" w:lastColumn="0" w:noHBand="1" w:noVBand="1"/>
          <w:tblPrExChange w:id="795" w:author="Arnold Sandjaja" w:date="2013-06-30T09:43:00Z">
            <w:tblPrEx>
              <w:tblW w:w="9779" w:type="dxa"/>
              <w:tblLook w:val="06A0" w:firstRow="1" w:lastRow="0" w:firstColumn="1" w:lastColumn="0" w:noHBand="1" w:noVBand="1"/>
            </w:tblPrEx>
          </w:tblPrExChange>
        </w:tblPrEx>
        <w:trPr>
          <w:ins w:id="796" w:author="Arnold Sandjaja" w:date="2013-05-17T16:10:00Z"/>
        </w:trPr>
        <w:tc>
          <w:tcPr>
            <w:tcW w:w="817" w:type="dxa"/>
            <w:shd w:val="clear" w:color="auto" w:fill="auto"/>
            <w:tcPrChange w:id="797" w:author="Arnold Sandjaja" w:date="2013-06-30T09:43:00Z">
              <w:tcPr>
                <w:tcW w:w="817" w:type="dxa"/>
                <w:shd w:val="clear" w:color="auto" w:fill="auto"/>
              </w:tcPr>
            </w:tcPrChange>
          </w:tcPr>
          <w:p w14:paraId="571DAC9B" w14:textId="77777777" w:rsidR="00553462" w:rsidRPr="00575FF6" w:rsidRDefault="00553462" w:rsidP="00944897">
            <w:pPr>
              <w:rPr>
                <w:ins w:id="798" w:author="Arnold Sandjaja" w:date="2013-05-17T16:10:00Z"/>
                <w:color w:val="auto"/>
              </w:rPr>
            </w:pPr>
            <w:ins w:id="799" w:author="Arnold Sandjaja" w:date="2013-05-17T16:10:00Z">
              <w:r w:rsidRPr="00575FF6">
                <w:rPr>
                  <w:color w:val="auto"/>
                </w:rPr>
                <w:t>C.5</w:t>
              </w:r>
            </w:ins>
          </w:p>
        </w:tc>
        <w:tc>
          <w:tcPr>
            <w:tcW w:w="7513" w:type="dxa"/>
            <w:gridSpan w:val="2"/>
            <w:shd w:val="clear" w:color="auto" w:fill="auto"/>
            <w:vAlign w:val="bottom"/>
            <w:tcPrChange w:id="800" w:author="Arnold Sandjaja" w:date="2013-06-30T09:43:00Z">
              <w:tcPr>
                <w:tcW w:w="7513" w:type="dxa"/>
                <w:gridSpan w:val="2"/>
                <w:shd w:val="clear" w:color="auto" w:fill="auto"/>
                <w:vAlign w:val="bottom"/>
              </w:tcPr>
            </w:tcPrChange>
          </w:tcPr>
          <w:p w14:paraId="28738C8E" w14:textId="77777777" w:rsidR="00553462" w:rsidRPr="00575FF6" w:rsidRDefault="00553462" w:rsidP="00944897">
            <w:pPr>
              <w:rPr>
                <w:ins w:id="801" w:author="Arnold Sandjaja" w:date="2013-05-17T16:10:00Z"/>
                <w:rFonts w:eastAsia="Times New Roman" w:cs="Arial"/>
                <w:color w:val="auto"/>
              </w:rPr>
            </w:pPr>
            <w:ins w:id="802" w:author="Arnold Sandjaja" w:date="2013-05-17T16:10:00Z">
              <w:r w:rsidRPr="00575FF6">
                <w:rPr>
                  <w:rFonts w:eastAsia="Times New Roman" w:cs="Arial"/>
                  <w:color w:val="auto"/>
                </w:rPr>
                <w:t>Use of Character Styles in layout as specified in magazine</w:t>
              </w:r>
            </w:ins>
          </w:p>
        </w:tc>
        <w:tc>
          <w:tcPr>
            <w:tcW w:w="1449" w:type="dxa"/>
            <w:gridSpan w:val="2"/>
            <w:shd w:val="clear" w:color="auto" w:fill="auto"/>
            <w:vAlign w:val="bottom"/>
            <w:tcPrChange w:id="803" w:author="Arnold Sandjaja" w:date="2013-06-30T09:43:00Z">
              <w:tcPr>
                <w:tcW w:w="1449" w:type="dxa"/>
                <w:gridSpan w:val="2"/>
                <w:shd w:val="clear" w:color="auto" w:fill="auto"/>
              </w:tcPr>
            </w:tcPrChange>
          </w:tcPr>
          <w:p w14:paraId="73E3D9AE" w14:textId="66EFA79A" w:rsidR="00553462" w:rsidRPr="00575FF6" w:rsidRDefault="00553462" w:rsidP="00944897">
            <w:pPr>
              <w:rPr>
                <w:ins w:id="804" w:author="Arnold Sandjaja" w:date="2013-05-17T16:10:00Z"/>
                <w:color w:val="auto"/>
              </w:rPr>
            </w:pPr>
            <w:ins w:id="805" w:author="Arnold Sandjaja" w:date="2013-06-30T09:43:00Z">
              <w:r>
                <w:rPr>
                  <w:rFonts w:cs="Arial"/>
                </w:rPr>
                <w:t>0.25</w:t>
              </w:r>
            </w:ins>
          </w:p>
        </w:tc>
      </w:tr>
      <w:tr w:rsidR="00553462" w:rsidRPr="00575FF6" w14:paraId="1F6144BF" w14:textId="77777777" w:rsidTr="00880133">
        <w:tblPrEx>
          <w:tblW w:w="9779" w:type="dxa"/>
          <w:tblLook w:val="06A0" w:firstRow="1" w:lastRow="0" w:firstColumn="1" w:lastColumn="0" w:noHBand="1" w:noVBand="1"/>
          <w:tblPrExChange w:id="806" w:author="Arnold Sandjaja" w:date="2013-06-30T09:43:00Z">
            <w:tblPrEx>
              <w:tblW w:w="9779" w:type="dxa"/>
              <w:tblLook w:val="06A0" w:firstRow="1" w:lastRow="0" w:firstColumn="1" w:lastColumn="0" w:noHBand="1" w:noVBand="1"/>
            </w:tblPrEx>
          </w:tblPrExChange>
        </w:tblPrEx>
        <w:trPr>
          <w:ins w:id="807" w:author="Arnold Sandjaja" w:date="2013-05-17T16:10:00Z"/>
        </w:trPr>
        <w:tc>
          <w:tcPr>
            <w:tcW w:w="817" w:type="dxa"/>
            <w:shd w:val="clear" w:color="auto" w:fill="auto"/>
            <w:tcPrChange w:id="808" w:author="Arnold Sandjaja" w:date="2013-06-30T09:43:00Z">
              <w:tcPr>
                <w:tcW w:w="817" w:type="dxa"/>
                <w:shd w:val="clear" w:color="auto" w:fill="auto"/>
              </w:tcPr>
            </w:tcPrChange>
          </w:tcPr>
          <w:p w14:paraId="620FB2AF" w14:textId="77777777" w:rsidR="00553462" w:rsidRPr="00575FF6" w:rsidRDefault="00553462" w:rsidP="00944897">
            <w:pPr>
              <w:rPr>
                <w:ins w:id="809" w:author="Arnold Sandjaja" w:date="2013-05-17T16:10:00Z"/>
                <w:color w:val="auto"/>
              </w:rPr>
            </w:pPr>
            <w:ins w:id="810" w:author="Arnold Sandjaja" w:date="2013-05-17T16:10:00Z">
              <w:r w:rsidRPr="00575FF6">
                <w:rPr>
                  <w:color w:val="auto"/>
                </w:rPr>
                <w:t>C.6</w:t>
              </w:r>
            </w:ins>
          </w:p>
        </w:tc>
        <w:tc>
          <w:tcPr>
            <w:tcW w:w="7513" w:type="dxa"/>
            <w:gridSpan w:val="2"/>
            <w:shd w:val="clear" w:color="auto" w:fill="auto"/>
            <w:vAlign w:val="bottom"/>
            <w:tcPrChange w:id="811" w:author="Arnold Sandjaja" w:date="2013-06-30T09:43:00Z">
              <w:tcPr>
                <w:tcW w:w="7513" w:type="dxa"/>
                <w:gridSpan w:val="2"/>
                <w:shd w:val="clear" w:color="auto" w:fill="auto"/>
                <w:vAlign w:val="bottom"/>
              </w:tcPr>
            </w:tcPrChange>
          </w:tcPr>
          <w:p w14:paraId="0F46C5E2" w14:textId="77777777" w:rsidR="00553462" w:rsidRPr="00575FF6" w:rsidRDefault="00553462" w:rsidP="0074277D">
            <w:pPr>
              <w:rPr>
                <w:ins w:id="812" w:author="Arnold Sandjaja" w:date="2013-05-17T16:10:00Z"/>
                <w:rFonts w:eastAsia="Times New Roman" w:cs="Arial"/>
                <w:color w:val="auto"/>
              </w:rPr>
            </w:pPr>
            <w:ins w:id="813" w:author="Arnold Sandjaja" w:date="2013-05-17T16:10:00Z">
              <w:r w:rsidRPr="00575FF6">
                <w:rPr>
                  <w:rFonts w:eastAsia="Times New Roman" w:cs="Arial"/>
                  <w:color w:val="auto"/>
                </w:rPr>
                <w:t>Final dimensions of layout as specified in all tasks</w:t>
              </w:r>
            </w:ins>
            <w:ins w:id="814" w:author="Michel Bulon" w:date="2013-05-20T21:02:00Z">
              <w:r>
                <w:rPr>
                  <w:rFonts w:eastAsia="Times New Roman" w:cs="Arial"/>
                  <w:color w:val="auto"/>
                </w:rPr>
                <w:t xml:space="preserve"> </w:t>
              </w:r>
            </w:ins>
            <w:ins w:id="815" w:author="Arnold Sandjaja" w:date="2013-05-17T16:10:00Z">
              <w:r w:rsidRPr="00575FF6">
                <w:rPr>
                  <w:rFonts w:eastAsia="Times New Roman" w:cs="Arial"/>
                  <w:color w:val="auto"/>
                </w:rPr>
                <w:t>(</w:t>
              </w:r>
              <w:del w:id="816" w:author="Michel Bulon" w:date="2013-05-20T21:02:00Z">
                <w:r w:rsidRPr="00575FF6" w:rsidDel="008E06C3">
                  <w:rPr>
                    <w:rFonts w:eastAsia="Times New Roman" w:cs="Arial"/>
                    <w:color w:val="auto"/>
                  </w:rPr>
                  <w:delText xml:space="preserve"> </w:delText>
                </w:r>
              </w:del>
              <w:r w:rsidRPr="00575FF6">
                <w:rPr>
                  <w:rFonts w:eastAsia="Times New Roman" w:cs="Arial"/>
                  <w:color w:val="auto"/>
                </w:rPr>
                <w:t>masthead</w:t>
              </w:r>
            </w:ins>
            <w:ins w:id="817" w:author="Arnold Sandjaja" w:date="2013-06-14T18:22:00Z">
              <w:r>
                <w:rPr>
                  <w:rFonts w:eastAsia="Times New Roman" w:cs="Arial"/>
                  <w:color w:val="auto"/>
                </w:rPr>
                <w:t>,</w:t>
              </w:r>
            </w:ins>
            <w:ins w:id="818" w:author="Arnold Sandjaja" w:date="2013-05-17T16:10:00Z">
              <w:r w:rsidRPr="00575FF6">
                <w:rPr>
                  <w:rFonts w:eastAsia="Times New Roman" w:cs="Arial"/>
                  <w:color w:val="auto"/>
                </w:rPr>
                <w:t xml:space="preserve"> spine, </w:t>
              </w:r>
            </w:ins>
            <w:ins w:id="819" w:author="Arnold Sandjaja" w:date="2013-06-29T14:32:00Z">
              <w:r>
                <w:rPr>
                  <w:rFonts w:eastAsia="Times New Roman" w:cs="Arial"/>
                  <w:color w:val="auto"/>
                </w:rPr>
                <w:t>inside pages</w:t>
              </w:r>
            </w:ins>
            <w:ins w:id="820" w:author="Arnold Sandjaja" w:date="2013-05-17T16:10:00Z">
              <w:r w:rsidRPr="00575FF6">
                <w:rPr>
                  <w:rFonts w:eastAsia="Times New Roman" w:cs="Arial"/>
                  <w:color w:val="auto"/>
                </w:rPr>
                <w:t>)</w:t>
              </w:r>
            </w:ins>
          </w:p>
        </w:tc>
        <w:tc>
          <w:tcPr>
            <w:tcW w:w="1449" w:type="dxa"/>
            <w:gridSpan w:val="2"/>
            <w:shd w:val="clear" w:color="auto" w:fill="auto"/>
            <w:vAlign w:val="bottom"/>
            <w:tcPrChange w:id="821" w:author="Arnold Sandjaja" w:date="2013-06-30T09:43:00Z">
              <w:tcPr>
                <w:tcW w:w="1449" w:type="dxa"/>
                <w:gridSpan w:val="2"/>
                <w:shd w:val="clear" w:color="auto" w:fill="auto"/>
              </w:tcPr>
            </w:tcPrChange>
          </w:tcPr>
          <w:p w14:paraId="29222E91" w14:textId="12FDA0A8" w:rsidR="00553462" w:rsidRPr="00575FF6" w:rsidRDefault="00553462" w:rsidP="00944897">
            <w:pPr>
              <w:rPr>
                <w:ins w:id="822" w:author="Arnold Sandjaja" w:date="2013-05-17T16:10:00Z"/>
                <w:color w:val="auto"/>
              </w:rPr>
            </w:pPr>
            <w:ins w:id="823" w:author="Arnold Sandjaja" w:date="2013-06-30T09:43:00Z">
              <w:r>
                <w:rPr>
                  <w:rFonts w:cs="Arial"/>
                </w:rPr>
                <w:t>0.50</w:t>
              </w:r>
            </w:ins>
          </w:p>
        </w:tc>
      </w:tr>
      <w:tr w:rsidR="00553462" w:rsidRPr="00575FF6" w14:paraId="57DC790D" w14:textId="77777777" w:rsidTr="00880133">
        <w:tblPrEx>
          <w:tblW w:w="9779" w:type="dxa"/>
          <w:tblLook w:val="06A0" w:firstRow="1" w:lastRow="0" w:firstColumn="1" w:lastColumn="0" w:noHBand="1" w:noVBand="1"/>
          <w:tblPrExChange w:id="824" w:author="Arnold Sandjaja" w:date="2013-06-30T09:43:00Z">
            <w:tblPrEx>
              <w:tblW w:w="9779" w:type="dxa"/>
              <w:tblLook w:val="06A0" w:firstRow="1" w:lastRow="0" w:firstColumn="1" w:lastColumn="0" w:noHBand="1" w:noVBand="1"/>
            </w:tblPrEx>
          </w:tblPrExChange>
        </w:tblPrEx>
        <w:trPr>
          <w:ins w:id="825" w:author="Arnold Sandjaja" w:date="2013-05-17T16:10:00Z"/>
        </w:trPr>
        <w:tc>
          <w:tcPr>
            <w:tcW w:w="817" w:type="dxa"/>
            <w:shd w:val="clear" w:color="auto" w:fill="auto"/>
            <w:tcPrChange w:id="826" w:author="Arnold Sandjaja" w:date="2013-06-30T09:43:00Z">
              <w:tcPr>
                <w:tcW w:w="817" w:type="dxa"/>
                <w:shd w:val="clear" w:color="auto" w:fill="auto"/>
              </w:tcPr>
            </w:tcPrChange>
          </w:tcPr>
          <w:p w14:paraId="71972595" w14:textId="77777777" w:rsidR="00553462" w:rsidRPr="00575FF6" w:rsidRDefault="00553462" w:rsidP="00944897">
            <w:pPr>
              <w:rPr>
                <w:ins w:id="827" w:author="Arnold Sandjaja" w:date="2013-05-17T16:10:00Z"/>
                <w:color w:val="auto"/>
              </w:rPr>
            </w:pPr>
            <w:ins w:id="828" w:author="Arnold Sandjaja" w:date="2013-05-17T16:10:00Z">
              <w:r w:rsidRPr="00575FF6">
                <w:rPr>
                  <w:color w:val="auto"/>
                </w:rPr>
                <w:t>C.7</w:t>
              </w:r>
            </w:ins>
          </w:p>
        </w:tc>
        <w:tc>
          <w:tcPr>
            <w:tcW w:w="7513" w:type="dxa"/>
            <w:gridSpan w:val="2"/>
            <w:shd w:val="clear" w:color="auto" w:fill="auto"/>
            <w:vAlign w:val="bottom"/>
            <w:tcPrChange w:id="829" w:author="Arnold Sandjaja" w:date="2013-06-30T09:43:00Z">
              <w:tcPr>
                <w:tcW w:w="7513" w:type="dxa"/>
                <w:gridSpan w:val="2"/>
                <w:shd w:val="clear" w:color="auto" w:fill="auto"/>
                <w:vAlign w:val="bottom"/>
              </w:tcPr>
            </w:tcPrChange>
          </w:tcPr>
          <w:p w14:paraId="4E89A8EF" w14:textId="77777777" w:rsidR="00553462" w:rsidRPr="00575FF6" w:rsidRDefault="00553462" w:rsidP="0074277D">
            <w:pPr>
              <w:rPr>
                <w:ins w:id="830" w:author="Arnold Sandjaja" w:date="2013-05-17T16:10:00Z"/>
                <w:rFonts w:eastAsia="Times New Roman" w:cs="Arial"/>
                <w:color w:val="auto"/>
              </w:rPr>
            </w:pPr>
            <w:ins w:id="831" w:author="Arnold Sandjaja" w:date="2013-05-17T16:10:00Z">
              <w:r w:rsidRPr="00575FF6">
                <w:rPr>
                  <w:rFonts w:eastAsia="Times New Roman" w:cs="Arial"/>
                  <w:color w:val="auto"/>
                </w:rPr>
                <w:t xml:space="preserve">All required text is present (masthead and </w:t>
              </w:r>
            </w:ins>
            <w:ins w:id="832" w:author="Arnold Sandjaja" w:date="2013-06-29T14:32:00Z">
              <w:r>
                <w:rPr>
                  <w:rFonts w:eastAsia="Times New Roman" w:cs="Arial"/>
                  <w:color w:val="auto"/>
                </w:rPr>
                <w:t>inside pages</w:t>
              </w:r>
            </w:ins>
            <w:ins w:id="833" w:author="Arnold Sandjaja" w:date="2013-05-17T16:10:00Z">
              <w:r w:rsidRPr="00575FF6">
                <w:rPr>
                  <w:rFonts w:eastAsia="Times New Roman" w:cs="Arial"/>
                  <w:color w:val="auto"/>
                </w:rPr>
                <w:t>)</w:t>
              </w:r>
            </w:ins>
          </w:p>
        </w:tc>
        <w:tc>
          <w:tcPr>
            <w:tcW w:w="1449" w:type="dxa"/>
            <w:gridSpan w:val="2"/>
            <w:shd w:val="clear" w:color="auto" w:fill="auto"/>
            <w:vAlign w:val="bottom"/>
            <w:tcPrChange w:id="834" w:author="Arnold Sandjaja" w:date="2013-06-30T09:43:00Z">
              <w:tcPr>
                <w:tcW w:w="1449" w:type="dxa"/>
                <w:gridSpan w:val="2"/>
                <w:shd w:val="clear" w:color="auto" w:fill="auto"/>
              </w:tcPr>
            </w:tcPrChange>
          </w:tcPr>
          <w:p w14:paraId="1222B092" w14:textId="2708FB1D" w:rsidR="00553462" w:rsidRPr="00575FF6" w:rsidRDefault="00553462" w:rsidP="00944897">
            <w:pPr>
              <w:rPr>
                <w:ins w:id="835" w:author="Arnold Sandjaja" w:date="2013-05-17T16:10:00Z"/>
                <w:color w:val="auto"/>
              </w:rPr>
            </w:pPr>
            <w:ins w:id="836" w:author="Arnold Sandjaja" w:date="2013-06-30T09:43:00Z">
              <w:r>
                <w:rPr>
                  <w:rFonts w:cs="Arial"/>
                </w:rPr>
                <w:t>0.50</w:t>
              </w:r>
            </w:ins>
          </w:p>
        </w:tc>
      </w:tr>
      <w:tr w:rsidR="00553462" w:rsidRPr="00575FF6" w14:paraId="510CE302" w14:textId="77777777" w:rsidTr="00880133">
        <w:tblPrEx>
          <w:tblW w:w="9779" w:type="dxa"/>
          <w:tblLook w:val="06A0" w:firstRow="1" w:lastRow="0" w:firstColumn="1" w:lastColumn="0" w:noHBand="1" w:noVBand="1"/>
          <w:tblPrExChange w:id="837" w:author="Arnold Sandjaja" w:date="2013-06-30T09:43:00Z">
            <w:tblPrEx>
              <w:tblW w:w="9779" w:type="dxa"/>
              <w:tblLook w:val="06A0" w:firstRow="1" w:lastRow="0" w:firstColumn="1" w:lastColumn="0" w:noHBand="1" w:noVBand="1"/>
            </w:tblPrEx>
          </w:tblPrExChange>
        </w:tblPrEx>
        <w:trPr>
          <w:ins w:id="838" w:author="Arnold Sandjaja" w:date="2013-05-17T16:10:00Z"/>
        </w:trPr>
        <w:tc>
          <w:tcPr>
            <w:tcW w:w="817" w:type="dxa"/>
            <w:shd w:val="clear" w:color="auto" w:fill="auto"/>
            <w:tcPrChange w:id="839" w:author="Arnold Sandjaja" w:date="2013-06-30T09:43:00Z">
              <w:tcPr>
                <w:tcW w:w="817" w:type="dxa"/>
                <w:shd w:val="clear" w:color="auto" w:fill="auto"/>
              </w:tcPr>
            </w:tcPrChange>
          </w:tcPr>
          <w:p w14:paraId="401CC16A" w14:textId="77777777" w:rsidR="00553462" w:rsidRPr="00575FF6" w:rsidRDefault="00553462" w:rsidP="00944897">
            <w:pPr>
              <w:rPr>
                <w:ins w:id="840" w:author="Arnold Sandjaja" w:date="2013-05-17T16:10:00Z"/>
                <w:color w:val="auto"/>
              </w:rPr>
            </w:pPr>
            <w:ins w:id="841" w:author="Arnold Sandjaja" w:date="2013-05-17T16:10:00Z">
              <w:r w:rsidRPr="00575FF6">
                <w:rPr>
                  <w:color w:val="auto"/>
                </w:rPr>
                <w:t>C.8</w:t>
              </w:r>
            </w:ins>
          </w:p>
        </w:tc>
        <w:tc>
          <w:tcPr>
            <w:tcW w:w="7513" w:type="dxa"/>
            <w:gridSpan w:val="2"/>
            <w:shd w:val="clear" w:color="auto" w:fill="auto"/>
            <w:vAlign w:val="bottom"/>
            <w:tcPrChange w:id="842" w:author="Arnold Sandjaja" w:date="2013-06-30T09:43:00Z">
              <w:tcPr>
                <w:tcW w:w="7513" w:type="dxa"/>
                <w:gridSpan w:val="2"/>
                <w:shd w:val="clear" w:color="auto" w:fill="auto"/>
                <w:vAlign w:val="bottom"/>
              </w:tcPr>
            </w:tcPrChange>
          </w:tcPr>
          <w:p w14:paraId="2A34C33F" w14:textId="77777777" w:rsidR="00553462" w:rsidRPr="00575FF6" w:rsidRDefault="00553462" w:rsidP="00944897">
            <w:pPr>
              <w:rPr>
                <w:ins w:id="843" w:author="Arnold Sandjaja" w:date="2013-05-17T16:10:00Z"/>
                <w:rFonts w:eastAsia="Times New Roman" w:cs="Arial"/>
                <w:color w:val="auto"/>
              </w:rPr>
            </w:pPr>
            <w:ins w:id="844" w:author="Arnold Sandjaja" w:date="2013-05-17T16:10:00Z">
              <w:r w:rsidRPr="00575FF6">
                <w:rPr>
                  <w:rFonts w:eastAsia="Times New Roman" w:cs="Arial"/>
                  <w:color w:val="auto"/>
                </w:rPr>
                <w:t>All required elements are present in both tasks</w:t>
              </w:r>
            </w:ins>
          </w:p>
        </w:tc>
        <w:tc>
          <w:tcPr>
            <w:tcW w:w="1449" w:type="dxa"/>
            <w:gridSpan w:val="2"/>
            <w:shd w:val="clear" w:color="auto" w:fill="auto"/>
            <w:vAlign w:val="bottom"/>
            <w:tcPrChange w:id="845" w:author="Arnold Sandjaja" w:date="2013-06-30T09:43:00Z">
              <w:tcPr>
                <w:tcW w:w="1449" w:type="dxa"/>
                <w:gridSpan w:val="2"/>
                <w:shd w:val="clear" w:color="auto" w:fill="auto"/>
              </w:tcPr>
            </w:tcPrChange>
          </w:tcPr>
          <w:p w14:paraId="45330328" w14:textId="1E965636" w:rsidR="00553462" w:rsidRPr="00575FF6" w:rsidRDefault="00553462" w:rsidP="00944897">
            <w:pPr>
              <w:rPr>
                <w:ins w:id="846" w:author="Arnold Sandjaja" w:date="2013-05-17T16:10:00Z"/>
                <w:color w:val="auto"/>
              </w:rPr>
            </w:pPr>
            <w:ins w:id="847" w:author="Arnold Sandjaja" w:date="2013-06-30T09:43:00Z">
              <w:r>
                <w:rPr>
                  <w:rFonts w:cs="Arial"/>
                </w:rPr>
                <w:t>0.25</w:t>
              </w:r>
            </w:ins>
          </w:p>
        </w:tc>
      </w:tr>
      <w:tr w:rsidR="00575FF6" w:rsidRPr="00575FF6" w14:paraId="3DE8245F" w14:textId="77777777" w:rsidTr="00575FF6">
        <w:trPr>
          <w:ins w:id="848" w:author="Arnold Sandjaja" w:date="2013-05-17T16:10:00Z"/>
        </w:trPr>
        <w:tc>
          <w:tcPr>
            <w:tcW w:w="817" w:type="dxa"/>
            <w:shd w:val="clear" w:color="auto" w:fill="auto"/>
          </w:tcPr>
          <w:p w14:paraId="766D9685" w14:textId="77777777" w:rsidR="00575FF6" w:rsidRPr="00575FF6" w:rsidRDefault="00575FF6" w:rsidP="00944897">
            <w:pPr>
              <w:rPr>
                <w:ins w:id="849" w:author="Arnold Sandjaja" w:date="2013-05-17T16:10:00Z"/>
                <w:b/>
                <w:color w:val="auto"/>
              </w:rPr>
            </w:pPr>
          </w:p>
        </w:tc>
        <w:tc>
          <w:tcPr>
            <w:tcW w:w="7513" w:type="dxa"/>
            <w:gridSpan w:val="2"/>
            <w:shd w:val="clear" w:color="auto" w:fill="auto"/>
          </w:tcPr>
          <w:p w14:paraId="65346181" w14:textId="77777777" w:rsidR="00575FF6" w:rsidRPr="00575FF6" w:rsidRDefault="00575FF6" w:rsidP="00944897">
            <w:pPr>
              <w:rPr>
                <w:ins w:id="850" w:author="Arnold Sandjaja" w:date="2013-05-17T16:10:00Z"/>
                <w:b/>
                <w:color w:val="auto"/>
              </w:rPr>
            </w:pPr>
          </w:p>
        </w:tc>
        <w:tc>
          <w:tcPr>
            <w:tcW w:w="1449" w:type="dxa"/>
            <w:gridSpan w:val="2"/>
            <w:shd w:val="clear" w:color="auto" w:fill="auto"/>
          </w:tcPr>
          <w:p w14:paraId="258D6F00" w14:textId="77777777" w:rsidR="00575FF6" w:rsidRPr="00575FF6" w:rsidRDefault="00575FF6" w:rsidP="00944897">
            <w:pPr>
              <w:rPr>
                <w:ins w:id="851" w:author="Arnold Sandjaja" w:date="2013-05-17T16:10:00Z"/>
                <w:color w:val="auto"/>
              </w:rPr>
            </w:pPr>
          </w:p>
        </w:tc>
      </w:tr>
      <w:tr w:rsidR="00575FF6" w:rsidRPr="00575FF6" w14:paraId="564C5A87" w14:textId="77777777" w:rsidTr="00575FF6">
        <w:trPr>
          <w:ins w:id="852" w:author="Arnold Sandjaja" w:date="2013-05-17T16:10:00Z"/>
        </w:trPr>
        <w:tc>
          <w:tcPr>
            <w:tcW w:w="817" w:type="dxa"/>
            <w:shd w:val="clear" w:color="auto" w:fill="auto"/>
          </w:tcPr>
          <w:p w14:paraId="0DC83465" w14:textId="77777777" w:rsidR="00575FF6" w:rsidRPr="00575FF6" w:rsidRDefault="00575FF6" w:rsidP="00944897">
            <w:pPr>
              <w:rPr>
                <w:ins w:id="853" w:author="Arnold Sandjaja" w:date="2013-05-17T16:10:00Z"/>
                <w:color w:val="auto"/>
              </w:rPr>
            </w:pPr>
            <w:ins w:id="854" w:author="Arnold Sandjaja" w:date="2013-05-17T16:10:00Z">
              <w:r w:rsidRPr="00575FF6">
                <w:rPr>
                  <w:color w:val="auto"/>
                </w:rPr>
                <w:t>D</w:t>
              </w:r>
            </w:ins>
          </w:p>
        </w:tc>
        <w:tc>
          <w:tcPr>
            <w:tcW w:w="7513" w:type="dxa"/>
            <w:gridSpan w:val="2"/>
            <w:shd w:val="clear" w:color="auto" w:fill="auto"/>
          </w:tcPr>
          <w:p w14:paraId="548EBF09" w14:textId="77777777" w:rsidR="00575FF6" w:rsidRPr="00575FF6" w:rsidRDefault="00575FF6" w:rsidP="00944897">
            <w:pPr>
              <w:rPr>
                <w:ins w:id="855" w:author="Arnold Sandjaja" w:date="2013-05-17T16:10:00Z"/>
                <w:b/>
                <w:color w:val="auto"/>
              </w:rPr>
            </w:pPr>
            <w:ins w:id="856" w:author="Arnold Sandjaja" w:date="2013-05-17T16:10:00Z">
              <w:r w:rsidRPr="00575FF6">
                <w:rPr>
                  <w:b/>
                  <w:color w:val="auto"/>
                </w:rPr>
                <w:t>Manual abilities</w:t>
              </w:r>
            </w:ins>
          </w:p>
        </w:tc>
        <w:tc>
          <w:tcPr>
            <w:tcW w:w="1449" w:type="dxa"/>
            <w:gridSpan w:val="2"/>
            <w:shd w:val="clear" w:color="auto" w:fill="auto"/>
          </w:tcPr>
          <w:p w14:paraId="0343ACE4" w14:textId="77777777" w:rsidR="00575FF6" w:rsidRPr="00575FF6" w:rsidRDefault="00575FF6" w:rsidP="00944897">
            <w:pPr>
              <w:rPr>
                <w:ins w:id="857" w:author="Arnold Sandjaja" w:date="2013-05-17T16:10:00Z"/>
                <w:b/>
                <w:color w:val="auto"/>
              </w:rPr>
            </w:pPr>
            <w:ins w:id="858" w:author="Arnold Sandjaja" w:date="2013-05-17T16:10:00Z">
              <w:r w:rsidRPr="00575FF6">
                <w:rPr>
                  <w:b/>
                  <w:color w:val="auto"/>
                </w:rPr>
                <w:t>Objective /2</w:t>
              </w:r>
            </w:ins>
          </w:p>
        </w:tc>
      </w:tr>
      <w:tr w:rsidR="00575FF6" w:rsidRPr="00575FF6" w14:paraId="6012ECEB" w14:textId="77777777" w:rsidTr="00575FF6">
        <w:trPr>
          <w:ins w:id="859" w:author="Arnold Sandjaja" w:date="2013-05-17T16:10:00Z"/>
        </w:trPr>
        <w:tc>
          <w:tcPr>
            <w:tcW w:w="817" w:type="dxa"/>
            <w:shd w:val="clear" w:color="auto" w:fill="auto"/>
          </w:tcPr>
          <w:p w14:paraId="6761E350" w14:textId="77777777" w:rsidR="00511E9A" w:rsidRDefault="00575FF6" w:rsidP="00944897">
            <w:pPr>
              <w:rPr>
                <w:ins w:id="860" w:author="Arnold Sandjaja" w:date="2013-06-30T09:40:00Z"/>
                <w:color w:val="auto"/>
              </w:rPr>
            </w:pPr>
            <w:ins w:id="861" w:author="Arnold Sandjaja" w:date="2013-05-17T16:10:00Z">
              <w:r w:rsidRPr="00575FF6">
                <w:rPr>
                  <w:color w:val="auto"/>
                </w:rPr>
                <w:t>D.1</w:t>
              </w:r>
            </w:ins>
          </w:p>
          <w:p w14:paraId="4A39D39F" w14:textId="6A6B1193" w:rsidR="00575FF6" w:rsidRPr="00575FF6" w:rsidRDefault="00511E9A" w:rsidP="00944897">
            <w:pPr>
              <w:rPr>
                <w:ins w:id="862" w:author="Arnold Sandjaja" w:date="2013-05-17T16:10:00Z"/>
                <w:color w:val="auto"/>
              </w:rPr>
            </w:pPr>
            <w:ins w:id="863" w:author="Arnold Sandjaja" w:date="2013-06-30T09:40:00Z">
              <w:r>
                <w:rPr>
                  <w:color w:val="auto"/>
                </w:rPr>
                <w:t>D.2</w:t>
              </w:r>
            </w:ins>
            <w:ins w:id="864" w:author="Arnold Sandjaja" w:date="2013-05-17T16:10:00Z">
              <w:r w:rsidR="00575FF6" w:rsidRPr="00575FF6">
                <w:rPr>
                  <w:color w:val="auto"/>
                </w:rPr>
                <w:t xml:space="preserve"> </w:t>
              </w:r>
            </w:ins>
          </w:p>
        </w:tc>
        <w:tc>
          <w:tcPr>
            <w:tcW w:w="7513" w:type="dxa"/>
            <w:gridSpan w:val="2"/>
            <w:shd w:val="clear" w:color="auto" w:fill="auto"/>
            <w:vAlign w:val="bottom"/>
          </w:tcPr>
          <w:p w14:paraId="21313FB3" w14:textId="77777777" w:rsidR="00575FF6" w:rsidRDefault="00575FF6">
            <w:pPr>
              <w:rPr>
                <w:ins w:id="865" w:author="Arnold Sandjaja" w:date="2013-06-30T09:40:00Z"/>
                <w:rFonts w:eastAsia="Times New Roman" w:cs="Arial"/>
                <w:color w:val="auto"/>
              </w:rPr>
            </w:pPr>
            <w:ins w:id="866" w:author="Arnold Sandjaja" w:date="2013-05-17T16:10:00Z">
              <w:r w:rsidRPr="00575FF6">
                <w:rPr>
                  <w:rFonts w:eastAsia="Times New Roman" w:cs="Arial"/>
                  <w:color w:val="auto"/>
                </w:rPr>
                <w:t>Mounting printouts for presentation</w:t>
              </w:r>
            </w:ins>
          </w:p>
          <w:p w14:paraId="27785ECB" w14:textId="77EB7886" w:rsidR="00511E9A" w:rsidRPr="00511E9A" w:rsidRDefault="00511E9A">
            <w:pPr>
              <w:rPr>
                <w:ins w:id="867" w:author="Arnold Sandjaja" w:date="2013-05-17T16:10:00Z"/>
                <w:rFonts w:eastAsia="Times New Roman" w:cs="Arial"/>
                <w:color w:val="auto"/>
                <w:szCs w:val="20"/>
                <w:lang w:val="en-US"/>
                <w:rPrChange w:id="868" w:author="Arnold Sandjaja" w:date="2013-06-30T09:40:00Z">
                  <w:rPr>
                    <w:ins w:id="869" w:author="Arnold Sandjaja" w:date="2013-05-17T16:10:00Z"/>
                    <w:rFonts w:eastAsia="Times New Roman" w:cs="Arial"/>
                    <w:i/>
                    <w:iCs/>
                    <w:color w:val="auto"/>
                  </w:rPr>
                </w:rPrChange>
              </w:rPr>
              <w:pPrChange w:id="870" w:author="Arnold Sandjaja" w:date="2013-06-30T09:40:00Z">
                <w:pPr>
                  <w:keepNext/>
                  <w:keepLines/>
                  <w:spacing w:before="200"/>
                  <w:outlineLvl w:val="4"/>
                </w:pPr>
              </w:pPrChange>
            </w:pPr>
            <w:ins w:id="871" w:author="Arnold Sandjaja" w:date="2013-06-30T09:40:00Z">
              <w:r w:rsidRPr="00511E9A">
                <w:rPr>
                  <w:rFonts w:eastAsia="Times New Roman" w:cs="Arial"/>
                  <w:color w:val="auto"/>
                  <w:szCs w:val="20"/>
                  <w:lang w:val="en-US"/>
                </w:rPr>
                <w:t>Mounting printouts for presentation and dummy</w:t>
              </w:r>
            </w:ins>
          </w:p>
        </w:tc>
        <w:tc>
          <w:tcPr>
            <w:tcW w:w="1449" w:type="dxa"/>
            <w:gridSpan w:val="2"/>
            <w:shd w:val="clear" w:color="auto" w:fill="auto"/>
          </w:tcPr>
          <w:p w14:paraId="4FD95807" w14:textId="20249655" w:rsidR="00553462" w:rsidRDefault="00553462" w:rsidP="00944897">
            <w:pPr>
              <w:rPr>
                <w:ins w:id="872" w:author="Arnold Sandjaja" w:date="2013-06-30T09:44:00Z"/>
                <w:color w:val="auto"/>
              </w:rPr>
            </w:pPr>
            <w:ins w:id="873" w:author="Arnold Sandjaja" w:date="2013-06-30T09:44:00Z">
              <w:r>
                <w:rPr>
                  <w:color w:val="auto"/>
                </w:rPr>
                <w:t>1.00</w:t>
              </w:r>
            </w:ins>
          </w:p>
          <w:p w14:paraId="116B7697" w14:textId="36A80249" w:rsidR="00575FF6" w:rsidRPr="00553462" w:rsidRDefault="00553462">
            <w:pPr>
              <w:rPr>
                <w:ins w:id="874" w:author="Arnold Sandjaja" w:date="2013-05-17T16:10:00Z"/>
                <w:rPrChange w:id="875" w:author="Arnold Sandjaja" w:date="2013-06-30T09:44:00Z">
                  <w:rPr>
                    <w:ins w:id="876" w:author="Arnold Sandjaja" w:date="2013-05-17T16:10:00Z"/>
                    <w:rFonts w:cstheme="majorBidi"/>
                    <w:i/>
                    <w:iCs/>
                    <w:color w:val="auto"/>
                  </w:rPr>
                </w:rPrChange>
              </w:rPr>
              <w:pPrChange w:id="877" w:author="Arnold Sandjaja" w:date="2013-06-30T09:44:00Z">
                <w:pPr>
                  <w:keepNext/>
                  <w:keepLines/>
                  <w:spacing w:before="200"/>
                  <w:outlineLvl w:val="4"/>
                </w:pPr>
              </w:pPrChange>
            </w:pPr>
            <w:ins w:id="878" w:author="Arnold Sandjaja" w:date="2013-06-30T09:44:00Z">
              <w:r>
                <w:t>1.00</w:t>
              </w:r>
            </w:ins>
          </w:p>
        </w:tc>
      </w:tr>
      <w:tr w:rsidR="00575FF6" w:rsidRPr="00575FF6" w14:paraId="5A58804A" w14:textId="77777777" w:rsidTr="00575FF6">
        <w:trPr>
          <w:ins w:id="879" w:author="Arnold Sandjaja" w:date="2013-05-17T16:10:00Z"/>
        </w:trPr>
        <w:tc>
          <w:tcPr>
            <w:tcW w:w="817" w:type="dxa"/>
            <w:shd w:val="clear" w:color="auto" w:fill="auto"/>
          </w:tcPr>
          <w:p w14:paraId="5117CE2F" w14:textId="77777777" w:rsidR="00575FF6" w:rsidRPr="00575FF6" w:rsidRDefault="00575FF6" w:rsidP="00944897">
            <w:pPr>
              <w:rPr>
                <w:ins w:id="880" w:author="Arnold Sandjaja" w:date="2013-05-17T16:10:00Z"/>
                <w:b/>
                <w:color w:val="auto"/>
              </w:rPr>
            </w:pPr>
          </w:p>
        </w:tc>
        <w:tc>
          <w:tcPr>
            <w:tcW w:w="7513" w:type="dxa"/>
            <w:gridSpan w:val="2"/>
            <w:shd w:val="clear" w:color="auto" w:fill="auto"/>
          </w:tcPr>
          <w:p w14:paraId="194DC09C" w14:textId="77777777" w:rsidR="00575FF6" w:rsidRPr="00575FF6" w:rsidRDefault="00575FF6" w:rsidP="00944897">
            <w:pPr>
              <w:rPr>
                <w:ins w:id="881" w:author="Arnold Sandjaja" w:date="2013-05-17T16:10:00Z"/>
                <w:b/>
                <w:color w:val="auto"/>
              </w:rPr>
            </w:pPr>
          </w:p>
        </w:tc>
        <w:tc>
          <w:tcPr>
            <w:tcW w:w="1449" w:type="dxa"/>
            <w:gridSpan w:val="2"/>
            <w:shd w:val="clear" w:color="auto" w:fill="auto"/>
          </w:tcPr>
          <w:p w14:paraId="56E2EADA" w14:textId="77777777" w:rsidR="00575FF6" w:rsidRPr="00575FF6" w:rsidRDefault="00575FF6" w:rsidP="00944897">
            <w:pPr>
              <w:rPr>
                <w:ins w:id="882" w:author="Arnold Sandjaja" w:date="2013-05-17T16:10:00Z"/>
                <w:color w:val="auto"/>
              </w:rPr>
            </w:pPr>
          </w:p>
        </w:tc>
      </w:tr>
      <w:tr w:rsidR="00575FF6" w:rsidRPr="00575FF6" w14:paraId="6A0374D5" w14:textId="77777777" w:rsidTr="00575FF6">
        <w:trPr>
          <w:ins w:id="883" w:author="Arnold Sandjaja" w:date="2013-05-17T16:10:00Z"/>
        </w:trPr>
        <w:tc>
          <w:tcPr>
            <w:tcW w:w="817" w:type="dxa"/>
            <w:shd w:val="clear" w:color="auto" w:fill="auto"/>
          </w:tcPr>
          <w:p w14:paraId="103E8195" w14:textId="77777777" w:rsidR="00575FF6" w:rsidRPr="00575FF6" w:rsidRDefault="00575FF6" w:rsidP="00944897">
            <w:pPr>
              <w:rPr>
                <w:ins w:id="884" w:author="Arnold Sandjaja" w:date="2013-05-17T16:10:00Z"/>
                <w:color w:val="auto"/>
              </w:rPr>
            </w:pPr>
            <w:ins w:id="885" w:author="Arnold Sandjaja" w:date="2013-05-17T16:10:00Z">
              <w:r w:rsidRPr="00575FF6">
                <w:rPr>
                  <w:color w:val="auto"/>
                </w:rPr>
                <w:t>E</w:t>
              </w:r>
            </w:ins>
          </w:p>
        </w:tc>
        <w:tc>
          <w:tcPr>
            <w:tcW w:w="7513" w:type="dxa"/>
            <w:gridSpan w:val="2"/>
            <w:shd w:val="clear" w:color="auto" w:fill="auto"/>
          </w:tcPr>
          <w:p w14:paraId="48FDFDC8" w14:textId="77777777" w:rsidR="00575FF6" w:rsidRPr="00575FF6" w:rsidRDefault="00575FF6" w:rsidP="00944897">
            <w:pPr>
              <w:rPr>
                <w:ins w:id="886" w:author="Arnold Sandjaja" w:date="2013-05-17T16:10:00Z"/>
                <w:b/>
                <w:color w:val="auto"/>
              </w:rPr>
            </w:pPr>
            <w:ins w:id="887" w:author="Arnold Sandjaja" w:date="2013-05-17T16:10:00Z">
              <w:r w:rsidRPr="00575FF6">
                <w:rPr>
                  <w:b/>
                  <w:color w:val="auto"/>
                </w:rPr>
                <w:t>Knowledge of the printing industry</w:t>
              </w:r>
            </w:ins>
          </w:p>
        </w:tc>
        <w:tc>
          <w:tcPr>
            <w:tcW w:w="1449" w:type="dxa"/>
            <w:gridSpan w:val="2"/>
            <w:shd w:val="clear" w:color="auto" w:fill="auto"/>
          </w:tcPr>
          <w:p w14:paraId="52FDB487" w14:textId="77777777" w:rsidR="00575FF6" w:rsidRPr="00575FF6" w:rsidRDefault="00575FF6" w:rsidP="00944897">
            <w:pPr>
              <w:rPr>
                <w:ins w:id="888" w:author="Arnold Sandjaja" w:date="2013-05-17T16:10:00Z"/>
                <w:b/>
                <w:color w:val="auto"/>
              </w:rPr>
            </w:pPr>
            <w:ins w:id="889" w:author="Arnold Sandjaja" w:date="2013-05-17T16:10:00Z">
              <w:r w:rsidRPr="00575FF6">
                <w:rPr>
                  <w:b/>
                  <w:color w:val="auto"/>
                </w:rPr>
                <w:t>Objective /4</w:t>
              </w:r>
            </w:ins>
          </w:p>
        </w:tc>
      </w:tr>
      <w:tr w:rsidR="00553462" w:rsidRPr="00575FF6" w14:paraId="6A1F7F6D" w14:textId="77777777" w:rsidTr="00511557">
        <w:tblPrEx>
          <w:tblW w:w="9779" w:type="dxa"/>
          <w:tblLook w:val="06A0" w:firstRow="1" w:lastRow="0" w:firstColumn="1" w:lastColumn="0" w:noHBand="1" w:noVBand="1"/>
          <w:tblPrExChange w:id="890" w:author="Arnold Sandjaja" w:date="2013-06-30T09:44:00Z">
            <w:tblPrEx>
              <w:tblW w:w="9779" w:type="dxa"/>
              <w:tblLook w:val="06A0" w:firstRow="1" w:lastRow="0" w:firstColumn="1" w:lastColumn="0" w:noHBand="1" w:noVBand="1"/>
            </w:tblPrEx>
          </w:tblPrExChange>
        </w:tblPrEx>
        <w:trPr>
          <w:ins w:id="891" w:author="Arnold Sandjaja" w:date="2013-05-17T16:10:00Z"/>
        </w:trPr>
        <w:tc>
          <w:tcPr>
            <w:tcW w:w="817" w:type="dxa"/>
            <w:shd w:val="clear" w:color="auto" w:fill="auto"/>
            <w:tcPrChange w:id="892" w:author="Arnold Sandjaja" w:date="2013-06-30T09:44:00Z">
              <w:tcPr>
                <w:tcW w:w="817" w:type="dxa"/>
                <w:shd w:val="clear" w:color="auto" w:fill="auto"/>
              </w:tcPr>
            </w:tcPrChange>
          </w:tcPr>
          <w:p w14:paraId="21A60EC2" w14:textId="77777777" w:rsidR="00553462" w:rsidRPr="00575FF6" w:rsidRDefault="00553462" w:rsidP="00944897">
            <w:pPr>
              <w:rPr>
                <w:ins w:id="893" w:author="Arnold Sandjaja" w:date="2013-05-17T16:10:00Z"/>
                <w:color w:val="auto"/>
              </w:rPr>
            </w:pPr>
            <w:ins w:id="894" w:author="Arnold Sandjaja" w:date="2013-05-17T16:10:00Z">
              <w:r w:rsidRPr="00575FF6">
                <w:rPr>
                  <w:color w:val="auto"/>
                </w:rPr>
                <w:t>E.1</w:t>
              </w:r>
            </w:ins>
          </w:p>
        </w:tc>
        <w:tc>
          <w:tcPr>
            <w:tcW w:w="7513" w:type="dxa"/>
            <w:gridSpan w:val="2"/>
            <w:shd w:val="clear" w:color="auto" w:fill="auto"/>
            <w:vAlign w:val="bottom"/>
            <w:tcPrChange w:id="895" w:author="Arnold Sandjaja" w:date="2013-06-30T09:44:00Z">
              <w:tcPr>
                <w:tcW w:w="7513" w:type="dxa"/>
                <w:gridSpan w:val="2"/>
                <w:shd w:val="clear" w:color="auto" w:fill="auto"/>
                <w:vAlign w:val="bottom"/>
              </w:tcPr>
            </w:tcPrChange>
          </w:tcPr>
          <w:p w14:paraId="7A90FA38" w14:textId="4E97305F" w:rsidR="00553462" w:rsidRPr="00575FF6" w:rsidRDefault="00553462" w:rsidP="00944897">
            <w:pPr>
              <w:rPr>
                <w:ins w:id="896" w:author="Arnold Sandjaja" w:date="2013-05-17T16:10:00Z"/>
                <w:rFonts w:eastAsia="Times New Roman" w:cs="Arial"/>
                <w:color w:val="auto"/>
              </w:rPr>
            </w:pPr>
            <w:ins w:id="897" w:author="Arnold Sandjaja" w:date="2013-05-17T16:10:00Z">
              <w:r w:rsidRPr="00575FF6">
                <w:rPr>
                  <w:rFonts w:eastAsia="Times New Roman" w:cs="Arial"/>
                  <w:color w:val="auto"/>
                </w:rPr>
                <w:t>Bleed value applied in PDF</w:t>
              </w:r>
            </w:ins>
          </w:p>
        </w:tc>
        <w:tc>
          <w:tcPr>
            <w:tcW w:w="1449" w:type="dxa"/>
            <w:gridSpan w:val="2"/>
            <w:shd w:val="clear" w:color="auto" w:fill="auto"/>
            <w:vAlign w:val="bottom"/>
            <w:tcPrChange w:id="898" w:author="Arnold Sandjaja" w:date="2013-06-30T09:44:00Z">
              <w:tcPr>
                <w:tcW w:w="1449" w:type="dxa"/>
                <w:gridSpan w:val="2"/>
                <w:shd w:val="clear" w:color="auto" w:fill="auto"/>
              </w:tcPr>
            </w:tcPrChange>
          </w:tcPr>
          <w:p w14:paraId="26DC3D11" w14:textId="5CD8DE3D" w:rsidR="00553462" w:rsidRPr="00575FF6" w:rsidRDefault="00553462" w:rsidP="00944897">
            <w:pPr>
              <w:rPr>
                <w:ins w:id="899" w:author="Arnold Sandjaja" w:date="2013-05-17T16:10:00Z"/>
                <w:color w:val="auto"/>
              </w:rPr>
            </w:pPr>
            <w:ins w:id="900" w:author="Arnold Sandjaja" w:date="2013-06-30T09:44:00Z">
              <w:r>
                <w:rPr>
                  <w:rFonts w:cs="Arial"/>
                </w:rPr>
                <w:t>0.25</w:t>
              </w:r>
            </w:ins>
          </w:p>
        </w:tc>
      </w:tr>
      <w:tr w:rsidR="00553462" w:rsidRPr="00575FF6" w14:paraId="5673B036" w14:textId="77777777" w:rsidTr="00511557">
        <w:tblPrEx>
          <w:tblW w:w="9779" w:type="dxa"/>
          <w:tblLook w:val="06A0" w:firstRow="1" w:lastRow="0" w:firstColumn="1" w:lastColumn="0" w:noHBand="1" w:noVBand="1"/>
          <w:tblPrExChange w:id="901" w:author="Arnold Sandjaja" w:date="2013-06-30T09:44:00Z">
            <w:tblPrEx>
              <w:tblW w:w="9779" w:type="dxa"/>
              <w:tblLook w:val="06A0" w:firstRow="1" w:lastRow="0" w:firstColumn="1" w:lastColumn="0" w:noHBand="1" w:noVBand="1"/>
            </w:tblPrEx>
          </w:tblPrExChange>
        </w:tblPrEx>
        <w:trPr>
          <w:ins w:id="902" w:author="Arnold Sandjaja" w:date="2013-05-17T16:10:00Z"/>
        </w:trPr>
        <w:tc>
          <w:tcPr>
            <w:tcW w:w="817" w:type="dxa"/>
            <w:shd w:val="clear" w:color="auto" w:fill="auto"/>
            <w:tcPrChange w:id="903" w:author="Arnold Sandjaja" w:date="2013-06-30T09:44:00Z">
              <w:tcPr>
                <w:tcW w:w="817" w:type="dxa"/>
                <w:shd w:val="clear" w:color="auto" w:fill="auto"/>
              </w:tcPr>
            </w:tcPrChange>
          </w:tcPr>
          <w:p w14:paraId="55687906" w14:textId="77777777" w:rsidR="00553462" w:rsidRPr="00575FF6" w:rsidRDefault="00553462" w:rsidP="00944897">
            <w:pPr>
              <w:rPr>
                <w:ins w:id="904" w:author="Arnold Sandjaja" w:date="2013-05-17T16:10:00Z"/>
                <w:color w:val="auto"/>
              </w:rPr>
            </w:pPr>
            <w:ins w:id="905" w:author="Arnold Sandjaja" w:date="2013-05-17T16:10:00Z">
              <w:r w:rsidRPr="00575FF6">
                <w:rPr>
                  <w:color w:val="auto"/>
                </w:rPr>
                <w:t>E.2</w:t>
              </w:r>
            </w:ins>
          </w:p>
        </w:tc>
        <w:tc>
          <w:tcPr>
            <w:tcW w:w="7513" w:type="dxa"/>
            <w:gridSpan w:val="2"/>
            <w:shd w:val="clear" w:color="auto" w:fill="auto"/>
            <w:vAlign w:val="bottom"/>
            <w:tcPrChange w:id="906" w:author="Arnold Sandjaja" w:date="2013-06-30T09:44:00Z">
              <w:tcPr>
                <w:tcW w:w="7513" w:type="dxa"/>
                <w:gridSpan w:val="2"/>
                <w:shd w:val="clear" w:color="auto" w:fill="auto"/>
                <w:vAlign w:val="bottom"/>
              </w:tcPr>
            </w:tcPrChange>
          </w:tcPr>
          <w:p w14:paraId="23F7C1C2" w14:textId="77777777" w:rsidR="00553462" w:rsidRPr="00575FF6" w:rsidRDefault="00553462" w:rsidP="00944897">
            <w:pPr>
              <w:rPr>
                <w:ins w:id="907" w:author="Arnold Sandjaja" w:date="2013-05-17T16:10:00Z"/>
                <w:rFonts w:eastAsia="Times New Roman" w:cs="Arial"/>
                <w:color w:val="auto"/>
              </w:rPr>
            </w:pPr>
            <w:ins w:id="908" w:author="Arnold Sandjaja" w:date="2013-05-17T16:10:00Z">
              <w:r w:rsidRPr="00575FF6">
                <w:rPr>
                  <w:rFonts w:eastAsia="Times New Roman" w:cs="Arial"/>
                  <w:color w:val="auto"/>
                </w:rPr>
                <w:t>Fold lines, crop</w:t>
              </w:r>
            </w:ins>
            <w:ins w:id="909" w:author="Arnold Sandjaja" w:date="2013-06-14T18:22:00Z">
              <w:r>
                <w:rPr>
                  <w:rFonts w:eastAsia="Times New Roman" w:cs="Arial"/>
                  <w:color w:val="auto"/>
                </w:rPr>
                <w:t xml:space="preserve"> mark</w:t>
              </w:r>
            </w:ins>
            <w:ins w:id="910" w:author="Arnold Sandjaja" w:date="2013-05-17T16:10:00Z">
              <w:r w:rsidRPr="00575FF6">
                <w:rPr>
                  <w:rFonts w:eastAsia="Times New Roman" w:cs="Arial"/>
                  <w:color w:val="auto"/>
                </w:rPr>
                <w:t xml:space="preserve">, </w:t>
              </w:r>
            </w:ins>
            <w:ins w:id="911" w:author="Arnold Sandjaja" w:date="2013-05-17T16:19:00Z">
              <w:r w:rsidRPr="00575FF6">
                <w:rPr>
                  <w:rFonts w:eastAsia="Times New Roman" w:cs="Arial"/>
                  <w:color w:val="auto"/>
                </w:rPr>
                <w:t>colour</w:t>
              </w:r>
            </w:ins>
            <w:ins w:id="912" w:author="Arnold Sandjaja" w:date="2013-05-17T16:10:00Z">
              <w:r w:rsidRPr="00575FF6">
                <w:rPr>
                  <w:rFonts w:eastAsia="Times New Roman" w:cs="Arial"/>
                  <w:color w:val="auto"/>
                </w:rPr>
                <w:t xml:space="preserve"> bars &amp; registration marks supplied in </w:t>
              </w:r>
              <w:r w:rsidRPr="00575FF6">
                <w:rPr>
                  <w:color w:val="auto"/>
                </w:rPr>
                <w:t>PDF</w:t>
              </w:r>
            </w:ins>
          </w:p>
        </w:tc>
        <w:tc>
          <w:tcPr>
            <w:tcW w:w="1449" w:type="dxa"/>
            <w:gridSpan w:val="2"/>
            <w:shd w:val="clear" w:color="auto" w:fill="auto"/>
            <w:vAlign w:val="bottom"/>
            <w:tcPrChange w:id="913" w:author="Arnold Sandjaja" w:date="2013-06-30T09:44:00Z">
              <w:tcPr>
                <w:tcW w:w="1449" w:type="dxa"/>
                <w:gridSpan w:val="2"/>
                <w:shd w:val="clear" w:color="auto" w:fill="auto"/>
              </w:tcPr>
            </w:tcPrChange>
          </w:tcPr>
          <w:p w14:paraId="72D0FC80" w14:textId="06D2BB3B" w:rsidR="00553462" w:rsidRPr="00575FF6" w:rsidRDefault="00553462" w:rsidP="00944897">
            <w:pPr>
              <w:rPr>
                <w:ins w:id="914" w:author="Arnold Sandjaja" w:date="2013-05-17T16:10:00Z"/>
                <w:color w:val="auto"/>
              </w:rPr>
            </w:pPr>
            <w:ins w:id="915" w:author="Arnold Sandjaja" w:date="2013-06-30T09:44:00Z">
              <w:r>
                <w:rPr>
                  <w:rFonts w:cs="Arial"/>
                </w:rPr>
                <w:t>1.50</w:t>
              </w:r>
            </w:ins>
          </w:p>
        </w:tc>
      </w:tr>
      <w:tr w:rsidR="00553462" w:rsidRPr="00575FF6" w14:paraId="38C4B032" w14:textId="77777777" w:rsidTr="00511557">
        <w:tblPrEx>
          <w:tblW w:w="9779" w:type="dxa"/>
          <w:tblLook w:val="06A0" w:firstRow="1" w:lastRow="0" w:firstColumn="1" w:lastColumn="0" w:noHBand="1" w:noVBand="1"/>
          <w:tblPrExChange w:id="916" w:author="Arnold Sandjaja" w:date="2013-06-30T09:44:00Z">
            <w:tblPrEx>
              <w:tblW w:w="9779" w:type="dxa"/>
              <w:tblLook w:val="06A0" w:firstRow="1" w:lastRow="0" w:firstColumn="1" w:lastColumn="0" w:noHBand="1" w:noVBand="1"/>
            </w:tblPrEx>
          </w:tblPrExChange>
        </w:tblPrEx>
        <w:trPr>
          <w:ins w:id="917" w:author="Arnold Sandjaja" w:date="2013-05-17T16:10:00Z"/>
        </w:trPr>
        <w:tc>
          <w:tcPr>
            <w:tcW w:w="817" w:type="dxa"/>
            <w:shd w:val="clear" w:color="auto" w:fill="auto"/>
            <w:tcPrChange w:id="918" w:author="Arnold Sandjaja" w:date="2013-06-30T09:44:00Z">
              <w:tcPr>
                <w:tcW w:w="817" w:type="dxa"/>
                <w:shd w:val="clear" w:color="auto" w:fill="auto"/>
              </w:tcPr>
            </w:tcPrChange>
          </w:tcPr>
          <w:p w14:paraId="2F3BEF3F" w14:textId="77777777" w:rsidR="00553462" w:rsidRPr="00575FF6" w:rsidRDefault="00553462" w:rsidP="00944897">
            <w:pPr>
              <w:rPr>
                <w:ins w:id="919" w:author="Arnold Sandjaja" w:date="2013-05-17T16:10:00Z"/>
                <w:color w:val="auto"/>
              </w:rPr>
            </w:pPr>
            <w:ins w:id="920" w:author="Arnold Sandjaja" w:date="2013-05-17T16:10:00Z">
              <w:r w:rsidRPr="00575FF6">
                <w:rPr>
                  <w:color w:val="auto"/>
                </w:rPr>
                <w:t>E.3</w:t>
              </w:r>
            </w:ins>
          </w:p>
        </w:tc>
        <w:tc>
          <w:tcPr>
            <w:tcW w:w="7513" w:type="dxa"/>
            <w:gridSpan w:val="2"/>
            <w:shd w:val="clear" w:color="auto" w:fill="auto"/>
            <w:vAlign w:val="bottom"/>
            <w:tcPrChange w:id="921" w:author="Arnold Sandjaja" w:date="2013-06-30T09:44:00Z">
              <w:tcPr>
                <w:tcW w:w="7513" w:type="dxa"/>
                <w:gridSpan w:val="2"/>
                <w:shd w:val="clear" w:color="auto" w:fill="auto"/>
                <w:vAlign w:val="bottom"/>
              </w:tcPr>
            </w:tcPrChange>
          </w:tcPr>
          <w:p w14:paraId="2955FF62" w14:textId="36F05768" w:rsidR="00553462" w:rsidRPr="00575FF6" w:rsidRDefault="00553462" w:rsidP="00944897">
            <w:pPr>
              <w:rPr>
                <w:ins w:id="922" w:author="Arnold Sandjaja" w:date="2013-05-17T16:10:00Z"/>
                <w:rFonts w:eastAsia="Times New Roman" w:cs="Arial"/>
                <w:color w:val="auto"/>
              </w:rPr>
            </w:pPr>
            <w:ins w:id="923" w:author="Arnold Sandjaja" w:date="2013-05-17T16:10:00Z">
              <w:r w:rsidRPr="00575FF6">
                <w:rPr>
                  <w:rFonts w:eastAsia="Times New Roman" w:cs="Arial"/>
                  <w:color w:val="auto"/>
                </w:rPr>
                <w:t>Trapping values applied in illustrator file if necessary (masthead)</w:t>
              </w:r>
            </w:ins>
          </w:p>
        </w:tc>
        <w:tc>
          <w:tcPr>
            <w:tcW w:w="1449" w:type="dxa"/>
            <w:gridSpan w:val="2"/>
            <w:shd w:val="clear" w:color="auto" w:fill="auto"/>
            <w:vAlign w:val="bottom"/>
            <w:tcPrChange w:id="924" w:author="Arnold Sandjaja" w:date="2013-06-30T09:44:00Z">
              <w:tcPr>
                <w:tcW w:w="1449" w:type="dxa"/>
                <w:gridSpan w:val="2"/>
                <w:shd w:val="clear" w:color="auto" w:fill="auto"/>
              </w:tcPr>
            </w:tcPrChange>
          </w:tcPr>
          <w:p w14:paraId="63330E9E" w14:textId="5D657D94" w:rsidR="00553462" w:rsidRPr="00575FF6" w:rsidRDefault="00553462" w:rsidP="00944897">
            <w:pPr>
              <w:rPr>
                <w:ins w:id="925" w:author="Arnold Sandjaja" w:date="2013-05-17T16:10:00Z"/>
                <w:color w:val="auto"/>
              </w:rPr>
            </w:pPr>
            <w:ins w:id="926" w:author="Arnold Sandjaja" w:date="2013-06-30T09:44:00Z">
              <w:r>
                <w:rPr>
                  <w:rFonts w:cs="Arial"/>
                </w:rPr>
                <w:t>0.50</w:t>
              </w:r>
            </w:ins>
          </w:p>
        </w:tc>
      </w:tr>
      <w:tr w:rsidR="00553462" w:rsidRPr="00575FF6" w14:paraId="1F36D099" w14:textId="77777777" w:rsidTr="00511557">
        <w:tblPrEx>
          <w:tblW w:w="9779" w:type="dxa"/>
          <w:tblLook w:val="06A0" w:firstRow="1" w:lastRow="0" w:firstColumn="1" w:lastColumn="0" w:noHBand="1" w:noVBand="1"/>
          <w:tblPrExChange w:id="927" w:author="Arnold Sandjaja" w:date="2013-06-30T09:44:00Z">
            <w:tblPrEx>
              <w:tblW w:w="9779" w:type="dxa"/>
              <w:tblLook w:val="06A0" w:firstRow="1" w:lastRow="0" w:firstColumn="1" w:lastColumn="0" w:noHBand="1" w:noVBand="1"/>
            </w:tblPrEx>
          </w:tblPrExChange>
        </w:tblPrEx>
        <w:trPr>
          <w:ins w:id="928" w:author="Arnold Sandjaja" w:date="2013-05-17T16:10:00Z"/>
        </w:trPr>
        <w:tc>
          <w:tcPr>
            <w:tcW w:w="817" w:type="dxa"/>
            <w:shd w:val="clear" w:color="auto" w:fill="auto"/>
            <w:tcPrChange w:id="929" w:author="Arnold Sandjaja" w:date="2013-06-30T09:44:00Z">
              <w:tcPr>
                <w:tcW w:w="817" w:type="dxa"/>
                <w:shd w:val="clear" w:color="auto" w:fill="auto"/>
              </w:tcPr>
            </w:tcPrChange>
          </w:tcPr>
          <w:p w14:paraId="6CA83E1C" w14:textId="77777777" w:rsidR="00553462" w:rsidRPr="00575FF6" w:rsidRDefault="00553462" w:rsidP="00944897">
            <w:pPr>
              <w:rPr>
                <w:ins w:id="930" w:author="Arnold Sandjaja" w:date="2013-05-17T16:10:00Z"/>
                <w:color w:val="auto"/>
              </w:rPr>
            </w:pPr>
            <w:ins w:id="931" w:author="Arnold Sandjaja" w:date="2013-05-17T16:10:00Z">
              <w:r w:rsidRPr="00575FF6">
                <w:rPr>
                  <w:color w:val="auto"/>
                </w:rPr>
                <w:t>E.4</w:t>
              </w:r>
            </w:ins>
          </w:p>
        </w:tc>
        <w:tc>
          <w:tcPr>
            <w:tcW w:w="7513" w:type="dxa"/>
            <w:gridSpan w:val="2"/>
            <w:shd w:val="clear" w:color="auto" w:fill="auto"/>
            <w:vAlign w:val="bottom"/>
            <w:tcPrChange w:id="932" w:author="Arnold Sandjaja" w:date="2013-06-30T09:44:00Z">
              <w:tcPr>
                <w:tcW w:w="7513" w:type="dxa"/>
                <w:gridSpan w:val="2"/>
                <w:shd w:val="clear" w:color="auto" w:fill="auto"/>
                <w:vAlign w:val="bottom"/>
              </w:tcPr>
            </w:tcPrChange>
          </w:tcPr>
          <w:p w14:paraId="0D63B11C" w14:textId="5EEBC8B2" w:rsidR="00553462" w:rsidRPr="00575FF6" w:rsidRDefault="00553462" w:rsidP="00944897">
            <w:pPr>
              <w:rPr>
                <w:ins w:id="933" w:author="Arnold Sandjaja" w:date="2013-05-17T16:10:00Z"/>
                <w:rFonts w:eastAsia="Times New Roman" w:cs="Arial"/>
                <w:color w:val="auto"/>
              </w:rPr>
            </w:pPr>
            <w:ins w:id="934" w:author="Arnold Sandjaja" w:date="2013-05-17T16:10:00Z">
              <w:r>
                <w:rPr>
                  <w:rFonts w:eastAsia="Times New Roman" w:cs="Arial"/>
                  <w:color w:val="auto"/>
                </w:rPr>
                <w:t xml:space="preserve">Correct </w:t>
              </w:r>
            </w:ins>
            <w:ins w:id="935" w:author="Arnold Sandjaja" w:date="2013-06-30T09:34:00Z">
              <w:r>
                <w:rPr>
                  <w:rFonts w:eastAsia="Times New Roman" w:cs="Arial"/>
                  <w:color w:val="auto"/>
                </w:rPr>
                <w:t>s</w:t>
              </w:r>
            </w:ins>
            <w:ins w:id="936" w:author="Arnold Sandjaja" w:date="2013-05-17T16:10:00Z">
              <w:r w:rsidRPr="00575FF6">
                <w:rPr>
                  <w:rFonts w:eastAsia="Times New Roman" w:cs="Arial"/>
                  <w:color w:val="auto"/>
                </w:rPr>
                <w:t xml:space="preserve">pot &amp; CMYK colours used and supplied in </w:t>
              </w:r>
              <w:r w:rsidRPr="00575FF6">
                <w:rPr>
                  <w:color w:val="auto"/>
                </w:rPr>
                <w:t xml:space="preserve">PDF </w:t>
              </w:r>
              <w:r w:rsidRPr="00575FF6">
                <w:rPr>
                  <w:rFonts w:eastAsia="Times New Roman" w:cs="Arial"/>
                  <w:color w:val="auto"/>
                </w:rPr>
                <w:t>file as specified in magazine</w:t>
              </w:r>
            </w:ins>
          </w:p>
        </w:tc>
        <w:tc>
          <w:tcPr>
            <w:tcW w:w="1449" w:type="dxa"/>
            <w:gridSpan w:val="2"/>
            <w:shd w:val="clear" w:color="auto" w:fill="auto"/>
            <w:vAlign w:val="bottom"/>
            <w:tcPrChange w:id="937" w:author="Arnold Sandjaja" w:date="2013-06-30T09:44:00Z">
              <w:tcPr>
                <w:tcW w:w="1449" w:type="dxa"/>
                <w:gridSpan w:val="2"/>
                <w:shd w:val="clear" w:color="auto" w:fill="auto"/>
              </w:tcPr>
            </w:tcPrChange>
          </w:tcPr>
          <w:p w14:paraId="448E393E" w14:textId="198F8AFB" w:rsidR="00553462" w:rsidRPr="00575FF6" w:rsidRDefault="00553462" w:rsidP="00944897">
            <w:pPr>
              <w:rPr>
                <w:ins w:id="938" w:author="Arnold Sandjaja" w:date="2013-05-17T16:10:00Z"/>
                <w:color w:val="auto"/>
              </w:rPr>
            </w:pPr>
            <w:ins w:id="939" w:author="Arnold Sandjaja" w:date="2013-06-30T09:44:00Z">
              <w:r>
                <w:rPr>
                  <w:rFonts w:cs="Arial"/>
                </w:rPr>
                <w:t>1.50</w:t>
              </w:r>
            </w:ins>
          </w:p>
        </w:tc>
      </w:tr>
      <w:tr w:rsidR="00553462" w:rsidRPr="00575FF6" w14:paraId="382DC087" w14:textId="77777777" w:rsidTr="00511557">
        <w:tblPrEx>
          <w:tblW w:w="9779" w:type="dxa"/>
          <w:tblLook w:val="06A0" w:firstRow="1" w:lastRow="0" w:firstColumn="1" w:lastColumn="0" w:noHBand="1" w:noVBand="1"/>
          <w:tblPrExChange w:id="940" w:author="Arnold Sandjaja" w:date="2013-06-30T09:44:00Z">
            <w:tblPrEx>
              <w:tblW w:w="9779" w:type="dxa"/>
              <w:tblLook w:val="06A0" w:firstRow="1" w:lastRow="0" w:firstColumn="1" w:lastColumn="0" w:noHBand="1" w:noVBand="1"/>
            </w:tblPrEx>
          </w:tblPrExChange>
        </w:tblPrEx>
        <w:trPr>
          <w:ins w:id="941" w:author="Arnold Sandjaja" w:date="2013-05-17T16:10:00Z"/>
        </w:trPr>
        <w:tc>
          <w:tcPr>
            <w:tcW w:w="817" w:type="dxa"/>
            <w:shd w:val="clear" w:color="auto" w:fill="auto"/>
            <w:tcPrChange w:id="942" w:author="Arnold Sandjaja" w:date="2013-06-30T09:44:00Z">
              <w:tcPr>
                <w:tcW w:w="817" w:type="dxa"/>
                <w:shd w:val="clear" w:color="auto" w:fill="auto"/>
              </w:tcPr>
            </w:tcPrChange>
          </w:tcPr>
          <w:p w14:paraId="14ED4597" w14:textId="77777777" w:rsidR="00553462" w:rsidRPr="00575FF6" w:rsidRDefault="00553462" w:rsidP="00944897">
            <w:pPr>
              <w:rPr>
                <w:ins w:id="943" w:author="Arnold Sandjaja" w:date="2013-05-17T16:10:00Z"/>
                <w:color w:val="auto"/>
              </w:rPr>
            </w:pPr>
            <w:ins w:id="944" w:author="Arnold Sandjaja" w:date="2013-05-17T16:10:00Z">
              <w:r w:rsidRPr="00575FF6">
                <w:rPr>
                  <w:color w:val="auto"/>
                </w:rPr>
                <w:t>E.5</w:t>
              </w:r>
            </w:ins>
          </w:p>
        </w:tc>
        <w:tc>
          <w:tcPr>
            <w:tcW w:w="7513" w:type="dxa"/>
            <w:gridSpan w:val="2"/>
            <w:shd w:val="clear" w:color="auto" w:fill="auto"/>
            <w:vAlign w:val="bottom"/>
            <w:tcPrChange w:id="945" w:author="Arnold Sandjaja" w:date="2013-06-30T09:44:00Z">
              <w:tcPr>
                <w:tcW w:w="7513" w:type="dxa"/>
                <w:gridSpan w:val="2"/>
                <w:shd w:val="clear" w:color="auto" w:fill="auto"/>
                <w:vAlign w:val="bottom"/>
              </w:tcPr>
            </w:tcPrChange>
          </w:tcPr>
          <w:p w14:paraId="6D937AAF" w14:textId="77777777" w:rsidR="00553462" w:rsidRPr="00575FF6" w:rsidRDefault="00553462" w:rsidP="00944897">
            <w:pPr>
              <w:rPr>
                <w:ins w:id="946" w:author="Arnold Sandjaja" w:date="2013-05-17T16:10:00Z"/>
                <w:rFonts w:eastAsia="Times New Roman" w:cs="Arial"/>
                <w:color w:val="auto"/>
              </w:rPr>
            </w:pPr>
            <w:ins w:id="947" w:author="Michel Bulon" w:date="2013-05-20T21:02:00Z">
              <w:r>
                <w:rPr>
                  <w:rFonts w:eastAsia="Times New Roman" w:cs="Arial"/>
                  <w:color w:val="auto"/>
                </w:rPr>
                <w:t>C</w:t>
              </w:r>
            </w:ins>
            <w:ins w:id="948" w:author="Arnold Sandjaja" w:date="2013-05-17T16:10:00Z">
              <w:del w:id="949" w:author="Michel Bulon" w:date="2013-05-20T21:02:00Z">
                <w:r w:rsidRPr="00575FF6" w:rsidDel="008E06C3">
                  <w:rPr>
                    <w:rFonts w:eastAsia="Times New Roman" w:cs="Arial"/>
                    <w:color w:val="auto"/>
                  </w:rPr>
                  <w:delText>c</w:delText>
                </w:r>
              </w:del>
              <w:r w:rsidRPr="00575FF6">
                <w:rPr>
                  <w:rFonts w:eastAsia="Times New Roman" w:cs="Arial"/>
                  <w:color w:val="auto"/>
                </w:rPr>
                <w:t>olours used in the masthead</w:t>
              </w:r>
            </w:ins>
          </w:p>
        </w:tc>
        <w:tc>
          <w:tcPr>
            <w:tcW w:w="1449" w:type="dxa"/>
            <w:gridSpan w:val="2"/>
            <w:shd w:val="clear" w:color="auto" w:fill="auto"/>
            <w:vAlign w:val="bottom"/>
            <w:tcPrChange w:id="950" w:author="Arnold Sandjaja" w:date="2013-06-30T09:44:00Z">
              <w:tcPr>
                <w:tcW w:w="1449" w:type="dxa"/>
                <w:gridSpan w:val="2"/>
                <w:shd w:val="clear" w:color="auto" w:fill="auto"/>
              </w:tcPr>
            </w:tcPrChange>
          </w:tcPr>
          <w:p w14:paraId="4DD67AB1" w14:textId="32D38E75" w:rsidR="00553462" w:rsidRPr="00575FF6" w:rsidRDefault="00553462" w:rsidP="00944897">
            <w:pPr>
              <w:rPr>
                <w:ins w:id="951" w:author="Arnold Sandjaja" w:date="2013-05-17T16:10:00Z"/>
                <w:color w:val="auto"/>
              </w:rPr>
            </w:pPr>
            <w:ins w:id="952" w:author="Arnold Sandjaja" w:date="2013-06-30T09:44:00Z">
              <w:r>
                <w:rPr>
                  <w:rFonts w:cs="Arial"/>
                </w:rPr>
                <w:t>0.25</w:t>
              </w:r>
            </w:ins>
          </w:p>
        </w:tc>
      </w:tr>
      <w:tr w:rsidR="00553462" w:rsidRPr="00575FF6" w14:paraId="0F70C0F0" w14:textId="77777777" w:rsidTr="00575FF6">
        <w:trPr>
          <w:gridAfter w:val="1"/>
          <w:wAfter w:w="817" w:type="dxa"/>
          <w:ins w:id="953" w:author="Arnold Sandjaja" w:date="2013-05-17T16:10:00Z"/>
        </w:trPr>
        <w:tc>
          <w:tcPr>
            <w:tcW w:w="7513" w:type="dxa"/>
            <w:gridSpan w:val="2"/>
            <w:shd w:val="clear" w:color="auto" w:fill="auto"/>
            <w:vAlign w:val="bottom"/>
          </w:tcPr>
          <w:p w14:paraId="7FE56A25" w14:textId="28D4FCDA" w:rsidR="00553462" w:rsidRPr="00575FF6" w:rsidRDefault="00553462" w:rsidP="00944897">
            <w:pPr>
              <w:rPr>
                <w:ins w:id="954" w:author="Arnold Sandjaja" w:date="2013-05-17T16:10:00Z"/>
                <w:rFonts w:eastAsia="Times New Roman" w:cs="Arial"/>
                <w:color w:val="auto"/>
              </w:rPr>
            </w:pPr>
          </w:p>
        </w:tc>
        <w:tc>
          <w:tcPr>
            <w:tcW w:w="1449" w:type="dxa"/>
            <w:gridSpan w:val="2"/>
            <w:shd w:val="clear" w:color="auto" w:fill="auto"/>
          </w:tcPr>
          <w:p w14:paraId="1F25FD3D" w14:textId="77777777" w:rsidR="00553462" w:rsidRPr="00575FF6" w:rsidRDefault="00553462" w:rsidP="00944897">
            <w:pPr>
              <w:rPr>
                <w:ins w:id="955" w:author="Arnold Sandjaja" w:date="2013-05-17T16:10:00Z"/>
                <w:color w:val="auto"/>
              </w:rPr>
            </w:pPr>
          </w:p>
        </w:tc>
      </w:tr>
      <w:tr w:rsidR="00575FF6" w:rsidRPr="00575FF6" w14:paraId="6149661E" w14:textId="77777777" w:rsidTr="00575FF6">
        <w:trPr>
          <w:ins w:id="956" w:author="Arnold Sandjaja" w:date="2013-05-17T16:10:00Z"/>
        </w:trPr>
        <w:tc>
          <w:tcPr>
            <w:tcW w:w="817" w:type="dxa"/>
            <w:shd w:val="clear" w:color="auto" w:fill="auto"/>
          </w:tcPr>
          <w:p w14:paraId="73A67E5E" w14:textId="77777777" w:rsidR="00575FF6" w:rsidRPr="00575FF6" w:rsidRDefault="00575FF6" w:rsidP="00944897">
            <w:pPr>
              <w:rPr>
                <w:ins w:id="957" w:author="Arnold Sandjaja" w:date="2013-05-17T16:10:00Z"/>
                <w:b/>
                <w:color w:val="auto"/>
              </w:rPr>
            </w:pPr>
          </w:p>
        </w:tc>
        <w:tc>
          <w:tcPr>
            <w:tcW w:w="7513" w:type="dxa"/>
            <w:gridSpan w:val="2"/>
            <w:shd w:val="clear" w:color="auto" w:fill="auto"/>
          </w:tcPr>
          <w:p w14:paraId="554ACB6A" w14:textId="77777777" w:rsidR="00575FF6" w:rsidRPr="00575FF6" w:rsidRDefault="00575FF6" w:rsidP="00944897">
            <w:pPr>
              <w:rPr>
                <w:ins w:id="958" w:author="Arnold Sandjaja" w:date="2013-05-17T16:10:00Z"/>
                <w:b/>
                <w:color w:val="auto"/>
              </w:rPr>
            </w:pPr>
          </w:p>
        </w:tc>
        <w:tc>
          <w:tcPr>
            <w:tcW w:w="1449" w:type="dxa"/>
            <w:gridSpan w:val="2"/>
            <w:shd w:val="clear" w:color="auto" w:fill="auto"/>
          </w:tcPr>
          <w:p w14:paraId="316A97AC" w14:textId="77777777" w:rsidR="00575FF6" w:rsidRPr="00575FF6" w:rsidRDefault="00575FF6" w:rsidP="00944897">
            <w:pPr>
              <w:rPr>
                <w:ins w:id="959" w:author="Arnold Sandjaja" w:date="2013-05-17T16:10:00Z"/>
                <w:color w:val="auto"/>
              </w:rPr>
            </w:pPr>
          </w:p>
        </w:tc>
      </w:tr>
      <w:tr w:rsidR="00575FF6" w:rsidRPr="00575FF6" w14:paraId="26024D09" w14:textId="77777777" w:rsidTr="00575FF6">
        <w:trPr>
          <w:ins w:id="960" w:author="Arnold Sandjaja" w:date="2013-05-17T16:10:00Z"/>
        </w:trPr>
        <w:tc>
          <w:tcPr>
            <w:tcW w:w="817" w:type="dxa"/>
            <w:shd w:val="clear" w:color="auto" w:fill="auto"/>
          </w:tcPr>
          <w:p w14:paraId="57DF756C" w14:textId="77777777" w:rsidR="00575FF6" w:rsidRPr="00575FF6" w:rsidRDefault="00575FF6" w:rsidP="00944897">
            <w:pPr>
              <w:rPr>
                <w:ins w:id="961" w:author="Arnold Sandjaja" w:date="2013-05-17T16:10:00Z"/>
                <w:color w:val="auto"/>
              </w:rPr>
            </w:pPr>
            <w:ins w:id="962" w:author="Arnold Sandjaja" w:date="2013-05-17T16:10:00Z">
              <w:r w:rsidRPr="00575FF6">
                <w:rPr>
                  <w:color w:val="auto"/>
                </w:rPr>
                <w:t>F</w:t>
              </w:r>
            </w:ins>
          </w:p>
        </w:tc>
        <w:tc>
          <w:tcPr>
            <w:tcW w:w="7513" w:type="dxa"/>
            <w:gridSpan w:val="2"/>
            <w:shd w:val="clear" w:color="auto" w:fill="auto"/>
          </w:tcPr>
          <w:p w14:paraId="32A898FC" w14:textId="77777777" w:rsidR="00575FF6" w:rsidRPr="00575FF6" w:rsidRDefault="00575FF6" w:rsidP="00944897">
            <w:pPr>
              <w:rPr>
                <w:ins w:id="963" w:author="Arnold Sandjaja" w:date="2013-05-17T16:10:00Z"/>
                <w:b/>
                <w:color w:val="auto"/>
              </w:rPr>
            </w:pPr>
            <w:ins w:id="964" w:author="Arnold Sandjaja" w:date="2013-05-17T16:10:00Z">
              <w:r w:rsidRPr="00575FF6">
                <w:rPr>
                  <w:b/>
                  <w:color w:val="auto"/>
                </w:rPr>
                <w:t>Saving and file format</w:t>
              </w:r>
            </w:ins>
          </w:p>
        </w:tc>
        <w:tc>
          <w:tcPr>
            <w:tcW w:w="1449" w:type="dxa"/>
            <w:gridSpan w:val="2"/>
            <w:shd w:val="clear" w:color="auto" w:fill="auto"/>
          </w:tcPr>
          <w:p w14:paraId="0901D2D8" w14:textId="77777777" w:rsidR="00575FF6" w:rsidRPr="00575FF6" w:rsidRDefault="00575FF6" w:rsidP="00944897">
            <w:pPr>
              <w:rPr>
                <w:ins w:id="965" w:author="Arnold Sandjaja" w:date="2013-05-17T16:10:00Z"/>
                <w:b/>
                <w:color w:val="auto"/>
              </w:rPr>
            </w:pPr>
            <w:ins w:id="966" w:author="Arnold Sandjaja" w:date="2013-05-17T16:10:00Z">
              <w:r w:rsidRPr="00575FF6">
                <w:rPr>
                  <w:b/>
                  <w:color w:val="auto"/>
                </w:rPr>
                <w:t>Objective /5</w:t>
              </w:r>
            </w:ins>
          </w:p>
        </w:tc>
      </w:tr>
      <w:tr w:rsidR="00553462" w:rsidRPr="00575FF6" w14:paraId="1B7852D7" w14:textId="77777777" w:rsidTr="00D460D8">
        <w:tblPrEx>
          <w:tblW w:w="9779" w:type="dxa"/>
          <w:tblLook w:val="06A0" w:firstRow="1" w:lastRow="0" w:firstColumn="1" w:lastColumn="0" w:noHBand="1" w:noVBand="1"/>
          <w:tblPrExChange w:id="967" w:author="Arnold Sandjaja" w:date="2013-06-30T09:44:00Z">
            <w:tblPrEx>
              <w:tblW w:w="9779" w:type="dxa"/>
              <w:tblLook w:val="06A0" w:firstRow="1" w:lastRow="0" w:firstColumn="1" w:lastColumn="0" w:noHBand="1" w:noVBand="1"/>
            </w:tblPrEx>
          </w:tblPrExChange>
        </w:tblPrEx>
        <w:trPr>
          <w:ins w:id="968" w:author="Arnold Sandjaja" w:date="2013-05-17T16:10:00Z"/>
        </w:trPr>
        <w:tc>
          <w:tcPr>
            <w:tcW w:w="817" w:type="dxa"/>
            <w:shd w:val="clear" w:color="auto" w:fill="auto"/>
            <w:tcPrChange w:id="969" w:author="Arnold Sandjaja" w:date="2013-06-30T09:44:00Z">
              <w:tcPr>
                <w:tcW w:w="817" w:type="dxa"/>
                <w:shd w:val="clear" w:color="auto" w:fill="auto"/>
              </w:tcPr>
            </w:tcPrChange>
          </w:tcPr>
          <w:p w14:paraId="41521E52" w14:textId="77777777" w:rsidR="00553462" w:rsidRPr="00575FF6" w:rsidRDefault="00553462" w:rsidP="00944897">
            <w:pPr>
              <w:rPr>
                <w:ins w:id="970" w:author="Arnold Sandjaja" w:date="2013-05-17T16:10:00Z"/>
                <w:color w:val="auto"/>
              </w:rPr>
            </w:pPr>
            <w:ins w:id="971" w:author="Arnold Sandjaja" w:date="2013-05-17T16:10:00Z">
              <w:r w:rsidRPr="00575FF6">
                <w:rPr>
                  <w:color w:val="auto"/>
                </w:rPr>
                <w:t>F.1</w:t>
              </w:r>
            </w:ins>
          </w:p>
        </w:tc>
        <w:tc>
          <w:tcPr>
            <w:tcW w:w="7513" w:type="dxa"/>
            <w:gridSpan w:val="2"/>
            <w:shd w:val="clear" w:color="auto" w:fill="auto"/>
            <w:tcPrChange w:id="972" w:author="Arnold Sandjaja" w:date="2013-06-30T09:44:00Z">
              <w:tcPr>
                <w:tcW w:w="7513" w:type="dxa"/>
                <w:gridSpan w:val="2"/>
                <w:shd w:val="clear" w:color="auto" w:fill="auto"/>
              </w:tcPr>
            </w:tcPrChange>
          </w:tcPr>
          <w:p w14:paraId="066217A5" w14:textId="77777777" w:rsidR="00553462" w:rsidRPr="00575FF6" w:rsidRDefault="00553462" w:rsidP="00944897">
            <w:pPr>
              <w:rPr>
                <w:ins w:id="973" w:author="Arnold Sandjaja" w:date="2013-05-17T16:10:00Z"/>
                <w:color w:val="auto"/>
              </w:rPr>
            </w:pPr>
            <w:ins w:id="974" w:author="Arnold Sandjaja" w:date="2013-05-17T16:10:00Z">
              <w:r w:rsidRPr="00575FF6">
                <w:rPr>
                  <w:color w:val="auto"/>
                </w:rPr>
                <w:t xml:space="preserve">All files saved in the correct format </w:t>
              </w:r>
              <w:r w:rsidRPr="00575FF6">
                <w:rPr>
                  <w:rFonts w:cs="Arial"/>
                  <w:color w:val="auto"/>
                </w:rPr>
                <w:t>(masthead and magazine)</w:t>
              </w:r>
            </w:ins>
          </w:p>
        </w:tc>
        <w:tc>
          <w:tcPr>
            <w:tcW w:w="1449" w:type="dxa"/>
            <w:gridSpan w:val="2"/>
            <w:shd w:val="clear" w:color="auto" w:fill="auto"/>
            <w:vAlign w:val="bottom"/>
            <w:tcPrChange w:id="975" w:author="Arnold Sandjaja" w:date="2013-06-30T09:44:00Z">
              <w:tcPr>
                <w:tcW w:w="1449" w:type="dxa"/>
                <w:gridSpan w:val="2"/>
                <w:shd w:val="clear" w:color="auto" w:fill="auto"/>
              </w:tcPr>
            </w:tcPrChange>
          </w:tcPr>
          <w:p w14:paraId="7C31BEF9" w14:textId="11F0794E" w:rsidR="00553462" w:rsidRPr="00575FF6" w:rsidRDefault="00553462" w:rsidP="00944897">
            <w:pPr>
              <w:rPr>
                <w:ins w:id="976" w:author="Arnold Sandjaja" w:date="2013-05-17T16:10:00Z"/>
                <w:color w:val="auto"/>
              </w:rPr>
            </w:pPr>
            <w:ins w:id="977" w:author="Arnold Sandjaja" w:date="2013-06-30T09:44:00Z">
              <w:r>
                <w:rPr>
                  <w:rFonts w:cs="Arial"/>
                </w:rPr>
                <w:t>1.00</w:t>
              </w:r>
            </w:ins>
          </w:p>
        </w:tc>
      </w:tr>
      <w:tr w:rsidR="00553462" w:rsidRPr="00575FF6" w14:paraId="280BE598" w14:textId="77777777" w:rsidTr="00D460D8">
        <w:tblPrEx>
          <w:tblW w:w="9779" w:type="dxa"/>
          <w:tblLook w:val="06A0" w:firstRow="1" w:lastRow="0" w:firstColumn="1" w:lastColumn="0" w:noHBand="1" w:noVBand="1"/>
          <w:tblPrExChange w:id="978" w:author="Arnold Sandjaja" w:date="2013-06-30T09:44:00Z">
            <w:tblPrEx>
              <w:tblW w:w="9779" w:type="dxa"/>
              <w:tblLook w:val="06A0" w:firstRow="1" w:lastRow="0" w:firstColumn="1" w:lastColumn="0" w:noHBand="1" w:noVBand="1"/>
            </w:tblPrEx>
          </w:tblPrExChange>
        </w:tblPrEx>
        <w:trPr>
          <w:ins w:id="979" w:author="Arnold Sandjaja" w:date="2013-05-17T16:10:00Z"/>
        </w:trPr>
        <w:tc>
          <w:tcPr>
            <w:tcW w:w="817" w:type="dxa"/>
            <w:shd w:val="clear" w:color="auto" w:fill="auto"/>
            <w:tcPrChange w:id="980" w:author="Arnold Sandjaja" w:date="2013-06-30T09:44:00Z">
              <w:tcPr>
                <w:tcW w:w="817" w:type="dxa"/>
                <w:shd w:val="clear" w:color="auto" w:fill="auto"/>
              </w:tcPr>
            </w:tcPrChange>
          </w:tcPr>
          <w:p w14:paraId="720EC9A9" w14:textId="77777777" w:rsidR="00553462" w:rsidRPr="00575FF6" w:rsidRDefault="00553462" w:rsidP="00944897">
            <w:pPr>
              <w:rPr>
                <w:ins w:id="981" w:author="Arnold Sandjaja" w:date="2013-05-17T16:10:00Z"/>
                <w:color w:val="auto"/>
              </w:rPr>
            </w:pPr>
            <w:ins w:id="982" w:author="Arnold Sandjaja" w:date="2013-05-17T16:10:00Z">
              <w:r w:rsidRPr="00575FF6">
                <w:rPr>
                  <w:color w:val="auto"/>
                </w:rPr>
                <w:t>F.2</w:t>
              </w:r>
            </w:ins>
          </w:p>
        </w:tc>
        <w:tc>
          <w:tcPr>
            <w:tcW w:w="7513" w:type="dxa"/>
            <w:gridSpan w:val="2"/>
            <w:shd w:val="clear" w:color="auto" w:fill="auto"/>
            <w:tcPrChange w:id="983" w:author="Arnold Sandjaja" w:date="2013-06-30T09:44:00Z">
              <w:tcPr>
                <w:tcW w:w="7513" w:type="dxa"/>
                <w:gridSpan w:val="2"/>
                <w:shd w:val="clear" w:color="auto" w:fill="auto"/>
              </w:tcPr>
            </w:tcPrChange>
          </w:tcPr>
          <w:p w14:paraId="3C5B4424" w14:textId="77777777" w:rsidR="00553462" w:rsidRPr="00575FF6" w:rsidRDefault="00553462" w:rsidP="00944897">
            <w:pPr>
              <w:rPr>
                <w:ins w:id="984" w:author="Arnold Sandjaja" w:date="2013-05-17T16:10:00Z"/>
                <w:color w:val="auto"/>
              </w:rPr>
            </w:pPr>
            <w:ins w:id="985" w:author="Arnold Sandjaja" w:date="2013-05-17T16:10:00Z">
              <w:r w:rsidRPr="00575FF6">
                <w:rPr>
                  <w:color w:val="auto"/>
                </w:rPr>
                <w:t>ICC profile applied in images, PDF or layout file as specified in the task</w:t>
              </w:r>
            </w:ins>
          </w:p>
        </w:tc>
        <w:tc>
          <w:tcPr>
            <w:tcW w:w="1449" w:type="dxa"/>
            <w:gridSpan w:val="2"/>
            <w:shd w:val="clear" w:color="auto" w:fill="auto"/>
            <w:vAlign w:val="bottom"/>
            <w:tcPrChange w:id="986" w:author="Arnold Sandjaja" w:date="2013-06-30T09:44:00Z">
              <w:tcPr>
                <w:tcW w:w="1449" w:type="dxa"/>
                <w:gridSpan w:val="2"/>
                <w:shd w:val="clear" w:color="auto" w:fill="auto"/>
              </w:tcPr>
            </w:tcPrChange>
          </w:tcPr>
          <w:p w14:paraId="1451FAB6" w14:textId="516A5EA8" w:rsidR="00553462" w:rsidRPr="00575FF6" w:rsidRDefault="00553462" w:rsidP="00944897">
            <w:pPr>
              <w:rPr>
                <w:ins w:id="987" w:author="Arnold Sandjaja" w:date="2013-05-17T16:10:00Z"/>
                <w:color w:val="auto"/>
              </w:rPr>
            </w:pPr>
            <w:ins w:id="988" w:author="Arnold Sandjaja" w:date="2013-06-30T09:44:00Z">
              <w:r>
                <w:rPr>
                  <w:rFonts w:cs="Arial"/>
                </w:rPr>
                <w:t>2.25</w:t>
              </w:r>
            </w:ins>
          </w:p>
        </w:tc>
      </w:tr>
      <w:tr w:rsidR="00553462" w:rsidRPr="00575FF6" w14:paraId="0BE39AD6" w14:textId="77777777" w:rsidTr="00D460D8">
        <w:tblPrEx>
          <w:tblW w:w="9779" w:type="dxa"/>
          <w:tblLook w:val="06A0" w:firstRow="1" w:lastRow="0" w:firstColumn="1" w:lastColumn="0" w:noHBand="1" w:noVBand="1"/>
          <w:tblPrExChange w:id="989" w:author="Arnold Sandjaja" w:date="2013-06-30T09:44:00Z">
            <w:tblPrEx>
              <w:tblW w:w="9779" w:type="dxa"/>
              <w:tblLook w:val="06A0" w:firstRow="1" w:lastRow="0" w:firstColumn="1" w:lastColumn="0" w:noHBand="1" w:noVBand="1"/>
            </w:tblPrEx>
          </w:tblPrExChange>
        </w:tblPrEx>
        <w:trPr>
          <w:ins w:id="990" w:author="Arnold Sandjaja" w:date="2013-05-17T16:10:00Z"/>
        </w:trPr>
        <w:tc>
          <w:tcPr>
            <w:tcW w:w="817" w:type="dxa"/>
            <w:shd w:val="clear" w:color="auto" w:fill="auto"/>
            <w:tcPrChange w:id="991" w:author="Arnold Sandjaja" w:date="2013-06-30T09:44:00Z">
              <w:tcPr>
                <w:tcW w:w="817" w:type="dxa"/>
                <w:shd w:val="clear" w:color="auto" w:fill="auto"/>
              </w:tcPr>
            </w:tcPrChange>
          </w:tcPr>
          <w:p w14:paraId="6B73CB03" w14:textId="77777777" w:rsidR="00553462" w:rsidRPr="00575FF6" w:rsidRDefault="00553462" w:rsidP="00944897">
            <w:pPr>
              <w:rPr>
                <w:ins w:id="992" w:author="Arnold Sandjaja" w:date="2013-05-17T16:10:00Z"/>
                <w:color w:val="auto"/>
              </w:rPr>
            </w:pPr>
            <w:ins w:id="993" w:author="Arnold Sandjaja" w:date="2013-05-17T16:10:00Z">
              <w:r w:rsidRPr="00575FF6">
                <w:rPr>
                  <w:color w:val="auto"/>
                </w:rPr>
                <w:t>F.3</w:t>
              </w:r>
            </w:ins>
          </w:p>
        </w:tc>
        <w:tc>
          <w:tcPr>
            <w:tcW w:w="7513" w:type="dxa"/>
            <w:gridSpan w:val="2"/>
            <w:shd w:val="clear" w:color="auto" w:fill="auto"/>
            <w:tcPrChange w:id="994" w:author="Arnold Sandjaja" w:date="2013-06-30T09:44:00Z">
              <w:tcPr>
                <w:tcW w:w="7513" w:type="dxa"/>
                <w:gridSpan w:val="2"/>
                <w:shd w:val="clear" w:color="auto" w:fill="auto"/>
              </w:tcPr>
            </w:tcPrChange>
          </w:tcPr>
          <w:p w14:paraId="54402747" w14:textId="77777777" w:rsidR="00553462" w:rsidRPr="00575FF6" w:rsidRDefault="00553462" w:rsidP="00944897">
            <w:pPr>
              <w:rPr>
                <w:ins w:id="995" w:author="Arnold Sandjaja" w:date="2013-05-17T16:10:00Z"/>
                <w:color w:val="auto"/>
              </w:rPr>
            </w:pPr>
            <w:ins w:id="996" w:author="Arnold Sandjaja" w:date="2013-05-17T16:10:00Z">
              <w:r w:rsidRPr="00575FF6">
                <w:rPr>
                  <w:color w:val="auto"/>
                </w:rPr>
                <w:t>Saving in a specified PDF format as required in the task</w:t>
              </w:r>
            </w:ins>
          </w:p>
        </w:tc>
        <w:tc>
          <w:tcPr>
            <w:tcW w:w="1449" w:type="dxa"/>
            <w:gridSpan w:val="2"/>
            <w:shd w:val="clear" w:color="auto" w:fill="auto"/>
            <w:vAlign w:val="bottom"/>
            <w:tcPrChange w:id="997" w:author="Arnold Sandjaja" w:date="2013-06-30T09:44:00Z">
              <w:tcPr>
                <w:tcW w:w="1449" w:type="dxa"/>
                <w:gridSpan w:val="2"/>
                <w:shd w:val="clear" w:color="auto" w:fill="auto"/>
              </w:tcPr>
            </w:tcPrChange>
          </w:tcPr>
          <w:p w14:paraId="3C2FABEE" w14:textId="78BE2B25" w:rsidR="00553462" w:rsidRPr="00575FF6" w:rsidRDefault="00553462" w:rsidP="00944897">
            <w:pPr>
              <w:rPr>
                <w:ins w:id="998" w:author="Arnold Sandjaja" w:date="2013-05-17T16:10:00Z"/>
                <w:color w:val="auto"/>
              </w:rPr>
            </w:pPr>
            <w:ins w:id="999" w:author="Arnold Sandjaja" w:date="2013-06-30T09:44:00Z">
              <w:r>
                <w:rPr>
                  <w:rFonts w:cs="Arial"/>
                </w:rPr>
                <w:t>1.00</w:t>
              </w:r>
            </w:ins>
          </w:p>
        </w:tc>
      </w:tr>
      <w:tr w:rsidR="00553462" w:rsidRPr="00575FF6" w14:paraId="47018ADD" w14:textId="77777777" w:rsidTr="00D460D8">
        <w:tblPrEx>
          <w:tblW w:w="9779" w:type="dxa"/>
          <w:tblLook w:val="06A0" w:firstRow="1" w:lastRow="0" w:firstColumn="1" w:lastColumn="0" w:noHBand="1" w:noVBand="1"/>
          <w:tblPrExChange w:id="1000" w:author="Arnold Sandjaja" w:date="2013-06-30T09:44:00Z">
            <w:tblPrEx>
              <w:tblW w:w="9779" w:type="dxa"/>
              <w:tblLook w:val="06A0" w:firstRow="1" w:lastRow="0" w:firstColumn="1" w:lastColumn="0" w:noHBand="1" w:noVBand="1"/>
            </w:tblPrEx>
          </w:tblPrExChange>
        </w:tblPrEx>
        <w:trPr>
          <w:ins w:id="1001" w:author="Arnold Sandjaja" w:date="2013-05-17T16:10:00Z"/>
        </w:trPr>
        <w:tc>
          <w:tcPr>
            <w:tcW w:w="817" w:type="dxa"/>
            <w:shd w:val="clear" w:color="auto" w:fill="auto"/>
            <w:tcPrChange w:id="1002" w:author="Arnold Sandjaja" w:date="2013-06-30T09:44:00Z">
              <w:tcPr>
                <w:tcW w:w="817" w:type="dxa"/>
                <w:shd w:val="clear" w:color="auto" w:fill="auto"/>
              </w:tcPr>
            </w:tcPrChange>
          </w:tcPr>
          <w:p w14:paraId="35B7C142" w14:textId="77777777" w:rsidR="00553462" w:rsidRPr="00575FF6" w:rsidRDefault="00553462" w:rsidP="00944897">
            <w:pPr>
              <w:rPr>
                <w:ins w:id="1003" w:author="Arnold Sandjaja" w:date="2013-05-17T16:10:00Z"/>
                <w:color w:val="auto"/>
              </w:rPr>
            </w:pPr>
            <w:ins w:id="1004" w:author="Arnold Sandjaja" w:date="2013-05-17T16:10:00Z">
              <w:r w:rsidRPr="00575FF6">
                <w:rPr>
                  <w:color w:val="auto"/>
                </w:rPr>
                <w:t>F.4</w:t>
              </w:r>
            </w:ins>
          </w:p>
        </w:tc>
        <w:tc>
          <w:tcPr>
            <w:tcW w:w="7513" w:type="dxa"/>
            <w:gridSpan w:val="2"/>
            <w:shd w:val="clear" w:color="auto" w:fill="auto"/>
            <w:tcPrChange w:id="1005" w:author="Arnold Sandjaja" w:date="2013-06-30T09:44:00Z">
              <w:tcPr>
                <w:tcW w:w="7513" w:type="dxa"/>
                <w:gridSpan w:val="2"/>
                <w:shd w:val="clear" w:color="auto" w:fill="auto"/>
              </w:tcPr>
            </w:tcPrChange>
          </w:tcPr>
          <w:p w14:paraId="657DDFAF" w14:textId="77777777" w:rsidR="00553462" w:rsidRPr="00575FF6" w:rsidRDefault="00553462" w:rsidP="00944897">
            <w:pPr>
              <w:rPr>
                <w:ins w:id="1006" w:author="Arnold Sandjaja" w:date="2013-05-17T16:10:00Z"/>
                <w:color w:val="auto"/>
              </w:rPr>
            </w:pPr>
            <w:ins w:id="1007" w:author="Arnold Sandjaja" w:date="2013-05-17T16:10:00Z">
              <w:r w:rsidRPr="00575FF6">
                <w:rPr>
                  <w:color w:val="auto"/>
                </w:rPr>
                <w:t>Final production folder saved as required in the task</w:t>
              </w:r>
            </w:ins>
          </w:p>
        </w:tc>
        <w:tc>
          <w:tcPr>
            <w:tcW w:w="1449" w:type="dxa"/>
            <w:gridSpan w:val="2"/>
            <w:shd w:val="clear" w:color="auto" w:fill="auto"/>
            <w:vAlign w:val="bottom"/>
            <w:tcPrChange w:id="1008" w:author="Arnold Sandjaja" w:date="2013-06-30T09:44:00Z">
              <w:tcPr>
                <w:tcW w:w="1449" w:type="dxa"/>
                <w:gridSpan w:val="2"/>
                <w:shd w:val="clear" w:color="auto" w:fill="auto"/>
              </w:tcPr>
            </w:tcPrChange>
          </w:tcPr>
          <w:p w14:paraId="28FB2D31" w14:textId="328A1BA9" w:rsidR="00553462" w:rsidRPr="00575FF6" w:rsidRDefault="00553462" w:rsidP="00944897">
            <w:pPr>
              <w:rPr>
                <w:ins w:id="1009" w:author="Arnold Sandjaja" w:date="2013-05-17T16:10:00Z"/>
                <w:color w:val="auto"/>
              </w:rPr>
            </w:pPr>
            <w:ins w:id="1010" w:author="Arnold Sandjaja" w:date="2013-06-30T09:44:00Z">
              <w:r>
                <w:rPr>
                  <w:rFonts w:cs="Arial"/>
                </w:rPr>
                <w:t>0.75</w:t>
              </w:r>
            </w:ins>
          </w:p>
        </w:tc>
      </w:tr>
    </w:tbl>
    <w:p w14:paraId="213926DD" w14:textId="77777777" w:rsidR="00515D1C" w:rsidRDefault="00515D1C">
      <w:pPr>
        <w:pStyle w:val="Heading1AA"/>
        <w:rPr>
          <w:ins w:id="1011" w:author="Arnold Sandjaja" w:date="2013-06-29T14:30:00Z"/>
          <w:rFonts w:ascii="Times New Roman" w:eastAsia="Times New Roman" w:hAnsi="Times New Roman"/>
          <w:caps w:val="0"/>
          <w:color w:val="auto"/>
          <w:sz w:val="20"/>
          <w:u w:val="none"/>
          <w:lang w:val="en-US" w:bidi="x-none"/>
        </w:rPr>
      </w:pPr>
    </w:p>
    <w:p w14:paraId="2894B950" w14:textId="77777777" w:rsidR="009E674F" w:rsidRPr="009E674F" w:rsidRDefault="00815B05">
      <w:pPr>
        <w:ind w:left="-567"/>
        <w:rPr>
          <w:ins w:id="1012" w:author="Arnold Sandjaja" w:date="2013-06-29T14:31:00Z"/>
        </w:rPr>
        <w:pPrChange w:id="1013" w:author="Arnold Sandjaja" w:date="2013-06-29T14:31:00Z">
          <w:pPr>
            <w:tabs>
              <w:tab w:val="left" w:pos="1961"/>
            </w:tabs>
          </w:pPr>
        </w:pPrChange>
      </w:pPr>
      <w:ins w:id="1014" w:author="Arnold Sandjaja" w:date="2013-06-29T14:31:00Z">
        <w:r>
          <w:rPr>
            <w:noProof/>
            <w:lang w:val="en-US"/>
          </w:rPr>
          <w:drawing>
            <wp:inline distT="0" distB="0" distL="0" distR="0" wp14:anchorId="48E396EF" wp14:editId="5E223C5E">
              <wp:extent cx="6280150" cy="5092700"/>
              <wp:effectExtent l="0" t="0" r="0" b="1270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5092700"/>
                      </a:xfrm>
                      <a:prstGeom prst="rect">
                        <a:avLst/>
                      </a:prstGeom>
                      <a:noFill/>
                      <a:ln>
                        <a:noFill/>
                      </a:ln>
                    </pic:spPr>
                  </pic:pic>
                </a:graphicData>
              </a:graphic>
            </wp:inline>
          </w:drawing>
        </w:r>
      </w:ins>
    </w:p>
    <w:p w14:paraId="6C960169" w14:textId="77777777" w:rsidR="00405E48" w:rsidRDefault="00405E48">
      <w:pPr>
        <w:tabs>
          <w:tab w:val="left" w:pos="1961"/>
        </w:tabs>
        <w:rPr>
          <w:ins w:id="1015" w:author="Arnold Sandjaja" w:date="2013-06-29T14:34:00Z"/>
        </w:rPr>
        <w:pPrChange w:id="1016" w:author="Arnold Sandjaja" w:date="2013-06-29T14:31:00Z">
          <w:pPr>
            <w:pStyle w:val="Heading1AA"/>
          </w:pPr>
        </w:pPrChange>
      </w:pPr>
    </w:p>
    <w:p w14:paraId="51C100B2" w14:textId="77777777" w:rsidR="001020AE" w:rsidRDefault="001020AE">
      <w:pPr>
        <w:tabs>
          <w:tab w:val="left" w:pos="1961"/>
        </w:tabs>
        <w:rPr>
          <w:ins w:id="1017" w:author="Arnold Sandjaja" w:date="2013-06-29T14:34:00Z"/>
        </w:rPr>
        <w:pPrChange w:id="1018" w:author="Arnold Sandjaja" w:date="2013-06-29T14:31:00Z">
          <w:pPr>
            <w:pStyle w:val="Heading1AA"/>
          </w:pPr>
        </w:pPrChange>
      </w:pPr>
    </w:p>
    <w:p w14:paraId="744487B3" w14:textId="77777777" w:rsidR="002110A5" w:rsidRDefault="002110A5">
      <w:pPr>
        <w:tabs>
          <w:tab w:val="left" w:pos="1961"/>
        </w:tabs>
        <w:rPr>
          <w:ins w:id="1019" w:author="Arnold Sandjaja" w:date="2013-06-29T14:37:00Z"/>
        </w:rPr>
        <w:pPrChange w:id="1020" w:author="Arnold Sandjaja" w:date="2013-06-29T14:31:00Z">
          <w:pPr>
            <w:pStyle w:val="Heading1AA"/>
          </w:pPr>
        </w:pPrChange>
      </w:pPr>
    </w:p>
    <w:p w14:paraId="0416D278" w14:textId="77777777" w:rsidR="002110A5" w:rsidRDefault="002110A5">
      <w:pPr>
        <w:tabs>
          <w:tab w:val="left" w:pos="1961"/>
        </w:tabs>
        <w:rPr>
          <w:ins w:id="1021" w:author="Arnold Sandjaja" w:date="2013-06-29T14:37:00Z"/>
        </w:rPr>
        <w:pPrChange w:id="1022" w:author="Arnold Sandjaja" w:date="2013-06-29T14:31:00Z">
          <w:pPr>
            <w:pStyle w:val="Heading1AA"/>
          </w:pPr>
        </w:pPrChange>
      </w:pPr>
    </w:p>
    <w:p w14:paraId="7A95038E" w14:textId="77777777" w:rsidR="002110A5" w:rsidRDefault="00815B05">
      <w:pPr>
        <w:tabs>
          <w:tab w:val="left" w:pos="1961"/>
        </w:tabs>
        <w:rPr>
          <w:ins w:id="1023" w:author="Arnold Sandjaja" w:date="2013-06-29T14:37:00Z"/>
        </w:rPr>
        <w:pPrChange w:id="1024" w:author="Arnold Sandjaja" w:date="2013-06-29T14:31:00Z">
          <w:pPr>
            <w:pStyle w:val="Heading1AA"/>
          </w:pPr>
        </w:pPrChange>
      </w:pPr>
      <w:ins w:id="1025" w:author="Arnold Sandjaja" w:date="2013-06-29T14:37:00Z">
        <w:r w:rsidRPr="00EA792C">
          <w:rPr>
            <w:noProof/>
            <w:lang w:val="en-US"/>
          </w:rPr>
          <w:drawing>
            <wp:inline distT="0" distB="0" distL="0" distR="0" wp14:anchorId="6272D16A" wp14:editId="69D8C598">
              <wp:extent cx="812800" cy="723900"/>
              <wp:effectExtent l="0" t="0" r="0" b="12700"/>
              <wp:docPr id="7"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ins>
    </w:p>
    <w:p w14:paraId="41B6671B" w14:textId="77777777" w:rsidR="002110A5" w:rsidRDefault="002110A5">
      <w:pPr>
        <w:tabs>
          <w:tab w:val="left" w:pos="1961"/>
        </w:tabs>
        <w:rPr>
          <w:ins w:id="1026" w:author="Arnold Sandjaja" w:date="2013-06-29T14:37:00Z"/>
        </w:rPr>
        <w:pPrChange w:id="1027" w:author="Arnold Sandjaja" w:date="2013-06-29T14:31:00Z">
          <w:pPr>
            <w:pStyle w:val="Heading1AA"/>
          </w:pPr>
        </w:pPrChange>
      </w:pPr>
    </w:p>
    <w:p w14:paraId="0D9E4EDA" w14:textId="77777777" w:rsidR="000520D4" w:rsidRDefault="00815B05" w:rsidP="009E674F">
      <w:pPr>
        <w:tabs>
          <w:tab w:val="left" w:pos="1961"/>
        </w:tabs>
        <w:rPr>
          <w:ins w:id="1028" w:author="Arnold Sandjaja" w:date="2013-06-29T14:41:00Z"/>
        </w:rPr>
      </w:pPr>
      <w:ins w:id="1029" w:author="Arnold Sandjaja" w:date="2013-06-29T14:37:00Z">
        <w:r>
          <w:rPr>
            <w:noProof/>
            <w:lang w:val="en-US"/>
            <w:rPrChange w:id="1030">
              <w:rPr>
                <w:rFonts w:ascii="Arial Bold" w:hAnsi="Arial Bold"/>
                <w:caps/>
                <w:noProof/>
                <w:sz w:val="24"/>
                <w:szCs w:val="20"/>
                <w:u w:val="single"/>
                <w:lang w:val="en-US"/>
              </w:rPr>
            </w:rPrChange>
          </w:rPr>
          <w:drawing>
            <wp:inline distT="0" distB="0" distL="0" distR="0" wp14:anchorId="3C213C40" wp14:editId="62112988">
              <wp:extent cx="2349500" cy="869950"/>
              <wp:effectExtent l="0" t="0" r="12700" b="0"/>
              <wp:docPr id="5" name="Picture 5"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ins>
      <w:ins w:id="1031" w:author="Arnold Sandjaja" w:date="2013-06-29T14:36:00Z">
        <w:r w:rsidR="001020AE">
          <w:br w:type="page"/>
        </w:r>
        <w:r>
          <w:rPr>
            <w:noProof/>
            <w:lang w:val="en-US"/>
            <w:rPrChange w:id="1032">
              <w:rPr>
                <w:rFonts w:ascii="Arial Bold" w:hAnsi="Arial Bold"/>
                <w:caps/>
                <w:noProof/>
                <w:sz w:val="24"/>
                <w:szCs w:val="20"/>
                <w:u w:val="single"/>
                <w:lang w:val="en-US"/>
              </w:rPr>
            </w:rPrChange>
          </w:rPr>
          <w:lastRenderedPageBreak/>
          <w:drawing>
            <wp:inline distT="0" distB="0" distL="0" distR="0" wp14:anchorId="47732EC8" wp14:editId="28D68979">
              <wp:extent cx="6108700" cy="8439150"/>
              <wp:effectExtent l="0" t="0" r="12700" b="0"/>
              <wp:docPr id="6" name="Picture 6"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ins>
    </w:p>
    <w:p w14:paraId="0D43C515" w14:textId="77777777" w:rsidR="000520D4" w:rsidRDefault="000520D4" w:rsidP="000520D4">
      <w:pPr>
        <w:widowControl w:val="0"/>
        <w:autoSpaceDE w:val="0"/>
        <w:autoSpaceDN w:val="0"/>
        <w:adjustRightInd w:val="0"/>
        <w:ind w:right="1552"/>
        <w:rPr>
          <w:ins w:id="1033" w:author="Arnold Sandjaja" w:date="2013-06-29T14:41:00Z"/>
          <w:rFonts w:cs="Arial"/>
          <w:color w:val="FF0000"/>
          <w:sz w:val="24"/>
        </w:rPr>
      </w:pPr>
      <w:ins w:id="1034" w:author="Arnold Sandjaja" w:date="2013-06-29T14:41:00Z">
        <w:r>
          <w:lastRenderedPageBreak/>
          <w:br w:type="page"/>
        </w:r>
        <w:r>
          <w:rPr>
            <w:rFonts w:cs="Arial"/>
            <w:color w:val="FF0000"/>
            <w:sz w:val="24"/>
          </w:rPr>
          <w:lastRenderedPageBreak/>
          <w:t>(- COVER)</w:t>
        </w:r>
      </w:ins>
    </w:p>
    <w:p w14:paraId="7BEC7FD5" w14:textId="77777777" w:rsidR="000520D4" w:rsidRDefault="000520D4" w:rsidP="000520D4">
      <w:pPr>
        <w:widowControl w:val="0"/>
        <w:autoSpaceDE w:val="0"/>
        <w:autoSpaceDN w:val="0"/>
        <w:adjustRightInd w:val="0"/>
        <w:ind w:right="1552"/>
        <w:rPr>
          <w:ins w:id="1035" w:author="Arnold Sandjaja" w:date="2013-06-29T14:41:00Z"/>
          <w:rFonts w:cs="Arial"/>
          <w:b/>
          <w:bCs/>
          <w:color w:val="FF0000"/>
        </w:rPr>
      </w:pPr>
      <w:ins w:id="1036" w:author="Arnold Sandjaja" w:date="2013-06-29T14:41:00Z">
        <w:r>
          <w:rPr>
            <w:rFonts w:cs="Arial"/>
            <w:b/>
            <w:bCs/>
            <w:color w:val="FF0000"/>
          </w:rPr>
          <w:t>(use picture at your choice:</w:t>
        </w:r>
      </w:ins>
    </w:p>
    <w:p w14:paraId="3AF0F9FA" w14:textId="77777777" w:rsidR="000520D4" w:rsidRPr="000A6AAA" w:rsidRDefault="000520D4" w:rsidP="000520D4">
      <w:pPr>
        <w:pStyle w:val="ListParagraph"/>
        <w:widowControl w:val="0"/>
        <w:numPr>
          <w:ilvl w:val="0"/>
          <w:numId w:val="10"/>
        </w:numPr>
        <w:autoSpaceDE w:val="0"/>
        <w:autoSpaceDN w:val="0"/>
        <w:adjustRightInd w:val="0"/>
        <w:ind w:right="1552"/>
        <w:rPr>
          <w:ins w:id="1037" w:author="Arnold Sandjaja" w:date="2013-06-29T14:41:00Z"/>
          <w:rFonts w:ascii="Arial" w:hAnsi="Arial" w:cs="Arial"/>
          <w:b/>
          <w:bCs/>
          <w:color w:val="FF0000"/>
        </w:rPr>
      </w:pPr>
      <w:ins w:id="1038" w:author="Arnold Sandjaja" w:date="2013-06-29T14:41:00Z">
        <w:r>
          <w:rPr>
            <w:rFonts w:ascii="Arial" w:hAnsi="Arial" w:cs="Arial"/>
            <w:b/>
            <w:bCs/>
            <w:color w:val="FF0000"/>
          </w:rPr>
          <w:t>WSC2013_TP40_MOD1_PRE_EN_01</w:t>
        </w:r>
        <w:r w:rsidRPr="000A6AAA">
          <w:rPr>
            <w:rFonts w:ascii="Arial" w:hAnsi="Arial" w:cs="Arial"/>
            <w:b/>
            <w:bCs/>
            <w:color w:val="FF0000"/>
          </w:rPr>
          <w:t>.jpg</w:t>
        </w:r>
      </w:ins>
    </w:p>
    <w:p w14:paraId="49B2BF5D" w14:textId="77777777" w:rsidR="000520D4" w:rsidRDefault="000520D4" w:rsidP="000520D4">
      <w:pPr>
        <w:pStyle w:val="ListParagraph"/>
        <w:widowControl w:val="0"/>
        <w:numPr>
          <w:ilvl w:val="0"/>
          <w:numId w:val="10"/>
        </w:numPr>
        <w:autoSpaceDE w:val="0"/>
        <w:autoSpaceDN w:val="0"/>
        <w:adjustRightInd w:val="0"/>
        <w:ind w:right="1552"/>
        <w:rPr>
          <w:ins w:id="1039" w:author="Arnold Sandjaja" w:date="2013-06-29T14:41:00Z"/>
          <w:rFonts w:ascii="Arial" w:hAnsi="Arial" w:cs="Arial"/>
          <w:b/>
          <w:bCs/>
          <w:color w:val="FF0000"/>
        </w:rPr>
      </w:pPr>
      <w:ins w:id="1040" w:author="Arnold Sandjaja" w:date="2013-06-29T14:41:00Z">
        <w:r>
          <w:rPr>
            <w:rFonts w:ascii="Arial" w:hAnsi="Arial" w:cs="Arial"/>
            <w:b/>
            <w:bCs/>
            <w:color w:val="FF0000"/>
          </w:rPr>
          <w:t>WSC2013_TP40_MOD1_PRE_EN_02</w:t>
        </w:r>
        <w:r w:rsidRPr="000A6AAA">
          <w:rPr>
            <w:rFonts w:ascii="Arial" w:hAnsi="Arial" w:cs="Arial"/>
            <w:b/>
            <w:bCs/>
            <w:color w:val="FF0000"/>
          </w:rPr>
          <w:t>.jpg</w:t>
        </w:r>
      </w:ins>
    </w:p>
    <w:p w14:paraId="696440ED" w14:textId="77777777" w:rsidR="000520D4" w:rsidRPr="000A6AAA" w:rsidRDefault="000520D4" w:rsidP="000520D4">
      <w:pPr>
        <w:pStyle w:val="ListParagraph"/>
        <w:widowControl w:val="0"/>
        <w:numPr>
          <w:ilvl w:val="0"/>
          <w:numId w:val="10"/>
        </w:numPr>
        <w:autoSpaceDE w:val="0"/>
        <w:autoSpaceDN w:val="0"/>
        <w:adjustRightInd w:val="0"/>
        <w:ind w:right="1552"/>
        <w:rPr>
          <w:ins w:id="1041" w:author="Arnold Sandjaja" w:date="2013-06-29T14:41:00Z"/>
          <w:rFonts w:ascii="Arial" w:hAnsi="Arial" w:cs="Arial"/>
          <w:b/>
          <w:bCs/>
          <w:color w:val="FF0000"/>
        </w:rPr>
      </w:pPr>
      <w:ins w:id="1042" w:author="Arnold Sandjaja" w:date="2013-06-29T14:41:00Z">
        <w:r>
          <w:rPr>
            <w:rFonts w:ascii="Arial" w:hAnsi="Arial" w:cs="Arial"/>
            <w:b/>
            <w:bCs/>
            <w:color w:val="FF0000"/>
          </w:rPr>
          <w:t>WSC2013_TP40_MOD1_PRE_EN_03</w:t>
        </w:r>
        <w:r w:rsidRPr="000A6AAA">
          <w:rPr>
            <w:rFonts w:ascii="Arial" w:hAnsi="Arial" w:cs="Arial"/>
            <w:b/>
            <w:bCs/>
            <w:color w:val="FF0000"/>
          </w:rPr>
          <w:t>.jpg)</w:t>
        </w:r>
      </w:ins>
    </w:p>
    <w:p w14:paraId="461BC4C0" w14:textId="77777777" w:rsidR="000520D4" w:rsidRDefault="000520D4" w:rsidP="000520D4">
      <w:pPr>
        <w:widowControl w:val="0"/>
        <w:autoSpaceDE w:val="0"/>
        <w:autoSpaceDN w:val="0"/>
        <w:adjustRightInd w:val="0"/>
        <w:ind w:right="1552"/>
        <w:rPr>
          <w:ins w:id="1043" w:author="Arnold Sandjaja" w:date="2013-06-29T14:41:00Z"/>
          <w:rFonts w:cs="Arial"/>
          <w:color w:val="FF0000"/>
          <w:sz w:val="24"/>
        </w:rPr>
      </w:pPr>
    </w:p>
    <w:p w14:paraId="3257CEDF" w14:textId="77777777" w:rsidR="000520D4" w:rsidRDefault="000520D4" w:rsidP="000520D4">
      <w:pPr>
        <w:widowControl w:val="0"/>
        <w:autoSpaceDE w:val="0"/>
        <w:autoSpaceDN w:val="0"/>
        <w:adjustRightInd w:val="0"/>
        <w:ind w:right="1552"/>
        <w:rPr>
          <w:ins w:id="1044" w:author="Arnold Sandjaja" w:date="2013-06-29T14:41:00Z"/>
          <w:rFonts w:cs="Arial"/>
          <w:color w:val="FF0000"/>
          <w:sz w:val="24"/>
        </w:rPr>
      </w:pPr>
    </w:p>
    <w:p w14:paraId="6DA801AC" w14:textId="77777777" w:rsidR="000520D4" w:rsidRPr="00B50214" w:rsidRDefault="000520D4" w:rsidP="000520D4">
      <w:pPr>
        <w:widowControl w:val="0"/>
        <w:autoSpaceDE w:val="0"/>
        <w:autoSpaceDN w:val="0"/>
        <w:adjustRightInd w:val="0"/>
        <w:ind w:right="1552"/>
        <w:rPr>
          <w:ins w:id="1045" w:author="Arnold Sandjaja" w:date="2013-06-29T14:41:00Z"/>
          <w:rFonts w:cs="Arial"/>
          <w:color w:val="FF0000"/>
          <w:sz w:val="24"/>
        </w:rPr>
      </w:pPr>
      <w:ins w:id="1046" w:author="Arnold Sandjaja" w:date="2013-06-29T14:41:00Z">
        <w:r w:rsidRPr="00B50214">
          <w:rPr>
            <w:rFonts w:cs="Arial"/>
            <w:color w:val="FF0000"/>
            <w:sz w:val="24"/>
          </w:rPr>
          <w:t>(– Masthead )</w:t>
        </w:r>
      </w:ins>
    </w:p>
    <w:p w14:paraId="61551A52" w14:textId="77777777" w:rsidR="000520D4" w:rsidRPr="00B50214" w:rsidRDefault="000520D4" w:rsidP="000520D4">
      <w:pPr>
        <w:widowControl w:val="0"/>
        <w:autoSpaceDE w:val="0"/>
        <w:autoSpaceDN w:val="0"/>
        <w:adjustRightInd w:val="0"/>
        <w:ind w:right="1552"/>
        <w:rPr>
          <w:ins w:id="1047" w:author="Arnold Sandjaja" w:date="2013-06-29T14:41:00Z"/>
          <w:rFonts w:cs="Arial"/>
          <w:sz w:val="24"/>
        </w:rPr>
      </w:pPr>
    </w:p>
    <w:p w14:paraId="18DF98ED" w14:textId="77777777" w:rsidR="000520D4" w:rsidRDefault="000520D4" w:rsidP="000520D4">
      <w:pPr>
        <w:widowControl w:val="0"/>
        <w:autoSpaceDE w:val="0"/>
        <w:autoSpaceDN w:val="0"/>
        <w:adjustRightInd w:val="0"/>
        <w:ind w:right="1552"/>
        <w:rPr>
          <w:ins w:id="1048" w:author="Arnold Sandjaja" w:date="2013-06-29T14:41:00Z"/>
          <w:rFonts w:cs="Arial"/>
        </w:rPr>
      </w:pPr>
      <w:ins w:id="1049" w:author="Arnold Sandjaja" w:date="2013-06-29T14:41:00Z">
        <w:r w:rsidRPr="00B50214">
          <w:rPr>
            <w:rFonts w:cs="Arial"/>
          </w:rPr>
          <w:t xml:space="preserve">SPANNER in the works  </w:t>
        </w:r>
      </w:ins>
    </w:p>
    <w:p w14:paraId="54FA8D78" w14:textId="77777777" w:rsidR="000520D4" w:rsidRDefault="000520D4" w:rsidP="000520D4">
      <w:pPr>
        <w:widowControl w:val="0"/>
        <w:autoSpaceDE w:val="0"/>
        <w:autoSpaceDN w:val="0"/>
        <w:adjustRightInd w:val="0"/>
        <w:ind w:right="1552"/>
        <w:rPr>
          <w:ins w:id="1050" w:author="Arnold Sandjaja" w:date="2013-06-29T14:41:00Z"/>
          <w:rFonts w:cs="Arial"/>
        </w:rPr>
      </w:pPr>
    </w:p>
    <w:p w14:paraId="2B12187A" w14:textId="77777777" w:rsidR="000520D4" w:rsidRDefault="000520D4" w:rsidP="000520D4">
      <w:pPr>
        <w:widowControl w:val="0"/>
        <w:autoSpaceDE w:val="0"/>
        <w:autoSpaceDN w:val="0"/>
        <w:adjustRightInd w:val="0"/>
        <w:ind w:right="1552"/>
        <w:rPr>
          <w:ins w:id="1051" w:author="Arnold Sandjaja" w:date="2013-06-29T14:41:00Z"/>
          <w:rFonts w:cs="Arial"/>
        </w:rPr>
      </w:pPr>
    </w:p>
    <w:p w14:paraId="7041B8AA" w14:textId="77777777" w:rsidR="000520D4" w:rsidRDefault="000520D4" w:rsidP="000520D4">
      <w:pPr>
        <w:widowControl w:val="0"/>
        <w:autoSpaceDE w:val="0"/>
        <w:autoSpaceDN w:val="0"/>
        <w:adjustRightInd w:val="0"/>
        <w:ind w:right="1552"/>
        <w:rPr>
          <w:ins w:id="1052" w:author="Arnold Sandjaja" w:date="2013-06-29T14:41:00Z"/>
          <w:rFonts w:cs="Arial"/>
          <w:color w:val="FF0000"/>
          <w:sz w:val="24"/>
        </w:rPr>
      </w:pPr>
      <w:ins w:id="1053" w:author="Arnold Sandjaja" w:date="2013-06-29T14:41:00Z">
        <w:r w:rsidRPr="00B50214">
          <w:rPr>
            <w:rFonts w:cs="Arial"/>
            <w:color w:val="FF0000"/>
            <w:sz w:val="24"/>
          </w:rPr>
          <w:t xml:space="preserve">(– </w:t>
        </w:r>
        <w:r>
          <w:rPr>
            <w:rFonts w:cs="Arial"/>
            <w:color w:val="FF0000"/>
            <w:sz w:val="24"/>
          </w:rPr>
          <w:t>Selling Lines</w:t>
        </w:r>
        <w:r w:rsidRPr="00B50214">
          <w:rPr>
            <w:rFonts w:cs="Arial"/>
            <w:color w:val="FF0000"/>
            <w:sz w:val="24"/>
          </w:rPr>
          <w:t xml:space="preserve"> )</w:t>
        </w:r>
      </w:ins>
    </w:p>
    <w:p w14:paraId="24564261" w14:textId="77777777" w:rsidR="000520D4" w:rsidRPr="00B50214" w:rsidRDefault="000520D4" w:rsidP="000520D4">
      <w:pPr>
        <w:widowControl w:val="0"/>
        <w:autoSpaceDE w:val="0"/>
        <w:autoSpaceDN w:val="0"/>
        <w:adjustRightInd w:val="0"/>
        <w:ind w:right="1552"/>
        <w:rPr>
          <w:ins w:id="1054" w:author="Arnold Sandjaja" w:date="2013-06-29T14:41:00Z"/>
          <w:rFonts w:cs="Arial"/>
          <w:color w:val="FF0000"/>
          <w:sz w:val="24"/>
        </w:rPr>
      </w:pPr>
    </w:p>
    <w:p w14:paraId="1C3D3704" w14:textId="77777777" w:rsidR="000520D4" w:rsidRPr="00B50214" w:rsidRDefault="000520D4" w:rsidP="000520D4">
      <w:pPr>
        <w:widowControl w:val="0"/>
        <w:autoSpaceDE w:val="0"/>
        <w:autoSpaceDN w:val="0"/>
        <w:adjustRightInd w:val="0"/>
        <w:ind w:right="1552"/>
        <w:rPr>
          <w:ins w:id="1055" w:author="Arnold Sandjaja" w:date="2013-06-29T14:41:00Z"/>
          <w:rFonts w:cs="Arial"/>
        </w:rPr>
      </w:pPr>
      <w:ins w:id="1056" w:author="Arnold Sandjaja" w:date="2013-06-29T14:41:00Z">
        <w:r>
          <w:rPr>
            <w:rFonts w:cs="Arial"/>
          </w:rPr>
          <w:t>News magazine of ATTAC network</w:t>
        </w:r>
      </w:ins>
    </w:p>
    <w:p w14:paraId="73745BA2" w14:textId="77777777" w:rsidR="000520D4" w:rsidRPr="00B50214" w:rsidRDefault="000520D4" w:rsidP="000520D4">
      <w:pPr>
        <w:widowControl w:val="0"/>
        <w:autoSpaceDE w:val="0"/>
        <w:autoSpaceDN w:val="0"/>
        <w:adjustRightInd w:val="0"/>
        <w:ind w:right="1552"/>
        <w:rPr>
          <w:ins w:id="1057" w:author="Arnold Sandjaja" w:date="2013-06-29T14:41:00Z"/>
          <w:rFonts w:cs="Arial"/>
          <w:b/>
          <w:bCs/>
          <w:color w:val="FF0000"/>
          <w:sz w:val="24"/>
        </w:rPr>
      </w:pPr>
    </w:p>
    <w:p w14:paraId="51EC451F" w14:textId="77777777" w:rsidR="000520D4" w:rsidRPr="00B50214" w:rsidRDefault="000520D4" w:rsidP="000520D4">
      <w:pPr>
        <w:widowControl w:val="0"/>
        <w:autoSpaceDE w:val="0"/>
        <w:autoSpaceDN w:val="0"/>
        <w:adjustRightInd w:val="0"/>
        <w:ind w:right="1552"/>
        <w:rPr>
          <w:ins w:id="1058" w:author="Arnold Sandjaja" w:date="2013-06-29T14:41:00Z"/>
          <w:rFonts w:cs="Arial"/>
          <w:color w:val="FF0000"/>
          <w:sz w:val="24"/>
        </w:rPr>
      </w:pPr>
    </w:p>
    <w:p w14:paraId="7024860F" w14:textId="77777777" w:rsidR="000520D4" w:rsidRPr="00B50214" w:rsidRDefault="000520D4" w:rsidP="000520D4">
      <w:pPr>
        <w:widowControl w:val="0"/>
        <w:autoSpaceDE w:val="0"/>
        <w:autoSpaceDN w:val="0"/>
        <w:adjustRightInd w:val="0"/>
        <w:ind w:right="1552"/>
        <w:rPr>
          <w:ins w:id="1059" w:author="Arnold Sandjaja" w:date="2013-06-29T14:41:00Z"/>
          <w:rFonts w:cs="Arial"/>
          <w:color w:val="FF0000"/>
          <w:sz w:val="24"/>
        </w:rPr>
      </w:pPr>
      <w:ins w:id="1060" w:author="Arnold Sandjaja" w:date="2013-06-29T14:41:00Z">
        <w:r w:rsidRPr="00B50214">
          <w:rPr>
            <w:rFonts w:cs="Arial"/>
            <w:color w:val="FF0000"/>
            <w:sz w:val="24"/>
          </w:rPr>
          <w:t>(– Main Line Cover)</w:t>
        </w:r>
      </w:ins>
    </w:p>
    <w:p w14:paraId="4437D872" w14:textId="77777777" w:rsidR="000520D4" w:rsidRPr="00B50214" w:rsidRDefault="000520D4" w:rsidP="000520D4">
      <w:pPr>
        <w:widowControl w:val="0"/>
        <w:autoSpaceDE w:val="0"/>
        <w:autoSpaceDN w:val="0"/>
        <w:adjustRightInd w:val="0"/>
        <w:ind w:right="1552"/>
        <w:rPr>
          <w:ins w:id="1061" w:author="Arnold Sandjaja" w:date="2013-06-29T14:41:00Z"/>
          <w:rFonts w:cs="Arial"/>
          <w:sz w:val="24"/>
        </w:rPr>
      </w:pPr>
    </w:p>
    <w:p w14:paraId="2D7775F1" w14:textId="77777777" w:rsidR="000520D4" w:rsidRPr="00B50214" w:rsidRDefault="000520D4" w:rsidP="000520D4">
      <w:pPr>
        <w:widowControl w:val="0"/>
        <w:autoSpaceDE w:val="0"/>
        <w:autoSpaceDN w:val="0"/>
        <w:adjustRightInd w:val="0"/>
        <w:ind w:right="1552"/>
        <w:rPr>
          <w:ins w:id="1062" w:author="Arnold Sandjaja" w:date="2013-06-29T14:41:00Z"/>
          <w:rFonts w:cs="Arial"/>
        </w:rPr>
      </w:pPr>
      <w:ins w:id="1063" w:author="Arnold Sandjaja" w:date="2013-06-29T14:41:00Z">
        <w:r w:rsidRPr="00B50214">
          <w:rPr>
            <w:rFonts w:cs="Arial"/>
          </w:rPr>
          <w:t>Global Tax Justice:</w:t>
        </w:r>
      </w:ins>
    </w:p>
    <w:p w14:paraId="5AF460F0" w14:textId="77777777" w:rsidR="000520D4" w:rsidRPr="00B50214" w:rsidRDefault="000520D4" w:rsidP="000520D4">
      <w:pPr>
        <w:widowControl w:val="0"/>
        <w:autoSpaceDE w:val="0"/>
        <w:autoSpaceDN w:val="0"/>
        <w:adjustRightInd w:val="0"/>
        <w:ind w:right="1552"/>
        <w:rPr>
          <w:ins w:id="1064" w:author="Arnold Sandjaja" w:date="2013-06-29T14:41:00Z"/>
          <w:rFonts w:cs="Arial"/>
        </w:rPr>
      </w:pPr>
      <w:ins w:id="1065" w:author="Arnold Sandjaja" w:date="2013-06-29T14:41:00Z">
        <w:r w:rsidRPr="00B50214">
          <w:rPr>
            <w:rFonts w:cs="Arial"/>
          </w:rPr>
          <w:t>If everybody sh</w:t>
        </w:r>
        <w:r>
          <w:rPr>
            <w:rFonts w:cs="Arial"/>
          </w:rPr>
          <w:t>ares the burden, no one suffers</w:t>
        </w:r>
      </w:ins>
    </w:p>
    <w:p w14:paraId="6C37AE7A" w14:textId="77777777" w:rsidR="000520D4" w:rsidRPr="00B50214" w:rsidRDefault="000520D4" w:rsidP="000520D4">
      <w:pPr>
        <w:widowControl w:val="0"/>
        <w:autoSpaceDE w:val="0"/>
        <w:autoSpaceDN w:val="0"/>
        <w:adjustRightInd w:val="0"/>
        <w:ind w:right="1552"/>
        <w:rPr>
          <w:ins w:id="1066" w:author="Arnold Sandjaja" w:date="2013-06-29T14:41:00Z"/>
          <w:rFonts w:cs="Arial"/>
        </w:rPr>
      </w:pPr>
    </w:p>
    <w:p w14:paraId="2F2D6F9D" w14:textId="77777777" w:rsidR="000520D4" w:rsidRPr="00B50214" w:rsidRDefault="000520D4" w:rsidP="000520D4">
      <w:pPr>
        <w:widowControl w:val="0"/>
        <w:autoSpaceDE w:val="0"/>
        <w:autoSpaceDN w:val="0"/>
        <w:adjustRightInd w:val="0"/>
        <w:ind w:right="1552"/>
        <w:rPr>
          <w:ins w:id="1067" w:author="Arnold Sandjaja" w:date="2013-06-29T14:41:00Z"/>
          <w:rFonts w:cs="Arial"/>
          <w:sz w:val="24"/>
        </w:rPr>
      </w:pPr>
    </w:p>
    <w:p w14:paraId="7D1FA615" w14:textId="77777777" w:rsidR="000520D4" w:rsidRPr="00B50214" w:rsidRDefault="000520D4" w:rsidP="000520D4">
      <w:pPr>
        <w:widowControl w:val="0"/>
        <w:autoSpaceDE w:val="0"/>
        <w:autoSpaceDN w:val="0"/>
        <w:adjustRightInd w:val="0"/>
        <w:ind w:right="1552"/>
        <w:rPr>
          <w:ins w:id="1068" w:author="Arnold Sandjaja" w:date="2013-06-29T14:41:00Z"/>
          <w:rFonts w:cs="Arial"/>
          <w:color w:val="FF0000"/>
          <w:sz w:val="24"/>
        </w:rPr>
      </w:pPr>
      <w:ins w:id="1069" w:author="Arnold Sandjaja" w:date="2013-06-29T14:41:00Z">
        <w:r w:rsidRPr="00B50214">
          <w:rPr>
            <w:rFonts w:cs="Arial"/>
            <w:color w:val="FF0000"/>
            <w:sz w:val="24"/>
          </w:rPr>
          <w:t>(– Cover Lines)</w:t>
        </w:r>
      </w:ins>
    </w:p>
    <w:p w14:paraId="423381D8" w14:textId="77777777" w:rsidR="000520D4" w:rsidRPr="00B50214" w:rsidRDefault="000520D4" w:rsidP="000520D4">
      <w:pPr>
        <w:widowControl w:val="0"/>
        <w:autoSpaceDE w:val="0"/>
        <w:autoSpaceDN w:val="0"/>
        <w:adjustRightInd w:val="0"/>
        <w:ind w:right="1552"/>
        <w:rPr>
          <w:ins w:id="1070" w:author="Arnold Sandjaja" w:date="2013-06-29T14:41:00Z"/>
          <w:rFonts w:cs="Arial"/>
          <w:sz w:val="24"/>
        </w:rPr>
      </w:pPr>
    </w:p>
    <w:p w14:paraId="4D090C04" w14:textId="77777777" w:rsidR="000520D4" w:rsidRPr="00B50214" w:rsidRDefault="000520D4" w:rsidP="000520D4">
      <w:pPr>
        <w:widowControl w:val="0"/>
        <w:autoSpaceDE w:val="0"/>
        <w:autoSpaceDN w:val="0"/>
        <w:adjustRightInd w:val="0"/>
        <w:ind w:right="1552"/>
        <w:rPr>
          <w:ins w:id="1071" w:author="Arnold Sandjaja" w:date="2013-06-29T14:41:00Z"/>
          <w:rFonts w:cs="Arial"/>
        </w:rPr>
      </w:pPr>
      <w:ins w:id="1072" w:author="Arnold Sandjaja" w:date="2013-06-29T14:41:00Z">
        <w:r w:rsidRPr="00B50214">
          <w:rPr>
            <w:rFonts w:cs="Arial"/>
          </w:rPr>
          <w:t>Fiscal and Economic Union</w:t>
        </w:r>
      </w:ins>
    </w:p>
    <w:p w14:paraId="6F1ED968" w14:textId="77777777" w:rsidR="000520D4" w:rsidRPr="00B50214" w:rsidRDefault="000520D4" w:rsidP="000520D4">
      <w:pPr>
        <w:widowControl w:val="0"/>
        <w:autoSpaceDE w:val="0"/>
        <w:autoSpaceDN w:val="0"/>
        <w:adjustRightInd w:val="0"/>
        <w:ind w:right="1552"/>
        <w:rPr>
          <w:ins w:id="1073" w:author="Arnold Sandjaja" w:date="2013-06-29T14:41:00Z"/>
          <w:rFonts w:cs="Arial"/>
        </w:rPr>
      </w:pPr>
      <w:ins w:id="1074" w:author="Arnold Sandjaja" w:date="2013-06-29T14:41:00Z">
        <w:r w:rsidRPr="00B50214">
          <w:rPr>
            <w:rFonts w:cs="Arial"/>
          </w:rPr>
          <w:t>The Future by Al Gore</w:t>
        </w:r>
      </w:ins>
    </w:p>
    <w:p w14:paraId="0D875076" w14:textId="77777777" w:rsidR="000520D4" w:rsidRPr="00B50214" w:rsidRDefault="000520D4" w:rsidP="000520D4">
      <w:pPr>
        <w:widowControl w:val="0"/>
        <w:autoSpaceDE w:val="0"/>
        <w:autoSpaceDN w:val="0"/>
        <w:adjustRightInd w:val="0"/>
        <w:ind w:right="1552"/>
        <w:rPr>
          <w:ins w:id="1075" w:author="Arnold Sandjaja" w:date="2013-06-29T14:41:00Z"/>
          <w:rFonts w:cs="Arial"/>
        </w:rPr>
      </w:pPr>
      <w:ins w:id="1076" w:author="Arnold Sandjaja" w:date="2013-06-29T14:41:00Z">
        <w:r w:rsidRPr="00B50214">
          <w:rPr>
            <w:rFonts w:cs="Arial"/>
          </w:rPr>
          <w:t>For a Europe-wide coordinated levy on wealth</w:t>
        </w:r>
      </w:ins>
    </w:p>
    <w:p w14:paraId="1B268514" w14:textId="77777777" w:rsidR="000520D4" w:rsidRPr="00B50214" w:rsidRDefault="000520D4" w:rsidP="000520D4">
      <w:pPr>
        <w:widowControl w:val="0"/>
        <w:autoSpaceDE w:val="0"/>
        <w:autoSpaceDN w:val="0"/>
        <w:adjustRightInd w:val="0"/>
        <w:ind w:right="1552"/>
        <w:rPr>
          <w:ins w:id="1077" w:author="Arnold Sandjaja" w:date="2013-06-29T14:41:00Z"/>
          <w:rFonts w:cs="Arial"/>
          <w:sz w:val="24"/>
        </w:rPr>
      </w:pPr>
    </w:p>
    <w:p w14:paraId="2FCC0B4F" w14:textId="77777777" w:rsidR="000520D4" w:rsidRPr="00B50214" w:rsidRDefault="000520D4" w:rsidP="000520D4">
      <w:pPr>
        <w:widowControl w:val="0"/>
        <w:autoSpaceDE w:val="0"/>
        <w:autoSpaceDN w:val="0"/>
        <w:adjustRightInd w:val="0"/>
        <w:ind w:right="1552"/>
        <w:rPr>
          <w:ins w:id="1078" w:author="Arnold Sandjaja" w:date="2013-06-29T14:41:00Z"/>
          <w:rFonts w:cs="Arial"/>
          <w:color w:val="FF0000"/>
          <w:sz w:val="24"/>
        </w:rPr>
      </w:pPr>
      <w:ins w:id="1079" w:author="Arnold Sandjaja" w:date="2013-06-29T14:41:00Z">
        <w:r w:rsidRPr="00B50214">
          <w:rPr>
            <w:rFonts w:cs="Arial"/>
            <w:color w:val="FF0000"/>
            <w:sz w:val="24"/>
          </w:rPr>
          <w:t>(– Date Line)</w:t>
        </w:r>
      </w:ins>
    </w:p>
    <w:p w14:paraId="41DAB4A2" w14:textId="77777777" w:rsidR="000520D4" w:rsidRPr="00B50214" w:rsidRDefault="000520D4" w:rsidP="000520D4">
      <w:pPr>
        <w:widowControl w:val="0"/>
        <w:autoSpaceDE w:val="0"/>
        <w:autoSpaceDN w:val="0"/>
        <w:adjustRightInd w:val="0"/>
        <w:ind w:right="1552"/>
        <w:rPr>
          <w:ins w:id="1080" w:author="Arnold Sandjaja" w:date="2013-06-29T14:41:00Z"/>
          <w:rFonts w:cs="Arial"/>
          <w:sz w:val="24"/>
        </w:rPr>
      </w:pPr>
    </w:p>
    <w:p w14:paraId="7E508A02" w14:textId="77777777" w:rsidR="000520D4" w:rsidRPr="00B50214" w:rsidRDefault="000520D4" w:rsidP="000520D4">
      <w:pPr>
        <w:widowControl w:val="0"/>
        <w:autoSpaceDE w:val="0"/>
        <w:autoSpaceDN w:val="0"/>
        <w:adjustRightInd w:val="0"/>
        <w:ind w:right="1552"/>
        <w:rPr>
          <w:ins w:id="1081" w:author="Arnold Sandjaja" w:date="2013-06-29T14:41:00Z"/>
          <w:rFonts w:cs="Arial"/>
        </w:rPr>
      </w:pPr>
      <w:ins w:id="1082" w:author="Arnold Sandjaja" w:date="2013-06-29T14:41:00Z">
        <w:r w:rsidRPr="00B50214">
          <w:rPr>
            <w:rFonts w:cs="Arial"/>
          </w:rPr>
          <w:t xml:space="preserve">17 </w:t>
        </w:r>
        <w:r>
          <w:rPr>
            <w:rFonts w:cs="Arial"/>
          </w:rPr>
          <w:t>August</w:t>
        </w:r>
        <w:r w:rsidRPr="00B50214">
          <w:rPr>
            <w:rFonts w:cs="Arial"/>
          </w:rPr>
          <w:t xml:space="preserve"> 2013</w:t>
        </w:r>
      </w:ins>
    </w:p>
    <w:p w14:paraId="72CB62CA" w14:textId="77777777" w:rsidR="000520D4" w:rsidRPr="00B50214" w:rsidRDefault="000520D4" w:rsidP="000520D4">
      <w:pPr>
        <w:widowControl w:val="0"/>
        <w:autoSpaceDE w:val="0"/>
        <w:autoSpaceDN w:val="0"/>
        <w:adjustRightInd w:val="0"/>
        <w:ind w:right="1552"/>
        <w:rPr>
          <w:ins w:id="1083" w:author="Arnold Sandjaja" w:date="2013-06-29T14:41:00Z"/>
          <w:rFonts w:cs="Arial"/>
          <w:color w:val="FF0000"/>
          <w:sz w:val="24"/>
        </w:rPr>
      </w:pPr>
    </w:p>
    <w:p w14:paraId="7F99C728" w14:textId="77777777" w:rsidR="000520D4" w:rsidRPr="00B50214" w:rsidRDefault="000520D4" w:rsidP="000520D4">
      <w:pPr>
        <w:widowControl w:val="0"/>
        <w:autoSpaceDE w:val="0"/>
        <w:autoSpaceDN w:val="0"/>
        <w:adjustRightInd w:val="0"/>
        <w:ind w:right="1552"/>
        <w:rPr>
          <w:ins w:id="1084" w:author="Arnold Sandjaja" w:date="2013-06-29T14:41:00Z"/>
          <w:rFonts w:cs="Arial"/>
          <w:color w:val="FF0000"/>
          <w:sz w:val="24"/>
        </w:rPr>
      </w:pPr>
      <w:ins w:id="1085" w:author="Arnold Sandjaja" w:date="2013-06-29T14:41:00Z">
        <w:r>
          <w:rPr>
            <w:rFonts w:cs="Arial"/>
            <w:color w:val="FF0000"/>
            <w:sz w:val="24"/>
          </w:rPr>
          <w:t xml:space="preserve">(– Splash/ Seal/ Flash/ </w:t>
        </w:r>
        <w:r w:rsidRPr="00B50214">
          <w:rPr>
            <w:rFonts w:cs="Arial"/>
            <w:color w:val="FF0000"/>
            <w:sz w:val="24"/>
          </w:rPr>
          <w:t>Slashes )</w:t>
        </w:r>
      </w:ins>
    </w:p>
    <w:p w14:paraId="497A3966" w14:textId="77777777" w:rsidR="000520D4" w:rsidRPr="00B50214" w:rsidRDefault="000520D4" w:rsidP="000520D4">
      <w:pPr>
        <w:widowControl w:val="0"/>
        <w:autoSpaceDE w:val="0"/>
        <w:autoSpaceDN w:val="0"/>
        <w:adjustRightInd w:val="0"/>
        <w:ind w:right="1552"/>
        <w:rPr>
          <w:ins w:id="1086" w:author="Arnold Sandjaja" w:date="2013-06-29T14:41:00Z"/>
          <w:rFonts w:cs="Arial"/>
          <w:sz w:val="24"/>
        </w:rPr>
      </w:pPr>
    </w:p>
    <w:p w14:paraId="70F8DF3C" w14:textId="77777777" w:rsidR="000520D4" w:rsidRPr="00B50214" w:rsidRDefault="000520D4" w:rsidP="000520D4">
      <w:pPr>
        <w:widowControl w:val="0"/>
        <w:autoSpaceDE w:val="0"/>
        <w:autoSpaceDN w:val="0"/>
        <w:adjustRightInd w:val="0"/>
        <w:ind w:right="1552"/>
        <w:rPr>
          <w:ins w:id="1087" w:author="Arnold Sandjaja" w:date="2013-06-29T14:41:00Z"/>
          <w:rFonts w:cs="Arial"/>
        </w:rPr>
      </w:pPr>
      <w:ins w:id="1088" w:author="Arnold Sandjaja" w:date="2013-06-29T14:41:00Z">
        <w:r w:rsidRPr="00B50214">
          <w:rPr>
            <w:rFonts w:cs="Arial"/>
          </w:rPr>
          <w:t>SPECIAL EDITION</w:t>
        </w:r>
      </w:ins>
    </w:p>
    <w:p w14:paraId="1698F131" w14:textId="77777777" w:rsidR="000520D4" w:rsidRPr="00B50214" w:rsidRDefault="000520D4" w:rsidP="000520D4">
      <w:pPr>
        <w:widowControl w:val="0"/>
        <w:autoSpaceDE w:val="0"/>
        <w:autoSpaceDN w:val="0"/>
        <w:adjustRightInd w:val="0"/>
        <w:ind w:right="1552"/>
        <w:rPr>
          <w:ins w:id="1089" w:author="Arnold Sandjaja" w:date="2013-06-29T14:41:00Z"/>
          <w:rFonts w:cs="Arial"/>
        </w:rPr>
      </w:pPr>
    </w:p>
    <w:p w14:paraId="0469A9F7" w14:textId="77777777" w:rsidR="000520D4" w:rsidRPr="00B50214" w:rsidRDefault="000520D4" w:rsidP="000520D4">
      <w:pPr>
        <w:widowControl w:val="0"/>
        <w:autoSpaceDE w:val="0"/>
        <w:autoSpaceDN w:val="0"/>
        <w:adjustRightInd w:val="0"/>
        <w:ind w:right="1552"/>
        <w:rPr>
          <w:ins w:id="1090" w:author="Arnold Sandjaja" w:date="2013-06-29T14:41:00Z"/>
          <w:rFonts w:cs="Arial"/>
          <w:color w:val="FF0000"/>
          <w:sz w:val="24"/>
        </w:rPr>
      </w:pPr>
    </w:p>
    <w:p w14:paraId="64AA0EF1" w14:textId="77777777" w:rsidR="000520D4" w:rsidRPr="00B50214" w:rsidRDefault="000520D4" w:rsidP="000520D4">
      <w:pPr>
        <w:widowControl w:val="0"/>
        <w:autoSpaceDE w:val="0"/>
        <w:autoSpaceDN w:val="0"/>
        <w:adjustRightInd w:val="0"/>
        <w:ind w:right="1552"/>
        <w:rPr>
          <w:ins w:id="1091" w:author="Arnold Sandjaja" w:date="2013-06-29T14:41:00Z"/>
          <w:rFonts w:cs="Arial"/>
          <w:color w:val="FF0000"/>
          <w:sz w:val="24"/>
        </w:rPr>
      </w:pPr>
      <w:ins w:id="1092" w:author="Arnold Sandjaja" w:date="2013-06-29T14:41:00Z">
        <w:r w:rsidRPr="00B50214">
          <w:rPr>
            <w:rFonts w:cs="Arial"/>
            <w:color w:val="FF0000"/>
            <w:sz w:val="24"/>
          </w:rPr>
          <w:t xml:space="preserve">(– Back Cover) </w:t>
        </w:r>
      </w:ins>
    </w:p>
    <w:p w14:paraId="6B0C25D0" w14:textId="77777777" w:rsidR="000520D4" w:rsidRDefault="000520D4" w:rsidP="000520D4">
      <w:pPr>
        <w:widowControl w:val="0"/>
        <w:autoSpaceDE w:val="0"/>
        <w:autoSpaceDN w:val="0"/>
        <w:adjustRightInd w:val="0"/>
        <w:ind w:right="1552"/>
        <w:rPr>
          <w:ins w:id="1093" w:author="Arnold Sandjaja" w:date="2013-06-29T14:41:00Z"/>
          <w:rFonts w:cs="Arial"/>
          <w:b/>
          <w:bCs/>
          <w:color w:val="FF0000"/>
        </w:rPr>
      </w:pPr>
      <w:ins w:id="1094" w:author="Arnold Sandjaja" w:date="2013-06-29T14:41:00Z">
        <w:r>
          <w:rPr>
            <w:rFonts w:cs="Arial"/>
            <w:b/>
            <w:bCs/>
            <w:color w:val="FF0000"/>
          </w:rPr>
          <w:t>(use picture:</w:t>
        </w:r>
      </w:ins>
    </w:p>
    <w:p w14:paraId="4C139CD7" w14:textId="77777777" w:rsidR="000520D4" w:rsidRPr="000A6AAA" w:rsidRDefault="000520D4" w:rsidP="000520D4">
      <w:pPr>
        <w:pStyle w:val="ListParagraph"/>
        <w:widowControl w:val="0"/>
        <w:numPr>
          <w:ilvl w:val="0"/>
          <w:numId w:val="10"/>
        </w:numPr>
        <w:autoSpaceDE w:val="0"/>
        <w:autoSpaceDN w:val="0"/>
        <w:adjustRightInd w:val="0"/>
        <w:ind w:right="1552"/>
        <w:rPr>
          <w:ins w:id="1095" w:author="Arnold Sandjaja" w:date="2013-06-29T14:41:00Z"/>
          <w:rFonts w:ascii="Arial" w:hAnsi="Arial" w:cs="Arial"/>
          <w:b/>
          <w:bCs/>
          <w:color w:val="FF0000"/>
        </w:rPr>
      </w:pPr>
      <w:ins w:id="1096" w:author="Arnold Sandjaja" w:date="2013-06-29T14:41:00Z">
        <w:r>
          <w:rPr>
            <w:rFonts w:ascii="Arial" w:hAnsi="Arial" w:cs="Arial"/>
            <w:b/>
            <w:bCs/>
            <w:color w:val="FF0000"/>
          </w:rPr>
          <w:t>WSC2013_TP40_MOD1_PRE_EN_07</w:t>
        </w:r>
        <w:r w:rsidRPr="000A6AAA">
          <w:rPr>
            <w:rFonts w:ascii="Arial" w:hAnsi="Arial" w:cs="Arial"/>
            <w:b/>
            <w:bCs/>
            <w:color w:val="FF0000"/>
          </w:rPr>
          <w:t>.jpg)</w:t>
        </w:r>
      </w:ins>
    </w:p>
    <w:p w14:paraId="2774BCBF" w14:textId="77777777" w:rsidR="000520D4" w:rsidRPr="00B50214" w:rsidRDefault="000520D4" w:rsidP="000520D4">
      <w:pPr>
        <w:widowControl w:val="0"/>
        <w:autoSpaceDE w:val="0"/>
        <w:autoSpaceDN w:val="0"/>
        <w:adjustRightInd w:val="0"/>
        <w:ind w:right="1552"/>
        <w:rPr>
          <w:ins w:id="1097" w:author="Arnold Sandjaja" w:date="2013-06-29T14:41:00Z"/>
          <w:rFonts w:cs="Arial"/>
          <w:sz w:val="24"/>
        </w:rPr>
      </w:pPr>
    </w:p>
    <w:p w14:paraId="4479C0A8" w14:textId="77777777" w:rsidR="000520D4" w:rsidRPr="00B50214" w:rsidRDefault="000520D4" w:rsidP="000520D4">
      <w:pPr>
        <w:widowControl w:val="0"/>
        <w:autoSpaceDE w:val="0"/>
        <w:autoSpaceDN w:val="0"/>
        <w:adjustRightInd w:val="0"/>
        <w:ind w:right="1552"/>
        <w:rPr>
          <w:ins w:id="1098" w:author="Arnold Sandjaja" w:date="2013-06-29T14:41:00Z"/>
          <w:rFonts w:cs="Arial"/>
          <w:b/>
          <w:bCs/>
          <w:color w:val="FF0000"/>
        </w:rPr>
      </w:pPr>
      <w:ins w:id="1099" w:author="Arnold Sandjaja" w:date="2013-06-29T14:41:00Z">
        <w:r w:rsidRPr="00B50214">
          <w:rPr>
            <w:rFonts w:cs="Arial"/>
            <w:b/>
            <w:bCs/>
            <w:color w:val="FF0000"/>
          </w:rPr>
          <w:t xml:space="preserve">( </w:t>
        </w:r>
        <w:r w:rsidRPr="00B50214">
          <w:rPr>
            <w:rFonts w:cs="Arial"/>
            <w:color w:val="FF0000"/>
          </w:rPr>
          <w:t>Title:</w:t>
        </w:r>
        <w:r w:rsidRPr="00B50214">
          <w:rPr>
            <w:rFonts w:cs="Arial"/>
            <w:b/>
            <w:bCs/>
          </w:rPr>
          <w:t xml:space="preserve"> </w:t>
        </w:r>
        <w:r w:rsidRPr="00B50214">
          <w:rPr>
            <w:rFonts w:cs="Arial"/>
            <w:b/>
            <w:bCs/>
            <w:color w:val="FF0000"/>
          </w:rPr>
          <w:t>)</w:t>
        </w:r>
      </w:ins>
    </w:p>
    <w:p w14:paraId="0DE0BBA2" w14:textId="77777777" w:rsidR="000520D4" w:rsidRPr="00B50214" w:rsidRDefault="000520D4" w:rsidP="000520D4">
      <w:pPr>
        <w:widowControl w:val="0"/>
        <w:autoSpaceDE w:val="0"/>
        <w:autoSpaceDN w:val="0"/>
        <w:adjustRightInd w:val="0"/>
        <w:ind w:right="1552"/>
        <w:rPr>
          <w:ins w:id="1100" w:author="Arnold Sandjaja" w:date="2013-06-29T14:41:00Z"/>
          <w:rFonts w:cs="Arial"/>
          <w:b/>
          <w:bCs/>
        </w:rPr>
      </w:pPr>
    </w:p>
    <w:p w14:paraId="018AFE16" w14:textId="77777777" w:rsidR="000520D4" w:rsidRPr="00B50214" w:rsidRDefault="000520D4" w:rsidP="000520D4">
      <w:pPr>
        <w:widowControl w:val="0"/>
        <w:autoSpaceDE w:val="0"/>
        <w:autoSpaceDN w:val="0"/>
        <w:adjustRightInd w:val="0"/>
        <w:ind w:right="1552"/>
        <w:rPr>
          <w:ins w:id="1101" w:author="Arnold Sandjaja" w:date="2013-06-29T14:41:00Z"/>
          <w:rFonts w:cs="Arial"/>
        </w:rPr>
      </w:pPr>
      <w:ins w:id="1102" w:author="Arnold Sandjaja" w:date="2013-06-29T14:41:00Z">
        <w:r w:rsidRPr="00B50214">
          <w:rPr>
            <w:rFonts w:cs="Arial"/>
          </w:rPr>
          <w:t>We fight for</w:t>
        </w:r>
      </w:ins>
    </w:p>
    <w:p w14:paraId="4C42495D" w14:textId="77777777" w:rsidR="000520D4" w:rsidRPr="00B50214" w:rsidRDefault="000520D4" w:rsidP="000520D4">
      <w:pPr>
        <w:widowControl w:val="0"/>
        <w:autoSpaceDE w:val="0"/>
        <w:autoSpaceDN w:val="0"/>
        <w:adjustRightInd w:val="0"/>
        <w:ind w:right="1552"/>
        <w:rPr>
          <w:ins w:id="1103" w:author="Arnold Sandjaja" w:date="2013-06-29T14:41:00Z"/>
          <w:rFonts w:cs="Arial"/>
        </w:rPr>
      </w:pPr>
    </w:p>
    <w:p w14:paraId="2605578B" w14:textId="77777777" w:rsidR="000520D4" w:rsidRPr="00B50214" w:rsidRDefault="000520D4" w:rsidP="000520D4">
      <w:pPr>
        <w:widowControl w:val="0"/>
        <w:autoSpaceDE w:val="0"/>
        <w:autoSpaceDN w:val="0"/>
        <w:adjustRightInd w:val="0"/>
        <w:ind w:right="1552"/>
        <w:rPr>
          <w:ins w:id="1104" w:author="Arnold Sandjaja" w:date="2013-06-29T14:41:00Z"/>
          <w:rFonts w:cs="Arial"/>
        </w:rPr>
      </w:pPr>
      <w:ins w:id="1105" w:author="Arnold Sandjaja" w:date="2013-06-29T14:41:00Z">
        <w:r w:rsidRPr="00B50214">
          <w:rPr>
            <w:rFonts w:cs="Arial"/>
            <w:b/>
            <w:bCs/>
            <w:color w:val="FF0000"/>
          </w:rPr>
          <w:t xml:space="preserve">( </w:t>
        </w:r>
        <w:r w:rsidRPr="00B50214">
          <w:rPr>
            <w:rFonts w:cs="Arial"/>
            <w:color w:val="FF0000"/>
          </w:rPr>
          <w:t xml:space="preserve">Main text: </w:t>
        </w:r>
        <w:r w:rsidRPr="00B50214">
          <w:rPr>
            <w:rFonts w:cs="Arial"/>
            <w:b/>
            <w:bCs/>
            <w:color w:val="FF0000"/>
          </w:rPr>
          <w:t>)</w:t>
        </w:r>
      </w:ins>
    </w:p>
    <w:p w14:paraId="35FC3DDF" w14:textId="77777777" w:rsidR="000520D4" w:rsidRPr="00B50214" w:rsidRDefault="000520D4" w:rsidP="000520D4">
      <w:pPr>
        <w:widowControl w:val="0"/>
        <w:autoSpaceDE w:val="0"/>
        <w:autoSpaceDN w:val="0"/>
        <w:adjustRightInd w:val="0"/>
        <w:ind w:right="1552"/>
        <w:rPr>
          <w:ins w:id="1106" w:author="Arnold Sandjaja" w:date="2013-06-29T14:41:00Z"/>
          <w:rFonts w:cs="Arial"/>
        </w:rPr>
      </w:pPr>
      <w:ins w:id="1107" w:author="Arnold Sandjaja" w:date="2013-06-29T14:41:00Z">
        <w:r w:rsidRPr="00B50214">
          <w:rPr>
            <w:rFonts w:cs="Arial"/>
          </w:rPr>
          <w:t xml:space="preserve">Attac sees the domination of financial markets on society as the main obstacle to the shift to a new mode of development that would be social, ecological, democratic, and relying on </w:t>
        </w:r>
        <w:r w:rsidRPr="00B50214">
          <w:rPr>
            <w:rFonts w:cs="Arial"/>
          </w:rPr>
          <w:lastRenderedPageBreak/>
          <w:t>solidarity. In order to bring this domination to an end we demand:</w:t>
        </w:r>
      </w:ins>
    </w:p>
    <w:p w14:paraId="28DE6DB4" w14:textId="77777777" w:rsidR="000520D4" w:rsidRPr="00B50214" w:rsidRDefault="000520D4" w:rsidP="000520D4">
      <w:pPr>
        <w:widowControl w:val="0"/>
        <w:autoSpaceDE w:val="0"/>
        <w:autoSpaceDN w:val="0"/>
        <w:adjustRightInd w:val="0"/>
        <w:ind w:right="1552"/>
        <w:rPr>
          <w:ins w:id="1108" w:author="Arnold Sandjaja" w:date="2013-06-29T14:41:00Z"/>
          <w:rFonts w:cs="Arial"/>
        </w:rPr>
      </w:pPr>
      <w:ins w:id="1109" w:author="Arnold Sandjaja" w:date="2013-06-29T14:41:00Z">
        <w:r>
          <w:rPr>
            <w:rFonts w:cs="Arial"/>
          </w:rPr>
          <w:t>• L</w:t>
        </w:r>
        <w:r w:rsidRPr="00B50214">
          <w:rPr>
            <w:rFonts w:cs="Arial"/>
          </w:rPr>
          <w:t>imits to capital flow and regulations such as a tax on financial transactions so as to drastically reduce all speculative moves</w:t>
        </w:r>
        <w:r>
          <w:rPr>
            <w:rFonts w:cs="Arial"/>
          </w:rPr>
          <w:t>.</w:t>
        </w:r>
      </w:ins>
    </w:p>
    <w:p w14:paraId="7823561F" w14:textId="77777777" w:rsidR="000520D4" w:rsidRPr="00B50214" w:rsidRDefault="000520D4" w:rsidP="000520D4">
      <w:pPr>
        <w:widowControl w:val="0"/>
        <w:autoSpaceDE w:val="0"/>
        <w:autoSpaceDN w:val="0"/>
        <w:adjustRightInd w:val="0"/>
        <w:ind w:right="1552"/>
        <w:rPr>
          <w:ins w:id="1110" w:author="Arnold Sandjaja" w:date="2013-06-29T14:41:00Z"/>
          <w:rFonts w:cs="Arial"/>
        </w:rPr>
      </w:pPr>
      <w:ins w:id="1111" w:author="Arnold Sandjaja" w:date="2013-06-29T14:41:00Z">
        <w:r>
          <w:rPr>
            <w:rFonts w:cs="Arial"/>
          </w:rPr>
          <w:t>• T</w:t>
        </w:r>
        <w:r w:rsidRPr="00B50214">
          <w:rPr>
            <w:rFonts w:cs="Arial"/>
          </w:rPr>
          <w:t>he socialization of the banking sector so that the banks’ investment policies will be governed by social and ecological imperatives and not by short-term profits</w:t>
        </w:r>
        <w:r>
          <w:rPr>
            <w:rFonts w:cs="Arial"/>
          </w:rPr>
          <w:t>.</w:t>
        </w:r>
      </w:ins>
    </w:p>
    <w:p w14:paraId="7EABEB41" w14:textId="77777777" w:rsidR="000520D4" w:rsidRPr="00B50214" w:rsidRDefault="000520D4" w:rsidP="000520D4">
      <w:pPr>
        <w:widowControl w:val="0"/>
        <w:autoSpaceDE w:val="0"/>
        <w:autoSpaceDN w:val="0"/>
        <w:adjustRightInd w:val="0"/>
        <w:ind w:right="1552"/>
        <w:rPr>
          <w:ins w:id="1112" w:author="Arnold Sandjaja" w:date="2013-06-29T14:41:00Z"/>
          <w:rFonts w:cs="Arial"/>
        </w:rPr>
      </w:pPr>
      <w:ins w:id="1113" w:author="Arnold Sandjaja" w:date="2013-06-29T14:41:00Z">
        <w:r>
          <w:rPr>
            <w:rFonts w:cs="Arial"/>
          </w:rPr>
          <w:t>• T</w:t>
        </w:r>
        <w:r w:rsidRPr="00B50214">
          <w:rPr>
            <w:rFonts w:cs="Arial"/>
          </w:rPr>
          <w:t>he prohibition of any capital transit via tax havens to put an end to occult financial activities and to tax evasion</w:t>
        </w:r>
        <w:r>
          <w:rPr>
            <w:rFonts w:cs="Arial"/>
          </w:rPr>
          <w:t>.</w:t>
        </w:r>
      </w:ins>
    </w:p>
    <w:p w14:paraId="246D1088" w14:textId="77777777" w:rsidR="000520D4" w:rsidRPr="00B50214" w:rsidRDefault="000520D4" w:rsidP="000520D4">
      <w:pPr>
        <w:widowControl w:val="0"/>
        <w:autoSpaceDE w:val="0"/>
        <w:autoSpaceDN w:val="0"/>
        <w:adjustRightInd w:val="0"/>
        <w:ind w:right="1552"/>
        <w:rPr>
          <w:ins w:id="1114" w:author="Arnold Sandjaja" w:date="2013-06-29T14:41:00Z"/>
          <w:rFonts w:cs="Arial"/>
        </w:rPr>
      </w:pPr>
      <w:ins w:id="1115" w:author="Arnold Sandjaja" w:date="2013-06-29T14:41:00Z">
        <w:r>
          <w:rPr>
            <w:rFonts w:cs="Arial"/>
          </w:rPr>
          <w:t>• R</w:t>
        </w:r>
        <w:r w:rsidRPr="00B50214">
          <w:rPr>
            <w:rFonts w:cs="Arial"/>
          </w:rPr>
          <w:t>estrictions to TNCs through international regulations</w:t>
        </w:r>
        <w:r>
          <w:rPr>
            <w:rFonts w:cs="Arial"/>
          </w:rPr>
          <w:t>.</w:t>
        </w:r>
      </w:ins>
    </w:p>
    <w:p w14:paraId="071FE4E3" w14:textId="77777777" w:rsidR="000520D4" w:rsidRPr="00B50214" w:rsidRDefault="000520D4" w:rsidP="000520D4">
      <w:pPr>
        <w:widowControl w:val="0"/>
        <w:autoSpaceDE w:val="0"/>
        <w:autoSpaceDN w:val="0"/>
        <w:adjustRightInd w:val="0"/>
        <w:ind w:right="1552"/>
        <w:rPr>
          <w:ins w:id="1116" w:author="Arnold Sandjaja" w:date="2013-06-29T14:41:00Z"/>
          <w:rFonts w:cs="Arial"/>
        </w:rPr>
      </w:pPr>
      <w:ins w:id="1117" w:author="Arnold Sandjaja" w:date="2013-06-29T14:41:00Z">
        <w:r>
          <w:rPr>
            <w:rFonts w:cs="Arial"/>
          </w:rPr>
          <w:t>• T</w:t>
        </w:r>
        <w:r w:rsidRPr="00B50214">
          <w:rPr>
            <w:rFonts w:cs="Arial"/>
          </w:rPr>
          <w:t>he cancellation of the public debt of developing countries</w:t>
        </w:r>
        <w:r>
          <w:rPr>
            <w:rFonts w:cs="Arial"/>
          </w:rPr>
          <w:t>.</w:t>
        </w:r>
      </w:ins>
    </w:p>
    <w:p w14:paraId="6D9C83C5" w14:textId="77777777" w:rsidR="000520D4" w:rsidRPr="00B50214" w:rsidRDefault="000520D4" w:rsidP="000520D4">
      <w:pPr>
        <w:widowControl w:val="0"/>
        <w:autoSpaceDE w:val="0"/>
        <w:autoSpaceDN w:val="0"/>
        <w:adjustRightInd w:val="0"/>
        <w:ind w:right="1552"/>
        <w:rPr>
          <w:ins w:id="1118" w:author="Arnold Sandjaja" w:date="2013-06-29T14:41:00Z"/>
          <w:rFonts w:cs="Arial"/>
        </w:rPr>
      </w:pPr>
      <w:ins w:id="1119" w:author="Arnold Sandjaja" w:date="2013-06-29T14:41:00Z">
        <w:r>
          <w:rPr>
            <w:rFonts w:cs="Arial"/>
          </w:rPr>
          <w:t>• A</w:t>
        </w:r>
        <w:r w:rsidRPr="00B50214">
          <w:rPr>
            <w:rFonts w:cs="Arial"/>
          </w:rPr>
          <w:t>n increase in taxes on financial incomes and on private estates;</w:t>
        </w:r>
      </w:ins>
    </w:p>
    <w:p w14:paraId="28781C52" w14:textId="77777777" w:rsidR="000520D4" w:rsidRPr="00B50214" w:rsidRDefault="000520D4" w:rsidP="000520D4">
      <w:pPr>
        <w:widowControl w:val="0"/>
        <w:autoSpaceDE w:val="0"/>
        <w:autoSpaceDN w:val="0"/>
        <w:adjustRightInd w:val="0"/>
        <w:ind w:right="1552"/>
        <w:rPr>
          <w:ins w:id="1120" w:author="Arnold Sandjaja" w:date="2013-06-29T14:41:00Z"/>
          <w:rFonts w:cs="Arial"/>
        </w:rPr>
      </w:pPr>
      <w:ins w:id="1121" w:author="Arnold Sandjaja" w:date="2013-06-29T14:41:00Z">
        <w:r>
          <w:rPr>
            <w:rFonts w:cs="Arial"/>
          </w:rPr>
          <w:t>• A</w:t>
        </w:r>
        <w:r w:rsidRPr="00B50214">
          <w:rPr>
            <w:rFonts w:cs="Arial"/>
          </w:rPr>
          <w:t xml:space="preserve"> fair organization of international trade that is favourable to developing countries, wage earners, and the environment</w:t>
        </w:r>
        <w:r>
          <w:rPr>
            <w:rFonts w:cs="Arial"/>
          </w:rPr>
          <w:t>.</w:t>
        </w:r>
      </w:ins>
    </w:p>
    <w:p w14:paraId="22E34417" w14:textId="77777777" w:rsidR="000520D4" w:rsidRPr="00B50214" w:rsidRDefault="000520D4" w:rsidP="000520D4">
      <w:pPr>
        <w:widowControl w:val="0"/>
        <w:autoSpaceDE w:val="0"/>
        <w:autoSpaceDN w:val="0"/>
        <w:adjustRightInd w:val="0"/>
        <w:ind w:right="1552"/>
        <w:rPr>
          <w:ins w:id="1122" w:author="Arnold Sandjaja" w:date="2013-06-29T14:41:00Z"/>
          <w:rFonts w:cs="Arial"/>
        </w:rPr>
      </w:pPr>
      <w:ins w:id="1123" w:author="Arnold Sandjaja" w:date="2013-06-29T14:41:00Z">
        <w:r>
          <w:rPr>
            <w:rFonts w:cs="Arial"/>
          </w:rPr>
          <w:t>• A</w:t>
        </w:r>
        <w:r w:rsidRPr="00B50214">
          <w:rPr>
            <w:rFonts w:cs="Arial"/>
          </w:rPr>
          <w:t>ccess to common goods of humankind (water, education, healthcare…) so that human rights are adhered to</w:t>
        </w:r>
        <w:r>
          <w:rPr>
            <w:rFonts w:cs="Arial"/>
          </w:rPr>
          <w:t>.</w:t>
        </w:r>
      </w:ins>
    </w:p>
    <w:p w14:paraId="03B7F915" w14:textId="77777777" w:rsidR="000520D4" w:rsidRPr="00B50214" w:rsidRDefault="000520D4" w:rsidP="000520D4">
      <w:pPr>
        <w:widowControl w:val="0"/>
        <w:autoSpaceDE w:val="0"/>
        <w:autoSpaceDN w:val="0"/>
        <w:adjustRightInd w:val="0"/>
        <w:ind w:right="1552"/>
        <w:rPr>
          <w:ins w:id="1124" w:author="Arnold Sandjaja" w:date="2013-06-29T14:41:00Z"/>
          <w:rFonts w:cs="Arial"/>
        </w:rPr>
      </w:pPr>
      <w:ins w:id="1125" w:author="Arnold Sandjaja" w:date="2013-06-29T14:41:00Z">
        <w:r>
          <w:rPr>
            <w:rFonts w:cs="Arial"/>
          </w:rPr>
          <w:t>• G</w:t>
        </w:r>
        <w:r w:rsidRPr="00B50214">
          <w:rPr>
            <w:rFonts w:cs="Arial"/>
          </w:rPr>
          <w:t>lobal taxes to finance access to common goods, namely taxes on TNC profits, polluting activities (carbon tax), on financial transactions, on large private estates</w:t>
        </w:r>
        <w:r>
          <w:rPr>
            <w:rFonts w:cs="Arial"/>
          </w:rPr>
          <w:t>.</w:t>
        </w:r>
      </w:ins>
    </w:p>
    <w:p w14:paraId="43DB3C1F" w14:textId="77777777" w:rsidR="000520D4" w:rsidRPr="00B50214" w:rsidRDefault="000520D4" w:rsidP="000520D4">
      <w:pPr>
        <w:widowControl w:val="0"/>
        <w:autoSpaceDE w:val="0"/>
        <w:autoSpaceDN w:val="0"/>
        <w:adjustRightInd w:val="0"/>
        <w:ind w:right="1552"/>
        <w:rPr>
          <w:ins w:id="1126" w:author="Arnold Sandjaja" w:date="2013-06-29T14:41:00Z"/>
          <w:rFonts w:cs="Arial"/>
        </w:rPr>
      </w:pPr>
      <w:ins w:id="1127" w:author="Arnold Sandjaja" w:date="2013-06-29T14:41:00Z">
        <w:r>
          <w:rPr>
            <w:rFonts w:cs="Arial"/>
          </w:rPr>
          <w:t xml:space="preserve">• A </w:t>
        </w:r>
        <w:r w:rsidRPr="00B50214">
          <w:rPr>
            <w:rFonts w:cs="Arial"/>
          </w:rPr>
          <w:t>social and ecological agriculture without GM,  respectful of the principle of food sovereignty and making it possible for peasants to earn a decent living both in the North and in the South</w:t>
        </w:r>
        <w:r>
          <w:rPr>
            <w:rFonts w:cs="Arial"/>
          </w:rPr>
          <w:t>.</w:t>
        </w:r>
      </w:ins>
    </w:p>
    <w:p w14:paraId="4C9E5285" w14:textId="77777777" w:rsidR="000520D4" w:rsidRPr="00B50214" w:rsidRDefault="000520D4" w:rsidP="000520D4">
      <w:pPr>
        <w:widowControl w:val="0"/>
        <w:autoSpaceDE w:val="0"/>
        <w:autoSpaceDN w:val="0"/>
        <w:adjustRightInd w:val="0"/>
        <w:ind w:right="1552"/>
        <w:rPr>
          <w:ins w:id="1128" w:author="Arnold Sandjaja" w:date="2013-06-29T14:41:00Z"/>
          <w:rFonts w:cs="Arial"/>
        </w:rPr>
      </w:pPr>
      <w:ins w:id="1129" w:author="Arnold Sandjaja" w:date="2013-06-29T14:41:00Z">
        <w:r>
          <w:rPr>
            <w:rFonts w:cs="Arial"/>
          </w:rPr>
          <w:t>• W</w:t>
        </w:r>
        <w:r w:rsidRPr="00B50214">
          <w:rPr>
            <w:rFonts w:cs="Arial"/>
          </w:rPr>
          <w:t>ays of solving conflicts peacefully (Attac favours non violence in its actions).</w:t>
        </w:r>
      </w:ins>
    </w:p>
    <w:p w14:paraId="70D08950" w14:textId="77777777" w:rsidR="000520D4" w:rsidRPr="00B50214" w:rsidRDefault="000520D4" w:rsidP="000520D4">
      <w:pPr>
        <w:widowControl w:val="0"/>
        <w:autoSpaceDE w:val="0"/>
        <w:autoSpaceDN w:val="0"/>
        <w:adjustRightInd w:val="0"/>
        <w:ind w:right="1552"/>
        <w:rPr>
          <w:ins w:id="1130" w:author="Arnold Sandjaja" w:date="2013-06-29T14:41:00Z"/>
          <w:rFonts w:cs="Arial"/>
        </w:rPr>
      </w:pPr>
      <w:ins w:id="1131" w:author="Arnold Sandjaja" w:date="2013-06-29T14:41:00Z">
        <w:r w:rsidRPr="00B50214">
          <w:rPr>
            <w:rFonts w:cs="Arial"/>
          </w:rPr>
          <w:t>Attac also fights any extension of commodification, whether through privatization of public services, the development of pension funds, the privatization of social security, speculation on the right to pollute through a carbon market.</w:t>
        </w:r>
      </w:ins>
    </w:p>
    <w:p w14:paraId="0B30A978" w14:textId="77777777" w:rsidR="000520D4" w:rsidRDefault="000520D4" w:rsidP="000520D4">
      <w:pPr>
        <w:widowControl w:val="0"/>
        <w:autoSpaceDE w:val="0"/>
        <w:autoSpaceDN w:val="0"/>
        <w:adjustRightInd w:val="0"/>
        <w:ind w:right="1552"/>
        <w:rPr>
          <w:ins w:id="1132" w:author="Arnold Sandjaja" w:date="2013-06-29T14:41:00Z"/>
          <w:rFonts w:cs="Arial"/>
        </w:rPr>
      </w:pPr>
    </w:p>
    <w:p w14:paraId="64E2072E" w14:textId="77777777" w:rsidR="000520D4" w:rsidRPr="00B50214" w:rsidRDefault="000520D4" w:rsidP="000520D4">
      <w:pPr>
        <w:widowControl w:val="0"/>
        <w:autoSpaceDE w:val="0"/>
        <w:autoSpaceDN w:val="0"/>
        <w:adjustRightInd w:val="0"/>
        <w:ind w:right="1552"/>
        <w:rPr>
          <w:ins w:id="1133" w:author="Arnold Sandjaja" w:date="2013-06-29T14:41:00Z"/>
          <w:rFonts w:cs="Arial"/>
          <w:sz w:val="24"/>
        </w:rPr>
      </w:pPr>
    </w:p>
    <w:p w14:paraId="4E3A5E74" w14:textId="77777777" w:rsidR="000520D4" w:rsidRPr="00B50214" w:rsidRDefault="000520D4" w:rsidP="000520D4">
      <w:pPr>
        <w:widowControl w:val="0"/>
        <w:autoSpaceDE w:val="0"/>
        <w:autoSpaceDN w:val="0"/>
        <w:adjustRightInd w:val="0"/>
        <w:ind w:right="1552"/>
        <w:rPr>
          <w:ins w:id="1134" w:author="Arnold Sandjaja" w:date="2013-06-29T14:41:00Z"/>
          <w:rFonts w:cs="Arial"/>
          <w:color w:val="FF0000"/>
          <w:sz w:val="24"/>
        </w:rPr>
      </w:pPr>
      <w:ins w:id="1135" w:author="Arnold Sandjaja" w:date="2013-06-29T14:41:00Z">
        <w:r w:rsidRPr="00B50214">
          <w:rPr>
            <w:rFonts w:cs="Arial"/>
            <w:color w:val="FF0000"/>
            <w:sz w:val="24"/>
          </w:rPr>
          <w:t>(– Master Pages)</w:t>
        </w:r>
      </w:ins>
    </w:p>
    <w:p w14:paraId="304673D0" w14:textId="77777777" w:rsidR="000520D4" w:rsidRPr="00B50214" w:rsidRDefault="000520D4" w:rsidP="000520D4">
      <w:pPr>
        <w:widowControl w:val="0"/>
        <w:autoSpaceDE w:val="0"/>
        <w:autoSpaceDN w:val="0"/>
        <w:adjustRightInd w:val="0"/>
        <w:ind w:right="1552"/>
        <w:rPr>
          <w:ins w:id="1136" w:author="Arnold Sandjaja" w:date="2013-06-29T14:41:00Z"/>
          <w:rFonts w:cs="Arial"/>
          <w:color w:val="FF0000"/>
          <w:sz w:val="24"/>
        </w:rPr>
      </w:pPr>
    </w:p>
    <w:p w14:paraId="19D5CD14" w14:textId="77777777" w:rsidR="000520D4" w:rsidRPr="00B50214" w:rsidRDefault="000520D4" w:rsidP="000520D4">
      <w:pPr>
        <w:widowControl w:val="0"/>
        <w:autoSpaceDE w:val="0"/>
        <w:autoSpaceDN w:val="0"/>
        <w:adjustRightInd w:val="0"/>
        <w:ind w:right="1552"/>
        <w:rPr>
          <w:ins w:id="1137" w:author="Arnold Sandjaja" w:date="2013-06-29T14:41:00Z"/>
          <w:rFonts w:cs="Arial"/>
          <w:color w:val="FF0000"/>
        </w:rPr>
      </w:pPr>
      <w:ins w:id="1138" w:author="Arnold Sandjaja" w:date="2013-06-29T14:41:00Z">
        <w:r w:rsidRPr="00B50214">
          <w:rPr>
            <w:rFonts w:cs="Arial"/>
          </w:rPr>
          <w:t>SPANNER in the works</w:t>
        </w:r>
      </w:ins>
    </w:p>
    <w:p w14:paraId="3A293BED" w14:textId="77777777" w:rsidR="000520D4" w:rsidRPr="00B50214" w:rsidRDefault="000520D4" w:rsidP="000520D4">
      <w:pPr>
        <w:widowControl w:val="0"/>
        <w:autoSpaceDE w:val="0"/>
        <w:autoSpaceDN w:val="0"/>
        <w:adjustRightInd w:val="0"/>
        <w:ind w:right="1552"/>
        <w:rPr>
          <w:ins w:id="1139" w:author="Arnold Sandjaja" w:date="2013-06-29T14:41:00Z"/>
          <w:rFonts w:cs="Arial"/>
          <w:color w:val="FF0000"/>
        </w:rPr>
      </w:pPr>
    </w:p>
    <w:p w14:paraId="5AECCDC2" w14:textId="77777777" w:rsidR="000520D4" w:rsidRPr="00B50214" w:rsidRDefault="000520D4" w:rsidP="000520D4">
      <w:pPr>
        <w:widowControl w:val="0"/>
        <w:autoSpaceDE w:val="0"/>
        <w:autoSpaceDN w:val="0"/>
        <w:adjustRightInd w:val="0"/>
        <w:ind w:right="1552"/>
        <w:rPr>
          <w:ins w:id="1140" w:author="Arnold Sandjaja" w:date="2013-06-29T14:41:00Z"/>
          <w:rFonts w:cs="Arial"/>
          <w:sz w:val="24"/>
        </w:rPr>
      </w:pPr>
      <w:ins w:id="1141" w:author="Arnold Sandjaja" w:date="2013-06-29T14:41:00Z">
        <w:r w:rsidRPr="00B50214">
          <w:rPr>
            <w:rFonts w:cs="Arial"/>
            <w:color w:val="FF0000"/>
            <w:sz w:val="24"/>
          </w:rPr>
          <w:t>(– Page numbers )</w:t>
        </w:r>
      </w:ins>
    </w:p>
    <w:p w14:paraId="499E8370" w14:textId="77777777" w:rsidR="000520D4" w:rsidRPr="00B50214" w:rsidRDefault="000520D4" w:rsidP="000520D4">
      <w:pPr>
        <w:widowControl w:val="0"/>
        <w:autoSpaceDE w:val="0"/>
        <w:autoSpaceDN w:val="0"/>
        <w:adjustRightInd w:val="0"/>
        <w:ind w:right="1552"/>
        <w:rPr>
          <w:ins w:id="1142" w:author="Arnold Sandjaja" w:date="2013-06-29T14:41:00Z"/>
          <w:rFonts w:cs="Arial"/>
        </w:rPr>
      </w:pPr>
    </w:p>
    <w:p w14:paraId="6125321B" w14:textId="77777777" w:rsidR="000520D4" w:rsidRPr="00B50214" w:rsidRDefault="000520D4" w:rsidP="000520D4">
      <w:pPr>
        <w:widowControl w:val="0"/>
        <w:autoSpaceDE w:val="0"/>
        <w:autoSpaceDN w:val="0"/>
        <w:adjustRightInd w:val="0"/>
        <w:ind w:right="1552"/>
        <w:rPr>
          <w:ins w:id="1143" w:author="Arnold Sandjaja" w:date="2013-06-29T14:41:00Z"/>
          <w:rFonts w:cs="Arial"/>
        </w:rPr>
      </w:pPr>
      <w:ins w:id="1144" w:author="Arnold Sandjaja" w:date="2013-06-29T14:41:00Z">
        <w:r>
          <w:rPr>
            <w:rFonts w:cs="Arial"/>
          </w:rPr>
          <w:t xml:space="preserve">3, </w:t>
        </w:r>
        <w:r w:rsidRPr="00B50214">
          <w:rPr>
            <w:rFonts w:cs="Arial"/>
          </w:rPr>
          <w:t>8, 9, 10, 11</w:t>
        </w:r>
      </w:ins>
    </w:p>
    <w:p w14:paraId="6B002E84" w14:textId="77777777" w:rsidR="000520D4" w:rsidRPr="00B50214" w:rsidRDefault="000520D4" w:rsidP="000520D4">
      <w:pPr>
        <w:widowControl w:val="0"/>
        <w:autoSpaceDE w:val="0"/>
        <w:autoSpaceDN w:val="0"/>
        <w:adjustRightInd w:val="0"/>
        <w:ind w:right="1552"/>
        <w:rPr>
          <w:ins w:id="1145" w:author="Arnold Sandjaja" w:date="2013-06-29T14:41:00Z"/>
          <w:rFonts w:cs="Arial"/>
        </w:rPr>
      </w:pPr>
    </w:p>
    <w:p w14:paraId="01056FB3" w14:textId="77777777" w:rsidR="000520D4" w:rsidRPr="00B50214" w:rsidRDefault="000520D4" w:rsidP="000520D4">
      <w:pPr>
        <w:widowControl w:val="0"/>
        <w:autoSpaceDE w:val="0"/>
        <w:autoSpaceDN w:val="0"/>
        <w:adjustRightInd w:val="0"/>
        <w:ind w:right="1552"/>
        <w:rPr>
          <w:ins w:id="1146" w:author="Arnold Sandjaja" w:date="2013-06-29T14:41:00Z"/>
          <w:rFonts w:cs="Arial"/>
          <w:color w:val="FF0000"/>
          <w:sz w:val="24"/>
        </w:rPr>
      </w:pPr>
      <w:ins w:id="1147" w:author="Arnold Sandjaja" w:date="2013-06-29T14:41:00Z">
        <w:r w:rsidRPr="00B50214">
          <w:rPr>
            <w:rFonts w:cs="Arial"/>
            <w:color w:val="FF0000"/>
            <w:sz w:val="24"/>
          </w:rPr>
          <w:t>(– Spine )</w:t>
        </w:r>
      </w:ins>
    </w:p>
    <w:p w14:paraId="489ACF50" w14:textId="77777777" w:rsidR="000520D4" w:rsidRPr="00B50214" w:rsidRDefault="000520D4" w:rsidP="000520D4">
      <w:pPr>
        <w:widowControl w:val="0"/>
        <w:autoSpaceDE w:val="0"/>
        <w:autoSpaceDN w:val="0"/>
        <w:adjustRightInd w:val="0"/>
        <w:ind w:right="1552"/>
        <w:rPr>
          <w:ins w:id="1148" w:author="Arnold Sandjaja" w:date="2013-06-29T14:41:00Z"/>
          <w:rFonts w:cs="Arial"/>
          <w:color w:val="FF0000"/>
          <w:sz w:val="24"/>
        </w:rPr>
      </w:pPr>
    </w:p>
    <w:p w14:paraId="76100D1F" w14:textId="77777777" w:rsidR="000520D4" w:rsidRDefault="000520D4" w:rsidP="000520D4">
      <w:pPr>
        <w:widowControl w:val="0"/>
        <w:autoSpaceDE w:val="0"/>
        <w:autoSpaceDN w:val="0"/>
        <w:adjustRightInd w:val="0"/>
        <w:ind w:right="1552"/>
        <w:rPr>
          <w:ins w:id="1149" w:author="Arnold Sandjaja" w:date="2013-06-29T14:41:00Z"/>
          <w:rFonts w:cs="Arial"/>
        </w:rPr>
      </w:pPr>
      <w:ins w:id="1150" w:author="Arnold Sandjaja" w:date="2013-06-29T14:41:00Z">
        <w:r w:rsidRPr="00B50214">
          <w:rPr>
            <w:rFonts w:cs="Arial"/>
          </w:rPr>
          <w:t>SPANNER in the works</w:t>
        </w:r>
      </w:ins>
    </w:p>
    <w:p w14:paraId="60D45A7E" w14:textId="77777777" w:rsidR="000520D4" w:rsidRDefault="000520D4" w:rsidP="000520D4">
      <w:pPr>
        <w:widowControl w:val="0"/>
        <w:autoSpaceDE w:val="0"/>
        <w:autoSpaceDN w:val="0"/>
        <w:adjustRightInd w:val="0"/>
        <w:ind w:right="1552"/>
        <w:rPr>
          <w:ins w:id="1151" w:author="Arnold Sandjaja" w:date="2013-06-29T14:41:00Z"/>
          <w:rFonts w:cs="Arial"/>
        </w:rPr>
      </w:pPr>
    </w:p>
    <w:p w14:paraId="4DA073E8" w14:textId="77777777" w:rsidR="000520D4" w:rsidRPr="00B50214" w:rsidRDefault="000520D4" w:rsidP="000520D4">
      <w:pPr>
        <w:widowControl w:val="0"/>
        <w:autoSpaceDE w:val="0"/>
        <w:autoSpaceDN w:val="0"/>
        <w:adjustRightInd w:val="0"/>
        <w:ind w:right="1552"/>
        <w:rPr>
          <w:ins w:id="1152" w:author="Arnold Sandjaja" w:date="2013-06-29T14:41:00Z"/>
          <w:rFonts w:cs="Arial"/>
        </w:rPr>
      </w:pPr>
      <w:ins w:id="1153" w:author="Arnold Sandjaja" w:date="2013-06-29T14:41:00Z">
        <w:r w:rsidRPr="00B50214">
          <w:rPr>
            <w:rFonts w:cs="Arial"/>
          </w:rPr>
          <w:t xml:space="preserve">17 </w:t>
        </w:r>
        <w:r>
          <w:rPr>
            <w:rFonts w:cs="Arial"/>
          </w:rPr>
          <w:t>August</w:t>
        </w:r>
        <w:r w:rsidRPr="00B50214">
          <w:rPr>
            <w:rFonts w:cs="Arial"/>
          </w:rPr>
          <w:t xml:space="preserve"> 2013</w:t>
        </w:r>
      </w:ins>
    </w:p>
    <w:p w14:paraId="1F8B66D9" w14:textId="77777777" w:rsidR="000520D4" w:rsidRPr="00B50214" w:rsidRDefault="000520D4" w:rsidP="000520D4">
      <w:pPr>
        <w:widowControl w:val="0"/>
        <w:autoSpaceDE w:val="0"/>
        <w:autoSpaceDN w:val="0"/>
        <w:adjustRightInd w:val="0"/>
        <w:ind w:right="1552"/>
        <w:rPr>
          <w:ins w:id="1154" w:author="Arnold Sandjaja" w:date="2013-06-29T14:41:00Z"/>
          <w:rFonts w:cs="Arial"/>
        </w:rPr>
      </w:pPr>
      <w:ins w:id="1155" w:author="Arnold Sandjaja" w:date="2013-06-29T14:41:00Z">
        <w:r>
          <w:rPr>
            <w:rFonts w:cs="Arial"/>
          </w:rPr>
          <w:t xml:space="preserve"> </w:t>
        </w:r>
      </w:ins>
    </w:p>
    <w:p w14:paraId="41F544F6" w14:textId="77777777" w:rsidR="000520D4" w:rsidRDefault="000520D4" w:rsidP="000520D4">
      <w:pPr>
        <w:widowControl w:val="0"/>
        <w:autoSpaceDE w:val="0"/>
        <w:autoSpaceDN w:val="0"/>
        <w:adjustRightInd w:val="0"/>
        <w:ind w:right="1552"/>
        <w:rPr>
          <w:ins w:id="1156" w:author="Arnold Sandjaja" w:date="2013-06-29T14:41:00Z"/>
          <w:rFonts w:cs="Arial"/>
          <w:sz w:val="24"/>
        </w:rPr>
      </w:pPr>
    </w:p>
    <w:p w14:paraId="796358B2" w14:textId="77777777" w:rsidR="000520D4" w:rsidRPr="00B50214" w:rsidRDefault="000520D4" w:rsidP="000520D4">
      <w:pPr>
        <w:widowControl w:val="0"/>
        <w:autoSpaceDE w:val="0"/>
        <w:autoSpaceDN w:val="0"/>
        <w:adjustRightInd w:val="0"/>
        <w:ind w:right="1552"/>
        <w:rPr>
          <w:ins w:id="1157" w:author="Arnold Sandjaja" w:date="2013-06-29T14:41:00Z"/>
          <w:rFonts w:cs="Arial"/>
          <w:color w:val="FF0000"/>
          <w:sz w:val="24"/>
        </w:rPr>
      </w:pPr>
      <w:ins w:id="1158" w:author="Arnold Sandjaja" w:date="2013-06-29T14:41:00Z">
        <w:r>
          <w:rPr>
            <w:rFonts w:cs="Arial"/>
            <w:color w:val="FF0000"/>
            <w:sz w:val="24"/>
          </w:rPr>
          <w:t>(– PAGE 3</w:t>
        </w:r>
        <w:r w:rsidRPr="00B50214">
          <w:rPr>
            <w:rFonts w:cs="Arial"/>
            <w:color w:val="FF0000"/>
            <w:sz w:val="24"/>
          </w:rPr>
          <w:t>)</w:t>
        </w:r>
      </w:ins>
    </w:p>
    <w:p w14:paraId="734EA1DE" w14:textId="77777777" w:rsidR="000520D4" w:rsidRDefault="000520D4" w:rsidP="000520D4">
      <w:pPr>
        <w:widowControl w:val="0"/>
        <w:autoSpaceDE w:val="0"/>
        <w:autoSpaceDN w:val="0"/>
        <w:adjustRightInd w:val="0"/>
        <w:ind w:right="1552"/>
        <w:rPr>
          <w:ins w:id="1159" w:author="Arnold Sandjaja" w:date="2013-06-29T14:41:00Z"/>
          <w:rFonts w:cs="Arial"/>
          <w:sz w:val="24"/>
        </w:rPr>
      </w:pPr>
    </w:p>
    <w:p w14:paraId="2AA4AF92" w14:textId="77777777" w:rsidR="000520D4" w:rsidRPr="008A2D3D" w:rsidRDefault="000520D4" w:rsidP="000520D4">
      <w:pPr>
        <w:widowControl w:val="0"/>
        <w:autoSpaceDE w:val="0"/>
        <w:autoSpaceDN w:val="0"/>
        <w:adjustRightInd w:val="0"/>
        <w:ind w:right="1552"/>
        <w:rPr>
          <w:ins w:id="1160" w:author="Arnold Sandjaja" w:date="2013-06-29T14:41:00Z"/>
          <w:rFonts w:cs="Arial"/>
          <w:b/>
          <w:bCs/>
        </w:rPr>
      </w:pPr>
      <w:ins w:id="1161" w:author="Arnold Sandjaja" w:date="2013-06-29T14:41:00Z">
        <w:r w:rsidRPr="00B50214">
          <w:rPr>
            <w:rFonts w:cs="Arial"/>
            <w:b/>
            <w:bCs/>
            <w:color w:val="FF2712"/>
          </w:rPr>
          <w:t>(Title: )</w:t>
        </w:r>
      </w:ins>
    </w:p>
    <w:p w14:paraId="0AF03980" w14:textId="77777777" w:rsidR="000520D4" w:rsidRDefault="000520D4" w:rsidP="000520D4">
      <w:pPr>
        <w:widowControl w:val="0"/>
        <w:autoSpaceDE w:val="0"/>
        <w:autoSpaceDN w:val="0"/>
        <w:adjustRightInd w:val="0"/>
        <w:ind w:right="1552"/>
        <w:rPr>
          <w:ins w:id="1162" w:author="Arnold Sandjaja" w:date="2013-06-29T14:41:00Z"/>
          <w:rFonts w:cs="Arial"/>
          <w:sz w:val="24"/>
        </w:rPr>
      </w:pPr>
      <w:ins w:id="1163" w:author="Arnold Sandjaja" w:date="2013-06-29T14:41:00Z">
        <w:r w:rsidRPr="008A2D3D">
          <w:rPr>
            <w:rFonts w:cs="Arial"/>
            <w:sz w:val="24"/>
          </w:rPr>
          <w:t>Our ideas</w:t>
        </w:r>
      </w:ins>
    </w:p>
    <w:p w14:paraId="3CDAA596" w14:textId="77777777" w:rsidR="000520D4" w:rsidRDefault="000520D4" w:rsidP="000520D4">
      <w:pPr>
        <w:widowControl w:val="0"/>
        <w:autoSpaceDE w:val="0"/>
        <w:autoSpaceDN w:val="0"/>
        <w:adjustRightInd w:val="0"/>
        <w:ind w:right="1552"/>
        <w:rPr>
          <w:ins w:id="1164" w:author="Arnold Sandjaja" w:date="2013-06-29T14:41:00Z"/>
          <w:rFonts w:cs="Arial"/>
          <w:sz w:val="24"/>
        </w:rPr>
      </w:pPr>
    </w:p>
    <w:p w14:paraId="2B0F4D46" w14:textId="77777777" w:rsidR="000520D4" w:rsidRDefault="000520D4" w:rsidP="000520D4">
      <w:pPr>
        <w:widowControl w:val="0"/>
        <w:autoSpaceDE w:val="0"/>
        <w:autoSpaceDN w:val="0"/>
        <w:adjustRightInd w:val="0"/>
        <w:ind w:right="1552"/>
        <w:rPr>
          <w:ins w:id="1165" w:author="Arnold Sandjaja" w:date="2013-06-29T14:41:00Z"/>
          <w:rFonts w:cs="Arial"/>
          <w:sz w:val="24"/>
        </w:rPr>
      </w:pPr>
    </w:p>
    <w:p w14:paraId="051451D9" w14:textId="77777777" w:rsidR="000520D4" w:rsidRPr="008A2D3D" w:rsidRDefault="000520D4" w:rsidP="000520D4">
      <w:pPr>
        <w:widowControl w:val="0"/>
        <w:autoSpaceDE w:val="0"/>
        <w:autoSpaceDN w:val="0"/>
        <w:adjustRightInd w:val="0"/>
        <w:ind w:right="1552"/>
        <w:rPr>
          <w:ins w:id="1166" w:author="Arnold Sandjaja" w:date="2013-06-29T14:41:00Z"/>
          <w:rFonts w:cs="Arial"/>
          <w:b/>
          <w:bCs/>
          <w:color w:val="FF0000"/>
        </w:rPr>
      </w:pPr>
      <w:ins w:id="1167" w:author="Arnold Sandjaja" w:date="2013-06-29T14:41:00Z">
        <w:r w:rsidRPr="00B50214">
          <w:rPr>
            <w:rFonts w:cs="Arial"/>
            <w:b/>
            <w:bCs/>
            <w:color w:val="FF2712"/>
          </w:rPr>
          <w:t>(Main text: )</w:t>
        </w:r>
      </w:ins>
    </w:p>
    <w:p w14:paraId="77949605" w14:textId="77777777" w:rsidR="000520D4" w:rsidRPr="008A2D3D" w:rsidRDefault="000520D4" w:rsidP="000520D4">
      <w:pPr>
        <w:widowControl w:val="0"/>
        <w:autoSpaceDE w:val="0"/>
        <w:autoSpaceDN w:val="0"/>
        <w:adjustRightInd w:val="0"/>
        <w:ind w:right="1552"/>
        <w:rPr>
          <w:ins w:id="1168" w:author="Arnold Sandjaja" w:date="2013-06-29T14:41:00Z"/>
          <w:rFonts w:cs="Arial"/>
          <w:sz w:val="24"/>
        </w:rPr>
      </w:pPr>
      <w:ins w:id="1169" w:author="Arnold Sandjaja" w:date="2013-06-29T14:41:00Z">
        <w:r w:rsidRPr="008A2D3D">
          <w:rPr>
            <w:rFonts w:cs="Arial"/>
            <w:sz w:val="24"/>
          </w:rPr>
          <w:t>Attac is a movement opposing neo-liberal globalization</w:t>
        </w:r>
      </w:ins>
    </w:p>
    <w:p w14:paraId="1A4C33C2" w14:textId="77777777" w:rsidR="000520D4" w:rsidRDefault="000520D4" w:rsidP="000520D4">
      <w:pPr>
        <w:widowControl w:val="0"/>
        <w:autoSpaceDE w:val="0"/>
        <w:autoSpaceDN w:val="0"/>
        <w:adjustRightInd w:val="0"/>
        <w:ind w:right="1552"/>
        <w:rPr>
          <w:ins w:id="1170" w:author="Arnold Sandjaja" w:date="2013-06-29T14:41:00Z"/>
          <w:rFonts w:cs="Arial"/>
          <w:sz w:val="24"/>
        </w:rPr>
      </w:pPr>
      <w:ins w:id="1171" w:author="Arnold Sandjaja" w:date="2013-06-29T14:41:00Z">
        <w:r w:rsidRPr="008A2D3D">
          <w:rPr>
            <w:rFonts w:cs="Arial"/>
            <w:sz w:val="24"/>
          </w:rPr>
          <w:t xml:space="preserve">Neo-liberal globalization, based on the ‘liberalization’ of trade and financial markets, started at the end of the 1970s and has led to the total domination of financial markets on society as a whole. It is an instrument designed to </w:t>
        </w:r>
        <w:r w:rsidRPr="008A2D3D">
          <w:rPr>
            <w:rFonts w:cs="Arial"/>
            <w:sz w:val="24"/>
          </w:rPr>
          <w:lastRenderedPageBreak/>
          <w:t>further the enrichment of a tiny minority of investors at the expense of the rest of the population and the planet. Its effects are detrimental to</w:t>
        </w:r>
        <w:r>
          <w:rPr>
            <w:rFonts w:cs="Arial"/>
            <w:sz w:val="24"/>
          </w:rPr>
          <w:t>.</w:t>
        </w:r>
      </w:ins>
    </w:p>
    <w:p w14:paraId="786A495A" w14:textId="77777777" w:rsidR="000520D4" w:rsidRPr="008A2D3D" w:rsidRDefault="000520D4" w:rsidP="000520D4">
      <w:pPr>
        <w:widowControl w:val="0"/>
        <w:autoSpaceDE w:val="0"/>
        <w:autoSpaceDN w:val="0"/>
        <w:adjustRightInd w:val="0"/>
        <w:ind w:right="1552"/>
        <w:rPr>
          <w:ins w:id="1172" w:author="Arnold Sandjaja" w:date="2013-06-29T14:41:00Z"/>
          <w:rFonts w:cs="Arial"/>
          <w:sz w:val="24"/>
        </w:rPr>
      </w:pPr>
    </w:p>
    <w:p w14:paraId="208D0486" w14:textId="77777777" w:rsidR="000520D4" w:rsidRDefault="000520D4" w:rsidP="000520D4">
      <w:pPr>
        <w:widowControl w:val="0"/>
        <w:autoSpaceDE w:val="0"/>
        <w:autoSpaceDN w:val="0"/>
        <w:adjustRightInd w:val="0"/>
        <w:ind w:right="1552"/>
        <w:rPr>
          <w:ins w:id="1173" w:author="Arnold Sandjaja" w:date="2013-06-29T14:41:00Z"/>
          <w:rFonts w:cs="Arial"/>
          <w:b/>
          <w:sz w:val="24"/>
        </w:rPr>
      </w:pPr>
      <w:ins w:id="1174" w:author="Arnold Sandjaja" w:date="2013-06-29T14:41:00Z">
        <w:r w:rsidRPr="00AC1A9E">
          <w:rPr>
            <w:rFonts w:cs="Arial"/>
            <w:b/>
            <w:sz w:val="24"/>
          </w:rPr>
          <w:t>Social rights</w:t>
        </w:r>
      </w:ins>
    </w:p>
    <w:p w14:paraId="5CF341D9" w14:textId="77777777" w:rsidR="000520D4" w:rsidRPr="00AC1A9E" w:rsidRDefault="000520D4" w:rsidP="000520D4">
      <w:pPr>
        <w:widowControl w:val="0"/>
        <w:autoSpaceDE w:val="0"/>
        <w:autoSpaceDN w:val="0"/>
        <w:adjustRightInd w:val="0"/>
        <w:ind w:right="1552"/>
        <w:rPr>
          <w:ins w:id="1175" w:author="Arnold Sandjaja" w:date="2013-06-29T14:41:00Z"/>
          <w:rFonts w:cs="Arial"/>
          <w:b/>
          <w:sz w:val="24"/>
        </w:rPr>
      </w:pPr>
    </w:p>
    <w:p w14:paraId="7B32125F" w14:textId="77777777" w:rsidR="000520D4" w:rsidRPr="008A2D3D" w:rsidRDefault="000520D4" w:rsidP="000520D4">
      <w:pPr>
        <w:widowControl w:val="0"/>
        <w:autoSpaceDE w:val="0"/>
        <w:autoSpaceDN w:val="0"/>
        <w:adjustRightInd w:val="0"/>
        <w:ind w:right="1552"/>
        <w:rPr>
          <w:ins w:id="1176" w:author="Arnold Sandjaja" w:date="2013-06-29T14:41:00Z"/>
          <w:rFonts w:cs="Arial"/>
          <w:sz w:val="24"/>
        </w:rPr>
      </w:pPr>
      <w:ins w:id="1177" w:author="Arnold Sandjaja" w:date="2013-06-29T14:41:00Z">
        <w:r w:rsidRPr="008A2D3D">
          <w:rPr>
            <w:rFonts w:cs="Arial"/>
            <w:sz w:val="24"/>
          </w:rPr>
          <w:t>neo-liberal globalization facilitates the shipping of businesses and jobs out of the country and fosters the worldwide competition between workers and, consequently, their precarization ;</w:t>
        </w:r>
      </w:ins>
    </w:p>
    <w:p w14:paraId="4AF7BFF8" w14:textId="77777777" w:rsidR="000520D4" w:rsidRDefault="000520D4" w:rsidP="000520D4">
      <w:pPr>
        <w:widowControl w:val="0"/>
        <w:autoSpaceDE w:val="0"/>
        <w:autoSpaceDN w:val="0"/>
        <w:adjustRightInd w:val="0"/>
        <w:ind w:right="1552"/>
        <w:rPr>
          <w:ins w:id="1178" w:author="Arnold Sandjaja" w:date="2013-06-29T14:41:00Z"/>
          <w:rFonts w:cs="Arial"/>
          <w:sz w:val="24"/>
        </w:rPr>
      </w:pPr>
      <w:ins w:id="1179" w:author="Arnold Sandjaja" w:date="2013-06-29T14:41:00Z">
        <w:r w:rsidRPr="008A2D3D">
          <w:rPr>
            <w:rFonts w:cs="Arial"/>
            <w:sz w:val="24"/>
          </w:rPr>
          <w:t>It covers up tax evasion thanks to tax havens and sets in motion the competition between national tax systems and thus the reduction of public services.</w:t>
        </w:r>
      </w:ins>
    </w:p>
    <w:p w14:paraId="1D8C77DE" w14:textId="77777777" w:rsidR="000520D4" w:rsidRPr="008A2D3D" w:rsidRDefault="000520D4" w:rsidP="000520D4">
      <w:pPr>
        <w:widowControl w:val="0"/>
        <w:autoSpaceDE w:val="0"/>
        <w:autoSpaceDN w:val="0"/>
        <w:adjustRightInd w:val="0"/>
        <w:ind w:right="1552"/>
        <w:rPr>
          <w:ins w:id="1180" w:author="Arnold Sandjaja" w:date="2013-06-29T14:41:00Z"/>
          <w:rFonts w:cs="Arial"/>
          <w:sz w:val="24"/>
        </w:rPr>
      </w:pPr>
    </w:p>
    <w:p w14:paraId="30DF5345" w14:textId="77777777" w:rsidR="000520D4" w:rsidRDefault="000520D4" w:rsidP="000520D4">
      <w:pPr>
        <w:widowControl w:val="0"/>
        <w:autoSpaceDE w:val="0"/>
        <w:autoSpaceDN w:val="0"/>
        <w:adjustRightInd w:val="0"/>
        <w:ind w:right="1552"/>
        <w:rPr>
          <w:ins w:id="1181" w:author="Arnold Sandjaja" w:date="2013-06-29T14:41:00Z"/>
          <w:rFonts w:cs="Arial"/>
          <w:b/>
          <w:sz w:val="24"/>
        </w:rPr>
      </w:pPr>
      <w:ins w:id="1182" w:author="Arnold Sandjaja" w:date="2013-06-29T14:41:00Z">
        <w:r w:rsidRPr="00AC1A9E">
          <w:rPr>
            <w:rFonts w:cs="Arial"/>
            <w:b/>
            <w:sz w:val="24"/>
          </w:rPr>
          <w:t>The planet</w:t>
        </w:r>
      </w:ins>
    </w:p>
    <w:p w14:paraId="028A4CD2" w14:textId="77777777" w:rsidR="000520D4" w:rsidRPr="00AC1A9E" w:rsidRDefault="000520D4" w:rsidP="000520D4">
      <w:pPr>
        <w:widowControl w:val="0"/>
        <w:autoSpaceDE w:val="0"/>
        <w:autoSpaceDN w:val="0"/>
        <w:adjustRightInd w:val="0"/>
        <w:ind w:right="1552"/>
        <w:rPr>
          <w:ins w:id="1183" w:author="Arnold Sandjaja" w:date="2013-06-29T14:41:00Z"/>
          <w:rFonts w:cs="Arial"/>
          <w:b/>
          <w:sz w:val="24"/>
        </w:rPr>
      </w:pPr>
    </w:p>
    <w:p w14:paraId="0EB1C419" w14:textId="77777777" w:rsidR="000520D4" w:rsidRPr="008A2D3D" w:rsidRDefault="000520D4" w:rsidP="000520D4">
      <w:pPr>
        <w:widowControl w:val="0"/>
        <w:autoSpaceDE w:val="0"/>
        <w:autoSpaceDN w:val="0"/>
        <w:adjustRightInd w:val="0"/>
        <w:ind w:right="1552"/>
        <w:rPr>
          <w:ins w:id="1184" w:author="Arnold Sandjaja" w:date="2013-06-29T14:41:00Z"/>
          <w:rFonts w:cs="Arial"/>
          <w:sz w:val="24"/>
        </w:rPr>
      </w:pPr>
      <w:ins w:id="1185" w:author="Arnold Sandjaja" w:date="2013-06-29T14:41:00Z">
        <w:r w:rsidRPr="008A2D3D">
          <w:rPr>
            <w:rFonts w:cs="Arial"/>
            <w:sz w:val="24"/>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ins>
    </w:p>
    <w:p w14:paraId="54BCA237" w14:textId="77777777" w:rsidR="000520D4" w:rsidRPr="008A2D3D" w:rsidRDefault="000520D4" w:rsidP="000520D4">
      <w:pPr>
        <w:widowControl w:val="0"/>
        <w:autoSpaceDE w:val="0"/>
        <w:autoSpaceDN w:val="0"/>
        <w:adjustRightInd w:val="0"/>
        <w:ind w:right="1552"/>
        <w:rPr>
          <w:ins w:id="1186" w:author="Arnold Sandjaja" w:date="2013-06-29T14:41:00Z"/>
          <w:rFonts w:cs="Arial"/>
          <w:sz w:val="24"/>
        </w:rPr>
      </w:pPr>
      <w:ins w:id="1187" w:author="Arnold Sandjaja" w:date="2013-06-29T14:41:00Z">
        <w:r w:rsidRPr="008A2D3D">
          <w:rPr>
            <w:rFonts w:cs="Arial"/>
            <w:sz w:val="24"/>
          </w:rPr>
          <w:t>It sets up a competition between national environmental regulations and thus pushes them to the lowest possible level;</w:t>
        </w:r>
      </w:ins>
    </w:p>
    <w:p w14:paraId="63A7EC20" w14:textId="77777777" w:rsidR="000520D4" w:rsidRDefault="000520D4" w:rsidP="000520D4">
      <w:pPr>
        <w:widowControl w:val="0"/>
        <w:autoSpaceDE w:val="0"/>
        <w:autoSpaceDN w:val="0"/>
        <w:adjustRightInd w:val="0"/>
        <w:ind w:right="1552"/>
        <w:rPr>
          <w:ins w:id="1188" w:author="Arnold Sandjaja" w:date="2013-06-29T14:41:00Z"/>
          <w:rFonts w:cs="Arial"/>
          <w:sz w:val="24"/>
        </w:rPr>
      </w:pPr>
      <w:ins w:id="1189" w:author="Arnold Sandjaja" w:date="2013-06-29T14:41:00Z">
        <w:r w:rsidRPr="008A2D3D">
          <w:rPr>
            <w:rFonts w:cs="Arial"/>
            <w:sz w:val="24"/>
          </w:rPr>
          <w:t>It tends to commercialize all aspects of society and thus extends endlessly the consumer and growth society.</w:t>
        </w:r>
      </w:ins>
    </w:p>
    <w:p w14:paraId="3C1A60CA" w14:textId="77777777" w:rsidR="000520D4" w:rsidRPr="008A2D3D" w:rsidRDefault="000520D4" w:rsidP="000520D4">
      <w:pPr>
        <w:widowControl w:val="0"/>
        <w:autoSpaceDE w:val="0"/>
        <w:autoSpaceDN w:val="0"/>
        <w:adjustRightInd w:val="0"/>
        <w:ind w:right="1552"/>
        <w:rPr>
          <w:ins w:id="1190" w:author="Arnold Sandjaja" w:date="2013-06-29T14:41:00Z"/>
          <w:rFonts w:cs="Arial"/>
          <w:sz w:val="24"/>
        </w:rPr>
      </w:pPr>
    </w:p>
    <w:p w14:paraId="5B000511" w14:textId="77777777" w:rsidR="000520D4" w:rsidRDefault="000520D4" w:rsidP="000520D4">
      <w:pPr>
        <w:widowControl w:val="0"/>
        <w:autoSpaceDE w:val="0"/>
        <w:autoSpaceDN w:val="0"/>
        <w:adjustRightInd w:val="0"/>
        <w:ind w:right="1552"/>
        <w:rPr>
          <w:ins w:id="1191" w:author="Arnold Sandjaja" w:date="2013-06-29T14:41:00Z"/>
          <w:rFonts w:cs="Arial"/>
          <w:b/>
          <w:sz w:val="24"/>
        </w:rPr>
      </w:pPr>
      <w:ins w:id="1192" w:author="Arnold Sandjaja" w:date="2013-06-29T14:41:00Z">
        <w:r w:rsidRPr="00AC1A9E">
          <w:rPr>
            <w:rFonts w:cs="Arial"/>
            <w:b/>
            <w:sz w:val="24"/>
          </w:rPr>
          <w:t>North South solidarity</w:t>
        </w:r>
      </w:ins>
    </w:p>
    <w:p w14:paraId="2ACF354B" w14:textId="77777777" w:rsidR="000520D4" w:rsidRPr="00AC1A9E" w:rsidRDefault="000520D4" w:rsidP="000520D4">
      <w:pPr>
        <w:widowControl w:val="0"/>
        <w:autoSpaceDE w:val="0"/>
        <w:autoSpaceDN w:val="0"/>
        <w:adjustRightInd w:val="0"/>
        <w:ind w:right="1552"/>
        <w:rPr>
          <w:ins w:id="1193" w:author="Arnold Sandjaja" w:date="2013-06-29T14:41:00Z"/>
          <w:rFonts w:cs="Arial"/>
          <w:b/>
          <w:sz w:val="24"/>
        </w:rPr>
      </w:pPr>
    </w:p>
    <w:p w14:paraId="6A3C4919" w14:textId="77777777" w:rsidR="000520D4" w:rsidRPr="008A2D3D" w:rsidRDefault="000520D4" w:rsidP="000520D4">
      <w:pPr>
        <w:widowControl w:val="0"/>
        <w:autoSpaceDE w:val="0"/>
        <w:autoSpaceDN w:val="0"/>
        <w:adjustRightInd w:val="0"/>
        <w:ind w:right="1552"/>
        <w:rPr>
          <w:ins w:id="1194" w:author="Arnold Sandjaja" w:date="2013-06-29T14:41:00Z"/>
          <w:rFonts w:cs="Arial"/>
          <w:sz w:val="24"/>
        </w:rPr>
      </w:pPr>
      <w:ins w:id="1195" w:author="Arnold Sandjaja" w:date="2013-06-29T14:41:00Z">
        <w:r w:rsidRPr="008A2D3D">
          <w:rPr>
            <w:rFonts w:cs="Arial"/>
            <w:sz w:val="24"/>
          </w:rPr>
          <w:t>As it organizes tax evasion, neo-liberal globalization imposes a new form of colonialism through corruption of elites in countries of the South;</w:t>
        </w:r>
      </w:ins>
    </w:p>
    <w:p w14:paraId="25CD2F88" w14:textId="77777777" w:rsidR="000520D4" w:rsidRPr="008A2D3D" w:rsidRDefault="000520D4" w:rsidP="000520D4">
      <w:pPr>
        <w:widowControl w:val="0"/>
        <w:autoSpaceDE w:val="0"/>
        <w:autoSpaceDN w:val="0"/>
        <w:adjustRightInd w:val="0"/>
        <w:ind w:right="1552"/>
        <w:rPr>
          <w:ins w:id="1196" w:author="Arnold Sandjaja" w:date="2013-06-29T14:41:00Z"/>
          <w:rFonts w:cs="Arial"/>
          <w:sz w:val="24"/>
        </w:rPr>
      </w:pPr>
      <w:ins w:id="1197" w:author="Arnold Sandjaja" w:date="2013-06-29T14:41:00Z">
        <w:r w:rsidRPr="008A2D3D">
          <w:rPr>
            <w:rFonts w:cs="Arial"/>
            <w:sz w:val="24"/>
          </w:rPr>
          <w:t>Through free trade it imposes competition between farmers in the South and the large agro-business owners of the North ;</w:t>
        </w:r>
      </w:ins>
    </w:p>
    <w:p w14:paraId="4BA53A04" w14:textId="77777777" w:rsidR="000520D4" w:rsidRPr="008A2D3D" w:rsidRDefault="000520D4" w:rsidP="000520D4">
      <w:pPr>
        <w:widowControl w:val="0"/>
        <w:autoSpaceDE w:val="0"/>
        <w:autoSpaceDN w:val="0"/>
        <w:adjustRightInd w:val="0"/>
        <w:ind w:right="1552"/>
        <w:rPr>
          <w:ins w:id="1198" w:author="Arnold Sandjaja" w:date="2013-06-29T14:41:00Z"/>
          <w:rFonts w:cs="Arial"/>
          <w:sz w:val="24"/>
        </w:rPr>
      </w:pPr>
      <w:ins w:id="1199" w:author="Arnold Sandjaja" w:date="2013-06-29T14:41:00Z">
        <w:r w:rsidRPr="008A2D3D">
          <w:rPr>
            <w:rFonts w:cs="Arial"/>
            <w:sz w:val="24"/>
          </w:rPr>
          <w:t>Via the debt mechanism, it allows the World Bank and the IMF to impose massive deregulation policies on developing countries.</w:t>
        </w:r>
      </w:ins>
    </w:p>
    <w:p w14:paraId="1CAF7B7B" w14:textId="77777777" w:rsidR="000520D4" w:rsidRDefault="000520D4" w:rsidP="000520D4">
      <w:pPr>
        <w:widowControl w:val="0"/>
        <w:autoSpaceDE w:val="0"/>
        <w:autoSpaceDN w:val="0"/>
        <w:adjustRightInd w:val="0"/>
        <w:ind w:right="1552"/>
        <w:rPr>
          <w:ins w:id="1200" w:author="Arnold Sandjaja" w:date="2013-06-29T14:41:00Z"/>
          <w:rFonts w:cs="Arial"/>
          <w:sz w:val="24"/>
        </w:rPr>
      </w:pPr>
    </w:p>
    <w:p w14:paraId="1320D0DD" w14:textId="77777777" w:rsidR="000520D4" w:rsidRDefault="000520D4" w:rsidP="000520D4">
      <w:pPr>
        <w:widowControl w:val="0"/>
        <w:autoSpaceDE w:val="0"/>
        <w:autoSpaceDN w:val="0"/>
        <w:adjustRightInd w:val="0"/>
        <w:ind w:right="1552"/>
        <w:rPr>
          <w:ins w:id="1201" w:author="Arnold Sandjaja" w:date="2013-06-29T14:41:00Z"/>
          <w:rFonts w:cs="Arial"/>
          <w:b/>
          <w:sz w:val="24"/>
        </w:rPr>
      </w:pPr>
      <w:ins w:id="1202" w:author="Arnold Sandjaja" w:date="2013-06-29T14:41:00Z">
        <w:r w:rsidRPr="00AC1A9E">
          <w:rPr>
            <w:rFonts w:cs="Arial"/>
            <w:b/>
            <w:sz w:val="24"/>
          </w:rPr>
          <w:t>Democracy</w:t>
        </w:r>
      </w:ins>
    </w:p>
    <w:p w14:paraId="6CF96415" w14:textId="77777777" w:rsidR="000520D4" w:rsidRPr="00AC1A9E" w:rsidRDefault="000520D4" w:rsidP="000520D4">
      <w:pPr>
        <w:widowControl w:val="0"/>
        <w:autoSpaceDE w:val="0"/>
        <w:autoSpaceDN w:val="0"/>
        <w:adjustRightInd w:val="0"/>
        <w:ind w:right="1552"/>
        <w:rPr>
          <w:ins w:id="1203" w:author="Arnold Sandjaja" w:date="2013-06-29T14:41:00Z"/>
          <w:rFonts w:cs="Arial"/>
          <w:b/>
          <w:sz w:val="24"/>
        </w:rPr>
      </w:pPr>
    </w:p>
    <w:p w14:paraId="36816381" w14:textId="77777777" w:rsidR="000520D4" w:rsidRPr="008A2D3D" w:rsidRDefault="000520D4" w:rsidP="000520D4">
      <w:pPr>
        <w:widowControl w:val="0"/>
        <w:autoSpaceDE w:val="0"/>
        <w:autoSpaceDN w:val="0"/>
        <w:adjustRightInd w:val="0"/>
        <w:ind w:right="1552"/>
        <w:rPr>
          <w:ins w:id="1204" w:author="Arnold Sandjaja" w:date="2013-06-29T14:41:00Z"/>
          <w:rFonts w:cs="Arial"/>
          <w:sz w:val="24"/>
        </w:rPr>
      </w:pPr>
      <w:ins w:id="1205" w:author="Arnold Sandjaja" w:date="2013-06-29T14:41:00Z">
        <w:r w:rsidRPr="008A2D3D">
          <w:rPr>
            <w:rFonts w:cs="Arial"/>
            <w:sz w:val="24"/>
          </w:rPr>
          <w:t>WTO, IMF, World Bank and the European Union set up new global economic rules outside any democratic debate: most international negotiations on trade or financial regulat</w:t>
        </w:r>
        <w:r>
          <w:rPr>
            <w:rFonts w:cs="Arial"/>
            <w:sz w:val="24"/>
          </w:rPr>
          <w:t xml:space="preserve">ion occur away from the people; </w:t>
        </w:r>
        <w:r w:rsidRPr="008A2D3D">
          <w:rPr>
            <w:rFonts w:cs="Arial"/>
            <w:sz w:val="24"/>
          </w:rPr>
          <w:t>Neo-liberal globalization promotes the concentration of information dissemination in the hands of a few media and internet conglomerates.</w:t>
        </w:r>
      </w:ins>
    </w:p>
    <w:p w14:paraId="1CD318AB" w14:textId="77777777" w:rsidR="000520D4" w:rsidRPr="008A2D3D" w:rsidRDefault="000520D4" w:rsidP="000520D4">
      <w:pPr>
        <w:widowControl w:val="0"/>
        <w:autoSpaceDE w:val="0"/>
        <w:autoSpaceDN w:val="0"/>
        <w:adjustRightInd w:val="0"/>
        <w:ind w:right="1552"/>
        <w:rPr>
          <w:ins w:id="1206" w:author="Arnold Sandjaja" w:date="2013-06-29T14:41:00Z"/>
          <w:rFonts w:cs="Arial"/>
          <w:sz w:val="24"/>
        </w:rPr>
      </w:pPr>
      <w:ins w:id="1207" w:author="Arnold Sandjaja" w:date="2013-06-29T14:41:00Z">
        <w:r w:rsidRPr="008A2D3D">
          <w:rPr>
            <w:rFonts w:cs="Arial"/>
            <w:sz w:val="24"/>
          </w:rPr>
          <w:t>The commercialization of all spheres of society reduces people to mere consumers at the expense of their citizenship.</w:t>
        </w:r>
      </w:ins>
    </w:p>
    <w:p w14:paraId="69661290" w14:textId="77777777" w:rsidR="000520D4" w:rsidRPr="008A2D3D" w:rsidRDefault="000520D4" w:rsidP="000520D4">
      <w:pPr>
        <w:widowControl w:val="0"/>
        <w:autoSpaceDE w:val="0"/>
        <w:autoSpaceDN w:val="0"/>
        <w:adjustRightInd w:val="0"/>
        <w:ind w:right="1552"/>
        <w:rPr>
          <w:ins w:id="1208" w:author="Arnold Sandjaja" w:date="2013-06-29T14:41:00Z"/>
          <w:rFonts w:cs="Arial"/>
          <w:sz w:val="24"/>
        </w:rPr>
      </w:pPr>
      <w:ins w:id="1209" w:author="Arnold Sandjaja" w:date="2013-06-29T14:41:00Z">
        <w:r w:rsidRPr="008A2D3D">
          <w:rPr>
            <w:rFonts w:cs="Arial"/>
            <w:sz w:val="24"/>
          </w:rPr>
          <w:t>And so, over the past 30 years we have witnessed a substantial enrichment of capital holders to the detriment of the vast majority of wage earners, together with a continued deterioration of the condition of our planet.</w:t>
        </w:r>
      </w:ins>
    </w:p>
    <w:p w14:paraId="0BE3123B" w14:textId="77777777" w:rsidR="000520D4" w:rsidRPr="008A2D3D" w:rsidRDefault="000520D4" w:rsidP="000520D4">
      <w:pPr>
        <w:widowControl w:val="0"/>
        <w:autoSpaceDE w:val="0"/>
        <w:autoSpaceDN w:val="0"/>
        <w:adjustRightInd w:val="0"/>
        <w:ind w:right="1552"/>
        <w:rPr>
          <w:ins w:id="1210" w:author="Arnold Sandjaja" w:date="2013-06-29T14:41:00Z"/>
          <w:rFonts w:cs="Arial"/>
          <w:sz w:val="24"/>
        </w:rPr>
      </w:pPr>
      <w:ins w:id="1211" w:author="Arnold Sandjaja" w:date="2013-06-29T14:41:00Z">
        <w:r w:rsidRPr="008A2D3D">
          <w:rPr>
            <w:rFonts w:cs="Arial"/>
            <w:sz w:val="24"/>
          </w:rPr>
          <w:t xml:space="preserve">In the OECD countries, the proportion of wage earners in the producing </w:t>
        </w:r>
        <w:r w:rsidRPr="008A2D3D">
          <w:rPr>
            <w:rFonts w:cs="Arial"/>
            <w:sz w:val="24"/>
          </w:rPr>
          <w:lastRenderedPageBreak/>
          <w:t>sectors has declined by 10% while the return to capital has risen since the mid-1970s. In the United States, for instance, 60% of the growth recorded since 1980 has been captured by the wealthiest 1%.</w:t>
        </w:r>
      </w:ins>
    </w:p>
    <w:p w14:paraId="213F14D6" w14:textId="77777777" w:rsidR="000520D4" w:rsidRDefault="000520D4" w:rsidP="000520D4">
      <w:pPr>
        <w:widowControl w:val="0"/>
        <w:autoSpaceDE w:val="0"/>
        <w:autoSpaceDN w:val="0"/>
        <w:adjustRightInd w:val="0"/>
        <w:ind w:right="1552"/>
        <w:rPr>
          <w:ins w:id="1212" w:author="Arnold Sandjaja" w:date="2013-06-29T14:41:00Z"/>
          <w:rFonts w:cs="Arial"/>
          <w:sz w:val="24"/>
        </w:rPr>
      </w:pPr>
    </w:p>
    <w:p w14:paraId="0C0F2073" w14:textId="77777777" w:rsidR="000520D4" w:rsidRDefault="000520D4" w:rsidP="000520D4">
      <w:pPr>
        <w:widowControl w:val="0"/>
        <w:autoSpaceDE w:val="0"/>
        <w:autoSpaceDN w:val="0"/>
        <w:adjustRightInd w:val="0"/>
        <w:ind w:right="1552"/>
        <w:rPr>
          <w:ins w:id="1213" w:author="Arnold Sandjaja" w:date="2013-06-29T14:41:00Z"/>
          <w:rFonts w:cs="Arial"/>
          <w:sz w:val="24"/>
        </w:rPr>
      </w:pPr>
    </w:p>
    <w:p w14:paraId="3B5C92ED" w14:textId="77777777" w:rsidR="000520D4" w:rsidRDefault="000520D4" w:rsidP="000520D4">
      <w:pPr>
        <w:widowControl w:val="0"/>
        <w:autoSpaceDE w:val="0"/>
        <w:autoSpaceDN w:val="0"/>
        <w:adjustRightInd w:val="0"/>
        <w:ind w:right="1552"/>
        <w:rPr>
          <w:ins w:id="1214" w:author="Arnold Sandjaja" w:date="2013-06-29T14:41:00Z"/>
          <w:rFonts w:cs="Arial"/>
          <w:b/>
          <w:bCs/>
          <w:color w:val="FF0000"/>
        </w:rPr>
      </w:pPr>
      <w:ins w:id="1215" w:author="Arnold Sandjaja" w:date="2013-06-29T14:41:00Z">
        <w:r w:rsidRPr="00AC1A9E">
          <w:rPr>
            <w:rFonts w:cs="Arial"/>
            <w:b/>
            <w:bCs/>
            <w:color w:val="FF0000"/>
          </w:rPr>
          <w:t>(Caption for the pictures</w:t>
        </w:r>
        <w:r>
          <w:rPr>
            <w:rFonts w:cs="Arial"/>
            <w:b/>
            <w:bCs/>
            <w:color w:val="FF0000"/>
          </w:rPr>
          <w:t xml:space="preserve"> in this article : use picture at your choice:</w:t>
        </w:r>
      </w:ins>
    </w:p>
    <w:p w14:paraId="697D5BF2" w14:textId="77777777" w:rsidR="000520D4" w:rsidRPr="000A6AAA" w:rsidRDefault="000520D4" w:rsidP="000520D4">
      <w:pPr>
        <w:pStyle w:val="ListParagraph"/>
        <w:widowControl w:val="0"/>
        <w:numPr>
          <w:ilvl w:val="0"/>
          <w:numId w:val="10"/>
        </w:numPr>
        <w:autoSpaceDE w:val="0"/>
        <w:autoSpaceDN w:val="0"/>
        <w:adjustRightInd w:val="0"/>
        <w:ind w:right="1552"/>
        <w:rPr>
          <w:ins w:id="1216" w:author="Arnold Sandjaja" w:date="2013-06-29T14:41:00Z"/>
          <w:rFonts w:ascii="Arial" w:hAnsi="Arial" w:cs="Arial"/>
          <w:b/>
          <w:bCs/>
          <w:color w:val="FF0000"/>
        </w:rPr>
      </w:pPr>
      <w:ins w:id="1217" w:author="Arnold Sandjaja" w:date="2013-06-29T14:41:00Z">
        <w:r w:rsidRPr="000A6AAA">
          <w:rPr>
            <w:rFonts w:ascii="Arial" w:hAnsi="Arial" w:cs="Arial"/>
            <w:b/>
            <w:bCs/>
            <w:color w:val="FF0000"/>
          </w:rPr>
          <w:t>WSC2013_TP40_MOD1_PRE_EN_03.jpg</w:t>
        </w:r>
      </w:ins>
    </w:p>
    <w:p w14:paraId="093D488E" w14:textId="77777777" w:rsidR="000520D4" w:rsidRDefault="000520D4" w:rsidP="000520D4">
      <w:pPr>
        <w:pStyle w:val="ListParagraph"/>
        <w:widowControl w:val="0"/>
        <w:numPr>
          <w:ilvl w:val="0"/>
          <w:numId w:val="10"/>
        </w:numPr>
        <w:autoSpaceDE w:val="0"/>
        <w:autoSpaceDN w:val="0"/>
        <w:adjustRightInd w:val="0"/>
        <w:ind w:right="1552"/>
        <w:rPr>
          <w:ins w:id="1218" w:author="Arnold Sandjaja" w:date="2013-06-29T14:41:00Z"/>
          <w:rFonts w:ascii="Arial" w:hAnsi="Arial" w:cs="Arial"/>
          <w:b/>
          <w:bCs/>
          <w:color w:val="FF0000"/>
        </w:rPr>
      </w:pPr>
      <w:ins w:id="1219" w:author="Arnold Sandjaja" w:date="2013-06-29T14:41:00Z">
        <w:r w:rsidRPr="000A6AAA">
          <w:rPr>
            <w:rFonts w:ascii="Arial" w:hAnsi="Arial" w:cs="Arial"/>
            <w:b/>
            <w:bCs/>
            <w:color w:val="FF0000"/>
          </w:rPr>
          <w:t>WSC2013_TP40_MOD1_PRE_EN_05.jpg</w:t>
        </w:r>
      </w:ins>
    </w:p>
    <w:p w14:paraId="0F1529CF" w14:textId="77777777" w:rsidR="000520D4" w:rsidRPr="000A6AAA" w:rsidRDefault="000520D4" w:rsidP="000520D4">
      <w:pPr>
        <w:pStyle w:val="ListParagraph"/>
        <w:widowControl w:val="0"/>
        <w:numPr>
          <w:ilvl w:val="0"/>
          <w:numId w:val="10"/>
        </w:numPr>
        <w:autoSpaceDE w:val="0"/>
        <w:autoSpaceDN w:val="0"/>
        <w:adjustRightInd w:val="0"/>
        <w:ind w:right="1552"/>
        <w:rPr>
          <w:ins w:id="1220" w:author="Arnold Sandjaja" w:date="2013-06-29T14:41:00Z"/>
          <w:rFonts w:ascii="Arial" w:hAnsi="Arial" w:cs="Arial"/>
          <w:b/>
          <w:bCs/>
          <w:color w:val="FF0000"/>
        </w:rPr>
      </w:pPr>
      <w:ins w:id="1221" w:author="Arnold Sandjaja" w:date="2013-06-29T14:41:00Z">
        <w:r w:rsidRPr="000A6AAA">
          <w:rPr>
            <w:rFonts w:ascii="Arial" w:hAnsi="Arial" w:cs="Arial"/>
            <w:b/>
            <w:bCs/>
            <w:color w:val="FF0000"/>
          </w:rPr>
          <w:t>WSC2013_TP40_MOD1_PRE_EN_06.jpg)</w:t>
        </w:r>
      </w:ins>
    </w:p>
    <w:p w14:paraId="39F1A2D9" w14:textId="77777777" w:rsidR="000520D4" w:rsidRPr="00AC1A9E" w:rsidRDefault="000520D4" w:rsidP="000520D4">
      <w:pPr>
        <w:widowControl w:val="0"/>
        <w:autoSpaceDE w:val="0"/>
        <w:autoSpaceDN w:val="0"/>
        <w:adjustRightInd w:val="0"/>
        <w:ind w:right="1552"/>
        <w:rPr>
          <w:ins w:id="1222" w:author="Arnold Sandjaja" w:date="2013-06-29T14:41:00Z"/>
          <w:rFonts w:cs="Arial"/>
          <w:b/>
          <w:bCs/>
          <w:color w:val="FF0000"/>
        </w:rPr>
      </w:pPr>
    </w:p>
    <w:p w14:paraId="06011E9A" w14:textId="77777777" w:rsidR="000520D4" w:rsidRDefault="000520D4" w:rsidP="000520D4">
      <w:pPr>
        <w:widowControl w:val="0"/>
        <w:autoSpaceDE w:val="0"/>
        <w:autoSpaceDN w:val="0"/>
        <w:adjustRightInd w:val="0"/>
        <w:ind w:right="1552"/>
        <w:rPr>
          <w:ins w:id="1223" w:author="Arnold Sandjaja" w:date="2013-06-29T14:41:00Z"/>
          <w:rFonts w:cs="Arial"/>
          <w:sz w:val="24"/>
        </w:rPr>
      </w:pPr>
      <w:ins w:id="1224" w:author="Arnold Sandjaja" w:date="2013-06-29T14:41:00Z">
        <w:r w:rsidRPr="008A2D3D">
          <w:rPr>
            <w:rFonts w:cs="Arial"/>
            <w:sz w:val="24"/>
          </w:rPr>
          <w:t>Neo-liberal globalization promotes the concentration of information dissemination</w:t>
        </w:r>
        <w:r>
          <w:rPr>
            <w:rFonts w:cs="Arial"/>
            <w:sz w:val="24"/>
          </w:rPr>
          <w:t>.</w:t>
        </w:r>
      </w:ins>
    </w:p>
    <w:p w14:paraId="73FF9D29" w14:textId="77777777" w:rsidR="000520D4" w:rsidRDefault="000520D4" w:rsidP="000520D4">
      <w:pPr>
        <w:widowControl w:val="0"/>
        <w:autoSpaceDE w:val="0"/>
        <w:autoSpaceDN w:val="0"/>
        <w:adjustRightInd w:val="0"/>
        <w:ind w:right="1552"/>
        <w:rPr>
          <w:ins w:id="1225" w:author="Arnold Sandjaja" w:date="2013-06-29T14:41:00Z"/>
          <w:rFonts w:cs="Arial"/>
          <w:sz w:val="24"/>
        </w:rPr>
      </w:pPr>
    </w:p>
    <w:p w14:paraId="303D15F9" w14:textId="77777777" w:rsidR="000520D4" w:rsidRPr="00B50214" w:rsidRDefault="000520D4" w:rsidP="000520D4">
      <w:pPr>
        <w:widowControl w:val="0"/>
        <w:autoSpaceDE w:val="0"/>
        <w:autoSpaceDN w:val="0"/>
        <w:adjustRightInd w:val="0"/>
        <w:ind w:right="1552"/>
        <w:rPr>
          <w:ins w:id="1226" w:author="Arnold Sandjaja" w:date="2013-06-29T14:41:00Z"/>
          <w:rFonts w:cs="Arial"/>
          <w:sz w:val="24"/>
        </w:rPr>
      </w:pPr>
    </w:p>
    <w:p w14:paraId="3280B079" w14:textId="77777777" w:rsidR="000520D4" w:rsidRPr="00B50214" w:rsidRDefault="000520D4" w:rsidP="000520D4">
      <w:pPr>
        <w:widowControl w:val="0"/>
        <w:autoSpaceDE w:val="0"/>
        <w:autoSpaceDN w:val="0"/>
        <w:adjustRightInd w:val="0"/>
        <w:ind w:right="1552"/>
        <w:rPr>
          <w:ins w:id="1227" w:author="Arnold Sandjaja" w:date="2013-06-29T14:41:00Z"/>
          <w:rFonts w:cs="Arial"/>
          <w:color w:val="FF0000"/>
          <w:sz w:val="24"/>
        </w:rPr>
      </w:pPr>
      <w:ins w:id="1228" w:author="Arnold Sandjaja" w:date="2013-06-29T14:41:00Z">
        <w:r w:rsidRPr="00B50214">
          <w:rPr>
            <w:rFonts w:cs="Arial"/>
            <w:color w:val="FF0000"/>
            <w:sz w:val="24"/>
          </w:rPr>
          <w:t>(– Pages 8 and 9)</w:t>
        </w:r>
      </w:ins>
    </w:p>
    <w:p w14:paraId="0DFEE295" w14:textId="77777777" w:rsidR="000520D4" w:rsidRPr="00B50214" w:rsidRDefault="000520D4" w:rsidP="000520D4">
      <w:pPr>
        <w:widowControl w:val="0"/>
        <w:autoSpaceDE w:val="0"/>
        <w:autoSpaceDN w:val="0"/>
        <w:adjustRightInd w:val="0"/>
        <w:ind w:right="1552"/>
        <w:rPr>
          <w:ins w:id="1229" w:author="Arnold Sandjaja" w:date="2013-06-29T14:41:00Z"/>
          <w:rFonts w:cs="Arial"/>
          <w:b/>
          <w:bCs/>
          <w:color w:val="FF0000"/>
        </w:rPr>
      </w:pPr>
    </w:p>
    <w:p w14:paraId="064732B1" w14:textId="77777777" w:rsidR="000520D4" w:rsidRPr="00B50214" w:rsidRDefault="000520D4" w:rsidP="000520D4">
      <w:pPr>
        <w:widowControl w:val="0"/>
        <w:autoSpaceDE w:val="0"/>
        <w:autoSpaceDN w:val="0"/>
        <w:adjustRightInd w:val="0"/>
        <w:ind w:right="1552"/>
        <w:rPr>
          <w:ins w:id="1230" w:author="Arnold Sandjaja" w:date="2013-06-29T14:41:00Z"/>
          <w:rFonts w:cs="Arial"/>
          <w:b/>
          <w:bCs/>
        </w:rPr>
      </w:pPr>
      <w:ins w:id="1231" w:author="Arnold Sandjaja" w:date="2013-06-29T14:41:00Z">
        <w:r w:rsidRPr="00B50214">
          <w:rPr>
            <w:rFonts w:cs="Arial"/>
            <w:b/>
            <w:bCs/>
            <w:color w:val="FF2712"/>
          </w:rPr>
          <w:t>(Title: )</w:t>
        </w:r>
      </w:ins>
    </w:p>
    <w:p w14:paraId="74706B7E" w14:textId="77777777" w:rsidR="000520D4" w:rsidRPr="00B50214" w:rsidRDefault="000520D4" w:rsidP="000520D4">
      <w:pPr>
        <w:widowControl w:val="0"/>
        <w:autoSpaceDE w:val="0"/>
        <w:autoSpaceDN w:val="0"/>
        <w:adjustRightInd w:val="0"/>
        <w:ind w:right="1552"/>
        <w:rPr>
          <w:ins w:id="1232" w:author="Arnold Sandjaja" w:date="2013-06-29T14:41:00Z"/>
          <w:rFonts w:cs="Arial"/>
        </w:rPr>
      </w:pPr>
      <w:ins w:id="1233" w:author="Arnold Sandjaja" w:date="2013-06-29T14:41:00Z">
        <w:r w:rsidRPr="00B50214">
          <w:rPr>
            <w:rFonts w:cs="Arial"/>
          </w:rPr>
          <w:t>Global Tax Justice:</w:t>
        </w:r>
      </w:ins>
    </w:p>
    <w:p w14:paraId="17D8ADA6" w14:textId="77777777" w:rsidR="000520D4" w:rsidRPr="00B50214" w:rsidRDefault="000520D4" w:rsidP="000520D4">
      <w:pPr>
        <w:widowControl w:val="0"/>
        <w:autoSpaceDE w:val="0"/>
        <w:autoSpaceDN w:val="0"/>
        <w:adjustRightInd w:val="0"/>
        <w:ind w:right="1552"/>
        <w:rPr>
          <w:ins w:id="1234" w:author="Arnold Sandjaja" w:date="2013-06-29T14:41:00Z"/>
          <w:rFonts w:cs="Arial"/>
        </w:rPr>
      </w:pPr>
      <w:ins w:id="1235" w:author="Arnold Sandjaja" w:date="2013-06-29T14:41:00Z">
        <w:r w:rsidRPr="00B50214">
          <w:rPr>
            <w:rFonts w:cs="Arial"/>
          </w:rPr>
          <w:t>If everybody shares the burden, no one suffers.</w:t>
        </w:r>
      </w:ins>
    </w:p>
    <w:p w14:paraId="6E8A69EE" w14:textId="77777777" w:rsidR="000520D4" w:rsidRPr="00B50214" w:rsidRDefault="000520D4" w:rsidP="000520D4">
      <w:pPr>
        <w:widowControl w:val="0"/>
        <w:autoSpaceDE w:val="0"/>
        <w:autoSpaceDN w:val="0"/>
        <w:adjustRightInd w:val="0"/>
        <w:ind w:right="1552"/>
        <w:rPr>
          <w:ins w:id="1236" w:author="Arnold Sandjaja" w:date="2013-06-29T14:41:00Z"/>
          <w:rFonts w:cs="Arial"/>
          <w:b/>
          <w:bCs/>
          <w:color w:val="FF0000"/>
        </w:rPr>
      </w:pPr>
    </w:p>
    <w:p w14:paraId="4F0ECB3E" w14:textId="77777777" w:rsidR="000520D4" w:rsidRPr="00B50214" w:rsidRDefault="000520D4" w:rsidP="000520D4">
      <w:pPr>
        <w:widowControl w:val="0"/>
        <w:autoSpaceDE w:val="0"/>
        <w:autoSpaceDN w:val="0"/>
        <w:adjustRightInd w:val="0"/>
        <w:ind w:right="1552"/>
        <w:rPr>
          <w:ins w:id="1237" w:author="Arnold Sandjaja" w:date="2013-06-29T14:41:00Z"/>
          <w:rFonts w:cs="Arial"/>
          <w:b/>
          <w:bCs/>
          <w:color w:val="FF0000"/>
        </w:rPr>
      </w:pPr>
      <w:ins w:id="1238" w:author="Arnold Sandjaja" w:date="2013-06-29T14:41:00Z">
        <w:r w:rsidRPr="00B50214">
          <w:rPr>
            <w:rFonts w:cs="Arial"/>
            <w:b/>
            <w:bCs/>
            <w:color w:val="FF2712"/>
          </w:rPr>
          <w:t>(Main text: )</w:t>
        </w:r>
      </w:ins>
    </w:p>
    <w:p w14:paraId="0597E610" w14:textId="77777777" w:rsidR="000520D4" w:rsidRPr="00B50214" w:rsidRDefault="000520D4" w:rsidP="000520D4">
      <w:pPr>
        <w:widowControl w:val="0"/>
        <w:autoSpaceDE w:val="0"/>
        <w:autoSpaceDN w:val="0"/>
        <w:adjustRightInd w:val="0"/>
        <w:ind w:right="1552"/>
        <w:rPr>
          <w:ins w:id="1239" w:author="Arnold Sandjaja" w:date="2013-06-29T14:41:00Z"/>
          <w:rFonts w:cs="Arial"/>
          <w:b/>
          <w:bCs/>
        </w:rPr>
      </w:pPr>
    </w:p>
    <w:p w14:paraId="2F61B3CD" w14:textId="77777777" w:rsidR="000520D4" w:rsidRPr="00B50214" w:rsidRDefault="000520D4" w:rsidP="000520D4">
      <w:pPr>
        <w:widowControl w:val="0"/>
        <w:autoSpaceDE w:val="0"/>
        <w:autoSpaceDN w:val="0"/>
        <w:adjustRightInd w:val="0"/>
        <w:ind w:right="1552"/>
        <w:rPr>
          <w:ins w:id="1240" w:author="Arnold Sandjaja" w:date="2013-06-29T14:41:00Z"/>
          <w:rFonts w:ascii="Helvetica" w:hAnsi="Helvetica" w:cs="Helvetica"/>
          <w:b/>
          <w:bCs/>
          <w:color w:val="231F20"/>
        </w:rPr>
      </w:pPr>
      <w:ins w:id="1241" w:author="Arnold Sandjaja" w:date="2013-06-29T14:41:00Z">
        <w:r w:rsidRPr="00B50214">
          <w:rPr>
            <w:rFonts w:ascii="Helvetica" w:hAnsi="Helvetica" w:cs="Helvetica"/>
            <w:b/>
            <w:bCs/>
            <w:color w:val="231F20"/>
          </w:rPr>
          <w:t xml:space="preserve">How did this come about? </w:t>
        </w:r>
      </w:ins>
    </w:p>
    <w:p w14:paraId="523B9DF5" w14:textId="77777777" w:rsidR="000520D4" w:rsidRPr="00B50214" w:rsidRDefault="000520D4" w:rsidP="000520D4">
      <w:pPr>
        <w:widowControl w:val="0"/>
        <w:autoSpaceDE w:val="0"/>
        <w:autoSpaceDN w:val="0"/>
        <w:adjustRightInd w:val="0"/>
        <w:ind w:right="1552"/>
        <w:rPr>
          <w:ins w:id="1242" w:author="Arnold Sandjaja" w:date="2013-06-29T14:41:00Z"/>
          <w:rFonts w:ascii="Helvetica" w:hAnsi="Helvetica" w:cs="Helvetica"/>
          <w:color w:val="231F20"/>
        </w:rPr>
      </w:pPr>
    </w:p>
    <w:p w14:paraId="54279BB7" w14:textId="77777777" w:rsidR="000520D4" w:rsidRPr="00B50214" w:rsidRDefault="000520D4" w:rsidP="000520D4">
      <w:pPr>
        <w:widowControl w:val="0"/>
        <w:autoSpaceDE w:val="0"/>
        <w:autoSpaceDN w:val="0"/>
        <w:adjustRightInd w:val="0"/>
        <w:ind w:right="1552"/>
        <w:rPr>
          <w:ins w:id="1243" w:author="Arnold Sandjaja" w:date="2013-06-29T14:41:00Z"/>
          <w:rFonts w:ascii="Helvetica" w:hAnsi="Helvetica" w:cs="Helvetica"/>
          <w:color w:val="231F20"/>
        </w:rPr>
      </w:pPr>
      <w:ins w:id="1244" w:author="Arnold Sandjaja" w:date="2013-06-29T14:41:00Z">
        <w:r w:rsidRPr="00B50214">
          <w:rPr>
            <w:rFonts w:ascii="Helvetica" w:hAnsi="Helvetica" w:cs="Helvetica"/>
            <w:color w:val="231F20"/>
          </w:rPr>
          <w:t>In the sixties and seventies capital was not very mobile, a tight net of capital transfer controls hampered the free flow of the deutschemark, schilling, 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free to move it is difficult for Finance Ministers to tax it accordingly.</w:t>
        </w:r>
      </w:ins>
    </w:p>
    <w:p w14:paraId="0E8DA1E9" w14:textId="77777777" w:rsidR="000520D4" w:rsidRPr="00B50214" w:rsidRDefault="000520D4" w:rsidP="000520D4">
      <w:pPr>
        <w:widowControl w:val="0"/>
        <w:autoSpaceDE w:val="0"/>
        <w:autoSpaceDN w:val="0"/>
        <w:adjustRightInd w:val="0"/>
        <w:ind w:right="1552"/>
        <w:rPr>
          <w:ins w:id="1245" w:author="Arnold Sandjaja" w:date="2013-06-29T14:41:00Z"/>
          <w:rFonts w:ascii="Helvetica" w:hAnsi="Helvetica" w:cs="Helvetica"/>
          <w:color w:val="231F20"/>
        </w:rPr>
      </w:pPr>
    </w:p>
    <w:p w14:paraId="6A8926BB" w14:textId="77777777" w:rsidR="000520D4" w:rsidRPr="00B50214" w:rsidRDefault="000520D4" w:rsidP="000520D4">
      <w:pPr>
        <w:widowControl w:val="0"/>
        <w:autoSpaceDE w:val="0"/>
        <w:autoSpaceDN w:val="0"/>
        <w:adjustRightInd w:val="0"/>
        <w:ind w:right="1552"/>
        <w:rPr>
          <w:ins w:id="1246" w:author="Arnold Sandjaja" w:date="2013-06-29T14:41:00Z"/>
          <w:rFonts w:ascii="Helvetica" w:hAnsi="Helvetica" w:cs="Helvetica"/>
          <w:color w:val="231F20"/>
        </w:rPr>
      </w:pPr>
      <w:ins w:id="1247" w:author="Arnold Sandjaja" w:date="2013-06-29T14:41:00Z">
        <w:r w:rsidRPr="00B50214">
          <w:rPr>
            <w:rFonts w:ascii="Helvetica" w:hAnsi="Helvetica" w:cs="Helvetica"/>
            <w:b/>
            <w:bCs/>
            <w:color w:val="231F20"/>
          </w:rPr>
          <w:t>More and more Tax Havens</w:t>
        </w:r>
      </w:ins>
    </w:p>
    <w:p w14:paraId="2A9FD1E4" w14:textId="77777777" w:rsidR="000520D4" w:rsidRPr="00B50214" w:rsidRDefault="000520D4" w:rsidP="000520D4">
      <w:pPr>
        <w:widowControl w:val="0"/>
        <w:autoSpaceDE w:val="0"/>
        <w:autoSpaceDN w:val="0"/>
        <w:adjustRightInd w:val="0"/>
        <w:ind w:right="1552"/>
        <w:rPr>
          <w:ins w:id="1248" w:author="Arnold Sandjaja" w:date="2013-06-29T14:41:00Z"/>
          <w:rFonts w:ascii="Helvetica" w:hAnsi="Helvetica" w:cs="Helvetica"/>
          <w:color w:val="231F20"/>
        </w:rPr>
      </w:pPr>
      <w:ins w:id="1249" w:author="Arnold Sandjaja" w:date="2013-06-29T14:41:00Z">
        <w:r w:rsidRPr="00B50214">
          <w:rPr>
            <w:rFonts w:ascii="Helvetica" w:hAnsi="Helvetica" w:cs="Helvetica"/>
            <w:color w:val="231F20"/>
          </w:rPr>
          <w:t xml:space="preserve"> </w:t>
        </w:r>
      </w:ins>
    </w:p>
    <w:p w14:paraId="5043D844" w14:textId="77777777" w:rsidR="000520D4" w:rsidRPr="00B50214" w:rsidRDefault="000520D4" w:rsidP="000520D4">
      <w:pPr>
        <w:widowControl w:val="0"/>
        <w:autoSpaceDE w:val="0"/>
        <w:autoSpaceDN w:val="0"/>
        <w:adjustRightInd w:val="0"/>
        <w:ind w:right="1552"/>
        <w:rPr>
          <w:ins w:id="1250" w:author="Arnold Sandjaja" w:date="2013-06-29T14:41:00Z"/>
          <w:rFonts w:ascii="Helvetica" w:hAnsi="Helvetica" w:cs="Helvetica"/>
          <w:color w:val="231F20"/>
        </w:rPr>
      </w:pPr>
      <w:ins w:id="1251" w:author="Arnold Sandjaja" w:date="2013-06-29T14:41:00Z">
        <w:r w:rsidRPr="00B50214">
          <w:rPr>
            <w:rFonts w:ascii="Helvetica" w:hAnsi="Helvetica" w:cs="Helvetica"/>
            <w:color w:val="231F20"/>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save from taxation, but the financial authorities in the countries of origin don´t get informed because of bank secrecy. The result is that the profiteers of globalisation contribute less and less to our common goods - hospitals, education, public transport, environmental protection, sport and culture. </w:t>
        </w:r>
      </w:ins>
    </w:p>
    <w:p w14:paraId="55CC8AA2" w14:textId="77777777" w:rsidR="000520D4" w:rsidRPr="00B50214" w:rsidRDefault="000520D4" w:rsidP="000520D4">
      <w:pPr>
        <w:widowControl w:val="0"/>
        <w:autoSpaceDE w:val="0"/>
        <w:autoSpaceDN w:val="0"/>
        <w:adjustRightInd w:val="0"/>
        <w:ind w:right="1552"/>
        <w:rPr>
          <w:ins w:id="1252" w:author="Arnold Sandjaja" w:date="2013-06-29T14:41:00Z"/>
          <w:rFonts w:ascii="Helvetica" w:hAnsi="Helvetica" w:cs="Helvetica"/>
          <w:color w:val="231F20"/>
        </w:rPr>
      </w:pPr>
    </w:p>
    <w:p w14:paraId="22EF5234" w14:textId="77777777" w:rsidR="000520D4" w:rsidRPr="00B50214" w:rsidRDefault="000520D4" w:rsidP="000520D4">
      <w:pPr>
        <w:widowControl w:val="0"/>
        <w:autoSpaceDE w:val="0"/>
        <w:autoSpaceDN w:val="0"/>
        <w:adjustRightInd w:val="0"/>
        <w:ind w:right="1552"/>
        <w:rPr>
          <w:ins w:id="1253" w:author="Arnold Sandjaja" w:date="2013-06-29T14:41:00Z"/>
          <w:rFonts w:ascii="Helvetica" w:hAnsi="Helvetica" w:cs="Helvetica"/>
          <w:color w:val="231F20"/>
        </w:rPr>
      </w:pPr>
      <w:ins w:id="1254" w:author="Arnold Sandjaja" w:date="2013-06-29T14:41:00Z">
        <w:r w:rsidRPr="00B50214">
          <w:rPr>
            <w:rFonts w:ascii="Helvetica" w:hAnsi="Helvetica" w:cs="Helvetica"/>
            <w:b/>
            <w:bCs/>
            <w:color w:val="231F20"/>
          </w:rPr>
          <w:t xml:space="preserve">Tax Competition Begins </w:t>
        </w:r>
      </w:ins>
    </w:p>
    <w:p w14:paraId="52315734" w14:textId="77777777" w:rsidR="000520D4" w:rsidRPr="00B50214" w:rsidRDefault="000520D4" w:rsidP="000520D4">
      <w:pPr>
        <w:widowControl w:val="0"/>
        <w:autoSpaceDE w:val="0"/>
        <w:autoSpaceDN w:val="0"/>
        <w:adjustRightInd w:val="0"/>
        <w:ind w:right="1552"/>
        <w:rPr>
          <w:ins w:id="1255" w:author="Arnold Sandjaja" w:date="2013-06-29T14:41:00Z"/>
          <w:rFonts w:ascii="Helvetica" w:hAnsi="Helvetica" w:cs="Helvetica"/>
          <w:color w:val="231F20"/>
        </w:rPr>
      </w:pPr>
    </w:p>
    <w:p w14:paraId="49EB3637" w14:textId="77777777" w:rsidR="000520D4" w:rsidRPr="00B50214" w:rsidRDefault="000520D4" w:rsidP="000520D4">
      <w:pPr>
        <w:widowControl w:val="0"/>
        <w:autoSpaceDE w:val="0"/>
        <w:autoSpaceDN w:val="0"/>
        <w:adjustRightInd w:val="0"/>
        <w:ind w:right="1552"/>
        <w:rPr>
          <w:ins w:id="1256" w:author="Arnold Sandjaja" w:date="2013-06-29T14:41:00Z"/>
          <w:rFonts w:cs="Arial"/>
        </w:rPr>
      </w:pPr>
      <w:ins w:id="1257" w:author="Arnold Sandjaja" w:date="2013-06-29T14:41:00Z">
        <w:r w:rsidRPr="00B50214">
          <w:rPr>
            <w:rFonts w:ascii="Helvetica" w:hAnsi="Helvetica" w:cs="Helvetica"/>
            <w:color w:val="231F20"/>
          </w:rPr>
          <w:t>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w:t>
        </w:r>
      </w:ins>
      <w:ins w:id="1258" w:author="Arnold Sandjaja" w:date="2013-06-30T08:40:00Z">
        <w:r w:rsidR="002F7011">
          <w:rPr>
            <w:rFonts w:ascii="Helvetica" w:hAnsi="Helvetica" w:cs="Helvetica"/>
            <w:color w:val="231F20"/>
          </w:rPr>
          <w:t>%</w:t>
        </w:r>
      </w:ins>
      <w:ins w:id="1259" w:author="Arnold Sandjaja" w:date="2013-06-29T14:41:00Z">
        <w:r w:rsidRPr="00B50214">
          <w:rPr>
            <w:rFonts w:ascii="Helvetica" w:hAnsi="Helvetica" w:cs="Helvetica"/>
            <w:color w:val="231F20"/>
          </w:rPr>
          <w:t xml:space="preserve"> to 35% since 1985. Tax on interest yield from 47</w:t>
        </w:r>
      </w:ins>
      <w:ins w:id="1260" w:author="Arnold Sandjaja" w:date="2013-06-30T08:40:00Z">
        <w:r w:rsidR="002F7011">
          <w:rPr>
            <w:rFonts w:ascii="Helvetica" w:hAnsi="Helvetica" w:cs="Helvetica"/>
            <w:color w:val="231F20"/>
          </w:rPr>
          <w:t>%</w:t>
        </w:r>
      </w:ins>
      <w:ins w:id="1261" w:author="Arnold Sandjaja" w:date="2013-06-29T14:41:00Z">
        <w:r w:rsidRPr="00B50214">
          <w:rPr>
            <w:rFonts w:ascii="Helvetica" w:hAnsi="Helvetica" w:cs="Helvetica"/>
            <w:color w:val="231F20"/>
          </w:rPr>
          <w:t xml:space="preserve"> to 33% and the top income tax bracket </w:t>
        </w:r>
        <w:r w:rsidRPr="00B50214">
          <w:rPr>
            <w:rFonts w:ascii="Helvetica" w:hAnsi="Helvetica" w:cs="Helvetica"/>
            <w:color w:val="231F20"/>
          </w:rPr>
          <w:lastRenderedPageBreak/>
          <w:t>plummeted from 52</w:t>
        </w:r>
      </w:ins>
      <w:ins w:id="1262" w:author="Arnold Sandjaja" w:date="2013-06-30T08:40:00Z">
        <w:r w:rsidR="002F7011">
          <w:rPr>
            <w:rFonts w:ascii="Helvetica" w:hAnsi="Helvetica" w:cs="Helvetica"/>
            <w:color w:val="231F20"/>
          </w:rPr>
          <w:t>%</w:t>
        </w:r>
      </w:ins>
      <w:ins w:id="1263" w:author="Arnold Sandjaja" w:date="2013-06-29T14:41:00Z">
        <w:r w:rsidRPr="00B50214">
          <w:rPr>
            <w:rFonts w:ascii="Helvetica" w:hAnsi="Helvetica" w:cs="Helvetica"/>
            <w:color w:val="231F20"/>
          </w:rPr>
          <w:t xml:space="preserve">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Creditanstalt (1998 and 99) the Spar AG (1997 and 98) and Shell Austria (1977) or the Immuno AG (1977). This is not just unfair for the community, but also for the small and midium sized businesses that can´t use these 'creative possibilities' and suffer under an unfair competitive disadvantage.</w:t>
        </w:r>
      </w:ins>
    </w:p>
    <w:p w14:paraId="5F8BAB07" w14:textId="77777777" w:rsidR="000520D4" w:rsidRPr="00B50214" w:rsidRDefault="000520D4" w:rsidP="000520D4">
      <w:pPr>
        <w:widowControl w:val="0"/>
        <w:autoSpaceDE w:val="0"/>
        <w:autoSpaceDN w:val="0"/>
        <w:adjustRightInd w:val="0"/>
        <w:ind w:right="1552"/>
        <w:rPr>
          <w:ins w:id="1264" w:author="Arnold Sandjaja" w:date="2013-06-29T14:41:00Z"/>
          <w:rFonts w:cs="Arial"/>
          <w:b/>
          <w:bCs/>
          <w:color w:val="262626"/>
        </w:rPr>
      </w:pPr>
    </w:p>
    <w:p w14:paraId="0C2D1D96" w14:textId="77777777" w:rsidR="000520D4" w:rsidRPr="00B50214" w:rsidRDefault="000520D4" w:rsidP="000520D4">
      <w:pPr>
        <w:widowControl w:val="0"/>
        <w:autoSpaceDE w:val="0"/>
        <w:autoSpaceDN w:val="0"/>
        <w:adjustRightInd w:val="0"/>
        <w:ind w:right="1552"/>
        <w:rPr>
          <w:ins w:id="1265" w:author="Arnold Sandjaja" w:date="2013-06-29T14:41:00Z"/>
          <w:rFonts w:cs="Arial"/>
          <w:b/>
          <w:bCs/>
          <w:color w:val="FF0000"/>
        </w:rPr>
      </w:pPr>
    </w:p>
    <w:p w14:paraId="39D4C880" w14:textId="77777777" w:rsidR="000520D4" w:rsidRDefault="000520D4" w:rsidP="000520D4">
      <w:pPr>
        <w:widowControl w:val="0"/>
        <w:autoSpaceDE w:val="0"/>
        <w:autoSpaceDN w:val="0"/>
        <w:adjustRightInd w:val="0"/>
        <w:ind w:right="1552"/>
        <w:rPr>
          <w:ins w:id="1266" w:author="Arnold Sandjaja" w:date="2013-06-29T14:41:00Z"/>
          <w:rFonts w:cs="Arial"/>
          <w:b/>
          <w:bCs/>
          <w:color w:val="FF0000"/>
        </w:rPr>
      </w:pPr>
      <w:ins w:id="1267"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331CBB81" w14:textId="77777777" w:rsidR="000520D4" w:rsidRPr="000A6AAA" w:rsidRDefault="000520D4" w:rsidP="000520D4">
      <w:pPr>
        <w:pStyle w:val="ListParagraph"/>
        <w:widowControl w:val="0"/>
        <w:numPr>
          <w:ilvl w:val="0"/>
          <w:numId w:val="10"/>
        </w:numPr>
        <w:autoSpaceDE w:val="0"/>
        <w:autoSpaceDN w:val="0"/>
        <w:adjustRightInd w:val="0"/>
        <w:ind w:right="1552"/>
        <w:rPr>
          <w:ins w:id="1268" w:author="Arnold Sandjaja" w:date="2013-06-29T14:41:00Z"/>
          <w:rFonts w:ascii="Arial" w:hAnsi="Arial" w:cs="Arial"/>
          <w:b/>
          <w:bCs/>
          <w:color w:val="FF0000"/>
        </w:rPr>
      </w:pPr>
      <w:ins w:id="1269" w:author="Arnold Sandjaja" w:date="2013-06-29T14:41:00Z">
        <w:r>
          <w:rPr>
            <w:rFonts w:ascii="Arial" w:hAnsi="Arial" w:cs="Arial"/>
            <w:b/>
            <w:bCs/>
            <w:color w:val="FF0000"/>
          </w:rPr>
          <w:t>WSC2013_TP40_MOD1_PRE_EN_01</w:t>
        </w:r>
        <w:r w:rsidRPr="000A6AAA">
          <w:rPr>
            <w:rFonts w:ascii="Arial" w:hAnsi="Arial" w:cs="Arial"/>
            <w:b/>
            <w:bCs/>
            <w:color w:val="FF0000"/>
          </w:rPr>
          <w:t>.jpg</w:t>
        </w:r>
      </w:ins>
    </w:p>
    <w:p w14:paraId="70521801" w14:textId="77777777" w:rsidR="000520D4" w:rsidRDefault="000520D4" w:rsidP="000520D4">
      <w:pPr>
        <w:pStyle w:val="ListParagraph"/>
        <w:widowControl w:val="0"/>
        <w:numPr>
          <w:ilvl w:val="0"/>
          <w:numId w:val="10"/>
        </w:numPr>
        <w:autoSpaceDE w:val="0"/>
        <w:autoSpaceDN w:val="0"/>
        <w:adjustRightInd w:val="0"/>
        <w:ind w:right="1552"/>
        <w:rPr>
          <w:ins w:id="1270" w:author="Arnold Sandjaja" w:date="2013-06-29T14:41:00Z"/>
          <w:rFonts w:ascii="Arial" w:hAnsi="Arial" w:cs="Arial"/>
          <w:b/>
          <w:bCs/>
          <w:color w:val="FF0000"/>
        </w:rPr>
      </w:pPr>
      <w:ins w:id="1271" w:author="Arnold Sandjaja" w:date="2013-06-29T14:41:00Z">
        <w:r>
          <w:rPr>
            <w:rFonts w:ascii="Arial" w:hAnsi="Arial" w:cs="Arial"/>
            <w:b/>
            <w:bCs/>
            <w:color w:val="FF0000"/>
          </w:rPr>
          <w:t>WSC2013_TP40_MOD1_PRE_EN_02</w:t>
        </w:r>
        <w:r w:rsidRPr="000A6AAA">
          <w:rPr>
            <w:rFonts w:ascii="Arial" w:hAnsi="Arial" w:cs="Arial"/>
            <w:b/>
            <w:bCs/>
            <w:color w:val="FF0000"/>
          </w:rPr>
          <w:t>.jpg</w:t>
        </w:r>
      </w:ins>
    </w:p>
    <w:p w14:paraId="186FDDE5" w14:textId="77777777" w:rsidR="000520D4" w:rsidRPr="000A6AAA" w:rsidRDefault="000520D4" w:rsidP="000520D4">
      <w:pPr>
        <w:pStyle w:val="ListParagraph"/>
        <w:widowControl w:val="0"/>
        <w:numPr>
          <w:ilvl w:val="0"/>
          <w:numId w:val="10"/>
        </w:numPr>
        <w:autoSpaceDE w:val="0"/>
        <w:autoSpaceDN w:val="0"/>
        <w:adjustRightInd w:val="0"/>
        <w:ind w:right="1552"/>
        <w:rPr>
          <w:ins w:id="1272" w:author="Arnold Sandjaja" w:date="2013-06-29T14:41:00Z"/>
          <w:rFonts w:ascii="Arial" w:hAnsi="Arial" w:cs="Arial"/>
          <w:b/>
          <w:bCs/>
          <w:color w:val="FF0000"/>
        </w:rPr>
      </w:pPr>
      <w:ins w:id="1273" w:author="Arnold Sandjaja" w:date="2013-06-29T14:41:00Z">
        <w:r>
          <w:rPr>
            <w:rFonts w:ascii="Arial" w:hAnsi="Arial" w:cs="Arial"/>
            <w:b/>
            <w:bCs/>
            <w:color w:val="FF0000"/>
          </w:rPr>
          <w:t>WSC2013_TP40_MOD1_PRE_EN_03</w:t>
        </w:r>
        <w:r w:rsidRPr="000A6AAA">
          <w:rPr>
            <w:rFonts w:ascii="Arial" w:hAnsi="Arial" w:cs="Arial"/>
            <w:b/>
            <w:bCs/>
            <w:color w:val="FF0000"/>
          </w:rPr>
          <w:t>.jpg)</w:t>
        </w:r>
      </w:ins>
    </w:p>
    <w:p w14:paraId="16A053AA" w14:textId="77777777" w:rsidR="000520D4" w:rsidRDefault="000520D4" w:rsidP="000520D4">
      <w:pPr>
        <w:widowControl w:val="0"/>
        <w:autoSpaceDE w:val="0"/>
        <w:autoSpaceDN w:val="0"/>
        <w:adjustRightInd w:val="0"/>
        <w:ind w:right="1552"/>
        <w:rPr>
          <w:ins w:id="1274" w:author="Arnold Sandjaja" w:date="2013-06-29T14:41:00Z"/>
          <w:rFonts w:cs="Arial"/>
          <w:b/>
          <w:bCs/>
          <w:color w:val="FF0000"/>
        </w:rPr>
      </w:pPr>
    </w:p>
    <w:p w14:paraId="1FB66073" w14:textId="77777777" w:rsidR="000520D4" w:rsidRPr="00B50214" w:rsidRDefault="000520D4" w:rsidP="000520D4">
      <w:pPr>
        <w:widowControl w:val="0"/>
        <w:autoSpaceDE w:val="0"/>
        <w:autoSpaceDN w:val="0"/>
        <w:adjustRightInd w:val="0"/>
        <w:ind w:right="1552"/>
        <w:rPr>
          <w:ins w:id="1275" w:author="Arnold Sandjaja" w:date="2013-06-29T14:41:00Z"/>
          <w:rFonts w:cs="Arial"/>
        </w:rPr>
      </w:pPr>
      <w:ins w:id="1276" w:author="Arnold Sandjaja" w:date="2013-06-29T14:41:00Z">
        <w:r w:rsidRPr="00B50214">
          <w:rPr>
            <w:rFonts w:ascii="Helvetica" w:hAnsi="Helvetica" w:cs="Helvetica"/>
            <w:color w:val="231F20"/>
          </w:rPr>
          <w:t>One of the core elements of neo-liberalism is the free flow of capital</w:t>
        </w:r>
        <w:r>
          <w:rPr>
            <w:rFonts w:ascii="Helvetica" w:hAnsi="Helvetica" w:cs="Helvetica"/>
            <w:color w:val="231F20"/>
          </w:rPr>
          <w:t>.</w:t>
        </w:r>
      </w:ins>
    </w:p>
    <w:p w14:paraId="329EDE64" w14:textId="77777777" w:rsidR="000520D4" w:rsidRPr="00B50214" w:rsidRDefault="000520D4" w:rsidP="000520D4">
      <w:pPr>
        <w:widowControl w:val="0"/>
        <w:autoSpaceDE w:val="0"/>
        <w:autoSpaceDN w:val="0"/>
        <w:adjustRightInd w:val="0"/>
        <w:ind w:right="1552"/>
        <w:rPr>
          <w:ins w:id="1277" w:author="Arnold Sandjaja" w:date="2013-06-29T14:41:00Z"/>
          <w:rFonts w:cs="Arial"/>
          <w:color w:val="FF0000"/>
          <w:sz w:val="24"/>
        </w:rPr>
      </w:pPr>
    </w:p>
    <w:p w14:paraId="13C6682A" w14:textId="77777777" w:rsidR="000520D4" w:rsidRDefault="000520D4" w:rsidP="000520D4">
      <w:pPr>
        <w:widowControl w:val="0"/>
        <w:autoSpaceDE w:val="0"/>
        <w:autoSpaceDN w:val="0"/>
        <w:adjustRightInd w:val="0"/>
        <w:ind w:right="1552"/>
        <w:rPr>
          <w:ins w:id="1278" w:author="Arnold Sandjaja" w:date="2013-06-29T14:41:00Z"/>
          <w:rFonts w:cs="Arial"/>
          <w:color w:val="FF0000"/>
          <w:sz w:val="24"/>
        </w:rPr>
      </w:pPr>
    </w:p>
    <w:p w14:paraId="3D96D1D3" w14:textId="77777777" w:rsidR="000520D4" w:rsidRPr="00F619C6" w:rsidRDefault="000520D4" w:rsidP="000520D4">
      <w:pPr>
        <w:widowControl w:val="0"/>
        <w:autoSpaceDE w:val="0"/>
        <w:autoSpaceDN w:val="0"/>
        <w:adjustRightInd w:val="0"/>
        <w:ind w:right="1552"/>
        <w:rPr>
          <w:ins w:id="1279" w:author="Arnold Sandjaja" w:date="2013-06-29T14:41:00Z"/>
          <w:rFonts w:cs="Arial"/>
          <w:color w:val="FF0000"/>
          <w:sz w:val="24"/>
        </w:rPr>
      </w:pPr>
      <w:ins w:id="1280" w:author="Arnold Sandjaja" w:date="2013-06-29T14:41:00Z">
        <w:r>
          <w:rPr>
            <w:rFonts w:cs="Arial"/>
            <w:color w:val="FF0000"/>
            <w:sz w:val="24"/>
          </w:rPr>
          <w:t>(- INFOGRAPHIC)</w:t>
        </w:r>
      </w:ins>
    </w:p>
    <w:p w14:paraId="5DFC58D4" w14:textId="77777777" w:rsidR="000520D4" w:rsidRPr="00F619C6" w:rsidRDefault="000520D4" w:rsidP="000520D4">
      <w:pPr>
        <w:widowControl w:val="0"/>
        <w:autoSpaceDE w:val="0"/>
        <w:autoSpaceDN w:val="0"/>
        <w:adjustRightInd w:val="0"/>
        <w:ind w:right="1552"/>
        <w:rPr>
          <w:ins w:id="1281" w:author="Arnold Sandjaja" w:date="2013-06-29T14:41:00Z"/>
          <w:rFonts w:cs="Arial"/>
          <w:color w:val="FF0000"/>
          <w:sz w:val="24"/>
        </w:rPr>
      </w:pPr>
    </w:p>
    <w:p w14:paraId="34E89A4D" w14:textId="77777777" w:rsidR="000520D4" w:rsidRPr="00F619C6" w:rsidRDefault="000520D4" w:rsidP="000520D4">
      <w:pPr>
        <w:widowControl w:val="0"/>
        <w:autoSpaceDE w:val="0"/>
        <w:autoSpaceDN w:val="0"/>
        <w:adjustRightInd w:val="0"/>
        <w:ind w:right="1552"/>
        <w:rPr>
          <w:ins w:id="1282" w:author="Arnold Sandjaja" w:date="2013-06-29T14:41:00Z"/>
          <w:rFonts w:cs="Arial"/>
          <w:color w:val="FF0000"/>
          <w:sz w:val="24"/>
        </w:rPr>
      </w:pPr>
      <w:ins w:id="1283" w:author="Arnold Sandjaja" w:date="2013-06-29T14:41:00Z">
        <w:r w:rsidRPr="00F619C6">
          <w:rPr>
            <w:rFonts w:cs="Arial"/>
            <w:color w:val="FF0000"/>
            <w:sz w:val="24"/>
          </w:rPr>
          <w:t>(title)</w:t>
        </w:r>
      </w:ins>
    </w:p>
    <w:p w14:paraId="5A745B48" w14:textId="77777777" w:rsidR="000520D4" w:rsidRPr="00F619C6" w:rsidRDefault="000520D4" w:rsidP="000520D4">
      <w:pPr>
        <w:widowControl w:val="0"/>
        <w:autoSpaceDE w:val="0"/>
        <w:autoSpaceDN w:val="0"/>
        <w:adjustRightInd w:val="0"/>
        <w:ind w:right="1552"/>
        <w:rPr>
          <w:ins w:id="1284" w:author="Arnold Sandjaja" w:date="2013-06-29T14:41:00Z"/>
          <w:rFonts w:cs="Arial"/>
          <w:sz w:val="24"/>
        </w:rPr>
      </w:pPr>
      <w:ins w:id="1285" w:author="Arnold Sandjaja" w:date="2013-06-29T14:41:00Z">
        <w:r w:rsidRPr="00F619C6">
          <w:rPr>
            <w:rFonts w:cs="Arial"/>
            <w:sz w:val="24"/>
          </w:rPr>
          <w:t xml:space="preserve">Reduction of tax rates on income, profit and wealth In the </w:t>
        </w:r>
        <w:r>
          <w:rPr>
            <w:rFonts w:cs="Arial"/>
            <w:sz w:val="24"/>
          </w:rPr>
          <w:t>industrialised countries</w:t>
        </w:r>
      </w:ins>
    </w:p>
    <w:p w14:paraId="3CDEB4CB" w14:textId="77777777" w:rsidR="000520D4" w:rsidRPr="00F619C6" w:rsidRDefault="000520D4" w:rsidP="000520D4">
      <w:pPr>
        <w:widowControl w:val="0"/>
        <w:autoSpaceDE w:val="0"/>
        <w:autoSpaceDN w:val="0"/>
        <w:adjustRightInd w:val="0"/>
        <w:ind w:right="1552"/>
        <w:rPr>
          <w:ins w:id="1286" w:author="Arnold Sandjaja" w:date="2013-06-29T14:41:00Z"/>
          <w:rFonts w:cs="Arial"/>
          <w:color w:val="FF0000"/>
          <w:sz w:val="24"/>
        </w:rPr>
      </w:pPr>
    </w:p>
    <w:p w14:paraId="46CAAF34" w14:textId="77777777" w:rsidR="000520D4" w:rsidRPr="00F619C6" w:rsidRDefault="000520D4" w:rsidP="000520D4">
      <w:pPr>
        <w:widowControl w:val="0"/>
        <w:autoSpaceDE w:val="0"/>
        <w:autoSpaceDN w:val="0"/>
        <w:adjustRightInd w:val="0"/>
        <w:ind w:right="1552"/>
        <w:rPr>
          <w:ins w:id="1287" w:author="Arnold Sandjaja" w:date="2013-06-29T14:41:00Z"/>
          <w:rFonts w:cs="Arial"/>
          <w:color w:val="FF0000"/>
          <w:sz w:val="24"/>
        </w:rPr>
      </w:pPr>
      <w:ins w:id="1288" w:author="Arnold Sandjaja" w:date="2013-06-29T14:41:00Z">
        <w:r w:rsidRPr="00F619C6">
          <w:rPr>
            <w:rFonts w:cs="Arial"/>
            <w:color w:val="FF0000"/>
            <w:sz w:val="24"/>
          </w:rPr>
          <w:t>(text)</w:t>
        </w:r>
      </w:ins>
    </w:p>
    <w:p w14:paraId="68B04776" w14:textId="77777777" w:rsidR="000520D4" w:rsidRPr="00F619C6" w:rsidRDefault="000520D4" w:rsidP="000520D4">
      <w:pPr>
        <w:widowControl w:val="0"/>
        <w:autoSpaceDE w:val="0"/>
        <w:autoSpaceDN w:val="0"/>
        <w:adjustRightInd w:val="0"/>
        <w:ind w:right="1552"/>
        <w:rPr>
          <w:ins w:id="1289" w:author="Arnold Sandjaja" w:date="2013-06-29T14:41:00Z"/>
          <w:rFonts w:cs="Arial"/>
          <w:sz w:val="24"/>
        </w:rPr>
      </w:pPr>
      <w:ins w:id="1290" w:author="Arnold Sandjaja" w:date="2013-06-29T14:41:00Z">
        <w:r w:rsidRPr="00F619C6">
          <w:rPr>
            <w:rFonts w:cs="Arial"/>
            <w:sz w:val="24"/>
          </w:rPr>
          <w:t xml:space="preserve">The average tax on business profits has dropped </w:t>
        </w:r>
      </w:ins>
    </w:p>
    <w:p w14:paraId="4DB27772" w14:textId="77777777" w:rsidR="000520D4" w:rsidRPr="00F619C6" w:rsidRDefault="000520D4" w:rsidP="000520D4">
      <w:pPr>
        <w:widowControl w:val="0"/>
        <w:autoSpaceDE w:val="0"/>
        <w:autoSpaceDN w:val="0"/>
        <w:adjustRightInd w:val="0"/>
        <w:ind w:right="1552"/>
        <w:rPr>
          <w:ins w:id="1291" w:author="Arnold Sandjaja" w:date="2013-06-29T14:41:00Z"/>
          <w:rFonts w:cs="Arial"/>
          <w:sz w:val="24"/>
        </w:rPr>
      </w:pPr>
      <w:ins w:id="1292" w:author="Arnold Sandjaja" w:date="2013-06-29T14:41:00Z">
        <w:r w:rsidRPr="00F619C6">
          <w:rPr>
            <w:rFonts w:cs="Arial"/>
            <w:sz w:val="24"/>
          </w:rPr>
          <w:t>51</w:t>
        </w:r>
      </w:ins>
      <w:ins w:id="1293" w:author="Arnold Sandjaja" w:date="2013-06-30T08:40:00Z">
        <w:r w:rsidR="002F7011">
          <w:rPr>
            <w:rFonts w:cs="Arial"/>
            <w:sz w:val="24"/>
          </w:rPr>
          <w:t>%</w:t>
        </w:r>
      </w:ins>
      <w:ins w:id="1294" w:author="Arnold Sandjaja" w:date="2013-06-29T14:41:00Z">
        <w:r w:rsidRPr="00F619C6">
          <w:rPr>
            <w:rFonts w:cs="Arial"/>
            <w:sz w:val="24"/>
          </w:rPr>
          <w:t xml:space="preserve"> to 35% </w:t>
        </w:r>
      </w:ins>
    </w:p>
    <w:p w14:paraId="529D3ABD" w14:textId="77777777" w:rsidR="000520D4" w:rsidRDefault="000520D4" w:rsidP="000520D4">
      <w:pPr>
        <w:widowControl w:val="0"/>
        <w:autoSpaceDE w:val="0"/>
        <w:autoSpaceDN w:val="0"/>
        <w:adjustRightInd w:val="0"/>
        <w:ind w:right="1552"/>
        <w:rPr>
          <w:ins w:id="1295" w:author="Arnold Sandjaja" w:date="2013-06-29T14:41:00Z"/>
          <w:rFonts w:cs="Arial"/>
          <w:sz w:val="24"/>
        </w:rPr>
      </w:pPr>
    </w:p>
    <w:p w14:paraId="74E334D5" w14:textId="77777777" w:rsidR="000520D4" w:rsidRPr="00F619C6" w:rsidRDefault="000520D4" w:rsidP="000520D4">
      <w:pPr>
        <w:widowControl w:val="0"/>
        <w:autoSpaceDE w:val="0"/>
        <w:autoSpaceDN w:val="0"/>
        <w:adjustRightInd w:val="0"/>
        <w:ind w:right="1552"/>
        <w:rPr>
          <w:ins w:id="1296" w:author="Arnold Sandjaja" w:date="2013-06-29T14:41:00Z"/>
          <w:rFonts w:cs="Arial"/>
          <w:sz w:val="24"/>
        </w:rPr>
      </w:pPr>
      <w:ins w:id="1297" w:author="Arnold Sandjaja" w:date="2013-06-29T14:41:00Z">
        <w:r w:rsidRPr="00F619C6">
          <w:rPr>
            <w:rFonts w:cs="Arial"/>
            <w:sz w:val="24"/>
          </w:rPr>
          <w:t xml:space="preserve">Tax on interest yield </w:t>
        </w:r>
      </w:ins>
    </w:p>
    <w:p w14:paraId="4B6EB6DB" w14:textId="77777777" w:rsidR="000520D4" w:rsidRPr="00F619C6" w:rsidRDefault="000520D4" w:rsidP="000520D4">
      <w:pPr>
        <w:widowControl w:val="0"/>
        <w:autoSpaceDE w:val="0"/>
        <w:autoSpaceDN w:val="0"/>
        <w:adjustRightInd w:val="0"/>
        <w:ind w:right="1552"/>
        <w:rPr>
          <w:ins w:id="1298" w:author="Arnold Sandjaja" w:date="2013-06-29T14:41:00Z"/>
          <w:rFonts w:cs="Arial"/>
          <w:sz w:val="24"/>
        </w:rPr>
      </w:pPr>
      <w:ins w:id="1299" w:author="Arnold Sandjaja" w:date="2013-06-29T14:41:00Z">
        <w:r w:rsidRPr="00F619C6">
          <w:rPr>
            <w:rFonts w:cs="Arial"/>
            <w:sz w:val="24"/>
          </w:rPr>
          <w:t>47</w:t>
        </w:r>
      </w:ins>
      <w:ins w:id="1300" w:author="Arnold Sandjaja" w:date="2013-06-30T08:40:00Z">
        <w:r w:rsidR="002F7011">
          <w:rPr>
            <w:rFonts w:cs="Arial"/>
            <w:sz w:val="24"/>
          </w:rPr>
          <w:t>%</w:t>
        </w:r>
      </w:ins>
      <w:ins w:id="1301" w:author="Arnold Sandjaja" w:date="2013-06-29T14:41:00Z">
        <w:r w:rsidRPr="00F619C6">
          <w:rPr>
            <w:rFonts w:cs="Arial"/>
            <w:sz w:val="24"/>
          </w:rPr>
          <w:t xml:space="preserve"> to 33%</w:t>
        </w:r>
      </w:ins>
    </w:p>
    <w:p w14:paraId="7169C38D" w14:textId="77777777" w:rsidR="000520D4" w:rsidRDefault="000520D4" w:rsidP="000520D4">
      <w:pPr>
        <w:widowControl w:val="0"/>
        <w:autoSpaceDE w:val="0"/>
        <w:autoSpaceDN w:val="0"/>
        <w:adjustRightInd w:val="0"/>
        <w:ind w:right="1552"/>
        <w:rPr>
          <w:ins w:id="1302" w:author="Arnold Sandjaja" w:date="2013-06-29T14:41:00Z"/>
          <w:rFonts w:cs="Arial"/>
          <w:sz w:val="24"/>
        </w:rPr>
      </w:pPr>
    </w:p>
    <w:p w14:paraId="017FE9D1" w14:textId="77777777" w:rsidR="000520D4" w:rsidRPr="00F619C6" w:rsidRDefault="000520D4" w:rsidP="000520D4">
      <w:pPr>
        <w:widowControl w:val="0"/>
        <w:autoSpaceDE w:val="0"/>
        <w:autoSpaceDN w:val="0"/>
        <w:adjustRightInd w:val="0"/>
        <w:ind w:right="1552"/>
        <w:rPr>
          <w:ins w:id="1303" w:author="Arnold Sandjaja" w:date="2013-06-29T14:41:00Z"/>
          <w:rFonts w:cs="Arial"/>
          <w:sz w:val="24"/>
        </w:rPr>
      </w:pPr>
      <w:ins w:id="1304" w:author="Arnold Sandjaja" w:date="2013-06-29T14:41:00Z">
        <w:r w:rsidRPr="00F619C6">
          <w:rPr>
            <w:rFonts w:cs="Arial"/>
            <w:sz w:val="24"/>
          </w:rPr>
          <w:t xml:space="preserve">The top income tax bracket plummeted </w:t>
        </w:r>
      </w:ins>
    </w:p>
    <w:p w14:paraId="2339B87D" w14:textId="77777777" w:rsidR="000520D4" w:rsidRPr="00F619C6" w:rsidRDefault="000520D4" w:rsidP="000520D4">
      <w:pPr>
        <w:widowControl w:val="0"/>
        <w:autoSpaceDE w:val="0"/>
        <w:autoSpaceDN w:val="0"/>
        <w:adjustRightInd w:val="0"/>
        <w:ind w:right="1552"/>
        <w:rPr>
          <w:ins w:id="1305" w:author="Arnold Sandjaja" w:date="2013-06-29T14:41:00Z"/>
          <w:rFonts w:cs="Arial"/>
          <w:sz w:val="24"/>
        </w:rPr>
      </w:pPr>
      <w:ins w:id="1306" w:author="Arnold Sandjaja" w:date="2013-06-29T14:41:00Z">
        <w:r w:rsidRPr="00F619C6">
          <w:rPr>
            <w:rFonts w:cs="Arial"/>
            <w:sz w:val="24"/>
          </w:rPr>
          <w:t>52</w:t>
        </w:r>
      </w:ins>
      <w:ins w:id="1307" w:author="Arnold Sandjaja" w:date="2013-06-30T08:40:00Z">
        <w:r w:rsidR="002F7011">
          <w:rPr>
            <w:rFonts w:cs="Arial"/>
            <w:sz w:val="24"/>
          </w:rPr>
          <w:t>%</w:t>
        </w:r>
      </w:ins>
      <w:ins w:id="1308" w:author="Arnold Sandjaja" w:date="2013-06-29T14:41:00Z">
        <w:r w:rsidRPr="00F619C6">
          <w:rPr>
            <w:rFonts w:cs="Arial"/>
            <w:sz w:val="24"/>
          </w:rPr>
          <w:t xml:space="preserve"> to 42%</w:t>
        </w:r>
      </w:ins>
    </w:p>
    <w:p w14:paraId="78676AC6" w14:textId="77777777" w:rsidR="000520D4" w:rsidRPr="00F619C6" w:rsidRDefault="000520D4" w:rsidP="000520D4">
      <w:pPr>
        <w:widowControl w:val="0"/>
        <w:autoSpaceDE w:val="0"/>
        <w:autoSpaceDN w:val="0"/>
        <w:adjustRightInd w:val="0"/>
        <w:ind w:right="1552"/>
        <w:rPr>
          <w:ins w:id="1309" w:author="Arnold Sandjaja" w:date="2013-06-29T14:41:00Z"/>
          <w:rFonts w:cs="Arial"/>
          <w:color w:val="FF0000"/>
          <w:sz w:val="24"/>
        </w:rPr>
      </w:pPr>
    </w:p>
    <w:p w14:paraId="327831B1" w14:textId="77777777" w:rsidR="000520D4" w:rsidRPr="00F619C6" w:rsidRDefault="000520D4" w:rsidP="000520D4">
      <w:pPr>
        <w:widowControl w:val="0"/>
        <w:autoSpaceDE w:val="0"/>
        <w:autoSpaceDN w:val="0"/>
        <w:adjustRightInd w:val="0"/>
        <w:ind w:right="1552"/>
        <w:rPr>
          <w:ins w:id="1310" w:author="Arnold Sandjaja" w:date="2013-06-29T14:41:00Z"/>
          <w:rFonts w:cs="Arial"/>
          <w:color w:val="FF0000"/>
          <w:sz w:val="24"/>
        </w:rPr>
      </w:pPr>
      <w:ins w:id="1311" w:author="Arnold Sandjaja" w:date="2013-06-29T14:41:00Z">
        <w:r w:rsidRPr="00F619C6">
          <w:rPr>
            <w:rFonts w:cs="Arial"/>
            <w:color w:val="FF0000"/>
            <w:sz w:val="24"/>
          </w:rPr>
          <w:t>(caption</w:t>
        </w:r>
        <w:r>
          <w:rPr>
            <w:rFonts w:cs="Arial"/>
            <w:color w:val="FF0000"/>
            <w:sz w:val="24"/>
          </w:rPr>
          <w:t xml:space="preserve"> for infographic</w:t>
        </w:r>
        <w:r w:rsidRPr="00F619C6">
          <w:rPr>
            <w:rFonts w:cs="Arial"/>
            <w:color w:val="FF0000"/>
            <w:sz w:val="24"/>
          </w:rPr>
          <w:t>)</w:t>
        </w:r>
      </w:ins>
    </w:p>
    <w:p w14:paraId="481729FE" w14:textId="77777777" w:rsidR="000520D4" w:rsidRPr="00F619C6" w:rsidRDefault="000520D4" w:rsidP="000520D4">
      <w:pPr>
        <w:widowControl w:val="0"/>
        <w:autoSpaceDE w:val="0"/>
        <w:autoSpaceDN w:val="0"/>
        <w:adjustRightInd w:val="0"/>
        <w:ind w:right="1552"/>
        <w:rPr>
          <w:ins w:id="1312" w:author="Arnold Sandjaja" w:date="2013-06-29T14:41:00Z"/>
          <w:rFonts w:cs="Arial"/>
          <w:sz w:val="24"/>
        </w:rPr>
      </w:pPr>
      <w:ins w:id="1313" w:author="Arnold Sandjaja" w:date="2013-06-29T14:41:00Z">
        <w:r w:rsidRPr="00F619C6">
          <w:rPr>
            <w:rFonts w:cs="Arial"/>
            <w:sz w:val="24"/>
          </w:rPr>
          <w:t xml:space="preserve">Since 1985 </w:t>
        </w:r>
      </w:ins>
    </w:p>
    <w:p w14:paraId="3BB2D52F" w14:textId="77777777" w:rsidR="000520D4" w:rsidRDefault="000520D4" w:rsidP="000520D4">
      <w:pPr>
        <w:widowControl w:val="0"/>
        <w:autoSpaceDE w:val="0"/>
        <w:autoSpaceDN w:val="0"/>
        <w:adjustRightInd w:val="0"/>
        <w:ind w:right="1552"/>
        <w:rPr>
          <w:ins w:id="1314" w:author="Arnold Sandjaja" w:date="2013-06-29T14:41:00Z"/>
          <w:rFonts w:cs="Arial"/>
          <w:color w:val="FF0000"/>
          <w:sz w:val="24"/>
        </w:rPr>
      </w:pPr>
    </w:p>
    <w:p w14:paraId="56A932BB" w14:textId="77777777" w:rsidR="000520D4" w:rsidRPr="00F619C6" w:rsidRDefault="000520D4" w:rsidP="000520D4">
      <w:pPr>
        <w:widowControl w:val="0"/>
        <w:autoSpaceDE w:val="0"/>
        <w:autoSpaceDN w:val="0"/>
        <w:adjustRightInd w:val="0"/>
        <w:ind w:right="1552"/>
        <w:rPr>
          <w:ins w:id="1315" w:author="Arnold Sandjaja" w:date="2013-06-29T14:41:00Z"/>
          <w:rFonts w:cs="Arial"/>
          <w:color w:val="FF0000"/>
          <w:sz w:val="24"/>
        </w:rPr>
      </w:pPr>
    </w:p>
    <w:p w14:paraId="340C14CA" w14:textId="77777777" w:rsidR="000520D4" w:rsidRPr="00F619C6" w:rsidRDefault="000520D4" w:rsidP="000520D4">
      <w:pPr>
        <w:widowControl w:val="0"/>
        <w:autoSpaceDE w:val="0"/>
        <w:autoSpaceDN w:val="0"/>
        <w:adjustRightInd w:val="0"/>
        <w:ind w:right="1552"/>
        <w:rPr>
          <w:ins w:id="1316" w:author="Arnold Sandjaja" w:date="2013-06-29T14:41:00Z"/>
          <w:rFonts w:cs="Arial"/>
          <w:color w:val="FF0000"/>
          <w:sz w:val="24"/>
        </w:rPr>
      </w:pPr>
      <w:ins w:id="1317" w:author="Arnold Sandjaja" w:date="2013-06-29T14:41:00Z">
        <w:r>
          <w:rPr>
            <w:rFonts w:cs="Arial"/>
            <w:color w:val="FF0000"/>
            <w:sz w:val="24"/>
          </w:rPr>
          <w:t>( -TABLE)</w:t>
        </w:r>
      </w:ins>
    </w:p>
    <w:p w14:paraId="4E864F97" w14:textId="77777777" w:rsidR="000520D4" w:rsidRPr="00F619C6" w:rsidRDefault="000520D4" w:rsidP="000520D4">
      <w:pPr>
        <w:widowControl w:val="0"/>
        <w:autoSpaceDE w:val="0"/>
        <w:autoSpaceDN w:val="0"/>
        <w:adjustRightInd w:val="0"/>
        <w:ind w:right="1552"/>
        <w:rPr>
          <w:ins w:id="1318" w:author="Arnold Sandjaja" w:date="2013-06-29T14:41:00Z"/>
          <w:rFonts w:cs="Arial"/>
          <w:color w:val="FF0000"/>
          <w:sz w:val="24"/>
        </w:rPr>
      </w:pPr>
    </w:p>
    <w:p w14:paraId="11A83544" w14:textId="77777777" w:rsidR="000520D4" w:rsidRPr="00F619C6" w:rsidRDefault="000520D4" w:rsidP="000520D4">
      <w:pPr>
        <w:widowControl w:val="0"/>
        <w:autoSpaceDE w:val="0"/>
        <w:autoSpaceDN w:val="0"/>
        <w:adjustRightInd w:val="0"/>
        <w:ind w:right="1552"/>
        <w:rPr>
          <w:ins w:id="1319" w:author="Arnold Sandjaja" w:date="2013-06-29T14:41:00Z"/>
          <w:rFonts w:cs="Arial"/>
          <w:color w:val="FF0000"/>
          <w:sz w:val="24"/>
        </w:rPr>
      </w:pPr>
      <w:ins w:id="1320" w:author="Arnold Sandjaja" w:date="2013-06-29T14:41:00Z">
        <w:r w:rsidRPr="00F619C6">
          <w:rPr>
            <w:rFonts w:cs="Arial"/>
            <w:color w:val="FF0000"/>
            <w:sz w:val="24"/>
          </w:rPr>
          <w:t>(title)</w:t>
        </w:r>
      </w:ins>
    </w:p>
    <w:p w14:paraId="7D102A45" w14:textId="77777777" w:rsidR="000520D4" w:rsidRPr="00F619C6" w:rsidRDefault="000520D4" w:rsidP="000520D4">
      <w:pPr>
        <w:widowControl w:val="0"/>
        <w:autoSpaceDE w:val="0"/>
        <w:autoSpaceDN w:val="0"/>
        <w:adjustRightInd w:val="0"/>
        <w:ind w:right="1552"/>
        <w:rPr>
          <w:ins w:id="1321" w:author="Arnold Sandjaja" w:date="2013-06-29T14:41:00Z"/>
          <w:rFonts w:cs="Arial"/>
          <w:sz w:val="24"/>
        </w:rPr>
      </w:pPr>
      <w:ins w:id="1322" w:author="Arnold Sandjaja" w:date="2013-06-29T14:41:00Z">
        <w:r w:rsidRPr="00F619C6">
          <w:rPr>
            <w:rFonts w:cs="Arial"/>
            <w:sz w:val="24"/>
          </w:rPr>
          <w:t xml:space="preserve">The multinational corporations who pay little or no tax </w:t>
        </w:r>
      </w:ins>
    </w:p>
    <w:p w14:paraId="70329E96" w14:textId="77777777" w:rsidR="000520D4" w:rsidRPr="00F619C6" w:rsidRDefault="000520D4" w:rsidP="000520D4">
      <w:pPr>
        <w:widowControl w:val="0"/>
        <w:autoSpaceDE w:val="0"/>
        <w:autoSpaceDN w:val="0"/>
        <w:adjustRightInd w:val="0"/>
        <w:ind w:right="1552"/>
        <w:rPr>
          <w:ins w:id="1323" w:author="Arnold Sandjaja" w:date="2013-06-29T14:41:00Z"/>
          <w:rFonts w:cs="Arial"/>
          <w:color w:val="FF0000"/>
          <w:sz w:val="24"/>
        </w:rPr>
      </w:pPr>
    </w:p>
    <w:p w14:paraId="60FAD4B4" w14:textId="77777777" w:rsidR="000520D4" w:rsidRPr="00F619C6" w:rsidRDefault="000520D4" w:rsidP="000520D4">
      <w:pPr>
        <w:widowControl w:val="0"/>
        <w:autoSpaceDE w:val="0"/>
        <w:autoSpaceDN w:val="0"/>
        <w:adjustRightInd w:val="0"/>
        <w:ind w:right="1552"/>
        <w:rPr>
          <w:ins w:id="1324" w:author="Arnold Sandjaja" w:date="2013-06-29T14:41:00Z"/>
          <w:rFonts w:cs="Arial"/>
          <w:color w:val="FF0000"/>
          <w:sz w:val="24"/>
        </w:rPr>
      </w:pPr>
      <w:ins w:id="1325" w:author="Arnold Sandjaja" w:date="2013-06-29T14:41:00Z">
        <w:r w:rsidRPr="00F619C6">
          <w:rPr>
            <w:rFonts w:cs="Arial"/>
            <w:color w:val="FF0000"/>
            <w:sz w:val="24"/>
          </w:rPr>
          <w:t>(text)</w:t>
        </w:r>
      </w:ins>
    </w:p>
    <w:p w14:paraId="11BEF31B" w14:textId="77777777" w:rsidR="000520D4" w:rsidRPr="00F619C6" w:rsidRDefault="000520D4" w:rsidP="000520D4">
      <w:pPr>
        <w:widowControl w:val="0"/>
        <w:autoSpaceDE w:val="0"/>
        <w:autoSpaceDN w:val="0"/>
        <w:adjustRightInd w:val="0"/>
        <w:ind w:right="1552"/>
        <w:rPr>
          <w:ins w:id="1326" w:author="Arnold Sandjaja" w:date="2013-06-29T14:41:00Z"/>
          <w:rFonts w:cs="Arial"/>
          <w:sz w:val="24"/>
        </w:rPr>
      </w:pPr>
      <w:ins w:id="1327" w:author="Arnold Sandjaja" w:date="2013-06-29T14:41:00Z">
        <w:r w:rsidRPr="00F619C6">
          <w:rPr>
            <w:rFonts w:cs="Arial"/>
            <w:sz w:val="24"/>
          </w:rPr>
          <w:t xml:space="preserve">Company </w:t>
        </w:r>
        <w:r w:rsidRPr="00F619C6">
          <w:rPr>
            <w:rFonts w:cs="Arial"/>
            <w:sz w:val="24"/>
          </w:rPr>
          <w:tab/>
        </w:r>
        <w:r w:rsidRPr="00F619C6">
          <w:rPr>
            <w:rFonts w:cs="Arial"/>
            <w:sz w:val="24"/>
          </w:rPr>
          <w:tab/>
        </w:r>
        <w:r w:rsidRPr="00F619C6">
          <w:rPr>
            <w:rFonts w:cs="Arial"/>
            <w:sz w:val="24"/>
          </w:rPr>
          <w:tab/>
          <w:t>Year</w:t>
        </w:r>
      </w:ins>
    </w:p>
    <w:p w14:paraId="658113FF" w14:textId="77777777" w:rsidR="000520D4" w:rsidRPr="00F619C6" w:rsidRDefault="000520D4" w:rsidP="000520D4">
      <w:pPr>
        <w:widowControl w:val="0"/>
        <w:autoSpaceDE w:val="0"/>
        <w:autoSpaceDN w:val="0"/>
        <w:adjustRightInd w:val="0"/>
        <w:ind w:right="1552"/>
        <w:rPr>
          <w:ins w:id="1328" w:author="Arnold Sandjaja" w:date="2013-06-29T14:41:00Z"/>
          <w:rFonts w:cs="Arial"/>
          <w:sz w:val="24"/>
        </w:rPr>
      </w:pPr>
      <w:ins w:id="1329" w:author="Arnold Sandjaja" w:date="2013-06-29T14:41:00Z">
        <w:r w:rsidRPr="00F619C6">
          <w:rPr>
            <w:rFonts w:cs="Arial"/>
            <w:sz w:val="24"/>
          </w:rPr>
          <w:t xml:space="preserve">Creditanstalt </w:t>
        </w:r>
        <w:r w:rsidRPr="00F619C6">
          <w:rPr>
            <w:rFonts w:cs="Arial"/>
            <w:sz w:val="24"/>
          </w:rPr>
          <w:tab/>
        </w:r>
        <w:r w:rsidRPr="00F619C6">
          <w:rPr>
            <w:rFonts w:cs="Arial"/>
            <w:sz w:val="24"/>
          </w:rPr>
          <w:tab/>
        </w:r>
        <w:r w:rsidRPr="00F619C6">
          <w:rPr>
            <w:rFonts w:cs="Arial"/>
            <w:sz w:val="24"/>
          </w:rPr>
          <w:tab/>
          <w:t>1998,1999</w:t>
        </w:r>
      </w:ins>
    </w:p>
    <w:p w14:paraId="23E8F887" w14:textId="77777777" w:rsidR="000520D4" w:rsidRPr="00F619C6" w:rsidRDefault="000520D4" w:rsidP="000520D4">
      <w:pPr>
        <w:widowControl w:val="0"/>
        <w:autoSpaceDE w:val="0"/>
        <w:autoSpaceDN w:val="0"/>
        <w:adjustRightInd w:val="0"/>
        <w:ind w:right="1552"/>
        <w:rPr>
          <w:ins w:id="1330" w:author="Arnold Sandjaja" w:date="2013-06-29T14:41:00Z"/>
          <w:rFonts w:cs="Arial"/>
          <w:sz w:val="24"/>
        </w:rPr>
      </w:pPr>
      <w:ins w:id="1331" w:author="Arnold Sandjaja" w:date="2013-06-29T14:41:00Z">
        <w:r w:rsidRPr="00F619C6">
          <w:rPr>
            <w:rFonts w:cs="Arial"/>
            <w:sz w:val="24"/>
          </w:rPr>
          <w:lastRenderedPageBreak/>
          <w:t xml:space="preserve">Spar AG </w:t>
        </w:r>
        <w:r w:rsidRPr="00F619C6">
          <w:rPr>
            <w:rFonts w:cs="Arial"/>
            <w:sz w:val="24"/>
          </w:rPr>
          <w:tab/>
        </w:r>
        <w:r w:rsidRPr="00F619C6">
          <w:rPr>
            <w:rFonts w:cs="Arial"/>
            <w:sz w:val="24"/>
          </w:rPr>
          <w:tab/>
        </w:r>
        <w:r w:rsidRPr="00F619C6">
          <w:rPr>
            <w:rFonts w:cs="Arial"/>
            <w:sz w:val="24"/>
          </w:rPr>
          <w:tab/>
          <w:t>1997, 1998</w:t>
        </w:r>
      </w:ins>
    </w:p>
    <w:p w14:paraId="3B93132F" w14:textId="77777777" w:rsidR="000520D4" w:rsidRPr="00F619C6" w:rsidRDefault="000520D4" w:rsidP="000520D4">
      <w:pPr>
        <w:widowControl w:val="0"/>
        <w:autoSpaceDE w:val="0"/>
        <w:autoSpaceDN w:val="0"/>
        <w:adjustRightInd w:val="0"/>
        <w:ind w:right="1552"/>
        <w:rPr>
          <w:ins w:id="1332" w:author="Arnold Sandjaja" w:date="2013-06-29T14:41:00Z"/>
          <w:rFonts w:cs="Arial"/>
          <w:sz w:val="24"/>
        </w:rPr>
      </w:pPr>
      <w:ins w:id="1333" w:author="Arnold Sandjaja" w:date="2013-06-29T14:41:00Z">
        <w:r w:rsidRPr="00F619C6">
          <w:rPr>
            <w:rFonts w:cs="Arial"/>
            <w:sz w:val="24"/>
          </w:rPr>
          <w:t xml:space="preserve">Shell Austria </w:t>
        </w:r>
        <w:r w:rsidRPr="00F619C6">
          <w:rPr>
            <w:rFonts w:cs="Arial"/>
            <w:sz w:val="24"/>
          </w:rPr>
          <w:tab/>
        </w:r>
        <w:r w:rsidRPr="00F619C6">
          <w:rPr>
            <w:rFonts w:cs="Arial"/>
            <w:sz w:val="24"/>
          </w:rPr>
          <w:tab/>
        </w:r>
        <w:r w:rsidRPr="00F619C6">
          <w:rPr>
            <w:rFonts w:cs="Arial"/>
            <w:sz w:val="24"/>
          </w:rPr>
          <w:tab/>
          <w:t>1977</w:t>
        </w:r>
      </w:ins>
    </w:p>
    <w:p w14:paraId="1453B823" w14:textId="77777777" w:rsidR="000520D4" w:rsidRPr="00F619C6" w:rsidRDefault="000520D4" w:rsidP="000520D4">
      <w:pPr>
        <w:widowControl w:val="0"/>
        <w:autoSpaceDE w:val="0"/>
        <w:autoSpaceDN w:val="0"/>
        <w:adjustRightInd w:val="0"/>
        <w:ind w:right="1552"/>
        <w:rPr>
          <w:ins w:id="1334" w:author="Arnold Sandjaja" w:date="2013-06-29T14:41:00Z"/>
          <w:rFonts w:cs="Arial"/>
          <w:sz w:val="24"/>
        </w:rPr>
      </w:pPr>
      <w:ins w:id="1335" w:author="Arnold Sandjaja" w:date="2013-06-29T14:41:00Z">
        <w:r w:rsidRPr="00F619C6">
          <w:rPr>
            <w:rFonts w:cs="Arial"/>
            <w:sz w:val="24"/>
          </w:rPr>
          <w:t xml:space="preserve">Immuno AG </w:t>
        </w:r>
        <w:r w:rsidRPr="00F619C6">
          <w:rPr>
            <w:rFonts w:cs="Arial"/>
            <w:sz w:val="24"/>
          </w:rPr>
          <w:tab/>
        </w:r>
        <w:r w:rsidRPr="00F619C6">
          <w:rPr>
            <w:rFonts w:cs="Arial"/>
            <w:sz w:val="24"/>
          </w:rPr>
          <w:tab/>
        </w:r>
        <w:r w:rsidRPr="00F619C6">
          <w:rPr>
            <w:rFonts w:cs="Arial"/>
            <w:sz w:val="24"/>
          </w:rPr>
          <w:tab/>
          <w:t>1977</w:t>
        </w:r>
      </w:ins>
    </w:p>
    <w:p w14:paraId="6ACBC3D2" w14:textId="77777777" w:rsidR="000520D4" w:rsidRPr="00F619C6" w:rsidRDefault="000520D4" w:rsidP="000520D4">
      <w:pPr>
        <w:widowControl w:val="0"/>
        <w:autoSpaceDE w:val="0"/>
        <w:autoSpaceDN w:val="0"/>
        <w:adjustRightInd w:val="0"/>
        <w:ind w:right="1552"/>
        <w:rPr>
          <w:ins w:id="1336" w:author="Arnold Sandjaja" w:date="2013-06-29T14:41:00Z"/>
          <w:rFonts w:cs="Arial"/>
          <w:color w:val="FF0000"/>
          <w:sz w:val="24"/>
        </w:rPr>
      </w:pPr>
    </w:p>
    <w:p w14:paraId="26243678" w14:textId="77777777" w:rsidR="000520D4" w:rsidRPr="00F619C6" w:rsidRDefault="000520D4" w:rsidP="000520D4">
      <w:pPr>
        <w:widowControl w:val="0"/>
        <w:autoSpaceDE w:val="0"/>
        <w:autoSpaceDN w:val="0"/>
        <w:adjustRightInd w:val="0"/>
        <w:ind w:right="1552"/>
        <w:rPr>
          <w:ins w:id="1337" w:author="Arnold Sandjaja" w:date="2013-06-29T14:41:00Z"/>
          <w:rFonts w:cs="Arial"/>
          <w:color w:val="FF0000"/>
          <w:sz w:val="24"/>
        </w:rPr>
      </w:pPr>
      <w:ins w:id="1338" w:author="Arnold Sandjaja" w:date="2013-06-29T14:41:00Z">
        <w:r w:rsidRPr="00F619C6">
          <w:rPr>
            <w:rFonts w:cs="Arial"/>
            <w:color w:val="FF0000"/>
            <w:sz w:val="24"/>
          </w:rPr>
          <w:t>(caption</w:t>
        </w:r>
        <w:r>
          <w:rPr>
            <w:rFonts w:cs="Arial"/>
            <w:color w:val="FF0000"/>
            <w:sz w:val="24"/>
          </w:rPr>
          <w:t xml:space="preserve"> for table</w:t>
        </w:r>
        <w:r w:rsidRPr="00F619C6">
          <w:rPr>
            <w:rFonts w:cs="Arial"/>
            <w:color w:val="FF0000"/>
            <w:sz w:val="24"/>
          </w:rPr>
          <w:t>)</w:t>
        </w:r>
      </w:ins>
    </w:p>
    <w:p w14:paraId="564A51B7" w14:textId="77777777" w:rsidR="000520D4" w:rsidRPr="00F619C6" w:rsidRDefault="000520D4" w:rsidP="000520D4">
      <w:pPr>
        <w:widowControl w:val="0"/>
        <w:autoSpaceDE w:val="0"/>
        <w:autoSpaceDN w:val="0"/>
        <w:adjustRightInd w:val="0"/>
        <w:ind w:right="1552"/>
        <w:rPr>
          <w:ins w:id="1339" w:author="Arnold Sandjaja" w:date="2013-06-29T14:41:00Z"/>
          <w:rFonts w:cs="Arial"/>
          <w:sz w:val="24"/>
        </w:rPr>
      </w:pPr>
      <w:ins w:id="1340" w:author="Arnold Sandjaja" w:date="2013-06-29T14:41:00Z">
        <w:r w:rsidRPr="00F619C6">
          <w:rPr>
            <w:rFonts w:cs="Arial"/>
            <w:sz w:val="24"/>
          </w:rPr>
          <w:t>Some examples for Austria</w:t>
        </w:r>
      </w:ins>
    </w:p>
    <w:p w14:paraId="7C2DB530" w14:textId="77777777" w:rsidR="000520D4" w:rsidRDefault="000520D4" w:rsidP="000520D4">
      <w:pPr>
        <w:widowControl w:val="0"/>
        <w:autoSpaceDE w:val="0"/>
        <w:autoSpaceDN w:val="0"/>
        <w:adjustRightInd w:val="0"/>
        <w:ind w:right="1552"/>
        <w:rPr>
          <w:ins w:id="1341" w:author="Arnold Sandjaja" w:date="2013-06-29T14:41:00Z"/>
          <w:rFonts w:cs="Arial"/>
          <w:color w:val="FF0000"/>
          <w:sz w:val="24"/>
        </w:rPr>
      </w:pPr>
    </w:p>
    <w:p w14:paraId="008CFF3B" w14:textId="77777777" w:rsidR="000520D4" w:rsidRPr="00B50214" w:rsidRDefault="000520D4" w:rsidP="000520D4">
      <w:pPr>
        <w:widowControl w:val="0"/>
        <w:autoSpaceDE w:val="0"/>
        <w:autoSpaceDN w:val="0"/>
        <w:adjustRightInd w:val="0"/>
        <w:ind w:right="1552"/>
        <w:rPr>
          <w:ins w:id="1342" w:author="Arnold Sandjaja" w:date="2013-06-29T14:41:00Z"/>
          <w:rFonts w:cs="Arial"/>
          <w:color w:val="FF0000"/>
          <w:sz w:val="24"/>
        </w:rPr>
      </w:pPr>
    </w:p>
    <w:p w14:paraId="3C283999" w14:textId="77777777" w:rsidR="000520D4" w:rsidRPr="00B50214" w:rsidRDefault="000520D4" w:rsidP="000520D4">
      <w:pPr>
        <w:widowControl w:val="0"/>
        <w:autoSpaceDE w:val="0"/>
        <w:autoSpaceDN w:val="0"/>
        <w:adjustRightInd w:val="0"/>
        <w:ind w:right="1552"/>
        <w:rPr>
          <w:ins w:id="1343" w:author="Arnold Sandjaja" w:date="2013-06-29T14:41:00Z"/>
          <w:rFonts w:cs="Arial"/>
          <w:color w:val="FF0000"/>
          <w:sz w:val="24"/>
        </w:rPr>
      </w:pPr>
      <w:ins w:id="1344" w:author="Arnold Sandjaja" w:date="2013-06-29T14:41:00Z">
        <w:r w:rsidRPr="00B50214">
          <w:rPr>
            <w:rFonts w:cs="Arial"/>
            <w:color w:val="FF0000"/>
            <w:sz w:val="24"/>
          </w:rPr>
          <w:t>(– Pages 10 and 11)</w:t>
        </w:r>
      </w:ins>
    </w:p>
    <w:p w14:paraId="6E368124" w14:textId="77777777" w:rsidR="000520D4" w:rsidRPr="00B50214" w:rsidRDefault="000520D4" w:rsidP="000520D4">
      <w:pPr>
        <w:widowControl w:val="0"/>
        <w:autoSpaceDE w:val="0"/>
        <w:autoSpaceDN w:val="0"/>
        <w:adjustRightInd w:val="0"/>
        <w:ind w:right="1552"/>
        <w:rPr>
          <w:ins w:id="1345" w:author="Arnold Sandjaja" w:date="2013-06-29T14:41:00Z"/>
          <w:rFonts w:cs="Arial"/>
          <w:b/>
          <w:bCs/>
        </w:rPr>
      </w:pPr>
    </w:p>
    <w:p w14:paraId="3C053039" w14:textId="77777777" w:rsidR="000520D4" w:rsidRPr="00B50214" w:rsidRDefault="000520D4" w:rsidP="000520D4">
      <w:pPr>
        <w:widowControl w:val="0"/>
        <w:autoSpaceDE w:val="0"/>
        <w:autoSpaceDN w:val="0"/>
        <w:adjustRightInd w:val="0"/>
        <w:ind w:right="1552"/>
        <w:rPr>
          <w:ins w:id="1346" w:author="Arnold Sandjaja" w:date="2013-06-29T14:41:00Z"/>
          <w:rFonts w:cs="Arial"/>
          <w:b/>
          <w:bCs/>
          <w:color w:val="FF0000"/>
        </w:rPr>
      </w:pPr>
    </w:p>
    <w:p w14:paraId="2E17D526" w14:textId="77777777" w:rsidR="000520D4" w:rsidRPr="00B50214" w:rsidRDefault="000520D4" w:rsidP="000520D4">
      <w:pPr>
        <w:widowControl w:val="0"/>
        <w:autoSpaceDE w:val="0"/>
        <w:autoSpaceDN w:val="0"/>
        <w:adjustRightInd w:val="0"/>
        <w:ind w:right="1552"/>
        <w:rPr>
          <w:ins w:id="1347" w:author="Arnold Sandjaja" w:date="2013-06-29T14:41:00Z"/>
          <w:rFonts w:cs="Arial"/>
          <w:b/>
          <w:bCs/>
          <w:color w:val="FF2712"/>
        </w:rPr>
      </w:pPr>
      <w:ins w:id="1348" w:author="Arnold Sandjaja" w:date="2013-06-29T14:41:00Z">
        <w:r w:rsidRPr="00B50214">
          <w:rPr>
            <w:rFonts w:cs="Arial"/>
            <w:b/>
            <w:bCs/>
            <w:color w:val="FF2712"/>
          </w:rPr>
          <w:t>(Title: )</w:t>
        </w:r>
      </w:ins>
    </w:p>
    <w:p w14:paraId="6358CF7F" w14:textId="77777777" w:rsidR="000520D4" w:rsidRPr="00B50214" w:rsidRDefault="000520D4" w:rsidP="000520D4">
      <w:pPr>
        <w:widowControl w:val="0"/>
        <w:autoSpaceDE w:val="0"/>
        <w:autoSpaceDN w:val="0"/>
        <w:adjustRightInd w:val="0"/>
        <w:ind w:right="1552"/>
        <w:rPr>
          <w:ins w:id="1349" w:author="Arnold Sandjaja" w:date="2013-06-29T14:41:00Z"/>
          <w:rFonts w:cs="Arial"/>
          <w:b/>
          <w:bCs/>
        </w:rPr>
      </w:pPr>
    </w:p>
    <w:p w14:paraId="611D19EB" w14:textId="77777777" w:rsidR="000520D4" w:rsidRPr="00B50214" w:rsidRDefault="000520D4" w:rsidP="000520D4">
      <w:pPr>
        <w:widowControl w:val="0"/>
        <w:autoSpaceDE w:val="0"/>
        <w:autoSpaceDN w:val="0"/>
        <w:adjustRightInd w:val="0"/>
        <w:ind w:right="1552"/>
        <w:rPr>
          <w:ins w:id="1350" w:author="Arnold Sandjaja" w:date="2013-06-29T14:41:00Z"/>
          <w:rFonts w:cs="Arial"/>
        </w:rPr>
      </w:pPr>
      <w:ins w:id="1351" w:author="Arnold Sandjaja" w:date="2013-06-29T14:41:00Z">
        <w:r w:rsidRPr="00B50214">
          <w:rPr>
            <w:rFonts w:cs="Arial"/>
            <w:b/>
            <w:bCs/>
          </w:rPr>
          <w:t>The Future by Al Gore – review</w:t>
        </w:r>
        <w:r w:rsidRPr="00B50214">
          <w:rPr>
            <w:rFonts w:cs="Arial"/>
          </w:rPr>
          <w:t>.</w:t>
        </w:r>
      </w:ins>
    </w:p>
    <w:p w14:paraId="347843F5" w14:textId="77777777" w:rsidR="000520D4" w:rsidRPr="00B50214" w:rsidRDefault="000520D4" w:rsidP="000520D4">
      <w:pPr>
        <w:widowControl w:val="0"/>
        <w:autoSpaceDE w:val="0"/>
        <w:autoSpaceDN w:val="0"/>
        <w:adjustRightInd w:val="0"/>
        <w:ind w:right="1552"/>
        <w:rPr>
          <w:ins w:id="1352" w:author="Arnold Sandjaja" w:date="2013-06-29T14:41:00Z"/>
          <w:rFonts w:cs="Arial"/>
          <w:b/>
          <w:bCs/>
          <w:color w:val="FF0000"/>
        </w:rPr>
      </w:pPr>
    </w:p>
    <w:p w14:paraId="04D3E3F3" w14:textId="77777777" w:rsidR="000520D4" w:rsidRPr="00B50214" w:rsidRDefault="000520D4" w:rsidP="000520D4">
      <w:pPr>
        <w:widowControl w:val="0"/>
        <w:autoSpaceDE w:val="0"/>
        <w:autoSpaceDN w:val="0"/>
        <w:adjustRightInd w:val="0"/>
        <w:ind w:right="1552"/>
        <w:rPr>
          <w:ins w:id="1353" w:author="Arnold Sandjaja" w:date="2013-06-29T14:41:00Z"/>
          <w:rFonts w:cs="Arial"/>
          <w:b/>
          <w:bCs/>
          <w:color w:val="FF2712"/>
        </w:rPr>
      </w:pPr>
      <w:ins w:id="1354" w:author="Arnold Sandjaja" w:date="2013-06-29T14:41:00Z">
        <w:r w:rsidRPr="00B50214">
          <w:rPr>
            <w:rFonts w:cs="Arial"/>
            <w:b/>
            <w:bCs/>
            <w:color w:val="FF2712"/>
          </w:rPr>
          <w:t>(Main text: )</w:t>
        </w:r>
      </w:ins>
    </w:p>
    <w:p w14:paraId="4FDCA1DD" w14:textId="77777777" w:rsidR="000520D4" w:rsidRPr="00B50214" w:rsidRDefault="000520D4" w:rsidP="000520D4">
      <w:pPr>
        <w:widowControl w:val="0"/>
        <w:autoSpaceDE w:val="0"/>
        <w:autoSpaceDN w:val="0"/>
        <w:adjustRightInd w:val="0"/>
        <w:ind w:right="1552"/>
        <w:rPr>
          <w:ins w:id="1355" w:author="Arnold Sandjaja" w:date="2013-06-29T14:41:00Z"/>
          <w:rFonts w:cs="Arial"/>
          <w:b/>
          <w:bCs/>
        </w:rPr>
      </w:pPr>
    </w:p>
    <w:p w14:paraId="5E3A8B27" w14:textId="77777777" w:rsidR="000520D4" w:rsidRPr="00B50214" w:rsidRDefault="000520D4" w:rsidP="000520D4">
      <w:pPr>
        <w:widowControl w:val="0"/>
        <w:autoSpaceDE w:val="0"/>
        <w:autoSpaceDN w:val="0"/>
        <w:adjustRightInd w:val="0"/>
        <w:ind w:right="1552"/>
        <w:rPr>
          <w:ins w:id="1356" w:author="Arnold Sandjaja" w:date="2013-06-29T14:41:00Z"/>
          <w:rFonts w:cs="Arial"/>
        </w:rPr>
      </w:pPr>
      <w:ins w:id="1357" w:author="Arnold Sandjaja" w:date="2013-06-29T14:41:00Z">
        <w:r w:rsidRPr="00B50214">
          <w:rPr>
            <w:rFonts w:cs="Arial"/>
          </w:rPr>
          <w:t>Al Gore's alarming new guide to what needs to change in world politics is essential reading</w:t>
        </w:r>
      </w:ins>
    </w:p>
    <w:p w14:paraId="06F93847" w14:textId="77777777" w:rsidR="000520D4" w:rsidRPr="00B50214" w:rsidRDefault="000520D4" w:rsidP="000520D4">
      <w:pPr>
        <w:widowControl w:val="0"/>
        <w:autoSpaceDE w:val="0"/>
        <w:autoSpaceDN w:val="0"/>
        <w:adjustRightInd w:val="0"/>
        <w:ind w:right="1552"/>
        <w:rPr>
          <w:ins w:id="1358" w:author="Arnold Sandjaja" w:date="2013-06-29T14:41:00Z"/>
          <w:rFonts w:cs="Arial"/>
        </w:rPr>
      </w:pPr>
      <w:ins w:id="1359" w:author="Arnold Sandjaja" w:date="2013-06-29T14:41:00Z">
        <w:r w:rsidRPr="00B50214">
          <w:rPr>
            <w:rFonts w:cs="Arial"/>
          </w:rPr>
          <w:t>According to reliable reports, the new leadership in Beijing has been reading Alexis de Tocqueville. It's not hard to see why China's elite might look for guidance to the aristocratic French thinker. In his classic text The Ancien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ins>
    </w:p>
    <w:p w14:paraId="21F0BEDB" w14:textId="77777777" w:rsidR="000520D4" w:rsidRPr="00B50214" w:rsidRDefault="000520D4" w:rsidP="000520D4">
      <w:pPr>
        <w:widowControl w:val="0"/>
        <w:autoSpaceDE w:val="0"/>
        <w:autoSpaceDN w:val="0"/>
        <w:adjustRightInd w:val="0"/>
        <w:ind w:right="1552"/>
        <w:rPr>
          <w:ins w:id="1360" w:author="Arnold Sandjaja" w:date="2013-06-29T14:41:00Z"/>
          <w:rFonts w:cs="Arial"/>
        </w:rPr>
      </w:pPr>
      <w:ins w:id="1361" w:author="Arnold Sandjaja" w:date="2013-06-29T14:41:00Z">
        <w:r w:rsidRPr="00B50214">
          <w:rPr>
            <w:rFonts w:cs="Arial"/>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ins>
    </w:p>
    <w:p w14:paraId="2BD6A0D7" w14:textId="77777777" w:rsidR="000520D4" w:rsidRPr="00B50214" w:rsidRDefault="000520D4" w:rsidP="000520D4">
      <w:pPr>
        <w:widowControl w:val="0"/>
        <w:autoSpaceDE w:val="0"/>
        <w:autoSpaceDN w:val="0"/>
        <w:adjustRightInd w:val="0"/>
        <w:ind w:right="1552"/>
        <w:rPr>
          <w:ins w:id="1362" w:author="Arnold Sandjaja" w:date="2013-06-29T14:41:00Z"/>
          <w:rFonts w:cs="Arial"/>
        </w:rPr>
      </w:pPr>
    </w:p>
    <w:p w14:paraId="63E5244E" w14:textId="77777777" w:rsidR="000520D4" w:rsidRDefault="000520D4" w:rsidP="000520D4">
      <w:pPr>
        <w:widowControl w:val="0"/>
        <w:autoSpaceDE w:val="0"/>
        <w:autoSpaceDN w:val="0"/>
        <w:adjustRightInd w:val="0"/>
        <w:ind w:right="1552"/>
        <w:rPr>
          <w:ins w:id="1363" w:author="Arnold Sandjaja" w:date="2013-06-29T14:41:00Z"/>
          <w:rFonts w:cs="Arial"/>
          <w:b/>
          <w:bCs/>
          <w:color w:val="FF0000"/>
        </w:rPr>
      </w:pPr>
      <w:ins w:id="1364"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68AEBA1F" w14:textId="77777777" w:rsidR="000520D4" w:rsidRPr="000A6AAA" w:rsidRDefault="000520D4" w:rsidP="000520D4">
      <w:pPr>
        <w:pStyle w:val="ListParagraph"/>
        <w:widowControl w:val="0"/>
        <w:numPr>
          <w:ilvl w:val="0"/>
          <w:numId w:val="10"/>
        </w:numPr>
        <w:autoSpaceDE w:val="0"/>
        <w:autoSpaceDN w:val="0"/>
        <w:adjustRightInd w:val="0"/>
        <w:ind w:right="1552"/>
        <w:rPr>
          <w:ins w:id="1365" w:author="Arnold Sandjaja" w:date="2013-06-29T14:41:00Z"/>
          <w:rFonts w:ascii="Arial" w:hAnsi="Arial" w:cs="Arial"/>
          <w:b/>
          <w:bCs/>
          <w:color w:val="FF0000"/>
        </w:rPr>
      </w:pPr>
      <w:ins w:id="1366" w:author="Arnold Sandjaja" w:date="2013-06-29T14:41:00Z">
        <w:r>
          <w:rPr>
            <w:rFonts w:ascii="Arial" w:hAnsi="Arial" w:cs="Arial"/>
            <w:b/>
            <w:bCs/>
            <w:color w:val="FF0000"/>
          </w:rPr>
          <w:t>WSC2013_TP40_MOD1_PRE_EN_08</w:t>
        </w:r>
        <w:r w:rsidRPr="000A6AAA">
          <w:rPr>
            <w:rFonts w:ascii="Arial" w:hAnsi="Arial" w:cs="Arial"/>
            <w:b/>
            <w:bCs/>
            <w:color w:val="FF0000"/>
          </w:rPr>
          <w:t>.jpg</w:t>
        </w:r>
      </w:ins>
    </w:p>
    <w:p w14:paraId="122725C9" w14:textId="77777777" w:rsidR="000520D4" w:rsidRPr="000A6AAA" w:rsidRDefault="000520D4" w:rsidP="000520D4">
      <w:pPr>
        <w:pStyle w:val="ListParagraph"/>
        <w:widowControl w:val="0"/>
        <w:numPr>
          <w:ilvl w:val="0"/>
          <w:numId w:val="10"/>
        </w:numPr>
        <w:autoSpaceDE w:val="0"/>
        <w:autoSpaceDN w:val="0"/>
        <w:adjustRightInd w:val="0"/>
        <w:ind w:right="1552"/>
        <w:rPr>
          <w:ins w:id="1367" w:author="Arnold Sandjaja" w:date="2013-06-29T14:41:00Z"/>
          <w:rFonts w:ascii="Arial" w:hAnsi="Arial" w:cs="Arial"/>
          <w:b/>
          <w:bCs/>
          <w:color w:val="FF0000"/>
        </w:rPr>
      </w:pPr>
      <w:ins w:id="1368" w:author="Arnold Sandjaja" w:date="2013-06-29T14:41:00Z">
        <w:r>
          <w:rPr>
            <w:rFonts w:ascii="Arial" w:hAnsi="Arial" w:cs="Arial"/>
            <w:b/>
            <w:bCs/>
            <w:color w:val="FF0000"/>
          </w:rPr>
          <w:t>WSC2013_TP40_MOD1_PRE_EN_09</w:t>
        </w:r>
        <w:r w:rsidRPr="000A6AAA">
          <w:rPr>
            <w:rFonts w:ascii="Arial" w:hAnsi="Arial" w:cs="Arial"/>
            <w:b/>
            <w:bCs/>
            <w:color w:val="FF0000"/>
          </w:rPr>
          <w:t>.jpg)</w:t>
        </w:r>
      </w:ins>
    </w:p>
    <w:p w14:paraId="02E1406D" w14:textId="77777777" w:rsidR="000520D4" w:rsidRDefault="000520D4" w:rsidP="000520D4">
      <w:pPr>
        <w:widowControl w:val="0"/>
        <w:autoSpaceDE w:val="0"/>
        <w:autoSpaceDN w:val="0"/>
        <w:adjustRightInd w:val="0"/>
        <w:ind w:right="1552"/>
        <w:rPr>
          <w:ins w:id="1369" w:author="Arnold Sandjaja" w:date="2013-06-29T14:41:00Z"/>
          <w:rFonts w:cs="Arial"/>
          <w:b/>
          <w:bCs/>
          <w:color w:val="FF0000"/>
        </w:rPr>
      </w:pPr>
    </w:p>
    <w:p w14:paraId="1671561D" w14:textId="77777777" w:rsidR="000520D4" w:rsidRPr="00B50214" w:rsidRDefault="000520D4" w:rsidP="000520D4">
      <w:pPr>
        <w:widowControl w:val="0"/>
        <w:autoSpaceDE w:val="0"/>
        <w:autoSpaceDN w:val="0"/>
        <w:adjustRightInd w:val="0"/>
        <w:ind w:right="1552"/>
        <w:rPr>
          <w:ins w:id="1370" w:author="Arnold Sandjaja" w:date="2013-06-29T14:41:00Z"/>
          <w:rFonts w:cs="Arial"/>
        </w:rPr>
      </w:pPr>
      <w:ins w:id="1371" w:author="Arnold Sandjaja" w:date="2013-06-29T14:41:00Z">
        <w:r>
          <w:rPr>
            <w:rFonts w:cs="Arial"/>
          </w:rPr>
          <w:t>The Cover of Al Gore’s Book, The future</w:t>
        </w:r>
      </w:ins>
    </w:p>
    <w:p w14:paraId="15015914" w14:textId="77777777" w:rsidR="000520D4" w:rsidRPr="00B50214" w:rsidRDefault="000520D4" w:rsidP="000520D4">
      <w:pPr>
        <w:widowControl w:val="0"/>
        <w:autoSpaceDE w:val="0"/>
        <w:autoSpaceDN w:val="0"/>
        <w:adjustRightInd w:val="0"/>
        <w:ind w:right="1552"/>
        <w:rPr>
          <w:ins w:id="1372" w:author="Arnold Sandjaja" w:date="2013-06-29T14:41:00Z"/>
          <w:rFonts w:cs="Arial"/>
        </w:rPr>
      </w:pPr>
    </w:p>
    <w:p w14:paraId="6FC303C4" w14:textId="77777777" w:rsidR="000520D4" w:rsidRDefault="000520D4" w:rsidP="000520D4">
      <w:pPr>
        <w:widowControl w:val="0"/>
        <w:autoSpaceDE w:val="0"/>
        <w:autoSpaceDN w:val="0"/>
        <w:adjustRightInd w:val="0"/>
        <w:ind w:right="1552"/>
        <w:rPr>
          <w:ins w:id="1373" w:author="Arnold Sandjaja" w:date="2013-06-29T14:41:00Z"/>
          <w:rFonts w:cs="Arial"/>
          <w:b/>
          <w:bCs/>
          <w:color w:val="FF2712"/>
        </w:rPr>
      </w:pPr>
    </w:p>
    <w:p w14:paraId="27747C8D" w14:textId="77777777" w:rsidR="000520D4" w:rsidRPr="00B50214" w:rsidRDefault="000520D4" w:rsidP="000520D4">
      <w:pPr>
        <w:widowControl w:val="0"/>
        <w:autoSpaceDE w:val="0"/>
        <w:autoSpaceDN w:val="0"/>
        <w:adjustRightInd w:val="0"/>
        <w:ind w:right="1552"/>
        <w:rPr>
          <w:ins w:id="1374" w:author="Arnold Sandjaja" w:date="2013-06-29T14:41:00Z"/>
          <w:rFonts w:cs="Arial"/>
          <w:b/>
          <w:bCs/>
          <w:color w:val="FF2712"/>
        </w:rPr>
      </w:pPr>
      <w:ins w:id="1375" w:author="Arnold Sandjaja" w:date="2013-06-29T14:41:00Z">
        <w:r w:rsidRPr="00B50214">
          <w:rPr>
            <w:rFonts w:cs="Arial"/>
            <w:b/>
            <w:bCs/>
            <w:color w:val="FF2712"/>
          </w:rPr>
          <w:t>(Title: )</w:t>
        </w:r>
      </w:ins>
    </w:p>
    <w:p w14:paraId="3ADAFAED" w14:textId="77777777" w:rsidR="000520D4" w:rsidRPr="00B50214" w:rsidRDefault="000520D4" w:rsidP="000520D4">
      <w:pPr>
        <w:widowControl w:val="0"/>
        <w:autoSpaceDE w:val="0"/>
        <w:autoSpaceDN w:val="0"/>
        <w:adjustRightInd w:val="0"/>
        <w:ind w:right="1552"/>
        <w:rPr>
          <w:ins w:id="1376" w:author="Arnold Sandjaja" w:date="2013-06-29T14:41:00Z"/>
          <w:rFonts w:cs="Arial"/>
          <w:b/>
          <w:bCs/>
        </w:rPr>
      </w:pPr>
    </w:p>
    <w:p w14:paraId="7DD9176F" w14:textId="77777777" w:rsidR="000520D4" w:rsidRPr="00B50214" w:rsidRDefault="000520D4" w:rsidP="000520D4">
      <w:pPr>
        <w:widowControl w:val="0"/>
        <w:autoSpaceDE w:val="0"/>
        <w:autoSpaceDN w:val="0"/>
        <w:adjustRightInd w:val="0"/>
        <w:ind w:right="1552"/>
        <w:rPr>
          <w:ins w:id="1377" w:author="Arnold Sandjaja" w:date="2013-06-29T14:41:00Z"/>
          <w:rFonts w:cs="Arial"/>
          <w:b/>
          <w:bCs/>
        </w:rPr>
      </w:pPr>
      <w:ins w:id="1378" w:author="Arnold Sandjaja" w:date="2013-06-29T14:41:00Z">
        <w:r w:rsidRPr="00B50214">
          <w:rPr>
            <w:rFonts w:cs="Arial"/>
            <w:b/>
            <w:bCs/>
          </w:rPr>
          <w:t>For a Europe-wide coordinated levy on wealth</w:t>
        </w:r>
      </w:ins>
    </w:p>
    <w:p w14:paraId="0C64E627" w14:textId="77777777" w:rsidR="000520D4" w:rsidRPr="00B50214" w:rsidRDefault="000520D4" w:rsidP="000520D4">
      <w:pPr>
        <w:widowControl w:val="0"/>
        <w:autoSpaceDE w:val="0"/>
        <w:autoSpaceDN w:val="0"/>
        <w:adjustRightInd w:val="0"/>
        <w:ind w:right="1552"/>
        <w:rPr>
          <w:ins w:id="1379" w:author="Arnold Sandjaja" w:date="2013-06-29T14:41:00Z"/>
          <w:rFonts w:cs="Arial"/>
          <w:b/>
          <w:bCs/>
          <w:color w:val="FF0000"/>
        </w:rPr>
      </w:pPr>
    </w:p>
    <w:p w14:paraId="15DE1E24" w14:textId="77777777" w:rsidR="000520D4" w:rsidRPr="00B50214" w:rsidRDefault="000520D4" w:rsidP="000520D4">
      <w:pPr>
        <w:widowControl w:val="0"/>
        <w:autoSpaceDE w:val="0"/>
        <w:autoSpaceDN w:val="0"/>
        <w:adjustRightInd w:val="0"/>
        <w:ind w:right="1552"/>
        <w:rPr>
          <w:ins w:id="1380" w:author="Arnold Sandjaja" w:date="2013-06-29T14:41:00Z"/>
          <w:rFonts w:cs="Arial"/>
          <w:b/>
          <w:bCs/>
        </w:rPr>
      </w:pPr>
      <w:ins w:id="1381" w:author="Arnold Sandjaja" w:date="2013-06-29T14:41:00Z">
        <w:r w:rsidRPr="00B50214">
          <w:rPr>
            <w:rFonts w:cs="Arial"/>
            <w:b/>
            <w:bCs/>
            <w:color w:val="FF2712"/>
          </w:rPr>
          <w:t>(Main text: )</w:t>
        </w:r>
      </w:ins>
    </w:p>
    <w:p w14:paraId="053718DC" w14:textId="77777777" w:rsidR="000520D4" w:rsidRPr="00B50214" w:rsidRDefault="000520D4" w:rsidP="000520D4">
      <w:pPr>
        <w:widowControl w:val="0"/>
        <w:autoSpaceDE w:val="0"/>
        <w:autoSpaceDN w:val="0"/>
        <w:adjustRightInd w:val="0"/>
        <w:ind w:right="1552"/>
        <w:rPr>
          <w:ins w:id="1382" w:author="Arnold Sandjaja" w:date="2013-06-29T14:41:00Z"/>
          <w:rFonts w:cs="Arial"/>
          <w:b/>
          <w:bCs/>
        </w:rPr>
      </w:pPr>
    </w:p>
    <w:p w14:paraId="2DC151DE" w14:textId="77777777" w:rsidR="000520D4" w:rsidRPr="00B50214" w:rsidRDefault="000520D4" w:rsidP="000520D4">
      <w:pPr>
        <w:widowControl w:val="0"/>
        <w:autoSpaceDE w:val="0"/>
        <w:autoSpaceDN w:val="0"/>
        <w:adjustRightInd w:val="0"/>
        <w:ind w:right="1552"/>
        <w:rPr>
          <w:ins w:id="1383" w:author="Arnold Sandjaja" w:date="2013-06-29T14:41:00Z"/>
          <w:rFonts w:cs="Arial"/>
        </w:rPr>
      </w:pPr>
      <w:ins w:id="1384" w:author="Arnold Sandjaja" w:date="2013-06-29T14:41:00Z">
        <w:r w:rsidRPr="00B50214">
          <w:rPr>
            <w:rFonts w:cs="Arial"/>
          </w:rPr>
          <w:lastRenderedPageBreak/>
          <w:t>The nature of the crisis</w:t>
        </w:r>
      </w:ins>
    </w:p>
    <w:p w14:paraId="6C6E6FFD" w14:textId="77777777" w:rsidR="000520D4" w:rsidRPr="00B50214" w:rsidRDefault="000520D4" w:rsidP="000520D4">
      <w:pPr>
        <w:widowControl w:val="0"/>
        <w:autoSpaceDE w:val="0"/>
        <w:autoSpaceDN w:val="0"/>
        <w:adjustRightInd w:val="0"/>
        <w:ind w:right="1552"/>
        <w:rPr>
          <w:ins w:id="1385" w:author="Arnold Sandjaja" w:date="2013-06-29T14:41:00Z"/>
          <w:rFonts w:cs="Arial"/>
        </w:rPr>
      </w:pPr>
      <w:ins w:id="1386" w:author="Arnold Sandjaja" w:date="2013-06-29T14:41:00Z">
        <w:r w:rsidRPr="00B50214">
          <w:rPr>
            <w:rFonts w:cs="Arial"/>
          </w:rPr>
          <w:t> A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are necessary. This applies even more in the currently dominant form of capitalism driven by financial markets, since here the disparity in the distribution of prosperity has been growing especially rapidly. As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assets. The increasing dominance of the financial markets has allowed gigantic profits – and also losses – to be made within seconds. Thus the system is becoming more and more unstable. More and more speculative bubbles develop, which must burst sooner or later.</w:t>
        </w:r>
      </w:ins>
    </w:p>
    <w:p w14:paraId="63CB1B8B" w14:textId="77777777" w:rsidR="000520D4" w:rsidRPr="00B50214" w:rsidRDefault="000520D4" w:rsidP="000520D4">
      <w:pPr>
        <w:widowControl w:val="0"/>
        <w:autoSpaceDE w:val="0"/>
        <w:autoSpaceDN w:val="0"/>
        <w:adjustRightInd w:val="0"/>
        <w:ind w:right="1552"/>
        <w:rPr>
          <w:ins w:id="1387" w:author="Arnold Sandjaja" w:date="2013-06-29T14:41:00Z"/>
          <w:rFonts w:cs="Arial"/>
        </w:rPr>
      </w:pPr>
    </w:p>
    <w:p w14:paraId="01EC8D39" w14:textId="77777777" w:rsidR="000520D4" w:rsidRDefault="000520D4" w:rsidP="000520D4">
      <w:pPr>
        <w:widowControl w:val="0"/>
        <w:autoSpaceDE w:val="0"/>
        <w:autoSpaceDN w:val="0"/>
        <w:adjustRightInd w:val="0"/>
        <w:ind w:right="1552"/>
        <w:rPr>
          <w:ins w:id="1388" w:author="Arnold Sandjaja" w:date="2013-06-29T14:41:00Z"/>
          <w:rFonts w:cs="Arial"/>
          <w:b/>
          <w:bCs/>
          <w:color w:val="FF0000"/>
        </w:rPr>
      </w:pPr>
      <w:ins w:id="1389"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6AF2827F" w14:textId="77777777" w:rsidR="000520D4" w:rsidRPr="000A6AAA" w:rsidRDefault="000520D4" w:rsidP="000520D4">
      <w:pPr>
        <w:pStyle w:val="ListParagraph"/>
        <w:widowControl w:val="0"/>
        <w:numPr>
          <w:ilvl w:val="0"/>
          <w:numId w:val="10"/>
        </w:numPr>
        <w:autoSpaceDE w:val="0"/>
        <w:autoSpaceDN w:val="0"/>
        <w:adjustRightInd w:val="0"/>
        <w:ind w:right="1552"/>
        <w:rPr>
          <w:ins w:id="1390" w:author="Arnold Sandjaja" w:date="2013-06-29T14:41:00Z"/>
          <w:rFonts w:ascii="Arial" w:hAnsi="Arial" w:cs="Arial"/>
          <w:b/>
          <w:bCs/>
          <w:color w:val="FF0000"/>
        </w:rPr>
      </w:pPr>
      <w:ins w:id="1391" w:author="Arnold Sandjaja" w:date="2013-06-29T14:41:00Z">
        <w:r>
          <w:rPr>
            <w:rFonts w:ascii="Arial" w:hAnsi="Arial" w:cs="Arial"/>
            <w:b/>
            <w:bCs/>
            <w:color w:val="FF0000"/>
          </w:rPr>
          <w:t>WSC2013_TP40_MOD1_PRE_EN_10</w:t>
        </w:r>
        <w:r w:rsidRPr="000A6AAA">
          <w:rPr>
            <w:rFonts w:ascii="Arial" w:hAnsi="Arial" w:cs="Arial"/>
            <w:b/>
            <w:bCs/>
            <w:color w:val="FF0000"/>
          </w:rPr>
          <w:t>.jpg</w:t>
        </w:r>
      </w:ins>
    </w:p>
    <w:p w14:paraId="74852438" w14:textId="77777777" w:rsidR="000520D4" w:rsidRPr="000A6AAA" w:rsidRDefault="000520D4" w:rsidP="000520D4">
      <w:pPr>
        <w:pStyle w:val="ListParagraph"/>
        <w:widowControl w:val="0"/>
        <w:numPr>
          <w:ilvl w:val="0"/>
          <w:numId w:val="10"/>
        </w:numPr>
        <w:autoSpaceDE w:val="0"/>
        <w:autoSpaceDN w:val="0"/>
        <w:adjustRightInd w:val="0"/>
        <w:ind w:right="1552"/>
        <w:rPr>
          <w:ins w:id="1392" w:author="Arnold Sandjaja" w:date="2013-06-29T14:41:00Z"/>
          <w:rFonts w:ascii="Arial" w:hAnsi="Arial" w:cs="Arial"/>
          <w:b/>
          <w:bCs/>
          <w:color w:val="FF0000"/>
        </w:rPr>
      </w:pPr>
      <w:ins w:id="1393" w:author="Arnold Sandjaja" w:date="2013-06-29T14:41:00Z">
        <w:r>
          <w:rPr>
            <w:rFonts w:ascii="Arial" w:hAnsi="Arial" w:cs="Arial"/>
            <w:b/>
            <w:bCs/>
            <w:color w:val="FF0000"/>
          </w:rPr>
          <w:t>WSC2013_TP40_MOD1_PRE_EN_11</w:t>
        </w:r>
        <w:r w:rsidRPr="000A6AAA">
          <w:rPr>
            <w:rFonts w:ascii="Arial" w:hAnsi="Arial" w:cs="Arial"/>
            <w:b/>
            <w:bCs/>
            <w:color w:val="FF0000"/>
          </w:rPr>
          <w:t>.jpg)</w:t>
        </w:r>
      </w:ins>
    </w:p>
    <w:p w14:paraId="32CB6045" w14:textId="77777777" w:rsidR="000520D4" w:rsidRDefault="000520D4" w:rsidP="000520D4">
      <w:pPr>
        <w:widowControl w:val="0"/>
        <w:autoSpaceDE w:val="0"/>
        <w:autoSpaceDN w:val="0"/>
        <w:adjustRightInd w:val="0"/>
        <w:ind w:right="1552"/>
        <w:rPr>
          <w:ins w:id="1394" w:author="Arnold Sandjaja" w:date="2013-06-29T14:41:00Z"/>
          <w:rFonts w:cs="Arial"/>
          <w:b/>
          <w:bCs/>
          <w:color w:val="FF0000"/>
        </w:rPr>
      </w:pPr>
    </w:p>
    <w:p w14:paraId="3F390E82" w14:textId="77777777" w:rsidR="000520D4" w:rsidRPr="00B50214" w:rsidRDefault="000520D4" w:rsidP="000520D4">
      <w:pPr>
        <w:widowControl w:val="0"/>
        <w:autoSpaceDE w:val="0"/>
        <w:autoSpaceDN w:val="0"/>
        <w:adjustRightInd w:val="0"/>
        <w:ind w:right="1552"/>
        <w:rPr>
          <w:ins w:id="1395" w:author="Arnold Sandjaja" w:date="2013-06-29T14:41:00Z"/>
          <w:rFonts w:cs="Arial"/>
          <w:color w:val="FFFFFF"/>
          <w:sz w:val="18"/>
          <w:szCs w:val="18"/>
        </w:rPr>
      </w:pPr>
      <w:ins w:id="1396" w:author="Arnold Sandjaja" w:date="2013-06-29T14:41:00Z">
        <w:r w:rsidRPr="00B50214">
          <w:rPr>
            <w:rFonts w:cs="Arial"/>
          </w:rPr>
          <w:t>A constantly increasing disparity of wealth is an intrinsic aspect of capitalism</w:t>
        </w:r>
      </w:ins>
    </w:p>
    <w:p w14:paraId="0AEE6A18" w14:textId="77777777" w:rsidR="000520D4" w:rsidRPr="00B50214" w:rsidRDefault="000520D4" w:rsidP="000520D4">
      <w:pPr>
        <w:widowControl w:val="0"/>
        <w:autoSpaceDE w:val="0"/>
        <w:autoSpaceDN w:val="0"/>
        <w:adjustRightInd w:val="0"/>
        <w:ind w:right="1552"/>
        <w:rPr>
          <w:ins w:id="1397" w:author="Arnold Sandjaja" w:date="2013-06-29T14:41:00Z"/>
          <w:rFonts w:cs="Arial"/>
          <w:color w:val="FFFFFF"/>
          <w:sz w:val="18"/>
          <w:szCs w:val="18"/>
        </w:rPr>
      </w:pPr>
    </w:p>
    <w:p w14:paraId="7768DE87" w14:textId="77777777" w:rsidR="000520D4" w:rsidRPr="00B50214" w:rsidRDefault="000520D4" w:rsidP="000520D4">
      <w:pPr>
        <w:widowControl w:val="0"/>
        <w:autoSpaceDE w:val="0"/>
        <w:autoSpaceDN w:val="0"/>
        <w:adjustRightInd w:val="0"/>
        <w:ind w:right="1552"/>
        <w:rPr>
          <w:ins w:id="1398" w:author="Arnold Sandjaja" w:date="2013-06-29T14:41:00Z"/>
          <w:rFonts w:cs="Arial"/>
          <w:color w:val="FFFFFF"/>
          <w:sz w:val="18"/>
          <w:szCs w:val="18"/>
        </w:rPr>
      </w:pPr>
    </w:p>
    <w:p w14:paraId="0D2DC9A5" w14:textId="77777777" w:rsidR="000520D4" w:rsidRDefault="000520D4" w:rsidP="000520D4">
      <w:pPr>
        <w:widowControl w:val="0"/>
        <w:autoSpaceDE w:val="0"/>
        <w:autoSpaceDN w:val="0"/>
        <w:adjustRightInd w:val="0"/>
        <w:ind w:right="1552"/>
        <w:rPr>
          <w:ins w:id="1399" w:author="Arnold Sandjaja" w:date="2013-06-29T14:41:00Z"/>
          <w:rFonts w:cs="Arial"/>
          <w:b/>
          <w:bCs/>
          <w:color w:val="FF2712"/>
        </w:rPr>
      </w:pPr>
    </w:p>
    <w:p w14:paraId="309D884C" w14:textId="77777777" w:rsidR="000520D4" w:rsidRPr="00B50214" w:rsidRDefault="000520D4" w:rsidP="000520D4">
      <w:pPr>
        <w:widowControl w:val="0"/>
        <w:autoSpaceDE w:val="0"/>
        <w:autoSpaceDN w:val="0"/>
        <w:adjustRightInd w:val="0"/>
        <w:ind w:right="1552"/>
        <w:rPr>
          <w:ins w:id="1400" w:author="Arnold Sandjaja" w:date="2013-06-29T14:41:00Z"/>
          <w:rFonts w:cs="Arial"/>
          <w:b/>
          <w:bCs/>
          <w:color w:val="FF2712"/>
        </w:rPr>
      </w:pPr>
      <w:ins w:id="1401" w:author="Arnold Sandjaja" w:date="2013-06-29T14:41:00Z">
        <w:r w:rsidRPr="00B50214">
          <w:rPr>
            <w:rFonts w:cs="Arial"/>
            <w:b/>
            <w:bCs/>
            <w:color w:val="FF2712"/>
          </w:rPr>
          <w:t>(Title: )</w:t>
        </w:r>
      </w:ins>
    </w:p>
    <w:p w14:paraId="26829EC8" w14:textId="77777777" w:rsidR="000520D4" w:rsidRPr="00B50214" w:rsidRDefault="000520D4" w:rsidP="000520D4">
      <w:pPr>
        <w:widowControl w:val="0"/>
        <w:autoSpaceDE w:val="0"/>
        <w:autoSpaceDN w:val="0"/>
        <w:adjustRightInd w:val="0"/>
        <w:ind w:right="1552"/>
        <w:rPr>
          <w:ins w:id="1402" w:author="Arnold Sandjaja" w:date="2013-06-29T14:41:00Z"/>
          <w:rFonts w:cs="Arial"/>
          <w:b/>
          <w:bCs/>
        </w:rPr>
      </w:pPr>
    </w:p>
    <w:p w14:paraId="7C1229F5" w14:textId="77777777" w:rsidR="000520D4" w:rsidRPr="00B50214" w:rsidRDefault="000520D4" w:rsidP="000520D4">
      <w:pPr>
        <w:widowControl w:val="0"/>
        <w:autoSpaceDE w:val="0"/>
        <w:autoSpaceDN w:val="0"/>
        <w:adjustRightInd w:val="0"/>
        <w:ind w:right="1552"/>
        <w:rPr>
          <w:ins w:id="1403" w:author="Arnold Sandjaja" w:date="2013-06-29T14:41:00Z"/>
          <w:rFonts w:cs="Arial"/>
          <w:b/>
          <w:bCs/>
        </w:rPr>
      </w:pPr>
      <w:ins w:id="1404" w:author="Arnold Sandjaja" w:date="2013-06-29T14:41:00Z">
        <w:r w:rsidRPr="00B50214">
          <w:rPr>
            <w:rFonts w:cs="Arial"/>
            <w:b/>
            <w:bCs/>
          </w:rPr>
          <w:t>Fiscal and Economic Union</w:t>
        </w:r>
      </w:ins>
    </w:p>
    <w:p w14:paraId="5FE08AE5" w14:textId="77777777" w:rsidR="000520D4" w:rsidRPr="00B50214" w:rsidRDefault="000520D4" w:rsidP="000520D4">
      <w:pPr>
        <w:widowControl w:val="0"/>
        <w:autoSpaceDE w:val="0"/>
        <w:autoSpaceDN w:val="0"/>
        <w:adjustRightInd w:val="0"/>
        <w:ind w:right="1552"/>
        <w:rPr>
          <w:ins w:id="1405" w:author="Arnold Sandjaja" w:date="2013-06-29T14:41:00Z"/>
          <w:rFonts w:cs="Arial"/>
          <w:b/>
          <w:bCs/>
          <w:color w:val="FF0000"/>
        </w:rPr>
      </w:pPr>
    </w:p>
    <w:p w14:paraId="443D6CCD" w14:textId="77777777" w:rsidR="000520D4" w:rsidRPr="00B50214" w:rsidRDefault="000520D4" w:rsidP="000520D4">
      <w:pPr>
        <w:widowControl w:val="0"/>
        <w:autoSpaceDE w:val="0"/>
        <w:autoSpaceDN w:val="0"/>
        <w:adjustRightInd w:val="0"/>
        <w:ind w:right="1552"/>
        <w:rPr>
          <w:ins w:id="1406" w:author="Arnold Sandjaja" w:date="2013-06-29T14:41:00Z"/>
          <w:rFonts w:cs="Arial"/>
          <w:b/>
          <w:bCs/>
          <w:color w:val="FF2712"/>
        </w:rPr>
      </w:pPr>
      <w:ins w:id="1407" w:author="Arnold Sandjaja" w:date="2013-06-29T14:41:00Z">
        <w:r w:rsidRPr="00B50214">
          <w:rPr>
            <w:rFonts w:cs="Arial"/>
            <w:b/>
            <w:bCs/>
            <w:color w:val="FF2712"/>
          </w:rPr>
          <w:t>(Main text: )</w:t>
        </w:r>
      </w:ins>
    </w:p>
    <w:p w14:paraId="0383C6BF" w14:textId="77777777" w:rsidR="000520D4" w:rsidRPr="00B50214" w:rsidRDefault="000520D4" w:rsidP="000520D4">
      <w:pPr>
        <w:widowControl w:val="0"/>
        <w:autoSpaceDE w:val="0"/>
        <w:autoSpaceDN w:val="0"/>
        <w:adjustRightInd w:val="0"/>
        <w:ind w:right="1552"/>
        <w:rPr>
          <w:ins w:id="1408" w:author="Arnold Sandjaja" w:date="2013-06-29T14:41:00Z"/>
          <w:rFonts w:cs="Arial"/>
        </w:rPr>
      </w:pPr>
    </w:p>
    <w:p w14:paraId="716C51CB" w14:textId="77777777" w:rsidR="000520D4" w:rsidRPr="00B50214" w:rsidRDefault="000520D4" w:rsidP="000520D4">
      <w:pPr>
        <w:widowControl w:val="0"/>
        <w:autoSpaceDE w:val="0"/>
        <w:autoSpaceDN w:val="0"/>
        <w:adjustRightInd w:val="0"/>
        <w:ind w:right="1552"/>
        <w:rPr>
          <w:ins w:id="1409" w:author="Arnold Sandjaja" w:date="2013-06-29T14:41:00Z"/>
          <w:rFonts w:cs="Arial"/>
        </w:rPr>
      </w:pPr>
      <w:ins w:id="1410" w:author="Arnold Sandjaja" w:date="2013-06-29T14:41:00Z">
        <w:r w:rsidRPr="00B50214">
          <w:rPr>
            <w:rFonts w:cs="Arial"/>
          </w:rPr>
          <w:t>Fiscal pact, ESM, six-pack, two-pack</w:t>
        </w:r>
      </w:ins>
    </w:p>
    <w:p w14:paraId="638AD2BA" w14:textId="77777777" w:rsidR="000520D4" w:rsidRPr="00B50214" w:rsidRDefault="000520D4" w:rsidP="000520D4">
      <w:pPr>
        <w:widowControl w:val="0"/>
        <w:autoSpaceDE w:val="0"/>
        <w:autoSpaceDN w:val="0"/>
        <w:adjustRightInd w:val="0"/>
        <w:ind w:right="1552"/>
        <w:rPr>
          <w:ins w:id="1411" w:author="Arnold Sandjaja" w:date="2013-06-29T14:41:00Z"/>
          <w:rFonts w:cs="Arial"/>
        </w:rPr>
      </w:pPr>
      <w:ins w:id="1412" w:author="Arnold Sandjaja" w:date="2013-06-29T14:41:00Z">
        <w:r w:rsidRPr="00B50214">
          <w:rPr>
            <w:rFonts w:cs="Arial"/>
          </w:rPr>
          <w:t>Under the pressure of the crisis, the powerful are pushing through their murky "reform" measures at a rapid pace. The logic is always the same: Reduce debts through cuts in social services and privatisation, raise competitiveness through wage cuts and eliminate workers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ins>
    </w:p>
    <w:p w14:paraId="5FC31EAE" w14:textId="77777777" w:rsidR="000520D4" w:rsidRPr="00B50214" w:rsidRDefault="000520D4" w:rsidP="000520D4">
      <w:pPr>
        <w:widowControl w:val="0"/>
        <w:autoSpaceDE w:val="0"/>
        <w:autoSpaceDN w:val="0"/>
        <w:adjustRightInd w:val="0"/>
        <w:ind w:right="1552"/>
        <w:rPr>
          <w:ins w:id="1413" w:author="Arnold Sandjaja" w:date="2013-06-29T14:41:00Z"/>
          <w:rFonts w:cs="Arial"/>
        </w:rPr>
      </w:pPr>
      <w:ins w:id="1414" w:author="Arnold Sandjaja" w:date="2013-06-29T14:41:00Z">
        <w:r w:rsidRPr="00B50214">
          <w:rPr>
            <w:rFonts w:cs="Arial"/>
          </w:rPr>
          <w:t>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as the European Commission President Barroso put it: A quiet revolution has been taking place.</w:t>
        </w:r>
      </w:ins>
    </w:p>
    <w:p w14:paraId="5B7CF5BE" w14:textId="77777777" w:rsidR="000520D4" w:rsidRPr="00B50214" w:rsidRDefault="000520D4" w:rsidP="000520D4">
      <w:pPr>
        <w:widowControl w:val="0"/>
        <w:autoSpaceDE w:val="0"/>
        <w:autoSpaceDN w:val="0"/>
        <w:adjustRightInd w:val="0"/>
        <w:ind w:right="1552"/>
        <w:rPr>
          <w:ins w:id="1415" w:author="Arnold Sandjaja" w:date="2013-06-29T14:41:00Z"/>
          <w:rFonts w:cs="Arial"/>
        </w:rPr>
      </w:pPr>
    </w:p>
    <w:p w14:paraId="63EC4F84" w14:textId="77777777" w:rsidR="000520D4" w:rsidRDefault="000520D4" w:rsidP="000520D4">
      <w:pPr>
        <w:widowControl w:val="0"/>
        <w:autoSpaceDE w:val="0"/>
        <w:autoSpaceDN w:val="0"/>
        <w:adjustRightInd w:val="0"/>
        <w:ind w:right="1552"/>
        <w:rPr>
          <w:ins w:id="1416" w:author="Arnold Sandjaja" w:date="2013-06-29T14:41:00Z"/>
          <w:rFonts w:cs="Arial"/>
          <w:b/>
          <w:bCs/>
          <w:color w:val="FF0000"/>
        </w:rPr>
      </w:pPr>
      <w:ins w:id="1417"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w:t>
        </w:r>
      </w:ins>
    </w:p>
    <w:p w14:paraId="7BB35E74" w14:textId="77777777" w:rsidR="000520D4" w:rsidRDefault="000520D4" w:rsidP="000520D4">
      <w:pPr>
        <w:pStyle w:val="ListParagraph"/>
        <w:widowControl w:val="0"/>
        <w:numPr>
          <w:ilvl w:val="0"/>
          <w:numId w:val="10"/>
        </w:numPr>
        <w:autoSpaceDE w:val="0"/>
        <w:autoSpaceDN w:val="0"/>
        <w:adjustRightInd w:val="0"/>
        <w:ind w:right="1552"/>
        <w:rPr>
          <w:ins w:id="1418" w:author="Arnold Sandjaja" w:date="2013-06-29T14:41:00Z"/>
          <w:rFonts w:ascii="Arial" w:hAnsi="Arial" w:cs="Arial"/>
          <w:b/>
          <w:bCs/>
          <w:color w:val="FF0000"/>
        </w:rPr>
      </w:pPr>
      <w:ins w:id="1419" w:author="Arnold Sandjaja" w:date="2013-06-29T14:41:00Z">
        <w:r>
          <w:rPr>
            <w:rFonts w:ascii="Arial" w:hAnsi="Arial" w:cs="Arial"/>
            <w:b/>
            <w:bCs/>
            <w:color w:val="FF0000"/>
          </w:rPr>
          <w:lastRenderedPageBreak/>
          <w:t>WSC2013_TP40_MOD1_PRE_EN_04</w:t>
        </w:r>
        <w:r w:rsidRPr="000A6AAA">
          <w:rPr>
            <w:rFonts w:ascii="Arial" w:hAnsi="Arial" w:cs="Arial"/>
            <w:b/>
            <w:bCs/>
            <w:color w:val="FF0000"/>
          </w:rPr>
          <w:t>.jpg</w:t>
        </w:r>
        <w:r>
          <w:rPr>
            <w:rFonts w:ascii="Arial" w:hAnsi="Arial" w:cs="Arial"/>
            <w:b/>
            <w:bCs/>
            <w:color w:val="FF0000"/>
          </w:rPr>
          <w:t>)</w:t>
        </w:r>
      </w:ins>
    </w:p>
    <w:p w14:paraId="2B3B90BD" w14:textId="77777777" w:rsidR="000520D4" w:rsidRDefault="000520D4" w:rsidP="000520D4">
      <w:pPr>
        <w:widowControl w:val="0"/>
        <w:autoSpaceDE w:val="0"/>
        <w:autoSpaceDN w:val="0"/>
        <w:adjustRightInd w:val="0"/>
        <w:ind w:right="1552"/>
        <w:rPr>
          <w:ins w:id="1420" w:author="Arnold Sandjaja" w:date="2013-06-29T14:41:00Z"/>
          <w:rFonts w:cs="Arial"/>
          <w:b/>
          <w:bCs/>
          <w:color w:val="FF0000"/>
        </w:rPr>
      </w:pPr>
    </w:p>
    <w:p w14:paraId="272C5B3C" w14:textId="77777777" w:rsidR="000520D4" w:rsidRPr="000A6AAA" w:rsidRDefault="000520D4" w:rsidP="000520D4">
      <w:pPr>
        <w:widowControl w:val="0"/>
        <w:autoSpaceDE w:val="0"/>
        <w:autoSpaceDN w:val="0"/>
        <w:adjustRightInd w:val="0"/>
        <w:ind w:right="1552"/>
        <w:rPr>
          <w:ins w:id="1421" w:author="Arnold Sandjaja" w:date="2013-06-29T14:41:00Z"/>
          <w:rFonts w:cs="Arial"/>
          <w:b/>
          <w:bCs/>
          <w:color w:val="FF0000"/>
        </w:rPr>
      </w:pPr>
    </w:p>
    <w:p w14:paraId="6BB4C597" w14:textId="77777777" w:rsidR="000520D4" w:rsidRDefault="000520D4" w:rsidP="000520D4">
      <w:pPr>
        <w:widowControl w:val="0"/>
        <w:autoSpaceDE w:val="0"/>
        <w:autoSpaceDN w:val="0"/>
        <w:adjustRightInd w:val="0"/>
        <w:spacing w:line="241" w:lineRule="atLeast"/>
        <w:ind w:right="1552"/>
        <w:jc w:val="both"/>
        <w:rPr>
          <w:ins w:id="1422" w:author="Arnold Sandjaja" w:date="2013-06-29T14:41:00Z"/>
          <w:rFonts w:cs="Arial"/>
        </w:rPr>
      </w:pPr>
      <w:ins w:id="1423" w:author="Arnold Sandjaja" w:date="2013-06-29T14:41:00Z">
        <w:r w:rsidRPr="00B50214">
          <w:rPr>
            <w:rFonts w:cs="Arial"/>
          </w:rPr>
          <w:t>In the European Council the introduction of a fiscal and economic union is being prepared</w:t>
        </w:r>
        <w:r>
          <w:rPr>
            <w:rFonts w:cs="Arial"/>
          </w:rPr>
          <w:t>.</w:t>
        </w:r>
      </w:ins>
    </w:p>
    <w:p w14:paraId="110D25EC" w14:textId="77777777" w:rsidR="000520D4" w:rsidRDefault="000520D4" w:rsidP="000520D4">
      <w:pPr>
        <w:widowControl w:val="0"/>
        <w:autoSpaceDE w:val="0"/>
        <w:autoSpaceDN w:val="0"/>
        <w:adjustRightInd w:val="0"/>
        <w:spacing w:line="241" w:lineRule="atLeast"/>
        <w:ind w:right="1552"/>
        <w:jc w:val="both"/>
        <w:rPr>
          <w:ins w:id="1424" w:author="Arnold Sandjaja" w:date="2013-06-29T14:41:00Z"/>
          <w:rFonts w:cs="Arial"/>
        </w:rPr>
      </w:pPr>
    </w:p>
    <w:p w14:paraId="40749026" w14:textId="77777777" w:rsidR="000520D4" w:rsidRDefault="000520D4" w:rsidP="000520D4">
      <w:pPr>
        <w:widowControl w:val="0"/>
        <w:autoSpaceDE w:val="0"/>
        <w:autoSpaceDN w:val="0"/>
        <w:adjustRightInd w:val="0"/>
        <w:spacing w:line="241" w:lineRule="atLeast"/>
        <w:ind w:right="1552"/>
        <w:jc w:val="both"/>
        <w:rPr>
          <w:ins w:id="1425" w:author="Arnold Sandjaja" w:date="2013-06-29T14:41:00Z"/>
          <w:rFonts w:cs="Arial"/>
        </w:rPr>
      </w:pPr>
    </w:p>
    <w:p w14:paraId="52CACB3C" w14:textId="77777777" w:rsidR="001020AE" w:rsidRPr="009E674F" w:rsidRDefault="001020AE">
      <w:pPr>
        <w:tabs>
          <w:tab w:val="left" w:pos="1961"/>
        </w:tabs>
        <w:ind w:right="1552"/>
        <w:rPr>
          <w:rPrChange w:id="1426" w:author="Arnold Sandjaja" w:date="2013-06-29T14:31:00Z">
            <w:rPr>
              <w:lang w:val="en-US"/>
            </w:rPr>
          </w:rPrChange>
        </w:rPr>
        <w:pPrChange w:id="1427" w:author="Arnold Sandjaja" w:date="2013-06-29T14:31:00Z">
          <w:pPr>
            <w:pStyle w:val="Heading1AA"/>
          </w:pPr>
        </w:pPrChange>
      </w:pPr>
    </w:p>
    <w:sectPr w:rsidR="001020AE" w:rsidRPr="009E674F" w:rsidSect="00DE4AB5">
      <w:headerReference w:type="even" r:id="rId13"/>
      <w:headerReference w:type="default" r:id="rId14"/>
      <w:footerReference w:type="even" r:id="rId15"/>
      <w:footerReference w:type="default" r:id="rId16"/>
      <w:pgSz w:w="11900" w:h="16840"/>
      <w:pgMar w:top="1985" w:right="1134" w:bottom="1418" w:left="1134" w:header="567" w:footer="991" w:gutter="0"/>
      <w:cols w:space="720"/>
      <w:sectPrChange w:id="1515" w:author="Arnold Sandjaja" w:date="2013-06-29T14:58:00Z">
        <w:sectPr w:rsidR="001020AE" w:rsidRPr="009E674F" w:rsidSect="00DE4AB5">
          <w:pgMar w:top="1985" w:right="1134" w:bottom="1418" w:left="1134" w:header="567" w:footer="284" w:gutter="0"/>
        </w:sectPr>
      </w:sectPrChang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B8FC5C" w14:textId="77777777" w:rsidR="00511E9A" w:rsidRDefault="00511E9A">
      <w:r>
        <w:separator/>
      </w:r>
    </w:p>
  </w:endnote>
  <w:endnote w:type="continuationSeparator" w:id="0">
    <w:p w14:paraId="4DF458D3" w14:textId="77777777" w:rsidR="00511E9A" w:rsidRDefault="00511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ヒラギノ角ゴ Pro W3">
    <w:altName w:val="Arial Unicode MS"/>
    <w:charset w:val="80"/>
    <w:family w:val="auto"/>
    <w:pitch w:val="variable"/>
    <w:sig w:usb0="E00002FF" w:usb1="7AC7FFFF" w:usb2="00000012" w:usb3="00000000" w:csb0="0002000D" w:csb1="00000000"/>
  </w:font>
  <w:font w:name="ＭＳ ゴシック">
    <w:charset w:val="4E"/>
    <w:family w:val="auto"/>
    <w:pitch w:val="variable"/>
    <w:sig w:usb0="E00002FF" w:usb1="6AC7FDFB" w:usb2="00000012" w:usb3="00000000" w:csb0="0002009F" w:csb1="00000000"/>
  </w:font>
  <w:font w:name="Arial Bold">
    <w:panose1 w:val="020B07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Change w:id="1428" w:author="Arnold Sandjaja" w:date="2013-06-30T10:09:00Z">
        <w:tblPr>
          <w:tblW w:w="9880" w:type="dxa"/>
          <w:tblInd w:w="10" w:type="dxa"/>
          <w:shd w:val="clear" w:color="auto" w:fill="FFFFFF"/>
          <w:tblLayout w:type="fixed"/>
          <w:tblLook w:val="0000" w:firstRow="0" w:lastRow="0" w:firstColumn="0" w:lastColumn="0" w:noHBand="0" w:noVBand="0"/>
        </w:tblPr>
      </w:tblPrChange>
    </w:tblPr>
    <w:tblGrid>
      <w:gridCol w:w="2825"/>
      <w:gridCol w:w="5245"/>
      <w:gridCol w:w="1559"/>
      <w:tblGridChange w:id="1429">
        <w:tblGrid>
          <w:gridCol w:w="118"/>
          <w:gridCol w:w="2707"/>
          <w:gridCol w:w="118"/>
          <w:gridCol w:w="4560"/>
          <w:gridCol w:w="685"/>
          <w:gridCol w:w="1559"/>
          <w:gridCol w:w="133"/>
        </w:tblGrid>
      </w:tblGridChange>
    </w:tblGrid>
    <w:tr w:rsidR="00580CF8" w14:paraId="7F525DED" w14:textId="77777777" w:rsidTr="00580CF8">
      <w:trPr>
        <w:cantSplit/>
        <w:trHeight w:val="270"/>
        <w:trPrChange w:id="1430" w:author="Arnold Sandjaja" w:date="2013-06-30T10:09:00Z">
          <w:trPr>
            <w:cantSplit/>
            <w:trHeight w:val="270"/>
          </w:trPr>
        </w:trPrChange>
      </w:trPr>
      <w:tc>
        <w:tcPr>
          <w:tcW w:w="2825" w:type="dxa"/>
          <w:shd w:val="clear" w:color="auto" w:fill="FFFFFF"/>
          <w:tcMar>
            <w:top w:w="0" w:type="dxa"/>
            <w:left w:w="0" w:type="dxa"/>
            <w:bottom w:w="0" w:type="dxa"/>
            <w:right w:w="0" w:type="dxa"/>
          </w:tcMar>
          <w:tcPrChange w:id="1431" w:author="Arnold Sandjaja" w:date="2013-06-30T10:09:00Z">
            <w:tcPr>
              <w:tcW w:w="2825" w:type="dxa"/>
              <w:gridSpan w:val="2"/>
              <w:shd w:val="clear" w:color="auto" w:fill="FFFFFF"/>
              <w:tcMar>
                <w:top w:w="0" w:type="dxa"/>
                <w:left w:w="0" w:type="dxa"/>
                <w:bottom w:w="0" w:type="dxa"/>
                <w:right w:w="0" w:type="dxa"/>
              </w:tcMar>
            </w:tcPr>
          </w:tcPrChange>
        </w:tcPr>
        <w:p w14:paraId="519FC1AE" w14:textId="77777777" w:rsidR="00580CF8" w:rsidRDefault="00580CF8">
          <w:pPr>
            <w:pStyle w:val="Footer"/>
          </w:pPr>
        </w:p>
      </w:tc>
      <w:tc>
        <w:tcPr>
          <w:tcW w:w="5245" w:type="dxa"/>
          <w:shd w:val="clear" w:color="auto" w:fill="FFFFFF"/>
          <w:tcMar>
            <w:top w:w="0" w:type="dxa"/>
            <w:left w:w="0" w:type="dxa"/>
            <w:bottom w:w="0" w:type="dxa"/>
            <w:right w:w="0" w:type="dxa"/>
          </w:tcMar>
          <w:tcPrChange w:id="1432" w:author="Arnold Sandjaja" w:date="2013-06-30T10:09:00Z">
            <w:tcPr>
              <w:tcW w:w="4678" w:type="dxa"/>
              <w:gridSpan w:val="2"/>
              <w:shd w:val="clear" w:color="auto" w:fill="FFFFFF"/>
              <w:tcMar>
                <w:top w:w="0" w:type="dxa"/>
                <w:left w:w="0" w:type="dxa"/>
                <w:bottom w:w="0" w:type="dxa"/>
                <w:right w:w="0" w:type="dxa"/>
              </w:tcMar>
            </w:tcPr>
          </w:tcPrChange>
        </w:tcPr>
        <w:p w14:paraId="78D622EC" w14:textId="77777777" w:rsidR="00580CF8" w:rsidRDefault="00580CF8">
          <w:pPr>
            <w:pStyle w:val="Footer"/>
            <w:jc w:val="center"/>
            <w:pPrChange w:id="1433" w:author="Arnold Sandjaja" w:date="2013-06-30T10:10:00Z">
              <w:pPr>
                <w:pStyle w:val="Footer"/>
              </w:pPr>
            </w:pPrChange>
          </w:pPr>
        </w:p>
      </w:tc>
      <w:tc>
        <w:tcPr>
          <w:tcW w:w="1559" w:type="dxa"/>
          <w:shd w:val="clear" w:color="auto" w:fill="FFFFFF"/>
          <w:tcMar>
            <w:top w:w="0" w:type="dxa"/>
            <w:left w:w="0" w:type="dxa"/>
            <w:bottom w:w="0" w:type="dxa"/>
            <w:right w:w="0" w:type="dxa"/>
          </w:tcMar>
          <w:tcPrChange w:id="1434" w:author="Arnold Sandjaja" w:date="2013-06-30T10:09:00Z">
            <w:tcPr>
              <w:tcW w:w="2377" w:type="dxa"/>
              <w:gridSpan w:val="3"/>
              <w:shd w:val="clear" w:color="auto" w:fill="FFFFFF"/>
              <w:tcMar>
                <w:top w:w="0" w:type="dxa"/>
                <w:left w:w="0" w:type="dxa"/>
                <w:bottom w:w="0" w:type="dxa"/>
                <w:right w:w="0" w:type="dxa"/>
              </w:tcMar>
            </w:tcPr>
          </w:tcPrChange>
        </w:tcPr>
        <w:p w14:paraId="4A06BB75" w14:textId="77777777" w:rsidR="00580CF8" w:rsidRDefault="00580CF8">
          <w:pPr>
            <w:pStyle w:val="Footer"/>
          </w:pPr>
        </w:p>
      </w:tc>
    </w:tr>
    <w:tr w:rsidR="00580CF8" w14:paraId="382A4C48" w14:textId="77777777" w:rsidTr="008E1A3D">
      <w:trPr>
        <w:cantSplit/>
        <w:trHeight w:val="400"/>
      </w:trPr>
      <w:tc>
        <w:tcPr>
          <w:tcW w:w="2825" w:type="dxa"/>
          <w:shd w:val="clear" w:color="auto" w:fill="FFFFFF"/>
          <w:tcMar>
            <w:top w:w="0" w:type="dxa"/>
            <w:left w:w="0" w:type="dxa"/>
            <w:bottom w:w="0" w:type="dxa"/>
            <w:right w:w="0" w:type="dxa"/>
          </w:tcMar>
        </w:tcPr>
        <w:p w14:paraId="15EA58EB" w14:textId="6177CFA5" w:rsidR="00580CF8" w:rsidDel="00C40CC0" w:rsidRDefault="00580CF8" w:rsidP="00836D7A">
          <w:pPr>
            <w:pStyle w:val="Footer"/>
            <w:rPr>
              <w:del w:id="1435" w:author="Arnold Sandjaja" w:date="2013-06-30T10:08:00Z"/>
              <w:sz w:val="16"/>
              <w:lang w:val="en-US"/>
            </w:rPr>
          </w:pPr>
          <w:ins w:id="1436" w:author="Arnold Sandjaja" w:date="2013-06-30T10:08:00Z">
            <w:r>
              <w:rPr>
                <w:sz w:val="16"/>
                <w:lang w:val="de-DE"/>
              </w:rPr>
              <w:t>WSC2013_TP40_MOD2_actual_EN</w:t>
            </w:r>
          </w:ins>
          <w:del w:id="1437" w:author="Arnold Sandjaja" w:date="2013-06-30T10:08:00Z">
            <w:r w:rsidDel="00C40CC0">
              <w:rPr>
                <w:sz w:val="16"/>
                <w:lang w:val="en-US"/>
              </w:rPr>
              <w:delText>Test Project proposal for skill 40</w:delText>
            </w:r>
          </w:del>
        </w:p>
        <w:p w14:paraId="5A61E0BF" w14:textId="1F28209C" w:rsidR="00580CF8" w:rsidRDefault="00580CF8" w:rsidP="00836D7A">
          <w:pPr>
            <w:pStyle w:val="Footer"/>
            <w:rPr>
              <w:sz w:val="16"/>
              <w:lang w:val="de-DE"/>
            </w:rPr>
          </w:pPr>
          <w:del w:id="1438" w:author="Arnold Sandjaja" w:date="2013-06-30T10:08:00Z">
            <w:r w:rsidDel="00C40CC0">
              <w:rPr>
                <w:sz w:val="16"/>
                <w:lang w:val="de-DE"/>
              </w:rPr>
              <w:delText>WSC2013_TP40_M1_actual_EN</w:delText>
            </w:r>
          </w:del>
        </w:p>
      </w:tc>
      <w:tc>
        <w:tcPr>
          <w:tcW w:w="5245" w:type="dxa"/>
          <w:shd w:val="clear" w:color="auto" w:fill="FFFFFF"/>
          <w:tcMar>
            <w:top w:w="0" w:type="dxa"/>
            <w:left w:w="0" w:type="dxa"/>
            <w:bottom w:w="0" w:type="dxa"/>
            <w:right w:w="0" w:type="dxa"/>
          </w:tcMar>
        </w:tcPr>
        <w:p w14:paraId="376AECEA" w14:textId="77777777" w:rsidR="00580CF8" w:rsidRDefault="00580CF8">
          <w:pPr>
            <w:pStyle w:val="Footer"/>
            <w:ind w:right="-93"/>
            <w:jc w:val="center"/>
            <w:rPr>
              <w:ins w:id="1439" w:author="Arnold Sandjaja" w:date="2013-06-30T10:08:00Z"/>
              <w:sz w:val="16"/>
              <w:lang w:val="fr-FR"/>
            </w:rPr>
          </w:pPr>
          <w:ins w:id="1440" w:author="Arnold Sandjaja" w:date="2013-06-30T10:08:00Z">
            <w:r w:rsidRPr="007C12D8">
              <w:rPr>
                <w:rFonts w:hint="eastAsia"/>
                <w:sz w:val="16"/>
                <w:lang w:val="fr-FR"/>
              </w:rPr>
              <w:t>Ⓒ</w:t>
            </w:r>
            <w:r>
              <w:rPr>
                <w:sz w:val="16"/>
                <w:lang w:val="fr-FR"/>
              </w:rPr>
              <w:t xml:space="preserve"> WorldSkills International (WSI) reserves all rights in documents</w:t>
            </w:r>
          </w:ins>
        </w:p>
        <w:p w14:paraId="1C0FB0E4" w14:textId="77777777" w:rsidR="00580CF8" w:rsidRDefault="00580CF8">
          <w:pPr>
            <w:pStyle w:val="Footer"/>
            <w:jc w:val="center"/>
            <w:rPr>
              <w:ins w:id="1441" w:author="Arnold Sandjaja" w:date="2013-06-30T10:08:00Z"/>
              <w:sz w:val="16"/>
              <w:lang w:val="fr-FR"/>
            </w:rPr>
          </w:pPr>
          <w:ins w:id="1442" w:author="Arnold Sandjaja" w:date="2013-06-30T10:08:00Z">
            <w:r>
              <w:rPr>
                <w:sz w:val="16"/>
                <w:lang w:val="fr-FR"/>
              </w:rPr>
              <w:t>developed for or an behalf of WSI, including translation and electronic</w:t>
            </w:r>
          </w:ins>
        </w:p>
        <w:p w14:paraId="2101D32D" w14:textId="77777777" w:rsidR="00580CF8" w:rsidRDefault="00580CF8">
          <w:pPr>
            <w:pStyle w:val="Footer"/>
            <w:jc w:val="center"/>
            <w:rPr>
              <w:ins w:id="1443" w:author="Arnold Sandjaja" w:date="2013-06-30T10:08:00Z"/>
              <w:sz w:val="16"/>
              <w:lang w:val="fr-FR"/>
            </w:rPr>
          </w:pPr>
          <w:ins w:id="1444" w:author="Arnold Sandjaja" w:date="2013-06-30T10:08:00Z">
            <w:r>
              <w:rPr>
                <w:sz w:val="16"/>
                <w:lang w:val="fr-FR"/>
              </w:rPr>
              <w:t>distribution. This material my be reproduced for non-commercial</w:t>
            </w:r>
          </w:ins>
        </w:p>
        <w:p w14:paraId="5E0F2F9A" w14:textId="77777777" w:rsidR="00580CF8" w:rsidRDefault="00580CF8">
          <w:pPr>
            <w:pStyle w:val="Footer"/>
            <w:tabs>
              <w:tab w:val="clear" w:pos="4680"/>
            </w:tabs>
            <w:ind w:left="567" w:right="-142"/>
            <w:jc w:val="center"/>
            <w:rPr>
              <w:ins w:id="1445" w:author="Arnold Sandjaja" w:date="2013-06-30T10:08:00Z"/>
              <w:sz w:val="16"/>
              <w:lang w:val="fr-FR"/>
            </w:rPr>
            <w:pPrChange w:id="1446" w:author="Arnold Sandjaja" w:date="2013-06-30T10:10:00Z">
              <w:pPr>
                <w:pStyle w:val="Footer"/>
                <w:ind w:left="567"/>
                <w:jc w:val="center"/>
              </w:pPr>
            </w:pPrChange>
          </w:pPr>
          <w:ins w:id="1447" w:author="Arnold Sandjaja" w:date="2013-06-30T10:08:00Z">
            <w:r>
              <w:rPr>
                <w:sz w:val="16"/>
                <w:lang w:val="fr-FR"/>
              </w:rPr>
              <w:t>vocational and educational purposes provided that the WorldSkills International logo and copyright notice are left in place</w:t>
            </w:r>
          </w:ins>
        </w:p>
        <w:p w14:paraId="77F7F41F" w14:textId="04DE6C39" w:rsidR="00580CF8" w:rsidDel="00C40CC0" w:rsidRDefault="00580CF8">
          <w:pPr>
            <w:pStyle w:val="Footer"/>
            <w:jc w:val="center"/>
            <w:rPr>
              <w:del w:id="1448" w:author="Arnold Sandjaja" w:date="2013-06-30T10:08:00Z"/>
              <w:sz w:val="16"/>
              <w:lang w:val="fr-FR"/>
            </w:rPr>
            <w:pPrChange w:id="1449" w:author="Arnold Sandjaja" w:date="2013-06-30T10:10:00Z">
              <w:pPr>
                <w:pStyle w:val="Footer"/>
              </w:pPr>
            </w:pPrChange>
          </w:pPr>
          <w:del w:id="1450" w:author="Arnold Sandjaja" w:date="2013-06-30T10:08:00Z">
            <w:r w:rsidDel="00C40CC0">
              <w:rPr>
                <w:sz w:val="16"/>
                <w:lang w:val="fr-FR"/>
              </w:rPr>
              <w:delText>Version: 1.</w:delText>
            </w:r>
          </w:del>
          <w:ins w:id="1451" w:author="Michel Bulon" w:date="2013-05-20T20:24:00Z">
            <w:del w:id="1452" w:author="Arnold Sandjaja" w:date="2013-06-14T18:24:00Z">
              <w:r w:rsidDel="00820615">
                <w:rPr>
                  <w:sz w:val="16"/>
                  <w:lang w:val="fr-FR"/>
                </w:rPr>
                <w:delText>4</w:delText>
              </w:r>
            </w:del>
          </w:ins>
          <w:ins w:id="1453" w:author="Michel Bulon" w:date="2013-06-21T09:54:00Z">
            <w:del w:id="1454" w:author="Arnold Sandjaja" w:date="2013-06-29T12:06:00Z">
              <w:r w:rsidDel="00617B40">
                <w:rPr>
                  <w:sz w:val="16"/>
                  <w:lang w:val="fr-FR"/>
                </w:rPr>
                <w:delText>8</w:delText>
              </w:r>
            </w:del>
          </w:ins>
          <w:del w:id="1455" w:author="Arnold Sandjaja" w:date="2013-05-17T16:21:00Z">
            <w:r w:rsidDel="000D2FD7">
              <w:rPr>
                <w:sz w:val="16"/>
                <w:lang w:val="fr-FR"/>
              </w:rPr>
              <w:delText>1</w:delText>
            </w:r>
          </w:del>
        </w:p>
        <w:p w14:paraId="7E5D4950" w14:textId="2A025B07" w:rsidR="00580CF8" w:rsidRDefault="00580CF8">
          <w:pPr>
            <w:pStyle w:val="Footer"/>
            <w:jc w:val="center"/>
            <w:rPr>
              <w:sz w:val="16"/>
              <w:lang w:val="fr-FR"/>
            </w:rPr>
            <w:pPrChange w:id="1456" w:author="Arnold Sandjaja" w:date="2013-06-30T10:10:00Z">
              <w:pPr>
                <w:pStyle w:val="Footer"/>
              </w:pPr>
            </w:pPrChange>
          </w:pPr>
          <w:del w:id="1457" w:author="Arnold Sandjaja" w:date="2013-06-30T10:08:00Z">
            <w:r w:rsidDel="00C40CC0">
              <w:rPr>
                <w:sz w:val="16"/>
                <w:lang w:val="fr-FR"/>
              </w:rPr>
              <w:delText xml:space="preserve">Date: </w:delText>
            </w:r>
          </w:del>
          <w:ins w:id="1458" w:author="Michel Bulon" w:date="2013-05-20T20:24:00Z">
            <w:del w:id="1459" w:author="Arnold Sandjaja" w:date="2013-06-14T18:24:00Z">
              <w:r w:rsidDel="00820615">
                <w:rPr>
                  <w:sz w:val="16"/>
                  <w:lang w:val="fr-FR"/>
                </w:rPr>
                <w:delText>12</w:delText>
              </w:r>
            </w:del>
          </w:ins>
          <w:ins w:id="1460" w:author="Michel Bulon" w:date="2013-06-21T09:54:00Z">
            <w:del w:id="1461" w:author="Arnold Sandjaja" w:date="2013-06-29T12:06:00Z">
              <w:r w:rsidDel="00617B40">
                <w:rPr>
                  <w:sz w:val="16"/>
                  <w:lang w:val="fr-FR"/>
                </w:rPr>
                <w:delText>1</w:delText>
              </w:r>
            </w:del>
          </w:ins>
          <w:del w:id="1462" w:author="Arnold Sandjaja" w:date="2013-05-17T16:21:00Z">
            <w:r w:rsidDel="000D2FD7">
              <w:rPr>
                <w:sz w:val="16"/>
                <w:lang w:val="fr-FR"/>
              </w:rPr>
              <w:delText>4</w:delText>
            </w:r>
          </w:del>
          <w:del w:id="1463" w:author="Arnold Sandjaja" w:date="2013-06-30T10:08:00Z">
            <w:r w:rsidDel="00C40CC0">
              <w:rPr>
                <w:sz w:val="16"/>
                <w:lang w:val="fr-FR"/>
              </w:rPr>
              <w:delText>.0</w:delText>
            </w:r>
          </w:del>
          <w:ins w:id="1464" w:author="Michel Bulon" w:date="2013-06-12T21:05:00Z">
            <w:del w:id="1465" w:author="Arnold Sandjaja" w:date="2013-06-30T10:08:00Z">
              <w:r w:rsidDel="00C40CC0">
                <w:rPr>
                  <w:sz w:val="16"/>
                  <w:lang w:val="fr-FR"/>
                </w:rPr>
                <w:delText>6</w:delText>
              </w:r>
            </w:del>
          </w:ins>
          <w:del w:id="1466" w:author="Arnold Sandjaja" w:date="2013-06-30T10:08:00Z">
            <w:r w:rsidDel="00C40CC0">
              <w:rPr>
                <w:sz w:val="16"/>
                <w:lang w:val="fr-FR"/>
              </w:rPr>
              <w:delText>5.13</w:delText>
            </w:r>
          </w:del>
        </w:p>
      </w:tc>
      <w:tc>
        <w:tcPr>
          <w:tcW w:w="1559" w:type="dxa"/>
          <w:shd w:val="clear" w:color="auto" w:fill="FFFFFF"/>
          <w:tcMar>
            <w:top w:w="0" w:type="dxa"/>
            <w:left w:w="0" w:type="dxa"/>
            <w:bottom w:w="0" w:type="dxa"/>
            <w:right w:w="0" w:type="dxa"/>
          </w:tcMar>
        </w:tcPr>
        <w:p w14:paraId="554F1A99" w14:textId="77777777" w:rsidR="00580CF8" w:rsidRDefault="00580CF8" w:rsidP="0096745B">
          <w:pPr>
            <w:pStyle w:val="Footer"/>
            <w:jc w:val="right"/>
            <w:rPr>
              <w:ins w:id="1467" w:author="Arnold Sandjaja" w:date="2013-06-30T10:08:00Z"/>
              <w:rStyle w:val="PageNumber"/>
              <w:sz w:val="20"/>
            </w:rPr>
          </w:pPr>
        </w:p>
        <w:p w14:paraId="5BD26C3C" w14:textId="56BC55E5" w:rsidR="00580CF8" w:rsidDel="00C40CC0" w:rsidRDefault="00580CF8" w:rsidP="00580CF8">
          <w:pPr>
            <w:pStyle w:val="Footer"/>
            <w:ind w:left="-191"/>
            <w:jc w:val="right"/>
            <w:rPr>
              <w:del w:id="1468" w:author="Arnold Sandjaja" w:date="2013-06-30T10:08:00Z"/>
              <w:rStyle w:val="PageNumber"/>
              <w:sz w:val="20"/>
            </w:rPr>
          </w:pPr>
          <w:ins w:id="1469" w:author="Arnold Sandjaja" w:date="2013-06-30T10:08:00Z">
            <w:r>
              <w:rPr>
                <w:rStyle w:val="PageNumber"/>
              </w:rPr>
              <w:fldChar w:fldCharType="begin"/>
            </w:r>
            <w:r>
              <w:rPr>
                <w:rStyle w:val="PageNumber"/>
              </w:rPr>
              <w:instrText xml:space="preserve"> PAGE </w:instrText>
            </w:r>
            <w:r>
              <w:rPr>
                <w:rStyle w:val="PageNumber"/>
              </w:rPr>
              <w:fldChar w:fldCharType="separate"/>
            </w:r>
          </w:ins>
          <w:r w:rsidR="00EA792C">
            <w:rPr>
              <w:rStyle w:val="PageNumber"/>
              <w:noProof/>
            </w:rPr>
            <w:t>2</w:t>
          </w:r>
          <w:ins w:id="1470" w:author="Arnold Sandjaja" w:date="2013-06-30T10:08:00Z">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ins>
          <w:r w:rsidR="00EA792C">
            <w:rPr>
              <w:rStyle w:val="PageNumber"/>
              <w:noProof/>
            </w:rPr>
            <w:t>18</w:t>
          </w:r>
          <w:ins w:id="1471" w:author="Arnold Sandjaja" w:date="2013-06-30T10:08:00Z">
            <w:r>
              <w:rPr>
                <w:rStyle w:val="PageNumber"/>
              </w:rPr>
              <w:fldChar w:fldCharType="end"/>
            </w:r>
          </w:ins>
        </w:p>
        <w:p w14:paraId="328F2279" w14:textId="6EEEAC26" w:rsidR="00580CF8" w:rsidRDefault="00580CF8" w:rsidP="00580CF8">
          <w:pPr>
            <w:pStyle w:val="Footer"/>
            <w:ind w:left="-191"/>
            <w:jc w:val="right"/>
          </w:pPr>
          <w:del w:id="1472" w:author="Arnold Sandjaja" w:date="2013-06-30T10:08:00Z">
            <w:r w:rsidDel="00C40CC0">
              <w:rPr>
                <w:rStyle w:val="PageNumber"/>
              </w:rPr>
              <w:fldChar w:fldCharType="begin"/>
            </w:r>
            <w:r w:rsidDel="00C40CC0">
              <w:rPr>
                <w:rStyle w:val="PageNumber"/>
              </w:rPr>
              <w:delInstrText xml:space="preserve"> PAGE </w:delInstrText>
            </w:r>
            <w:r w:rsidDel="00C40CC0">
              <w:rPr>
                <w:rStyle w:val="PageNumber"/>
              </w:rPr>
              <w:fldChar w:fldCharType="separate"/>
            </w:r>
            <w:r w:rsidDel="00C40CC0">
              <w:rPr>
                <w:rStyle w:val="PageNumber"/>
                <w:noProof/>
              </w:rPr>
              <w:delText>2</w:delText>
            </w:r>
            <w:r w:rsidDel="00C40CC0">
              <w:rPr>
                <w:rStyle w:val="PageNumber"/>
              </w:rPr>
              <w:fldChar w:fldCharType="end"/>
            </w:r>
            <w:r w:rsidDel="00C40CC0">
              <w:rPr>
                <w:rStyle w:val="PageNumber"/>
              </w:rPr>
              <w:delText xml:space="preserve"> of </w:delText>
            </w:r>
            <w:r w:rsidDel="00C40CC0">
              <w:rPr>
                <w:rStyle w:val="PageNumber"/>
              </w:rPr>
              <w:fldChar w:fldCharType="begin"/>
            </w:r>
            <w:r w:rsidDel="00C40CC0">
              <w:rPr>
                <w:rStyle w:val="PageNumber"/>
              </w:rPr>
              <w:delInstrText xml:space="preserve"> NUMPAGES </w:delInstrText>
            </w:r>
            <w:r w:rsidDel="00C40CC0">
              <w:rPr>
                <w:rStyle w:val="PageNumber"/>
              </w:rPr>
              <w:fldChar w:fldCharType="separate"/>
            </w:r>
            <w:r w:rsidDel="00C40CC0">
              <w:rPr>
                <w:rStyle w:val="PageNumber"/>
                <w:noProof/>
              </w:rPr>
              <w:delText>16</w:delText>
            </w:r>
            <w:r w:rsidDel="00C40CC0">
              <w:rPr>
                <w:rStyle w:val="PageNumber"/>
              </w:rPr>
              <w:fldChar w:fldCharType="end"/>
            </w:r>
          </w:del>
        </w:p>
      </w:tc>
    </w:tr>
  </w:tbl>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Change w:id="1473" w:author="Arnold Sandjaja" w:date="2013-06-30T08:32:00Z">
        <w:tblPr>
          <w:tblW w:w="9488" w:type="dxa"/>
          <w:tblInd w:w="10" w:type="dxa"/>
          <w:shd w:val="clear" w:color="auto" w:fill="FFFFFF"/>
          <w:tblLayout w:type="fixed"/>
          <w:tblLook w:val="0000" w:firstRow="0" w:lastRow="0" w:firstColumn="0" w:lastColumn="0" w:noHBand="0" w:noVBand="0"/>
        </w:tblPr>
      </w:tblPrChange>
    </w:tblPr>
    <w:tblGrid>
      <w:gridCol w:w="2825"/>
      <w:gridCol w:w="5387"/>
      <w:gridCol w:w="1417"/>
      <w:tblGridChange w:id="1474">
        <w:tblGrid>
          <w:gridCol w:w="118"/>
          <w:gridCol w:w="2424"/>
          <w:gridCol w:w="401"/>
          <w:gridCol w:w="4702"/>
          <w:gridCol w:w="685"/>
          <w:gridCol w:w="1158"/>
          <w:gridCol w:w="259"/>
        </w:tblGrid>
      </w:tblGridChange>
    </w:tblGrid>
    <w:tr w:rsidR="00511E9A" w14:paraId="257EE19E" w14:textId="77777777" w:rsidTr="00547E51">
      <w:trPr>
        <w:cantSplit/>
        <w:trHeight w:val="270"/>
        <w:trPrChange w:id="1475" w:author="Arnold Sandjaja" w:date="2013-06-30T08:32:00Z">
          <w:trPr>
            <w:gridAfter w:val="0"/>
            <w:cantSplit/>
            <w:trHeight w:val="270"/>
          </w:trPr>
        </w:trPrChange>
      </w:trPr>
      <w:tc>
        <w:tcPr>
          <w:tcW w:w="2825" w:type="dxa"/>
          <w:shd w:val="clear" w:color="auto" w:fill="FFFFFF"/>
          <w:tcMar>
            <w:top w:w="0" w:type="dxa"/>
            <w:left w:w="0" w:type="dxa"/>
            <w:bottom w:w="0" w:type="dxa"/>
            <w:right w:w="0" w:type="dxa"/>
          </w:tcMar>
          <w:tcPrChange w:id="1476" w:author="Arnold Sandjaja" w:date="2013-06-30T08:32:00Z">
            <w:tcPr>
              <w:tcW w:w="2542" w:type="dxa"/>
              <w:gridSpan w:val="2"/>
              <w:shd w:val="clear" w:color="auto" w:fill="FFFFFF"/>
              <w:tcMar>
                <w:top w:w="0" w:type="dxa"/>
                <w:left w:w="0" w:type="dxa"/>
                <w:bottom w:w="0" w:type="dxa"/>
                <w:right w:w="0" w:type="dxa"/>
              </w:tcMar>
            </w:tcPr>
          </w:tcPrChange>
        </w:tcPr>
        <w:p w14:paraId="7AAEFDEE" w14:textId="77777777" w:rsidR="00511E9A" w:rsidRDefault="00511E9A">
          <w:pPr>
            <w:pStyle w:val="Footer"/>
          </w:pPr>
        </w:p>
      </w:tc>
      <w:tc>
        <w:tcPr>
          <w:tcW w:w="5387" w:type="dxa"/>
          <w:shd w:val="clear" w:color="auto" w:fill="FFFFFF"/>
          <w:tcMar>
            <w:top w:w="0" w:type="dxa"/>
            <w:left w:w="0" w:type="dxa"/>
            <w:bottom w:w="0" w:type="dxa"/>
            <w:right w:w="0" w:type="dxa"/>
          </w:tcMar>
          <w:tcPrChange w:id="1477" w:author="Arnold Sandjaja" w:date="2013-06-30T08:32:00Z">
            <w:tcPr>
              <w:tcW w:w="5103" w:type="dxa"/>
              <w:gridSpan w:val="2"/>
              <w:shd w:val="clear" w:color="auto" w:fill="FFFFFF"/>
              <w:tcMar>
                <w:top w:w="0" w:type="dxa"/>
                <w:left w:w="0" w:type="dxa"/>
                <w:bottom w:w="0" w:type="dxa"/>
                <w:right w:w="0" w:type="dxa"/>
              </w:tcMar>
            </w:tcPr>
          </w:tcPrChange>
        </w:tcPr>
        <w:p w14:paraId="26507ED6" w14:textId="77777777" w:rsidR="00511E9A" w:rsidRDefault="00511E9A">
          <w:pPr>
            <w:pStyle w:val="Footer"/>
            <w:ind w:left="-1019" w:right="-518"/>
            <w:jc w:val="center"/>
            <w:rPr>
              <w:szCs w:val="24"/>
            </w:rPr>
            <w:pPrChange w:id="1478" w:author="Arnold Sandjaja" w:date="2013-06-30T08:27:00Z">
              <w:pPr>
                <w:pStyle w:val="Footer"/>
              </w:pPr>
            </w:pPrChange>
          </w:pPr>
        </w:p>
      </w:tc>
      <w:tc>
        <w:tcPr>
          <w:tcW w:w="1417" w:type="dxa"/>
          <w:shd w:val="clear" w:color="auto" w:fill="FFFFFF"/>
          <w:tcMar>
            <w:top w:w="0" w:type="dxa"/>
            <w:left w:w="0" w:type="dxa"/>
            <w:bottom w:w="0" w:type="dxa"/>
            <w:right w:w="0" w:type="dxa"/>
          </w:tcMar>
          <w:tcPrChange w:id="1479" w:author="Arnold Sandjaja" w:date="2013-06-30T08:32:00Z">
            <w:tcPr>
              <w:tcW w:w="1843" w:type="dxa"/>
              <w:gridSpan w:val="2"/>
              <w:shd w:val="clear" w:color="auto" w:fill="FFFFFF"/>
              <w:tcMar>
                <w:top w:w="0" w:type="dxa"/>
                <w:left w:w="0" w:type="dxa"/>
                <w:bottom w:w="0" w:type="dxa"/>
                <w:right w:w="0" w:type="dxa"/>
              </w:tcMar>
            </w:tcPr>
          </w:tcPrChange>
        </w:tcPr>
        <w:p w14:paraId="791E9674" w14:textId="77777777" w:rsidR="00511E9A" w:rsidRDefault="00511E9A">
          <w:pPr>
            <w:pStyle w:val="Footer"/>
          </w:pPr>
        </w:p>
      </w:tc>
    </w:tr>
    <w:tr w:rsidR="00511E9A" w14:paraId="1F58EE77" w14:textId="77777777" w:rsidTr="008E1A3D">
      <w:trPr>
        <w:cantSplit/>
        <w:trHeight w:val="400"/>
      </w:trPr>
      <w:tc>
        <w:tcPr>
          <w:tcW w:w="2825" w:type="dxa"/>
          <w:shd w:val="clear" w:color="auto" w:fill="FFFFFF"/>
          <w:tcMar>
            <w:top w:w="0" w:type="dxa"/>
            <w:left w:w="0" w:type="dxa"/>
            <w:bottom w:w="0" w:type="dxa"/>
            <w:right w:w="0" w:type="dxa"/>
          </w:tcMar>
        </w:tcPr>
        <w:p w14:paraId="0FA23F72" w14:textId="77777777" w:rsidR="00511E9A" w:rsidDel="00CF0B6B" w:rsidRDefault="00511E9A">
          <w:pPr>
            <w:pStyle w:val="Footer"/>
            <w:rPr>
              <w:del w:id="1480" w:author="Arnold Sandjaja" w:date="2013-06-30T08:25:00Z"/>
              <w:sz w:val="16"/>
              <w:lang w:val="en-US"/>
            </w:rPr>
          </w:pPr>
          <w:del w:id="1481" w:author="Arnold Sandjaja" w:date="2013-06-30T08:25:00Z">
            <w:r w:rsidDel="00CF0B6B">
              <w:rPr>
                <w:sz w:val="16"/>
                <w:lang w:val="en-US"/>
              </w:rPr>
              <w:delText>Test Project proposal for skill 40</w:delText>
            </w:r>
          </w:del>
        </w:p>
        <w:p w14:paraId="5E68B21B" w14:textId="77777777" w:rsidR="00511E9A" w:rsidRDefault="00511E9A" w:rsidP="002B1C14">
          <w:pPr>
            <w:pStyle w:val="Footer"/>
            <w:rPr>
              <w:sz w:val="16"/>
              <w:lang w:val="de-DE"/>
            </w:rPr>
          </w:pPr>
          <w:r>
            <w:rPr>
              <w:sz w:val="16"/>
              <w:lang w:val="de-DE"/>
            </w:rPr>
            <w:t>WSC2013_TP40_M</w:t>
          </w:r>
          <w:ins w:id="1482" w:author="Arnold Sandjaja" w:date="2013-06-30T08:25:00Z">
            <w:r>
              <w:rPr>
                <w:sz w:val="16"/>
                <w:lang w:val="de-DE"/>
              </w:rPr>
              <w:t>OD2</w:t>
            </w:r>
          </w:ins>
          <w:del w:id="1483" w:author="Arnold Sandjaja" w:date="2013-06-30T08:25:00Z">
            <w:r w:rsidDel="00CF0B6B">
              <w:rPr>
                <w:sz w:val="16"/>
                <w:lang w:val="de-DE"/>
              </w:rPr>
              <w:delText>1</w:delText>
            </w:r>
          </w:del>
          <w:r>
            <w:rPr>
              <w:sz w:val="16"/>
              <w:lang w:val="de-DE"/>
            </w:rPr>
            <w:t>_actual_EN</w:t>
          </w:r>
        </w:p>
      </w:tc>
      <w:tc>
        <w:tcPr>
          <w:tcW w:w="5387" w:type="dxa"/>
          <w:shd w:val="clear" w:color="auto" w:fill="FFFFFF"/>
          <w:tcMar>
            <w:top w:w="0" w:type="dxa"/>
            <w:left w:w="0" w:type="dxa"/>
            <w:bottom w:w="0" w:type="dxa"/>
            <w:right w:w="0" w:type="dxa"/>
          </w:tcMar>
        </w:tcPr>
        <w:p w14:paraId="7185B0C3" w14:textId="77777777" w:rsidR="00511E9A" w:rsidRDefault="00511E9A">
          <w:pPr>
            <w:pStyle w:val="Footer"/>
            <w:jc w:val="center"/>
            <w:rPr>
              <w:ins w:id="1484" w:author="Arnold Sandjaja" w:date="2013-06-30T08:29:00Z"/>
              <w:sz w:val="16"/>
              <w:lang w:val="fr-FR"/>
            </w:rPr>
            <w:pPrChange w:id="1485" w:author="Arnold Sandjaja" w:date="2013-06-30T08:29:00Z">
              <w:pPr>
                <w:pStyle w:val="Footer"/>
              </w:pPr>
            </w:pPrChange>
          </w:pPr>
          <w:ins w:id="1486" w:author="Arnold Sandjaja" w:date="2013-06-30T08:27:00Z">
            <w:r w:rsidRPr="007C12D8">
              <w:rPr>
                <w:rFonts w:hint="eastAsia"/>
                <w:sz w:val="16"/>
                <w:lang w:val="fr-FR"/>
              </w:rPr>
              <w:t>Ⓒ</w:t>
            </w:r>
            <w:r>
              <w:rPr>
                <w:sz w:val="16"/>
                <w:lang w:val="fr-FR"/>
              </w:rPr>
              <w:t xml:space="preserve"> WorldSkills International (WSI) reserves all rights in documents</w:t>
            </w:r>
          </w:ins>
        </w:p>
        <w:p w14:paraId="30DB2BD1" w14:textId="77777777" w:rsidR="00511E9A" w:rsidRDefault="00511E9A">
          <w:pPr>
            <w:pStyle w:val="Footer"/>
            <w:jc w:val="center"/>
            <w:rPr>
              <w:ins w:id="1487" w:author="Arnold Sandjaja" w:date="2013-06-30T08:29:00Z"/>
              <w:sz w:val="16"/>
              <w:lang w:val="fr-FR"/>
            </w:rPr>
            <w:pPrChange w:id="1488" w:author="Arnold Sandjaja" w:date="2013-06-30T08:29:00Z">
              <w:pPr>
                <w:pStyle w:val="Footer"/>
              </w:pPr>
            </w:pPrChange>
          </w:pPr>
          <w:ins w:id="1489" w:author="Arnold Sandjaja" w:date="2013-06-30T08:29:00Z">
            <w:r>
              <w:rPr>
                <w:sz w:val="16"/>
                <w:lang w:val="fr-FR"/>
              </w:rPr>
              <w:t>developed for or an behalf of WSI, including translation and electronic</w:t>
            </w:r>
          </w:ins>
        </w:p>
        <w:p w14:paraId="632CB7E2" w14:textId="77777777" w:rsidR="00511E9A" w:rsidRDefault="00511E9A">
          <w:pPr>
            <w:pStyle w:val="Footer"/>
            <w:jc w:val="center"/>
            <w:rPr>
              <w:ins w:id="1490" w:author="Arnold Sandjaja" w:date="2013-06-30T08:29:00Z"/>
              <w:sz w:val="16"/>
              <w:lang w:val="fr-FR"/>
            </w:rPr>
            <w:pPrChange w:id="1491" w:author="Arnold Sandjaja" w:date="2013-06-30T08:29:00Z">
              <w:pPr>
                <w:pStyle w:val="Footer"/>
              </w:pPr>
            </w:pPrChange>
          </w:pPr>
          <w:ins w:id="1492" w:author="Arnold Sandjaja" w:date="2013-06-30T08:29:00Z">
            <w:r>
              <w:rPr>
                <w:sz w:val="16"/>
                <w:lang w:val="fr-FR"/>
              </w:rPr>
              <w:t>distribution. This material my be reproduced for non-commercial</w:t>
            </w:r>
          </w:ins>
        </w:p>
        <w:p w14:paraId="45973377" w14:textId="77777777" w:rsidR="00511E9A" w:rsidRDefault="00511E9A">
          <w:pPr>
            <w:pStyle w:val="Footer"/>
            <w:jc w:val="center"/>
            <w:rPr>
              <w:ins w:id="1493" w:author="Arnold Sandjaja" w:date="2013-06-30T08:27:00Z"/>
              <w:sz w:val="16"/>
              <w:lang w:val="fr-FR"/>
            </w:rPr>
            <w:pPrChange w:id="1494" w:author="Arnold Sandjaja" w:date="2013-06-30T08:29:00Z">
              <w:pPr>
                <w:pStyle w:val="Footer"/>
              </w:pPr>
            </w:pPrChange>
          </w:pPr>
          <w:ins w:id="1495" w:author="Arnold Sandjaja" w:date="2013-06-30T08:30:00Z">
            <w:r>
              <w:rPr>
                <w:sz w:val="16"/>
                <w:lang w:val="fr-FR"/>
              </w:rPr>
              <w:t>vocational and educational purposes provided that the WorldSkills International logo and copyright notice are left in place</w:t>
            </w:r>
          </w:ins>
        </w:p>
        <w:p w14:paraId="549E3851" w14:textId="77777777" w:rsidR="00511E9A" w:rsidDel="00547E51" w:rsidRDefault="00511E9A">
          <w:pPr>
            <w:pStyle w:val="Footer"/>
            <w:jc w:val="center"/>
            <w:rPr>
              <w:del w:id="1496" w:author="Arnold Sandjaja" w:date="2013-06-30T08:31:00Z"/>
              <w:sz w:val="16"/>
              <w:lang w:val="fr-FR"/>
            </w:rPr>
            <w:pPrChange w:id="1497" w:author="Arnold Sandjaja" w:date="2013-06-30T08:27:00Z">
              <w:pPr>
                <w:pStyle w:val="Footer"/>
              </w:pPr>
            </w:pPrChange>
          </w:pPr>
          <w:del w:id="1498" w:author="Arnold Sandjaja" w:date="2013-06-30T08:31:00Z">
            <w:r w:rsidDel="00547E51">
              <w:rPr>
                <w:sz w:val="16"/>
                <w:lang w:val="fr-FR"/>
              </w:rPr>
              <w:delText>Version: 1.</w:delText>
            </w:r>
          </w:del>
          <w:ins w:id="1499" w:author="Michel Bulon" w:date="2013-05-20T20:25:00Z">
            <w:del w:id="1500" w:author="Arnold Sandjaja" w:date="2013-06-14T18:25:00Z">
              <w:r w:rsidDel="00820615">
                <w:rPr>
                  <w:sz w:val="16"/>
                  <w:lang w:val="fr-FR"/>
                </w:rPr>
                <w:delText>4</w:delText>
              </w:r>
            </w:del>
          </w:ins>
          <w:ins w:id="1501" w:author="Michel Bulon" w:date="2013-06-21T09:53:00Z">
            <w:del w:id="1502" w:author="Arnold Sandjaja" w:date="2013-06-29T11:47:00Z">
              <w:r w:rsidDel="003219AD">
                <w:rPr>
                  <w:sz w:val="16"/>
                  <w:lang w:val="fr-FR"/>
                </w:rPr>
                <w:delText>8</w:delText>
              </w:r>
            </w:del>
          </w:ins>
          <w:del w:id="1503" w:author="Arnold Sandjaja" w:date="2013-05-17T16:20:00Z">
            <w:r w:rsidDel="000D2FD7">
              <w:rPr>
                <w:sz w:val="16"/>
                <w:lang w:val="fr-FR"/>
              </w:rPr>
              <w:delText>1</w:delText>
            </w:r>
          </w:del>
        </w:p>
        <w:p w14:paraId="54E35E55" w14:textId="77777777" w:rsidR="00511E9A" w:rsidRDefault="00511E9A">
          <w:pPr>
            <w:pStyle w:val="Footer"/>
            <w:jc w:val="center"/>
            <w:rPr>
              <w:sz w:val="16"/>
              <w:lang w:val="fr-FR"/>
            </w:rPr>
            <w:pPrChange w:id="1504" w:author="Arnold Sandjaja" w:date="2013-06-30T08:27:00Z">
              <w:pPr>
                <w:pStyle w:val="Footer"/>
              </w:pPr>
            </w:pPrChange>
          </w:pPr>
          <w:del w:id="1505" w:author="Arnold Sandjaja" w:date="2013-06-30T08:31:00Z">
            <w:r w:rsidDel="00547E51">
              <w:rPr>
                <w:sz w:val="16"/>
                <w:lang w:val="fr-FR"/>
              </w:rPr>
              <w:delText xml:space="preserve">Date: </w:delText>
            </w:r>
          </w:del>
          <w:ins w:id="1506" w:author="Michel Bulon" w:date="2013-05-20T20:25:00Z">
            <w:del w:id="1507" w:author="Arnold Sandjaja" w:date="2013-06-14T18:24:00Z">
              <w:r w:rsidDel="00820615">
                <w:rPr>
                  <w:sz w:val="16"/>
                  <w:lang w:val="fr-FR"/>
                </w:rPr>
                <w:delText>12</w:delText>
              </w:r>
            </w:del>
          </w:ins>
          <w:ins w:id="1508" w:author="Michel Bulon" w:date="2013-06-21T09:53:00Z">
            <w:del w:id="1509" w:author="Arnold Sandjaja" w:date="2013-06-29T11:47:00Z">
              <w:r w:rsidDel="003219AD">
                <w:rPr>
                  <w:sz w:val="16"/>
                  <w:lang w:val="fr-FR"/>
                </w:rPr>
                <w:delText>1</w:delText>
              </w:r>
            </w:del>
          </w:ins>
          <w:del w:id="1510" w:author="Arnold Sandjaja" w:date="2013-05-17T16:21:00Z">
            <w:r w:rsidDel="000D2FD7">
              <w:rPr>
                <w:sz w:val="16"/>
                <w:lang w:val="fr-FR"/>
              </w:rPr>
              <w:delText>4</w:delText>
            </w:r>
          </w:del>
          <w:del w:id="1511" w:author="Arnold Sandjaja" w:date="2013-06-30T08:31:00Z">
            <w:r w:rsidDel="00547E51">
              <w:rPr>
                <w:sz w:val="16"/>
                <w:lang w:val="fr-FR"/>
              </w:rPr>
              <w:delText>.0</w:delText>
            </w:r>
          </w:del>
          <w:ins w:id="1512" w:author="Michel Bulon" w:date="2013-06-12T21:04:00Z">
            <w:del w:id="1513" w:author="Arnold Sandjaja" w:date="2013-06-30T08:31:00Z">
              <w:r w:rsidDel="00547E51">
                <w:rPr>
                  <w:sz w:val="16"/>
                  <w:lang w:val="fr-FR"/>
                </w:rPr>
                <w:delText>6</w:delText>
              </w:r>
            </w:del>
          </w:ins>
          <w:del w:id="1514" w:author="Arnold Sandjaja" w:date="2013-06-30T08:31:00Z">
            <w:r w:rsidDel="00547E51">
              <w:rPr>
                <w:sz w:val="16"/>
                <w:lang w:val="fr-FR"/>
              </w:rPr>
              <w:delText>5.13</w:delText>
            </w:r>
          </w:del>
        </w:p>
      </w:tc>
      <w:tc>
        <w:tcPr>
          <w:tcW w:w="1417" w:type="dxa"/>
          <w:shd w:val="clear" w:color="auto" w:fill="FFFFFF"/>
          <w:tcMar>
            <w:top w:w="0" w:type="dxa"/>
            <w:left w:w="0" w:type="dxa"/>
            <w:bottom w:w="0" w:type="dxa"/>
            <w:right w:w="0" w:type="dxa"/>
          </w:tcMar>
        </w:tcPr>
        <w:p w14:paraId="31A6B3BA" w14:textId="77777777" w:rsidR="00511E9A" w:rsidRDefault="00511E9A">
          <w:pPr>
            <w:pStyle w:val="Footer"/>
            <w:jc w:val="right"/>
            <w:rPr>
              <w:rStyle w:val="PageNumber"/>
              <w:sz w:val="20"/>
            </w:rPr>
          </w:pPr>
        </w:p>
        <w:p w14:paraId="6349C008" w14:textId="77777777" w:rsidR="00511E9A" w:rsidRDefault="00511E9A">
          <w:pPr>
            <w:pStyle w:val="Footer"/>
            <w:jc w:val="right"/>
          </w:pPr>
          <w:r>
            <w:rPr>
              <w:rStyle w:val="PageNumber"/>
            </w:rPr>
            <w:fldChar w:fldCharType="begin"/>
          </w:r>
          <w:r>
            <w:rPr>
              <w:rStyle w:val="PageNumber"/>
            </w:rPr>
            <w:instrText xml:space="preserve"> PAGE </w:instrText>
          </w:r>
          <w:r>
            <w:rPr>
              <w:rStyle w:val="PageNumber"/>
            </w:rPr>
            <w:fldChar w:fldCharType="separate"/>
          </w:r>
          <w:r w:rsidR="00EA792C">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EA792C">
            <w:rPr>
              <w:rStyle w:val="PageNumber"/>
              <w:noProof/>
            </w:rPr>
            <w:t>1</w:t>
          </w:r>
          <w:r>
            <w:rPr>
              <w:rStyle w:val="PageNumber"/>
            </w:rPr>
            <w:fldChar w:fldCharType="end"/>
          </w:r>
        </w:p>
      </w:tc>
    </w:tr>
  </w:tbl>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64A021" w14:textId="77777777" w:rsidR="00511E9A" w:rsidRDefault="00511E9A">
      <w:r>
        <w:separator/>
      </w:r>
    </w:p>
  </w:footnote>
  <w:footnote w:type="continuationSeparator" w:id="0">
    <w:p w14:paraId="5C8E30B7" w14:textId="77777777" w:rsidR="00511E9A" w:rsidRDefault="00511E9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C8C4DE" w14:textId="77777777" w:rsidR="00511E9A" w:rsidRDefault="00511E9A">
    <w:pPr>
      <w:pStyle w:val="Header"/>
      <w:jc w:val="right"/>
      <w:rPr>
        <w:rFonts w:ascii="Times New Roman" w:eastAsia="Times New Roman" w:hAnsi="Times New Roman"/>
        <w:color w:val="auto"/>
        <w:lang w:val="en-US" w:bidi="x-none"/>
      </w:rPr>
    </w:pPr>
    <w:r>
      <w:rPr>
        <w:noProof/>
        <w:lang w:val="en-US"/>
      </w:rPr>
      <w:drawing>
        <wp:anchor distT="0" distB="0" distL="114300" distR="114300" simplePos="0" relativeHeight="251658240" behindDoc="0" locked="0" layoutInCell="1" allowOverlap="1" wp14:anchorId="56FD74A3" wp14:editId="54706E93">
          <wp:simplePos x="0" y="0"/>
          <wp:positionH relativeFrom="character">
            <wp:posOffset>0</wp:posOffset>
          </wp:positionH>
          <wp:positionV relativeFrom="line">
            <wp:posOffset>79375</wp:posOffset>
          </wp:positionV>
          <wp:extent cx="859790" cy="740410"/>
          <wp:effectExtent l="0" t="0" r="381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US"/>
      </w:rPr>
      <mc:AlternateContent>
        <mc:Choice Requires="wps">
          <w:drawing>
            <wp:inline distT="0" distB="0" distL="0" distR="0" wp14:anchorId="784EE3AD" wp14:editId="058161BB">
              <wp:extent cx="857250" cy="74295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" filled="f" stroked="f">
              <o:lock v:ext="edit" aspectratio="t"/>
              <w10:anchorlock/>
            </v:rect>
          </w:pict>
        </mc:Fallback>
      </mc:AlternateContent>
    </w:r>
    <w:r>
      <w:rPr>
        <w:lang w:val="en-US"/>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46BD5" w14:textId="77777777" w:rsidR="00511E9A" w:rsidRDefault="00511E9A">
    <w:pPr>
      <w:pStyle w:val="Header"/>
      <w:jc w:val="right"/>
      <w:rPr>
        <w:rFonts w:ascii="Times New Roman" w:eastAsia="Times New Roman" w:hAnsi="Times New Roman"/>
        <w:color w:val="auto"/>
        <w:lang w:val="en-US" w:bidi="x-none"/>
      </w:rPr>
    </w:pPr>
    <w:r>
      <w:rPr>
        <w:noProof/>
        <w:lang w:val="en-US"/>
      </w:rPr>
      <w:drawing>
        <wp:anchor distT="0" distB="0" distL="114300" distR="114300" simplePos="0" relativeHeight="251657216" behindDoc="0" locked="0" layoutInCell="1" allowOverlap="1" wp14:anchorId="4F8EFC67" wp14:editId="3B75E179">
          <wp:simplePos x="0" y="0"/>
          <wp:positionH relativeFrom="character">
            <wp:posOffset>0</wp:posOffset>
          </wp:positionH>
          <wp:positionV relativeFrom="line">
            <wp:posOffset>79375</wp:posOffset>
          </wp:positionV>
          <wp:extent cx="859790" cy="740410"/>
          <wp:effectExtent l="0" t="0" r="381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US"/>
      </w:rPr>
      <mc:AlternateContent>
        <mc:Choice Requires="wps">
          <w:drawing>
            <wp:inline distT="0" distB="0" distL="0" distR="0" wp14:anchorId="3457A192" wp14:editId="20DE23E0">
              <wp:extent cx="857250" cy="74295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" filled="f" stroked="f">
              <o:lock v:ext="edit" aspectratio="t"/>
              <w10:anchorlock/>
            </v:rect>
          </w:pict>
        </mc:Fallback>
      </mc:AlternateContent>
    </w:r>
    <w:r>
      <w:rPr>
        <w:lang w:val="en-US"/>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A6E66D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suff w:val="nothing"/>
      <w:lvlText w:val="%2."/>
      <w:lvlJc w:val="left"/>
      <w:pPr>
        <w:ind w:left="0" w:firstLine="1440"/>
      </w:pPr>
      <w:rPr>
        <w:rFonts w:hint="default"/>
        <w:color w:val="000000"/>
        <w:position w:val="0"/>
        <w:sz w:val="20"/>
      </w:rPr>
    </w:lvl>
    <w:lvl w:ilvl="2">
      <w:start w:val="1"/>
      <w:numFmt w:val="lowerRoman"/>
      <w:suff w:val="nothing"/>
      <w:lvlText w:val="%3."/>
      <w:lvlJc w:val="left"/>
      <w:pPr>
        <w:ind w:left="0" w:firstLine="2160"/>
      </w:pPr>
      <w:rPr>
        <w:rFonts w:hint="default"/>
        <w:color w:val="000000"/>
        <w:position w:val="0"/>
        <w:sz w:val="20"/>
      </w:rPr>
    </w:lvl>
    <w:lvl w:ilvl="3">
      <w:start w:val="1"/>
      <w:numFmt w:val="decimal"/>
      <w:isLgl/>
      <w:suff w:val="nothing"/>
      <w:lvlText w:val="%4."/>
      <w:lvlJc w:val="left"/>
      <w:pPr>
        <w:ind w:left="0" w:firstLine="2880"/>
      </w:pPr>
      <w:rPr>
        <w:rFonts w:hint="default"/>
        <w:color w:val="000000"/>
        <w:position w:val="0"/>
        <w:sz w:val="20"/>
      </w:rPr>
    </w:lvl>
    <w:lvl w:ilvl="4">
      <w:start w:val="1"/>
      <w:numFmt w:val="lowerLetter"/>
      <w:suff w:val="nothing"/>
      <w:lvlText w:val="%5."/>
      <w:lvlJc w:val="left"/>
      <w:pPr>
        <w:ind w:left="0" w:firstLine="3600"/>
      </w:pPr>
      <w:rPr>
        <w:rFonts w:hint="default"/>
        <w:color w:val="000000"/>
        <w:position w:val="0"/>
        <w:sz w:val="20"/>
      </w:rPr>
    </w:lvl>
    <w:lvl w:ilvl="5">
      <w:start w:val="1"/>
      <w:numFmt w:val="lowerRoman"/>
      <w:suff w:val="nothing"/>
      <w:lvlText w:val="%6."/>
      <w:lvlJc w:val="left"/>
      <w:pPr>
        <w:ind w:left="0" w:firstLine="4320"/>
      </w:pPr>
      <w:rPr>
        <w:rFonts w:hint="default"/>
        <w:color w:val="000000"/>
        <w:position w:val="0"/>
        <w:sz w:val="20"/>
      </w:rPr>
    </w:lvl>
    <w:lvl w:ilvl="6">
      <w:start w:val="1"/>
      <w:numFmt w:val="decimal"/>
      <w:isLgl/>
      <w:suff w:val="nothing"/>
      <w:lvlText w:val="%7."/>
      <w:lvlJc w:val="left"/>
      <w:pPr>
        <w:ind w:left="0" w:firstLine="5040"/>
      </w:pPr>
      <w:rPr>
        <w:rFonts w:hint="default"/>
        <w:color w:val="000000"/>
        <w:position w:val="0"/>
        <w:sz w:val="20"/>
      </w:rPr>
    </w:lvl>
    <w:lvl w:ilvl="7">
      <w:start w:val="1"/>
      <w:numFmt w:val="lowerLetter"/>
      <w:suff w:val="nothing"/>
      <w:lvlText w:val="%8."/>
      <w:lvlJc w:val="left"/>
      <w:pPr>
        <w:ind w:left="0" w:firstLine="5760"/>
      </w:pPr>
      <w:rPr>
        <w:rFonts w:hint="default"/>
        <w:color w:val="000000"/>
        <w:position w:val="0"/>
        <w:sz w:val="20"/>
      </w:rPr>
    </w:lvl>
    <w:lvl w:ilvl="8">
      <w:start w:val="1"/>
      <w:numFmt w:val="lowerRoman"/>
      <w:suff w:val="nothing"/>
      <w:lvlText w:val="%9."/>
      <w:lvlJc w:val="left"/>
      <w:pPr>
        <w:ind w:left="0" w:firstLine="360"/>
      </w:pPr>
      <w:rPr>
        <w:rFonts w:hint="default"/>
        <w:color w:val="000000"/>
        <w:position w:val="0"/>
        <w:sz w:val="20"/>
      </w:rPr>
    </w:lvl>
  </w:abstractNum>
  <w:abstractNum w:abstractNumId="2">
    <w:nsid w:val="00834CE6"/>
    <w:multiLevelType w:val="hybridMultilevel"/>
    <w:tmpl w:val="BD5875A4"/>
    <w:lvl w:ilvl="0" w:tplc="D7067CD0">
      <w:start w:val="17"/>
      <w:numFmt w:val="bullet"/>
      <w:lvlText w:val="-"/>
      <w:lvlJc w:val="left"/>
      <w:pPr>
        <w:ind w:left="1080" w:hanging="360"/>
      </w:pPr>
      <w:rPr>
        <w:rFonts w:ascii="Arial" w:eastAsia="ヒラギノ角ゴ Pro W3"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BA77DA9"/>
    <w:multiLevelType w:val="hybridMultilevel"/>
    <w:tmpl w:val="F32C8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5874973"/>
    <w:multiLevelType w:val="hybridMultilevel"/>
    <w:tmpl w:val="F4CE4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5B52DAC"/>
    <w:multiLevelType w:val="hybridMultilevel"/>
    <w:tmpl w:val="D7486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22E2F78"/>
    <w:multiLevelType w:val="hybridMultilevel"/>
    <w:tmpl w:val="3EFEE466"/>
    <w:lvl w:ilvl="0" w:tplc="1E1A4C58">
      <w:start w:val="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153032"/>
    <w:multiLevelType w:val="hybridMultilevel"/>
    <w:tmpl w:val="35A20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E703516"/>
    <w:multiLevelType w:val="hybridMultilevel"/>
    <w:tmpl w:val="944C8A7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1D14E05"/>
    <w:multiLevelType w:val="hybridMultilevel"/>
    <w:tmpl w:val="CA722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3BD2857"/>
    <w:multiLevelType w:val="hybridMultilevel"/>
    <w:tmpl w:val="A4AAA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5D84124"/>
    <w:multiLevelType w:val="hybridMultilevel"/>
    <w:tmpl w:val="D890937A"/>
    <w:lvl w:ilvl="0" w:tplc="E3225336">
      <w:start w:val="17"/>
      <w:numFmt w:val="bullet"/>
      <w:lvlText w:val="-"/>
      <w:lvlJc w:val="left"/>
      <w:pPr>
        <w:ind w:left="720" w:hanging="360"/>
      </w:pPr>
      <w:rPr>
        <w:rFonts w:ascii="Arial" w:eastAsia="ヒラギノ角ゴ Pro W3"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10"/>
  </w:num>
  <w:num w:numId="5">
    <w:abstractNumId w:val="4"/>
  </w:num>
  <w:num w:numId="6">
    <w:abstractNumId w:val="5"/>
  </w:num>
  <w:num w:numId="7">
    <w:abstractNumId w:val="3"/>
  </w:num>
  <w:num w:numId="8">
    <w:abstractNumId w:val="11"/>
  </w:num>
  <w:num w:numId="9">
    <w:abstractNumId w:val="2"/>
  </w:num>
  <w:num w:numId="10">
    <w:abstractNumId w:val="6"/>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stylePaneSortMethod w:val="0000"/>
  <w:revisionView w:markup="0"/>
  <w:trackRevisions/>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2F8"/>
    <w:rsid w:val="00011022"/>
    <w:rsid w:val="00026B5D"/>
    <w:rsid w:val="000273A9"/>
    <w:rsid w:val="00031204"/>
    <w:rsid w:val="00033AFE"/>
    <w:rsid w:val="00045C3C"/>
    <w:rsid w:val="000520D4"/>
    <w:rsid w:val="000571D6"/>
    <w:rsid w:val="000813F4"/>
    <w:rsid w:val="00095082"/>
    <w:rsid w:val="000977A7"/>
    <w:rsid w:val="000D2FD7"/>
    <w:rsid w:val="000D584F"/>
    <w:rsid w:val="000D5D66"/>
    <w:rsid w:val="000E0DE5"/>
    <w:rsid w:val="000E4747"/>
    <w:rsid w:val="000E47F2"/>
    <w:rsid w:val="001020AE"/>
    <w:rsid w:val="00103694"/>
    <w:rsid w:val="00103D2D"/>
    <w:rsid w:val="001175BA"/>
    <w:rsid w:val="0012678B"/>
    <w:rsid w:val="00154042"/>
    <w:rsid w:val="0017571C"/>
    <w:rsid w:val="001A3006"/>
    <w:rsid w:val="001A354A"/>
    <w:rsid w:val="001B01A1"/>
    <w:rsid w:val="001B241F"/>
    <w:rsid w:val="001B40BB"/>
    <w:rsid w:val="001C47BB"/>
    <w:rsid w:val="001D0FB4"/>
    <w:rsid w:val="001D7BF2"/>
    <w:rsid w:val="001D7D09"/>
    <w:rsid w:val="001E1F4C"/>
    <w:rsid w:val="001F39AB"/>
    <w:rsid w:val="002110A5"/>
    <w:rsid w:val="00243718"/>
    <w:rsid w:val="00246B97"/>
    <w:rsid w:val="0025428F"/>
    <w:rsid w:val="0026087B"/>
    <w:rsid w:val="00271F08"/>
    <w:rsid w:val="002758D7"/>
    <w:rsid w:val="00277378"/>
    <w:rsid w:val="002942A0"/>
    <w:rsid w:val="002A2EDA"/>
    <w:rsid w:val="002B1C14"/>
    <w:rsid w:val="002B4998"/>
    <w:rsid w:val="002B5C73"/>
    <w:rsid w:val="002C1487"/>
    <w:rsid w:val="002E1AB3"/>
    <w:rsid w:val="002F7011"/>
    <w:rsid w:val="0030310A"/>
    <w:rsid w:val="00304DDA"/>
    <w:rsid w:val="00312FB3"/>
    <w:rsid w:val="00313121"/>
    <w:rsid w:val="003219AD"/>
    <w:rsid w:val="00325D30"/>
    <w:rsid w:val="00325F02"/>
    <w:rsid w:val="0034003E"/>
    <w:rsid w:val="00352CFB"/>
    <w:rsid w:val="003807A5"/>
    <w:rsid w:val="003A54B3"/>
    <w:rsid w:val="003B0AD0"/>
    <w:rsid w:val="003B7238"/>
    <w:rsid w:val="003C2D60"/>
    <w:rsid w:val="003D7F14"/>
    <w:rsid w:val="00401DE1"/>
    <w:rsid w:val="00405E48"/>
    <w:rsid w:val="00416CD3"/>
    <w:rsid w:val="00420A05"/>
    <w:rsid w:val="00420DE5"/>
    <w:rsid w:val="00441422"/>
    <w:rsid w:val="00443B27"/>
    <w:rsid w:val="0044638E"/>
    <w:rsid w:val="00450F10"/>
    <w:rsid w:val="00460B3D"/>
    <w:rsid w:val="00463E5C"/>
    <w:rsid w:val="004738EF"/>
    <w:rsid w:val="00481367"/>
    <w:rsid w:val="004822CD"/>
    <w:rsid w:val="0049029F"/>
    <w:rsid w:val="004A2CF1"/>
    <w:rsid w:val="004C2398"/>
    <w:rsid w:val="004C55BE"/>
    <w:rsid w:val="004C5D5E"/>
    <w:rsid w:val="004C6DEE"/>
    <w:rsid w:val="004D29C1"/>
    <w:rsid w:val="004D2DA5"/>
    <w:rsid w:val="004F1941"/>
    <w:rsid w:val="00502593"/>
    <w:rsid w:val="00511E9A"/>
    <w:rsid w:val="0051350D"/>
    <w:rsid w:val="00515D1C"/>
    <w:rsid w:val="00534E11"/>
    <w:rsid w:val="00547E51"/>
    <w:rsid w:val="00552773"/>
    <w:rsid w:val="00553462"/>
    <w:rsid w:val="0057055D"/>
    <w:rsid w:val="00575FF6"/>
    <w:rsid w:val="00580CF8"/>
    <w:rsid w:val="00595C14"/>
    <w:rsid w:val="005960EC"/>
    <w:rsid w:val="0059661E"/>
    <w:rsid w:val="00596F6B"/>
    <w:rsid w:val="005A1349"/>
    <w:rsid w:val="005A235B"/>
    <w:rsid w:val="005B245B"/>
    <w:rsid w:val="005E58A2"/>
    <w:rsid w:val="005E715C"/>
    <w:rsid w:val="005F0FC1"/>
    <w:rsid w:val="005F1632"/>
    <w:rsid w:val="0060008B"/>
    <w:rsid w:val="006078C6"/>
    <w:rsid w:val="00617B40"/>
    <w:rsid w:val="00627980"/>
    <w:rsid w:val="00640FC7"/>
    <w:rsid w:val="006466E1"/>
    <w:rsid w:val="00674D78"/>
    <w:rsid w:val="00680C6D"/>
    <w:rsid w:val="0069109A"/>
    <w:rsid w:val="00695B88"/>
    <w:rsid w:val="00696F1C"/>
    <w:rsid w:val="006A0F82"/>
    <w:rsid w:val="006C3E9E"/>
    <w:rsid w:val="006C6CA9"/>
    <w:rsid w:val="00711FDF"/>
    <w:rsid w:val="007308FD"/>
    <w:rsid w:val="00735AA8"/>
    <w:rsid w:val="0074277D"/>
    <w:rsid w:val="00742AF7"/>
    <w:rsid w:val="00746DA1"/>
    <w:rsid w:val="00750FFA"/>
    <w:rsid w:val="0075233F"/>
    <w:rsid w:val="007719D4"/>
    <w:rsid w:val="00794CEC"/>
    <w:rsid w:val="007A6EEC"/>
    <w:rsid w:val="007B7F91"/>
    <w:rsid w:val="007C12D8"/>
    <w:rsid w:val="007C22F8"/>
    <w:rsid w:val="007C5923"/>
    <w:rsid w:val="007D3C19"/>
    <w:rsid w:val="007F5E7C"/>
    <w:rsid w:val="007F6205"/>
    <w:rsid w:val="00807DAD"/>
    <w:rsid w:val="0081104C"/>
    <w:rsid w:val="00815B05"/>
    <w:rsid w:val="00820615"/>
    <w:rsid w:val="008263F9"/>
    <w:rsid w:val="00831D97"/>
    <w:rsid w:val="00836D7A"/>
    <w:rsid w:val="00843EFF"/>
    <w:rsid w:val="00844408"/>
    <w:rsid w:val="00871EF5"/>
    <w:rsid w:val="0087436E"/>
    <w:rsid w:val="00883028"/>
    <w:rsid w:val="008A0C62"/>
    <w:rsid w:val="008D20F9"/>
    <w:rsid w:val="008D6375"/>
    <w:rsid w:val="008E06C3"/>
    <w:rsid w:val="008E1A3D"/>
    <w:rsid w:val="009029D2"/>
    <w:rsid w:val="00905DDA"/>
    <w:rsid w:val="0091310A"/>
    <w:rsid w:val="0092444C"/>
    <w:rsid w:val="00931304"/>
    <w:rsid w:val="00932107"/>
    <w:rsid w:val="00933843"/>
    <w:rsid w:val="00944897"/>
    <w:rsid w:val="0095525C"/>
    <w:rsid w:val="00967DC3"/>
    <w:rsid w:val="00994F9E"/>
    <w:rsid w:val="009B7C8F"/>
    <w:rsid w:val="009E43FC"/>
    <w:rsid w:val="009E674F"/>
    <w:rsid w:val="009F07A2"/>
    <w:rsid w:val="009F092F"/>
    <w:rsid w:val="009F346B"/>
    <w:rsid w:val="00A05610"/>
    <w:rsid w:val="00A056E6"/>
    <w:rsid w:val="00A06429"/>
    <w:rsid w:val="00A173EA"/>
    <w:rsid w:val="00A20BC6"/>
    <w:rsid w:val="00A43AEA"/>
    <w:rsid w:val="00A47E42"/>
    <w:rsid w:val="00A67535"/>
    <w:rsid w:val="00A734ED"/>
    <w:rsid w:val="00A8030B"/>
    <w:rsid w:val="00A8553E"/>
    <w:rsid w:val="00A91A88"/>
    <w:rsid w:val="00AA0A24"/>
    <w:rsid w:val="00AA496C"/>
    <w:rsid w:val="00AC53AF"/>
    <w:rsid w:val="00AC6F35"/>
    <w:rsid w:val="00AD7B88"/>
    <w:rsid w:val="00AE3273"/>
    <w:rsid w:val="00AF3E36"/>
    <w:rsid w:val="00B03644"/>
    <w:rsid w:val="00B323CC"/>
    <w:rsid w:val="00B35185"/>
    <w:rsid w:val="00B40AAF"/>
    <w:rsid w:val="00B53BF3"/>
    <w:rsid w:val="00B61441"/>
    <w:rsid w:val="00B63938"/>
    <w:rsid w:val="00B90C30"/>
    <w:rsid w:val="00B9343C"/>
    <w:rsid w:val="00BA3BF9"/>
    <w:rsid w:val="00BA451B"/>
    <w:rsid w:val="00BA53BA"/>
    <w:rsid w:val="00BB2C31"/>
    <w:rsid w:val="00BC46D2"/>
    <w:rsid w:val="00BF551C"/>
    <w:rsid w:val="00C03CCC"/>
    <w:rsid w:val="00C11A9E"/>
    <w:rsid w:val="00C712F1"/>
    <w:rsid w:val="00C82A18"/>
    <w:rsid w:val="00CA50DA"/>
    <w:rsid w:val="00CA70D6"/>
    <w:rsid w:val="00CB541E"/>
    <w:rsid w:val="00CB7F1C"/>
    <w:rsid w:val="00CC78C7"/>
    <w:rsid w:val="00CD1BDA"/>
    <w:rsid w:val="00CD7B4C"/>
    <w:rsid w:val="00CE09B5"/>
    <w:rsid w:val="00CF0B6B"/>
    <w:rsid w:val="00CF4301"/>
    <w:rsid w:val="00D037DF"/>
    <w:rsid w:val="00D04581"/>
    <w:rsid w:val="00D04C18"/>
    <w:rsid w:val="00D144AD"/>
    <w:rsid w:val="00D22DC1"/>
    <w:rsid w:val="00D53566"/>
    <w:rsid w:val="00D53E39"/>
    <w:rsid w:val="00D73C32"/>
    <w:rsid w:val="00D86560"/>
    <w:rsid w:val="00D92D1F"/>
    <w:rsid w:val="00DC2C97"/>
    <w:rsid w:val="00DD1677"/>
    <w:rsid w:val="00DD42B2"/>
    <w:rsid w:val="00DD65CC"/>
    <w:rsid w:val="00DE0BF7"/>
    <w:rsid w:val="00DE2F3F"/>
    <w:rsid w:val="00DE4AB5"/>
    <w:rsid w:val="00E02146"/>
    <w:rsid w:val="00E22F70"/>
    <w:rsid w:val="00E32C64"/>
    <w:rsid w:val="00E36357"/>
    <w:rsid w:val="00E4324C"/>
    <w:rsid w:val="00E7290B"/>
    <w:rsid w:val="00E931B4"/>
    <w:rsid w:val="00EA792C"/>
    <w:rsid w:val="00EB460E"/>
    <w:rsid w:val="00EC0139"/>
    <w:rsid w:val="00EC391C"/>
    <w:rsid w:val="00ED334F"/>
    <w:rsid w:val="00EE0BF6"/>
    <w:rsid w:val="00EE23B1"/>
    <w:rsid w:val="00EF2300"/>
    <w:rsid w:val="00F04802"/>
    <w:rsid w:val="00F04AFB"/>
    <w:rsid w:val="00F06523"/>
    <w:rsid w:val="00F15FFF"/>
    <w:rsid w:val="00F163E3"/>
    <w:rsid w:val="00F17076"/>
    <w:rsid w:val="00F20F00"/>
    <w:rsid w:val="00F229C2"/>
    <w:rsid w:val="00F2600A"/>
    <w:rsid w:val="00F27A49"/>
    <w:rsid w:val="00F32866"/>
    <w:rsid w:val="00F60784"/>
    <w:rsid w:val="00F6374F"/>
    <w:rsid w:val="00F71ACB"/>
    <w:rsid w:val="00F73BB5"/>
    <w:rsid w:val="00F748E5"/>
    <w:rsid w:val="00F84A43"/>
    <w:rsid w:val="00FA0B50"/>
    <w:rsid w:val="00FA44F2"/>
    <w:rsid w:val="00FA7FB0"/>
    <w:rsid w:val="00FB755D"/>
    <w:rsid w:val="00FC1D0A"/>
    <w:rsid w:val="00FE1B1B"/>
    <w:rsid w:val="00FE45E1"/>
    <w:rsid w:val="00FF3EA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45FE18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locked="0" w:semiHidden="1" w:uiPriority="99" w:unhideWhenUsed="1"/>
    <w:lsdException w:name="Note Level 2" w:locked="0" w:uiPriority="99" w:qFormat="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ＭＳ ゴシック"/>
      <w:b/>
      <w:bCs/>
      <w:caps/>
      <w:color w:val="auto"/>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ＭＳ ゴシック"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locked="0" w:semiHidden="1" w:uiPriority="99" w:unhideWhenUsed="1"/>
    <w:lsdException w:name="Note Level 2" w:locked="0" w:uiPriority="99" w:qFormat="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ＭＳ ゴシック"/>
      <w:b/>
      <w:bCs/>
      <w:caps/>
      <w:color w:val="auto"/>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ＭＳ ゴシック"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766992">
      <w:bodyDiv w:val="1"/>
      <w:marLeft w:val="0"/>
      <w:marRight w:val="0"/>
      <w:marTop w:val="0"/>
      <w:marBottom w:val="0"/>
      <w:divBdr>
        <w:top w:val="none" w:sz="0" w:space="0" w:color="auto"/>
        <w:left w:val="none" w:sz="0" w:space="0" w:color="auto"/>
        <w:bottom w:val="none" w:sz="0" w:space="0" w:color="auto"/>
        <w:right w:val="none" w:sz="0" w:space="0" w:color="auto"/>
      </w:divBdr>
    </w:div>
    <w:div w:id="985743793">
      <w:bodyDiv w:val="1"/>
      <w:marLeft w:val="0"/>
      <w:marRight w:val="0"/>
      <w:marTop w:val="0"/>
      <w:marBottom w:val="0"/>
      <w:divBdr>
        <w:top w:val="none" w:sz="0" w:space="0" w:color="auto"/>
        <w:left w:val="none" w:sz="0" w:space="0" w:color="auto"/>
        <w:bottom w:val="none" w:sz="0" w:space="0" w:color="auto"/>
        <w:right w:val="none" w:sz="0" w:space="0" w:color="auto"/>
      </w:divBdr>
    </w:div>
    <w:div w:id="1194609777">
      <w:bodyDiv w:val="1"/>
      <w:marLeft w:val="0"/>
      <w:marRight w:val="0"/>
      <w:marTop w:val="0"/>
      <w:marBottom w:val="0"/>
      <w:divBdr>
        <w:top w:val="none" w:sz="0" w:space="0" w:color="auto"/>
        <w:left w:val="none" w:sz="0" w:space="0" w:color="auto"/>
        <w:bottom w:val="none" w:sz="0" w:space="0" w:color="auto"/>
        <w:right w:val="none" w:sz="0" w:space="0" w:color="auto"/>
      </w:divBdr>
    </w:div>
    <w:div w:id="1321887010">
      <w:bodyDiv w:val="1"/>
      <w:marLeft w:val="0"/>
      <w:marRight w:val="0"/>
      <w:marTop w:val="0"/>
      <w:marBottom w:val="0"/>
      <w:divBdr>
        <w:top w:val="none" w:sz="0" w:space="0" w:color="auto"/>
        <w:left w:val="none" w:sz="0" w:space="0" w:color="auto"/>
        <w:bottom w:val="none" w:sz="0" w:space="0" w:color="auto"/>
        <w:right w:val="none" w:sz="0" w:space="0" w:color="auto"/>
      </w:divBdr>
    </w:div>
    <w:div w:id="1511484587">
      <w:bodyDiv w:val="1"/>
      <w:marLeft w:val="0"/>
      <w:marRight w:val="0"/>
      <w:marTop w:val="0"/>
      <w:marBottom w:val="0"/>
      <w:divBdr>
        <w:top w:val="none" w:sz="0" w:space="0" w:color="auto"/>
        <w:left w:val="none" w:sz="0" w:space="0" w:color="auto"/>
        <w:bottom w:val="none" w:sz="0" w:space="0" w:color="auto"/>
        <w:right w:val="none" w:sz="0" w:space="0" w:color="auto"/>
      </w:divBdr>
    </w:div>
    <w:div w:id="1956674582">
      <w:bodyDiv w:val="1"/>
      <w:marLeft w:val="0"/>
      <w:marRight w:val="0"/>
      <w:marTop w:val="0"/>
      <w:marBottom w:val="0"/>
      <w:divBdr>
        <w:top w:val="none" w:sz="0" w:space="0" w:color="auto"/>
        <w:left w:val="none" w:sz="0" w:space="0" w:color="auto"/>
        <w:bottom w:val="none" w:sz="0" w:space="0" w:color="auto"/>
        <w:right w:val="none" w:sz="0" w:space="0" w:color="auto"/>
      </w:divBdr>
    </w:div>
    <w:div w:id="209750892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emf"/><Relationship Id="rId12" Type="http://schemas.openxmlformats.org/officeDocument/2006/relationships/image" Target="media/image4.jpe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B419EF-8ED9-A343-B32D-7F74FDD3B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18</Pages>
  <Words>4275</Words>
  <Characters>24368</Characters>
  <Application>Microsoft Macintosh Word</Application>
  <DocSecurity>0</DocSecurity>
  <Lines>203</Lines>
  <Paragraphs>57</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vt:lpstr>Introduction to test project documentation</vt:lpstr>
      <vt:lpstr>Contents</vt:lpstr>
      <vt:lpstr>Introduction</vt:lpstr>
      <vt:lpstr>Description of project and tasks</vt:lpstr>
      <vt:lpstr/>
      <vt:lpstr>        Technical specifications</vt:lpstr>
      <vt:lpstr>        </vt:lpstr>
      <vt:lpstr>        You must deliver</vt:lpstr>
      <vt:lpstr>        Technical specifications</vt:lpstr>
      <vt:lpstr>        You must deliver</vt:lpstr>
      <vt:lpstr/>
      <vt:lpstr/>
      <vt:lpstr>Instructions to the competitor</vt:lpstr>
      <vt:lpstr>Marking scheme</vt:lpstr>
      <vt:lpstr/>
    </vt:vector>
  </TitlesOfParts>
  <Company>SWC-HCT</Company>
  <LinksUpToDate>false</LinksUpToDate>
  <CharactersWithSpaces>28586</CharactersWithSpaces>
  <SharedDoc>false</SharedDoc>
  <HLinks>
    <vt:vector size="24" baseType="variant">
      <vt:variant>
        <vt:i4>2621563</vt:i4>
      </vt:variant>
      <vt:variant>
        <vt:i4>14303</vt:i4>
      </vt:variant>
      <vt:variant>
        <vt:i4>1025</vt:i4>
      </vt:variant>
      <vt:variant>
        <vt:i4>1</vt:i4>
      </vt:variant>
      <vt:variant>
        <vt:lpwstr>Cover Norm</vt:lpwstr>
      </vt:variant>
      <vt:variant>
        <vt:lpwstr/>
      </vt:variant>
      <vt:variant>
        <vt:i4>6291487</vt:i4>
      </vt:variant>
      <vt:variant>
        <vt:i4>14309</vt:i4>
      </vt:variant>
      <vt:variant>
        <vt:i4>1026</vt:i4>
      </vt:variant>
      <vt:variant>
        <vt:i4>1</vt:i4>
      </vt:variant>
      <vt:variant>
        <vt:lpwstr>WSC2013_TP40_MOD1_PRE_EN_BARCODE</vt:lpwstr>
      </vt:variant>
      <vt:variant>
        <vt:lpwstr/>
      </vt:variant>
      <vt:variant>
        <vt:i4>4718643</vt:i4>
      </vt:variant>
      <vt:variant>
        <vt:i4>14312</vt:i4>
      </vt:variant>
      <vt:variant>
        <vt:i4>1027</vt:i4>
      </vt:variant>
      <vt:variant>
        <vt:i4>1</vt:i4>
      </vt:variant>
      <vt:variant>
        <vt:lpwstr>WSC2013_TP40_MOD1_PRE_EN_ATTAC_2_color_logo</vt:lpwstr>
      </vt:variant>
      <vt:variant>
        <vt:lpwstr/>
      </vt:variant>
      <vt:variant>
        <vt:i4>1769480</vt:i4>
      </vt:variant>
      <vt:variant>
        <vt:i4>14314</vt:i4>
      </vt:variant>
      <vt:variant>
        <vt:i4>1028</vt:i4>
      </vt:variant>
      <vt:variant>
        <vt:i4>1</vt:i4>
      </vt:variant>
      <vt:variant>
        <vt:lpwstr>ContactSheet-001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 (WSI)</dc:creator>
  <cp:keywords/>
  <dc:description/>
  <cp:lastModifiedBy>Arnold Sandjaja</cp:lastModifiedBy>
  <cp:revision>20</cp:revision>
  <cp:lastPrinted>2013-06-30T13:23:00Z</cp:lastPrinted>
  <dcterms:created xsi:type="dcterms:W3CDTF">2013-06-29T07:57:00Z</dcterms:created>
  <dcterms:modified xsi:type="dcterms:W3CDTF">2013-06-30T10:04:00Z</dcterms:modified>
</cp:coreProperties>
</file>