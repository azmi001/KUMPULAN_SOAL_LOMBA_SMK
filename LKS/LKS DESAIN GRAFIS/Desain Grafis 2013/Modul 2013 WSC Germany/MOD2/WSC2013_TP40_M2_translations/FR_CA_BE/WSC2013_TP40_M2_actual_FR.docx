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6232E555" w:rsidR="00CF0B6B" w:rsidRDefault="00520071">
      <w:pPr>
        <w:pStyle w:val="Doctitle"/>
        <w:rPr>
          <w:ins w:id="0" w:author="Arnold Sandjaja" w:date="2013-06-30T08:23:00Z"/>
        </w:rPr>
      </w:pPr>
      <w:ins w:id="1" w:author="user_skill40_mac31 DUPUIS" w:date="2013-07-01T08:13:00Z">
        <w:r>
          <w:t>Projet d’épreuve</w:t>
        </w:r>
      </w:ins>
      <w:del w:id="2" w:author="user_skill40_mac31 DUPUIS" w:date="2013-07-01T08:13:00Z">
        <w:r w:rsidR="00405E48" w:rsidRPr="00031204" w:rsidDel="00520071">
          <w:delText>Test Project</w:delText>
        </w:r>
      </w:del>
      <w:r w:rsidR="00405E48" w:rsidRPr="00031204">
        <w:t xml:space="preserve"> Module </w:t>
      </w:r>
      <w:ins w:id="3" w:author="user_skill40_mac31 DUPUIS" w:date="2013-07-01T08:13:00Z">
        <w:r>
          <w:t>2</w:t>
        </w:r>
      </w:ins>
      <w:ins w:id="4" w:author="Arnold Sandjaja" w:date="2013-06-30T08:23:00Z">
        <w:del w:id="5" w:author="user_skill40_mac31 DUPUIS" w:date="2013-07-01T08:13:00Z">
          <w:r w:rsidR="00CF0B6B" w:rsidDel="00520071">
            <w:delText>2</w:delText>
          </w:r>
        </w:del>
      </w:ins>
      <w:del w:id="6" w:author="Arnold Sandjaja" w:date="2013-06-30T08:23:00Z">
        <w:r w:rsidR="00405E48" w:rsidRPr="00031204" w:rsidDel="00CF0B6B">
          <w:delText>1</w:delText>
        </w:r>
      </w:del>
    </w:p>
    <w:p w14:paraId="21BF7B51" w14:textId="1F9A712C" w:rsidR="00405E48" w:rsidRDefault="00405E48">
      <w:pPr>
        <w:pStyle w:val="Doctitle"/>
        <w:rPr>
          <w:ins w:id="7" w:author="Arnold Sandjaja" w:date="2013-06-30T08:23:00Z"/>
        </w:rPr>
      </w:pPr>
      <w:del w:id="8" w:author="Arnold Sandjaja" w:date="2013-06-30T08:23:00Z">
        <w:r w:rsidRPr="00031204" w:rsidDel="00CF0B6B">
          <w:delText xml:space="preserve"> </w:delText>
        </w:r>
      </w:del>
      <w:r w:rsidRPr="00031204">
        <w:t>(</w:t>
      </w:r>
      <w:ins w:id="9" w:author="user_skill40_mac31 DUPUIS" w:date="2013-07-01T08:13:00Z">
        <w:r w:rsidR="00520071">
          <w:t>É</w:t>
        </w:r>
      </w:ins>
      <w:del w:id="10" w:author="user_skill40_mac31 DUPUIS" w:date="2013-07-01T08:13:00Z">
        <w:r w:rsidRPr="00031204" w:rsidDel="00520071">
          <w:delText>E</w:delText>
        </w:r>
      </w:del>
      <w:r w:rsidRPr="00031204">
        <w:t>ditorial)</w:t>
      </w:r>
    </w:p>
    <w:p w14:paraId="49EA8959" w14:textId="77777777" w:rsidR="00CF0B6B" w:rsidRPr="00031204" w:rsidDel="00CF0B6B" w:rsidRDefault="00CF0B6B">
      <w:pPr>
        <w:pStyle w:val="Doctitle"/>
        <w:rPr>
          <w:del w:id="11" w:author="Arnold Sandjaja" w:date="2013-06-30T08:23:00Z"/>
        </w:rPr>
      </w:pPr>
    </w:p>
    <w:p w14:paraId="45A3FAA4" w14:textId="5594D308" w:rsidR="00405E48" w:rsidRPr="00CF0B6B" w:rsidRDefault="00405E48">
      <w:pPr>
        <w:pStyle w:val="Docsubtitle1"/>
        <w:rPr>
          <w:rFonts w:ascii="Arial" w:hAnsi="Arial"/>
          <w:rPrChange w:id="12" w:author="Arnold Sandjaja" w:date="2013-06-30T08:23:00Z">
            <w:rPr/>
          </w:rPrChange>
        </w:rPr>
      </w:pPr>
      <w:r w:rsidRPr="00CF0B6B">
        <w:rPr>
          <w:rFonts w:ascii="Arial" w:hAnsi="Arial"/>
          <w:rPrChange w:id="13" w:author="Arnold Sandjaja" w:date="2013-06-30T08:23:00Z">
            <w:rPr>
              <w:rFonts w:ascii="Arial" w:hAnsi="Arial"/>
              <w:sz w:val="20"/>
              <w:szCs w:val="24"/>
            </w:rPr>
          </w:rPrChange>
        </w:rPr>
        <w:t>WSC201</w:t>
      </w:r>
      <w:r w:rsidR="00C03CCC" w:rsidRPr="00CF0B6B">
        <w:rPr>
          <w:rFonts w:ascii="Arial" w:hAnsi="Arial"/>
          <w:rPrChange w:id="14" w:author="Arnold Sandjaja" w:date="2013-06-30T08:23:00Z">
            <w:rPr>
              <w:rFonts w:ascii="Arial" w:hAnsi="Arial"/>
              <w:sz w:val="20"/>
              <w:szCs w:val="24"/>
            </w:rPr>
          </w:rPrChange>
        </w:rPr>
        <w:t>3</w:t>
      </w:r>
      <w:r w:rsidRPr="00CF0B6B">
        <w:rPr>
          <w:rFonts w:ascii="Arial" w:hAnsi="Arial"/>
          <w:rPrChange w:id="15" w:author="Arnold Sandjaja" w:date="2013-06-30T08:23:00Z">
            <w:rPr>
              <w:rFonts w:ascii="Arial" w:hAnsi="Arial"/>
              <w:sz w:val="20"/>
              <w:szCs w:val="24"/>
            </w:rPr>
          </w:rPrChange>
        </w:rPr>
        <w:t>_TP40_</w:t>
      </w:r>
      <w:del w:id="16" w:author="Zoo-Sun" w:date="2013-06-30T18:01:00Z">
        <w:r w:rsidR="002B1C14" w:rsidRPr="00CF0B6B" w:rsidDel="00B16740">
          <w:rPr>
            <w:rFonts w:ascii="Arial" w:hAnsi="Arial"/>
            <w:rPrChange w:id="17" w:author="Arnold Sandjaja" w:date="2013-06-30T08:23:00Z">
              <w:rPr>
                <w:rFonts w:ascii="Arial" w:hAnsi="Arial"/>
                <w:sz w:val="20"/>
                <w:szCs w:val="24"/>
              </w:rPr>
            </w:rPrChange>
          </w:rPr>
          <w:delText>M1</w:delText>
        </w:r>
      </w:del>
      <w:ins w:id="18" w:author="Zoo-Sun" w:date="2013-06-30T18:01:00Z">
        <w:r w:rsidR="00B16740" w:rsidRPr="00CF0B6B">
          <w:rPr>
            <w:rFonts w:ascii="Arial" w:hAnsi="Arial"/>
            <w:rPrChange w:id="19" w:author="Arnold Sandjaja" w:date="2013-06-30T08:23:00Z">
              <w:rPr>
                <w:rFonts w:ascii="Arial" w:hAnsi="Arial"/>
                <w:sz w:val="20"/>
                <w:szCs w:val="24"/>
              </w:rPr>
            </w:rPrChange>
          </w:rPr>
          <w:t>M</w:t>
        </w:r>
        <w:r w:rsidR="00B16740">
          <w:rPr>
            <w:rFonts w:ascii="Arial" w:hAnsi="Arial"/>
          </w:rPr>
          <w:t>2</w:t>
        </w:r>
      </w:ins>
      <w:r w:rsidR="002B1C14" w:rsidRPr="00CF0B6B">
        <w:rPr>
          <w:rFonts w:ascii="Arial" w:hAnsi="Arial"/>
          <w:rPrChange w:id="20" w:author="Arnold Sandjaja" w:date="2013-06-30T08:23:00Z">
            <w:rPr>
              <w:rFonts w:ascii="Arial" w:hAnsi="Arial"/>
              <w:sz w:val="20"/>
              <w:szCs w:val="24"/>
            </w:rPr>
          </w:rPrChange>
        </w:rPr>
        <w:t>_actual</w:t>
      </w:r>
      <w:r w:rsidRPr="00CF0B6B">
        <w:rPr>
          <w:rFonts w:ascii="Arial" w:hAnsi="Arial"/>
          <w:rPrChange w:id="21" w:author="Arnold Sandjaja" w:date="2013-06-30T08:23:00Z">
            <w:rPr>
              <w:rFonts w:ascii="Arial" w:hAnsi="Arial"/>
              <w:sz w:val="20"/>
              <w:szCs w:val="24"/>
            </w:rPr>
          </w:rPrChange>
        </w:rPr>
        <w:t>_</w:t>
      </w:r>
      <w:ins w:id="22" w:author="user_skill40_mac31 DUPUIS" w:date="2013-07-01T08:13:00Z">
        <w:r w:rsidR="00520071">
          <w:rPr>
            <w:rFonts w:ascii="Arial" w:hAnsi="Arial"/>
          </w:rPr>
          <w:t>FR</w:t>
        </w:r>
      </w:ins>
      <w:del w:id="23" w:author="user_skill40_mac31 DUPUIS" w:date="2013-07-01T08:13:00Z">
        <w:r w:rsidRPr="00CF0B6B" w:rsidDel="00520071">
          <w:rPr>
            <w:rFonts w:ascii="Arial" w:hAnsi="Arial"/>
            <w:rPrChange w:id="24" w:author="Arnold Sandjaja" w:date="2013-06-30T08:23:00Z">
              <w:rPr>
                <w:rFonts w:ascii="Arial" w:hAnsi="Arial"/>
                <w:sz w:val="20"/>
                <w:szCs w:val="24"/>
              </w:rPr>
            </w:rPrChange>
          </w:rPr>
          <w:delText>EN</w:delText>
        </w:r>
      </w:del>
    </w:p>
    <w:p w14:paraId="3ED34137" w14:textId="77777777" w:rsidR="00405E48" w:rsidRPr="00031204" w:rsidDel="00CF0B6B" w:rsidRDefault="00405E48">
      <w:pPr>
        <w:pStyle w:val="Docsubtitle2"/>
        <w:rPr>
          <w:del w:id="25" w:author="Arnold Sandjaja" w:date="2013-06-30T08:24:00Z"/>
        </w:rPr>
      </w:pPr>
    </w:p>
    <w:p w14:paraId="4979BA70" w14:textId="06257160" w:rsidR="00CF0B6B" w:rsidRDefault="00520071">
      <w:pPr>
        <w:pStyle w:val="Docsubtitle2"/>
        <w:rPr>
          <w:ins w:id="26" w:author="Arnold Sandjaja" w:date="2013-06-30T08:24:00Z"/>
        </w:rPr>
      </w:pPr>
      <w:ins w:id="27" w:author="user_skill40_mac31 DUPUIS" w:date="2013-07-01T08:14:00Z">
        <w:r>
          <w:t>Proposé par</w:t>
        </w:r>
      </w:ins>
      <w:del w:id="28" w:author="user_skill40_mac31 DUPUIS" w:date="2013-07-01T08:14:00Z">
        <w:r w:rsidR="00405E48" w:rsidRPr="00031204" w:rsidDel="00520071">
          <w:delText>Submitted by</w:delText>
        </w:r>
      </w:del>
      <w:r w:rsidR="00405E48" w:rsidRPr="00031204">
        <w:t xml:space="preserve">: </w:t>
      </w:r>
      <w:ins w:id="29" w:author="Arnold Sandjaja" w:date="2013-06-30T08:24:00Z">
        <w:r w:rsidR="00CF0B6B">
          <w:t>Group</w:t>
        </w:r>
      </w:ins>
      <w:ins w:id="30" w:author="user_skill40_mac31 DUPUIS" w:date="2013-07-01T08:14:00Z">
        <w:r>
          <w:t>e</w:t>
        </w:r>
      </w:ins>
      <w:ins w:id="31" w:author="Arnold Sandjaja" w:date="2013-06-30T08:24:00Z">
        <w:r w:rsidR="00CF0B6B">
          <w:t xml:space="preserve"> 2</w:t>
        </w:r>
      </w:ins>
    </w:p>
    <w:p w14:paraId="5DF24443" w14:textId="77777777" w:rsidR="00CF0B6B" w:rsidRDefault="00CF0B6B">
      <w:pPr>
        <w:pStyle w:val="Docsubtitle2"/>
        <w:rPr>
          <w:ins w:id="32" w:author="Arnold Sandjaja" w:date="2013-06-30T08:24:00Z"/>
        </w:rPr>
      </w:pPr>
    </w:p>
    <w:p w14:paraId="3231958F" w14:textId="77777777" w:rsidR="00405E48" w:rsidRPr="00031204" w:rsidDel="00CF0B6B" w:rsidRDefault="00405E48">
      <w:pPr>
        <w:pStyle w:val="Docsubtitle2"/>
        <w:rPr>
          <w:del w:id="33" w:author="Arnold Sandjaja" w:date="2013-06-30T08:24:00Z"/>
        </w:rPr>
      </w:pPr>
      <w:del w:id="34" w:author="Arnold Sandjaja" w:date="2013-06-30T08:24:00Z">
        <w:r w:rsidRPr="00031204" w:rsidDel="00CF0B6B">
          <w:delText>Editorial Group</w:delText>
        </w:r>
      </w:del>
    </w:p>
    <w:p w14:paraId="334352E9" w14:textId="77777777" w:rsidR="00CF0B6B" w:rsidRDefault="00405E48" w:rsidP="001D7D09">
      <w:pPr>
        <w:widowControl w:val="0"/>
        <w:rPr>
          <w:ins w:id="35" w:author="Arnold Sandjaja" w:date="2013-06-30T08:24:00Z"/>
          <w:color w:val="181C33"/>
          <w:sz w:val="22"/>
          <w:lang w:val="en-US"/>
        </w:rPr>
      </w:pPr>
      <w:del w:id="36" w:author="Arnold Sandjaja" w:date="2013-06-30T08:24:00Z">
        <w:r w:rsidRPr="00031204" w:rsidDel="00CF0B6B">
          <w:delText xml:space="preserve">Name:  </w:delText>
        </w:r>
      </w:del>
      <w:r w:rsidR="001D7D09" w:rsidRPr="00031204">
        <w:rPr>
          <w:color w:val="181C33"/>
          <w:sz w:val="22"/>
          <w:lang w:val="en-US"/>
        </w:rPr>
        <w:t>Arnold Sandjaja</w:t>
      </w:r>
      <w:ins w:id="37"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38" w:author="Arnold Sandjaja" w:date="2013-06-30T08:24:00Z"/>
          <w:color w:val="181C33"/>
          <w:sz w:val="22"/>
          <w:lang w:val="en-US"/>
        </w:rPr>
      </w:pPr>
      <w:del w:id="39"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40"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41" w:author="Arnold Sandjaja" w:date="2013-06-30T08:24:00Z"/>
          <w:color w:val="181C33"/>
          <w:sz w:val="22"/>
          <w:lang w:val="en-US"/>
        </w:rPr>
      </w:pPr>
      <w:del w:id="42"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43"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44" w:author="Arnold Sandjaja" w:date="2013-06-30T08:24:00Z"/>
          <w:color w:val="181C33"/>
          <w:sz w:val="22"/>
          <w:lang w:val="en-US"/>
        </w:rPr>
      </w:pPr>
      <w:del w:id="45"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46"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47" w:author="Arnold Sandjaja" w:date="2013-06-30T08:24:00Z"/>
          <w:color w:val="181C33"/>
          <w:sz w:val="22"/>
          <w:lang w:val="en-US"/>
        </w:rPr>
      </w:pPr>
      <w:del w:id="48"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49"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50" w:author="Arnold Sandjaja" w:date="2013-06-30T08:24:00Z"/>
          <w:color w:val="181C33"/>
          <w:sz w:val="22"/>
          <w:lang w:val="en-US"/>
        </w:rPr>
      </w:pPr>
      <w:del w:id="51"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52" w:author="Michel Bulon" w:date="2013-05-14T19:15:00Z">
        <w:r w:rsidRPr="00D22BEF" w:rsidDel="00B40AAF">
          <w:rPr>
            <w:color w:val="181C33"/>
            <w:sz w:val="22"/>
            <w:lang w:val="en-US"/>
          </w:rPr>
          <w:delText>Maltais</w:delText>
        </w:r>
      </w:del>
      <w:ins w:id="53" w:author="Michel Bulon" w:date="2013-05-14T19:15:00Z">
        <w:r w:rsidR="00B40AAF" w:rsidRPr="00031204">
          <w:rPr>
            <w:color w:val="181C33"/>
            <w:sz w:val="22"/>
            <w:lang w:val="en-US"/>
          </w:rPr>
          <w:t>Bulon</w:t>
        </w:r>
      </w:ins>
      <w:ins w:id="54" w:author="Arnold Sandjaja" w:date="2013-06-30T08:25:00Z">
        <w:r w:rsidR="00CF0B6B">
          <w:rPr>
            <w:color w:val="181C33"/>
            <w:sz w:val="22"/>
            <w:lang w:val="en-US"/>
          </w:rPr>
          <w:t xml:space="preserve"> </w:t>
        </w:r>
      </w:ins>
      <w:ins w:id="55"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56"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57"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58" w:author="Arnold Sandjaja" w:date="2013-06-30T08:25:00Z"/>
          <w:color w:val="181C33"/>
          <w:sz w:val="22"/>
          <w:lang w:val="en-US"/>
        </w:rPr>
      </w:pPr>
    </w:p>
    <w:p w14:paraId="02AAD26F" w14:textId="77777777" w:rsidR="00405E48" w:rsidRPr="00031204" w:rsidDel="00CF0B6B" w:rsidRDefault="00405E48">
      <w:pPr>
        <w:widowControl w:val="0"/>
        <w:rPr>
          <w:del w:id="59" w:author="Arnold Sandjaja" w:date="2013-06-30T08:25:00Z"/>
          <w:color w:val="181C33"/>
          <w:sz w:val="22"/>
          <w:lang w:val="en-US"/>
        </w:rPr>
      </w:pPr>
      <w:del w:id="60" w:author="Arnold Sandjaja" w:date="2013-06-30T08:25:00Z">
        <w:r w:rsidRPr="00031204" w:rsidDel="00CF0B6B">
          <w:delText>Member Country:</w:delText>
        </w:r>
      </w:del>
      <w:del w:id="61" w:author="Arnold Sandjaja" w:date="2013-06-30T08:24:00Z">
        <w:r w:rsidRPr="00031204" w:rsidDel="00CF0B6B">
          <w:delText xml:space="preserve"> </w:delText>
        </w:r>
        <w:r w:rsidR="001D7D09" w:rsidRPr="00031204" w:rsidDel="00CF0B6B">
          <w:rPr>
            <w:color w:val="181C33"/>
            <w:sz w:val="22"/>
            <w:lang w:val="en-US"/>
          </w:rPr>
          <w:delText>ID</w:delText>
        </w:r>
      </w:del>
      <w:del w:id="62"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63" w:name="TOC60887854"/>
      <w:r w:rsidRPr="00031204">
        <w:br w:type="page"/>
      </w:r>
      <w:bookmarkEnd w:id="63"/>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25A07091" w14:textId="77777777" w:rsidR="0078473B" w:rsidRPr="00031204" w:rsidRDefault="0078473B" w:rsidP="0078473B">
      <w:pPr>
        <w:pStyle w:val="Heading1AA"/>
        <w:rPr>
          <w:ins w:id="64" w:author="user_skill40_mac31 DUPUIS" w:date="2013-07-01T08:15:00Z"/>
        </w:rPr>
      </w:pPr>
      <w:ins w:id="65" w:author="user_skill40_mac31 DUPUIS" w:date="2013-07-01T08:15:00Z">
        <w:r w:rsidRPr="00031204">
          <w:t xml:space="preserve">Introduction </w:t>
        </w:r>
        <w:r>
          <w:t xml:space="preserve">à la </w:t>
        </w:r>
        <w:r w:rsidRPr="00031204">
          <w:t>documentation</w:t>
        </w:r>
        <w:r>
          <w:t xml:space="preserve"> du projet d’épreuve</w:t>
        </w:r>
      </w:ins>
    </w:p>
    <w:p w14:paraId="62E912C9" w14:textId="74A2D3B3" w:rsidR="00405E48" w:rsidRPr="00031204" w:rsidDel="0078473B" w:rsidRDefault="00405E48">
      <w:pPr>
        <w:pStyle w:val="Heading1AA"/>
        <w:rPr>
          <w:del w:id="66" w:author="user_skill40_mac31 DUPUIS" w:date="2013-07-01T08:15:00Z"/>
        </w:rPr>
      </w:pPr>
      <w:del w:id="67" w:author="user_skill40_mac31 DUPUIS" w:date="2013-07-01T08:15:00Z">
        <w:r w:rsidRPr="00031204" w:rsidDel="0078473B">
          <w:delText>Introduction to test project documentation</w:delText>
        </w:r>
      </w:del>
    </w:p>
    <w:p w14:paraId="05F1EFAD" w14:textId="77777777" w:rsidR="0078473B" w:rsidRPr="00031204" w:rsidRDefault="0078473B" w:rsidP="0078473B">
      <w:pPr>
        <w:pStyle w:val="Heading1AA"/>
        <w:rPr>
          <w:ins w:id="68" w:author="user_skill40_mac31 DUPUIS" w:date="2013-07-01T08:15:00Z"/>
        </w:rPr>
      </w:pPr>
      <w:bookmarkStart w:id="69" w:name="TOC60887857"/>
      <w:ins w:id="70" w:author="user_skill40_mac31 DUPUIS" w:date="2013-07-01T08:15:00Z">
        <w:r>
          <w:t>Contenu</w:t>
        </w:r>
      </w:ins>
    </w:p>
    <w:p w14:paraId="228291D9" w14:textId="27872061" w:rsidR="00405E48" w:rsidRPr="00031204" w:rsidDel="0078473B" w:rsidRDefault="00405E48">
      <w:pPr>
        <w:pStyle w:val="Heading1AA"/>
        <w:rPr>
          <w:del w:id="71" w:author="user_skill40_mac31 DUPUIS" w:date="2013-07-01T08:15:00Z"/>
        </w:rPr>
      </w:pPr>
      <w:del w:id="72" w:author="user_skill40_mac31 DUPUIS" w:date="2013-07-01T08:15:00Z">
        <w:r w:rsidRPr="00031204" w:rsidDel="0078473B">
          <w:delText>Contents</w:delText>
        </w:r>
        <w:bookmarkEnd w:id="69"/>
      </w:del>
    </w:p>
    <w:p w14:paraId="0621E9BB" w14:textId="665B2D44" w:rsidR="00405E48" w:rsidRPr="00031204" w:rsidDel="0078473B" w:rsidRDefault="0078473B">
      <w:pPr>
        <w:rPr>
          <w:del w:id="73" w:author="user_skill40_mac31 DUPUIS" w:date="2013-07-01T08:15:00Z"/>
        </w:rPr>
      </w:pPr>
      <w:ins w:id="74" w:author="user_skill40_mac31 DUPUIS" w:date="2013-07-01T08:15:00Z">
        <w:r>
          <w:t>Cette proposition de projet d’épreuve se compose de la documentation / fichiers suivants:</w:t>
        </w:r>
      </w:ins>
      <w:del w:id="75" w:author="user_skill40_mac31 DUPUIS" w:date="2013-07-01T08:15:00Z">
        <w:r w:rsidR="00405E48" w:rsidRPr="00031204" w:rsidDel="0078473B">
          <w:delText>This Test Project proposal consists of the following documentation/files:</w:delText>
        </w:r>
      </w:del>
    </w:p>
    <w:p w14:paraId="5E1071BD" w14:textId="77777777" w:rsidR="003219AD" w:rsidRDefault="003219AD" w:rsidP="003219AD">
      <w:pPr>
        <w:rPr>
          <w:ins w:id="76" w:author="Arnold Sandjaja" w:date="2013-06-29T11:50:00Z"/>
        </w:rPr>
      </w:pPr>
    </w:p>
    <w:p w14:paraId="37E85273" w14:textId="18E45A91" w:rsidR="00617B40" w:rsidRDefault="00580CF8">
      <w:pPr>
        <w:numPr>
          <w:ilvl w:val="0"/>
          <w:numId w:val="9"/>
        </w:numPr>
        <w:rPr>
          <w:ins w:id="77" w:author="Arnold Sandjaja" w:date="2013-06-29T12:04:00Z"/>
        </w:rPr>
        <w:pPrChange w:id="78" w:author="Arnold Sandjaja" w:date="2013-06-29T11:50:00Z">
          <w:pPr/>
        </w:pPrChange>
      </w:pPr>
      <w:ins w:id="79" w:author="Arnold Sandjaja" w:date="2013-06-29T12:04:00Z">
        <w:r>
          <w:t>WSC2013_TP40_MOD02</w:t>
        </w:r>
        <w:r w:rsidR="00617B40" w:rsidRPr="00617B40">
          <w:t>_actual_TP_EN</w:t>
        </w:r>
        <w:r w:rsidR="00617B40">
          <w:t>.doc</w:t>
        </w:r>
      </w:ins>
    </w:p>
    <w:p w14:paraId="66AFEA1B" w14:textId="24158042" w:rsidR="003219AD" w:rsidRDefault="00580CF8">
      <w:pPr>
        <w:numPr>
          <w:ilvl w:val="0"/>
          <w:numId w:val="9"/>
        </w:numPr>
        <w:rPr>
          <w:ins w:id="80" w:author="Arnold Sandjaja" w:date="2013-06-29T11:50:00Z"/>
        </w:rPr>
        <w:pPrChange w:id="81" w:author="Arnold Sandjaja" w:date="2013-06-29T11:50:00Z">
          <w:pPr/>
        </w:pPrChange>
      </w:pPr>
      <w:ins w:id="82" w:author="Arnold Sandjaja" w:date="2013-06-29T11:50:00Z">
        <w:r>
          <w:t>WSC2013_TP40_MOD2</w:t>
        </w:r>
        <w:r w:rsidR="003219AD" w:rsidRPr="003219AD">
          <w:t>_PRE_EN_images</w:t>
        </w:r>
        <w:r w:rsidR="003219AD">
          <w:t xml:space="preserve"> (</w:t>
        </w:r>
        <w:del w:id="83" w:author="user_skill40_mac31 DUPUIS" w:date="2013-07-01T08:16:00Z">
          <w:r w:rsidR="003219AD" w:rsidDel="0078473B">
            <w:delText>Images Folder</w:delText>
          </w:r>
        </w:del>
      </w:ins>
      <w:ins w:id="84" w:author="user_skill40_mac31 DUPUIS" w:date="2013-07-01T08:16:00Z">
        <w:r w:rsidR="0078473B">
          <w:t>dossier images</w:t>
        </w:r>
      </w:ins>
      <w:ins w:id="85" w:author="Arnold Sandjaja" w:date="2013-06-29T11:50:00Z">
        <w:r w:rsidR="003219AD">
          <w:t>)</w:t>
        </w:r>
      </w:ins>
    </w:p>
    <w:p w14:paraId="05B4EFF8" w14:textId="67E62683" w:rsidR="003219AD" w:rsidRDefault="00580CF8">
      <w:pPr>
        <w:numPr>
          <w:ilvl w:val="0"/>
          <w:numId w:val="9"/>
        </w:numPr>
        <w:rPr>
          <w:ins w:id="86" w:author="Arnold Sandjaja" w:date="2013-06-29T11:59:00Z"/>
        </w:rPr>
        <w:pPrChange w:id="87" w:author="Arnold Sandjaja" w:date="2013-06-29T11:50:00Z">
          <w:pPr/>
        </w:pPrChange>
      </w:pPr>
      <w:ins w:id="88" w:author="Arnold Sandjaja" w:date="2013-06-29T11:57:00Z">
        <w:r>
          <w:t>WSC2013_TP40_MOD2</w:t>
        </w:r>
        <w:r w:rsidR="007D3C19" w:rsidRPr="007D3C19">
          <w:t>_PRE_EN_ATTAC_logo</w:t>
        </w:r>
      </w:ins>
      <w:ins w:id="89" w:author="Arnold Sandjaja" w:date="2013-06-29T11:58:00Z">
        <w:r w:rsidR="007D3C19">
          <w:t xml:space="preserve"> (</w:t>
        </w:r>
      </w:ins>
      <w:ins w:id="90" w:author="user_skill40_mac31 DUPUIS" w:date="2013-07-01T08:16:00Z">
        <w:r w:rsidR="0078473B">
          <w:t xml:space="preserve">dossier logo </w:t>
        </w:r>
      </w:ins>
      <w:ins w:id="91" w:author="Arnold Sandjaja" w:date="2013-06-29T11:58:00Z">
        <w:r w:rsidR="007D3C19">
          <w:t>ATTAC</w:t>
        </w:r>
        <w:del w:id="92" w:author="user_skill40_mac31 DUPUIS" w:date="2013-07-01T08:16:00Z">
          <w:r w:rsidR="007D3C19" w:rsidDel="0078473B">
            <w:delText xml:space="preserve"> Logo Folder</w:delText>
          </w:r>
        </w:del>
        <w:r w:rsidR="007D3C19">
          <w:t>)</w:t>
        </w:r>
      </w:ins>
    </w:p>
    <w:p w14:paraId="0966AEA0" w14:textId="62602283" w:rsidR="007D3C19" w:rsidRDefault="00580CF8">
      <w:pPr>
        <w:numPr>
          <w:ilvl w:val="0"/>
          <w:numId w:val="9"/>
        </w:numPr>
        <w:rPr>
          <w:ins w:id="93" w:author="Arnold Sandjaja" w:date="2013-06-29T12:02:00Z"/>
        </w:rPr>
        <w:pPrChange w:id="94" w:author="Arnold Sandjaja" w:date="2013-06-29T11:50:00Z">
          <w:pPr/>
        </w:pPrChange>
      </w:pPr>
      <w:ins w:id="95" w:author="Arnold Sandjaja" w:date="2013-06-29T11:59:00Z">
        <w:r>
          <w:t>WSC2013_TP40_MOD2</w:t>
        </w:r>
        <w:r w:rsidR="007D3C19" w:rsidRPr="007D3C19">
          <w:t>_PRE_EN_BARCODE.eps</w:t>
        </w:r>
      </w:ins>
    </w:p>
    <w:p w14:paraId="4345E613" w14:textId="615B399C" w:rsidR="001F39AB" w:rsidRDefault="00580CF8">
      <w:pPr>
        <w:numPr>
          <w:ilvl w:val="0"/>
          <w:numId w:val="9"/>
        </w:numPr>
        <w:rPr>
          <w:ins w:id="96" w:author="Arnold Sandjaja" w:date="2013-06-29T11:50:00Z"/>
        </w:rPr>
        <w:pPrChange w:id="97" w:author="Arnold Sandjaja" w:date="2013-06-29T11:50:00Z">
          <w:pPr/>
        </w:pPrChange>
      </w:pPr>
      <w:ins w:id="98" w:author="Arnold Sandjaja" w:date="2013-06-29T12:02:00Z">
        <w:r>
          <w:t>WSC2013_TP40_MOD2</w:t>
        </w:r>
        <w:r w:rsidR="001F39AB" w:rsidRPr="001F39AB">
          <w:t>_PRE_EN_TEXT_FILES.docx</w:t>
        </w:r>
      </w:ins>
    </w:p>
    <w:p w14:paraId="6B983859" w14:textId="77777777" w:rsidR="003219AD" w:rsidRDefault="003219AD">
      <w:pPr>
        <w:ind w:firstLine="720"/>
        <w:rPr>
          <w:ins w:id="99" w:author="Arnold Sandjaja" w:date="2013-06-29T11:50:00Z"/>
        </w:rPr>
        <w:pPrChange w:id="100" w:author="Arnold Sandjaja" w:date="2013-06-29T11:50:00Z">
          <w:pPr/>
        </w:pPrChange>
      </w:pPr>
    </w:p>
    <w:p w14:paraId="49B6992E" w14:textId="77777777" w:rsidR="00405E48" w:rsidRPr="003219AD" w:rsidDel="003219AD" w:rsidRDefault="00F15FFF">
      <w:pPr>
        <w:ind w:firstLine="720"/>
        <w:rPr>
          <w:del w:id="101" w:author="Arnold Sandjaja" w:date="2013-06-29T11:47:00Z"/>
          <w:rFonts w:cs="Arial"/>
        </w:rPr>
        <w:pPrChange w:id="102" w:author="Arnold Sandjaja" w:date="2013-06-29T11:50:00Z">
          <w:pPr>
            <w:pStyle w:val="Heading1AA"/>
            <w:tabs>
              <w:tab w:val="left" w:pos="360"/>
            </w:tabs>
          </w:pPr>
        </w:pPrChange>
      </w:pPr>
      <w:del w:id="103" w:author="Arnold Sandjaja" w:date="2013-06-29T11:47:00Z">
        <w:r w:rsidRPr="003219AD" w:rsidDel="003219AD">
          <w:rPr>
            <w:rFonts w:cs="Arial"/>
            <w:highlight w:val="red"/>
          </w:rPr>
          <w:delText>…</w:delText>
        </w:r>
      </w:del>
    </w:p>
    <w:p w14:paraId="7D1F5472" w14:textId="77777777" w:rsidR="00F15FFF" w:rsidRPr="00031204" w:rsidDel="003219AD" w:rsidRDefault="00F15FFF">
      <w:pPr>
        <w:ind w:firstLine="720"/>
        <w:rPr>
          <w:del w:id="104" w:author="Arnold Sandjaja" w:date="2013-06-29T11:49:00Z"/>
        </w:rPr>
        <w:pPrChange w:id="105" w:author="Arnold Sandjaja" w:date="2013-06-29T11:50:00Z">
          <w:pPr>
            <w:tabs>
              <w:tab w:val="left" w:pos="360"/>
            </w:tabs>
          </w:pPr>
        </w:pPrChange>
      </w:pPr>
    </w:p>
    <w:p w14:paraId="35F79858" w14:textId="77777777" w:rsidR="00F73BB5" w:rsidRPr="00031204" w:rsidDel="003219AD" w:rsidRDefault="00F73BB5">
      <w:pPr>
        <w:ind w:firstLine="720"/>
        <w:rPr>
          <w:del w:id="106" w:author="Arnold Sandjaja" w:date="2013-06-29T11:49:00Z"/>
        </w:rPr>
        <w:pPrChange w:id="107" w:author="Arnold Sandjaja" w:date="2013-06-29T11:50:00Z">
          <w:pPr/>
        </w:pPrChange>
      </w:pPr>
    </w:p>
    <w:p w14:paraId="769C366A" w14:textId="77777777" w:rsidR="00F73BB5" w:rsidRPr="00031204" w:rsidRDefault="00F73BB5">
      <w:pPr>
        <w:ind w:firstLine="720"/>
        <w:pPrChange w:id="108" w:author="Arnold Sandjaja" w:date="2013-06-29T11:50:00Z">
          <w:pPr/>
        </w:pPrChange>
      </w:pPr>
    </w:p>
    <w:p w14:paraId="61E08787" w14:textId="77777777" w:rsidR="00405E48" w:rsidRPr="00031204" w:rsidDel="00D73C32" w:rsidRDefault="00405E48">
      <w:pPr>
        <w:pStyle w:val="Heading1AA"/>
        <w:rPr>
          <w:del w:id="109" w:author="Arnold Sandjaja" w:date="2013-06-30T08:34:00Z"/>
        </w:rPr>
      </w:pPr>
      <w:r w:rsidRPr="00031204">
        <w:t>Introduction</w:t>
      </w:r>
    </w:p>
    <w:p w14:paraId="7DBC2C2B" w14:textId="77777777" w:rsidR="00405E48" w:rsidRPr="00031204" w:rsidRDefault="00405E48">
      <w:pPr>
        <w:pStyle w:val="Heading1AA"/>
        <w:pPrChange w:id="110" w:author="Arnold Sandjaja" w:date="2013-06-30T08:34:00Z">
          <w:pPr/>
        </w:pPrChange>
      </w:pPr>
    </w:p>
    <w:p w14:paraId="36F75D91" w14:textId="77777777" w:rsidR="00405E48" w:rsidRPr="00031204" w:rsidRDefault="00405E48">
      <w:r w:rsidRPr="00031204">
        <w:rPr>
          <w:rFonts w:ascii="Arial Bold" w:hAnsi="Arial Bold"/>
        </w:rPr>
        <w:t>Proje</w:t>
      </w:r>
      <w:del w:id="111" w:author="user_skill40_mac31 DUPUIS" w:date="2013-07-01T08:16:00Z">
        <w:r w:rsidRPr="00031204" w:rsidDel="0078473B">
          <w:rPr>
            <w:rFonts w:ascii="Arial Bold" w:hAnsi="Arial Bold"/>
          </w:rPr>
          <w:delText>c</w:delText>
        </w:r>
      </w:del>
      <w:r w:rsidRPr="00031204">
        <w:rPr>
          <w:rFonts w:ascii="Arial Bold" w:hAnsi="Arial Bold"/>
        </w:rPr>
        <w:t>t </w:t>
      </w:r>
      <w:r w:rsidRPr="00031204">
        <w:t xml:space="preserve">: </w:t>
      </w:r>
    </w:p>
    <w:p w14:paraId="4ACD458A" w14:textId="6BB8831D" w:rsidR="00481367" w:rsidRPr="00031204" w:rsidRDefault="00481367">
      <w:del w:id="112" w:author="user_skill40_mac31 DUPUIS" w:date="2013-07-01T08:18:00Z">
        <w:r w:rsidRPr="00031204" w:rsidDel="0078473B">
          <w:delText xml:space="preserve">Task </w:delText>
        </w:r>
      </w:del>
      <w:ins w:id="113" w:author="user_skill40_mac31 DUPUIS" w:date="2013-07-01T08:18:00Z">
        <w:r w:rsidR="0078473B" w:rsidRPr="00031204">
          <w:t>T</w:t>
        </w:r>
        <w:r w:rsidR="0078473B">
          <w:t>âche</w:t>
        </w:r>
      </w:ins>
      <w:r w:rsidRPr="00031204">
        <w:t xml:space="preserve">1: </w:t>
      </w:r>
      <w:ins w:id="114" w:author="user_skill40_mac31 DUPUIS" w:date="2013-07-01T08:17:00Z">
        <w:r w:rsidR="0078473B">
          <w:t>Créer</w:t>
        </w:r>
        <w:r w:rsidR="0078473B" w:rsidRPr="00031204">
          <w:t xml:space="preserve"> </w:t>
        </w:r>
        <w:r w:rsidR="0078473B">
          <w:t>un en-tête pour le magazine</w:t>
        </w:r>
      </w:ins>
      <w:del w:id="115" w:author="user_skill40_mac31 DUPUIS" w:date="2013-07-01T08:17:00Z">
        <w:r w:rsidRPr="00031204" w:rsidDel="0078473B">
          <w:delText xml:space="preserve">Create a </w:delText>
        </w:r>
      </w:del>
      <w:ins w:id="116" w:author="Arnold Sandjaja" w:date="2013-05-17T15:38:00Z">
        <w:del w:id="117" w:author="user_skill40_mac31 DUPUIS" w:date="2013-07-01T08:17:00Z">
          <w:r w:rsidR="00304DDA" w:rsidRPr="00304DDA" w:rsidDel="0078473B">
            <w:delText>masthead</w:delText>
          </w:r>
          <w:r w:rsidR="00304DDA" w:rsidDel="0078473B">
            <w:delText xml:space="preserve"> </w:delText>
          </w:r>
        </w:del>
      </w:ins>
      <w:del w:id="118" w:author="user_skill40_mac31 DUPUIS" w:date="2013-07-01T08:17:00Z">
        <w:r w:rsidRPr="00031204" w:rsidDel="0078473B">
          <w:delText>logo and an identity for the association “%ATTAC”</w:delText>
        </w:r>
      </w:del>
      <w:ins w:id="119" w:author="Arnold Sandjaja" w:date="2013-06-30T08:44:00Z">
        <w:del w:id="120" w:author="user_skill40_mac31 DUPUIS" w:date="2013-07-01T08:17:00Z">
          <w:r w:rsidR="00C712F1" w:rsidDel="0078473B">
            <w:delText xml:space="preserve">for </w:delText>
          </w:r>
        </w:del>
      </w:ins>
      <w:ins w:id="121" w:author="Arnold Sandjaja" w:date="2013-06-30T08:43:00Z">
        <w:del w:id="122" w:author="user_skill40_mac31 DUPUIS" w:date="2013-07-01T08:17:00Z">
          <w:r w:rsidR="00C712F1" w:rsidDel="0078473B">
            <w:delText xml:space="preserve">the </w:delText>
          </w:r>
        </w:del>
      </w:ins>
      <w:ins w:id="123" w:author="Arnold Sandjaja" w:date="2013-05-17T15:39:00Z">
        <w:del w:id="124" w:author="user_skill40_mac31 DUPUIS" w:date="2013-07-01T08:17:00Z">
          <w:r w:rsidR="00304DDA" w:rsidDel="0078473B">
            <w:delText>magazine</w:delText>
          </w:r>
        </w:del>
        <w:r w:rsidR="00304DDA">
          <w:t xml:space="preserve"> </w:t>
        </w:r>
        <w:del w:id="125" w:author="user_skill40_mac31 DUPUIS" w:date="2013-07-01T08:17:00Z">
          <w:r w:rsidR="00304DDA" w:rsidRPr="00031204" w:rsidDel="0078473B">
            <w:delText xml:space="preserve">with </w:delText>
          </w:r>
        </w:del>
      </w:ins>
      <w:ins w:id="126" w:author="Arnold Sandjaja" w:date="2013-06-30T08:43:00Z">
        <w:del w:id="127" w:author="user_skill40_mac31 DUPUIS" w:date="2013-07-01T08:17:00Z">
          <w:r w:rsidR="00C712F1" w:rsidDel="0078473B">
            <w:delText xml:space="preserve">the </w:delText>
          </w:r>
        </w:del>
      </w:ins>
      <w:ins w:id="128" w:author="Arnold Sandjaja" w:date="2013-05-17T15:39:00Z">
        <w:del w:id="129" w:author="user_skill40_mac31 DUPUIS" w:date="2013-07-01T08:17:00Z">
          <w:r w:rsidR="00304DDA" w:rsidDel="0078473B">
            <w:delText>name</w:delText>
          </w:r>
        </w:del>
      </w:ins>
      <w:ins w:id="130" w:author="user_skill40_mac31 DUPUIS" w:date="2013-07-01T08:17:00Z">
        <w:r w:rsidR="0078473B">
          <w:t>avec le nom</w:t>
        </w:r>
      </w:ins>
      <w:ins w:id="131" w:author="Arnold Sandjaja" w:date="2013-05-17T15:39:00Z">
        <w:r w:rsidR="00304DDA">
          <w:t xml:space="preserve"> “</w:t>
        </w:r>
        <w:r w:rsidR="00304DDA" w:rsidRPr="00304DDA">
          <w:t>SPANNER</w:t>
        </w:r>
        <w:r w:rsidR="00304DDA">
          <w:t xml:space="preserve"> </w:t>
        </w:r>
        <w:r w:rsidR="00304DDA" w:rsidRPr="00304DDA">
          <w:t>in the works</w:t>
        </w:r>
      </w:ins>
      <w:ins w:id="132" w:author="Arnold Sandjaja" w:date="2013-05-17T15:41:00Z">
        <w:r w:rsidR="00304DDA">
          <w:t>”</w:t>
        </w:r>
      </w:ins>
      <w:ins w:id="133" w:author="Arnold Sandjaja" w:date="2013-06-30T08:45:00Z">
        <w:r w:rsidR="00C712F1">
          <w:t xml:space="preserve"> </w:t>
        </w:r>
        <w:del w:id="134" w:author="user_skill40_mac31 DUPUIS" w:date="2013-07-01T08:17:00Z">
          <w:r w:rsidR="00C712F1" w:rsidDel="0078473B">
            <w:delText>for the</w:delText>
          </w:r>
        </w:del>
      </w:ins>
      <w:ins w:id="135" w:author="user_skill40_mac31 DUPUIS" w:date="2013-07-01T08:17:00Z">
        <w:r w:rsidR="0078473B">
          <w:t>pour l’</w:t>
        </w:r>
      </w:ins>
      <w:ins w:id="136" w:author="Arnold Sandjaja" w:date="2013-06-30T08:45:00Z">
        <w:del w:id="137" w:author="user_skill40_mac31 DUPUIS" w:date="2013-07-01T08:17:00Z">
          <w:r w:rsidR="00C712F1" w:rsidDel="0078473B">
            <w:delText xml:space="preserve"> </w:delText>
          </w:r>
        </w:del>
        <w:r w:rsidR="00C712F1">
          <w:t xml:space="preserve">organisation </w:t>
        </w:r>
        <w:r w:rsidR="00C712F1" w:rsidRPr="00031204">
          <w:t>ATTAC</w:t>
        </w:r>
      </w:ins>
    </w:p>
    <w:p w14:paraId="3FF18C02" w14:textId="68073BE5" w:rsidR="00450F10" w:rsidRPr="00031204" w:rsidRDefault="00481367" w:rsidP="00481367">
      <w:del w:id="138" w:author="user_skill40_mac31 DUPUIS" w:date="2013-07-01T08:18:00Z">
        <w:r w:rsidRPr="00031204" w:rsidDel="0078473B">
          <w:delText xml:space="preserve">Task </w:delText>
        </w:r>
      </w:del>
      <w:ins w:id="139" w:author="user_skill40_mac31 DUPUIS" w:date="2013-07-01T08:18:00Z">
        <w:r w:rsidR="0078473B" w:rsidRPr="00031204">
          <w:t>T</w:t>
        </w:r>
        <w:r w:rsidR="0078473B">
          <w:t>âche</w:t>
        </w:r>
        <w:r w:rsidR="0078473B" w:rsidRPr="00031204">
          <w:t xml:space="preserve"> </w:t>
        </w:r>
      </w:ins>
      <w:r w:rsidRPr="00031204">
        <w:t xml:space="preserve">2: </w:t>
      </w:r>
      <w:ins w:id="140" w:author="user_skill40_mac31 DUPUIS" w:date="2013-07-01T08:18:00Z">
        <w:r w:rsidR="0078473B">
          <w:t xml:space="preserve">Concevoir le magazine </w:t>
        </w:r>
        <w:r w:rsidR="0078473B" w:rsidRPr="0078473B">
          <w:rPr>
            <w:i/>
            <w:rPrChange w:id="141" w:author="user_skill40_mac31 DUPUIS" w:date="2013-07-01T08:18:00Z">
              <w:rPr/>
            </w:rPrChange>
          </w:rPr>
          <w:t>SPANNER in the works</w:t>
        </w:r>
      </w:ins>
      <w:del w:id="142" w:author="user_skill40_mac31 DUPUIS" w:date="2013-07-01T08:18:00Z">
        <w:r w:rsidR="00450F10" w:rsidRPr="00031204" w:rsidDel="0078473B">
          <w:delText>“</w:delText>
        </w:r>
        <w:r w:rsidRPr="00031204" w:rsidDel="0078473B">
          <w:delText xml:space="preserve">Design a magazine </w:delText>
        </w:r>
        <w:r w:rsidR="002E1AB3" w:rsidRPr="00031204" w:rsidDel="0078473B">
          <w:delText>for %ATTAC with coverline “</w:delText>
        </w:r>
        <w:r w:rsidR="00450F10" w:rsidRPr="00031204" w:rsidDel="0078473B">
          <w:delText xml:space="preserve">Sand im Getriebe” </w:delText>
        </w:r>
        <w:r w:rsidR="002E1AB3" w:rsidRPr="00031204" w:rsidDel="0078473B">
          <w:delText>: Translated to “to throw a spanner in the works”</w:delText>
        </w:r>
      </w:del>
      <w:ins w:id="143" w:author="Arnold Sandjaja" w:date="2013-05-17T15:37:00Z">
        <w:del w:id="144" w:author="user_skill40_mac31 DUPUIS" w:date="2013-07-01T08:18:00Z">
          <w:r w:rsidR="00304DDA" w:rsidRPr="00304DDA" w:rsidDel="0078473B">
            <w:delText>SPANNER</w:delText>
          </w:r>
        </w:del>
      </w:ins>
      <w:ins w:id="145" w:author="Arnold Sandjaja" w:date="2013-05-17T15:39:00Z">
        <w:del w:id="146" w:author="user_skill40_mac31 DUPUIS" w:date="2013-07-01T08:18:00Z">
          <w:r w:rsidR="00304DDA" w:rsidDel="0078473B">
            <w:delText xml:space="preserve"> </w:delText>
          </w:r>
        </w:del>
      </w:ins>
      <w:ins w:id="147" w:author="Arnold Sandjaja" w:date="2013-05-17T15:37:00Z">
        <w:del w:id="148" w:author="user_skill40_mac31 DUPUIS" w:date="2013-07-01T08:18:00Z">
          <w:r w:rsidR="00304DDA" w:rsidRPr="00304DDA" w:rsidDel="0078473B">
            <w:delText>in the works</w:delText>
          </w:r>
        </w:del>
      </w:ins>
    </w:p>
    <w:p w14:paraId="30951081" w14:textId="77777777" w:rsidR="00450F10" w:rsidRPr="00031204" w:rsidDel="00B16740" w:rsidRDefault="00450F10" w:rsidP="00481367">
      <w:pPr>
        <w:rPr>
          <w:del w:id="149" w:author="Zoo-Sun" w:date="2013-06-30T18:01:00Z"/>
        </w:rPr>
      </w:pPr>
    </w:p>
    <w:p w14:paraId="61A6EE4B" w14:textId="77777777" w:rsidR="00405E48" w:rsidRPr="00031204" w:rsidRDefault="00405E48"/>
    <w:p w14:paraId="5C108D62" w14:textId="77777777" w:rsidR="009F07A2" w:rsidRPr="00031204" w:rsidRDefault="00405E48" w:rsidP="00103694">
      <w:r w:rsidRPr="00031204">
        <w:rPr>
          <w:rFonts w:ascii="Arial Bold" w:hAnsi="Arial Bold"/>
        </w:rPr>
        <w:t>Description :</w:t>
      </w:r>
      <w:r w:rsidRPr="00031204">
        <w:t xml:space="preserve"> </w:t>
      </w:r>
    </w:p>
    <w:p w14:paraId="425048CA" w14:textId="78C8F5D0" w:rsidR="00992E57" w:rsidRPr="00383884" w:rsidRDefault="00992E57" w:rsidP="00992E57">
      <w:pPr>
        <w:rPr>
          <w:ins w:id="150" w:author="user_skill40_mac31 DUPUIS" w:date="2013-07-01T08:20:00Z"/>
          <w:rFonts w:eastAsia="Times New Roman" w:cs="Arial"/>
          <w:color w:val="auto"/>
          <w:szCs w:val="20"/>
          <w:lang w:eastAsia="fr-FR"/>
        </w:rPr>
      </w:pPr>
      <w:ins w:id="151" w:author="user_skill40_mac31 DUPUIS" w:date="2013-07-01T08:20:00Z">
        <w:r w:rsidRPr="00383884">
          <w:rPr>
            <w:rFonts w:eastAsia="Times New Roman" w:cs="Arial"/>
            <w:color w:val="auto"/>
            <w:szCs w:val="20"/>
            <w:lang w:val="fr-FR" w:eastAsia="fr-FR"/>
          </w:rPr>
          <w:t>ATTAC est une organisation internationale impliquée dans le mouvem</w:t>
        </w:r>
        <w:r>
          <w:rPr>
            <w:rFonts w:eastAsia="Times New Roman" w:cs="Arial"/>
            <w:color w:val="auto"/>
            <w:szCs w:val="20"/>
            <w:lang w:val="fr-FR" w:eastAsia="fr-FR"/>
          </w:rPr>
          <w:t xml:space="preserve">ent altermondialiste. Ils </w:t>
        </w:r>
      </w:ins>
      <w:ins w:id="152" w:author="user_skill40_mac31 DUPUIS" w:date="2013-07-01T08:22:00Z">
        <w:r>
          <w:rPr>
            <w:rFonts w:eastAsia="Times New Roman" w:cs="Arial"/>
            <w:color w:val="auto"/>
            <w:szCs w:val="20"/>
            <w:lang w:val="fr-FR" w:eastAsia="fr-FR"/>
          </w:rPr>
          <w:t>s’</w:t>
        </w:r>
      </w:ins>
      <w:ins w:id="153" w:author="user_skill40_mac31 DUPUIS" w:date="2013-07-01T08:20:00Z">
        <w:r>
          <w:rPr>
            <w:rFonts w:eastAsia="Times New Roman" w:cs="Arial"/>
            <w:color w:val="auto"/>
            <w:szCs w:val="20"/>
            <w:lang w:val="fr-FR" w:eastAsia="fr-FR"/>
          </w:rPr>
          <w:t>opposent</w:t>
        </w:r>
        <w:r w:rsidRPr="00383884">
          <w:rPr>
            <w:rFonts w:eastAsia="Times New Roman" w:cs="Arial"/>
            <w:color w:val="auto"/>
            <w:szCs w:val="20"/>
            <w:lang w:val="fr-FR" w:eastAsia="fr-FR"/>
          </w:rPr>
          <w:t xml:space="preserve"> à la mo</w:t>
        </w:r>
        <w:r>
          <w:rPr>
            <w:rFonts w:eastAsia="Times New Roman" w:cs="Arial"/>
            <w:color w:val="auto"/>
            <w:szCs w:val="20"/>
            <w:lang w:val="fr-FR" w:eastAsia="fr-FR"/>
          </w:rPr>
          <w:t>ndialisation néo-libérale et développent</w:t>
        </w:r>
        <w:r w:rsidRPr="00383884">
          <w:rPr>
            <w:rFonts w:eastAsia="Times New Roman" w:cs="Arial"/>
            <w:color w:val="auto"/>
            <w:szCs w:val="20"/>
            <w:lang w:val="fr-FR" w:eastAsia="fr-FR"/>
          </w:rPr>
          <w:t xml:space="preserve"> des alternatives sociales, écologiques et démocratiques, afin de garantir les droits fondamentaux pour tous. Plus précisément, </w:t>
        </w:r>
      </w:ins>
      <w:ins w:id="154" w:author="user_skill40_mac31 DUPUIS" w:date="2013-07-01T08:22:00Z">
        <w:r>
          <w:rPr>
            <w:rFonts w:eastAsia="Times New Roman" w:cs="Arial"/>
            <w:color w:val="auto"/>
            <w:szCs w:val="20"/>
            <w:lang w:val="fr-FR" w:eastAsia="fr-FR"/>
          </w:rPr>
          <w:t>ils se</w:t>
        </w:r>
      </w:ins>
      <w:ins w:id="155" w:author="user_skill40_mac31 DUPUIS" w:date="2013-07-01T08:20:00Z">
        <w:r>
          <w:rPr>
            <w:rFonts w:eastAsia="Times New Roman" w:cs="Arial"/>
            <w:color w:val="auto"/>
            <w:szCs w:val="20"/>
            <w:lang w:val="fr-FR" w:eastAsia="fr-FR"/>
          </w:rPr>
          <w:t xml:space="preserve"> battent</w:t>
        </w:r>
        <w:r w:rsidRPr="00383884">
          <w:rPr>
            <w:rFonts w:eastAsia="Times New Roman" w:cs="Arial"/>
            <w:color w:val="auto"/>
            <w:szCs w:val="20"/>
            <w:lang w:val="fr-FR" w:eastAsia="fr-FR"/>
          </w:rPr>
          <w:t xml:space="preserve"> pour la régulation des marchés financiers, la fermeture des paradis fiscaux, l'introduction de taxes globales pour financer les biens publics mondiaux, l'annulation de la dette des pays en développement, le commerce équitable et l'application de limites au libre-échange et </w:t>
        </w:r>
      </w:ins>
      <w:ins w:id="156" w:author="user_skill40_mac31 DUPUIS" w:date="2013-07-01T08:23:00Z">
        <w:r w:rsidR="009B358D">
          <w:rPr>
            <w:rFonts w:eastAsia="Times New Roman" w:cs="Arial"/>
            <w:color w:val="auto"/>
            <w:szCs w:val="20"/>
            <w:lang w:val="fr-FR" w:eastAsia="fr-FR"/>
          </w:rPr>
          <w:t>les flux de capitaux</w:t>
        </w:r>
      </w:ins>
      <w:ins w:id="157" w:author="user_skill40_mac31 DUPUIS" w:date="2013-07-01T08:20:00Z">
        <w:r w:rsidRPr="00383884">
          <w:rPr>
            <w:rFonts w:eastAsia="Times New Roman" w:cs="Arial"/>
            <w:color w:val="auto"/>
            <w:szCs w:val="20"/>
            <w:lang w:val="fr-FR" w:eastAsia="fr-FR"/>
          </w:rPr>
          <w:t>.</w:t>
        </w:r>
      </w:ins>
    </w:p>
    <w:p w14:paraId="020CD627" w14:textId="7A8102AB" w:rsidR="00103694" w:rsidRPr="00031204" w:rsidRDefault="00103694" w:rsidP="00103694">
      <w:del w:id="158" w:author="user_skill40_mac31 DUPUIS" w:date="2013-07-01T08:20:00Z">
        <w:r w:rsidRPr="00031204" w:rsidDel="00992E57">
          <w:delTex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delText>
        </w:r>
      </w:del>
    </w:p>
    <w:p w14:paraId="418038B6" w14:textId="77777777" w:rsidR="00405E48" w:rsidRPr="00031204" w:rsidRDefault="00405E48"/>
    <w:p w14:paraId="6F0C6DD7" w14:textId="7079BF08" w:rsidR="00312FB3" w:rsidRPr="00031204" w:rsidRDefault="00992E57" w:rsidP="00312FB3">
      <w:ins w:id="159" w:author="user_skill40_mac31 DUPUIS" w:date="2013-07-01T08:20:00Z">
        <w:r>
          <w:rPr>
            <w:rStyle w:val="hps"/>
            <w:lang w:val="fr-FR"/>
          </w:rPr>
          <w:t>Un mot sur</w:t>
        </w:r>
        <w:r>
          <w:rPr>
            <w:lang w:val="fr-FR"/>
          </w:rPr>
          <w:t xml:space="preserve"> </w:t>
        </w:r>
        <w:r w:rsidR="009B358D">
          <w:rPr>
            <w:rStyle w:val="hps"/>
            <w:lang w:val="fr-FR"/>
          </w:rPr>
          <w:t>leur</w:t>
        </w:r>
        <w:r>
          <w:rPr>
            <w:lang w:val="fr-FR"/>
          </w:rPr>
          <w:t xml:space="preserve"> </w:t>
        </w:r>
        <w:r>
          <w:rPr>
            <w:rStyle w:val="hps"/>
            <w:lang w:val="fr-FR"/>
          </w:rPr>
          <w:t>histoire</w:t>
        </w:r>
      </w:ins>
      <w:del w:id="160" w:author="user_skill40_mac31 DUPUIS" w:date="2013-07-01T08:20:00Z">
        <w:r w:rsidR="00312FB3" w:rsidRPr="00031204" w:rsidDel="00992E57">
          <w:delText>A word on our history</w:delText>
        </w:r>
      </w:del>
    </w:p>
    <w:p w14:paraId="3DB5605D" w14:textId="3A4D2E48" w:rsidR="00992E57" w:rsidRDefault="00992E57" w:rsidP="00312FB3">
      <w:pPr>
        <w:rPr>
          <w:ins w:id="161" w:author="user_skill40_mac31 DUPUIS" w:date="2013-07-01T08:20:00Z"/>
          <w:lang w:val="fr-FR"/>
        </w:rPr>
      </w:pPr>
      <w:ins w:id="162" w:author="user_skill40_mac31 DUPUIS" w:date="2013-07-01T08:20:00Z">
        <w:r>
          <w:rPr>
            <w:rStyle w:val="hps"/>
            <w:lang w:val="fr-FR"/>
          </w:rPr>
          <w:t>L’</w:t>
        </w:r>
        <w:r>
          <w:rPr>
            <w:lang w:val="fr-FR"/>
          </w:rPr>
          <w:t xml:space="preserve">association pour la </w:t>
        </w:r>
        <w:r>
          <w:rPr>
            <w:rStyle w:val="hps"/>
            <w:lang w:val="fr-FR"/>
          </w:rPr>
          <w:t>taxation</w:t>
        </w:r>
        <w:r>
          <w:rPr>
            <w:lang w:val="fr-FR"/>
          </w:rPr>
          <w:t xml:space="preserve"> </w:t>
        </w:r>
        <w:r>
          <w:rPr>
            <w:rStyle w:val="hps"/>
            <w:lang w:val="fr-FR"/>
          </w:rPr>
          <w:t>des</w:t>
        </w:r>
        <w:r>
          <w:rPr>
            <w:lang w:val="fr-FR"/>
          </w:rPr>
          <w:t xml:space="preserve"> </w:t>
        </w:r>
        <w:r>
          <w:rPr>
            <w:rStyle w:val="hps"/>
            <w:lang w:val="fr-FR"/>
          </w:rPr>
          <w:t>transactions</w:t>
        </w:r>
        <w:r>
          <w:rPr>
            <w:lang w:val="fr-FR"/>
          </w:rPr>
          <w:t xml:space="preserve"> </w:t>
        </w:r>
        <w:r>
          <w:rPr>
            <w:rStyle w:val="hps"/>
            <w:lang w:val="fr-FR"/>
          </w:rPr>
          <w:t>financière</w:t>
        </w:r>
      </w:ins>
      <w:ins w:id="163" w:author="user_skill40_mac31 DUPUIS" w:date="2013-07-01T08:24:00Z">
        <w:r w:rsidR="009B358D">
          <w:rPr>
            <w:rStyle w:val="hps"/>
            <w:lang w:val="fr-FR"/>
          </w:rPr>
          <w:t>s</w:t>
        </w:r>
      </w:ins>
      <w:ins w:id="164" w:author="user_skill40_mac31 DUPUIS" w:date="2013-07-01T08:20:00Z">
        <w:r>
          <w:rPr>
            <w:lang w:val="fr-FR"/>
          </w:rPr>
          <w:t xml:space="preserve"> </w:t>
        </w:r>
        <w:r>
          <w:rPr>
            <w:rStyle w:val="hps"/>
            <w:lang w:val="fr-FR"/>
          </w:rPr>
          <w:t>et</w:t>
        </w:r>
        <w:r>
          <w:rPr>
            <w:lang w:val="fr-FR"/>
          </w:rPr>
          <w:t xml:space="preserve"> </w:t>
        </w:r>
        <w:r>
          <w:rPr>
            <w:rStyle w:val="hps"/>
            <w:lang w:val="fr-FR"/>
          </w:rPr>
          <w:t>l'</w:t>
        </w:r>
        <w:r>
          <w:rPr>
            <w:lang w:val="fr-FR"/>
          </w:rPr>
          <w:t xml:space="preserve">aide aux </w:t>
        </w:r>
        <w:r>
          <w:rPr>
            <w:rStyle w:val="hps"/>
            <w:lang w:val="fr-FR"/>
          </w:rPr>
          <w:t>citoyens</w:t>
        </w:r>
        <w:r>
          <w:rPr>
            <w:lang w:val="fr-FR"/>
          </w:rPr>
          <w:t xml:space="preserve"> </w:t>
        </w:r>
        <w:r>
          <w:rPr>
            <w:rStyle w:val="hps"/>
            <w:lang w:val="fr-FR"/>
          </w:rPr>
          <w:t>a été fondée</w:t>
        </w:r>
        <w:r>
          <w:rPr>
            <w:lang w:val="fr-FR"/>
          </w:rPr>
          <w:t xml:space="preserve"> </w:t>
        </w:r>
        <w:r>
          <w:rPr>
            <w:rStyle w:val="hps"/>
            <w:lang w:val="fr-FR"/>
          </w:rPr>
          <w:t>en France en</w:t>
        </w:r>
        <w:r>
          <w:rPr>
            <w:lang w:val="fr-FR"/>
          </w:rPr>
          <w:t xml:space="preserve"> </w:t>
        </w:r>
        <w:r>
          <w:rPr>
            <w:rStyle w:val="hps"/>
            <w:lang w:val="fr-FR"/>
          </w:rPr>
          <w:t>décembre</w:t>
        </w:r>
        <w:r>
          <w:rPr>
            <w:lang w:val="fr-FR"/>
          </w:rPr>
          <w:t xml:space="preserve"> </w:t>
        </w:r>
        <w:r>
          <w:rPr>
            <w:rStyle w:val="hps"/>
            <w:lang w:val="fr-FR"/>
          </w:rPr>
          <w:t>1998, après la</w:t>
        </w:r>
        <w:r>
          <w:rPr>
            <w:lang w:val="fr-FR"/>
          </w:rPr>
          <w:t xml:space="preserve"> </w:t>
        </w:r>
        <w:r>
          <w:rPr>
            <w:rStyle w:val="hps"/>
            <w:lang w:val="fr-FR"/>
          </w:rPr>
          <w:t>publication</w:t>
        </w:r>
        <w:r>
          <w:rPr>
            <w:lang w:val="fr-FR"/>
          </w:rPr>
          <w:t xml:space="preserve"> </w:t>
        </w:r>
        <w:r>
          <w:rPr>
            <w:rStyle w:val="hps"/>
            <w:lang w:val="fr-FR"/>
          </w:rPr>
          <w:t>dans le</w:t>
        </w:r>
        <w:r>
          <w:rPr>
            <w:lang w:val="fr-FR"/>
          </w:rPr>
          <w:t xml:space="preserve"> </w:t>
        </w:r>
        <w:r>
          <w:rPr>
            <w:rStyle w:val="hps"/>
            <w:lang w:val="fr-FR"/>
          </w:rPr>
          <w:t>Monde diplomatique</w:t>
        </w:r>
        <w:r>
          <w:rPr>
            <w:lang w:val="fr-FR"/>
          </w:rPr>
          <w:t xml:space="preserve"> </w:t>
        </w:r>
        <w:r>
          <w:rPr>
            <w:rStyle w:val="hps"/>
            <w:lang w:val="fr-FR"/>
          </w:rPr>
          <w:t>d'un éditorial</w:t>
        </w:r>
        <w:r>
          <w:rPr>
            <w:lang w:val="fr-FR"/>
          </w:rPr>
          <w:t xml:space="preserve"> </w:t>
        </w:r>
        <w:r>
          <w:rPr>
            <w:rStyle w:val="hps"/>
            <w:lang w:val="fr-FR"/>
          </w:rPr>
          <w:t xml:space="preserve">intitulé </w:t>
        </w:r>
        <w:r w:rsidRPr="009B358D">
          <w:rPr>
            <w:rStyle w:val="hps"/>
            <w:i/>
            <w:lang w:val="fr-FR"/>
            <w:rPrChange w:id="165" w:author="user_skill40_mac31 DUPUIS" w:date="2013-07-01T08:25:00Z">
              <w:rPr>
                <w:rStyle w:val="hps"/>
                <w:lang w:val="fr-FR"/>
              </w:rPr>
            </w:rPrChange>
          </w:rPr>
          <w:t>Désarmer</w:t>
        </w:r>
        <w:r w:rsidRPr="009B358D">
          <w:rPr>
            <w:i/>
            <w:lang w:val="fr-FR"/>
            <w:rPrChange w:id="166" w:author="user_skill40_mac31 DUPUIS" w:date="2013-07-01T08:25:00Z">
              <w:rPr>
                <w:lang w:val="fr-FR"/>
              </w:rPr>
            </w:rPrChange>
          </w:rPr>
          <w:t xml:space="preserve"> </w:t>
        </w:r>
        <w:r w:rsidRPr="009B358D">
          <w:rPr>
            <w:rStyle w:val="hps"/>
            <w:i/>
            <w:lang w:val="fr-FR"/>
            <w:rPrChange w:id="167" w:author="user_skill40_mac31 DUPUIS" w:date="2013-07-01T08:25:00Z">
              <w:rPr>
                <w:rStyle w:val="hps"/>
                <w:lang w:val="fr-FR"/>
              </w:rPr>
            </w:rPrChange>
          </w:rPr>
          <w:t>les</w:t>
        </w:r>
        <w:r w:rsidRPr="009B358D">
          <w:rPr>
            <w:i/>
            <w:lang w:val="fr-FR"/>
            <w:rPrChange w:id="168" w:author="user_skill40_mac31 DUPUIS" w:date="2013-07-01T08:25:00Z">
              <w:rPr>
                <w:lang w:val="fr-FR"/>
              </w:rPr>
            </w:rPrChange>
          </w:rPr>
          <w:t xml:space="preserve"> </w:t>
        </w:r>
        <w:r w:rsidRPr="009B358D">
          <w:rPr>
            <w:rStyle w:val="hps"/>
            <w:i/>
            <w:lang w:val="fr-FR"/>
            <w:rPrChange w:id="169" w:author="user_skill40_mac31 DUPUIS" w:date="2013-07-01T08:25:00Z">
              <w:rPr>
                <w:rStyle w:val="hps"/>
                <w:lang w:val="fr-FR"/>
              </w:rPr>
            </w:rPrChange>
          </w:rPr>
          <w:t>marchés</w:t>
        </w:r>
        <w:r>
          <w:rPr>
            <w:rStyle w:val="hps"/>
            <w:lang w:val="fr-FR"/>
          </w:rPr>
          <w:t xml:space="preserve"> qui ont lancé</w:t>
        </w:r>
        <w:r>
          <w:rPr>
            <w:lang w:val="fr-FR"/>
          </w:rPr>
          <w:t xml:space="preserve"> </w:t>
        </w:r>
        <w:r>
          <w:rPr>
            <w:rStyle w:val="hps"/>
            <w:lang w:val="fr-FR"/>
          </w:rPr>
          <w:t>l'idée de créer</w:t>
        </w:r>
        <w:r>
          <w:rPr>
            <w:lang w:val="fr-FR"/>
          </w:rPr>
          <w:t xml:space="preserve"> </w:t>
        </w:r>
        <w:r>
          <w:rPr>
            <w:rStyle w:val="hps"/>
            <w:lang w:val="fr-FR"/>
          </w:rPr>
          <w:t>une association</w:t>
        </w:r>
        <w:r>
          <w:rPr>
            <w:lang w:val="fr-FR"/>
          </w:rPr>
          <w:t xml:space="preserve"> </w:t>
        </w:r>
        <w:r>
          <w:rPr>
            <w:rStyle w:val="hps"/>
            <w:lang w:val="fr-FR"/>
          </w:rPr>
          <w:t>pour promouvoir</w:t>
        </w:r>
        <w:r>
          <w:rPr>
            <w:lang w:val="fr-FR"/>
          </w:rPr>
          <w:t xml:space="preserve"> </w:t>
        </w:r>
        <w:r>
          <w:rPr>
            <w:rStyle w:val="hps"/>
            <w:lang w:val="fr-FR"/>
          </w:rPr>
          <w:t>la taxe Tobin</w:t>
        </w:r>
        <w:r>
          <w:rPr>
            <w:lang w:val="fr-FR"/>
          </w:rPr>
          <w:t>.</w:t>
        </w:r>
      </w:ins>
    </w:p>
    <w:p w14:paraId="4ADECC23" w14:textId="723E9983" w:rsidR="00312FB3" w:rsidRPr="00031204" w:rsidDel="00992E57" w:rsidRDefault="00312FB3" w:rsidP="00312FB3">
      <w:pPr>
        <w:rPr>
          <w:del w:id="170" w:author="user_skill40_mac31 DUPUIS" w:date="2013-07-01T08:20:00Z"/>
        </w:rPr>
      </w:pPr>
      <w:del w:id="171" w:author="user_skill40_mac31 DUPUIS" w:date="2013-07-01T08:20:00Z">
        <w:r w:rsidRPr="00031204" w:rsidDel="00992E57">
          <w:delTex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delText>
        </w:r>
      </w:del>
    </w:p>
    <w:p w14:paraId="604A3E71" w14:textId="77777777" w:rsidR="00312FB3" w:rsidRPr="00031204" w:rsidRDefault="00312FB3" w:rsidP="00312FB3"/>
    <w:p w14:paraId="1B4A6C30" w14:textId="461A9D73" w:rsidR="00312FB3" w:rsidRPr="00031204" w:rsidRDefault="00992E57" w:rsidP="00312FB3">
      <w:ins w:id="172" w:author="user_skill40_mac31 DUPUIS" w:date="2013-07-01T08:21:00Z">
        <w:r>
          <w:rPr>
            <w:rStyle w:val="hps"/>
            <w:lang w:val="fr-FR"/>
          </w:rPr>
          <w:t>Une organisation internationale</w:t>
        </w:r>
      </w:ins>
      <w:del w:id="173" w:author="user_skill40_mac31 DUPUIS" w:date="2013-07-01T08:21:00Z">
        <w:r w:rsidR="00312FB3" w:rsidRPr="00031204" w:rsidDel="00992E57">
          <w:delText>An international organization</w:delText>
        </w:r>
      </w:del>
    </w:p>
    <w:p w14:paraId="11253FF0" w14:textId="6A027EEB" w:rsidR="00405E48" w:rsidRPr="00031204" w:rsidRDefault="00992E57" w:rsidP="00312FB3">
      <w:ins w:id="174" w:author="user_skill40_mac31 DUPUIS" w:date="2013-07-01T08:21:00Z">
        <w:r>
          <w:rPr>
            <w:rStyle w:val="hps"/>
            <w:lang w:val="fr-FR"/>
          </w:rPr>
          <w:t>L'organisation</w:t>
        </w:r>
        <w:r>
          <w:rPr>
            <w:lang w:val="fr-FR"/>
          </w:rPr>
          <w:t xml:space="preserve"> </w:t>
        </w:r>
      </w:ins>
      <w:ins w:id="175" w:author="user_skill40_mac31 DUPUIS" w:date="2013-07-01T08:25:00Z">
        <w:r w:rsidR="009B358D">
          <w:rPr>
            <w:rStyle w:val="hps"/>
            <w:lang w:val="fr-FR"/>
          </w:rPr>
          <w:t>s’est</w:t>
        </w:r>
      </w:ins>
      <w:ins w:id="176" w:author="user_skill40_mac31 DUPUIS" w:date="2013-07-01T08:21:00Z">
        <w:r>
          <w:rPr>
            <w:rStyle w:val="hps"/>
            <w:lang w:val="fr-FR"/>
          </w:rPr>
          <w:t xml:space="preserve"> élargi</w:t>
        </w:r>
      </w:ins>
      <w:ins w:id="177" w:author="user_skill40_mac31 DUPUIS" w:date="2013-07-01T08:25:00Z">
        <w:r w:rsidR="009B358D">
          <w:rPr>
            <w:rStyle w:val="hps"/>
            <w:lang w:val="fr-FR"/>
          </w:rPr>
          <w:t>e</w:t>
        </w:r>
      </w:ins>
      <w:ins w:id="178" w:author="user_skill40_mac31 DUPUIS" w:date="2013-07-01T08:21:00Z">
        <w:r>
          <w:rPr>
            <w:lang w:val="fr-FR"/>
          </w:rPr>
          <w:t xml:space="preserve"> </w:t>
        </w:r>
        <w:r>
          <w:rPr>
            <w:rStyle w:val="hps"/>
            <w:lang w:val="fr-FR"/>
          </w:rPr>
          <w:t>très</w:t>
        </w:r>
        <w:r>
          <w:rPr>
            <w:lang w:val="fr-FR"/>
          </w:rPr>
          <w:t xml:space="preserve"> </w:t>
        </w:r>
        <w:r>
          <w:rPr>
            <w:rStyle w:val="hps"/>
            <w:lang w:val="fr-FR"/>
          </w:rPr>
          <w:t>rapidement dans le</w:t>
        </w:r>
        <w:r>
          <w:rPr>
            <w:lang w:val="fr-FR"/>
          </w:rPr>
          <w:t xml:space="preserve"> </w:t>
        </w:r>
        <w:r>
          <w:rPr>
            <w:rStyle w:val="hps"/>
            <w:lang w:val="fr-FR"/>
          </w:rPr>
          <w:t>reste du monde</w:t>
        </w:r>
        <w:r>
          <w:rPr>
            <w:lang w:val="fr-FR"/>
          </w:rPr>
          <w:t xml:space="preserve"> </w:t>
        </w:r>
        <w:r>
          <w:rPr>
            <w:rStyle w:val="hps"/>
            <w:lang w:val="fr-FR"/>
          </w:rPr>
          <w:t>avec</w:t>
        </w:r>
        <w:r>
          <w:rPr>
            <w:lang w:val="fr-FR"/>
          </w:rPr>
          <w:t xml:space="preserve"> </w:t>
        </w:r>
        <w:r>
          <w:rPr>
            <w:rStyle w:val="hps"/>
            <w:lang w:val="fr-FR"/>
          </w:rPr>
          <w:t>un réseau</w:t>
        </w:r>
        <w:r>
          <w:rPr>
            <w:lang w:val="fr-FR"/>
          </w:rPr>
          <w:t xml:space="preserve"> </w:t>
        </w:r>
        <w:r>
          <w:rPr>
            <w:rStyle w:val="hps"/>
            <w:lang w:val="fr-FR"/>
          </w:rPr>
          <w:t>ATTAC</w:t>
        </w:r>
        <w:r>
          <w:rPr>
            <w:lang w:val="fr-FR"/>
          </w:rPr>
          <w:t xml:space="preserve"> </w:t>
        </w:r>
        <w:r>
          <w:rPr>
            <w:rStyle w:val="hps"/>
            <w:lang w:val="fr-FR"/>
          </w:rPr>
          <w:t>autour</w:t>
        </w:r>
        <w:r>
          <w:rPr>
            <w:lang w:val="fr-FR"/>
          </w:rPr>
          <w:t xml:space="preserve"> </w:t>
        </w:r>
        <w:r>
          <w:rPr>
            <w:rStyle w:val="hps"/>
            <w:lang w:val="fr-FR"/>
          </w:rPr>
          <w:t>d'une charte internationale</w:t>
        </w:r>
        <w:r>
          <w:rPr>
            <w:lang w:val="fr-FR"/>
          </w:rPr>
          <w:t xml:space="preserve"> </w:t>
        </w:r>
        <w:r>
          <w:rPr>
            <w:rStyle w:val="hps"/>
            <w:lang w:val="fr-FR"/>
          </w:rPr>
          <w:t>créée en 1999</w:t>
        </w:r>
        <w:r>
          <w:rPr>
            <w:lang w:val="fr-FR"/>
          </w:rPr>
          <w:t xml:space="preserve">. </w:t>
        </w:r>
        <w:r>
          <w:rPr>
            <w:rStyle w:val="hps"/>
            <w:lang w:val="fr-FR"/>
          </w:rPr>
          <w:t>Aujourd'hui,</w:t>
        </w:r>
        <w:r>
          <w:rPr>
            <w:lang w:val="fr-FR"/>
          </w:rPr>
          <w:t xml:space="preserve"> </w:t>
        </w:r>
        <w:r>
          <w:rPr>
            <w:rStyle w:val="hps"/>
            <w:lang w:val="fr-FR"/>
          </w:rPr>
          <w:t>l'association est active</w:t>
        </w:r>
        <w:r>
          <w:rPr>
            <w:lang w:val="fr-FR"/>
          </w:rPr>
          <w:t xml:space="preserve"> </w:t>
        </w:r>
        <w:r>
          <w:rPr>
            <w:rStyle w:val="hps"/>
            <w:lang w:val="fr-FR"/>
          </w:rPr>
          <w:t>dans</w:t>
        </w:r>
        <w:r>
          <w:rPr>
            <w:lang w:val="fr-FR"/>
          </w:rPr>
          <w:t xml:space="preserve"> </w:t>
        </w:r>
        <w:r>
          <w:rPr>
            <w:rStyle w:val="hps"/>
            <w:lang w:val="fr-FR"/>
          </w:rPr>
          <w:t>plus de 40 pays</w:t>
        </w:r>
        <w:r>
          <w:rPr>
            <w:lang w:val="fr-FR"/>
          </w:rPr>
          <w:t xml:space="preserve">, avec plus </w:t>
        </w:r>
        <w:r>
          <w:rPr>
            <w:rStyle w:val="hps"/>
            <w:lang w:val="fr-FR"/>
          </w:rPr>
          <w:t>d'un millier de</w:t>
        </w:r>
        <w:r>
          <w:rPr>
            <w:lang w:val="fr-FR"/>
          </w:rPr>
          <w:t xml:space="preserve"> </w:t>
        </w:r>
        <w:r>
          <w:rPr>
            <w:rStyle w:val="hps"/>
            <w:lang w:val="fr-FR"/>
          </w:rPr>
          <w:t>groupes locaux</w:t>
        </w:r>
        <w:r>
          <w:rPr>
            <w:lang w:val="fr-FR"/>
          </w:rPr>
          <w:t xml:space="preserve"> </w:t>
        </w:r>
        <w:r>
          <w:rPr>
            <w:rStyle w:val="hps"/>
            <w:lang w:val="fr-FR"/>
          </w:rPr>
          <w:t>et des centaines</w:t>
        </w:r>
        <w:r>
          <w:rPr>
            <w:lang w:val="fr-FR"/>
          </w:rPr>
          <w:t xml:space="preserve"> </w:t>
        </w:r>
        <w:r>
          <w:rPr>
            <w:rStyle w:val="hps"/>
            <w:lang w:val="fr-FR"/>
          </w:rPr>
          <w:t>d'organismes de soutien</w:t>
        </w:r>
        <w:r>
          <w:rPr>
            <w:lang w:val="fr-FR"/>
          </w:rPr>
          <w:t xml:space="preserve"> </w:t>
        </w:r>
        <w:r>
          <w:rPr>
            <w:rStyle w:val="hps"/>
            <w:lang w:val="fr-FR"/>
          </w:rPr>
          <w:t>du réseau.</w:t>
        </w:r>
      </w:ins>
      <w:del w:id="179" w:author="user_skill40_mac31 DUPUIS" w:date="2013-07-01T08:21:00Z">
        <w:r w:rsidR="00312FB3" w:rsidRPr="00031204" w:rsidDel="00992E57">
          <w:delText xml:space="preserve">The organization expanded very rapidly into the rest of </w:delText>
        </w:r>
      </w:del>
      <w:ins w:id="180" w:author="Arnold Sandjaja" w:date="2013-06-30T08:47:00Z">
        <w:del w:id="181" w:author="user_skill40_mac31 DUPUIS" w:date="2013-07-01T08:21:00Z">
          <w:r w:rsidR="00A8553E" w:rsidDel="00992E57">
            <w:delText xml:space="preserve">around </w:delText>
          </w:r>
        </w:del>
      </w:ins>
      <w:del w:id="182" w:author="user_skill40_mac31 DUPUIS" w:date="2013-07-01T08:21:00Z">
        <w:r w:rsidR="00312FB3" w:rsidRPr="00031204" w:rsidDel="00992E57">
          <w:delText>the world with an ATTAC network around an international charter set up in 1999. Today, the association is active in some 40 countries, with over a thousand local groups and hundreds of organizations supporting the network.</w:delText>
        </w:r>
      </w:del>
    </w:p>
    <w:p w14:paraId="5D128D23" w14:textId="77777777" w:rsidR="006466E1" w:rsidRPr="00031204" w:rsidDel="00B16740" w:rsidRDefault="006466E1" w:rsidP="00312FB3">
      <w:pPr>
        <w:rPr>
          <w:del w:id="183" w:author="Zoo-Sun" w:date="2013-06-30T18:01:00Z"/>
        </w:rPr>
      </w:pPr>
    </w:p>
    <w:p w14:paraId="2BBD6556" w14:textId="77777777" w:rsidR="00312FB3" w:rsidRPr="00031204" w:rsidRDefault="00312FB3" w:rsidP="00312FB3"/>
    <w:p w14:paraId="23C94C9A" w14:textId="77777777" w:rsidR="002910A2" w:rsidRPr="00031204" w:rsidRDefault="002910A2" w:rsidP="002910A2">
      <w:pPr>
        <w:rPr>
          <w:ins w:id="184" w:author="user_skill40_mac31 DUPUIS" w:date="2013-07-01T08:26:00Z"/>
        </w:rPr>
      </w:pPr>
      <w:ins w:id="185" w:author="user_skill40_mac31 DUPUIS" w:date="2013-07-01T08:26:00Z">
        <w:r>
          <w:rPr>
            <w:rFonts w:ascii="Arial Bold" w:hAnsi="Arial Bold"/>
          </w:rPr>
          <w:t>Marché cible</w:t>
        </w:r>
        <w:r w:rsidRPr="00031204">
          <w:rPr>
            <w:rFonts w:ascii="Arial Bold" w:hAnsi="Arial Bold"/>
          </w:rPr>
          <w:t xml:space="preserve">: </w:t>
        </w:r>
      </w:ins>
    </w:p>
    <w:p w14:paraId="1BE5641E" w14:textId="205CD0F7" w:rsidR="00405E48" w:rsidRPr="00031204" w:rsidDel="002910A2" w:rsidRDefault="00405E48">
      <w:pPr>
        <w:rPr>
          <w:del w:id="186" w:author="user_skill40_mac31 DUPUIS" w:date="2013-07-01T08:26:00Z"/>
        </w:rPr>
      </w:pPr>
      <w:del w:id="187" w:author="user_skill40_mac31 DUPUIS" w:date="2013-07-01T08:26:00Z">
        <w:r w:rsidRPr="00031204" w:rsidDel="002910A2">
          <w:rPr>
            <w:rFonts w:ascii="Arial Bold" w:hAnsi="Arial Bold"/>
          </w:rPr>
          <w:delText xml:space="preserve">Target market: </w:delText>
        </w:r>
      </w:del>
    </w:p>
    <w:p w14:paraId="4A3E9E80" w14:textId="77777777" w:rsidR="00103694" w:rsidRPr="00031204" w:rsidRDefault="00103694"/>
    <w:p w14:paraId="38A68B21" w14:textId="77777777" w:rsidR="002910A2" w:rsidRPr="00BD0C48" w:rsidRDefault="002910A2" w:rsidP="002910A2">
      <w:pPr>
        <w:rPr>
          <w:ins w:id="188" w:author="user_skill40_mac31 DUPUIS" w:date="2013-07-01T08:27:00Z"/>
          <w:rFonts w:eastAsia="Times New Roman"/>
          <w:lang w:val="en"/>
        </w:rPr>
      </w:pPr>
      <w:ins w:id="189" w:author="user_skill40_mac31 DUPUIS" w:date="2013-07-01T08:27:00Z">
        <w:r>
          <w:rPr>
            <w:rStyle w:val="hps"/>
            <w:lang w:val="fr-FR"/>
          </w:rPr>
          <w:t>Les jeunes âgés de</w:t>
        </w:r>
        <w:r>
          <w:rPr>
            <w:lang w:val="fr-FR"/>
          </w:rPr>
          <w:t xml:space="preserve"> </w:t>
        </w:r>
        <w:r>
          <w:rPr>
            <w:rStyle w:val="hps"/>
            <w:lang w:val="fr-FR"/>
          </w:rPr>
          <w:t>16-35 ans</w:t>
        </w:r>
        <w:r>
          <w:rPr>
            <w:lang w:val="fr-FR"/>
          </w:rPr>
          <w:t xml:space="preserve"> </w:t>
        </w:r>
        <w:r>
          <w:rPr>
            <w:rStyle w:val="hps"/>
            <w:lang w:val="fr-FR"/>
          </w:rPr>
          <w:t>qui</w:t>
        </w:r>
        <w:r>
          <w:rPr>
            <w:lang w:val="fr-FR"/>
          </w:rPr>
          <w:t xml:space="preserve"> </w:t>
        </w:r>
        <w:r>
          <w:rPr>
            <w:rStyle w:val="hps"/>
            <w:lang w:val="fr-FR"/>
          </w:rPr>
          <w:t>sont intéressés par le</w:t>
        </w:r>
        <w:r>
          <w:rPr>
            <w:lang w:val="fr-FR"/>
          </w:rPr>
          <w:t xml:space="preserve"> </w:t>
        </w:r>
        <w:r>
          <w:rPr>
            <w:rStyle w:val="hps"/>
            <w:lang w:val="fr-FR"/>
          </w:rPr>
          <w:t>mouvement altermondialiste</w:t>
        </w:r>
        <w:r>
          <w:rPr>
            <w:lang w:val="fr-FR"/>
          </w:rPr>
          <w:t xml:space="preserve">, </w:t>
        </w:r>
        <w:r>
          <w:rPr>
            <w:rStyle w:val="hps"/>
            <w:lang w:val="fr-FR"/>
          </w:rPr>
          <w:t>qui</w:t>
        </w:r>
        <w:r>
          <w:rPr>
            <w:lang w:val="fr-FR"/>
          </w:rPr>
          <w:t xml:space="preserve"> </w:t>
        </w:r>
        <w:r>
          <w:rPr>
            <w:rStyle w:val="hps"/>
            <w:lang w:val="fr-FR"/>
          </w:rPr>
          <w:t>met l'accent sur</w:t>
        </w:r>
        <w:r>
          <w:rPr>
            <w:lang w:val="fr-FR"/>
          </w:rPr>
          <w:t xml:space="preserve"> </w:t>
        </w:r>
        <w:r>
          <w:rPr>
            <w:rStyle w:val="hps"/>
            <w:lang w:val="fr-FR"/>
          </w:rPr>
          <w:t>des valeurs telles</w:t>
        </w:r>
        <w:r>
          <w:rPr>
            <w:lang w:val="fr-FR"/>
          </w:rPr>
          <w:t xml:space="preserve"> </w:t>
        </w:r>
        <w:r>
          <w:rPr>
            <w:rStyle w:val="hps"/>
            <w:lang w:val="fr-FR"/>
          </w:rPr>
          <w:t>que la démocratie,</w:t>
        </w:r>
        <w:r>
          <w:rPr>
            <w:lang w:val="fr-FR"/>
          </w:rPr>
          <w:t xml:space="preserve"> </w:t>
        </w:r>
        <w:r>
          <w:rPr>
            <w:rStyle w:val="hps"/>
            <w:lang w:val="fr-FR"/>
          </w:rPr>
          <w:t>la justice sociale et</w:t>
        </w:r>
        <w:r>
          <w:rPr>
            <w:lang w:val="fr-FR"/>
          </w:rPr>
          <w:t xml:space="preserve"> </w:t>
        </w:r>
        <w:r>
          <w:rPr>
            <w:rStyle w:val="hps"/>
            <w:lang w:val="fr-FR"/>
          </w:rPr>
          <w:t>économique, la protection</w:t>
        </w:r>
        <w:r>
          <w:rPr>
            <w:lang w:val="fr-FR"/>
          </w:rPr>
          <w:t xml:space="preserve"> </w:t>
        </w:r>
        <w:r>
          <w:rPr>
            <w:rStyle w:val="hps"/>
            <w:lang w:val="fr-FR"/>
          </w:rPr>
          <w:t>de l'environnement et</w:t>
        </w:r>
        <w:r>
          <w:rPr>
            <w:lang w:val="fr-FR"/>
          </w:rPr>
          <w:t xml:space="preserve"> </w:t>
        </w:r>
        <w:r>
          <w:rPr>
            <w:rStyle w:val="hps"/>
            <w:lang w:val="fr-FR"/>
          </w:rPr>
          <w:t>les droits humains comme</w:t>
        </w:r>
        <w:r>
          <w:rPr>
            <w:lang w:val="fr-FR"/>
          </w:rPr>
          <w:t xml:space="preserve"> </w:t>
        </w:r>
        <w:r>
          <w:rPr>
            <w:rStyle w:val="hps"/>
            <w:lang w:val="fr-FR"/>
          </w:rPr>
          <w:t>une alternative à la</w:t>
        </w:r>
        <w:r>
          <w:rPr>
            <w:lang w:val="fr-FR"/>
          </w:rPr>
          <w:t xml:space="preserve"> </w:t>
        </w:r>
        <w:r>
          <w:rPr>
            <w:rStyle w:val="hps"/>
            <w:lang w:val="fr-FR"/>
          </w:rPr>
          <w:t>mondialisation</w:t>
        </w:r>
        <w:r>
          <w:rPr>
            <w:lang w:val="fr-FR"/>
          </w:rPr>
          <w:t xml:space="preserve"> </w:t>
        </w:r>
        <w:r>
          <w:rPr>
            <w:rStyle w:val="hps"/>
            <w:lang w:val="fr-FR"/>
          </w:rPr>
          <w:t>actuelle</w:t>
        </w:r>
        <w:r>
          <w:rPr>
            <w:lang w:val="fr-FR"/>
          </w:rPr>
          <w:t>.</w:t>
        </w:r>
        <w:r>
          <w:rPr>
            <w:lang w:val="fr-FR"/>
          </w:rPr>
          <w:br/>
        </w:r>
        <w:r>
          <w:rPr>
            <w:rStyle w:val="hps"/>
            <w:lang w:val="fr-FR"/>
          </w:rPr>
          <w:t>Ils sont soit</w:t>
        </w:r>
        <w:r>
          <w:rPr>
            <w:lang w:val="fr-FR"/>
          </w:rPr>
          <w:t xml:space="preserve"> </w:t>
        </w:r>
        <w:r>
          <w:rPr>
            <w:rStyle w:val="hps"/>
            <w:lang w:val="fr-FR"/>
          </w:rPr>
          <w:t>membre</w:t>
        </w:r>
        <w:r>
          <w:rPr>
            <w:lang w:val="fr-FR"/>
          </w:rPr>
          <w:t xml:space="preserve"> </w:t>
        </w:r>
        <w:r>
          <w:rPr>
            <w:rStyle w:val="hps"/>
            <w:lang w:val="fr-FR"/>
          </w:rPr>
          <w:t>d'ATTAC</w:t>
        </w:r>
        <w:r>
          <w:rPr>
            <w:lang w:val="fr-FR"/>
          </w:rPr>
          <w:t xml:space="preserve"> </w:t>
        </w:r>
        <w:r>
          <w:rPr>
            <w:rStyle w:val="hps"/>
            <w:lang w:val="fr-FR"/>
          </w:rPr>
          <w:t>ou</w:t>
        </w:r>
        <w:r>
          <w:rPr>
            <w:lang w:val="fr-FR"/>
          </w:rPr>
          <w:t xml:space="preserve"> </w:t>
        </w:r>
        <w:r>
          <w:rPr>
            <w:rStyle w:val="hps"/>
            <w:lang w:val="fr-FR"/>
          </w:rPr>
          <w:t>pensent</w:t>
        </w:r>
        <w:r>
          <w:rPr>
            <w:lang w:val="fr-FR"/>
          </w:rPr>
          <w:t xml:space="preserve"> </w:t>
        </w:r>
        <w:r>
          <w:rPr>
            <w:rStyle w:val="hps"/>
            <w:lang w:val="fr-FR"/>
          </w:rPr>
          <w:t>à le rejoindre</w:t>
        </w:r>
        <w:r>
          <w:rPr>
            <w:lang w:val="fr-FR"/>
          </w:rPr>
          <w:t>.</w:t>
        </w:r>
      </w:ins>
    </w:p>
    <w:p w14:paraId="5F5378E7" w14:textId="361A3FCD" w:rsidR="00DD65CC" w:rsidRPr="00DD65CC" w:rsidDel="002910A2" w:rsidRDefault="00DD65CC" w:rsidP="00DD65CC">
      <w:pPr>
        <w:rPr>
          <w:ins w:id="190" w:author="Arnold Sandjaja" w:date="2013-05-17T16:36:00Z"/>
          <w:del w:id="191" w:author="user_skill40_mac31 DUPUIS" w:date="2013-07-01T08:27:00Z"/>
          <w:rStyle w:val="hps"/>
          <w:rFonts w:eastAsia="Times New Roman"/>
          <w:lang w:val="en"/>
        </w:rPr>
      </w:pPr>
      <w:ins w:id="192" w:author="Arnold Sandjaja" w:date="2013-05-17T16:36:00Z">
        <w:del w:id="193" w:author="user_skill40_mac31 DUPUIS" w:date="2013-07-01T08:27:00Z">
          <w:r w:rsidRPr="00DD65CC" w:rsidDel="002910A2">
            <w:rPr>
              <w:rStyle w:val="hps"/>
              <w:rFonts w:eastAsia="Times New Roman"/>
              <w:lang w:val="en"/>
            </w:rPr>
            <w:delText>y</w:delText>
          </w:r>
        </w:del>
      </w:ins>
      <w:ins w:id="194" w:author="Michel Bulon" w:date="2013-05-20T20:25:00Z">
        <w:del w:id="195" w:author="user_skill40_mac31 DUPUIS" w:date="2013-07-01T08:27:00Z">
          <w:r w:rsidR="00B03644" w:rsidDel="002910A2">
            <w:rPr>
              <w:rStyle w:val="hps"/>
              <w:rFonts w:eastAsia="Times New Roman"/>
              <w:lang w:val="en"/>
            </w:rPr>
            <w:delText>Y</w:delText>
          </w:r>
        </w:del>
      </w:ins>
      <w:ins w:id="196" w:author="Arnold Sandjaja" w:date="2013-05-17T16:36:00Z">
        <w:del w:id="197" w:author="user_skill40_mac31 DUPUIS" w:date="2013-07-01T08:27:00Z">
          <w:r w:rsidRPr="00DD65CC" w:rsidDel="002910A2">
            <w:rPr>
              <w:rStyle w:val="hps"/>
              <w:rFonts w:eastAsia="Times New Roman"/>
              <w:lang w:val="en"/>
            </w:rPr>
            <w:delText>oung people between 16-35 years who are interested in the alter-globalization movement, which emphasizes values such as democracy, social and economic justice, environmental protection and human rights as an alternative to the current globalism.</w:delText>
          </w:r>
        </w:del>
      </w:ins>
    </w:p>
    <w:p w14:paraId="20521F0B" w14:textId="5EBDF681" w:rsidR="00DD65CC" w:rsidRPr="00DD65CC" w:rsidRDefault="00DD65CC" w:rsidP="00DD65CC">
      <w:pPr>
        <w:rPr>
          <w:ins w:id="198" w:author="Arnold Sandjaja" w:date="2013-05-17T16:36:00Z"/>
          <w:rStyle w:val="hps"/>
          <w:rFonts w:eastAsia="Times New Roman"/>
          <w:lang w:val="en"/>
        </w:rPr>
      </w:pPr>
      <w:ins w:id="199" w:author="Arnold Sandjaja" w:date="2013-05-17T16:36:00Z">
        <w:del w:id="200" w:author="user_skill40_mac31 DUPUIS" w:date="2013-07-01T08:27:00Z">
          <w:r w:rsidRPr="00DD65CC" w:rsidDel="002910A2">
            <w:rPr>
              <w:rStyle w:val="hps"/>
              <w:rFonts w:eastAsia="Times New Roman"/>
              <w:lang w:val="en"/>
            </w:rPr>
            <w:delText xml:space="preserve">They are either </w:delText>
          </w:r>
        </w:del>
      </w:ins>
      <w:ins w:id="201" w:author="Arnold Sandjaja" w:date="2013-06-30T08:47:00Z">
        <w:del w:id="202" w:author="user_skill40_mac31 DUPUIS" w:date="2013-07-01T08:27:00Z">
          <w:r w:rsidR="00A8553E" w:rsidDel="002910A2">
            <w:rPr>
              <w:rStyle w:val="hps"/>
              <w:rFonts w:eastAsia="Times New Roman"/>
              <w:lang w:val="en"/>
            </w:rPr>
            <w:delText xml:space="preserve">a </w:delText>
          </w:r>
        </w:del>
      </w:ins>
      <w:ins w:id="203" w:author="Arnold Sandjaja" w:date="2013-05-17T16:36:00Z">
        <w:del w:id="204" w:author="user_skill40_mac31 DUPUIS" w:date="2013-07-01T08:27:00Z">
          <w:r w:rsidRPr="00DD65CC" w:rsidDel="002910A2">
            <w:rPr>
              <w:rStyle w:val="hps"/>
              <w:rFonts w:eastAsia="Times New Roman"/>
              <w:lang w:val="en"/>
            </w:rPr>
            <w:delText xml:space="preserve">member of ATTAC </w:delText>
          </w:r>
        </w:del>
      </w:ins>
      <w:ins w:id="205" w:author="Arnold Sandjaja" w:date="2013-06-30T08:47:00Z">
        <w:del w:id="206" w:author="user_skill40_mac31 DUPUIS" w:date="2013-07-01T08:27:00Z">
          <w:r w:rsidR="00A8553E" w:rsidDel="002910A2">
            <w:rPr>
              <w:rStyle w:val="hps"/>
              <w:rFonts w:eastAsia="Times New Roman"/>
              <w:lang w:val="en"/>
            </w:rPr>
            <w:delText>or are thinking of joining</w:delText>
          </w:r>
        </w:del>
      </w:ins>
      <w:ins w:id="207" w:author="Arnold Sandjaja" w:date="2013-05-17T16:36:00Z">
        <w:del w:id="208" w:author="user_skill40_mac31 DUPUIS" w:date="2013-07-01T08:27:00Z">
          <w:r w:rsidRPr="00DD65CC" w:rsidDel="002910A2">
            <w:rPr>
              <w:rStyle w:val="hps"/>
              <w:rFonts w:eastAsia="Times New Roman"/>
              <w:lang w:val="en"/>
            </w:rPr>
            <w:delText>.</w:delText>
          </w:r>
        </w:del>
      </w:ins>
    </w:p>
    <w:p w14:paraId="097DBCC5" w14:textId="77777777" w:rsidR="00405E48" w:rsidRPr="00DD65CC" w:rsidDel="00B40AAF" w:rsidRDefault="00B40AAF">
      <w:pPr>
        <w:rPr>
          <w:del w:id="209" w:author="Michel Bulon" w:date="2013-05-14T19:16:00Z"/>
        </w:rPr>
      </w:pPr>
      <w:ins w:id="210" w:author="Michel Bulon" w:date="2013-05-14T19:16:00Z">
        <w:del w:id="211" w:author="Arnold Sandjaja" w:date="2013-05-17T16:36:00Z">
          <w:r w:rsidRPr="00031204" w:rsidDel="00DD65CC">
            <w:rPr>
              <w:rStyle w:val="hps"/>
              <w:rFonts w:eastAsia="Times New Roman"/>
              <w:lang w:val="en"/>
            </w:rPr>
            <w:delText xml:space="preserve">The target </w:delText>
          </w:r>
        </w:del>
      </w:ins>
      <w:ins w:id="212" w:author="Michel Bulon" w:date="2013-05-14T19:17:00Z">
        <w:del w:id="213" w:author="Arnold Sandjaja" w:date="2013-05-17T16:36:00Z">
          <w:r w:rsidRPr="00031204" w:rsidDel="00DD65CC">
            <w:rPr>
              <w:rStyle w:val="hps"/>
              <w:rFonts w:eastAsia="Times New Roman"/>
              <w:lang w:val="en"/>
            </w:rPr>
            <w:delText>market</w:delText>
          </w:r>
        </w:del>
      </w:ins>
      <w:ins w:id="214" w:author="Michel Bulon" w:date="2013-05-14T19:16:00Z">
        <w:del w:id="215"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216" w:author="Michel Bulon" w:date="2013-05-14T21:13:00Z">
        <w:del w:id="217" w:author="Arnold Sandjaja" w:date="2013-05-17T16:36:00Z">
          <w:r w:rsidR="00905DDA" w:rsidRPr="00031204" w:rsidDel="00DD65CC">
            <w:rPr>
              <w:rStyle w:val="hps"/>
              <w:rFonts w:eastAsia="Times New Roman"/>
              <w:lang w:val="en"/>
            </w:rPr>
            <w:delText>the 18 years and more</w:delText>
          </w:r>
        </w:del>
      </w:ins>
      <w:ins w:id="218" w:author="Michel Bulon" w:date="2013-05-14T21:14:00Z">
        <w:del w:id="219" w:author="Arnold Sandjaja" w:date="2013-05-17T16:36:00Z">
          <w:r w:rsidR="00905DDA" w:rsidRPr="00031204" w:rsidDel="00DD65CC">
            <w:rPr>
              <w:rStyle w:val="hps"/>
              <w:rFonts w:eastAsia="Times New Roman"/>
              <w:lang w:val="en"/>
            </w:rPr>
            <w:delText xml:space="preserve"> </w:delText>
          </w:r>
        </w:del>
      </w:ins>
      <w:ins w:id="220" w:author="Michel Bulon" w:date="2013-05-14T19:16:00Z">
        <w:del w:id="221"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222" w:author="Michel Bulon" w:date="2013-05-14T19:19:00Z">
        <w:del w:id="223" w:author="Arnold Sandjaja" w:date="2013-05-17T16:36:00Z">
          <w:r w:rsidRPr="00031204" w:rsidDel="00DD65CC">
            <w:rPr>
              <w:rStyle w:val="hps"/>
              <w:rFonts w:eastAsia="Times New Roman"/>
              <w:lang w:val="en"/>
            </w:rPr>
            <w:delText>-</w:delText>
          </w:r>
        </w:del>
      </w:ins>
      <w:ins w:id="224" w:author="Michel Bulon" w:date="2013-05-14T19:16:00Z">
        <w:del w:id="225" w:author="Arnold Sandjaja" w:date="2013-05-17T16:36:00Z">
          <w:r w:rsidRPr="00031204" w:rsidDel="00DD65CC">
            <w:rPr>
              <w:rStyle w:val="hps"/>
              <w:rFonts w:eastAsia="Times New Roman"/>
              <w:lang w:val="en"/>
            </w:rPr>
            <w:delText>globalization</w:delText>
          </w:r>
        </w:del>
      </w:ins>
      <w:ins w:id="226" w:author="Michel Bulon" w:date="2013-05-14T19:20:00Z">
        <w:del w:id="227" w:author="Arnold Sandjaja" w:date="2013-05-17T16:36:00Z">
          <w:r w:rsidRPr="00031204" w:rsidDel="00DD65CC">
            <w:rPr>
              <w:rStyle w:val="hps"/>
              <w:rFonts w:eastAsia="Times New Roman"/>
              <w:lang w:val="en"/>
            </w:rPr>
            <w:delText xml:space="preserve"> movement</w:delText>
          </w:r>
        </w:del>
      </w:ins>
      <w:ins w:id="228" w:author="Michel Bulon" w:date="2013-05-14T19:16:00Z">
        <w:del w:id="229"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230" w:author="Arnold Sandjaja" w:date="2013-06-30T08:47:00Z">
          <w:r w:rsidRPr="00031204" w:rsidDel="00A8553E">
            <w:rPr>
              <w:rFonts w:eastAsia="Times New Roman"/>
              <w:lang w:val="en"/>
            </w:rPr>
            <w:delText>.</w:delText>
          </w:r>
        </w:del>
      </w:ins>
      <w:del w:id="231" w:author="Michel Bulon" w:date="2013-05-14T19:16:00Z">
        <w:r w:rsidR="00F15FFF" w:rsidRPr="00DD65CC" w:rsidDel="00B40AAF">
          <w:rPr>
            <w:highlight w:val="red"/>
          </w:rPr>
          <w:delText>…..</w:delText>
        </w:r>
      </w:del>
    </w:p>
    <w:p w14:paraId="37BF87E4" w14:textId="77777777" w:rsidR="00405E48" w:rsidRPr="00031204" w:rsidRDefault="00405E48"/>
    <w:p w14:paraId="49CD03C1" w14:textId="77777777" w:rsidR="00405E48" w:rsidRPr="00031204" w:rsidDel="002910A2" w:rsidRDefault="00405E48">
      <w:pPr>
        <w:rPr>
          <w:del w:id="232" w:author="user_skill40_mac31 DUPUIS" w:date="2013-07-01T08:27:00Z"/>
        </w:rPr>
      </w:pPr>
    </w:p>
    <w:p w14:paraId="5915D95B" w14:textId="77777777" w:rsidR="00405E48" w:rsidRPr="00031204" w:rsidRDefault="00405E48">
      <w:pPr>
        <w:pStyle w:val="FreeForm"/>
        <w:rPr>
          <w:rFonts w:eastAsia="Times New Roman"/>
          <w:color w:val="auto"/>
          <w:lang w:bidi="x-none"/>
        </w:rPr>
      </w:pPr>
      <w:bookmarkStart w:id="233" w:name="TOC60887859"/>
      <w:r w:rsidRPr="00031204">
        <w:br w:type="page"/>
      </w:r>
      <w:bookmarkEnd w:id="233"/>
    </w:p>
    <w:p w14:paraId="36405485" w14:textId="77777777" w:rsidR="00405E48" w:rsidRPr="00031204" w:rsidRDefault="00405E48">
      <w:pPr>
        <w:pStyle w:val="FreeFormA"/>
      </w:pPr>
    </w:p>
    <w:p w14:paraId="5CF751B3" w14:textId="71F0E78C" w:rsidR="00405E48" w:rsidRPr="00031204" w:rsidDel="00B16740" w:rsidRDefault="00405E48">
      <w:pPr>
        <w:pStyle w:val="FreeFormAA"/>
        <w:rPr>
          <w:del w:id="234" w:author="Zoo-Sun" w:date="2013-06-30T18:01:00Z"/>
          <w:rFonts w:ascii="Times New Roman" w:hAnsi="Times New Roman"/>
        </w:rPr>
      </w:pPr>
    </w:p>
    <w:p w14:paraId="170622A3" w14:textId="02AFE8A0" w:rsidR="00405E48" w:rsidRPr="00031204" w:rsidDel="00B16740" w:rsidRDefault="00405E48">
      <w:pPr>
        <w:spacing w:after="200" w:line="276" w:lineRule="auto"/>
        <w:rPr>
          <w:del w:id="235" w:author="Zoo-Sun" w:date="2013-06-30T18:01:00Z"/>
          <w:rFonts w:ascii="Arial Bold" w:hAnsi="Arial Bold"/>
          <w:caps/>
          <w:sz w:val="24"/>
          <w:u w:val="single"/>
        </w:rPr>
      </w:pPr>
    </w:p>
    <w:p w14:paraId="616B7C30" w14:textId="307A903E" w:rsidR="00405E48" w:rsidRPr="00031204" w:rsidRDefault="00405E48">
      <w:pPr>
        <w:pStyle w:val="Heading1AA"/>
      </w:pPr>
      <w:del w:id="236" w:author="user_skill40_mac31 DUPUIS" w:date="2013-07-01T08:27:00Z">
        <w:r w:rsidRPr="00031204" w:rsidDel="002910A2">
          <w:delText>Description of project and tasks</w:delText>
        </w:r>
      </w:del>
      <w:ins w:id="237" w:author="user_skill40_mac31 DUPUIS" w:date="2013-07-01T08:28:00Z">
        <w:r w:rsidR="002910A2" w:rsidRPr="00031204">
          <w:t xml:space="preserve">Description </w:t>
        </w:r>
        <w:r w:rsidR="002910A2">
          <w:t>Du projet et des tâches</w:t>
        </w:r>
      </w:ins>
    </w:p>
    <w:p w14:paraId="56DED762" w14:textId="77777777" w:rsidR="002910A2" w:rsidRPr="00031204" w:rsidRDefault="002910A2" w:rsidP="002910A2">
      <w:pPr>
        <w:pStyle w:val="Heading4A"/>
        <w:rPr>
          <w:ins w:id="238" w:author="user_skill40_mac31 DUPUIS" w:date="2013-07-01T08:28:00Z"/>
          <w:rFonts w:ascii="Arial Bold" w:hAnsi="Arial Bold"/>
          <w:b w:val="0"/>
          <w:color w:val="000000"/>
          <w:sz w:val="24"/>
        </w:rPr>
      </w:pPr>
      <w:ins w:id="239" w:author="user_skill40_mac31 DUPUIS" w:date="2013-07-01T08:28:00Z">
        <w:r>
          <w:rPr>
            <w:rFonts w:ascii="Arial Bold" w:hAnsi="Arial Bold"/>
            <w:b w:val="0"/>
            <w:color w:val="000000"/>
            <w:sz w:val="24"/>
          </w:rPr>
          <w:t>TÂCHE</w:t>
        </w:r>
        <w:r w:rsidRPr="00031204">
          <w:rPr>
            <w:rFonts w:ascii="Arial Bold" w:hAnsi="Arial Bold"/>
            <w:b w:val="0"/>
            <w:color w:val="000000"/>
            <w:sz w:val="24"/>
          </w:rPr>
          <w:t xml:space="preserve"> 1</w:t>
        </w:r>
      </w:ins>
    </w:p>
    <w:p w14:paraId="73882762" w14:textId="09247666" w:rsidR="00405E48" w:rsidRPr="00031204" w:rsidDel="002910A2" w:rsidRDefault="00405E48">
      <w:pPr>
        <w:pStyle w:val="Heading4A"/>
        <w:rPr>
          <w:del w:id="240" w:author="user_skill40_mac31 DUPUIS" w:date="2013-07-01T08:28:00Z"/>
          <w:rFonts w:ascii="Arial Bold" w:hAnsi="Arial Bold"/>
          <w:b w:val="0"/>
          <w:color w:val="000000"/>
          <w:sz w:val="24"/>
        </w:rPr>
      </w:pPr>
      <w:del w:id="241" w:author="user_skill40_mac31 DUPUIS" w:date="2013-07-01T08:28:00Z">
        <w:r w:rsidRPr="00031204" w:rsidDel="002910A2">
          <w:rPr>
            <w:rFonts w:ascii="Arial Bold" w:hAnsi="Arial Bold"/>
            <w:b w:val="0"/>
            <w:color w:val="000000"/>
            <w:sz w:val="24"/>
          </w:rPr>
          <w:delText>TASK 1</w:delText>
        </w:r>
      </w:del>
    </w:p>
    <w:p w14:paraId="495BD4A9" w14:textId="69B9F946" w:rsidR="00405E48" w:rsidRPr="00031204" w:rsidRDefault="00405E48">
      <w:pPr>
        <w:rPr>
          <w:rFonts w:ascii="Arial Bold" w:hAnsi="Arial Bold"/>
        </w:rPr>
      </w:pPr>
      <w:del w:id="242" w:author="user_skill40_mac31 DUPUIS" w:date="2013-07-01T08:28:00Z">
        <w:r w:rsidRPr="00031204" w:rsidDel="002910A2">
          <w:rPr>
            <w:rFonts w:ascii="Arial Bold" w:hAnsi="Arial Bold"/>
          </w:rPr>
          <w:delText xml:space="preserve">Creation </w:delText>
        </w:r>
      </w:del>
      <w:ins w:id="243" w:author="user_skill40_mac31 DUPUIS" w:date="2013-07-01T08:28:00Z">
        <w:r w:rsidR="002910A2">
          <w:rPr>
            <w:rFonts w:ascii="Arial Bold" w:hAnsi="Arial Bold"/>
          </w:rPr>
          <w:t>Création d’un en-tête</w:t>
        </w:r>
      </w:ins>
      <w:del w:id="244" w:author="user_skill40_mac31 DUPUIS" w:date="2013-07-01T08:28:00Z">
        <w:r w:rsidRPr="00031204" w:rsidDel="002910A2">
          <w:rPr>
            <w:rFonts w:ascii="Arial Bold" w:hAnsi="Arial Bold"/>
          </w:rPr>
          <w:delText xml:space="preserve">of a </w:delText>
        </w:r>
      </w:del>
      <w:ins w:id="245" w:author="Arnold Sandjaja" w:date="2013-05-17T15:38:00Z">
        <w:del w:id="246" w:author="user_skill40_mac31 DUPUIS" w:date="2013-07-01T08:28:00Z">
          <w:r w:rsidR="00304DDA" w:rsidRPr="00304DDA" w:rsidDel="002910A2">
            <w:rPr>
              <w:rFonts w:ascii="Arial Bold" w:hAnsi="Arial Bold"/>
            </w:rPr>
            <w:delText>masthead</w:delText>
          </w:r>
        </w:del>
      </w:ins>
      <w:del w:id="247" w:author="Arnold Sandjaja" w:date="2013-05-17T15:38:00Z">
        <w:r w:rsidRPr="00031204" w:rsidDel="00304DDA">
          <w:rPr>
            <w:rFonts w:ascii="Arial Bold" w:hAnsi="Arial Bold"/>
          </w:rPr>
          <w:delText>logo</w:delText>
        </w:r>
      </w:del>
    </w:p>
    <w:p w14:paraId="17FAB015" w14:textId="77777777" w:rsidR="002910A2" w:rsidRPr="00031204" w:rsidRDefault="002910A2" w:rsidP="002910A2">
      <w:pPr>
        <w:numPr>
          <w:ilvl w:val="0"/>
          <w:numId w:val="3"/>
        </w:numPr>
        <w:rPr>
          <w:ins w:id="248" w:author="user_skill40_mac31 DUPUIS" w:date="2013-07-01T08:29:00Z"/>
        </w:rPr>
      </w:pPr>
      <w:ins w:id="249" w:author="user_skill40_mac31 DUPUIS" w:date="2013-07-01T08:29:00Z">
        <w:r>
          <w:t>Créer un en-tête en utilisant le nom «SPANNER» avec en plus petit «in the works».</w:t>
        </w:r>
      </w:ins>
    </w:p>
    <w:p w14:paraId="62FA2D30" w14:textId="31EACE57" w:rsidR="00CF4301" w:rsidRPr="00031204" w:rsidDel="002910A2" w:rsidRDefault="00CF4301" w:rsidP="00CF4301">
      <w:pPr>
        <w:numPr>
          <w:ilvl w:val="0"/>
          <w:numId w:val="3"/>
        </w:numPr>
        <w:rPr>
          <w:del w:id="250" w:author="user_skill40_mac31 DUPUIS" w:date="2013-07-01T08:29:00Z"/>
        </w:rPr>
      </w:pPr>
      <w:del w:id="251" w:author="user_skill40_mac31 DUPUIS" w:date="2013-07-01T08:29:00Z">
        <w:r w:rsidRPr="00031204" w:rsidDel="002910A2">
          <w:delText xml:space="preserve">Create a a </w:delText>
        </w:r>
      </w:del>
      <w:ins w:id="252" w:author="Arnold Sandjaja" w:date="2013-05-17T15:38:00Z">
        <w:del w:id="253" w:author="user_skill40_mac31 DUPUIS" w:date="2013-07-01T08:29:00Z">
          <w:r w:rsidR="00304DDA" w:rsidRPr="00304DDA" w:rsidDel="002910A2">
            <w:delText>masthead</w:delText>
          </w:r>
          <w:r w:rsidR="00304DDA" w:rsidDel="002910A2">
            <w:delText xml:space="preserve"> </w:delText>
          </w:r>
        </w:del>
      </w:ins>
      <w:del w:id="254" w:author="user_skill40_mac31 DUPUIS" w:date="2013-07-01T08:29:00Z">
        <w:r w:rsidRPr="00031204" w:rsidDel="002910A2">
          <w:delText xml:space="preserve">logo and use the name </w:delText>
        </w:r>
      </w:del>
      <w:ins w:id="255" w:author="Arnold Sandjaja" w:date="2013-06-14T16:38:00Z">
        <w:del w:id="256" w:author="user_skill40_mac31 DUPUIS" w:date="2013-07-01T08:29:00Z">
          <w:r w:rsidR="0030310A" w:rsidDel="002910A2">
            <w:delText>“</w:delText>
          </w:r>
        </w:del>
      </w:ins>
      <w:ins w:id="257" w:author="Arnold Sandjaja" w:date="2013-05-17T15:38:00Z">
        <w:del w:id="258" w:author="user_skill40_mac31 DUPUIS" w:date="2013-07-01T08:29:00Z">
          <w:r w:rsidR="00304DDA" w:rsidRPr="00304DDA" w:rsidDel="002910A2">
            <w:delText>SPANNER</w:delText>
          </w:r>
        </w:del>
      </w:ins>
      <w:del w:id="259" w:author="user_skill40_mac31 DUPUIS" w:date="2013-07-01T08:29:00Z">
        <w:r w:rsidRPr="00031204" w:rsidDel="002910A2">
          <w:delText>“%ATTAC”</w:delText>
        </w:r>
      </w:del>
      <w:ins w:id="260" w:author="Arnold Sandjaja" w:date="2013-05-17T15:40:00Z">
        <w:del w:id="261" w:author="user_skill40_mac31 DUPUIS" w:date="2013-07-01T08:29:00Z">
          <w:r w:rsidR="00304DDA" w:rsidDel="002910A2">
            <w:delText xml:space="preserve"> </w:delText>
          </w:r>
        </w:del>
      </w:ins>
      <w:ins w:id="262" w:author="Arnold Sandjaja" w:date="2013-06-30T08:49:00Z">
        <w:del w:id="263" w:author="user_skill40_mac31 DUPUIS" w:date="2013-07-01T08:29:00Z">
          <w:r w:rsidR="00E32C64" w:rsidDel="002910A2">
            <w:delText>with the subhead</w:delText>
          </w:r>
        </w:del>
      </w:ins>
      <w:ins w:id="264" w:author="Arnold Sandjaja" w:date="2013-05-17T15:38:00Z">
        <w:del w:id="265" w:author="user_skill40_mac31 DUPUIS" w:date="2013-07-01T08:29:00Z">
          <w:r w:rsidR="00304DDA" w:rsidDel="002910A2">
            <w:delText xml:space="preserve"> “</w:delText>
          </w:r>
          <w:r w:rsidR="00304DDA" w:rsidRPr="00304DDA" w:rsidDel="002910A2">
            <w:delText>in the works</w:delText>
          </w:r>
          <w:r w:rsidR="00304DDA" w:rsidDel="002910A2">
            <w:delText>”</w:delText>
          </w:r>
        </w:del>
      </w:ins>
      <w:ins w:id="266" w:author="Arnold Sandjaja" w:date="2013-06-14T16:39:00Z">
        <w:del w:id="267" w:author="user_skill40_mac31 DUPUIS" w:date="2013-07-01T08:29:00Z">
          <w:r w:rsidR="0030310A" w:rsidDel="002910A2">
            <w:delText>.</w:delText>
          </w:r>
        </w:del>
      </w:ins>
    </w:p>
    <w:p w14:paraId="0AEA1D3B" w14:textId="77777777" w:rsidR="002910A2" w:rsidRDefault="002910A2" w:rsidP="002910A2">
      <w:pPr>
        <w:numPr>
          <w:ilvl w:val="0"/>
          <w:numId w:val="3"/>
        </w:numPr>
        <w:rPr>
          <w:ins w:id="268" w:author="user_skill40_mac31 DUPUIS" w:date="2013-07-01T08:30:00Z"/>
        </w:rPr>
      </w:pPr>
      <w:ins w:id="269" w:author="user_skill40_mac31 DUPUIS" w:date="2013-07-01T08:30:00Z">
        <w:r>
          <w:t xml:space="preserve">Vous êtes libre d’ajouter des éléments ou des illustrations que vous souhaitez </w:t>
        </w:r>
        <w:r w:rsidRPr="002910A2">
          <w:rPr>
            <w:b/>
            <w:rPrChange w:id="270" w:author="user_skill40_mac31 DUPUIS" w:date="2013-07-01T08:30:00Z">
              <w:rPr/>
            </w:rPrChange>
          </w:rPr>
          <w:t>pour l’en-tête</w:t>
        </w:r>
        <w:r>
          <w:t>.</w:t>
        </w:r>
      </w:ins>
    </w:p>
    <w:p w14:paraId="32A46374" w14:textId="1B89A776" w:rsidR="00CF4301" w:rsidRPr="00031204" w:rsidDel="002910A2" w:rsidRDefault="00CF4301" w:rsidP="00CF4301">
      <w:pPr>
        <w:numPr>
          <w:ilvl w:val="0"/>
          <w:numId w:val="3"/>
        </w:numPr>
        <w:rPr>
          <w:del w:id="271" w:author="user_skill40_mac31 DUPUIS" w:date="2013-07-01T08:30:00Z"/>
        </w:rPr>
      </w:pPr>
      <w:del w:id="272" w:author="user_skill40_mac31 DUPUIS" w:date="2013-07-01T08:30:00Z">
        <w:r w:rsidRPr="00031204" w:rsidDel="002910A2">
          <w:delText xml:space="preserve">You are free to add any elements or illustrations of your own to the </w:delText>
        </w:r>
      </w:del>
      <w:ins w:id="273" w:author="Arnold Sandjaja" w:date="2013-05-17T15:40:00Z">
        <w:del w:id="274" w:author="user_skill40_mac31 DUPUIS" w:date="2013-07-01T08:30:00Z">
          <w:r w:rsidR="00304DDA" w:rsidRPr="00304DDA" w:rsidDel="002910A2">
            <w:rPr>
              <w:rFonts w:ascii="Arial Bold" w:hAnsi="Arial Bold"/>
            </w:rPr>
            <w:delText>masthead</w:delText>
          </w:r>
        </w:del>
      </w:ins>
      <w:ins w:id="275" w:author="Arnold Sandjaja" w:date="2013-06-14T16:39:00Z">
        <w:del w:id="276" w:author="user_skill40_mac31 DUPUIS" w:date="2013-07-01T08:30:00Z">
          <w:r w:rsidR="0030310A" w:rsidDel="002910A2">
            <w:rPr>
              <w:rFonts w:ascii="Arial Bold" w:hAnsi="Arial Bold"/>
            </w:rPr>
            <w:delText>.</w:delText>
          </w:r>
        </w:del>
      </w:ins>
      <w:del w:id="277" w:author="user_skill40_mac31 DUPUIS" w:date="2013-07-01T08:30:00Z">
        <w:r w:rsidRPr="00031204" w:rsidDel="002910A2">
          <w:delText>logo</w:delText>
        </w:r>
      </w:del>
    </w:p>
    <w:p w14:paraId="67882AE3" w14:textId="77777777" w:rsidR="00AC6F35" w:rsidRPr="00031204" w:rsidDel="006078C6" w:rsidRDefault="00AC6F35">
      <w:pPr>
        <w:numPr>
          <w:ilvl w:val="0"/>
          <w:numId w:val="3"/>
        </w:numPr>
        <w:rPr>
          <w:del w:id="278" w:author="Arnold Sandjaja" w:date="2013-06-30T08:49:00Z"/>
        </w:rPr>
      </w:pPr>
      <w:del w:id="279" w:author="Arnold Sandjaja" w:date="2013-06-30T08:49:00Z">
        <w:r w:rsidRPr="00B16740" w:rsidDel="006078C6">
          <w:rPr>
            <w:lang w:val="pt-BR"/>
          </w:rPr>
          <w:delText>Trapping must be used if necessary</w:delText>
        </w:r>
      </w:del>
    </w:p>
    <w:p w14:paraId="6DE226D2" w14:textId="77777777" w:rsidR="00CF4301" w:rsidRPr="00031204" w:rsidRDefault="00CF4301">
      <w:pPr>
        <w:numPr>
          <w:ilvl w:val="0"/>
          <w:numId w:val="3"/>
        </w:numPr>
        <w:pPrChange w:id="280" w:author="Zoo-Sun" w:date="2013-06-30T18:02:00Z">
          <w:pPr>
            <w:pStyle w:val="TOC1Para"/>
          </w:pPr>
        </w:pPrChange>
      </w:pPr>
    </w:p>
    <w:p w14:paraId="17F836C2" w14:textId="77777777" w:rsidR="00405E48" w:rsidRPr="00031204" w:rsidRDefault="00405E48"/>
    <w:p w14:paraId="28597CAE" w14:textId="37681F7C" w:rsidR="00405E48" w:rsidRPr="00031204" w:rsidDel="00E648F9" w:rsidRDefault="00E648F9">
      <w:pPr>
        <w:pStyle w:val="Heading3AA"/>
        <w:rPr>
          <w:del w:id="281" w:author="user_skill40_mac31 DUPUIS" w:date="2013-07-01T08:30:00Z"/>
        </w:rPr>
      </w:pPr>
      <w:ins w:id="282" w:author="user_skill40_mac31 DUPUIS" w:date="2013-07-01T08:30:00Z">
        <w:r>
          <w:t>Spécifications techniques</w:t>
        </w:r>
      </w:ins>
      <w:del w:id="283" w:author="user_skill40_mac31 DUPUIS" w:date="2013-07-01T08:30:00Z">
        <w:r w:rsidR="00405E48" w:rsidRPr="00031204" w:rsidDel="00E648F9">
          <w:delText>Technical specifications</w:delText>
        </w:r>
      </w:del>
    </w:p>
    <w:p w14:paraId="0C10EEA3" w14:textId="77777777" w:rsidR="00405E48" w:rsidRPr="00031204" w:rsidRDefault="00405E48">
      <w:pPr>
        <w:pStyle w:val="Heading3AA"/>
        <w:pPrChange w:id="284" w:author="Michel Bulon" w:date="2013-06-12T21:58:00Z">
          <w:pPr/>
        </w:pPrChange>
      </w:pPr>
    </w:p>
    <w:p w14:paraId="009FAB60" w14:textId="2C776D88" w:rsidR="00AC6F35" w:rsidRPr="00031204" w:rsidRDefault="00E648F9" w:rsidP="00CB7F1C">
      <w:pPr>
        <w:tabs>
          <w:tab w:val="left" w:pos="3686"/>
        </w:tabs>
      </w:pPr>
      <w:ins w:id="285" w:author="user_skill40_mac31 DUPUIS" w:date="2013-07-01T08:31:00Z">
        <w:r>
          <w:t>Recouvrement (trapping)</w:t>
        </w:r>
      </w:ins>
      <w:del w:id="286" w:author="user_skill40_mac31 DUPUIS" w:date="2013-07-01T08:31:00Z">
        <w:r w:rsidR="00CB7F1C" w:rsidRPr="00031204" w:rsidDel="00E648F9">
          <w:delText>Trapping</w:delText>
        </w:r>
      </w:del>
      <w:r w:rsidR="00CB7F1C" w:rsidRPr="00031204">
        <w:tab/>
      </w:r>
      <w:r w:rsidR="00AC6F35" w:rsidRPr="00031204">
        <w:t>: 0.35 pts</w:t>
      </w:r>
      <w:ins w:id="287" w:author="Arnold Sandjaja" w:date="2013-06-29T12:07:00Z">
        <w:r w:rsidR="00617B40">
          <w:t xml:space="preserve"> (</w:t>
        </w:r>
        <w:del w:id="288" w:author="user_skill40_mac31 DUPUIS" w:date="2013-07-01T08:31:00Z">
          <w:r w:rsidR="00617B40" w:rsidRPr="00031204" w:rsidDel="00E648F9">
            <w:rPr>
              <w:lang w:val="pt-BR"/>
            </w:rPr>
            <w:delText>if necessary</w:delText>
          </w:r>
        </w:del>
      </w:ins>
      <w:ins w:id="289" w:author="user_skill40_mac31 DUPUIS" w:date="2013-07-01T08:31:00Z">
        <w:r>
          <w:rPr>
            <w:lang w:val="pt-BR"/>
          </w:rPr>
          <w:t>si nécessaire</w:t>
        </w:r>
      </w:ins>
      <w:ins w:id="290" w:author="Arnold Sandjaja" w:date="2013-06-29T12:07:00Z">
        <w:r w:rsidR="00617B40">
          <w:t>)</w:t>
        </w:r>
      </w:ins>
      <w:ins w:id="291" w:author="Arnold Sandjaja" w:date="2013-06-14T16:40:00Z">
        <w:r w:rsidR="0030310A">
          <w:t>.</w:t>
        </w:r>
      </w:ins>
    </w:p>
    <w:p w14:paraId="087E3248" w14:textId="73ACA70F" w:rsidR="00405E48" w:rsidRPr="00031204" w:rsidRDefault="007333AF" w:rsidP="00CB7F1C">
      <w:pPr>
        <w:tabs>
          <w:tab w:val="left" w:pos="3686"/>
        </w:tabs>
      </w:pPr>
      <w:ins w:id="292" w:author="user_skill40_mac31 DUPUIS" w:date="2013-07-01T08:31:00Z">
        <w:r>
          <w:t>Impression</w:t>
        </w:r>
      </w:ins>
      <w:del w:id="293" w:author="user_skill40_mac31 DUPUIS" w:date="2013-07-01T08:31:00Z">
        <w:r w:rsidR="00CB7F1C" w:rsidRPr="00031204" w:rsidDel="007333AF">
          <w:delText>Printing</w:delText>
        </w:r>
      </w:del>
      <w:r w:rsidR="00AC6F35" w:rsidRPr="00031204">
        <w:tab/>
        <w:t xml:space="preserve">: </w:t>
      </w:r>
      <w:del w:id="294" w:author="Michel Bulon" w:date="2013-06-12T21:06:00Z">
        <w:r w:rsidR="00405E48" w:rsidRPr="00031204" w:rsidDel="007C5923">
          <w:delText xml:space="preserve">Printing: </w:delText>
        </w:r>
      </w:del>
      <w:del w:id="295" w:author="Arnold Sandjaja" w:date="2013-06-14T16:40:00Z">
        <w:r w:rsidR="00405E48" w:rsidRPr="00031204" w:rsidDel="0030310A">
          <w:delText>s</w:delText>
        </w:r>
      </w:del>
      <w:ins w:id="296" w:author="Arnold Sandjaja" w:date="2013-06-14T16:40:00Z">
        <w:del w:id="297" w:author="user_skill40_mac31 DUPUIS" w:date="2013-07-01T08:31:00Z">
          <w:r w:rsidR="0030310A" w:rsidDel="007333AF">
            <w:delText>S</w:delText>
          </w:r>
        </w:del>
      </w:ins>
      <w:del w:id="298" w:author="user_skill40_mac31 DUPUIS" w:date="2013-07-01T08:31:00Z">
        <w:r w:rsidR="00405E48" w:rsidRPr="00031204" w:rsidDel="007333AF">
          <w:delText>heet-fed</w:delText>
        </w:r>
      </w:del>
      <w:r w:rsidR="00405E48" w:rsidRPr="00031204">
        <w:t xml:space="preserve"> offset</w:t>
      </w:r>
      <w:ins w:id="299" w:author="user_skill40_mac31 DUPUIS" w:date="2013-07-01T08:31:00Z">
        <w:r>
          <w:t xml:space="preserve"> à feuille</w:t>
        </w:r>
      </w:ins>
      <w:ins w:id="300" w:author="user_skill40_mac31 DUPUIS" w:date="2013-07-01T08:32:00Z">
        <w:r>
          <w:t xml:space="preserve">s </w:t>
        </w:r>
      </w:ins>
      <w:ins w:id="301" w:author="user_skill40_mac31 DUPUIS" w:date="2013-07-01T08:31:00Z">
        <w:r>
          <w:t>(</w:t>
        </w:r>
      </w:ins>
      <w:ins w:id="302" w:author="user_skill40_mac31 DUPUIS" w:date="2013-07-01T08:32:00Z">
        <w:r w:rsidRPr="004E0487">
          <w:rPr>
            <w:i/>
          </w:rPr>
          <w:t>Sheet-fed offse</w:t>
        </w:r>
        <w:r>
          <w:rPr>
            <w:i/>
          </w:rPr>
          <w:t>t)</w:t>
        </w:r>
      </w:ins>
      <w:ins w:id="303" w:author="Arnold Sandjaja" w:date="2013-06-14T16:40:00Z">
        <w:r w:rsidR="0030310A">
          <w:t>.</w:t>
        </w:r>
      </w:ins>
    </w:p>
    <w:p w14:paraId="6C5BB4AB" w14:textId="77777777" w:rsidR="00CB7F1C" w:rsidRPr="00031204" w:rsidDel="00B16740" w:rsidRDefault="00CB7F1C">
      <w:pPr>
        <w:rPr>
          <w:del w:id="304" w:author="Zoo-Sun" w:date="2013-06-30T18:02:00Z"/>
        </w:rPr>
      </w:pPr>
    </w:p>
    <w:p w14:paraId="152EF886" w14:textId="77777777" w:rsidR="00405E48" w:rsidRPr="00031204" w:rsidRDefault="00405E48"/>
    <w:p w14:paraId="4600FA3B" w14:textId="0C262A10" w:rsidR="00405E48" w:rsidRPr="00031204" w:rsidRDefault="00363132">
      <w:pPr>
        <w:pStyle w:val="Heading3AA"/>
      </w:pPr>
      <w:ins w:id="305" w:author="user_skill40_mac31 DUPUIS" w:date="2013-07-01T09:58:00Z">
        <w:r>
          <w:t>Vous devez remettre</w:t>
        </w:r>
      </w:ins>
      <w:del w:id="306" w:author="user_skill40_mac31 DUPUIS" w:date="2013-07-01T09:58:00Z">
        <w:r w:rsidR="00405E48" w:rsidRPr="00031204" w:rsidDel="00363132">
          <w:delText>You must deliver</w:delText>
        </w:r>
      </w:del>
    </w:p>
    <w:p w14:paraId="2E8C8333" w14:textId="11C6E1C1" w:rsidR="00405E48" w:rsidRPr="00031204" w:rsidRDefault="00363132" w:rsidP="00AC6F35">
      <w:pPr>
        <w:numPr>
          <w:ilvl w:val="0"/>
          <w:numId w:val="4"/>
        </w:numPr>
      </w:pPr>
      <w:ins w:id="307" w:author="user_skill40_mac31 DUPUIS" w:date="2013-07-01T09:59:00Z">
        <w:r w:rsidRPr="00031204">
          <w:t xml:space="preserve">1 version </w:t>
        </w:r>
        <w:r>
          <w:t xml:space="preserve">de </w:t>
        </w:r>
        <w:r w:rsidRPr="00363132">
          <w:rPr>
            <w:b/>
            <w:rPrChange w:id="308" w:author="user_skill40_mac31 DUPUIS" w:date="2013-07-01T09:59:00Z">
              <w:rPr/>
            </w:rPrChange>
          </w:rPr>
          <w:t>l’en-tête</w:t>
        </w:r>
        <w:r>
          <w:rPr>
            <w:rFonts w:ascii="Arial Bold" w:hAnsi="Arial Bold"/>
          </w:rPr>
          <w:t xml:space="preserve"> </w:t>
        </w:r>
        <w:r>
          <w:t>avec les couleurs</w:t>
        </w:r>
        <w:r w:rsidRPr="00031204">
          <w:t xml:space="preserve"> 2 PMS C </w:t>
        </w:r>
        <w:r>
          <w:t>dans un format</w:t>
        </w:r>
        <w:r w:rsidRPr="00031204">
          <w:t xml:space="preserve"> eps </w:t>
        </w:r>
        <w:r>
          <w:t>ou AI</w:t>
        </w:r>
      </w:ins>
      <w:del w:id="309" w:author="user_skill40_mac31 DUPUIS" w:date="2013-07-01T09:59:00Z">
        <w:r w:rsidR="00405E48" w:rsidRPr="00031204" w:rsidDel="00363132">
          <w:delText xml:space="preserve">1 version of the </w:delText>
        </w:r>
      </w:del>
      <w:ins w:id="310" w:author="Arnold Sandjaja" w:date="2013-05-17T15:40:00Z">
        <w:del w:id="311" w:author="user_skill40_mac31 DUPUIS" w:date="2013-07-01T09:59:00Z">
          <w:r w:rsidR="00304DDA" w:rsidRPr="00304DDA" w:rsidDel="00363132">
            <w:rPr>
              <w:rFonts w:ascii="Arial Bold" w:hAnsi="Arial Bold"/>
            </w:rPr>
            <w:delText>masthead</w:delText>
          </w:r>
          <w:r w:rsidR="00304DDA" w:rsidDel="00363132">
            <w:rPr>
              <w:rFonts w:ascii="Arial Bold" w:hAnsi="Arial Bold"/>
            </w:rPr>
            <w:delText xml:space="preserve"> </w:delText>
          </w:r>
        </w:del>
      </w:ins>
      <w:del w:id="312" w:author="user_skill40_mac31 DUPUIS" w:date="2013-07-01T09:59:00Z">
        <w:r w:rsidR="00405E48" w:rsidRPr="00031204" w:rsidDel="00363132">
          <w:delText>logo in exactly 2 PMS C colours in eps or AI format</w:delText>
        </w:r>
      </w:del>
      <w:r w:rsidR="00405E48" w:rsidRPr="00031204">
        <w:t xml:space="preserve"> </w:t>
      </w:r>
    </w:p>
    <w:p w14:paraId="5F92063B" w14:textId="73930A7D" w:rsidR="00405E48" w:rsidRPr="00031204" w:rsidRDefault="00363132" w:rsidP="00AC6F35">
      <w:pPr>
        <w:numPr>
          <w:ilvl w:val="0"/>
          <w:numId w:val="4"/>
        </w:numPr>
      </w:pPr>
      <w:ins w:id="313" w:author="user_skill40_mac31 DUPUIS" w:date="2013-07-01T09:59:00Z">
        <w:r w:rsidRPr="00031204">
          <w:t xml:space="preserve">1 version </w:t>
        </w:r>
        <w:r>
          <w:t xml:space="preserve">de </w:t>
        </w:r>
        <w:r w:rsidRPr="00363132">
          <w:rPr>
            <w:b/>
            <w:rPrChange w:id="314" w:author="user_skill40_mac31 DUPUIS" w:date="2013-07-01T09:59:00Z">
              <w:rPr/>
            </w:rPrChange>
          </w:rPr>
          <w:t>l’en-tête</w:t>
        </w:r>
        <w:r>
          <w:rPr>
            <w:rFonts w:ascii="Arial Bold" w:hAnsi="Arial Bold"/>
          </w:rPr>
          <w:t xml:space="preserve"> </w:t>
        </w:r>
        <w:r>
          <w:t>converti</w:t>
        </w:r>
        <w:r w:rsidRPr="00031204">
          <w:t xml:space="preserve"> </w:t>
        </w:r>
        <w:r>
          <w:t>en</w:t>
        </w:r>
        <w:r w:rsidRPr="00031204">
          <w:t xml:space="preserve"> CM</w:t>
        </w:r>
        <w:r>
          <w:t>JN</w:t>
        </w:r>
        <w:r w:rsidRPr="00031204">
          <w:t xml:space="preserve"> </w:t>
        </w:r>
        <w:r>
          <w:t>dans un format</w:t>
        </w:r>
        <w:r w:rsidRPr="00031204">
          <w:t xml:space="preserve"> eps </w:t>
        </w:r>
        <w:r>
          <w:t>ou AI</w:t>
        </w:r>
      </w:ins>
      <w:del w:id="315" w:author="user_skill40_mac31 DUPUIS" w:date="2013-07-01T09:59:00Z">
        <w:r w:rsidR="00405E48" w:rsidRPr="00031204" w:rsidDel="00363132">
          <w:delText xml:space="preserve">1 version of the </w:delText>
        </w:r>
      </w:del>
      <w:ins w:id="316" w:author="Arnold Sandjaja" w:date="2013-05-17T15:40:00Z">
        <w:del w:id="317" w:author="user_skill40_mac31 DUPUIS" w:date="2013-07-01T09:59:00Z">
          <w:r w:rsidR="00304DDA" w:rsidRPr="00304DDA" w:rsidDel="00363132">
            <w:rPr>
              <w:rFonts w:ascii="Arial Bold" w:hAnsi="Arial Bold"/>
            </w:rPr>
            <w:delText>masthead</w:delText>
          </w:r>
          <w:r w:rsidR="00304DDA" w:rsidDel="00363132">
            <w:rPr>
              <w:rFonts w:ascii="Arial Bold" w:hAnsi="Arial Bold"/>
            </w:rPr>
            <w:delText xml:space="preserve"> </w:delText>
          </w:r>
        </w:del>
      </w:ins>
      <w:del w:id="318" w:author="user_skill40_mac31 DUPUIS" w:date="2013-07-01T09:59:00Z">
        <w:r w:rsidR="00405E48" w:rsidRPr="00031204" w:rsidDel="00363132">
          <w:delText>logo converted to CMYK in eps or AI format</w:delText>
        </w:r>
      </w:del>
    </w:p>
    <w:p w14:paraId="0005E2F3" w14:textId="73B241EA" w:rsidR="00405E48" w:rsidRPr="00031204" w:rsidRDefault="00363132">
      <w:pPr>
        <w:numPr>
          <w:ilvl w:val="0"/>
          <w:numId w:val="4"/>
        </w:numPr>
      </w:pPr>
      <w:ins w:id="319" w:author="user_skill40_mac31 DUPUIS" w:date="2013-07-01T10:00:00Z">
        <w:r w:rsidRPr="00031204">
          <w:t xml:space="preserve">1 version </w:t>
        </w:r>
        <w:r>
          <w:t xml:space="preserve">de </w:t>
        </w:r>
        <w:r w:rsidRPr="00FE7EF2">
          <w:rPr>
            <w:b/>
            <w:rPrChange w:id="320" w:author="user_skill40_mac31 DUPUIS" w:date="2013-07-01T10:07:00Z">
              <w:rPr/>
            </w:rPrChange>
          </w:rPr>
          <w:t>l’en-tête</w:t>
        </w:r>
        <w:r>
          <w:rPr>
            <w:rFonts w:ascii="Arial Bold" w:hAnsi="Arial Bold"/>
          </w:rPr>
          <w:t xml:space="preserve"> </w:t>
        </w:r>
        <w:r>
          <w:t>en</w:t>
        </w:r>
        <w:r w:rsidRPr="00031204">
          <w:t xml:space="preserve"> Adobe RGB (1998) </w:t>
        </w:r>
        <w:r>
          <w:t>pour</w:t>
        </w:r>
        <w:r w:rsidRPr="00031204">
          <w:t xml:space="preserve"> </w:t>
        </w:r>
        <w:r>
          <w:t>le Web dans un format JPG</w:t>
        </w:r>
      </w:ins>
      <w:del w:id="321" w:author="user_skill40_mac31 DUPUIS" w:date="2013-07-01T10:00:00Z">
        <w:r w:rsidR="00405E48" w:rsidRPr="00031204" w:rsidDel="00363132">
          <w:delText xml:space="preserve">1 version of the </w:delText>
        </w:r>
      </w:del>
      <w:ins w:id="322" w:author="Arnold Sandjaja" w:date="2013-05-17T15:40:00Z">
        <w:del w:id="323" w:author="user_skill40_mac31 DUPUIS" w:date="2013-07-01T10:00:00Z">
          <w:r w:rsidR="00304DDA" w:rsidRPr="00363132" w:rsidDel="00363132">
            <w:rPr>
              <w:rFonts w:ascii="Arial Bold" w:hAnsi="Arial Bold"/>
            </w:rPr>
            <w:delText xml:space="preserve">masthead </w:delText>
          </w:r>
        </w:del>
      </w:ins>
      <w:del w:id="324" w:author="user_skill40_mac31 DUPUIS" w:date="2013-07-01T10:00:00Z">
        <w:r w:rsidR="00405E48" w:rsidRPr="00031204" w:rsidDel="00363132">
          <w:delText>logo in Adobe RGB (1998) for the web in JPG format</w:delText>
        </w:r>
      </w:del>
    </w:p>
    <w:p w14:paraId="7AC91D34" w14:textId="7F6E4560" w:rsidR="00363132" w:rsidRDefault="00363132">
      <w:pPr>
        <w:numPr>
          <w:ilvl w:val="0"/>
          <w:numId w:val="4"/>
        </w:numPr>
        <w:rPr>
          <w:ins w:id="325" w:author="user_skill40_mac31 DUPUIS" w:date="2013-07-01T10:02:00Z"/>
        </w:rPr>
        <w:pPrChange w:id="326" w:author="Zoo-Sun" w:date="2013-06-30T18:02:00Z">
          <w:pPr>
            <w:spacing w:after="200" w:line="276" w:lineRule="auto"/>
          </w:pPr>
        </w:pPrChange>
      </w:pPr>
      <w:ins w:id="327" w:author="user_skill40_mac31 DUPUIS" w:date="2013-07-01T10:02:00Z">
        <w:r w:rsidRPr="00031204">
          <w:t xml:space="preserve">1 </w:t>
        </w:r>
        <w:r>
          <w:t>fichier</w:t>
        </w:r>
        <w:r w:rsidRPr="00031204">
          <w:t xml:space="preserve"> PDF/X-4:2008 </w:t>
        </w:r>
        <w:r>
          <w:t xml:space="preserve">du fichier de </w:t>
        </w:r>
        <w:r w:rsidRPr="00363132">
          <w:rPr>
            <w:b/>
            <w:rPrChange w:id="328" w:author="user_skill40_mac31 DUPUIS" w:date="2013-07-01T10:02:00Z">
              <w:rPr/>
            </w:rPrChange>
          </w:rPr>
          <w:t>l’en-tête</w:t>
        </w:r>
        <w:r>
          <w:t xml:space="preserve"> en </w:t>
        </w:r>
        <w:r w:rsidRPr="00031204">
          <w:t>CMYK</w:t>
        </w:r>
        <w:r>
          <w:t xml:space="preserve"> sur une même feuille A4 à 15 cm et à 4 cm de large (sans aucune marque, </w:t>
        </w:r>
      </w:ins>
      <w:ins w:id="329" w:author="user_skill40_mac31 DUPUIS" w:date="2013-07-01T10:08:00Z">
        <w:r w:rsidR="00FE7EF2">
          <w:t xml:space="preserve">ni </w:t>
        </w:r>
      </w:ins>
      <w:ins w:id="330" w:author="user_skill40_mac31 DUPUIS" w:date="2013-07-01T10:02:00Z">
        <w:r>
          <w:t xml:space="preserve">fond perdu et </w:t>
        </w:r>
      </w:ins>
      <w:ins w:id="331" w:author="user_skill40_mac31 DUPUIS" w:date="2013-07-01T10:08:00Z">
        <w:r w:rsidR="00FE7EF2">
          <w:t xml:space="preserve">ni </w:t>
        </w:r>
      </w:ins>
      <w:ins w:id="332" w:author="user_skill40_mac31 DUPUIS" w:date="2013-07-01T10:02:00Z">
        <w:r>
          <w:t>barre de couleur)</w:t>
        </w:r>
      </w:ins>
    </w:p>
    <w:p w14:paraId="7CE02BC3" w14:textId="107249AE" w:rsidR="003B0AD0" w:rsidDel="00363132" w:rsidRDefault="00AA0A24" w:rsidP="00AC6F35">
      <w:pPr>
        <w:numPr>
          <w:ilvl w:val="0"/>
          <w:numId w:val="4"/>
        </w:numPr>
        <w:rPr>
          <w:ins w:id="333" w:author="Arnold Sandjaja" w:date="2013-06-20T17:27:00Z"/>
          <w:del w:id="334" w:author="user_skill40_mac31 DUPUIS" w:date="2013-07-01T10:02:00Z"/>
        </w:rPr>
      </w:pPr>
      <w:del w:id="335" w:author="user_skill40_mac31 DUPUIS" w:date="2013-07-01T10:02:00Z">
        <w:r w:rsidRPr="00031204" w:rsidDel="00363132">
          <w:delText>1 file</w:delText>
        </w:r>
        <w:r w:rsidR="00405E48" w:rsidRPr="00031204" w:rsidDel="00363132">
          <w:delText xml:space="preserve"> </w:delText>
        </w:r>
        <w:r w:rsidR="00831D97" w:rsidRPr="00031204" w:rsidDel="00363132">
          <w:delText xml:space="preserve">PDF/X-4:2008 </w:delText>
        </w:r>
        <w:r w:rsidR="00405E48" w:rsidRPr="00031204" w:rsidDel="00363132">
          <w:delText xml:space="preserve">file of the </w:delText>
        </w:r>
      </w:del>
      <w:ins w:id="336" w:author="Arnold Sandjaja" w:date="2013-05-17T15:40:00Z">
        <w:del w:id="337" w:author="user_skill40_mac31 DUPUIS" w:date="2013-07-01T10:02:00Z">
          <w:r w:rsidR="00304DDA" w:rsidRPr="00304DDA" w:rsidDel="00363132">
            <w:rPr>
              <w:rFonts w:ascii="Arial Bold" w:hAnsi="Arial Bold"/>
            </w:rPr>
            <w:delText>masthead</w:delText>
          </w:r>
          <w:r w:rsidR="00304DDA" w:rsidDel="00363132">
            <w:rPr>
              <w:rFonts w:ascii="Arial Bold" w:hAnsi="Arial Bold"/>
            </w:rPr>
            <w:delText xml:space="preserve"> </w:delText>
          </w:r>
        </w:del>
      </w:ins>
      <w:del w:id="338" w:author="user_skill40_mac31 DUPUIS" w:date="2013-07-01T10:02:00Z">
        <w:r w:rsidR="00405E48" w:rsidRPr="00031204" w:rsidDel="00363132">
          <w:delText>logo in CMYK</w:delText>
        </w:r>
      </w:del>
      <w:ins w:id="339" w:author="Arnold Sandjaja" w:date="2013-06-20T17:40:00Z">
        <w:del w:id="340" w:author="user_skill40_mac31 DUPUIS" w:date="2013-07-01T10:02:00Z">
          <w:r w:rsidR="003A54B3" w:rsidDel="00363132">
            <w:rPr>
              <w:rFonts w:ascii="Arial Bold" w:hAnsi="Arial Bold"/>
            </w:rPr>
            <w:delText xml:space="preserve"> </w:delText>
          </w:r>
          <w:r w:rsidR="003A54B3" w:rsidRPr="00031204" w:rsidDel="00363132">
            <w:delText>on one single A4 sheet at both 15cm wide and 4cm wide (without any marks, bleed or colour bars)</w:delText>
          </w:r>
        </w:del>
      </w:ins>
    </w:p>
    <w:p w14:paraId="3EFBCD7B" w14:textId="6D11A822" w:rsidR="00405E48" w:rsidRPr="00031204" w:rsidDel="00B16740" w:rsidRDefault="00363132" w:rsidP="00AC6F35">
      <w:pPr>
        <w:numPr>
          <w:ilvl w:val="0"/>
          <w:numId w:val="4"/>
        </w:numPr>
        <w:rPr>
          <w:del w:id="341" w:author="Zoo-Sun" w:date="2013-06-30T18:02:00Z"/>
        </w:rPr>
      </w:pPr>
      <w:ins w:id="342" w:author="user_skill40_mac31 DUPUIS" w:date="2013-07-01T10:02:00Z">
        <w:r>
          <w:t xml:space="preserve">1 impression de </w:t>
        </w:r>
        <w:r w:rsidRPr="00363132">
          <w:rPr>
            <w:b/>
            <w:rPrChange w:id="343" w:author="user_skill40_mac31 DUPUIS" w:date="2013-07-01T10:02:00Z">
              <w:rPr/>
            </w:rPrChange>
          </w:rPr>
          <w:t>l’en-tête</w:t>
        </w:r>
        <w:r>
          <w:t xml:space="preserve"> à partir du fichier</w:t>
        </w:r>
        <w:r w:rsidRPr="00031204">
          <w:t xml:space="preserve"> </w:t>
        </w:r>
        <w:r>
          <w:t>PDF/X-4:2008</w:t>
        </w:r>
      </w:ins>
      <w:ins w:id="344" w:author="Arnold Sandjaja" w:date="2013-06-20T17:27:00Z">
        <w:del w:id="345" w:author="user_skill40_mac31 DUPUIS" w:date="2013-07-01T10:02:00Z">
          <w:r w:rsidR="003B0AD0" w:rsidDel="00363132">
            <w:delText xml:space="preserve">1 Printout </w:delText>
          </w:r>
        </w:del>
      </w:ins>
      <w:ins w:id="346" w:author="Arnold Sandjaja" w:date="2013-06-20T17:28:00Z">
        <w:del w:id="347" w:author="user_skill40_mac31 DUPUIS" w:date="2013-07-01T10:02:00Z">
          <w:r w:rsidR="003B0AD0" w:rsidRPr="00304DDA" w:rsidDel="00363132">
            <w:rPr>
              <w:rFonts w:ascii="Arial Bold" w:hAnsi="Arial Bold"/>
            </w:rPr>
            <w:delText>masthead</w:delText>
          </w:r>
        </w:del>
      </w:ins>
      <w:ins w:id="348" w:author="Arnold Sandjaja" w:date="2013-06-20T17:40:00Z">
        <w:del w:id="349" w:author="user_skill40_mac31 DUPUIS" w:date="2013-07-01T10:02:00Z">
          <w:r w:rsidR="003A54B3" w:rsidDel="00363132">
            <w:rPr>
              <w:rFonts w:ascii="Arial Bold" w:hAnsi="Arial Bold"/>
            </w:rPr>
            <w:delText xml:space="preserve"> </w:delText>
          </w:r>
        </w:del>
      </w:ins>
      <w:ins w:id="350" w:author="Arnold Sandjaja" w:date="2013-06-30T09:54:00Z">
        <w:del w:id="351" w:author="user_skill40_mac31 DUPUIS" w:date="2013-07-01T10:02:00Z">
          <w:r w:rsidR="00A20BC6" w:rsidDel="00363132">
            <w:delText xml:space="preserve">and mounted on cardboard </w:delText>
          </w:r>
        </w:del>
      </w:ins>
      <w:ins w:id="352" w:author="Arnold Sandjaja" w:date="2013-06-20T17:41:00Z">
        <w:del w:id="353" w:author="user_skill40_mac31 DUPUIS" w:date="2013-07-01T10:02:00Z">
          <w:r w:rsidR="003A54B3" w:rsidDel="00363132">
            <w:delText>from</w:delText>
          </w:r>
        </w:del>
      </w:ins>
      <w:ins w:id="354" w:author="Arnold Sandjaja" w:date="2013-06-30T08:50:00Z">
        <w:del w:id="355" w:author="user_skill40_mac31 DUPUIS" w:date="2013-07-01T10:02:00Z">
          <w:r w:rsidR="006078C6" w:rsidDel="00363132">
            <w:delText xml:space="preserve"> </w:delText>
          </w:r>
          <w:r w:rsidR="006078C6" w:rsidDel="00363132">
            <w:rPr>
              <w:rFonts w:cs="Arial"/>
            </w:rPr>
            <w:delText>the CMYK</w:delText>
          </w:r>
        </w:del>
      </w:ins>
      <w:ins w:id="356" w:author="Arnold Sandjaja" w:date="2013-06-20T17:41:00Z">
        <w:del w:id="357" w:author="user_skill40_mac31 DUPUIS" w:date="2013-07-01T10:02:00Z">
          <w:r w:rsidR="003A54B3" w:rsidRPr="00031204" w:rsidDel="00363132">
            <w:delText xml:space="preserve"> PDF/X-4:2008 file</w:delText>
          </w:r>
        </w:del>
      </w:ins>
      <w:del w:id="358" w:author="Arnold Sandjaja" w:date="2013-06-20T17:27:00Z">
        <w:r w:rsidR="00405E48" w:rsidRPr="00031204" w:rsidDel="003B0AD0">
          <w:delText xml:space="preserve"> </w:delText>
        </w:r>
      </w:del>
      <w:del w:id="359" w:author="Arnold Sandjaja" w:date="2013-06-20T17:28:00Z">
        <w:r w:rsidR="00405E48" w:rsidRPr="00031204" w:rsidDel="003B0AD0">
          <w:delText xml:space="preserve">printed </w:delText>
        </w:r>
      </w:del>
      <w:del w:id="360" w:author="Arnold Sandjaja" w:date="2013-06-20T17:40:00Z">
        <w:r w:rsidR="00405E48" w:rsidRPr="00031204" w:rsidDel="003A54B3">
          <w:delText>on one single A4 sheet at both 15cm wide and 4cm wide (without any marks, bleed or colour bars)</w:delText>
        </w:r>
      </w:del>
    </w:p>
    <w:p w14:paraId="5D06AFD7" w14:textId="77777777" w:rsidR="00405E48" w:rsidRPr="00031204" w:rsidDel="00CC78C7" w:rsidRDefault="00405E48">
      <w:pPr>
        <w:numPr>
          <w:ilvl w:val="0"/>
          <w:numId w:val="4"/>
        </w:numPr>
        <w:rPr>
          <w:del w:id="361" w:author="Michel Bulon" w:date="2013-06-12T21:28:00Z"/>
        </w:rPr>
        <w:pPrChange w:id="362" w:author="Zoo-Sun" w:date="2013-06-30T18:02:00Z">
          <w:pPr/>
        </w:pPrChange>
      </w:pPr>
    </w:p>
    <w:p w14:paraId="6494A1DF" w14:textId="77777777" w:rsidR="00405E48" w:rsidRPr="00031204" w:rsidRDefault="00405E48">
      <w:pPr>
        <w:numPr>
          <w:ilvl w:val="0"/>
          <w:numId w:val="4"/>
        </w:numPr>
        <w:pPrChange w:id="363" w:author="Zoo-Sun" w:date="2013-06-30T18:02:00Z">
          <w:pPr>
            <w:spacing w:after="200" w:line="276" w:lineRule="auto"/>
          </w:pPr>
        </w:pPrChange>
      </w:pPr>
    </w:p>
    <w:p w14:paraId="2C59100D" w14:textId="77777777" w:rsidR="00BA616C" w:rsidRPr="00031204" w:rsidRDefault="00BA616C">
      <w:pPr>
        <w:pStyle w:val="Heading4A"/>
        <w:rPr>
          <w:ins w:id="364" w:author="user_skill40_mac31 DUPUIS" w:date="2013-07-01T10:03:00Z"/>
          <w:rFonts w:ascii="Arial Bold" w:hAnsi="Arial Bold"/>
          <w:b w:val="0"/>
          <w:color w:val="000000"/>
          <w:sz w:val="24"/>
        </w:rPr>
        <w:pPrChange w:id="365" w:author="user_skill40_mac31 DUPUIS" w:date="2013-07-01T10:03:00Z">
          <w:pPr>
            <w:pStyle w:val="Heading4A"/>
            <w:numPr>
              <w:numId w:val="4"/>
            </w:numPr>
            <w:ind w:left="360" w:hanging="360"/>
          </w:pPr>
        </w:pPrChange>
      </w:pPr>
      <w:ins w:id="366" w:author="user_skill40_mac31 DUPUIS" w:date="2013-07-01T10:03:00Z">
        <w:r>
          <w:rPr>
            <w:rFonts w:ascii="Arial Bold" w:hAnsi="Arial Bold"/>
            <w:b w:val="0"/>
            <w:color w:val="000000"/>
            <w:sz w:val="24"/>
          </w:rPr>
          <w:t>TÂCHE</w:t>
        </w:r>
        <w:r w:rsidRPr="00031204">
          <w:rPr>
            <w:rFonts w:ascii="Arial Bold" w:hAnsi="Arial Bold"/>
            <w:b w:val="0"/>
            <w:color w:val="000000"/>
            <w:sz w:val="24"/>
          </w:rPr>
          <w:t xml:space="preserve"> 2</w:t>
        </w:r>
      </w:ins>
    </w:p>
    <w:p w14:paraId="3512CEE4" w14:textId="3FBF6381" w:rsidR="00405E48" w:rsidRPr="00031204" w:rsidDel="00BA616C" w:rsidRDefault="00405E48">
      <w:pPr>
        <w:pStyle w:val="Heading4A"/>
        <w:rPr>
          <w:del w:id="367" w:author="user_skill40_mac31 DUPUIS" w:date="2013-07-01T10:03:00Z"/>
          <w:rFonts w:ascii="Arial Bold" w:hAnsi="Arial Bold"/>
          <w:b w:val="0"/>
          <w:color w:val="000000"/>
          <w:sz w:val="24"/>
        </w:rPr>
      </w:pPr>
      <w:del w:id="368" w:author="user_skill40_mac31 DUPUIS" w:date="2013-07-01T10:03:00Z">
        <w:r w:rsidRPr="00031204" w:rsidDel="00BA616C">
          <w:rPr>
            <w:rFonts w:ascii="Arial Bold" w:hAnsi="Arial Bold"/>
            <w:b w:val="0"/>
            <w:color w:val="000000"/>
            <w:sz w:val="24"/>
          </w:rPr>
          <w:delText>TASK 2</w:delText>
        </w:r>
      </w:del>
    </w:p>
    <w:p w14:paraId="2D97C35E" w14:textId="75A84675" w:rsidR="00405E48" w:rsidRPr="00031204" w:rsidRDefault="00405E48">
      <w:pPr>
        <w:rPr>
          <w:rFonts w:ascii="Arial Bold" w:hAnsi="Arial Bold"/>
        </w:rPr>
      </w:pPr>
      <w:del w:id="369" w:author="Arnold Sandjaja" w:date="2013-06-30T08:50:00Z">
        <w:r w:rsidRPr="00031204" w:rsidDel="00AF3E36">
          <w:rPr>
            <w:rFonts w:ascii="Arial Bold" w:hAnsi="Arial Bold"/>
          </w:rPr>
          <w:delText xml:space="preserve">Design of a </w:delText>
        </w:r>
      </w:del>
      <w:ins w:id="370" w:author="user_skill40_mac31 DUPUIS" w:date="2013-07-01T10:03:00Z">
        <w:r w:rsidR="00BA616C">
          <w:rPr>
            <w:rFonts w:ascii="Arial Bold" w:hAnsi="Arial Bold"/>
          </w:rPr>
          <w:t>Conception du</w:t>
        </w:r>
        <w:r w:rsidR="00BA616C" w:rsidRPr="00031204">
          <w:rPr>
            <w:rFonts w:ascii="Arial Bold" w:hAnsi="Arial Bold"/>
          </w:rPr>
          <w:t xml:space="preserve"> magazine</w:t>
        </w:r>
      </w:ins>
      <w:ins w:id="371" w:author="Arnold Sandjaja" w:date="2013-06-30T08:50:00Z">
        <w:del w:id="372" w:author="user_skill40_mac31 DUPUIS" w:date="2013-07-01T10:03:00Z">
          <w:r w:rsidR="00AF3E36" w:rsidDel="00BA616C">
            <w:rPr>
              <w:rFonts w:ascii="Arial Bold" w:hAnsi="Arial Bold"/>
            </w:rPr>
            <w:delText>M</w:delText>
          </w:r>
        </w:del>
      </w:ins>
      <w:del w:id="373" w:author="user_skill40_mac31 DUPUIS" w:date="2013-07-01T10:03:00Z">
        <w:r w:rsidR="00C11A9E" w:rsidRPr="00031204" w:rsidDel="00BA616C">
          <w:rPr>
            <w:rFonts w:ascii="Arial Bold" w:hAnsi="Arial Bold"/>
          </w:rPr>
          <w:delText>magazine</w:delText>
        </w:r>
      </w:del>
      <w:ins w:id="374" w:author="Arnold Sandjaja" w:date="2013-06-30T08:50:00Z">
        <w:del w:id="375" w:author="user_skill40_mac31 DUPUIS" w:date="2013-07-01T10:03:00Z">
          <w:r w:rsidR="00AF3E36" w:rsidDel="00BA616C">
            <w:rPr>
              <w:rFonts w:ascii="Arial Bold" w:hAnsi="Arial Bold"/>
            </w:rPr>
            <w:delText xml:space="preserve"> Design</w:delText>
          </w:r>
        </w:del>
      </w:ins>
    </w:p>
    <w:p w14:paraId="322EAC04" w14:textId="1203059A" w:rsidR="009F346B" w:rsidRDefault="00BA616C">
      <w:pPr>
        <w:numPr>
          <w:ilvl w:val="0"/>
          <w:numId w:val="13"/>
        </w:numPr>
        <w:ind w:left="90" w:firstLine="0"/>
        <w:rPr>
          <w:ins w:id="376" w:author="Michel Bulon" w:date="2013-06-21T13:10:00Z"/>
        </w:rPr>
        <w:pPrChange w:id="377" w:author="user_skill40_mac31 DUPUIS" w:date="2013-07-01T10:15:00Z">
          <w:pPr>
            <w:numPr>
              <w:numId w:val="3"/>
            </w:numPr>
            <w:ind w:left="360" w:hanging="360"/>
          </w:pPr>
        </w:pPrChange>
      </w:pPr>
      <w:ins w:id="378" w:author="user_skill40_mac31 DUPUIS" w:date="2013-07-01T10:04:00Z">
        <w:r>
          <w:t>Créer une conception</w:t>
        </w:r>
        <w:r w:rsidRPr="00031204">
          <w:t xml:space="preserve"> </w:t>
        </w:r>
        <w:r>
          <w:t>de la couverture avant</w:t>
        </w:r>
        <w:r w:rsidRPr="00031204">
          <w:t xml:space="preserve">, </w:t>
        </w:r>
        <w:r>
          <w:t>la couverture arrière</w:t>
        </w:r>
        <w:r w:rsidRPr="00031204">
          <w:t xml:space="preserve"> </w:t>
        </w:r>
        <w:r>
          <w:t>et l’épine</w:t>
        </w:r>
      </w:ins>
      <w:ins w:id="379" w:author="user_skill40_mac31 DUPUIS" w:date="2013-07-01T10:09:00Z">
        <w:r w:rsidR="00C3659D">
          <w:t xml:space="preserve"> (dos)</w:t>
        </w:r>
      </w:ins>
      <w:del w:id="380" w:author="user_skill40_mac31 DUPUIS" w:date="2013-07-01T10:04:00Z">
        <w:r w:rsidR="00CF4301" w:rsidRPr="00031204" w:rsidDel="00BA616C">
          <w:delText>C</w:delText>
        </w:r>
        <w:r w:rsidR="00405E48" w:rsidRPr="00031204" w:rsidDel="00BA616C">
          <w:delText>reate a design for the fron</w:delText>
        </w:r>
        <w:r w:rsidR="009F346B" w:rsidRPr="00031204" w:rsidDel="00BA616C">
          <w:delText>t cover, back cover and spine</w:delText>
        </w:r>
      </w:del>
    </w:p>
    <w:p w14:paraId="2F21948E" w14:textId="77777777" w:rsidR="00C3659D" w:rsidRPr="006A6D24" w:rsidRDefault="00C3659D">
      <w:pPr>
        <w:numPr>
          <w:ilvl w:val="0"/>
          <w:numId w:val="13"/>
        </w:numPr>
        <w:ind w:left="90" w:firstLine="0"/>
        <w:rPr>
          <w:ins w:id="381" w:author="user_skill40_mac31 DUPUIS" w:date="2013-07-01T10:10:00Z"/>
          <w:rStyle w:val="hps"/>
        </w:rPr>
        <w:pPrChange w:id="382" w:author="user_skill40_mac31 DUPUIS" w:date="2013-07-01T10:15:00Z">
          <w:pPr>
            <w:numPr>
              <w:numId w:val="11"/>
            </w:numPr>
            <w:ind w:left="360" w:hanging="360"/>
          </w:pPr>
        </w:pPrChange>
      </w:pPr>
      <w:ins w:id="383" w:author="user_skill40_mac31 DUPUIS" w:date="2013-07-01T10:10:00Z">
        <w:r>
          <w:t>Créer une conception</w:t>
        </w:r>
        <w:r w:rsidRPr="00031204">
          <w:t xml:space="preserve"> </w:t>
        </w:r>
        <w:r>
          <w:t>de la page 3</w:t>
        </w:r>
        <w:r w:rsidRPr="006A6D24">
          <w:rPr>
            <w:rStyle w:val="hps"/>
            <w:rFonts w:eastAsia="Times New Roman"/>
            <w:lang w:val="en"/>
          </w:rPr>
          <w:t xml:space="preserve"> du magazine en lien avec la </w:t>
        </w:r>
        <w:r>
          <w:rPr>
            <w:rStyle w:val="hps"/>
            <w:rFonts w:eastAsia="Times New Roman"/>
            <w:lang w:val="en"/>
          </w:rPr>
          <w:t xml:space="preserve">page de </w:t>
        </w:r>
        <w:r w:rsidRPr="006A6D24">
          <w:rPr>
            <w:rStyle w:val="hps"/>
            <w:rFonts w:eastAsia="Times New Roman"/>
            <w:lang w:val="en"/>
          </w:rPr>
          <w:t xml:space="preserve">couverture et la découpe </w:t>
        </w:r>
      </w:ins>
    </w:p>
    <w:p w14:paraId="4389D824" w14:textId="1134BC1E" w:rsidR="00AF3E36" w:rsidRPr="00AF3E36" w:rsidDel="00C3659D" w:rsidRDefault="0092444C">
      <w:pPr>
        <w:numPr>
          <w:ilvl w:val="0"/>
          <w:numId w:val="11"/>
        </w:numPr>
        <w:ind w:left="90" w:firstLine="0"/>
        <w:rPr>
          <w:ins w:id="384" w:author="Arnold Sandjaja" w:date="2013-06-30T08:51:00Z"/>
          <w:del w:id="385" w:author="user_skill40_mac31 DUPUIS" w:date="2013-07-01T10:10:00Z"/>
          <w:rStyle w:val="hps"/>
          <w:rPrChange w:id="386" w:author="Arnold Sandjaja" w:date="2013-06-30T08:51:00Z">
            <w:rPr>
              <w:ins w:id="387" w:author="Arnold Sandjaja" w:date="2013-06-30T08:51:00Z"/>
              <w:del w:id="388" w:author="user_skill40_mac31 DUPUIS" w:date="2013-07-01T10:10:00Z"/>
              <w:rStyle w:val="hps"/>
              <w:rFonts w:eastAsia="Times New Roman"/>
              <w:lang w:val="en"/>
            </w:rPr>
          </w:rPrChange>
        </w:rPr>
        <w:pPrChange w:id="389" w:author="Arnold Sandjaja" w:date="2013-06-30T08:50:00Z">
          <w:pPr>
            <w:numPr>
              <w:numId w:val="3"/>
            </w:numPr>
            <w:ind w:left="360" w:hanging="360"/>
          </w:pPr>
        </w:pPrChange>
      </w:pPr>
      <w:ins w:id="390" w:author="Michel Bulon" w:date="2013-06-21T13:10:00Z">
        <w:del w:id="391" w:author="user_skill40_mac31 DUPUIS" w:date="2013-07-01T10:10:00Z">
          <w:r w:rsidRPr="00031204" w:rsidDel="00C3659D">
            <w:delText xml:space="preserve">Create a design </w:delText>
          </w:r>
          <w:r w:rsidRPr="00031204" w:rsidDel="00C3659D">
            <w:rPr>
              <w:rStyle w:val="hps"/>
              <w:rFonts w:eastAsia="Times New Roman"/>
              <w:lang w:val="en"/>
            </w:rPr>
            <w:delText xml:space="preserve">for </w:delText>
          </w:r>
        </w:del>
      </w:ins>
      <w:ins w:id="392" w:author="Arnold Sandjaja" w:date="2013-06-30T08:51:00Z">
        <w:del w:id="393" w:author="user_skill40_mac31 DUPUIS" w:date="2013-07-01T10:10:00Z">
          <w:r w:rsidR="00AF3E36" w:rsidDel="00C3659D">
            <w:rPr>
              <w:rStyle w:val="hps"/>
              <w:rFonts w:eastAsia="Times New Roman"/>
              <w:lang w:val="en"/>
            </w:rPr>
            <w:delText>page 3 of the magazine accommodating for the die-line of the cover</w:delText>
          </w:r>
        </w:del>
      </w:ins>
    </w:p>
    <w:p w14:paraId="1A35A9E2" w14:textId="77777777" w:rsidR="0092444C" w:rsidRPr="00031204" w:rsidDel="00AF3E36" w:rsidRDefault="0092444C">
      <w:pPr>
        <w:numPr>
          <w:ilvl w:val="0"/>
          <w:numId w:val="11"/>
        </w:numPr>
        <w:ind w:left="90" w:firstLine="0"/>
        <w:rPr>
          <w:del w:id="394" w:author="Arnold Sandjaja" w:date="2013-06-30T08:51:00Z"/>
        </w:rPr>
        <w:pPrChange w:id="395" w:author="Arnold Sandjaja" w:date="2013-06-30T08:50:00Z">
          <w:pPr>
            <w:numPr>
              <w:numId w:val="3"/>
            </w:numPr>
            <w:ind w:left="360" w:hanging="360"/>
          </w:pPr>
        </w:pPrChange>
      </w:pPr>
      <w:ins w:id="396" w:author="Michel Bulon" w:date="2013-06-21T13:10:00Z">
        <w:del w:id="397"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398" w:author="Michel Bulon" w:date="2013-06-21T13:11:00Z">
        <w:del w:id="399" w:author="Arnold Sandjaja" w:date="2013-06-30T08:51:00Z">
          <w:r w:rsidDel="00AF3E36">
            <w:rPr>
              <w:rStyle w:val="hps"/>
              <w:rFonts w:eastAsia="Times New Roman"/>
              <w:lang w:val="en"/>
            </w:rPr>
            <w:delText>inside page</w:delText>
          </w:r>
        </w:del>
      </w:ins>
      <w:ins w:id="400" w:author="Michel Bulon" w:date="2013-06-21T13:10:00Z">
        <w:del w:id="401" w:author="Arnold Sandjaja" w:date="2013-06-30T08:51:00Z">
          <w:r w:rsidDel="00AF3E36">
            <w:rPr>
              <w:rStyle w:val="hps"/>
              <w:rFonts w:eastAsia="Times New Roman"/>
              <w:lang w:val="en"/>
            </w:rPr>
            <w:delText xml:space="preserve"> </w:delText>
          </w:r>
        </w:del>
      </w:ins>
      <w:ins w:id="402" w:author="Michel Bulon" w:date="2013-06-21T13:11:00Z">
        <w:del w:id="403" w:author="Arnold Sandjaja" w:date="2013-06-30T08:51:00Z">
          <w:r w:rsidDel="00AF3E36">
            <w:rPr>
              <w:rStyle w:val="hps"/>
              <w:rFonts w:eastAsia="Times New Roman"/>
              <w:lang w:val="en"/>
            </w:rPr>
            <w:delText xml:space="preserve">of the magazine with single page </w:delText>
          </w:r>
        </w:del>
      </w:ins>
      <w:ins w:id="404" w:author="Michel Bulon" w:date="2013-06-21T13:15:00Z">
        <w:del w:id="405"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67B2037" w:rsidR="009F346B" w:rsidRPr="00031204" w:rsidRDefault="00CF4301">
      <w:pPr>
        <w:numPr>
          <w:ilvl w:val="0"/>
          <w:numId w:val="13"/>
        </w:numPr>
        <w:ind w:left="90" w:firstLine="0"/>
        <w:pPrChange w:id="406" w:author="user_skill40_mac31 DUPUIS" w:date="2013-07-01T10:15:00Z">
          <w:pPr>
            <w:numPr>
              <w:numId w:val="3"/>
            </w:numPr>
            <w:ind w:left="360" w:hanging="360"/>
          </w:pPr>
        </w:pPrChange>
      </w:pPr>
      <w:del w:id="407" w:author="Arnold Sandjaja" w:date="2013-06-30T08:52:00Z">
        <w:r w:rsidRPr="00031204" w:rsidDel="007A6EEC">
          <w:delText>C</w:delText>
        </w:r>
        <w:r w:rsidR="009F346B" w:rsidRPr="00031204" w:rsidDel="007A6EEC">
          <w:delText xml:space="preserve">reate a design </w:delText>
        </w:r>
      </w:del>
      <w:ins w:id="408" w:author="Michel Bulon" w:date="2013-05-14T20:44:00Z">
        <w:del w:id="409"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410" w:author="Arnold Sandjaja" w:date="2013-06-30T08:52:00Z">
        <w:r w:rsidR="009F346B" w:rsidRPr="00031204" w:rsidDel="007A6EEC">
          <w:delText>eight of the pages of the magazine</w:delText>
        </w:r>
      </w:del>
      <w:ins w:id="411" w:author="user_skill40_mac31 DUPUIS" w:date="2013-07-01T10:10:00Z">
        <w:r w:rsidR="00C3659D" w:rsidRPr="00C3659D">
          <w:t xml:space="preserve"> </w:t>
        </w:r>
        <w:r w:rsidR="00C3659D">
          <w:t>Créer</w:t>
        </w:r>
        <w:r w:rsidR="00C3659D" w:rsidRPr="00031204">
          <w:t xml:space="preserve"> </w:t>
        </w:r>
        <w:r w:rsidR="00C3659D">
          <w:t xml:space="preserve">une conception pour quatre pages à l’intérieur du magazine </w:t>
        </w:r>
      </w:ins>
      <w:ins w:id="412" w:author="Arnold Sandjaja" w:date="2013-06-30T08:52:00Z">
        <w:del w:id="413" w:author="user_skill40_mac31 DUPUIS" w:date="2013-07-01T10:10:00Z">
          <w:r w:rsidR="007A6EEC" w:rsidRPr="00C3659D" w:rsidDel="00C3659D">
            <w:rPr>
              <w:rStyle w:val="hps"/>
              <w:rFonts w:eastAsia="Times New Roman"/>
              <w:lang w:val="en"/>
            </w:rPr>
            <w:delText xml:space="preserve">Create two spreads for the magazine </w:delText>
          </w:r>
        </w:del>
        <w:r w:rsidR="007A6EEC" w:rsidRPr="00C3659D">
          <w:rPr>
            <w:rStyle w:val="hps"/>
            <w:rFonts w:eastAsia="Times New Roman"/>
            <w:lang w:val="en"/>
          </w:rPr>
          <w:t>(pages 8</w:t>
        </w:r>
        <w:del w:id="414" w:author="user_skill40_mac31 DUPUIS" w:date="2013-07-01T10:10:00Z">
          <w:r w:rsidR="007A6EEC" w:rsidRPr="00C3659D" w:rsidDel="00A56591">
            <w:rPr>
              <w:rStyle w:val="hps"/>
              <w:rFonts w:eastAsia="Times New Roman"/>
              <w:lang w:val="en"/>
            </w:rPr>
            <w:delText>&amp;</w:delText>
          </w:r>
        </w:del>
      </w:ins>
      <w:ins w:id="415" w:author="user_skill40_mac31 DUPUIS" w:date="2013-07-01T10:10:00Z">
        <w:r w:rsidR="00A56591">
          <w:rPr>
            <w:rStyle w:val="hps"/>
            <w:rFonts w:eastAsia="Times New Roman"/>
            <w:lang w:val="en"/>
          </w:rPr>
          <w:t xml:space="preserve"> et </w:t>
        </w:r>
      </w:ins>
      <w:ins w:id="416" w:author="Arnold Sandjaja" w:date="2013-06-30T08:52:00Z">
        <w:r w:rsidR="007A6EEC" w:rsidRPr="00C3659D">
          <w:rPr>
            <w:rStyle w:val="hps"/>
            <w:rFonts w:eastAsia="Times New Roman"/>
            <w:lang w:val="en"/>
          </w:rPr>
          <w:t>9, 10</w:t>
        </w:r>
        <w:del w:id="417" w:author="user_skill40_mac31 DUPUIS" w:date="2013-07-01T10:10:00Z">
          <w:r w:rsidR="007A6EEC" w:rsidRPr="00C3659D" w:rsidDel="00A56591">
            <w:rPr>
              <w:rStyle w:val="hps"/>
              <w:rFonts w:eastAsia="Times New Roman"/>
              <w:lang w:val="en"/>
            </w:rPr>
            <w:delText>&amp;</w:delText>
          </w:r>
        </w:del>
      </w:ins>
      <w:ins w:id="418" w:author="user_skill40_mac31 DUPUIS" w:date="2013-07-01T10:10:00Z">
        <w:r w:rsidR="00A56591">
          <w:rPr>
            <w:rStyle w:val="hps"/>
            <w:rFonts w:eastAsia="Times New Roman"/>
            <w:lang w:val="en"/>
          </w:rPr>
          <w:t xml:space="preserve"> et </w:t>
        </w:r>
      </w:ins>
      <w:ins w:id="419" w:author="Arnold Sandjaja" w:date="2013-06-30T08:52:00Z">
        <w:r w:rsidR="007A6EEC" w:rsidRPr="00C3659D">
          <w:rPr>
            <w:rStyle w:val="hps"/>
            <w:rFonts w:eastAsia="Times New Roman"/>
            <w:lang w:val="en"/>
          </w:rPr>
          <w:t>11)</w:t>
        </w:r>
      </w:ins>
    </w:p>
    <w:p w14:paraId="2E85B169" w14:textId="6AE365A4" w:rsidR="00F60784" w:rsidRPr="00031204" w:rsidRDefault="00A56591">
      <w:pPr>
        <w:numPr>
          <w:ilvl w:val="0"/>
          <w:numId w:val="13"/>
        </w:numPr>
        <w:ind w:left="90" w:firstLine="0"/>
        <w:pPrChange w:id="420" w:author="user_skill40_mac31 DUPUIS" w:date="2013-07-01T10:15:00Z">
          <w:pPr>
            <w:numPr>
              <w:numId w:val="3"/>
            </w:numPr>
            <w:ind w:left="360" w:hanging="360"/>
          </w:pPr>
        </w:pPrChange>
      </w:pPr>
      <w:ins w:id="421" w:author="user_skill40_mac31 DUPUIS" w:date="2013-07-01T10:11:00Z">
        <w:r>
          <w:t xml:space="preserve">Inclure le texte requis sur le magazine </w:t>
        </w:r>
      </w:ins>
      <w:del w:id="422" w:author="user_skill40_mac31 DUPUIS" w:date="2013-07-01T10:11:00Z">
        <w:r w:rsidR="00F60784" w:rsidRPr="00031204" w:rsidDel="00A56591">
          <w:delText xml:space="preserve">Include required text </w:delText>
        </w:r>
      </w:del>
      <w:ins w:id="423" w:author="Arnold Sandjaja" w:date="2013-06-30T08:53:00Z">
        <w:del w:id="424" w:author="user_skill40_mac31 DUPUIS" w:date="2013-07-01T10:11:00Z">
          <w:r w:rsidR="007A6EEC" w:rsidDel="00A56591">
            <w:delText>i</w:delText>
          </w:r>
        </w:del>
      </w:ins>
      <w:del w:id="425" w:author="user_skill40_mac31 DUPUIS" w:date="2013-07-01T10:11:00Z">
        <w:r w:rsidR="00F60784" w:rsidRPr="00031204" w:rsidDel="00A56591">
          <w:delText>on the magazine</w:delText>
        </w:r>
      </w:del>
      <w:ins w:id="426" w:author="Arnold Sandjaja" w:date="2013-06-29T12:09:00Z">
        <w:del w:id="427" w:author="user_skill40_mac31 DUPUIS" w:date="2013-07-01T10:11:00Z">
          <w:r w:rsidR="0017571C" w:rsidDel="00A56591">
            <w:delText xml:space="preserve"> </w:delText>
          </w:r>
        </w:del>
        <w:r w:rsidR="0017571C">
          <w:t>(</w:t>
        </w:r>
        <w:r w:rsidR="00580CF8">
          <w:t>WSC2013_TP40_MOD2</w:t>
        </w:r>
        <w:r w:rsidR="0017571C" w:rsidRPr="0017571C">
          <w:t>_PRE_EN_TEXT_FILES.docx</w:t>
        </w:r>
        <w:r w:rsidR="0017571C">
          <w:t>)</w:t>
        </w:r>
      </w:ins>
    </w:p>
    <w:p w14:paraId="59F3E2E8" w14:textId="77777777" w:rsidR="00F60784" w:rsidRPr="00031204" w:rsidDel="000D584F" w:rsidRDefault="00F60784">
      <w:pPr>
        <w:numPr>
          <w:ilvl w:val="0"/>
          <w:numId w:val="11"/>
        </w:numPr>
        <w:ind w:left="90" w:firstLine="0"/>
        <w:rPr>
          <w:del w:id="428" w:author="Arnold Sandjaja" w:date="2013-06-30T08:56:00Z"/>
        </w:rPr>
        <w:pPrChange w:id="429" w:author="Arnold Sandjaja" w:date="2013-06-30T08:50:00Z">
          <w:pPr>
            <w:numPr>
              <w:numId w:val="3"/>
            </w:numPr>
            <w:ind w:left="360" w:hanging="360"/>
          </w:pPr>
        </w:pPrChange>
      </w:pPr>
      <w:del w:id="430" w:author="Arnold Sandjaja" w:date="2013-06-30T08:53:00Z">
        <w:r w:rsidRPr="00031204" w:rsidDel="007A6EEC">
          <w:delText xml:space="preserve">Using </w:delText>
        </w:r>
      </w:del>
      <w:del w:id="431" w:author="Arnold Sandjaja" w:date="2013-05-17T15:40:00Z">
        <w:r w:rsidRPr="00031204" w:rsidDel="00304DDA">
          <w:delText xml:space="preserve">logo </w:delText>
        </w:r>
      </w:del>
      <w:del w:id="432" w:author="Arnold Sandjaja" w:date="2013-06-30T08:54:00Z">
        <w:r w:rsidRPr="00031204" w:rsidDel="007A6EEC">
          <w:delText>with CMYK on</w:delText>
        </w:r>
      </w:del>
      <w:del w:id="433" w:author="Arnold Sandjaja" w:date="2013-06-30T08:56:00Z">
        <w:r w:rsidRPr="00031204" w:rsidDel="000D584F">
          <w:delText xml:space="preserve"> the magazine</w:delText>
        </w:r>
      </w:del>
    </w:p>
    <w:p w14:paraId="7C54CF58" w14:textId="77777777" w:rsidR="00F60784" w:rsidRPr="00031204" w:rsidDel="000D584F" w:rsidRDefault="00F60784">
      <w:pPr>
        <w:numPr>
          <w:ilvl w:val="0"/>
          <w:numId w:val="11"/>
        </w:numPr>
        <w:ind w:left="90" w:firstLine="0"/>
        <w:rPr>
          <w:del w:id="434" w:author="Arnold Sandjaja" w:date="2013-06-30T08:57:00Z"/>
        </w:rPr>
        <w:pPrChange w:id="435" w:author="Arnold Sandjaja" w:date="2013-06-30T08:50:00Z">
          <w:pPr>
            <w:numPr>
              <w:numId w:val="3"/>
            </w:numPr>
            <w:ind w:left="360" w:hanging="360"/>
          </w:pPr>
        </w:pPrChange>
      </w:pPr>
      <w:del w:id="436" w:author="Arnold Sandjaja" w:date="2013-05-17T15:42:00Z">
        <w:r w:rsidRPr="00031204" w:rsidDel="00304DDA">
          <w:delText xml:space="preserve">The </w:delText>
        </w:r>
      </w:del>
      <w:del w:id="437" w:author="Arnold Sandjaja" w:date="2013-06-30T08:57:00Z">
        <w:r w:rsidRPr="00031204" w:rsidDel="000D584F">
          <w:delText xml:space="preserve">logo at back cover exactly </w:delText>
        </w:r>
      </w:del>
      <w:del w:id="438" w:author="Arnold Sandjaja" w:date="2013-05-17T15:41:00Z">
        <w:r w:rsidRPr="00031204" w:rsidDel="00304DDA">
          <w:delText>2</w:delText>
        </w:r>
      </w:del>
      <w:del w:id="439" w:author="Arnold Sandjaja" w:date="2013-06-30T08:57:00Z">
        <w:r w:rsidRPr="00031204" w:rsidDel="000D584F">
          <w:delText>5mm wide</w:delText>
        </w:r>
      </w:del>
    </w:p>
    <w:p w14:paraId="5CA366D7" w14:textId="3137E703" w:rsidR="00405E48" w:rsidRDefault="009F346B">
      <w:pPr>
        <w:numPr>
          <w:ilvl w:val="0"/>
          <w:numId w:val="13"/>
        </w:numPr>
        <w:ind w:left="90" w:firstLine="0"/>
        <w:rPr>
          <w:ins w:id="440" w:author="Michel Bulon" w:date="2013-06-12T21:20:00Z"/>
        </w:rPr>
        <w:pPrChange w:id="441" w:author="user_skill40_mac31 DUPUIS" w:date="2013-07-01T10:15:00Z">
          <w:pPr>
            <w:numPr>
              <w:numId w:val="3"/>
            </w:numPr>
            <w:ind w:left="360" w:hanging="360"/>
          </w:pPr>
        </w:pPrChange>
      </w:pPr>
      <w:del w:id="442" w:author="Arnold Sandjaja" w:date="2013-06-30T09:03:00Z">
        <w:r w:rsidRPr="00031204" w:rsidDel="002B4998">
          <w:delText xml:space="preserve">The </w:delText>
        </w:r>
      </w:del>
      <w:ins w:id="443" w:author="Michel Bulon" w:date="2013-06-12T21:20:00Z">
        <w:del w:id="444" w:author="Arnold Sandjaja" w:date="2013-06-30T08:58:00Z">
          <w:r w:rsidR="00CD7B4C" w:rsidDel="000D584F">
            <w:delText xml:space="preserve">cover </w:delText>
          </w:r>
        </w:del>
      </w:ins>
      <w:ins w:id="445" w:author="Michel Bulon" w:date="2013-06-12T21:26:00Z">
        <w:del w:id="446" w:author="Arnold Sandjaja" w:date="2013-06-30T08:58:00Z">
          <w:r w:rsidR="00CC78C7" w:rsidDel="000D584F">
            <w:delText xml:space="preserve">of </w:delText>
          </w:r>
        </w:del>
      </w:ins>
      <w:del w:id="447" w:author="Arnold Sandjaja" w:date="2013-06-30T09:03:00Z">
        <w:r w:rsidRPr="00031204" w:rsidDel="002B4998">
          <w:delText xml:space="preserve">magazine </w:delText>
        </w:r>
      </w:del>
      <w:del w:id="448" w:author="Arnold Sandjaja" w:date="2013-06-30T08:58:00Z">
        <w:r w:rsidRPr="00031204" w:rsidDel="000D584F">
          <w:delText>i</w:delText>
        </w:r>
        <w:r w:rsidR="00405E48" w:rsidRPr="00031204" w:rsidDel="000D584F">
          <w:delText xml:space="preserve">t </w:delText>
        </w:r>
      </w:del>
      <w:del w:id="449" w:author="Arnold Sandjaja" w:date="2013-06-30T09:03:00Z">
        <w:r w:rsidR="00405E48" w:rsidRPr="00031204" w:rsidDel="002B4998">
          <w:delText xml:space="preserve">will be printed in CMYK and the customer requires you to use </w:delText>
        </w:r>
      </w:del>
      <w:del w:id="450" w:author="Arnold Sandjaja" w:date="2013-06-14T16:42:00Z">
        <w:r w:rsidR="00405E48" w:rsidRPr="00031204" w:rsidDel="00F06523">
          <w:delText xml:space="preserve">a spot </w:delText>
        </w:r>
      </w:del>
      <w:del w:id="451" w:author="Arnold Sandjaja" w:date="2013-06-30T09:03:00Z">
        <w:r w:rsidR="00405E48" w:rsidRPr="00031204" w:rsidDel="002B4998">
          <w:delText>varnish</w:delText>
        </w:r>
      </w:del>
      <w:ins w:id="452" w:author="Michel Bulon" w:date="2013-06-12T21:18:00Z">
        <w:del w:id="453" w:author="Arnold Sandjaja" w:date="2013-06-30T09:03:00Z">
          <w:r w:rsidR="00F84A43" w:rsidDel="002B4998">
            <w:delText>dieline</w:delText>
          </w:r>
        </w:del>
      </w:ins>
      <w:del w:id="454"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455" w:author="Michel Bulon" w:date="2013-06-12T21:57:00Z">
        <w:del w:id="456" w:author="Arnold Sandjaja" w:date="2013-06-30T09:03:00Z">
          <w:r w:rsidR="0087436E" w:rsidDel="002B4998">
            <w:delText xml:space="preserve">(PMS 7549 C) </w:delText>
          </w:r>
        </w:del>
      </w:ins>
      <w:del w:id="457" w:author="Arnold Sandjaja" w:date="2013-06-30T09:03:00Z">
        <w:r w:rsidR="00405E48" w:rsidRPr="00031204" w:rsidDel="002B4998">
          <w:delText xml:space="preserve">on the front cover. You may also use </w:delText>
        </w:r>
      </w:del>
      <w:del w:id="458" w:author="Arnold Sandjaja" w:date="2013-06-14T16:43:00Z">
        <w:r w:rsidR="00405E48" w:rsidRPr="00031204" w:rsidDel="00F06523">
          <w:delText xml:space="preserve">a spot </w:delText>
        </w:r>
      </w:del>
      <w:del w:id="459" w:author="Arnold Sandjaja" w:date="2013-06-30T09:03:00Z">
        <w:r w:rsidR="00405E48" w:rsidRPr="00031204" w:rsidDel="002B4998">
          <w:delText>varnish</w:delText>
        </w:r>
      </w:del>
      <w:ins w:id="460" w:author="Michel Bulon" w:date="2013-06-12T21:18:00Z">
        <w:del w:id="461" w:author="Arnold Sandjaja" w:date="2013-06-30T09:03:00Z">
          <w:r w:rsidR="00F84A43" w:rsidDel="002B4998">
            <w:delText>dieline</w:delText>
          </w:r>
        </w:del>
      </w:ins>
      <w:del w:id="462" w:author="Arnold Sandjaja" w:date="2013-06-30T09:03:00Z">
        <w:r w:rsidR="00405E48" w:rsidRPr="00031204" w:rsidDel="002B4998">
          <w:delText xml:space="preserve"> on the back cover and spine if you desire.</w:delText>
        </w:r>
      </w:del>
      <w:ins w:id="463" w:author="Arnold Sandjaja" w:date="2013-06-30T09:03:00Z">
        <w:del w:id="464" w:author="user_skill40_mac31 DUPUIS" w:date="2013-07-01T10:11:00Z">
          <w:r w:rsidR="002B4998" w:rsidDel="00A56591">
            <w:delText>You must create a die-line for the cover</w:delText>
          </w:r>
        </w:del>
      </w:ins>
      <w:ins w:id="465" w:author="user_skill40_mac31 DUPUIS" w:date="2013-07-01T10:11:00Z">
        <w:r w:rsidR="00A56591">
          <w:t>Vous devez créer une découpe pour la couverture avant</w:t>
        </w:r>
      </w:ins>
    </w:p>
    <w:p w14:paraId="03AD3A53" w14:textId="30F16B3D" w:rsidR="00CD7B4C" w:rsidRPr="00031204" w:rsidRDefault="00A56591">
      <w:pPr>
        <w:numPr>
          <w:ilvl w:val="0"/>
          <w:numId w:val="13"/>
        </w:numPr>
        <w:ind w:left="90" w:firstLine="0"/>
        <w:pPrChange w:id="466" w:author="user_skill40_mac31 DUPUIS" w:date="2013-07-01T10:15:00Z">
          <w:pPr>
            <w:numPr>
              <w:numId w:val="3"/>
            </w:numPr>
            <w:ind w:left="360" w:hanging="360"/>
          </w:pPr>
        </w:pPrChange>
      </w:pPr>
      <w:ins w:id="467" w:author="user_skill40_mac31 DUPUIS" w:date="2013-07-01T10:12:00Z">
        <w:r>
          <w:t>L’intérieur du magazine sera imprimé en deux couleurs d’accompagnement</w:t>
        </w:r>
        <w:r w:rsidRPr="00CC78C7" w:rsidDel="00A56591">
          <w:t xml:space="preserve"> </w:t>
        </w:r>
      </w:ins>
      <w:ins w:id="468" w:author="Michel Bulon" w:date="2013-06-12T21:26:00Z">
        <w:del w:id="469" w:author="user_skill40_mac31 DUPUIS" w:date="2013-07-01T10:12:00Z">
          <w:r w:rsidR="00CC78C7" w:rsidRPr="00CC78C7" w:rsidDel="00A56591">
            <w:delText>The interior</w:delText>
          </w:r>
        </w:del>
      </w:ins>
      <w:ins w:id="470" w:author="Arnold Sandjaja" w:date="2013-06-29T14:08:00Z">
        <w:del w:id="471" w:author="user_skill40_mac31 DUPUIS" w:date="2013-07-01T10:12:00Z">
          <w:r w:rsidR="00313121" w:rsidDel="00A56591">
            <w:delText>inside pages</w:delText>
          </w:r>
        </w:del>
      </w:ins>
      <w:ins w:id="472" w:author="Michel Bulon" w:date="2013-06-12T21:26:00Z">
        <w:del w:id="473" w:author="user_skill40_mac31 DUPUIS" w:date="2013-07-01T10:12:00Z">
          <w:r w:rsidR="00CC78C7" w:rsidRPr="00CC78C7" w:rsidDel="00A56591">
            <w:delText xml:space="preserve"> </w:delText>
          </w:r>
        </w:del>
      </w:ins>
      <w:ins w:id="474" w:author="Arnold Sandjaja" w:date="2013-06-30T09:05:00Z">
        <w:del w:id="475" w:author="user_skill40_mac31 DUPUIS" w:date="2013-07-01T10:12:00Z">
          <w:r w:rsidR="00ED334F" w:rsidDel="00A56591">
            <w:delText>of the</w:delText>
          </w:r>
        </w:del>
      </w:ins>
      <w:ins w:id="476" w:author="Michel Bulon" w:date="2013-06-12T21:26:00Z">
        <w:del w:id="477" w:author="user_skill40_mac31 DUPUIS" w:date="2013-07-01T10:12:00Z">
          <w:r w:rsidR="00CC78C7" w:rsidDel="00A56591">
            <w:delText xml:space="preserve">of </w:delText>
          </w:r>
          <w:r w:rsidR="00CC78C7" w:rsidRPr="00CC78C7" w:rsidDel="00A56591">
            <w:delText xml:space="preserve">magazine it will be printed in 2 spot colours </w:delText>
          </w:r>
        </w:del>
        <w:r w:rsidR="00CC78C7" w:rsidRPr="00CC78C7">
          <w:t>(</w:t>
        </w:r>
      </w:ins>
      <w:ins w:id="478" w:author="Arnold Sandjaja" w:date="2013-06-30T09:06:00Z">
        <w:r w:rsidR="00420DE5">
          <w:t>B</w:t>
        </w:r>
      </w:ins>
      <w:ins w:id="479" w:author="Arnold Sandjaja" w:date="2013-06-30T09:05:00Z">
        <w:r w:rsidR="0060008B" w:rsidRPr="00CC78C7">
          <w:t>lack</w:t>
        </w:r>
        <w:r w:rsidR="0060008B">
          <w:t xml:space="preserve"> </w:t>
        </w:r>
        <w:del w:id="480" w:author="user_skill40_mac31 DUPUIS" w:date="2013-07-01T10:12:00Z">
          <w:r w:rsidR="0060008B" w:rsidDel="00A56591">
            <w:delText>and</w:delText>
          </w:r>
        </w:del>
      </w:ins>
      <w:ins w:id="481" w:author="user_skill40_mac31 DUPUIS" w:date="2013-07-01T10:12:00Z">
        <w:r>
          <w:t>et</w:t>
        </w:r>
      </w:ins>
      <w:ins w:id="482" w:author="Arnold Sandjaja" w:date="2013-06-30T09:05:00Z">
        <w:r w:rsidR="0060008B">
          <w:t xml:space="preserve"> </w:t>
        </w:r>
      </w:ins>
      <w:ins w:id="483" w:author="Michel Bulon" w:date="2013-06-12T21:26:00Z">
        <w:r w:rsidR="00CC78C7" w:rsidRPr="00CC78C7">
          <w:t>PMS 7549 C</w:t>
        </w:r>
        <w:del w:id="484" w:author="Arnold Sandjaja" w:date="2013-06-30T09:05:00Z">
          <w:r w:rsidR="00CC78C7" w:rsidRPr="00CC78C7" w:rsidDel="0060008B">
            <w:delText xml:space="preserve"> and Black</w:delText>
          </w:r>
        </w:del>
        <w:r w:rsidR="00CC78C7" w:rsidRPr="00CC78C7">
          <w:t>)</w:t>
        </w:r>
      </w:ins>
    </w:p>
    <w:p w14:paraId="27A32B11" w14:textId="6DA4CABF" w:rsidR="009F346B" w:rsidRPr="00031204" w:rsidRDefault="00A56591">
      <w:pPr>
        <w:numPr>
          <w:ilvl w:val="0"/>
          <w:numId w:val="13"/>
        </w:numPr>
        <w:ind w:left="90" w:firstLine="0"/>
        <w:pPrChange w:id="485" w:author="user_skill40_mac31 DUPUIS" w:date="2013-07-01T10:15:00Z">
          <w:pPr>
            <w:numPr>
              <w:numId w:val="3"/>
            </w:numPr>
            <w:ind w:left="360" w:hanging="360"/>
          </w:pPr>
        </w:pPrChange>
      </w:pPr>
      <w:ins w:id="486" w:author="user_skill40_mac31 DUPUIS" w:date="2013-07-01T10:13:00Z">
        <w:r>
          <w:t xml:space="preserve">Inclure le code universel de produit (barcode ou code barre) dans un fond blanc; ne pas le </w:t>
        </w:r>
      </w:ins>
      <w:ins w:id="487" w:author="user_skill40_mac31 DUPUIS" w:date="2013-07-01T10:16:00Z">
        <w:r>
          <w:br/>
          <w:t xml:space="preserve">           </w:t>
        </w:r>
      </w:ins>
      <w:ins w:id="488" w:author="user_skill40_mac31 DUPUIS" w:date="2013-07-01T10:13:00Z">
        <w:r>
          <w:t>redimensionner et s’assurer qu’il est 100% noir</w:t>
        </w:r>
        <w:r w:rsidRPr="00031204" w:rsidDel="00A56591">
          <w:t xml:space="preserve"> </w:t>
        </w:r>
      </w:ins>
      <w:del w:id="489" w:author="user_skill40_mac31 DUPUIS" w:date="2013-07-01T10:13:00Z">
        <w:r w:rsidR="009F346B" w:rsidRPr="00031204" w:rsidDel="00A56591">
          <w:delText xml:space="preserve">Include the </w:delText>
        </w:r>
        <w:r w:rsidR="00F60784" w:rsidRPr="00031204" w:rsidDel="00A56591">
          <w:delText>b</w:delText>
        </w:r>
        <w:r w:rsidR="009F346B" w:rsidRPr="00031204" w:rsidDel="00A56591">
          <w:delText xml:space="preserve">arcode in </w:delText>
        </w:r>
      </w:del>
      <w:ins w:id="490" w:author="Arnold Sandjaja" w:date="2013-06-30T09:06:00Z">
        <w:del w:id="491" w:author="user_skill40_mac31 DUPUIS" w:date="2013-07-01T10:13:00Z">
          <w:r w:rsidR="002942A0" w:rsidDel="00A56591">
            <w:delText>with</w:delText>
          </w:r>
          <w:r w:rsidR="002942A0" w:rsidRPr="00031204" w:rsidDel="00A56591">
            <w:delText xml:space="preserve"> </w:delText>
          </w:r>
        </w:del>
      </w:ins>
      <w:del w:id="492" w:author="user_skill40_mac31 DUPUIS" w:date="2013-07-01T10:13:00Z">
        <w:r w:rsidR="009F346B" w:rsidRPr="00031204" w:rsidDel="00A56591">
          <w:delText>a white background; do not resize it and make sure it’s 100% black</w:delText>
        </w:r>
      </w:del>
      <w:ins w:id="493" w:author="Arnold Sandjaja" w:date="2013-06-29T12:10:00Z">
        <w:del w:id="494" w:author="user_skill40_mac31 DUPUIS" w:date="2013-07-01T10:13:00Z">
          <w:r w:rsidR="0017571C" w:rsidDel="00A56591">
            <w:delText xml:space="preserve"> </w:delText>
          </w:r>
        </w:del>
        <w:r w:rsidR="0017571C">
          <w:t>(</w:t>
        </w:r>
        <w:r w:rsidR="00580CF8">
          <w:t>WSC2013_TP40_MOD2</w:t>
        </w:r>
        <w:r w:rsidR="0017571C" w:rsidRPr="0017571C">
          <w:t>_PRE_EN_BARCODE.eps</w:t>
        </w:r>
        <w:r w:rsidR="0017571C">
          <w:t>)</w:t>
        </w:r>
      </w:ins>
    </w:p>
    <w:p w14:paraId="39B7E565" w14:textId="0AD08594" w:rsidR="00F60784" w:rsidRPr="00031204" w:rsidRDefault="00F60784">
      <w:pPr>
        <w:numPr>
          <w:ilvl w:val="0"/>
          <w:numId w:val="13"/>
        </w:numPr>
        <w:ind w:left="90" w:firstLine="0"/>
        <w:pPrChange w:id="495" w:author="user_skill40_mac31 DUPUIS" w:date="2013-07-01T10:15:00Z">
          <w:pPr>
            <w:numPr>
              <w:numId w:val="3"/>
            </w:numPr>
            <w:ind w:left="360" w:hanging="360"/>
          </w:pPr>
        </w:pPrChange>
      </w:pPr>
      <w:del w:id="496" w:author="Arnold Sandjaja" w:date="2013-06-30T09:07:00Z">
        <w:r w:rsidRPr="00031204" w:rsidDel="00B61441">
          <w:delText>Use any of</w:delText>
        </w:r>
      </w:del>
      <w:del w:id="497" w:author="Arnold Sandjaja" w:date="2013-06-30T09:13:00Z">
        <w:r w:rsidRPr="00031204" w:rsidDel="00DC2C97">
          <w:delText xml:space="preserve"> the supplied images </w:delText>
        </w:r>
      </w:del>
      <w:del w:id="498" w:author="Arnold Sandjaja" w:date="2013-06-30T09:07:00Z">
        <w:r w:rsidRPr="00031204" w:rsidDel="00B61441">
          <w:delText xml:space="preserve">to design </w:delText>
        </w:r>
      </w:del>
      <w:del w:id="499" w:author="Arnold Sandjaja" w:date="2013-06-30T09:13:00Z">
        <w:r w:rsidRPr="00031204" w:rsidDel="00DC2C97">
          <w:delText xml:space="preserve">your Magazine </w:delText>
        </w:r>
      </w:del>
      <w:del w:id="500" w:author="Arnold Sandjaja" w:date="2013-06-30T09:07:00Z">
        <w:r w:rsidRPr="00031204" w:rsidDel="00B61441">
          <w:delText>o</w:delText>
        </w:r>
      </w:del>
      <w:ins w:id="501" w:author="Arnold Sandjaja" w:date="2013-06-30T09:08:00Z">
        <w:del w:id="502" w:author="user_skill40_mac31 DUPUIS" w:date="2013-07-01T10:15:00Z">
          <w:r w:rsidR="00B61441" w:rsidDel="00A56591">
            <w:delText xml:space="preserve">You </w:delText>
          </w:r>
        </w:del>
      </w:ins>
      <w:ins w:id="503" w:author="user_skill40_mac31 DUPUIS" w:date="2013-07-01T10:25:00Z">
        <w:r w:rsidR="00EB16D6">
          <w:t>Vous pouvez créer vos propres illustrations</w:t>
        </w:r>
      </w:ins>
      <w:ins w:id="504" w:author="Arnold Sandjaja" w:date="2013-06-30T09:08:00Z">
        <w:del w:id="505" w:author="user_skill40_mac31 DUPUIS" w:date="2013-07-01T10:15:00Z">
          <w:r w:rsidR="00B61441" w:rsidDel="00A56591">
            <w:delText xml:space="preserve">may </w:delText>
          </w:r>
        </w:del>
      </w:ins>
      <w:del w:id="506" w:author="user_skill40_mac31 DUPUIS" w:date="2013-07-01T10:15:00Z">
        <w:r w:rsidRPr="00031204" w:rsidDel="00A56591">
          <w:delText>r create your own illustration</w:delText>
        </w:r>
      </w:del>
      <w:ins w:id="507" w:author="Arnold Sandjaja" w:date="2013-06-30T09:08:00Z">
        <w:del w:id="508" w:author="user_skill40_mac31 DUPUIS" w:date="2013-07-01T10:15:00Z">
          <w:r w:rsidR="00B61441" w:rsidDel="00A56591">
            <w:delText>s</w:delText>
          </w:r>
        </w:del>
      </w:ins>
    </w:p>
    <w:p w14:paraId="5EE832B3" w14:textId="77777777" w:rsidR="00F60784" w:rsidRPr="00031204" w:rsidDel="00B61441" w:rsidRDefault="00F60784">
      <w:pPr>
        <w:numPr>
          <w:ilvl w:val="0"/>
          <w:numId w:val="11"/>
        </w:numPr>
        <w:rPr>
          <w:del w:id="509" w:author="Arnold Sandjaja" w:date="2013-06-30T09:08:00Z"/>
        </w:rPr>
        <w:pPrChange w:id="510" w:author="Arnold Sandjaja" w:date="2013-06-30T08:50:00Z">
          <w:pPr>
            <w:numPr>
              <w:numId w:val="3"/>
            </w:numPr>
            <w:ind w:left="360" w:hanging="360"/>
          </w:pPr>
        </w:pPrChange>
      </w:pPr>
      <w:del w:id="511" w:author="Arnold Sandjaja" w:date="2013-06-30T09:08:00Z">
        <w:r w:rsidRPr="00031204" w:rsidDel="00B61441">
          <w:rPr>
            <w:lang w:val="pt-BR"/>
          </w:rPr>
          <w:delText>Trapping must be used if necessary</w:delText>
        </w:r>
      </w:del>
    </w:p>
    <w:p w14:paraId="0CEDE328" w14:textId="77777777" w:rsidR="009F346B" w:rsidRPr="00031204" w:rsidDel="005428EA" w:rsidRDefault="009F346B" w:rsidP="00FE45E1">
      <w:pPr>
        <w:rPr>
          <w:del w:id="512" w:author="Zoo-Sun" w:date="2013-06-30T18:02:00Z"/>
        </w:rPr>
      </w:pPr>
    </w:p>
    <w:p w14:paraId="1D303F1D" w14:textId="77777777" w:rsidR="00405E48" w:rsidRPr="00031204" w:rsidRDefault="00405E48"/>
    <w:p w14:paraId="5EF1FD3F" w14:textId="6ADC2C54" w:rsidR="00405E48" w:rsidRPr="00031204" w:rsidRDefault="00405E48">
      <w:pPr>
        <w:rPr>
          <w:rFonts w:ascii="Arial Bold" w:hAnsi="Arial Bold"/>
        </w:rPr>
      </w:pPr>
      <w:del w:id="513" w:author="user_skill40_mac31 DUPUIS" w:date="2013-07-01T10:16:00Z">
        <w:r w:rsidRPr="00031204" w:rsidDel="00A56591">
          <w:rPr>
            <w:rFonts w:ascii="Arial Bold" w:hAnsi="Arial Bold"/>
          </w:rPr>
          <w:delText xml:space="preserve">Front </w:delText>
        </w:r>
      </w:del>
      <w:ins w:id="514" w:author="user_skill40_mac31 DUPUIS" w:date="2013-07-01T10:16:00Z">
        <w:r w:rsidR="00A56591">
          <w:rPr>
            <w:rFonts w:ascii="Arial Bold" w:hAnsi="Arial Bold"/>
          </w:rPr>
          <w:t>La couverture avant doit comprendre:</w:t>
        </w:r>
      </w:ins>
      <w:del w:id="515" w:author="user_skill40_mac31 DUPUIS" w:date="2013-07-01T10:16:00Z">
        <w:r w:rsidRPr="00031204" w:rsidDel="00A56591">
          <w:rPr>
            <w:rFonts w:ascii="Arial Bold" w:hAnsi="Arial Bold"/>
          </w:rPr>
          <w:delText>Cover must include:</w:delText>
        </w:r>
      </w:del>
    </w:p>
    <w:p w14:paraId="048D3F32" w14:textId="7F5BFB4F" w:rsidR="00304DDA" w:rsidRDefault="00A56591" w:rsidP="00F60784">
      <w:pPr>
        <w:numPr>
          <w:ilvl w:val="0"/>
          <w:numId w:val="5"/>
        </w:numPr>
        <w:rPr>
          <w:ins w:id="516" w:author="Arnold Sandjaja" w:date="2013-06-29T12:11:00Z"/>
          <w:rFonts w:cs="Arial"/>
        </w:rPr>
      </w:pPr>
      <w:ins w:id="517" w:author="user_skill40_mac31 DUPUIS" w:date="2013-07-01T10:17:00Z">
        <w:r>
          <w:rPr>
            <w:rFonts w:cs="Arial"/>
          </w:rPr>
          <w:t>En-tête</w:t>
        </w:r>
        <w:r w:rsidRPr="0017571C">
          <w:rPr>
            <w:rFonts w:cs="Arial"/>
          </w:rPr>
          <w:t xml:space="preserve"> </w:t>
        </w:r>
        <w:r>
          <w:rPr>
            <w:rFonts w:cs="Arial"/>
          </w:rPr>
          <w:t>(</w:t>
        </w:r>
      </w:ins>
      <w:ins w:id="518" w:author="Arnold Sandjaja" w:date="2013-05-17T15:44:00Z">
        <w:r w:rsidR="00304DDA" w:rsidRPr="0017571C">
          <w:rPr>
            <w:rFonts w:cs="Arial"/>
            <w:rPrChange w:id="519" w:author="Arnold Sandjaja" w:date="2013-06-29T12:11:00Z">
              <w:rPr>
                <w:rFonts w:ascii="Arial Bold" w:hAnsi="Arial Bold"/>
              </w:rPr>
            </w:rPrChange>
          </w:rPr>
          <w:t>Masthead</w:t>
        </w:r>
      </w:ins>
      <w:ins w:id="520" w:author="user_skill40_mac31 DUPUIS" w:date="2013-07-01T10:17:00Z">
        <w:r>
          <w:rPr>
            <w:rFonts w:cs="Arial"/>
          </w:rPr>
          <w:t>)</w:t>
        </w:r>
      </w:ins>
    </w:p>
    <w:p w14:paraId="39BE0475" w14:textId="4CBB6118" w:rsidR="0017571C" w:rsidRPr="0017571C" w:rsidRDefault="00EB16D6" w:rsidP="0017571C">
      <w:pPr>
        <w:numPr>
          <w:ilvl w:val="0"/>
          <w:numId w:val="5"/>
        </w:numPr>
        <w:rPr>
          <w:ins w:id="521" w:author="Arnold Sandjaja" w:date="2013-05-17T15:44:00Z"/>
        </w:rPr>
      </w:pPr>
      <w:ins w:id="522" w:author="user_skill40_mac31 DUPUIS" w:date="2013-07-01T10:26:00Z">
        <w:r>
          <w:t>Slogan</w:t>
        </w:r>
      </w:ins>
      <w:ins w:id="523" w:author="user_skill40_mac31 DUPUIS" w:date="2013-07-01T10:18:00Z">
        <w:r w:rsidR="00A56591">
          <w:t xml:space="preserve"> (</w:t>
        </w:r>
      </w:ins>
      <w:ins w:id="524" w:author="Arnold Sandjaja" w:date="2013-06-29T12:11:00Z">
        <w:r w:rsidR="0017571C">
          <w:t>Selling Line</w:t>
        </w:r>
      </w:ins>
      <w:ins w:id="525" w:author="user_skill40_mac31 DUPUIS" w:date="2013-07-01T10:18:00Z">
        <w:r w:rsidR="00A56591">
          <w:t>)</w:t>
        </w:r>
      </w:ins>
    </w:p>
    <w:p w14:paraId="49BDC52F" w14:textId="77777777" w:rsidR="00405E48" w:rsidRPr="00031204" w:rsidRDefault="00405E48" w:rsidP="00F60784">
      <w:pPr>
        <w:numPr>
          <w:ilvl w:val="0"/>
          <w:numId w:val="5"/>
        </w:numPr>
      </w:pPr>
      <w:del w:id="526" w:author="Arnold Sandjaja" w:date="2013-05-17T15:44:00Z">
        <w:r w:rsidRPr="00031204" w:rsidDel="00304DDA">
          <w:delText xml:space="preserve">The </w:delText>
        </w:r>
      </w:del>
      <w:ins w:id="527" w:author="Michel Bulon" w:date="2013-05-20T20:26:00Z">
        <w:r w:rsidR="00B03644">
          <w:t>L</w:t>
        </w:r>
      </w:ins>
      <w:del w:id="528" w:author="Michel Bulon" w:date="2013-05-20T20:26:00Z">
        <w:r w:rsidRPr="00031204" w:rsidDel="00B03644">
          <w:delText>l</w:delText>
        </w:r>
      </w:del>
      <w:r w:rsidRPr="00031204">
        <w:t>ogo</w:t>
      </w:r>
      <w:ins w:id="529" w:author="Arnold Sandjaja" w:date="2013-05-17T15:44:00Z">
        <w:r w:rsidR="00304DDA">
          <w:t xml:space="preserve"> %ATTAC</w:t>
        </w:r>
      </w:ins>
      <w:del w:id="530" w:author="Arnold Sandjaja" w:date="2013-05-17T15:45:00Z">
        <w:r w:rsidR="00C11A9E" w:rsidRPr="00031204" w:rsidDel="00304DDA">
          <w:delText xml:space="preserve">/ </w:delText>
        </w:r>
        <w:r w:rsidR="00A43AEA" w:rsidRPr="00031204" w:rsidDel="00304DDA">
          <w:delText>master head</w:delText>
        </w:r>
      </w:del>
    </w:p>
    <w:p w14:paraId="10427D42" w14:textId="61465828" w:rsidR="00D04C18" w:rsidDel="003B0AD0" w:rsidRDefault="00A56591" w:rsidP="00F60784">
      <w:pPr>
        <w:numPr>
          <w:ilvl w:val="0"/>
          <w:numId w:val="5"/>
        </w:numPr>
        <w:rPr>
          <w:ins w:id="531" w:author="Michel Bulon" w:date="2013-05-20T20:26:00Z"/>
          <w:del w:id="532" w:author="Arnold Sandjaja" w:date="2013-06-20T17:30:00Z"/>
        </w:rPr>
      </w:pPr>
      <w:ins w:id="533" w:author="user_skill40_mac31 DUPUIS" w:date="2013-07-01T10:19:00Z">
        <w:r>
          <w:t>Titre de l’article principal (</w:t>
        </w:r>
      </w:ins>
      <w:del w:id="534" w:author="Arnold Sandjaja" w:date="2013-06-20T17:30:00Z">
        <w:r w:rsidR="00D04C18" w:rsidRPr="00031204" w:rsidDel="003B0AD0">
          <w:delText>Tagline</w:delText>
        </w:r>
      </w:del>
    </w:p>
    <w:p w14:paraId="61CC1701" w14:textId="6B1A0BDF" w:rsidR="00B03644" w:rsidRDefault="00B03644" w:rsidP="00F60784">
      <w:pPr>
        <w:numPr>
          <w:ilvl w:val="0"/>
          <w:numId w:val="5"/>
        </w:numPr>
        <w:rPr>
          <w:ins w:id="535" w:author="Michel Bulon" w:date="2013-05-20T20:26:00Z"/>
        </w:rPr>
      </w:pPr>
      <w:ins w:id="536" w:author="Michel Bulon" w:date="2013-05-20T20:26:00Z">
        <w:r>
          <w:t xml:space="preserve">Main </w:t>
        </w:r>
        <w:del w:id="537" w:author="Arnold Sandjaja" w:date="2013-06-29T14:27:00Z">
          <w:r w:rsidDel="001C47BB">
            <w:delText xml:space="preserve">line </w:delText>
          </w:r>
        </w:del>
        <w:r>
          <w:t>cover</w:t>
        </w:r>
      </w:ins>
      <w:ins w:id="538" w:author="Arnold Sandjaja" w:date="2013-06-29T14:27:00Z">
        <w:r w:rsidR="001C47BB">
          <w:t xml:space="preserve"> line</w:t>
        </w:r>
      </w:ins>
      <w:ins w:id="539" w:author="user_skill40_mac31 DUPUIS" w:date="2013-07-01T10:19:00Z">
        <w:r w:rsidR="00A56591">
          <w:t>)</w:t>
        </w:r>
      </w:ins>
    </w:p>
    <w:p w14:paraId="6D9B6CE2" w14:textId="331B0714" w:rsidR="00B03644" w:rsidRDefault="00B03644" w:rsidP="00F60784">
      <w:pPr>
        <w:numPr>
          <w:ilvl w:val="0"/>
          <w:numId w:val="5"/>
        </w:numPr>
        <w:rPr>
          <w:ins w:id="540" w:author="Arnold Sandjaja" w:date="2013-06-29T12:10:00Z"/>
        </w:rPr>
      </w:pPr>
      <w:ins w:id="541" w:author="Michel Bulon" w:date="2013-05-20T20:26:00Z">
        <w:del w:id="542" w:author="Arnold Sandjaja" w:date="2013-06-29T14:27:00Z">
          <w:r w:rsidDel="001C47BB">
            <w:delText xml:space="preserve">Main </w:delText>
          </w:r>
        </w:del>
        <w:r>
          <w:t>image</w:t>
        </w:r>
      </w:ins>
      <w:ins w:id="543" w:author="Arnold Sandjaja" w:date="2013-06-30T09:08:00Z">
        <w:r w:rsidR="009029D2">
          <w:t xml:space="preserve"> </w:t>
        </w:r>
      </w:ins>
      <w:ins w:id="544" w:author="Arnold Sandjaja" w:date="2013-06-30T09:09:00Z">
        <w:r w:rsidR="009029D2">
          <w:t>(</w:t>
        </w:r>
        <w:del w:id="545" w:author="user_skill40_mac31 DUPUIS" w:date="2013-07-01T10:20:00Z">
          <w:r w:rsidR="009029D2" w:rsidDel="00A56591">
            <w:delText>at least one</w:delText>
          </w:r>
        </w:del>
      </w:ins>
      <w:ins w:id="546" w:author="user_skill40_mac31 DUPUIS" w:date="2013-07-01T10:20:00Z">
        <w:r w:rsidR="00A56591">
          <w:t>au moins une</w:t>
        </w:r>
      </w:ins>
      <w:ins w:id="547" w:author="Arnold Sandjaja" w:date="2013-06-30T09:09:00Z">
        <w:r w:rsidR="009029D2">
          <w:t>)</w:t>
        </w:r>
      </w:ins>
    </w:p>
    <w:p w14:paraId="7EAD0D0A" w14:textId="77777777" w:rsidR="0017571C" w:rsidRPr="00031204" w:rsidDel="0017571C" w:rsidRDefault="0017571C" w:rsidP="00F60784">
      <w:pPr>
        <w:numPr>
          <w:ilvl w:val="0"/>
          <w:numId w:val="5"/>
        </w:numPr>
        <w:rPr>
          <w:del w:id="548" w:author="Arnold Sandjaja" w:date="2013-06-29T12:11:00Z"/>
        </w:rPr>
      </w:pPr>
      <w:ins w:id="549" w:author="Arnold Sandjaja" w:date="2013-06-29T12:11:00Z">
        <w:r>
          <w:t xml:space="preserve">3 </w:t>
        </w:r>
      </w:ins>
    </w:p>
    <w:p w14:paraId="4FDA2B0C" w14:textId="224499F5" w:rsidR="00C11A9E" w:rsidRPr="00031204" w:rsidRDefault="00A43AEA">
      <w:pPr>
        <w:numPr>
          <w:ilvl w:val="0"/>
          <w:numId w:val="5"/>
        </w:numPr>
      </w:pPr>
      <w:del w:id="550" w:author="user_skill40_mac31 DUPUIS" w:date="2013-07-01T10:21:00Z">
        <w:r w:rsidRPr="00031204" w:rsidDel="00EB16D6">
          <w:delText>Cover lines</w:delText>
        </w:r>
      </w:del>
      <w:ins w:id="551" w:author="user_skill40_mac31 DUPUIS" w:date="2013-07-01T10:21:00Z">
        <w:r w:rsidR="00EB16D6">
          <w:t>titres d’articles (3 cover lines</w:t>
        </w:r>
      </w:ins>
      <w:ins w:id="552" w:author="user_skill40_mac31 DUPUIS" w:date="2013-07-01T10:22:00Z">
        <w:r w:rsidR="00EB16D6">
          <w:t>)</w:t>
        </w:r>
      </w:ins>
    </w:p>
    <w:p w14:paraId="7FB25348" w14:textId="16FB43C3" w:rsidR="00C11A9E" w:rsidRPr="00031204" w:rsidRDefault="00EB16D6" w:rsidP="00F60784">
      <w:pPr>
        <w:numPr>
          <w:ilvl w:val="0"/>
          <w:numId w:val="5"/>
        </w:numPr>
      </w:pPr>
      <w:ins w:id="553" w:author="user_skill40_mac31 DUPUIS" w:date="2013-07-01T10:22:00Z">
        <w:r>
          <w:t>Date de parution (</w:t>
        </w:r>
      </w:ins>
      <w:r w:rsidR="00C11A9E" w:rsidRPr="00031204">
        <w:t>Dateline</w:t>
      </w:r>
      <w:ins w:id="554" w:author="user_skill40_mac31 DUPUIS" w:date="2013-07-01T10:22:00Z">
        <w:r>
          <w:t>)</w:t>
        </w:r>
      </w:ins>
    </w:p>
    <w:p w14:paraId="7731EEE2" w14:textId="0A27A50C" w:rsidR="00405E48" w:rsidRPr="00031204" w:rsidRDefault="00695B88">
      <w:pPr>
        <w:numPr>
          <w:ilvl w:val="0"/>
          <w:numId w:val="5"/>
        </w:numPr>
      </w:pPr>
      <w:del w:id="555" w:author="user_skill40_mac31 DUPUIS" w:date="2013-07-01T10:22:00Z">
        <w:r w:rsidRPr="00031204" w:rsidDel="00EB16D6">
          <w:delText>B</w:delText>
        </w:r>
      </w:del>
      <w:ins w:id="556" w:author="user_skill40_mac31 DUPUIS" w:date="2013-07-01T10:22:00Z">
        <w:r w:rsidR="00EB16D6">
          <w:t xml:space="preserve">Code universel de produit (code barre ou </w:t>
        </w:r>
        <w:r w:rsidR="00EB16D6" w:rsidRPr="00031204">
          <w:t>Barcode</w:t>
        </w:r>
        <w:r w:rsidR="00EB16D6">
          <w:t>)</w:t>
        </w:r>
      </w:ins>
      <w:del w:id="557" w:author="user_skill40_mac31 DUPUIS" w:date="2013-07-01T10:22:00Z">
        <w:r w:rsidRPr="00031204" w:rsidDel="00EB16D6">
          <w:delText>arcode</w:delText>
        </w:r>
      </w:del>
    </w:p>
    <w:p w14:paraId="51A64C83" w14:textId="30AE9CD6" w:rsidR="00F04802" w:rsidRPr="00031204" w:rsidRDefault="00EB16D6">
      <w:pPr>
        <w:numPr>
          <w:ilvl w:val="0"/>
          <w:numId w:val="14"/>
        </w:numPr>
        <w:ind w:left="360"/>
        <w:pPrChange w:id="558" w:author="user_skill40_mac31 DUPUIS" w:date="2013-07-01T10:27:00Z">
          <w:pPr>
            <w:numPr>
              <w:numId w:val="5"/>
            </w:numPr>
            <w:ind w:left="360" w:hanging="360"/>
          </w:pPr>
        </w:pPrChange>
      </w:pPr>
      <w:ins w:id="559" w:author="user_skill40_mac31 DUPUIS" w:date="2013-07-01T10:23:00Z">
        <w:r>
          <w:t xml:space="preserve">Sceau </w:t>
        </w:r>
      </w:ins>
      <w:ins w:id="560" w:author="user_skill40_mac31 DUPUIS" w:date="2013-07-01T10:24:00Z">
        <w:r>
          <w:t xml:space="preserve">ou bulle </w:t>
        </w:r>
      </w:ins>
      <w:ins w:id="561" w:author="user_skill40_mac31 DUPUIS" w:date="2013-07-01T10:23:00Z">
        <w:r>
          <w:t>(</w:t>
        </w:r>
      </w:ins>
      <w:r w:rsidR="00F04802" w:rsidRPr="00031204">
        <w:t>Splash</w:t>
      </w:r>
      <w:ins w:id="562" w:author="Arnold Sandjaja" w:date="2013-06-29T12:11:00Z">
        <w:r w:rsidR="0017571C">
          <w:t>/</w:t>
        </w:r>
      </w:ins>
      <w:ins w:id="563" w:author="Michel Bulon" w:date="2013-06-12T21:07:00Z">
        <w:del w:id="564" w:author="Arnold Sandjaja" w:date="2013-06-29T12:11:00Z">
          <w:r w:rsidR="007C5923" w:rsidDel="0017571C">
            <w:delText>,</w:delText>
          </w:r>
        </w:del>
        <w:r w:rsidR="007C5923">
          <w:t xml:space="preserve"> Seal</w:t>
        </w:r>
      </w:ins>
      <w:ins w:id="565" w:author="Arnold Sandjaja" w:date="2013-06-29T12:12:00Z">
        <w:r w:rsidR="0017571C">
          <w:t>/</w:t>
        </w:r>
      </w:ins>
      <w:ins w:id="566" w:author="Michel Bulon" w:date="2013-06-12T21:15:00Z">
        <w:r w:rsidR="00F84A43">
          <w:t xml:space="preserve"> </w:t>
        </w:r>
        <w:del w:id="567" w:author="Arnold Sandjaja" w:date="2013-06-29T12:12:00Z">
          <w:r w:rsidR="00F84A43" w:rsidDel="0017571C">
            <w:delText xml:space="preserve">or </w:delText>
          </w:r>
        </w:del>
      </w:ins>
      <w:ins w:id="568" w:author="Michel Bulon" w:date="2013-06-12T21:07:00Z">
        <w:r w:rsidR="007C5923">
          <w:t>Flash</w:t>
        </w:r>
      </w:ins>
      <w:ins w:id="569" w:author="Arnold Sandjaja" w:date="2013-06-29T12:12:00Z">
        <w:r w:rsidR="0017571C">
          <w:t>/</w:t>
        </w:r>
      </w:ins>
      <w:ins w:id="570" w:author="Michel Bulon" w:date="2013-06-12T21:07:00Z">
        <w:r w:rsidR="007C5923">
          <w:t xml:space="preserve"> </w:t>
        </w:r>
        <w:del w:id="571" w:author="Arnold Sandjaja" w:date="2013-06-29T12:12:00Z">
          <w:r w:rsidR="007C5923" w:rsidDel="0017571C">
            <w:delText xml:space="preserve">and </w:delText>
          </w:r>
        </w:del>
        <w:r w:rsidR="007C5923">
          <w:t>Slashes</w:t>
        </w:r>
      </w:ins>
      <w:ins w:id="572" w:author="user_skill40_mac31 DUPUIS" w:date="2013-07-01T10:23:00Z">
        <w:r>
          <w:t>)</w:t>
        </w:r>
      </w:ins>
    </w:p>
    <w:p w14:paraId="73D21388" w14:textId="77777777" w:rsidR="001B01A1" w:rsidRPr="00EB16D6" w:rsidDel="00B03644" w:rsidRDefault="001B01A1" w:rsidP="00EB16D6">
      <w:pPr>
        <w:numPr>
          <w:ilvl w:val="0"/>
          <w:numId w:val="5"/>
        </w:numPr>
        <w:rPr>
          <w:del w:id="573" w:author="Michel Bulon" w:date="2013-05-20T20:27:00Z"/>
          <w:rFonts w:cs="Arial"/>
          <w:rPrChange w:id="574" w:author="user_skill40_mac31 DUPUIS" w:date="2013-07-01T10:27:00Z">
            <w:rPr>
              <w:del w:id="575" w:author="Michel Bulon" w:date="2013-05-20T20:27:00Z"/>
            </w:rPr>
          </w:rPrChange>
        </w:rPr>
      </w:pPr>
      <w:del w:id="576" w:author="Michel Bulon" w:date="2013-05-20T20:27:00Z">
        <w:r w:rsidRPr="00A33BB9" w:rsidDel="00B03644">
          <w:rPr>
            <w:rFonts w:cs="Arial"/>
          </w:rPr>
          <w:delText xml:space="preserve">Text for </w:delText>
        </w:r>
        <w:r w:rsidR="00033AFE" w:rsidRPr="00EB16D6" w:rsidDel="00B03644">
          <w:rPr>
            <w:rFonts w:cs="Arial"/>
            <w:rPrChange w:id="577" w:author="user_skill40_mac31 DUPUIS" w:date="2013-07-01T10:27:00Z">
              <w:rPr/>
            </w:rPrChange>
          </w:rPr>
          <w:delText>front</w:delText>
        </w:r>
        <w:r w:rsidRPr="00EB16D6" w:rsidDel="00B03644">
          <w:rPr>
            <w:rFonts w:cs="Arial"/>
            <w:rPrChange w:id="578" w:author="user_skill40_mac31 DUPUIS" w:date="2013-07-01T10:27:00Z">
              <w:rPr/>
            </w:rPrChange>
          </w:rPr>
          <w:delText xml:space="preserve"> cover</w:delText>
        </w:r>
      </w:del>
    </w:p>
    <w:p w14:paraId="722C194A" w14:textId="77777777" w:rsidR="00EB16D6" w:rsidRPr="00A33BB9" w:rsidRDefault="00EB16D6">
      <w:pPr>
        <w:pStyle w:val="Paragraphedeliste"/>
        <w:numPr>
          <w:ilvl w:val="0"/>
          <w:numId w:val="14"/>
        </w:numPr>
        <w:ind w:left="360"/>
        <w:rPr>
          <w:ins w:id="579" w:author="user_skill40_mac31 DUPUIS" w:date="2013-07-01T10:24:00Z"/>
          <w:rFonts w:cs="Arial"/>
        </w:rPr>
        <w:pPrChange w:id="580" w:author="user_skill40_mac31 DUPUIS" w:date="2013-07-01T10:27:00Z">
          <w:pPr/>
        </w:pPrChange>
      </w:pPr>
      <w:ins w:id="581" w:author="user_skill40_mac31 DUPUIS" w:date="2013-07-01T10:24:00Z">
        <w:r w:rsidRPr="00EB16D6">
          <w:rPr>
            <w:rStyle w:val="hps"/>
            <w:rFonts w:ascii="Arial" w:hAnsi="Arial" w:cs="Arial"/>
            <w:lang w:val="fr-FR"/>
            <w:rPrChange w:id="582" w:author="user_skill40_mac31 DUPUIS" w:date="2013-07-01T10:27:00Z">
              <w:rPr>
                <w:rStyle w:val="hps"/>
                <w:lang w:val="fr-FR"/>
              </w:rPr>
            </w:rPrChange>
          </w:rPr>
          <w:t>Tout autre</w:t>
        </w:r>
        <w:r w:rsidRPr="00EB16D6">
          <w:rPr>
            <w:rFonts w:ascii="Arial" w:hAnsi="Arial" w:cs="Arial"/>
            <w:lang w:val="fr-FR"/>
            <w:rPrChange w:id="583" w:author="user_skill40_mac31 DUPUIS" w:date="2013-07-01T10:27:00Z">
              <w:rPr/>
            </w:rPrChange>
          </w:rPr>
          <w:t xml:space="preserve"> </w:t>
        </w:r>
        <w:r w:rsidRPr="00EB16D6">
          <w:rPr>
            <w:rStyle w:val="hps"/>
            <w:rFonts w:ascii="Arial" w:hAnsi="Arial" w:cs="Arial"/>
            <w:lang w:val="fr-FR"/>
            <w:rPrChange w:id="584" w:author="user_skill40_mac31 DUPUIS" w:date="2013-07-01T10:27:00Z">
              <w:rPr>
                <w:rStyle w:val="hps"/>
                <w:lang w:val="fr-FR"/>
              </w:rPr>
            </w:rPrChange>
          </w:rPr>
          <w:t>illustration que vous</w:t>
        </w:r>
        <w:r w:rsidRPr="00EB16D6">
          <w:rPr>
            <w:rFonts w:ascii="Arial" w:hAnsi="Arial" w:cs="Arial"/>
            <w:lang w:val="fr-FR"/>
            <w:rPrChange w:id="585" w:author="user_skill40_mac31 DUPUIS" w:date="2013-07-01T10:27:00Z">
              <w:rPr/>
            </w:rPrChange>
          </w:rPr>
          <w:t xml:space="preserve"> </w:t>
        </w:r>
        <w:r w:rsidRPr="00EB16D6">
          <w:rPr>
            <w:rStyle w:val="hps"/>
            <w:rFonts w:ascii="Arial" w:hAnsi="Arial" w:cs="Arial"/>
            <w:lang w:val="fr-FR"/>
            <w:rPrChange w:id="586" w:author="user_skill40_mac31 DUPUIS" w:date="2013-07-01T10:27:00Z">
              <w:rPr>
                <w:rStyle w:val="hps"/>
                <w:lang w:val="fr-FR"/>
              </w:rPr>
            </w:rPrChange>
          </w:rPr>
          <w:t>le jugez nécessaire</w:t>
        </w:r>
        <w:r w:rsidRPr="00EB16D6" w:rsidDel="00EB16D6">
          <w:rPr>
            <w:rFonts w:ascii="Arial" w:hAnsi="Arial" w:cs="Arial"/>
            <w:rPrChange w:id="587" w:author="user_skill40_mac31 DUPUIS" w:date="2013-07-01T10:27:00Z">
              <w:rPr/>
            </w:rPrChange>
          </w:rPr>
          <w:t xml:space="preserve"> </w:t>
        </w:r>
      </w:ins>
    </w:p>
    <w:p w14:paraId="5BD42D44" w14:textId="77777777" w:rsidR="00EB16D6" w:rsidRDefault="00EB16D6" w:rsidP="00EB16D6">
      <w:pPr>
        <w:ind w:left="360"/>
        <w:rPr>
          <w:ins w:id="588" w:author="user_skill40_mac31 DUPUIS" w:date="2013-07-01T10:24:00Z"/>
        </w:rPr>
      </w:pPr>
    </w:p>
    <w:p w14:paraId="5D442F5B" w14:textId="20D30E31" w:rsidR="00405E48" w:rsidRPr="00031204" w:rsidDel="00EB16D6" w:rsidRDefault="00405E48" w:rsidP="00F60784">
      <w:pPr>
        <w:numPr>
          <w:ilvl w:val="0"/>
          <w:numId w:val="5"/>
        </w:numPr>
        <w:rPr>
          <w:del w:id="589" w:author="user_skill40_mac31 DUPUIS" w:date="2013-07-01T10:24:00Z"/>
        </w:rPr>
      </w:pPr>
      <w:del w:id="590" w:author="user_skill40_mac31 DUPUIS" w:date="2013-07-01T10:24:00Z">
        <w:r w:rsidRPr="00031204" w:rsidDel="00EB16D6">
          <w:delText>Any other artwork you deem necessary</w:delText>
        </w:r>
      </w:del>
    </w:p>
    <w:p w14:paraId="1BD9A614" w14:textId="77777777" w:rsidR="00405E48" w:rsidRPr="00031204" w:rsidRDefault="00405E48"/>
    <w:p w14:paraId="07C515F3" w14:textId="744D9ABA" w:rsidR="00405E48" w:rsidRPr="00031204" w:rsidRDefault="001D1A33">
      <w:pPr>
        <w:rPr>
          <w:rFonts w:ascii="Arial Bold" w:hAnsi="Arial Bold"/>
        </w:rPr>
      </w:pPr>
      <w:ins w:id="591" w:author="user_skill40_mac31 DUPUIS" w:date="2013-07-01T10:28:00Z">
        <w:r>
          <w:rPr>
            <w:rFonts w:ascii="Arial Bold" w:hAnsi="Arial Bold"/>
          </w:rPr>
          <w:t>La couverture arrière doit comprendre</w:t>
        </w:r>
        <w:r w:rsidRPr="00031204">
          <w:rPr>
            <w:rFonts w:ascii="Arial Bold" w:hAnsi="Arial Bold"/>
          </w:rPr>
          <w:t>:</w:t>
        </w:r>
      </w:ins>
      <w:del w:id="592" w:author="user_skill40_mac31 DUPUIS" w:date="2013-07-01T10:28:00Z">
        <w:r w:rsidR="00405E48" w:rsidRPr="00031204" w:rsidDel="001D1A33">
          <w:rPr>
            <w:rFonts w:ascii="Arial Bold" w:hAnsi="Arial Bold"/>
          </w:rPr>
          <w:delText>Back Cover must include:</w:delText>
        </w:r>
      </w:del>
    </w:p>
    <w:p w14:paraId="1C83345F" w14:textId="03E2744A" w:rsidR="001D1A33" w:rsidRDefault="001D1A33" w:rsidP="00FE45E1">
      <w:pPr>
        <w:numPr>
          <w:ilvl w:val="0"/>
          <w:numId w:val="6"/>
        </w:numPr>
        <w:rPr>
          <w:ins w:id="593" w:author="user_skill40_mac31 DUPUIS" w:date="2013-07-01T10:28:00Z"/>
        </w:rPr>
      </w:pPr>
      <w:ins w:id="594" w:author="user_skill40_mac31 DUPUIS" w:date="2013-07-01T10:28:00Z">
        <w:r>
          <w:t xml:space="preserve">Le logo à 35 </w:t>
        </w:r>
        <w:r w:rsidRPr="00031204">
          <w:t xml:space="preserve">mm </w:t>
        </w:r>
        <w:r>
          <w:t>de large</w:t>
        </w:r>
        <w:r w:rsidRPr="00031204" w:rsidDel="001D1A33">
          <w:t xml:space="preserve"> </w:t>
        </w:r>
        <w:r>
          <w:t>exactement</w:t>
        </w:r>
      </w:ins>
    </w:p>
    <w:p w14:paraId="2EE7C619" w14:textId="707CEECF" w:rsidR="00405E48" w:rsidRPr="00031204" w:rsidDel="001D1A33" w:rsidRDefault="00405E48" w:rsidP="00FE45E1">
      <w:pPr>
        <w:numPr>
          <w:ilvl w:val="0"/>
          <w:numId w:val="6"/>
        </w:numPr>
        <w:rPr>
          <w:del w:id="595" w:author="user_skill40_mac31 DUPUIS" w:date="2013-07-01T10:28:00Z"/>
        </w:rPr>
      </w:pPr>
      <w:del w:id="596" w:author="user_skill40_mac31 DUPUIS" w:date="2013-07-01T10:28:00Z">
        <w:r w:rsidRPr="00031204" w:rsidDel="001D1A33">
          <w:delText>The logo</w:delText>
        </w:r>
        <w:r w:rsidR="00F04802" w:rsidRPr="00031204" w:rsidDel="001D1A33">
          <w:delText xml:space="preserve"> at exactly </w:delText>
        </w:r>
      </w:del>
      <w:ins w:id="597" w:author="Arnold Sandjaja" w:date="2013-05-17T15:45:00Z">
        <w:del w:id="598" w:author="user_skill40_mac31 DUPUIS" w:date="2013-07-01T10:28:00Z">
          <w:r w:rsidR="00304DDA" w:rsidDel="001D1A33">
            <w:delText>3</w:delText>
          </w:r>
        </w:del>
      </w:ins>
      <w:del w:id="599" w:author="user_skill40_mac31 DUPUIS" w:date="2013-07-01T10:28:00Z">
        <w:r w:rsidR="00F04802" w:rsidRPr="00031204" w:rsidDel="001D1A33">
          <w:delText>25mm wide</w:delText>
        </w:r>
      </w:del>
    </w:p>
    <w:p w14:paraId="150476A2" w14:textId="77777777" w:rsidR="001D1A33" w:rsidRDefault="001D1A33" w:rsidP="00FE45E1">
      <w:pPr>
        <w:numPr>
          <w:ilvl w:val="0"/>
          <w:numId w:val="6"/>
        </w:numPr>
        <w:rPr>
          <w:ins w:id="600" w:author="user_skill40_mac31 DUPUIS" w:date="2013-07-01T10:29:00Z"/>
        </w:rPr>
      </w:pPr>
      <w:ins w:id="601" w:author="user_skill40_mac31 DUPUIS" w:date="2013-07-01T10:29:00Z">
        <w:r>
          <w:t>Le texte de la couverture arrière</w:t>
        </w:r>
        <w:r w:rsidRPr="00031204" w:rsidDel="001D1A33">
          <w:t xml:space="preserve"> </w:t>
        </w:r>
      </w:ins>
    </w:p>
    <w:p w14:paraId="0CA7771D" w14:textId="6747EA4F" w:rsidR="00405E48" w:rsidRPr="00031204" w:rsidDel="001D1A33" w:rsidRDefault="00405E48" w:rsidP="00FE45E1">
      <w:pPr>
        <w:numPr>
          <w:ilvl w:val="0"/>
          <w:numId w:val="6"/>
        </w:numPr>
        <w:rPr>
          <w:del w:id="602" w:author="user_skill40_mac31 DUPUIS" w:date="2013-07-01T10:29:00Z"/>
        </w:rPr>
      </w:pPr>
      <w:del w:id="603" w:author="user_skill40_mac31 DUPUIS" w:date="2013-07-01T10:29:00Z">
        <w:r w:rsidRPr="00031204" w:rsidDel="001D1A33">
          <w:delText>Text for back cover</w:delText>
        </w:r>
      </w:del>
    </w:p>
    <w:p w14:paraId="0F9158B2" w14:textId="254F9FD6" w:rsidR="00405E48" w:rsidRPr="00031204" w:rsidRDefault="001D1A33" w:rsidP="00FE45E1">
      <w:pPr>
        <w:numPr>
          <w:ilvl w:val="0"/>
          <w:numId w:val="6"/>
        </w:numPr>
      </w:pPr>
      <w:ins w:id="604" w:author="user_skill40_mac31 DUPUIS" w:date="2013-07-01T10:29:00Z">
        <w:r>
          <w:rPr>
            <w:rStyle w:val="hps"/>
            <w:lang w:val="fr-FR"/>
          </w:rPr>
          <w:t>Tout autre</w:t>
        </w:r>
        <w:r>
          <w:rPr>
            <w:lang w:val="fr-FR"/>
          </w:rPr>
          <w:t xml:space="preserve"> </w:t>
        </w:r>
        <w:r>
          <w:rPr>
            <w:rStyle w:val="hps"/>
            <w:lang w:val="fr-FR"/>
          </w:rPr>
          <w:t>illustration que vous</w:t>
        </w:r>
        <w:r>
          <w:rPr>
            <w:lang w:val="fr-FR"/>
          </w:rPr>
          <w:t xml:space="preserve"> le </w:t>
        </w:r>
        <w:r>
          <w:rPr>
            <w:rStyle w:val="hps"/>
            <w:lang w:val="fr-FR"/>
          </w:rPr>
          <w:t>jugez nécessaire</w:t>
        </w:r>
      </w:ins>
      <w:del w:id="605" w:author="user_skill40_mac31 DUPUIS" w:date="2013-07-01T10:29:00Z">
        <w:r w:rsidR="00405E48" w:rsidRPr="00031204" w:rsidDel="001D1A33">
          <w:delText>Any other artwork you deem necessary</w:delText>
        </w:r>
      </w:del>
    </w:p>
    <w:p w14:paraId="5604713D" w14:textId="77777777" w:rsidR="00405E48" w:rsidRPr="00031204" w:rsidRDefault="00405E48"/>
    <w:p w14:paraId="0379236E" w14:textId="168FA69D" w:rsidR="00405E48" w:rsidRPr="00031204" w:rsidRDefault="00405E48">
      <w:pPr>
        <w:rPr>
          <w:rFonts w:ascii="Arial Bold" w:hAnsi="Arial Bold"/>
        </w:rPr>
      </w:pPr>
      <w:del w:id="606" w:author="user_skill40_mac31 DUPUIS" w:date="2013-07-01T10:29:00Z">
        <w:r w:rsidRPr="00031204" w:rsidDel="0047390E">
          <w:rPr>
            <w:rFonts w:ascii="Arial Bold" w:hAnsi="Arial Bold"/>
          </w:rPr>
          <w:lastRenderedPageBreak/>
          <w:delText xml:space="preserve">Spine </w:delText>
        </w:r>
      </w:del>
      <w:ins w:id="607" w:author="user_skill40_mac31 DUPUIS" w:date="2013-07-01T10:29:00Z">
        <w:r w:rsidR="0047390E">
          <w:rPr>
            <w:rFonts w:ascii="Arial Bold" w:hAnsi="Arial Bold"/>
          </w:rPr>
          <w:t xml:space="preserve">L’épine </w:t>
        </w:r>
      </w:ins>
      <w:ins w:id="608" w:author="user_skill40_mac31 DUPUIS" w:date="2013-07-01T10:30:00Z">
        <w:r w:rsidR="0047390E">
          <w:rPr>
            <w:rFonts w:ascii="Arial Bold" w:hAnsi="Arial Bold"/>
          </w:rPr>
          <w:t xml:space="preserve">ou le dos </w:t>
        </w:r>
      </w:ins>
      <w:ins w:id="609" w:author="user_skill40_mac31 DUPUIS" w:date="2013-07-01T10:29:00Z">
        <w:r w:rsidR="0047390E">
          <w:rPr>
            <w:rFonts w:ascii="Arial Bold" w:hAnsi="Arial Bold"/>
          </w:rPr>
          <w:t>doit comprendre:</w:t>
        </w:r>
      </w:ins>
      <w:del w:id="610" w:author="user_skill40_mac31 DUPUIS" w:date="2013-07-01T10:29:00Z">
        <w:r w:rsidRPr="00031204" w:rsidDel="0047390E">
          <w:rPr>
            <w:rFonts w:ascii="Arial Bold" w:hAnsi="Arial Bold"/>
          </w:rPr>
          <w:delText>must include:</w:delText>
        </w:r>
      </w:del>
    </w:p>
    <w:p w14:paraId="6FCE3BD1" w14:textId="5E0A07EF" w:rsidR="0047390E" w:rsidRPr="00031204" w:rsidRDefault="0047390E" w:rsidP="0047390E">
      <w:pPr>
        <w:numPr>
          <w:ilvl w:val="0"/>
          <w:numId w:val="7"/>
        </w:numPr>
        <w:rPr>
          <w:ins w:id="611" w:author="user_skill40_mac31 DUPUIS" w:date="2013-07-01T10:30:00Z"/>
        </w:rPr>
      </w:pPr>
      <w:ins w:id="612" w:author="user_skill40_mac31 DUPUIS" w:date="2013-07-01T10:30:00Z">
        <w:r>
          <w:t>Le texte de l’épine ou du dos</w:t>
        </w:r>
      </w:ins>
    </w:p>
    <w:p w14:paraId="5950E683" w14:textId="130CDEDB" w:rsidR="00405E48" w:rsidRPr="00031204" w:rsidDel="0047390E" w:rsidRDefault="00405E48" w:rsidP="00FE45E1">
      <w:pPr>
        <w:numPr>
          <w:ilvl w:val="0"/>
          <w:numId w:val="7"/>
        </w:numPr>
        <w:rPr>
          <w:del w:id="613" w:author="user_skill40_mac31 DUPUIS" w:date="2013-07-01T10:30:00Z"/>
        </w:rPr>
      </w:pPr>
      <w:del w:id="614" w:author="user_skill40_mac31 DUPUIS" w:date="2013-07-01T10:30:00Z">
        <w:r w:rsidRPr="00031204" w:rsidDel="0047390E">
          <w:delText>Text for spine</w:delText>
        </w:r>
      </w:del>
    </w:p>
    <w:p w14:paraId="0FA8083C" w14:textId="77777777" w:rsidR="00F04802" w:rsidRPr="00031204" w:rsidRDefault="00F04802"/>
    <w:p w14:paraId="592550BB" w14:textId="77777777" w:rsidR="0047390E" w:rsidRPr="00031204" w:rsidRDefault="00FE45E1" w:rsidP="0047390E">
      <w:pPr>
        <w:rPr>
          <w:ins w:id="615" w:author="user_skill40_mac31 DUPUIS" w:date="2013-07-01T10:30:00Z"/>
          <w:rFonts w:ascii="Arial Bold" w:hAnsi="Arial Bold"/>
        </w:rPr>
      </w:pPr>
      <w:del w:id="616" w:author="user_skill40_mac31 DUPUIS" w:date="2013-07-01T10:30:00Z">
        <w:r w:rsidRPr="00031204" w:rsidDel="0047390E">
          <w:rPr>
            <w:rFonts w:cs="Arial"/>
            <w:b/>
          </w:rPr>
          <w:delText xml:space="preserve">Inside </w:delText>
        </w:r>
      </w:del>
      <w:ins w:id="617" w:author="user_skill40_mac31 DUPUIS" w:date="2013-07-01T10:30:00Z">
        <w:r w:rsidR="0047390E">
          <w:rPr>
            <w:rFonts w:cs="Arial"/>
            <w:b/>
          </w:rPr>
          <w:t>Les pages intérieures doivent comprendre</w:t>
        </w:r>
        <w:r w:rsidR="0047390E" w:rsidRPr="00031204">
          <w:rPr>
            <w:rFonts w:ascii="Arial Bold" w:hAnsi="Arial Bold"/>
          </w:rPr>
          <w:t>:</w:t>
        </w:r>
      </w:ins>
    </w:p>
    <w:p w14:paraId="3C5094B4" w14:textId="61035D76" w:rsidR="00FE45E1" w:rsidRPr="00031204" w:rsidDel="0047390E" w:rsidRDefault="00FE45E1" w:rsidP="00FE45E1">
      <w:pPr>
        <w:rPr>
          <w:del w:id="618" w:author="user_skill40_mac31 DUPUIS" w:date="2013-07-01T10:30:00Z"/>
          <w:rFonts w:ascii="Arial Bold" w:hAnsi="Arial Bold"/>
        </w:rPr>
      </w:pPr>
      <w:del w:id="619" w:author="user_skill40_mac31 DUPUIS" w:date="2013-07-01T10:30:00Z">
        <w:r w:rsidRPr="00031204" w:rsidDel="0047390E">
          <w:rPr>
            <w:rFonts w:cs="Arial"/>
            <w:b/>
          </w:rPr>
          <w:delText>pages of the magazine</w:delText>
        </w:r>
        <w:r w:rsidRPr="00031204" w:rsidDel="0047390E">
          <w:rPr>
            <w:rFonts w:ascii="Arial Bold" w:hAnsi="Arial Bold"/>
          </w:rPr>
          <w:delText xml:space="preserve"> must include:</w:delText>
        </w:r>
      </w:del>
    </w:p>
    <w:p w14:paraId="7A658BFD" w14:textId="77777777" w:rsidR="00FE45E1" w:rsidRPr="00031204" w:rsidRDefault="00FE45E1"/>
    <w:p w14:paraId="24B85782" w14:textId="7D651E86" w:rsidR="004822CD" w:rsidRDefault="004822CD">
      <w:pPr>
        <w:numPr>
          <w:ilvl w:val="0"/>
          <w:numId w:val="6"/>
        </w:numPr>
        <w:rPr>
          <w:ins w:id="620" w:author="Michel Bulon" w:date="2013-06-21T12:55:00Z"/>
        </w:rPr>
        <w:pPrChange w:id="621" w:author="Michel Bulon" w:date="2013-06-21T13:01:00Z">
          <w:pPr>
            <w:numPr>
              <w:numId w:val="7"/>
            </w:numPr>
            <w:ind w:left="360" w:hanging="360"/>
          </w:pPr>
        </w:pPrChange>
      </w:pPr>
      <w:ins w:id="622" w:author="Michel Bulon" w:date="2013-06-21T12:55:00Z">
        <w:r>
          <w:t xml:space="preserve">Page 3: </w:t>
        </w:r>
      </w:ins>
      <w:ins w:id="623" w:author="user_skill40_mac31 DUPUIS" w:date="2013-07-01T10:31:00Z">
        <w:r w:rsidR="005C086E">
          <w:rPr>
            <w:rStyle w:val="hps"/>
            <w:lang w:val="fr-FR"/>
          </w:rPr>
          <w:t>une page</w:t>
        </w:r>
        <w:r w:rsidR="005C086E">
          <w:rPr>
            <w:lang w:val="fr-FR"/>
          </w:rPr>
          <w:t xml:space="preserve"> affichant </w:t>
        </w:r>
        <w:r w:rsidR="005C086E">
          <w:rPr>
            <w:rStyle w:val="hps"/>
            <w:lang w:val="fr-FR"/>
          </w:rPr>
          <w:t>un éditorial</w:t>
        </w:r>
        <w:r w:rsidR="005C086E">
          <w:rPr>
            <w:lang w:val="fr-FR"/>
          </w:rPr>
          <w:t xml:space="preserve"> </w:t>
        </w:r>
        <w:r w:rsidR="005C086E">
          <w:rPr>
            <w:rStyle w:val="hps"/>
            <w:lang w:val="fr-FR"/>
          </w:rPr>
          <w:t>avec</w:t>
        </w:r>
        <w:r w:rsidR="005C086E">
          <w:rPr>
            <w:lang w:val="fr-FR"/>
          </w:rPr>
          <w:t xml:space="preserve"> </w:t>
        </w:r>
        <w:r w:rsidR="005C086E">
          <w:rPr>
            <w:rStyle w:val="hps"/>
            <w:lang w:val="fr-FR"/>
          </w:rPr>
          <w:t>titre, textes</w:t>
        </w:r>
        <w:r w:rsidR="005C086E">
          <w:rPr>
            <w:lang w:val="fr-FR"/>
          </w:rPr>
          <w:t xml:space="preserve"> et légende </w:t>
        </w:r>
        <w:r w:rsidR="005C086E">
          <w:rPr>
            <w:rStyle w:val="hps"/>
            <w:lang w:val="fr-FR"/>
          </w:rPr>
          <w:t>(</w:t>
        </w:r>
        <w:r w:rsidR="005C086E">
          <w:rPr>
            <w:lang w:val="fr-FR"/>
          </w:rPr>
          <w:t xml:space="preserve">au moins </w:t>
        </w:r>
        <w:r w:rsidR="005C086E">
          <w:rPr>
            <w:rStyle w:val="hps"/>
            <w:lang w:val="fr-FR"/>
          </w:rPr>
          <w:t>1 image</w:t>
        </w:r>
        <w:r w:rsidR="005C086E">
          <w:rPr>
            <w:lang w:val="fr-FR"/>
          </w:rPr>
          <w:t xml:space="preserve"> </w:t>
        </w:r>
        <w:r w:rsidR="005C086E">
          <w:rPr>
            <w:rStyle w:val="hps"/>
            <w:lang w:val="fr-FR"/>
          </w:rPr>
          <w:t>ou toute autre</w:t>
        </w:r>
        <w:r w:rsidR="005C086E">
          <w:rPr>
            <w:lang w:val="fr-FR"/>
          </w:rPr>
          <w:t xml:space="preserve"> </w:t>
        </w:r>
        <w:r w:rsidR="005C086E">
          <w:rPr>
            <w:rStyle w:val="hps"/>
            <w:lang w:val="fr-FR"/>
          </w:rPr>
          <w:t>illustration que vous</w:t>
        </w:r>
        <w:r w:rsidR="005C086E">
          <w:rPr>
            <w:lang w:val="fr-FR"/>
          </w:rPr>
          <w:t xml:space="preserve"> </w:t>
        </w:r>
        <w:r w:rsidR="005C086E">
          <w:rPr>
            <w:rStyle w:val="hps"/>
            <w:lang w:val="fr-FR"/>
          </w:rPr>
          <w:t>le jugez nécessaire</w:t>
        </w:r>
        <w:r w:rsidR="005C086E">
          <w:rPr>
            <w:lang w:val="fr-FR"/>
          </w:rPr>
          <w:t>)</w:t>
        </w:r>
      </w:ins>
      <w:ins w:id="624" w:author="Michel Bulon" w:date="2013-06-21T12:55:00Z">
        <w:del w:id="625" w:author="user_skill40_mac31 DUPUIS" w:date="2013-07-01T10:31:00Z">
          <w:r w:rsidDel="005C086E">
            <w:delText>Single page must display</w:delText>
          </w:r>
        </w:del>
      </w:ins>
      <w:ins w:id="626" w:author="Michel Bulon" w:date="2013-06-21T12:57:00Z">
        <w:del w:id="627" w:author="user_skill40_mac31 DUPUIS" w:date="2013-07-01T10:31:00Z">
          <w:r w:rsidDel="005C086E">
            <w:delText xml:space="preserve"> an editorial</w:delText>
          </w:r>
          <w:r w:rsidRPr="00031204" w:rsidDel="005C086E">
            <w:delText xml:space="preserve"> with titles, </w:delText>
          </w:r>
          <w:r w:rsidDel="005C086E">
            <w:delText>subtitles</w:delText>
          </w:r>
          <w:r w:rsidRPr="00031204" w:rsidDel="005C086E">
            <w:delText xml:space="preserve"> and texts</w:delText>
          </w:r>
        </w:del>
      </w:ins>
      <w:ins w:id="628" w:author="Arnold Sandjaja" w:date="2013-06-29T12:13:00Z">
        <w:del w:id="629" w:author="user_skill40_mac31 DUPUIS" w:date="2013-07-01T10:31:00Z">
          <w:r w:rsidR="00BB2C31" w:rsidDel="005C086E">
            <w:delText>, and caption</w:delText>
          </w:r>
        </w:del>
      </w:ins>
      <w:ins w:id="630" w:author="Michel Bulon" w:date="2013-06-21T12:58:00Z">
        <w:del w:id="631" w:author="user_skill40_mac31 DUPUIS" w:date="2013-07-01T10:31:00Z">
          <w:r w:rsidDel="005C086E">
            <w:delText xml:space="preserve"> (at least </w:delText>
          </w:r>
        </w:del>
      </w:ins>
      <w:ins w:id="632" w:author="Michel Bulon" w:date="2013-06-21T12:59:00Z">
        <w:del w:id="633" w:author="user_skill40_mac31 DUPUIS" w:date="2013-07-01T10:31:00Z">
          <w:r w:rsidDel="005C086E">
            <w:delText xml:space="preserve">1 </w:delText>
          </w:r>
        </w:del>
      </w:ins>
      <w:ins w:id="634" w:author="Michel Bulon" w:date="2013-06-21T12:58:00Z">
        <w:del w:id="635" w:author="user_skill40_mac31 DUPUIS" w:date="2013-07-01T10:31:00Z">
          <w:r w:rsidDel="005C086E">
            <w:delText>image</w:delText>
          </w:r>
        </w:del>
      </w:ins>
      <w:ins w:id="636" w:author="Michel Bulon" w:date="2013-06-21T13:01:00Z">
        <w:del w:id="637" w:author="user_skill40_mac31 DUPUIS" w:date="2013-07-01T10:31:00Z">
          <w:r w:rsidDel="005C086E">
            <w:delText xml:space="preserve"> or</w:delText>
          </w:r>
        </w:del>
      </w:ins>
      <w:ins w:id="638" w:author="Arnold Sandjaja" w:date="2013-06-30T09:11:00Z">
        <w:del w:id="639" w:author="user_skill40_mac31 DUPUIS" w:date="2013-07-01T10:31:00Z">
          <w:r w:rsidR="00095082" w:rsidDel="005C086E">
            <w:delText>and</w:delText>
          </w:r>
        </w:del>
      </w:ins>
      <w:ins w:id="640" w:author="Michel Bulon" w:date="2013-06-21T13:01:00Z">
        <w:del w:id="641" w:author="user_skill40_mac31 DUPUIS" w:date="2013-07-01T10:31:00Z">
          <w:r w:rsidDel="005C086E">
            <w:delText xml:space="preserve"> a</w:delText>
          </w:r>
          <w:r w:rsidRPr="00031204" w:rsidDel="005C086E">
            <w:delText>ny other artwork you deem</w:delText>
          </w:r>
        </w:del>
      </w:ins>
      <w:ins w:id="642" w:author="Arnold Sandjaja" w:date="2013-06-30T09:12:00Z">
        <w:del w:id="643" w:author="user_skill40_mac31 DUPUIS" w:date="2013-07-01T10:31:00Z">
          <w:r w:rsidR="00095082" w:rsidDel="005C086E">
            <w:delText>consider</w:delText>
          </w:r>
        </w:del>
      </w:ins>
      <w:ins w:id="644" w:author="Michel Bulon" w:date="2013-06-21T13:01:00Z">
        <w:del w:id="645" w:author="user_skill40_mac31 DUPUIS" w:date="2013-07-01T10:31:00Z">
          <w:r w:rsidRPr="00031204" w:rsidDel="005C086E">
            <w:delText xml:space="preserve"> neces</w:delText>
          </w:r>
          <w:r w:rsidR="00B35185" w:rsidDel="005C086E">
            <w:delText>sary</w:delText>
          </w:r>
        </w:del>
      </w:ins>
      <w:ins w:id="646" w:author="Michel Bulon" w:date="2013-06-21T12:58:00Z">
        <w:del w:id="647" w:author="user_skill40_mac31 DUPUIS" w:date="2013-07-01T10:31:00Z">
          <w:r w:rsidDel="005C086E">
            <w:delText>)</w:delText>
          </w:r>
        </w:del>
      </w:ins>
      <w:ins w:id="648" w:author="Michel Bulon" w:date="2013-06-21T12:55:00Z">
        <w:del w:id="649" w:author="user_skill40_mac31 DUPUIS" w:date="2013-07-01T10:31:00Z">
          <w:r w:rsidDel="005C086E">
            <w:delText xml:space="preserve"> </w:delText>
          </w:r>
        </w:del>
      </w:ins>
    </w:p>
    <w:p w14:paraId="4F01CD99" w14:textId="66644AC1" w:rsidR="008A0C62" w:rsidRPr="00031204" w:rsidRDefault="00D86560" w:rsidP="00FE45E1">
      <w:pPr>
        <w:numPr>
          <w:ilvl w:val="0"/>
          <w:numId w:val="7"/>
        </w:numPr>
      </w:pPr>
      <w:ins w:id="650" w:author="Michel Bulon" w:date="2013-06-12T22:00:00Z">
        <w:r>
          <w:t xml:space="preserve">Page 8-9: </w:t>
        </w:r>
      </w:ins>
      <w:ins w:id="651" w:author="user_skill40_mac31 DUPUIS" w:date="2013-07-01T10:32:00Z">
        <w:r w:rsidR="005C086E">
          <w:t>une planche affichant</w:t>
        </w:r>
        <w:r w:rsidR="005C086E" w:rsidRPr="00031204">
          <w:t xml:space="preserve"> </w:t>
        </w:r>
        <w:r w:rsidR="005C086E">
          <w:t>l’article principal de la couverture</w:t>
        </w:r>
        <w:r w:rsidR="005C086E" w:rsidRPr="00031204">
          <w:t xml:space="preserve"> </w:t>
        </w:r>
        <w:r w:rsidR="005C086E">
          <w:t>et quelques images de celle-ci</w:t>
        </w:r>
        <w:r w:rsidR="005C086E" w:rsidRPr="00031204">
          <w:t xml:space="preserve"> (</w:t>
        </w:r>
        <w:r w:rsidR="005C086E">
          <w:t>au moins deux images</w:t>
        </w:r>
        <w:r w:rsidR="005C086E" w:rsidRPr="00031204">
          <w:t xml:space="preserve">) </w:t>
        </w:r>
        <w:r w:rsidR="005C086E">
          <w:t>avec titre, textes, légendes, citations, un tableau et un graphique</w:t>
        </w:r>
        <w:r w:rsidR="005C086E" w:rsidRPr="00031204" w:rsidDel="005C086E">
          <w:t xml:space="preserve"> </w:t>
        </w:r>
      </w:ins>
      <w:del w:id="652" w:author="user_skill40_mac31 DUPUIS" w:date="2013-07-01T10:32:00Z">
        <w:r w:rsidR="008A0C62" w:rsidRPr="00031204" w:rsidDel="005C086E">
          <w:delText>One</w:delText>
        </w:r>
        <w:r w:rsidR="005E58A2" w:rsidRPr="00031204" w:rsidDel="005C086E">
          <w:delText xml:space="preserve"> spreads must display the </w:delText>
        </w:r>
        <w:r w:rsidR="00A43AEA" w:rsidRPr="00031204" w:rsidDel="005C086E">
          <w:delText>cover story</w:delText>
        </w:r>
        <w:r w:rsidR="005E58A2" w:rsidRPr="00031204" w:rsidDel="005C086E">
          <w:delText xml:space="preserve"> and </w:delText>
        </w:r>
        <w:r w:rsidR="00405E48" w:rsidRPr="00031204" w:rsidDel="005C086E">
          <w:delText xml:space="preserve">some </w:delText>
        </w:r>
        <w:r w:rsidR="005E58A2" w:rsidRPr="00031204" w:rsidDel="005C086E">
          <w:delText>images</w:delText>
        </w:r>
        <w:r w:rsidR="00405E48" w:rsidRPr="00031204" w:rsidDel="005C086E">
          <w:delText xml:space="preserve"> of </w:delText>
        </w:r>
      </w:del>
      <w:ins w:id="653" w:author="Arnold Sandjaja" w:date="2013-06-30T09:13:00Z">
        <w:del w:id="654" w:author="user_skill40_mac31 DUPUIS" w:date="2013-07-01T10:32:00Z">
          <w:r w:rsidR="00026B5D" w:rsidDel="005C086E">
            <w:delText xml:space="preserve">the </w:delText>
          </w:r>
        </w:del>
      </w:ins>
      <w:del w:id="655" w:author="user_skill40_mac31 DUPUIS" w:date="2013-07-01T10:32:00Z">
        <w:r w:rsidR="00A43AEA" w:rsidRPr="00031204" w:rsidDel="005C086E">
          <w:delText>cover story</w:delText>
        </w:r>
        <w:r w:rsidR="005E58A2" w:rsidRPr="00031204" w:rsidDel="005C086E">
          <w:delText xml:space="preserve"> </w:delText>
        </w:r>
        <w:r w:rsidR="00405E48" w:rsidRPr="00031204" w:rsidDel="005C086E">
          <w:delText xml:space="preserve">(at least </w:delText>
        </w:r>
      </w:del>
      <w:ins w:id="656" w:author="Arnold Sandjaja" w:date="2013-06-29T12:12:00Z">
        <w:del w:id="657" w:author="user_skill40_mac31 DUPUIS" w:date="2013-07-01T10:32:00Z">
          <w:r w:rsidR="00BB2C31" w:rsidDel="005C086E">
            <w:delText>2</w:delText>
          </w:r>
        </w:del>
      </w:ins>
      <w:del w:id="658" w:author="user_skill40_mac31 DUPUIS" w:date="2013-07-01T10:32:00Z">
        <w:r w:rsidR="008D20F9" w:rsidRPr="00031204" w:rsidDel="005C086E">
          <w:delText>3</w:delText>
        </w:r>
        <w:r w:rsidR="00405E48" w:rsidRPr="00031204" w:rsidDel="005C086E">
          <w:delText xml:space="preserve"> images for each spread) with the </w:delText>
        </w:r>
      </w:del>
      <w:ins w:id="659" w:author="Michel Bulon" w:date="2013-05-14T20:45:00Z">
        <w:del w:id="660" w:author="user_skill40_mac31 DUPUIS" w:date="2013-07-01T10:32:00Z">
          <w:r w:rsidR="00463E5C" w:rsidRPr="00031204" w:rsidDel="005C086E">
            <w:delText>title</w:delText>
          </w:r>
        </w:del>
      </w:ins>
      <w:ins w:id="661" w:author="Michel Bulon" w:date="2013-05-14T21:05:00Z">
        <w:del w:id="662" w:author="user_skill40_mac31 DUPUIS" w:date="2013-07-01T10:32:00Z">
          <w:r w:rsidR="00932107" w:rsidRPr="00031204" w:rsidDel="005C086E">
            <w:delText>s</w:delText>
          </w:r>
        </w:del>
      </w:ins>
      <w:ins w:id="663" w:author="Michel Bulon" w:date="2013-05-14T20:45:00Z">
        <w:del w:id="664" w:author="user_skill40_mac31 DUPUIS" w:date="2013-07-01T10:32:00Z">
          <w:r w:rsidR="00463E5C" w:rsidRPr="00031204" w:rsidDel="005C086E">
            <w:delText>, subtitle</w:delText>
          </w:r>
        </w:del>
      </w:ins>
      <w:ins w:id="665" w:author="Michel Bulon" w:date="2013-05-14T21:05:00Z">
        <w:del w:id="666" w:author="user_skill40_mac31 DUPUIS" w:date="2013-07-01T10:32:00Z">
          <w:r w:rsidR="00932107" w:rsidRPr="00031204" w:rsidDel="005C086E">
            <w:delText>s</w:delText>
          </w:r>
        </w:del>
      </w:ins>
      <w:ins w:id="667" w:author="Michel Bulon" w:date="2013-05-14T20:45:00Z">
        <w:del w:id="668" w:author="user_skill40_mac31 DUPUIS" w:date="2013-07-01T10:32:00Z">
          <w:r w:rsidR="00463E5C" w:rsidRPr="00031204" w:rsidDel="005C086E">
            <w:delText xml:space="preserve">, </w:delText>
          </w:r>
        </w:del>
      </w:ins>
      <w:ins w:id="669" w:author="Michel Bulon" w:date="2013-05-14T21:05:00Z">
        <w:del w:id="670" w:author="user_skill40_mac31 DUPUIS" w:date="2013-07-01T10:32:00Z">
          <w:r w:rsidR="00932107" w:rsidRPr="00031204" w:rsidDel="005C086E">
            <w:delText xml:space="preserve">texts, </w:delText>
          </w:r>
        </w:del>
      </w:ins>
      <w:del w:id="671" w:author="user_skill40_mac31 DUPUIS" w:date="2013-07-01T10:32:00Z">
        <w:r w:rsidR="00405E48" w:rsidRPr="00031204" w:rsidDel="005C086E">
          <w:delText>related captions</w:delText>
        </w:r>
        <w:r w:rsidR="00EF2300" w:rsidRPr="00031204" w:rsidDel="005C086E">
          <w:delText>, quotes</w:delText>
        </w:r>
      </w:del>
      <w:ins w:id="672" w:author="Michel Bulon" w:date="2013-05-14T20:45:00Z">
        <w:del w:id="673" w:author="user_skill40_mac31 DUPUIS" w:date="2013-07-01T10:32:00Z">
          <w:r w:rsidR="00932107" w:rsidRPr="00031204" w:rsidDel="005C086E">
            <w:delText>,</w:delText>
          </w:r>
        </w:del>
      </w:ins>
      <w:ins w:id="674" w:author="Arnold Sandjaja" w:date="2013-06-29T12:14:00Z">
        <w:del w:id="675" w:author="user_skill40_mac31 DUPUIS" w:date="2013-07-01T10:32:00Z">
          <w:r w:rsidR="00BB2C31" w:rsidDel="005C086E">
            <w:delText>1</w:delText>
          </w:r>
        </w:del>
      </w:ins>
      <w:ins w:id="676" w:author="Michel Bulon" w:date="2013-05-14T20:45:00Z">
        <w:del w:id="677" w:author="user_skill40_mac31 DUPUIS" w:date="2013-07-01T10:32:00Z">
          <w:r w:rsidR="00932107" w:rsidRPr="00031204" w:rsidDel="005C086E">
            <w:delText xml:space="preserve"> tables</w:delText>
          </w:r>
        </w:del>
      </w:ins>
      <w:del w:id="678" w:author="user_skill40_mac31 DUPUIS" w:date="2013-07-01T10:32:00Z">
        <w:r w:rsidR="008A0C62" w:rsidRPr="00031204" w:rsidDel="005C086E">
          <w:delText xml:space="preserve"> and </w:delText>
        </w:r>
      </w:del>
      <w:ins w:id="679" w:author="Arnold Sandjaja" w:date="2013-06-29T12:14:00Z">
        <w:del w:id="680" w:author="user_skill40_mac31 DUPUIS" w:date="2013-07-01T10:32:00Z">
          <w:r w:rsidR="00BB2C31" w:rsidDel="005C086E">
            <w:delText xml:space="preserve">1 </w:delText>
          </w:r>
        </w:del>
      </w:ins>
      <w:del w:id="681" w:author="user_skill40_mac31 DUPUIS" w:date="2013-07-01T10:32:00Z">
        <w:r w:rsidR="008A0C62" w:rsidRPr="00031204" w:rsidDel="005C086E">
          <w:delText>infographic</w:delText>
        </w:r>
      </w:del>
      <w:ins w:id="682" w:author="Michel Bulon" w:date="2013-05-14T21:06:00Z">
        <w:del w:id="683" w:author="Arnold Sandjaja" w:date="2013-06-29T12:14:00Z">
          <w:r w:rsidR="00932107" w:rsidRPr="00031204" w:rsidDel="00B323CC">
            <w:delText>s</w:delText>
          </w:r>
        </w:del>
      </w:ins>
      <w:del w:id="684"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7FA44AAF" w14:textId="77777777" w:rsidR="005C086E" w:rsidRDefault="00D86560">
      <w:pPr>
        <w:numPr>
          <w:ilvl w:val="0"/>
          <w:numId w:val="7"/>
        </w:numPr>
        <w:rPr>
          <w:ins w:id="685" w:author="user_skill40_mac31 DUPUIS" w:date="2013-07-01T10:33:00Z"/>
        </w:rPr>
        <w:pPrChange w:id="686" w:author="user_skill40_mac31 DUPUIS" w:date="2013-07-01T10:33:00Z">
          <w:pPr>
            <w:pStyle w:val="Heading3AA"/>
          </w:pPr>
        </w:pPrChange>
      </w:pPr>
      <w:ins w:id="687" w:author="Michel Bulon" w:date="2013-06-12T22:00:00Z">
        <w:r>
          <w:t xml:space="preserve">Page </w:t>
        </w:r>
        <w:del w:id="688" w:author="Arnold Sandjaja" w:date="2013-06-20T17:31:00Z">
          <w:r w:rsidDel="00F20F00">
            <w:delText>14-3</w:delText>
          </w:r>
        </w:del>
      </w:ins>
      <w:ins w:id="689" w:author="Arnold Sandjaja" w:date="2013-06-20T17:31:00Z">
        <w:r w:rsidR="00F20F00">
          <w:t>10-11</w:t>
        </w:r>
      </w:ins>
      <w:ins w:id="690" w:author="Michel Bulon" w:date="2013-06-12T22:00:00Z">
        <w:r>
          <w:t xml:space="preserve">: </w:t>
        </w:r>
      </w:ins>
      <w:ins w:id="691" w:author="user_skill40_mac31 DUPUIS" w:date="2013-07-01T10:33:00Z">
        <w:r w:rsidR="005C086E">
          <w:t>une planche affichant trois courts articles avec titres, textes et légendes (au moins une image pour chaque article).</w:t>
        </w:r>
      </w:ins>
      <w:del w:id="692" w:author="user_skill40_mac31 DUPUIS" w:date="2013-07-01T10:33:00Z">
        <w:r w:rsidR="005E58A2" w:rsidRPr="00031204" w:rsidDel="005C086E">
          <w:delText xml:space="preserve">One spread must display </w:delText>
        </w:r>
      </w:del>
      <w:ins w:id="693" w:author="Michel Bulon" w:date="2013-06-12T22:08:00Z">
        <w:del w:id="694" w:author="user_skill40_mac31 DUPUIS" w:date="2013-07-01T10:33:00Z">
          <w:r w:rsidR="00B63938" w:rsidDel="005C086E">
            <w:delText xml:space="preserve">(Page 14) </w:delText>
          </w:r>
        </w:del>
      </w:ins>
      <w:del w:id="695" w:author="user_skill40_mac31 DUPUIS" w:date="2013-07-01T10:33:00Z">
        <w:r w:rsidR="00E22F70" w:rsidRPr="00031204" w:rsidDel="005C086E">
          <w:delText>three short articles</w:delText>
        </w:r>
        <w:r w:rsidR="00F748E5" w:rsidRPr="00031204" w:rsidDel="005C086E">
          <w:delText xml:space="preserve"> </w:delText>
        </w:r>
      </w:del>
    </w:p>
    <w:p w14:paraId="05A57A6B" w14:textId="77777777" w:rsidR="005C086E" w:rsidRDefault="005C086E">
      <w:pPr>
        <w:rPr>
          <w:ins w:id="696" w:author="user_skill40_mac31 DUPUIS" w:date="2013-07-01T10:34:00Z"/>
        </w:rPr>
        <w:pPrChange w:id="697" w:author="user_skill40_mac31 DUPUIS" w:date="2013-07-01T10:33:00Z">
          <w:pPr>
            <w:pStyle w:val="Heading3AA"/>
          </w:pPr>
        </w:pPrChange>
      </w:pPr>
    </w:p>
    <w:p w14:paraId="13394957" w14:textId="5CD22A16" w:rsidR="00405E48" w:rsidRPr="005C086E" w:rsidDel="005C086E" w:rsidRDefault="00D22DC1">
      <w:pPr>
        <w:rPr>
          <w:del w:id="698" w:author="user_skill40_mac31 DUPUIS" w:date="2013-07-01T10:33:00Z"/>
          <w:b/>
          <w:rPrChange w:id="699" w:author="user_skill40_mac31 DUPUIS" w:date="2013-07-01T10:34:00Z">
            <w:rPr>
              <w:del w:id="700" w:author="user_skill40_mac31 DUPUIS" w:date="2013-07-01T10:33:00Z"/>
            </w:rPr>
          </w:rPrChange>
        </w:rPr>
        <w:pPrChange w:id="701" w:author="user_skill40_mac31 DUPUIS" w:date="2013-07-01T10:33:00Z">
          <w:pPr>
            <w:numPr>
              <w:numId w:val="7"/>
            </w:numPr>
            <w:ind w:left="360" w:hanging="360"/>
          </w:pPr>
        </w:pPrChange>
      </w:pPr>
      <w:ins w:id="702" w:author="Arnold Sandjaja" w:date="2013-06-29T12:15:00Z">
        <w:del w:id="703" w:author="user_skill40_mac31 DUPUIS" w:date="2013-07-01T10:33:00Z">
          <w:r w:rsidRPr="005C086E" w:rsidDel="005C086E">
            <w:rPr>
              <w:b/>
              <w:rPrChange w:id="704" w:author="user_skill40_mac31 DUPUIS" w:date="2013-07-01T10:34:00Z">
                <w:rPr/>
              </w:rPrChange>
            </w:rPr>
            <w:delText xml:space="preserve">with </w:delText>
          </w:r>
          <w:r w:rsidR="00026B5D" w:rsidRPr="005C086E" w:rsidDel="005C086E">
            <w:rPr>
              <w:b/>
              <w:rPrChange w:id="705" w:author="user_skill40_mac31 DUPUIS" w:date="2013-07-01T10:34:00Z">
                <w:rPr/>
              </w:rPrChange>
            </w:rPr>
            <w:delText xml:space="preserve">titles, </w:delText>
          </w:r>
          <w:r w:rsidRPr="005C086E" w:rsidDel="005C086E">
            <w:rPr>
              <w:b/>
              <w:rPrChange w:id="706" w:author="user_skill40_mac31 DUPUIS" w:date="2013-07-01T10:34:00Z">
                <w:rPr/>
              </w:rPrChange>
            </w:rPr>
            <w:delText>texts, and caption</w:delText>
          </w:r>
          <w:r w:rsidR="00F32866" w:rsidRPr="005C086E" w:rsidDel="005C086E">
            <w:rPr>
              <w:b/>
              <w:rPrChange w:id="707" w:author="user_skill40_mac31 DUPUIS" w:date="2013-07-01T10:34:00Z">
                <w:rPr/>
              </w:rPrChange>
            </w:rPr>
            <w:delText xml:space="preserve">s </w:delText>
          </w:r>
        </w:del>
      </w:ins>
      <w:del w:id="708" w:author="user_skill40_mac31 DUPUIS" w:date="2013-07-01T10:33:00Z">
        <w:r w:rsidR="00F748E5" w:rsidRPr="005C086E" w:rsidDel="005C086E">
          <w:rPr>
            <w:b/>
            <w:rPrChange w:id="709" w:author="user_skill40_mac31 DUPUIS" w:date="2013-07-01T10:34:00Z">
              <w:rPr/>
            </w:rPrChange>
          </w:rPr>
          <w:delText>(at least 1 image for each articles)</w:delText>
        </w:r>
      </w:del>
      <w:ins w:id="710" w:author="Michel Bulon" w:date="2013-06-12T22:02:00Z">
        <w:del w:id="711" w:author="user_skill40_mac31 DUPUIS" w:date="2013-07-01T10:33:00Z">
          <w:r w:rsidR="00D86560" w:rsidRPr="005C086E" w:rsidDel="005C086E">
            <w:rPr>
              <w:b/>
              <w:rPrChange w:id="712" w:author="user_skill40_mac31 DUPUIS" w:date="2013-07-01T10:34:00Z">
                <w:rPr/>
              </w:rPrChange>
            </w:rPr>
            <w:delText xml:space="preserve"> and </w:delText>
          </w:r>
        </w:del>
      </w:ins>
      <w:ins w:id="713" w:author="Michel Bulon" w:date="2013-06-12T22:08:00Z">
        <w:del w:id="714" w:author="user_skill40_mac31 DUPUIS" w:date="2013-07-01T10:33:00Z">
          <w:r w:rsidR="00B63938" w:rsidRPr="005C086E" w:rsidDel="005C086E">
            <w:rPr>
              <w:b/>
              <w:rPrChange w:id="715" w:author="user_skill40_mac31 DUPUIS" w:date="2013-07-01T10:34:00Z">
                <w:rPr/>
              </w:rPrChange>
            </w:rPr>
            <w:delText xml:space="preserve">(Page 3) </w:delText>
          </w:r>
        </w:del>
      </w:ins>
      <w:ins w:id="716" w:author="Michel Bulon" w:date="2013-06-12T22:07:00Z">
        <w:del w:id="717" w:author="user_skill40_mac31 DUPUIS" w:date="2013-07-01T10:33:00Z">
          <w:r w:rsidR="00B63938" w:rsidRPr="005C086E" w:rsidDel="005C086E">
            <w:rPr>
              <w:b/>
              <w:rPrChange w:id="718" w:author="user_skill40_mac31 DUPUIS" w:date="2013-07-01T10:34:00Z">
                <w:rPr/>
              </w:rPrChange>
            </w:rPr>
            <w:delText xml:space="preserve">an </w:delText>
          </w:r>
        </w:del>
      </w:ins>
      <w:ins w:id="719" w:author="Michel Bulon" w:date="2013-06-12T22:02:00Z">
        <w:del w:id="720" w:author="user_skill40_mac31 DUPUIS" w:date="2013-07-01T10:33:00Z">
          <w:r w:rsidR="00D86560" w:rsidRPr="005C086E" w:rsidDel="005C086E">
            <w:rPr>
              <w:b/>
              <w:rPrChange w:id="721" w:author="user_skill40_mac31 DUPUIS" w:date="2013-07-01T10:34:00Z">
                <w:rPr/>
              </w:rPrChange>
            </w:rPr>
            <w:delText>editorial</w:delText>
          </w:r>
        </w:del>
      </w:ins>
      <w:ins w:id="722" w:author="Michel Bulon" w:date="2013-05-14T21:06:00Z">
        <w:del w:id="723" w:author="user_skill40_mac31 DUPUIS" w:date="2013-07-01T10:33:00Z">
          <w:r w:rsidR="00932107" w:rsidRPr="005C086E" w:rsidDel="005C086E">
            <w:rPr>
              <w:b/>
              <w:rPrChange w:id="724" w:author="user_skill40_mac31 DUPUIS" w:date="2013-07-01T10:34:00Z">
                <w:rPr/>
              </w:rPrChange>
            </w:rPr>
            <w:delText xml:space="preserve"> with titles</w:delText>
          </w:r>
        </w:del>
      </w:ins>
      <w:ins w:id="725" w:author="Michel Bulon" w:date="2013-05-14T21:21:00Z">
        <w:del w:id="726" w:author="user_skill40_mac31 DUPUIS" w:date="2013-07-01T10:33:00Z">
          <w:r w:rsidR="00DD1677" w:rsidRPr="005C086E" w:rsidDel="005C086E">
            <w:rPr>
              <w:b/>
              <w:rPrChange w:id="727" w:author="user_skill40_mac31 DUPUIS" w:date="2013-07-01T10:34:00Z">
                <w:rPr/>
              </w:rPrChange>
            </w:rPr>
            <w:delText>, captions</w:delText>
          </w:r>
        </w:del>
      </w:ins>
      <w:ins w:id="728" w:author="Michel Bulon" w:date="2013-05-14T21:06:00Z">
        <w:del w:id="729" w:author="user_skill40_mac31 DUPUIS" w:date="2013-07-01T10:33:00Z">
          <w:r w:rsidR="00932107" w:rsidRPr="005C086E" w:rsidDel="005C086E">
            <w:rPr>
              <w:b/>
              <w:rPrChange w:id="730" w:author="user_skill40_mac31 DUPUIS" w:date="2013-07-01T10:34:00Z">
                <w:rPr/>
              </w:rPrChange>
            </w:rPr>
            <w:delText xml:space="preserve"> and texts</w:delText>
          </w:r>
        </w:del>
      </w:ins>
    </w:p>
    <w:p w14:paraId="17BF5185" w14:textId="08049BCC" w:rsidR="00405E48" w:rsidRPr="005C086E" w:rsidDel="005C086E" w:rsidRDefault="00405E48">
      <w:pPr>
        <w:rPr>
          <w:del w:id="731" w:author="user_skill40_mac31 DUPUIS" w:date="2013-07-01T10:33:00Z"/>
          <w:b/>
          <w:rPrChange w:id="732" w:author="user_skill40_mac31 DUPUIS" w:date="2013-07-01T10:34:00Z">
            <w:rPr>
              <w:del w:id="733" w:author="user_skill40_mac31 DUPUIS" w:date="2013-07-01T10:33:00Z"/>
            </w:rPr>
          </w:rPrChange>
        </w:rPr>
      </w:pPr>
    </w:p>
    <w:p w14:paraId="21A716A9" w14:textId="4039ACBB" w:rsidR="00405E48" w:rsidRPr="005C086E" w:rsidDel="005C086E" w:rsidRDefault="00D92D1F">
      <w:pPr>
        <w:rPr>
          <w:del w:id="734" w:author="user_skill40_mac31 DUPUIS" w:date="2013-07-01T10:33:00Z"/>
          <w:b/>
          <w:rPrChange w:id="735" w:author="user_skill40_mac31 DUPUIS" w:date="2013-07-01T10:34:00Z">
            <w:rPr>
              <w:del w:id="736" w:author="user_skill40_mac31 DUPUIS" w:date="2013-07-01T10:33:00Z"/>
            </w:rPr>
          </w:rPrChange>
        </w:rPr>
      </w:pPr>
      <w:ins w:id="737" w:author="Arnold Sandjaja" w:date="2013-05-17T15:16:00Z">
        <w:del w:id="738" w:author="user_skill40_mac31 DUPUIS" w:date="2013-07-01T10:33:00Z">
          <w:r w:rsidRPr="005C086E" w:rsidDel="005C086E">
            <w:rPr>
              <w:b/>
              <w:rPrChange w:id="739" w:author="user_skill40_mac31 DUPUIS" w:date="2013-07-01T10:34:00Z">
                <w:rPr/>
              </w:rPrChange>
            </w:rPr>
            <w:delText xml:space="preserve"> </w:delText>
          </w:r>
        </w:del>
      </w:ins>
    </w:p>
    <w:p w14:paraId="0C04B773" w14:textId="0B765E2C" w:rsidR="005C086E" w:rsidRPr="00031204" w:rsidRDefault="00405E48" w:rsidP="005C086E">
      <w:pPr>
        <w:pStyle w:val="Heading3AA"/>
        <w:rPr>
          <w:ins w:id="740" w:author="user_skill40_mac31 DUPUIS" w:date="2013-07-01T10:34:00Z"/>
        </w:rPr>
      </w:pPr>
      <w:del w:id="741" w:author="user_skill40_mac31 DUPUIS" w:date="2013-07-01T10:34:00Z">
        <w:r w:rsidRPr="005C086E" w:rsidDel="005C086E">
          <w:rPr>
            <w:b/>
            <w:rPrChange w:id="742" w:author="user_skill40_mac31 DUPUIS" w:date="2013-07-01T10:34:00Z">
              <w:rPr>
                <w:rFonts w:ascii="Arial" w:hAnsi="Arial"/>
                <w:szCs w:val="24"/>
              </w:rPr>
            </w:rPrChange>
          </w:rPr>
          <w:delText>Tec</w:delText>
        </w:r>
      </w:del>
      <w:ins w:id="743" w:author="user_skill40_mac31 DUPUIS" w:date="2013-07-01T10:34:00Z">
        <w:r w:rsidR="005C086E">
          <w:t>Spécifications techniques</w:t>
        </w:r>
      </w:ins>
    </w:p>
    <w:p w14:paraId="385607FB" w14:textId="08825BB4" w:rsidR="005C086E" w:rsidRPr="005C086E" w:rsidRDefault="00405E48">
      <w:pPr>
        <w:rPr>
          <w:b/>
          <w:rPrChange w:id="744" w:author="user_skill40_mac31 DUPUIS" w:date="2013-07-01T10:34:00Z">
            <w:rPr/>
          </w:rPrChange>
        </w:rPr>
        <w:pPrChange w:id="745" w:author="user_skill40_mac31 DUPUIS" w:date="2013-07-01T10:33:00Z">
          <w:pPr>
            <w:pStyle w:val="Heading3AA"/>
          </w:pPr>
        </w:pPrChange>
      </w:pPr>
      <w:del w:id="746" w:author="user_skill40_mac31 DUPUIS" w:date="2013-07-01T10:34:00Z">
        <w:r w:rsidRPr="005C086E" w:rsidDel="005C086E">
          <w:rPr>
            <w:b/>
            <w:rPrChange w:id="747" w:author="user_skill40_mac31 DUPUIS" w:date="2013-07-01T10:34:00Z">
              <w:rPr/>
            </w:rPrChange>
          </w:rPr>
          <w:delText>hnical specifications</w:delText>
        </w:r>
      </w:del>
    </w:p>
    <w:p w14:paraId="534177C8" w14:textId="104D44F9" w:rsidR="00405E48" w:rsidRPr="00031204" w:rsidRDefault="00A173EA" w:rsidP="00A173EA">
      <w:pPr>
        <w:ind w:left="3686" w:hanging="3686"/>
        <w:rPr>
          <w:rFonts w:cs="Arial"/>
        </w:rPr>
      </w:pPr>
      <w:r w:rsidRPr="00031204">
        <w:rPr>
          <w:rFonts w:cs="Arial"/>
        </w:rPr>
        <w:t>Dimensions</w:t>
      </w:r>
      <w:r w:rsidRPr="00031204">
        <w:rPr>
          <w:rFonts w:cs="Arial"/>
        </w:rPr>
        <w:tab/>
        <w:t xml:space="preserve">: </w:t>
      </w:r>
      <w:ins w:id="748" w:author="user_skill40_mac31 DUPUIS" w:date="2013-07-01T10:35:00Z">
        <w:r w:rsidR="005C086E">
          <w:rPr>
            <w:rFonts w:cs="Arial"/>
          </w:rPr>
          <w:t xml:space="preserve">une page maximum de </w:t>
        </w:r>
        <w:r w:rsidR="005C086E" w:rsidRPr="00031204">
          <w:rPr>
            <w:rFonts w:cs="Arial"/>
          </w:rPr>
          <w:t>190</w:t>
        </w:r>
        <w:r w:rsidR="005C086E">
          <w:rPr>
            <w:rFonts w:cs="Arial"/>
          </w:rPr>
          <w:t xml:space="preserve"> </w:t>
        </w:r>
        <w:r w:rsidR="005C086E" w:rsidRPr="00031204">
          <w:rPr>
            <w:rFonts w:cs="Arial"/>
          </w:rPr>
          <w:t>mm x 270</w:t>
        </w:r>
        <w:r w:rsidR="005C086E">
          <w:rPr>
            <w:rFonts w:cs="Arial"/>
          </w:rPr>
          <w:t xml:space="preserve"> </w:t>
        </w:r>
        <w:r w:rsidR="005C086E" w:rsidRPr="00031204">
          <w:rPr>
            <w:rFonts w:cs="Arial"/>
          </w:rPr>
          <w:t>mm (portrait)</w:t>
        </w:r>
        <w:r w:rsidR="005C086E">
          <w:rPr>
            <w:rFonts w:cs="Arial"/>
          </w:rPr>
          <w:t>,</w:t>
        </w:r>
        <w:r w:rsidR="005C086E" w:rsidRPr="00031204">
          <w:rPr>
            <w:rFonts w:cs="Arial"/>
          </w:rPr>
          <w:t xml:space="preserve"> </w:t>
        </w:r>
        <w:r w:rsidR="005C086E">
          <w:rPr>
            <w:rFonts w:cs="Arial"/>
          </w:rPr>
          <w:t>dos collé (</w:t>
        </w:r>
        <w:r w:rsidR="005C086E" w:rsidRPr="00031204">
          <w:rPr>
            <w:rFonts w:cs="Arial"/>
          </w:rPr>
          <w:t>perfect bound</w:t>
        </w:r>
        <w:r w:rsidR="005C086E">
          <w:rPr>
            <w:rFonts w:cs="Arial"/>
          </w:rPr>
          <w:t>)</w:t>
        </w:r>
        <w:r w:rsidR="005C086E" w:rsidRPr="00031204">
          <w:rPr>
            <w:rFonts w:cs="Arial"/>
          </w:rPr>
          <w:t xml:space="preserve"> </w:t>
        </w:r>
        <w:r w:rsidR="005C086E">
          <w:rPr>
            <w:rFonts w:cs="Arial"/>
          </w:rPr>
          <w:t>avec une épine ou un dos de 6 mm</w:t>
        </w:r>
        <w:r w:rsidR="005C086E" w:rsidRPr="00031204">
          <w:rPr>
            <w:rFonts w:cs="Arial"/>
          </w:rPr>
          <w:t>.</w:t>
        </w:r>
      </w:ins>
      <w:del w:id="749" w:author="user_skill40_mac31 DUPUIS" w:date="2013-07-01T10:35:00Z">
        <w:r w:rsidRPr="00031204" w:rsidDel="005C086E">
          <w:rPr>
            <w:rFonts w:cs="Arial"/>
          </w:rPr>
          <w:delText>A maximum page size of 190mm x 270mm (portrait) perfect bound with a 6 mm spine.</w:delText>
        </w:r>
      </w:del>
    </w:p>
    <w:p w14:paraId="119D02DC" w14:textId="0B0552A9" w:rsidR="00A173EA" w:rsidRPr="00031204" w:rsidRDefault="005A7DE1" w:rsidP="00A173EA">
      <w:pPr>
        <w:ind w:left="3686" w:hanging="3686"/>
      </w:pPr>
      <w:ins w:id="750" w:author="user_skill40_mac31 DUPUIS" w:date="2013-07-01T10:43:00Z">
        <w:r>
          <w:t>St</w:t>
        </w:r>
      </w:ins>
      <w:del w:id="751" w:author="user_skill40_mac31 DUPUIS" w:date="2013-07-01T10:43:00Z">
        <w:r w:rsidR="00A173EA" w:rsidRPr="00031204" w:rsidDel="005A7DE1">
          <w:delText>P</w:delText>
        </w:r>
      </w:del>
      <w:ins w:id="752" w:author="user_skill40_mac31 DUPUIS" w:date="2013-07-01T10:43:00Z">
        <w:r w:rsidRPr="00031204">
          <w:t>yles</w:t>
        </w:r>
        <w:r>
          <w:t xml:space="preserve"> de paragraphe</w:t>
        </w:r>
      </w:ins>
      <w:del w:id="753" w:author="user_skill40_mac31 DUPUIS" w:date="2013-07-01T10:43:00Z">
        <w:r w:rsidR="00A173EA" w:rsidRPr="00031204" w:rsidDel="005A7DE1">
          <w:delText>aragraph Styles</w:delText>
        </w:r>
      </w:del>
      <w:r w:rsidR="00A173EA" w:rsidRPr="00031204">
        <w:tab/>
        <w:t xml:space="preserve">: </w:t>
      </w:r>
      <w:ins w:id="754" w:author="user_skill40_mac31 DUPUIS" w:date="2013-07-01T10:44:00Z">
        <w:r>
          <w:t>doit être utilisé</w:t>
        </w:r>
        <w:r w:rsidRPr="00031204">
          <w:t xml:space="preserve"> </w:t>
        </w:r>
        <w:r>
          <w:t>pour</w:t>
        </w:r>
        <w:r w:rsidRPr="00031204">
          <w:t xml:space="preserve"> </w:t>
        </w:r>
        <w:r>
          <w:t>titres (titles)</w:t>
        </w:r>
        <w:r w:rsidRPr="00031204">
          <w:t xml:space="preserve">, </w:t>
        </w:r>
        <w:r>
          <w:t>textes (body text)</w:t>
        </w:r>
        <w:r w:rsidRPr="00031204">
          <w:t xml:space="preserve">, </w:t>
        </w:r>
        <w:r>
          <w:t>légendes (captions)</w:t>
        </w:r>
      </w:ins>
      <w:del w:id="755" w:author="user_skill40_mac31 DUPUIS" w:date="2013-07-01T10:44:00Z">
        <w:r w:rsidR="00A173EA" w:rsidRPr="00031204" w:rsidDel="005A7DE1">
          <w:delText xml:space="preserve">Must be used for </w:delText>
        </w:r>
        <w:r w:rsidR="0059661E" w:rsidRPr="00031204" w:rsidDel="005A7DE1">
          <w:delText>title</w:delText>
        </w:r>
      </w:del>
      <w:ins w:id="756" w:author="Arnold Sandjaja" w:date="2013-05-15T15:03:00Z">
        <w:del w:id="757" w:author="user_skill40_mac31 DUPUIS" w:date="2013-07-01T10:44:00Z">
          <w:r w:rsidR="005F1632" w:rsidRPr="00031204" w:rsidDel="005A7DE1">
            <w:delText>s</w:delText>
          </w:r>
        </w:del>
      </w:ins>
      <w:del w:id="758" w:author="user_skill40_mac31 DUPUIS" w:date="2013-07-01T10:44:00Z">
        <w:r w:rsidR="0059661E" w:rsidRPr="00031204" w:rsidDel="005A7DE1">
          <w:delText>, body text, caption</w:delText>
        </w:r>
      </w:del>
    </w:p>
    <w:p w14:paraId="4F83652C" w14:textId="5C09282D" w:rsidR="00CB7F1C" w:rsidRPr="00031204" w:rsidRDefault="00CB7F1C" w:rsidP="00CB7F1C">
      <w:pPr>
        <w:tabs>
          <w:tab w:val="left" w:pos="3686"/>
        </w:tabs>
      </w:pPr>
      <w:del w:id="759" w:author="user_skill40_mac31 DUPUIS" w:date="2013-07-01T10:45:00Z">
        <w:r w:rsidRPr="00031204" w:rsidDel="005A7DE1">
          <w:delText>C</w:delText>
        </w:r>
      </w:del>
      <w:ins w:id="760" w:author="user_skill40_mac31 DUPUIS" w:date="2013-07-01T10:45:00Z">
        <w:r w:rsidR="005A7DE1" w:rsidRPr="00031204">
          <w:t>Styles</w:t>
        </w:r>
        <w:r w:rsidR="005A7DE1">
          <w:t xml:space="preserve"> de caractère</w:t>
        </w:r>
      </w:ins>
      <w:del w:id="761" w:author="user_skill40_mac31 DUPUIS" w:date="2013-07-01T10:45:00Z">
        <w:r w:rsidRPr="00031204" w:rsidDel="005A7DE1">
          <w:delText>haracter Styles</w:delText>
        </w:r>
      </w:del>
      <w:r w:rsidRPr="00031204">
        <w:tab/>
        <w:t xml:space="preserve">: </w:t>
      </w:r>
      <w:ins w:id="762" w:author="user_skill40_mac31 DUPUIS" w:date="2013-07-01T10:45:00Z">
        <w:r w:rsidR="005A7DE1">
          <w:t>doit être utilisé</w:t>
        </w:r>
        <w:r w:rsidR="005A7DE1" w:rsidRPr="00031204">
          <w:t xml:space="preserve"> </w:t>
        </w:r>
        <w:r w:rsidR="005A7DE1">
          <w:t>pour</w:t>
        </w:r>
        <w:r w:rsidR="005A7DE1" w:rsidRPr="00031204">
          <w:t xml:space="preserve"> </w:t>
        </w:r>
        <w:r w:rsidR="005A7DE1">
          <w:t xml:space="preserve">titres d’article (coverlines) et date de parution </w:t>
        </w:r>
        <w:r w:rsidR="005A7DE1">
          <w:tab/>
          <w:t>(dateline)</w:t>
        </w:r>
      </w:ins>
      <w:del w:id="763" w:author="user_skill40_mac31 DUPUIS" w:date="2013-07-01T10:45:00Z">
        <w:r w:rsidRPr="00031204" w:rsidDel="005A7DE1">
          <w:delText xml:space="preserve">Must be used for </w:delText>
        </w:r>
        <w:r w:rsidR="0034003E" w:rsidRPr="00031204" w:rsidDel="005A7DE1">
          <w:delText xml:space="preserve">coverline, </w:delText>
        </w:r>
        <w:r w:rsidR="00EC391C" w:rsidRPr="00031204" w:rsidDel="005A7DE1">
          <w:delText>D</w:delText>
        </w:r>
      </w:del>
      <w:ins w:id="764" w:author="Arnold Sandjaja" w:date="2013-05-15T15:07:00Z">
        <w:del w:id="765" w:author="user_skill40_mac31 DUPUIS" w:date="2013-07-01T10:45:00Z">
          <w:r w:rsidR="005F1632" w:rsidRPr="00031204" w:rsidDel="005A7DE1">
            <w:delText>a</w:delText>
          </w:r>
        </w:del>
      </w:ins>
      <w:del w:id="766" w:author="user_skill40_mac31 DUPUIS" w:date="2013-07-01T10:45:00Z">
        <w:r w:rsidR="00EC391C" w:rsidRPr="00031204" w:rsidDel="005A7DE1">
          <w:delText>e</w:delText>
        </w:r>
      </w:del>
      <w:ins w:id="767" w:author="Arnold Sandjaja" w:date="2013-05-15T15:07:00Z">
        <w:del w:id="768" w:author="user_skill40_mac31 DUPUIS" w:date="2013-07-01T10:45:00Z">
          <w:r w:rsidR="005F1632" w:rsidRPr="00031204" w:rsidDel="005A7DE1">
            <w:delText>te</w:delText>
          </w:r>
        </w:del>
      </w:ins>
      <w:del w:id="769" w:author="user_skill40_mac31 DUPUIS" w:date="2013-07-01T10:45:00Z">
        <w:r w:rsidR="00EC391C" w:rsidRPr="00031204" w:rsidDel="005A7DE1">
          <w:delText>adline</w:delText>
        </w:r>
      </w:del>
    </w:p>
    <w:p w14:paraId="7ECD2C1C" w14:textId="2C5D805C" w:rsidR="00A173EA" w:rsidRPr="00031204" w:rsidRDefault="00A173EA" w:rsidP="00A173EA">
      <w:pPr>
        <w:ind w:left="3686" w:hanging="3686"/>
      </w:pPr>
      <w:del w:id="770" w:author="user_skill40_mac31 DUPUIS" w:date="2013-07-01T10:46:00Z">
        <w:r w:rsidRPr="00031204" w:rsidDel="005A7DE1">
          <w:delText>M</w:delText>
        </w:r>
      </w:del>
      <w:del w:id="771" w:author="user_skill40_mac31 DUPUIS" w:date="2013-07-01T10:45:00Z">
        <w:r w:rsidRPr="00031204" w:rsidDel="005A7DE1">
          <w:delText>a</w:delText>
        </w:r>
      </w:del>
      <w:ins w:id="772" w:author="user_skill40_mac31 DUPUIS" w:date="2013-07-01T10:45:00Z">
        <w:r w:rsidR="005A7DE1">
          <w:t>Éléments de la page gabarit</w:t>
        </w:r>
      </w:ins>
      <w:ins w:id="773" w:author="user_skill40_mac31 DUPUIS" w:date="2013-07-01T10:46:00Z">
        <w:r w:rsidR="005A7DE1" w:rsidRPr="00031204">
          <w:tab/>
        </w:r>
      </w:ins>
      <w:del w:id="774" w:author="user_skill40_mac31 DUPUIS" w:date="2013-07-01T10:45:00Z">
        <w:r w:rsidRPr="00031204" w:rsidDel="005A7DE1">
          <w:delText>ster Page Elements</w:delText>
        </w:r>
        <w:r w:rsidRPr="00031204" w:rsidDel="005A7DE1">
          <w:tab/>
        </w:r>
      </w:del>
      <w:r w:rsidRPr="00031204">
        <w:t xml:space="preserve">: </w:t>
      </w:r>
      <w:ins w:id="775" w:author="user_skill40_mac31 DUPUIS" w:date="2013-07-01T10:46:00Z">
        <w:r w:rsidR="005A7DE1">
          <w:t>en-tête/pied de page et pagination</w:t>
        </w:r>
        <w:r w:rsidR="005A7DE1" w:rsidRPr="00031204" w:rsidDel="00CA50DA">
          <w:t xml:space="preserve"> </w:t>
        </w:r>
      </w:ins>
      <w:del w:id="776" w:author="Arnold Sandjaja" w:date="2013-05-16T21:05:00Z">
        <w:r w:rsidRPr="00031204" w:rsidDel="00CA50DA">
          <w:delText>Running head</w:delText>
        </w:r>
      </w:del>
      <w:ins w:id="777" w:author="Arnold Sandjaja" w:date="2013-05-16T21:05:00Z">
        <w:del w:id="778" w:author="user_skill40_mac31 DUPUIS" w:date="2013-07-01T10:47:00Z">
          <w:r w:rsidR="00CA50DA" w:rsidDel="005A7DE1">
            <w:delText>Header</w:delText>
          </w:r>
        </w:del>
      </w:ins>
      <w:del w:id="779" w:author="user_skill40_mac31 DUPUIS" w:date="2013-07-01T10:47:00Z">
        <w:r w:rsidRPr="00031204" w:rsidDel="005A7DE1">
          <w:delText>,</w:delText>
        </w:r>
      </w:del>
      <w:ins w:id="780" w:author="Arnold Sandjaja" w:date="2013-06-14T18:05:00Z">
        <w:del w:id="781" w:author="user_skill40_mac31 DUPUIS" w:date="2013-07-01T10:47:00Z">
          <w:r w:rsidR="00F229C2" w:rsidDel="005A7DE1">
            <w:delText>/</w:delText>
          </w:r>
        </w:del>
      </w:ins>
      <w:del w:id="782" w:author="user_skill40_mac31 DUPUIS" w:date="2013-07-01T10:47:00Z">
        <w:r w:rsidRPr="00031204" w:rsidDel="005A7DE1">
          <w:delText xml:space="preserve"> </w:delText>
        </w:r>
      </w:del>
      <w:ins w:id="783" w:author="Arnold Sandjaja" w:date="2013-05-16T21:05:00Z">
        <w:del w:id="784" w:author="user_skill40_mac31 DUPUIS" w:date="2013-07-01T10:47:00Z">
          <w:r w:rsidR="00CA50DA" w:rsidDel="005A7DE1">
            <w:delText xml:space="preserve">footer and </w:delText>
          </w:r>
        </w:del>
      </w:ins>
      <w:del w:id="785" w:author="user_skill40_mac31 DUPUIS" w:date="2013-07-01T10:47:00Z">
        <w:r w:rsidRPr="00031204" w:rsidDel="005A7DE1">
          <w:delText>page numbers</w:delText>
        </w:r>
      </w:del>
      <w:del w:id="786" w:author="Arnold Sandjaja" w:date="2013-05-16T21:05:00Z">
        <w:r w:rsidRPr="00031204" w:rsidDel="00CA50DA">
          <w:delText xml:space="preserve"> and byline</w:delText>
        </w:r>
      </w:del>
    </w:p>
    <w:p w14:paraId="20223A4A" w14:textId="261A43D6" w:rsidR="00405E48" w:rsidRPr="00031204" w:rsidRDefault="005A7DE1" w:rsidP="00A173EA">
      <w:pPr>
        <w:ind w:left="3686" w:hanging="3686"/>
      </w:pPr>
      <w:ins w:id="787" w:author="user_skill40_mac31 DUPUIS" w:date="2013-07-01T10:47:00Z">
        <w:r>
          <w:t>Fond perdu</w:t>
        </w:r>
      </w:ins>
      <w:del w:id="788" w:author="user_skill40_mac31 DUPUIS" w:date="2013-07-01T10:47:00Z">
        <w:r w:rsidR="00405E48" w:rsidRPr="00031204" w:rsidDel="005A7DE1">
          <w:delText>Bleed</w:delText>
        </w:r>
      </w:del>
      <w:r w:rsidR="00A173EA" w:rsidRPr="00031204">
        <w:tab/>
      </w:r>
      <w:r w:rsidR="00405E48" w:rsidRPr="00031204">
        <w:t>: 3 mm</w:t>
      </w:r>
    </w:p>
    <w:p w14:paraId="04203D92" w14:textId="77777777" w:rsidR="005A7DE1" w:rsidRDefault="005A7DE1" w:rsidP="00F84A43">
      <w:pPr>
        <w:ind w:left="3686" w:hanging="3686"/>
        <w:rPr>
          <w:ins w:id="789" w:author="user_skill40_mac31 DUPUIS" w:date="2013-07-01T10:48:00Z"/>
        </w:rPr>
      </w:pPr>
      <w:ins w:id="790" w:author="user_skill40_mac31 DUPUIS" w:date="2013-07-01T10:48:00Z">
        <w:r>
          <w:t xml:space="preserve">Couleur (couverture avant, </w:t>
        </w:r>
      </w:ins>
    </w:p>
    <w:p w14:paraId="5C22F622" w14:textId="0FD5D2E5" w:rsidR="00F84A43" w:rsidRDefault="005A7DE1" w:rsidP="00F84A43">
      <w:pPr>
        <w:ind w:left="3686" w:hanging="3686"/>
        <w:rPr>
          <w:ins w:id="791" w:author="Michel Bulon" w:date="2013-06-12T21:40:00Z"/>
        </w:rPr>
      </w:pPr>
      <w:ins w:id="792" w:author="user_skill40_mac31 DUPUIS" w:date="2013-07-01T10:48:00Z">
        <w:r>
          <w:t>l’épine ou le dos et couverture arrière)</w:t>
        </w:r>
      </w:ins>
      <w:del w:id="793" w:author="user_skill40_mac31 DUPUIS" w:date="2013-07-01T10:48:00Z">
        <w:r w:rsidR="00352CFB" w:rsidRPr="00031204" w:rsidDel="005A7DE1">
          <w:delText>Colours</w:delText>
        </w:r>
      </w:del>
      <w:ins w:id="794" w:author="Michel Bulon" w:date="2013-06-12T21:33:00Z">
        <w:del w:id="795" w:author="user_skill40_mac31 DUPUIS" w:date="2013-07-01T10:48:00Z">
          <w:r w:rsidR="00CE09B5" w:rsidDel="005A7DE1">
            <w:delText xml:space="preserve"> (</w:delText>
          </w:r>
        </w:del>
      </w:ins>
      <w:ins w:id="796" w:author="Michel Bulon" w:date="2013-06-12T21:40:00Z">
        <w:del w:id="797" w:author="user_skill40_mac31 DUPUIS" w:date="2013-07-01T10:48:00Z">
          <w:r w:rsidR="00680C6D" w:rsidDel="005A7DE1">
            <w:delText>Front</w:delText>
          </w:r>
        </w:del>
      </w:ins>
      <w:ins w:id="798" w:author="Arnold Sandjaja" w:date="2013-06-29T14:09:00Z">
        <w:del w:id="799" w:author="user_skill40_mac31 DUPUIS" w:date="2013-07-01T10:48:00Z">
          <w:r w:rsidR="00313121" w:rsidDel="005A7DE1">
            <w:delText>, spine</w:delText>
          </w:r>
        </w:del>
      </w:ins>
      <w:ins w:id="800" w:author="Michel Bulon" w:date="2013-06-12T21:40:00Z">
        <w:del w:id="801" w:author="user_skill40_mac31 DUPUIS" w:date="2013-07-01T10:48:00Z">
          <w:r w:rsidR="00680C6D" w:rsidDel="005A7DE1">
            <w:delText xml:space="preserve"> </w:delText>
          </w:r>
        </w:del>
      </w:ins>
      <w:ins w:id="802" w:author="Arnold Sandjaja" w:date="2013-06-14T19:27:00Z">
        <w:del w:id="803" w:author="user_skill40_mac31 DUPUIS" w:date="2013-07-01T10:48:00Z">
          <w:r w:rsidR="00246B97" w:rsidDel="005A7DE1">
            <w:delText xml:space="preserve">&amp; Back </w:delText>
          </w:r>
        </w:del>
      </w:ins>
      <w:ins w:id="804" w:author="Michel Bulon" w:date="2013-06-12T21:40:00Z">
        <w:del w:id="805" w:author="user_skill40_mac31 DUPUIS" w:date="2013-07-01T10:48:00Z">
          <w:r w:rsidR="00680C6D" w:rsidDel="005A7DE1">
            <w:delText>c</w:delText>
          </w:r>
        </w:del>
      </w:ins>
      <w:ins w:id="806" w:author="Michel Bulon" w:date="2013-06-12T21:33:00Z">
        <w:del w:id="807" w:author="user_skill40_mac31 DUPUIS" w:date="2013-07-01T10:48:00Z">
          <w:r w:rsidR="00CE09B5" w:rsidDel="005A7DE1">
            <w:delText>over</w:delText>
          </w:r>
        </w:del>
      </w:ins>
      <w:ins w:id="808" w:author="Michel Bulon" w:date="2013-06-12T21:40:00Z">
        <w:del w:id="809" w:author="user_skill40_mac31 DUPUIS" w:date="2013-07-01T10:48:00Z">
          <w:r w:rsidR="00680C6D" w:rsidDel="005A7DE1">
            <w:delText>)</w:delText>
          </w:r>
        </w:del>
      </w:ins>
      <w:r w:rsidR="00A173EA" w:rsidRPr="00031204">
        <w:tab/>
      </w:r>
      <w:r w:rsidR="00352CFB" w:rsidRPr="00031204">
        <w:t>: CMYK</w:t>
      </w:r>
      <w:del w:id="810" w:author="user_skill40_mac31 DUPUIS" w:date="2013-07-01T10:49:00Z">
        <w:r w:rsidR="00352CFB" w:rsidRPr="00031204" w:rsidDel="005A7DE1">
          <w:delText>,</w:delText>
        </w:r>
        <w:r w:rsidR="00E7290B" w:rsidRPr="00031204" w:rsidDel="005A7DE1">
          <w:delText xml:space="preserve"> </w:delText>
        </w:r>
      </w:del>
      <w:ins w:id="811" w:author="user_skill40_mac31 DUPUIS" w:date="2013-07-01T10:49:00Z">
        <w:r>
          <w:t xml:space="preserve"> et</w:t>
        </w:r>
        <w:r w:rsidRPr="00031204">
          <w:t xml:space="preserve"> </w:t>
        </w:r>
      </w:ins>
      <w:del w:id="812" w:author="Arnold Sandjaja" w:date="2013-06-30T09:03:00Z">
        <w:r w:rsidR="00E7290B" w:rsidRPr="00031204" w:rsidDel="002B4998">
          <w:delText>one</w:delText>
        </w:r>
        <w:r w:rsidR="005A1349" w:rsidRPr="00031204" w:rsidDel="002B4998">
          <w:delText xml:space="preserve"> PMS C</w:delText>
        </w:r>
      </w:del>
      <w:ins w:id="813" w:author="Michel Bulon" w:date="2013-06-12T21:56:00Z">
        <w:del w:id="814"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815" w:author="Arnold Sandjaja" w:date="2013-06-30T09:03:00Z">
        <w:r w:rsidR="00352CFB" w:rsidRPr="00031204" w:rsidDel="002B4998">
          <w:delText xml:space="preserve">, </w:delText>
        </w:r>
      </w:del>
      <w:del w:id="816" w:author="user_skill40_mac31 DUPUIS" w:date="2013-07-01T10:49:00Z">
        <w:r w:rsidR="00352CFB" w:rsidRPr="00031204" w:rsidDel="005A7DE1">
          <w:delText>spot varnish</w:delText>
        </w:r>
      </w:del>
      <w:ins w:id="817" w:author="Michel Bulon" w:date="2013-06-12T21:18:00Z">
        <w:del w:id="818" w:author="user_skill40_mac31 DUPUIS" w:date="2013-07-01T10:49:00Z">
          <w:r w:rsidR="00F84A43" w:rsidDel="005A7DE1">
            <w:delText>dieline</w:delText>
          </w:r>
        </w:del>
      </w:ins>
      <w:ins w:id="819" w:author="user_skill40_mac31 DUPUIS" w:date="2013-07-01T10:49:00Z">
        <w:r>
          <w:t>une découpe en couleur d</w:t>
        </w:r>
      </w:ins>
      <w:ins w:id="820" w:author="user_skill40_mac31 DUPUIS" w:date="2013-07-01T10:50:00Z">
        <w:r>
          <w:t>’accompagnement</w:t>
        </w:r>
      </w:ins>
    </w:p>
    <w:p w14:paraId="44495A9B" w14:textId="77777777" w:rsidR="00680C6D" w:rsidDel="00246B97" w:rsidRDefault="00680C6D" w:rsidP="00F84A43">
      <w:pPr>
        <w:ind w:left="3686" w:hanging="3686"/>
        <w:rPr>
          <w:ins w:id="821" w:author="Michel Bulon" w:date="2013-06-12T21:46:00Z"/>
          <w:del w:id="822" w:author="Arnold Sandjaja" w:date="2013-06-14T19:28:00Z"/>
        </w:rPr>
      </w:pPr>
      <w:ins w:id="823" w:author="Michel Bulon" w:date="2013-06-12T21:40:00Z">
        <w:del w:id="824"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825" w:author="Michel Bulon" w:date="2013-06-12T21:45:00Z">
        <w:del w:id="826" w:author="Arnold Sandjaja" w:date="2013-06-14T19:28:00Z">
          <w:r w:rsidDel="00246B97">
            <w:delText xml:space="preserve"> if you desire</w:delText>
          </w:r>
        </w:del>
      </w:ins>
    </w:p>
    <w:p w14:paraId="4D25C77F" w14:textId="232A0C18" w:rsidR="00680C6D" w:rsidRPr="00031204" w:rsidRDefault="005A7DE1" w:rsidP="00F84A43">
      <w:pPr>
        <w:ind w:left="3686" w:hanging="3686"/>
      </w:pPr>
      <w:ins w:id="827" w:author="user_skill40_mac31 DUPUIS" w:date="2013-07-01T10:49:00Z">
        <w:r>
          <w:t>Couleur (intérieur du magazine)</w:t>
        </w:r>
      </w:ins>
      <w:ins w:id="828" w:author="Michel Bulon" w:date="2013-06-12T21:46:00Z">
        <w:del w:id="829" w:author="user_skill40_mac31 DUPUIS" w:date="2013-07-01T10:49:00Z">
          <w:r w:rsidR="00680C6D" w:rsidDel="005A7DE1">
            <w:delText>Colours (Interior</w:delText>
          </w:r>
        </w:del>
      </w:ins>
      <w:ins w:id="830" w:author="Arnold Sandjaja" w:date="2013-06-29T14:08:00Z">
        <w:del w:id="831" w:author="user_skill40_mac31 DUPUIS" w:date="2013-07-01T10:49:00Z">
          <w:r w:rsidR="00313121" w:rsidDel="005A7DE1">
            <w:delText>inside pages</w:delText>
          </w:r>
        </w:del>
      </w:ins>
      <w:ins w:id="832" w:author="Michel Bulon" w:date="2013-06-12T21:46:00Z">
        <w:del w:id="833" w:author="user_skill40_mac31 DUPUIS" w:date="2013-07-01T10:49:00Z">
          <w:r w:rsidR="00680C6D" w:rsidDel="005A7DE1">
            <w:delText xml:space="preserve"> of magazine)</w:delText>
          </w:r>
        </w:del>
        <w:r w:rsidR="00552773">
          <w:tab/>
          <w:t xml:space="preserve">: 2 </w:t>
        </w:r>
        <w:del w:id="834" w:author="Arnold Sandjaja" w:date="2013-06-14T18:05:00Z">
          <w:r w:rsidR="00552773" w:rsidDel="00F229C2">
            <w:delText xml:space="preserve">spot </w:delText>
          </w:r>
        </w:del>
        <w:r w:rsidR="00552773">
          <w:t>co</w:t>
        </w:r>
        <w:del w:id="835" w:author="user_skill40_mac31 DUPUIS" w:date="2013-07-01T10:50:00Z">
          <w:r w:rsidR="00552773" w:rsidDel="005A7DE1">
            <w:delText>lours</w:delText>
          </w:r>
        </w:del>
      </w:ins>
      <w:ins w:id="836" w:author="user_skill40_mac31 DUPUIS" w:date="2013-07-01T10:50:00Z">
        <w:r>
          <w:t>uleurs</w:t>
        </w:r>
      </w:ins>
      <w:ins w:id="837" w:author="Michel Bulon" w:date="2013-06-12T21:47:00Z">
        <w:r w:rsidR="00552773">
          <w:t xml:space="preserve"> </w:t>
        </w:r>
        <w:r w:rsidR="00552773" w:rsidRPr="00CC78C7">
          <w:t>(</w:t>
        </w:r>
      </w:ins>
      <w:ins w:id="838" w:author="user_skill40_mac31 DUPUIS" w:date="2013-07-01T10:50:00Z">
        <w:r w:rsidR="00F94937">
          <w:t xml:space="preserve">noir et </w:t>
        </w:r>
      </w:ins>
      <w:ins w:id="839" w:author="Michel Bulon" w:date="2013-06-12T21:47:00Z">
        <w:r w:rsidR="00552773" w:rsidRPr="00CC78C7">
          <w:t>PMS 7549 C</w:t>
        </w:r>
        <w:del w:id="840" w:author="user_skill40_mac31 DUPUIS" w:date="2013-07-01T10:51:00Z">
          <w:r w:rsidR="00552773" w:rsidRPr="00CC78C7" w:rsidDel="00F94937">
            <w:delText xml:space="preserve"> and Black</w:delText>
          </w:r>
        </w:del>
        <w:r w:rsidR="00552773" w:rsidRPr="00CC78C7">
          <w:t>)</w:t>
        </w:r>
      </w:ins>
    </w:p>
    <w:p w14:paraId="3D632F26" w14:textId="2661E139" w:rsidR="00746DA1" w:rsidRPr="00031204" w:rsidRDefault="00F94937" w:rsidP="00A173EA">
      <w:pPr>
        <w:ind w:left="3686" w:hanging="3686"/>
      </w:pPr>
      <w:ins w:id="841" w:author="user_skill40_mac31 DUPUIS" w:date="2013-07-01T10:51:00Z">
        <w:r>
          <w:t>Profil ICC de sortie dans le</w:t>
        </w:r>
        <w:r w:rsidRPr="00031204">
          <w:t xml:space="preserve"> PDF</w:t>
        </w:r>
      </w:ins>
      <w:del w:id="842" w:author="user_skill40_mac31 DUPUIS" w:date="2013-07-01T10:51:00Z">
        <w:r w:rsidR="00746DA1" w:rsidRPr="00031204" w:rsidDel="00F94937">
          <w:delText>Output ICC profile in PDF</w:delText>
        </w:r>
      </w:del>
      <w:r w:rsidR="00746DA1"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w:t>
      </w:r>
      <w:del w:id="843" w:author="user_skill40_mac31 DUPUIS" w:date="2013-07-01T10:51:00Z">
        <w:r w:rsidR="004738EF" w:rsidRPr="00031204" w:rsidDel="00F94937">
          <w:delText>Total ink</w:delText>
        </w:r>
      </w:del>
      <w:ins w:id="844" w:author="user_skill40_mac31 DUPUIS" w:date="2013-07-01T10:51:00Z">
        <w:r>
          <w:t>Encrage total</w:t>
        </w:r>
      </w:ins>
      <w:r w:rsidR="004738EF" w:rsidRPr="00031204">
        <w:t xml:space="preserve"> </w:t>
      </w:r>
      <w:del w:id="845" w:author="Arnold Sandjaja" w:date="2013-06-14T18:06:00Z">
        <w:r w:rsidR="003807A5" w:rsidRPr="00031204" w:rsidDel="00F229C2">
          <w:delText>3</w:delText>
        </w:r>
        <w:r w:rsidR="002A2EDA" w:rsidRPr="00031204" w:rsidDel="00F229C2">
          <w:delText>1</w:delText>
        </w:r>
        <w:r w:rsidR="004738EF" w:rsidRPr="00031204" w:rsidDel="00F229C2">
          <w:delText>0</w:delText>
        </w:r>
      </w:del>
      <w:ins w:id="846" w:author="Arnold Sandjaja" w:date="2013-06-14T18:06:00Z">
        <w:r w:rsidR="00F229C2" w:rsidRPr="00031204">
          <w:t>3</w:t>
        </w:r>
        <w:r w:rsidR="00F229C2">
          <w:t>0</w:t>
        </w:r>
        <w:r w:rsidR="00F229C2" w:rsidRPr="00031204">
          <w:t>0</w:t>
        </w:r>
      </w:ins>
      <w:r w:rsidR="004738EF" w:rsidRPr="00031204">
        <w:t>%</w:t>
      </w:r>
      <w:ins w:id="847" w:author="Arnold Sandjaja" w:date="2013-06-14T18:06:00Z">
        <w:r w:rsidR="00F229C2">
          <w:t xml:space="preserve"> (</w:t>
        </w:r>
      </w:ins>
      <w:ins w:id="848" w:author="user_skill40_mac31 DUPUIS" w:date="2013-07-01T10:51:00Z">
        <w:r>
          <w:t>Couverture avant et arrière</w:t>
        </w:r>
      </w:ins>
      <w:ins w:id="849" w:author="Arnold Sandjaja" w:date="2013-06-14T18:07:00Z">
        <w:del w:id="850" w:author="user_skill40_mac31 DUPUIS" w:date="2013-07-01T10:51:00Z">
          <w:r w:rsidR="00F229C2" w:rsidDel="00F94937">
            <w:delText>front &amp; back Cover</w:delText>
          </w:r>
        </w:del>
      </w:ins>
      <w:ins w:id="851" w:author="Arnold Sandjaja" w:date="2013-06-14T18:06:00Z">
        <w:r w:rsidR="00F229C2">
          <w:t>)</w:t>
        </w:r>
      </w:ins>
      <w:ins w:id="852" w:author="Arnold Sandjaja" w:date="2013-06-14T18:07:00Z">
        <w:r w:rsidR="00F229C2">
          <w:t xml:space="preserve"> </w:t>
        </w:r>
      </w:ins>
      <w:ins w:id="853" w:author="Arnold Sandjaja" w:date="2013-06-14T18:08:00Z">
        <w:r w:rsidR="00F229C2">
          <w:t>20</w:t>
        </w:r>
      </w:ins>
      <w:ins w:id="854" w:author="Arnold Sandjaja" w:date="2013-06-14T18:07:00Z">
        <w:r w:rsidR="00F229C2">
          <w:t>0% (</w:t>
        </w:r>
      </w:ins>
      <w:ins w:id="855" w:author="user_skill40_mac31 DUPUIS" w:date="2013-07-01T10:51:00Z">
        <w:r>
          <w:t>intérieur du magazine</w:t>
        </w:r>
      </w:ins>
      <w:ins w:id="856" w:author="Arnold Sandjaja" w:date="2013-06-29T14:09:00Z">
        <w:del w:id="857" w:author="user_skill40_mac31 DUPUIS" w:date="2013-07-01T10:51:00Z">
          <w:r w:rsidR="00313121" w:rsidDel="00F94937">
            <w:delText>inside pages</w:delText>
          </w:r>
        </w:del>
      </w:ins>
      <w:ins w:id="858" w:author="Arnold Sandjaja" w:date="2013-06-14T18:07:00Z">
        <w:del w:id="859" w:author="user_skill40_mac31 DUPUIS" w:date="2013-07-01T10:51:00Z">
          <w:r w:rsidR="00F229C2" w:rsidDel="00F94937">
            <w:delText xml:space="preserve"> of magazine</w:delText>
          </w:r>
        </w:del>
        <w:r w:rsidR="00F229C2">
          <w:t>)</w:t>
        </w:r>
      </w:ins>
    </w:p>
    <w:p w14:paraId="2114A0BE" w14:textId="44CAB1BE" w:rsidR="002A2EDA" w:rsidRPr="00031204" w:rsidRDefault="00F94937" w:rsidP="00A173EA">
      <w:pPr>
        <w:ind w:left="3686" w:hanging="3686"/>
      </w:pPr>
      <w:ins w:id="860" w:author="user_skill40_mac31 DUPUIS" w:date="2013-07-01T10:53:00Z">
        <w:r>
          <w:t>Procédés d’impression</w:t>
        </w:r>
      </w:ins>
      <w:del w:id="861" w:author="user_skill40_mac31 DUPUIS" w:date="2013-07-01T10:53:00Z">
        <w:r w:rsidR="002A2EDA" w:rsidRPr="00031204" w:rsidDel="00F94937">
          <w:delText>Printing system</w:delText>
        </w:r>
      </w:del>
      <w:r w:rsidR="002A2EDA" w:rsidRPr="00031204">
        <w:tab/>
        <w:t xml:space="preserve">: </w:t>
      </w:r>
      <w:ins w:id="862" w:author="user_skill40_mac31 DUPUIS" w:date="2013-07-01T10:54:00Z">
        <w:r>
          <w:t xml:space="preserve">Rotative offset avec sécheurs </w:t>
        </w:r>
        <w:r w:rsidRPr="00F94937">
          <w:rPr>
            <w:rPrChange w:id="863" w:author="user_skill40_mac31 DUPUIS" w:date="2013-07-01T10:57:00Z">
              <w:rPr>
                <w:rFonts w:ascii="Arial Bold" w:hAnsi="Arial Bold"/>
                <w:szCs w:val="20"/>
              </w:rPr>
            </w:rPrChange>
          </w:rPr>
          <w:t>(</w:t>
        </w:r>
      </w:ins>
      <w:r w:rsidR="002A2EDA" w:rsidRPr="00F94937">
        <w:rPr>
          <w:rPrChange w:id="864" w:author="user_skill40_mac31 DUPUIS" w:date="2013-07-01T10:57:00Z">
            <w:rPr>
              <w:rFonts w:ascii="Arial Bold" w:hAnsi="Arial Bold"/>
              <w:szCs w:val="20"/>
            </w:rPr>
          </w:rPrChange>
        </w:rPr>
        <w:t>Heatset web offset</w:t>
      </w:r>
      <w:ins w:id="865" w:author="user_skill40_mac31 DUPUIS" w:date="2013-07-01T10:54:00Z">
        <w:r w:rsidRPr="00F94937">
          <w:rPr>
            <w:rPrChange w:id="866" w:author="user_skill40_mac31 DUPUIS" w:date="2013-07-01T10:57:00Z">
              <w:rPr>
                <w:rFonts w:ascii="Arial Bold" w:hAnsi="Arial Bold"/>
                <w:i/>
                <w:szCs w:val="20"/>
              </w:rPr>
            </w:rPrChange>
          </w:rPr>
          <w:t>)</w:t>
        </w:r>
        <w:r>
          <w:rPr>
            <w:i/>
          </w:rPr>
          <w:t xml:space="preserve"> </w:t>
        </w:r>
      </w:ins>
    </w:p>
    <w:p w14:paraId="3CD4FDD7" w14:textId="32061D97" w:rsidR="00F94937" w:rsidRDefault="00405E48" w:rsidP="00A173EA">
      <w:pPr>
        <w:ind w:left="3686" w:hanging="3686"/>
        <w:rPr>
          <w:ins w:id="867" w:author="user_skill40_mac31 DUPUIS" w:date="2013-07-01T10:55:00Z"/>
        </w:rPr>
      </w:pPr>
      <w:del w:id="868" w:author="Michel Bulon" w:date="2013-06-12T21:18:00Z">
        <w:r w:rsidRPr="00031204" w:rsidDel="00F84A43">
          <w:delText>Varnish</w:delText>
        </w:r>
      </w:del>
      <w:ins w:id="869" w:author="user_skill40_mac31 DUPUIS" w:date="2013-07-01T10:55:00Z">
        <w:r w:rsidR="00F94937" w:rsidRPr="00F94937">
          <w:t xml:space="preserve"> </w:t>
        </w:r>
        <w:r w:rsidR="00F94937">
          <w:t>Découpe</w:t>
        </w:r>
      </w:ins>
      <w:ins w:id="870" w:author="Michel Bulon" w:date="2013-06-12T21:18:00Z">
        <w:del w:id="871" w:author="user_skill40_mac31 DUPUIS" w:date="2013-07-01T10:55:00Z">
          <w:r w:rsidR="00F84A43" w:rsidDel="00F94937">
            <w:delText>Dieline</w:delText>
          </w:r>
        </w:del>
      </w:ins>
      <w:r w:rsidR="00A173EA" w:rsidRPr="00031204">
        <w:tab/>
      </w:r>
      <w:r w:rsidRPr="00031204">
        <w:t xml:space="preserve">: </w:t>
      </w:r>
      <w:ins w:id="872" w:author="user_skill40_mac31 DUPUIS" w:date="2013-07-01T10:55:00Z">
        <w:r w:rsidR="00F94937">
          <w:t xml:space="preserve">doit être nommée </w:t>
        </w:r>
      </w:ins>
      <w:del w:id="873" w:author="user_skill40_mac31 DUPUIS" w:date="2013-07-01T10:55:00Z">
        <w:r w:rsidRPr="00031204" w:rsidDel="00F94937">
          <w:delText xml:space="preserve">Must be named </w:delText>
        </w:r>
      </w:del>
      <w:del w:id="874" w:author="user_skill40_mac31 DUPUIS" w:date="2013-07-01T10:56:00Z">
        <w:r w:rsidRPr="00031204" w:rsidDel="00F94937">
          <w:delText>“</w:delText>
        </w:r>
      </w:del>
      <w:ins w:id="875" w:author="user_skill40_mac31 DUPUIS" w:date="2013-07-01T10:56:00Z">
        <w:r w:rsidR="00F94937">
          <w:t>«</w:t>
        </w:r>
      </w:ins>
      <w:del w:id="876" w:author="Michel Bulon" w:date="2013-06-12T21:18:00Z">
        <w:r w:rsidRPr="00031204" w:rsidDel="00F84A43">
          <w:delText>Varnish</w:delText>
        </w:r>
      </w:del>
      <w:ins w:id="877" w:author="Michel Bulon" w:date="2013-06-12T21:18:00Z">
        <w:r w:rsidR="00F84A43">
          <w:t>Dieline</w:t>
        </w:r>
      </w:ins>
      <w:del w:id="878" w:author="user_skill40_mac31 DUPUIS" w:date="2013-07-01T10:55:00Z">
        <w:r w:rsidRPr="00031204" w:rsidDel="00F94937">
          <w:delText xml:space="preserve">”, </w:delText>
        </w:r>
      </w:del>
      <w:ins w:id="879" w:author="user_skill40_mac31 DUPUIS" w:date="2013-07-01T10:56:00Z">
        <w:r w:rsidR="00F94937">
          <w:t>»</w:t>
        </w:r>
      </w:ins>
      <w:ins w:id="880" w:author="user_skill40_mac31 DUPUIS" w:date="2013-07-01T10:55:00Z">
        <w:r w:rsidR="00F94937">
          <w:t xml:space="preserve"> et</w:t>
        </w:r>
        <w:r w:rsidR="00F94937" w:rsidRPr="00031204">
          <w:t xml:space="preserve"> </w:t>
        </w:r>
        <w:r w:rsidR="00F94937">
          <w:t>doit être traitée comme un couleur d’accompagnement et doit être en surimpression (overprint)</w:t>
        </w:r>
      </w:ins>
    </w:p>
    <w:p w14:paraId="2F676DFE" w14:textId="521B05A9" w:rsidR="00405E48" w:rsidRPr="00031204" w:rsidDel="00F94937" w:rsidRDefault="00405E48" w:rsidP="00A173EA">
      <w:pPr>
        <w:ind w:left="3686" w:hanging="3686"/>
        <w:rPr>
          <w:del w:id="881" w:author="user_skill40_mac31 DUPUIS" w:date="2013-07-01T10:55:00Z"/>
        </w:rPr>
      </w:pPr>
      <w:del w:id="882" w:author="user_skill40_mac31 DUPUIS" w:date="2013-07-01T10:55:00Z">
        <w:r w:rsidRPr="00031204" w:rsidDel="00F94937">
          <w:delText>must be created as a spot colour and it must be 100% black</w:delText>
        </w:r>
        <w:r w:rsidR="00352CFB" w:rsidRPr="00031204" w:rsidDel="00F94937">
          <w:delText xml:space="preserve"> and must be overprint</w:delText>
        </w:r>
      </w:del>
    </w:p>
    <w:p w14:paraId="5CFB6AE9" w14:textId="77777777" w:rsidR="00F94937" w:rsidRDefault="00F94937" w:rsidP="00F94937">
      <w:pPr>
        <w:ind w:left="3686" w:hanging="3686"/>
        <w:rPr>
          <w:ins w:id="883" w:author="user_skill40_mac31 DUPUIS" w:date="2013-07-01T10:56:00Z"/>
        </w:rPr>
      </w:pPr>
      <w:ins w:id="884" w:author="user_skill40_mac31 DUPUIS" w:date="2013-07-01T10:56:00Z">
        <w:r>
          <w:t xml:space="preserve">Résolution des images en </w:t>
        </w:r>
      </w:ins>
    </w:p>
    <w:p w14:paraId="2DF3825D" w14:textId="33D7623D" w:rsidR="00405E48" w:rsidRPr="00031204" w:rsidRDefault="00F94937" w:rsidP="00F94937">
      <w:pPr>
        <w:ind w:left="3686" w:hanging="3686"/>
      </w:pPr>
      <w:ins w:id="885" w:author="user_skill40_mac31 DUPUIS" w:date="2013-07-01T10:56:00Z">
        <w:r>
          <w:t>niveaux de gris et en couleur</w:t>
        </w:r>
      </w:ins>
      <w:del w:id="886" w:author="user_skill40_mac31 DUPUIS" w:date="2013-07-01T10:56:00Z">
        <w:r w:rsidR="00A173EA" w:rsidRPr="00031204" w:rsidDel="00F94937">
          <w:delText>Greyscale and colour images resolution</w:delText>
        </w:r>
      </w:del>
      <w:r w:rsidR="00A173EA" w:rsidRPr="00031204">
        <w:tab/>
      </w:r>
      <w:r w:rsidR="00405E48" w:rsidRPr="00031204">
        <w:t xml:space="preserve">: </w:t>
      </w:r>
      <w:del w:id="887" w:author="Arnold Sandjaja" w:date="2013-06-30T09:15:00Z">
        <w:r w:rsidR="00405E48" w:rsidRPr="00031204" w:rsidDel="000D5D66">
          <w:delText xml:space="preserve">from </w:delText>
        </w:r>
      </w:del>
      <w:r w:rsidR="00405E48" w:rsidRPr="00031204">
        <w:t xml:space="preserve">262 to 350 PPI </w:t>
      </w:r>
      <w:del w:id="888" w:author="Arnold Sandjaja" w:date="2013-06-30T09:15:00Z">
        <w:r w:rsidR="00405E48" w:rsidRPr="00031204" w:rsidDel="000D5D66">
          <w:delText xml:space="preserve">in </w:delText>
        </w:r>
      </w:del>
      <w:ins w:id="889" w:author="Arnold Sandjaja" w:date="2013-06-30T09:15:00Z">
        <w:r w:rsidR="000D5D66">
          <w:t>at</w:t>
        </w:r>
        <w:r w:rsidR="000D5D66" w:rsidRPr="00031204">
          <w:t xml:space="preserve"> </w:t>
        </w:r>
      </w:ins>
      <w:r w:rsidR="00405E48" w:rsidRPr="00031204">
        <w:t xml:space="preserve">100% </w:t>
      </w:r>
      <w:ins w:id="890" w:author="user_skill40_mac31 DUPUIS" w:date="2013-07-01T10:56:00Z">
        <w:r>
          <w:t>dans</w:t>
        </w:r>
      </w:ins>
      <w:del w:id="891" w:author="user_skill40_mac31 DUPUIS" w:date="2013-07-01T10:56:00Z">
        <w:r w:rsidR="00405E48" w:rsidRPr="00031204" w:rsidDel="00F94937">
          <w:delText>in</w:delText>
        </w:r>
      </w:del>
      <w:r w:rsidR="00405E48" w:rsidRPr="00031204">
        <w:t xml:space="preserve"> InDesign </w:t>
      </w:r>
    </w:p>
    <w:p w14:paraId="71DD027F" w14:textId="589D687B" w:rsidR="00405E48" w:rsidRPr="00031204" w:rsidRDefault="00F94937" w:rsidP="00A173EA">
      <w:pPr>
        <w:ind w:left="3686" w:hanging="3686"/>
      </w:pPr>
      <w:ins w:id="892" w:author="user_skill40_mac31 DUPUIS" w:date="2013-07-01T10:56:00Z">
        <w:r>
          <w:t xml:space="preserve">Résolution des images </w:t>
        </w:r>
      </w:ins>
      <w:ins w:id="893" w:author="user_skill40_mac31 DUPUIS" w:date="2013-07-01T10:57:00Z">
        <w:r>
          <w:t xml:space="preserve">au trait </w:t>
        </w:r>
        <w:r w:rsidRPr="00F94937">
          <w:rPr>
            <w:rPrChange w:id="894" w:author="user_skill40_mac31 DUPUIS" w:date="2013-07-01T10:57:00Z">
              <w:rPr>
                <w:rFonts w:ascii="Arial Bold" w:hAnsi="Arial Bold"/>
                <w:szCs w:val="20"/>
              </w:rPr>
            </w:rPrChange>
          </w:rPr>
          <w:t>(</w:t>
        </w:r>
      </w:ins>
      <w:ins w:id="895" w:author="user_skill40_mac31 DUPUIS" w:date="2013-07-01T10:56:00Z">
        <w:r w:rsidRPr="00F94937">
          <w:rPr>
            <w:rPrChange w:id="896" w:author="user_skill40_mac31 DUPUIS" w:date="2013-07-01T10:57:00Z">
              <w:rPr>
                <w:rFonts w:ascii="Arial Bold" w:hAnsi="Arial Bold"/>
                <w:i/>
                <w:szCs w:val="20"/>
              </w:rPr>
            </w:rPrChange>
          </w:rPr>
          <w:t>Bitmap</w:t>
        </w:r>
      </w:ins>
      <w:ins w:id="897" w:author="user_skill40_mac31 DUPUIS" w:date="2013-07-01T10:57:00Z">
        <w:r w:rsidRPr="00F94937">
          <w:rPr>
            <w:rPrChange w:id="898" w:author="user_skill40_mac31 DUPUIS" w:date="2013-07-01T10:57:00Z">
              <w:rPr>
                <w:rFonts w:ascii="Arial Bold" w:hAnsi="Arial Bold"/>
                <w:i/>
                <w:szCs w:val="20"/>
              </w:rPr>
            </w:rPrChange>
          </w:rPr>
          <w:t>)</w:t>
        </w:r>
      </w:ins>
      <w:del w:id="899" w:author="user_skill40_mac31 DUPUIS" w:date="2013-07-01T10:56:00Z">
        <w:r w:rsidR="00405E48" w:rsidRPr="00031204" w:rsidDel="00F94937">
          <w:delText>Bitmap images resolution</w:delText>
        </w:r>
      </w:del>
      <w:r w:rsidR="00746DA1" w:rsidRPr="00031204">
        <w:tab/>
      </w:r>
      <w:r w:rsidR="00405E48" w:rsidRPr="00031204">
        <w:t xml:space="preserve">: </w:t>
      </w:r>
      <w:del w:id="900" w:author="Arnold Sandjaja" w:date="2013-06-30T09:15:00Z">
        <w:r w:rsidR="00405E48" w:rsidRPr="00031204" w:rsidDel="000D5D66">
          <w:delText xml:space="preserve">from </w:delText>
        </w:r>
      </w:del>
      <w:r w:rsidR="00405E48" w:rsidRPr="00031204">
        <w:t>800 to 1200 PPI</w:t>
      </w:r>
      <w:ins w:id="901" w:author="Arnold Sandjaja" w:date="2013-06-30T09:15:00Z">
        <w:r w:rsidR="00871EF5">
          <w:t xml:space="preserve"> at</w:t>
        </w:r>
        <w:r w:rsidR="00871EF5" w:rsidRPr="00031204">
          <w:t xml:space="preserve"> 100% </w:t>
        </w:r>
        <w:del w:id="902" w:author="user_skill40_mac31 DUPUIS" w:date="2013-07-01T10:56:00Z">
          <w:r w:rsidR="00871EF5" w:rsidRPr="00031204" w:rsidDel="00F94937">
            <w:delText>in</w:delText>
          </w:r>
        </w:del>
      </w:ins>
      <w:ins w:id="903" w:author="user_skill40_mac31 DUPUIS" w:date="2013-07-01T10:56:00Z">
        <w:r>
          <w:t>dans</w:t>
        </w:r>
      </w:ins>
      <w:ins w:id="904" w:author="Arnold Sandjaja" w:date="2013-06-30T09:15:00Z">
        <w:r w:rsidR="00871EF5" w:rsidRPr="00031204">
          <w:t xml:space="preserve"> InDesign</w:t>
        </w:r>
      </w:ins>
    </w:p>
    <w:p w14:paraId="46B5C4BD" w14:textId="77777777" w:rsidR="00405E48" w:rsidRPr="00031204" w:rsidDel="000E47F2" w:rsidRDefault="00405E48" w:rsidP="00A173EA">
      <w:pPr>
        <w:ind w:left="3686" w:hanging="3686"/>
        <w:rPr>
          <w:del w:id="905" w:author="Arnold Sandjaja" w:date="2013-06-30T09:18:00Z"/>
        </w:rPr>
      </w:pPr>
      <w:del w:id="906"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A173EA">
      <w:pPr>
        <w:pStyle w:val="TM1"/>
        <w:tabs>
          <w:tab w:val="left" w:pos="1134"/>
          <w:tab w:val="left" w:pos="3686"/>
        </w:tabs>
        <w:ind w:left="3686" w:hanging="3686"/>
        <w:rPr>
          <w:del w:id="907" w:author="Arnold Sandjaja" w:date="2013-06-30T09:11:00Z"/>
        </w:rPr>
      </w:pPr>
      <w:del w:id="908"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Del="005428EA" w:rsidRDefault="000813F4" w:rsidP="00A173EA">
      <w:pPr>
        <w:ind w:left="3686" w:hanging="3686"/>
        <w:rPr>
          <w:ins w:id="909" w:author="Arnold Sandjaja" w:date="2013-06-29T12:21:00Z"/>
          <w:del w:id="910" w:author="Zoo-Sun" w:date="2013-06-30T18:02:00Z"/>
        </w:rPr>
      </w:pPr>
    </w:p>
    <w:p w14:paraId="51136FAE" w14:textId="77777777" w:rsidR="000813F4" w:rsidRPr="00031204" w:rsidDel="005428EA" w:rsidRDefault="000813F4" w:rsidP="00A173EA">
      <w:pPr>
        <w:ind w:left="3686" w:hanging="3686"/>
        <w:rPr>
          <w:del w:id="911" w:author="Zoo-Sun" w:date="2013-06-30T18:02:00Z"/>
        </w:rPr>
      </w:pPr>
    </w:p>
    <w:p w14:paraId="71B034BC" w14:textId="77777777" w:rsidR="00405E48" w:rsidRPr="00031204" w:rsidRDefault="00405E48"/>
    <w:p w14:paraId="20A40567" w14:textId="77777777" w:rsidR="00F94937" w:rsidRPr="00031204" w:rsidRDefault="00F94937" w:rsidP="00F94937">
      <w:pPr>
        <w:pStyle w:val="Heading3AA"/>
        <w:rPr>
          <w:ins w:id="912" w:author="user_skill40_mac31 DUPUIS" w:date="2013-07-01T10:57:00Z"/>
        </w:rPr>
      </w:pPr>
      <w:ins w:id="913" w:author="user_skill40_mac31 DUPUIS" w:date="2013-07-01T10:57:00Z">
        <w:r>
          <w:t>Vous devez remettre</w:t>
        </w:r>
      </w:ins>
    </w:p>
    <w:p w14:paraId="0FE3F7ED" w14:textId="2DF810AA" w:rsidR="000273A9" w:rsidDel="00F94937" w:rsidRDefault="00405E48" w:rsidP="000273A9">
      <w:pPr>
        <w:pStyle w:val="Heading3AA"/>
        <w:rPr>
          <w:ins w:id="914" w:author="Arnold Sandjaja" w:date="2013-06-29T12:26:00Z"/>
          <w:del w:id="915" w:author="user_skill40_mac31 DUPUIS" w:date="2013-07-01T10:57:00Z"/>
        </w:rPr>
      </w:pPr>
      <w:del w:id="916" w:author="user_skill40_mac31 DUPUIS" w:date="2013-07-01T10:57:00Z">
        <w:r w:rsidRPr="00031204" w:rsidDel="00F94937">
          <w:delText>You must deliver</w:delText>
        </w:r>
      </w:del>
    </w:p>
    <w:p w14:paraId="37AAFAAB" w14:textId="77777777" w:rsidR="000273A9" w:rsidRPr="000273A9" w:rsidRDefault="000273A9">
      <w:pPr>
        <w:pPrChange w:id="917" w:author="Arnold Sandjaja" w:date="2013-06-29T12:26:00Z">
          <w:pPr>
            <w:pStyle w:val="Heading3AA"/>
          </w:pPr>
        </w:pPrChange>
      </w:pPr>
    </w:p>
    <w:p w14:paraId="5238F7D1" w14:textId="77777777" w:rsidR="00F94937" w:rsidRPr="00137EBC" w:rsidRDefault="00405E48" w:rsidP="00F94937">
      <w:pPr>
        <w:rPr>
          <w:ins w:id="918" w:author="user_skill40_mac31 DUPUIS" w:date="2013-07-01T10:58:00Z"/>
          <w:lang w:val="fr-FR"/>
        </w:rPr>
      </w:pPr>
      <w:r w:rsidRPr="00031204">
        <w:t xml:space="preserve">• </w:t>
      </w:r>
      <w:ins w:id="919" w:author="user_skill40_mac31 DUPUIS" w:date="2013-07-01T10:58:00Z">
        <w:r w:rsidR="00F94937">
          <w:rPr>
            <w:rStyle w:val="hps"/>
            <w:lang w:val="fr-FR"/>
          </w:rPr>
          <w:t>1</w:t>
        </w:r>
        <w:r w:rsidR="00F94937">
          <w:rPr>
            <w:lang w:val="fr-FR"/>
          </w:rPr>
          <w:t xml:space="preserve"> </w:t>
        </w:r>
        <w:r w:rsidR="00F94937">
          <w:rPr>
            <w:rStyle w:val="hps"/>
            <w:lang w:val="fr-FR"/>
          </w:rPr>
          <w:t>dossier final</w:t>
        </w:r>
        <w:r w:rsidR="00F94937">
          <w:rPr>
            <w:lang w:val="fr-FR"/>
          </w:rPr>
          <w:t xml:space="preserve"> </w:t>
        </w:r>
        <w:r w:rsidR="00F94937">
          <w:rPr>
            <w:rStyle w:val="hps"/>
            <w:lang w:val="fr-FR"/>
          </w:rPr>
          <w:t>pour l'archivage</w:t>
        </w:r>
        <w:r w:rsidR="00F94937">
          <w:rPr>
            <w:lang w:val="fr-FR"/>
          </w:rPr>
          <w:t xml:space="preserve"> </w:t>
        </w:r>
        <w:r w:rsidR="00F94937">
          <w:rPr>
            <w:rStyle w:val="hps"/>
            <w:lang w:val="fr-FR"/>
          </w:rPr>
          <w:t>nommé</w:t>
        </w:r>
        <w:r w:rsidR="00F94937">
          <w:rPr>
            <w:lang w:val="fr-FR"/>
          </w:rPr>
          <w:t xml:space="preserve"> </w:t>
        </w:r>
        <w:r w:rsidR="00F94937">
          <w:rPr>
            <w:rStyle w:val="hps"/>
            <w:lang w:val="fr-FR"/>
          </w:rPr>
          <w:t>avec</w:t>
        </w:r>
        <w:r w:rsidR="00F94937">
          <w:rPr>
            <w:lang w:val="fr-FR"/>
          </w:rPr>
          <w:t xml:space="preserve"> </w:t>
        </w:r>
        <w:r w:rsidR="00F94937">
          <w:rPr>
            <w:rStyle w:val="hps"/>
            <w:lang w:val="fr-FR"/>
          </w:rPr>
          <w:t>votre</w:t>
        </w:r>
        <w:r w:rsidR="00F94937">
          <w:rPr>
            <w:lang w:val="fr-FR"/>
          </w:rPr>
          <w:t xml:space="preserve"> numéro de compétiteur «</w:t>
        </w:r>
        <w:r w:rsidR="00F94937">
          <w:rPr>
            <w:rStyle w:val="hps"/>
            <w:lang w:val="fr-FR"/>
          </w:rPr>
          <w:t>number_module1»</w:t>
        </w:r>
        <w:r w:rsidR="00F94937">
          <w:rPr>
            <w:lang w:val="fr-FR"/>
          </w:rPr>
          <w:t xml:space="preserve"> </w:t>
        </w:r>
        <w:r w:rsidR="00F94937">
          <w:rPr>
            <w:rStyle w:val="hps"/>
            <w:lang w:val="fr-FR"/>
          </w:rPr>
          <w:t>(y compris les</w:t>
        </w:r>
        <w:r w:rsidR="00F94937">
          <w:rPr>
            <w:lang w:val="fr-FR"/>
          </w:rPr>
          <w:t xml:space="preserve"> </w:t>
        </w:r>
        <w:r w:rsidR="00F94937">
          <w:rPr>
            <w:rStyle w:val="hps"/>
            <w:lang w:val="fr-FR"/>
          </w:rPr>
          <w:t>fichiers natifs</w:t>
        </w:r>
        <w:r w:rsidR="00F94937">
          <w:rPr>
            <w:lang w:val="fr-FR"/>
          </w:rPr>
          <w:t xml:space="preserve">, </w:t>
        </w:r>
        <w:r w:rsidR="00F94937">
          <w:rPr>
            <w:rStyle w:val="hps"/>
            <w:lang w:val="fr-FR"/>
          </w:rPr>
          <w:t>les polices, les</w:t>
        </w:r>
        <w:r w:rsidR="00F94937">
          <w:rPr>
            <w:lang w:val="fr-FR"/>
          </w:rPr>
          <w:t xml:space="preserve"> </w:t>
        </w:r>
        <w:r w:rsidR="00F94937">
          <w:rPr>
            <w:rStyle w:val="hps"/>
            <w:lang w:val="fr-FR"/>
          </w:rPr>
          <w:t>images liées</w:t>
        </w:r>
        <w:r w:rsidR="00F94937">
          <w:rPr>
            <w:lang w:val="fr-FR"/>
          </w:rPr>
          <w:t xml:space="preserve">, les profil </w:t>
        </w:r>
        <w:r w:rsidR="00F94937">
          <w:rPr>
            <w:rStyle w:val="hps"/>
            <w:lang w:val="fr-FR"/>
          </w:rPr>
          <w:t>ICC</w:t>
        </w:r>
        <w:r w:rsidR="00F94937">
          <w:rPr>
            <w:lang w:val="fr-FR"/>
          </w:rPr>
          <w:t xml:space="preserve"> </w:t>
        </w:r>
        <w:r w:rsidR="00F94937">
          <w:rPr>
            <w:rStyle w:val="hps"/>
            <w:lang w:val="fr-FR"/>
          </w:rPr>
          <w:t>et le fichier</w:t>
        </w:r>
        <w:r w:rsidR="00F94937">
          <w:rPr>
            <w:lang w:val="fr-FR"/>
          </w:rPr>
          <w:t xml:space="preserve"> </w:t>
        </w:r>
        <w:r w:rsidR="00F94937">
          <w:rPr>
            <w:rStyle w:val="hps"/>
            <w:lang w:val="fr-FR"/>
          </w:rPr>
          <w:t>PDF/X1a</w:t>
        </w:r>
        <w:r w:rsidR="00F94937">
          <w:rPr>
            <w:lang w:val="fr-FR"/>
          </w:rPr>
          <w:t xml:space="preserve"> </w:t>
        </w:r>
        <w:r w:rsidR="00F94937">
          <w:rPr>
            <w:rStyle w:val="hps"/>
            <w:lang w:val="fr-FR"/>
          </w:rPr>
          <w:t>prêt</w:t>
        </w:r>
        <w:r w:rsidR="00F94937">
          <w:rPr>
            <w:lang w:val="fr-FR"/>
          </w:rPr>
          <w:t xml:space="preserve"> </w:t>
        </w:r>
        <w:r w:rsidR="00F94937">
          <w:rPr>
            <w:rStyle w:val="hps"/>
            <w:lang w:val="fr-FR"/>
          </w:rPr>
          <w:t>pour l’imprimerie)</w:t>
        </w:r>
        <w:r w:rsidR="00F94937" w:rsidRPr="00031204">
          <w:t xml:space="preserve"> </w:t>
        </w:r>
      </w:ins>
    </w:p>
    <w:p w14:paraId="355F351C" w14:textId="6F02FAFE" w:rsidR="00405E48" w:rsidRPr="00F94937" w:rsidDel="00F94937" w:rsidRDefault="00F94937" w:rsidP="00F94937">
      <w:pPr>
        <w:rPr>
          <w:del w:id="920" w:author="user_skill40_mac31 DUPUIS" w:date="2013-07-01T10:58:00Z"/>
          <w:rFonts w:ascii="Arial Bold" w:hAnsi="Arial Bold"/>
          <w:rPrChange w:id="921" w:author="user_skill40_mac31 DUPUIS" w:date="2013-07-01T10:58:00Z">
            <w:rPr>
              <w:del w:id="922" w:author="user_skill40_mac31 DUPUIS" w:date="2013-07-01T10:58:00Z"/>
            </w:rPr>
          </w:rPrChange>
        </w:rPr>
      </w:pPr>
      <w:ins w:id="923" w:author="user_skill40_mac31 DUPUIS" w:date="2013-07-01T10:58:00Z">
        <w:r>
          <w:rPr>
            <w:rFonts w:ascii="Arial Bold" w:hAnsi="Arial Bold"/>
          </w:rPr>
          <w:t>seuls les fichiers de ce dossier seront notés</w:t>
        </w:r>
      </w:ins>
      <w:del w:id="924" w:author="user_skill40_mac31 DUPUIS" w:date="2013-07-01T10:58:00Z">
        <w:r w:rsidR="00405E48" w:rsidRPr="00031204" w:rsidDel="00F94937">
          <w:delText xml:space="preserve">1 final folder for archiving named with your competitor number_module1 </w:delText>
        </w:r>
      </w:del>
    </w:p>
    <w:p w14:paraId="2085357C" w14:textId="3177F25B" w:rsidR="00405E48" w:rsidRPr="00031204" w:rsidDel="00F94937" w:rsidRDefault="00405E48" w:rsidP="00F94937">
      <w:pPr>
        <w:rPr>
          <w:del w:id="925" w:author="user_skill40_mac31 DUPUIS" w:date="2013-07-01T10:58:00Z"/>
        </w:rPr>
      </w:pPr>
      <w:del w:id="926" w:author="user_skill40_mac31 DUPUIS" w:date="2013-07-01T10:58:00Z">
        <w:r w:rsidRPr="00031204" w:rsidDel="00F94937">
          <w:delText xml:space="preserve">(including native files, fonts, linked images, ICC profile and the press ready PDF/X1a file) </w:delText>
        </w:r>
      </w:del>
    </w:p>
    <w:p w14:paraId="3161A65F" w14:textId="61995404" w:rsidR="00405E48" w:rsidRDefault="00405E48" w:rsidP="00F94937">
      <w:pPr>
        <w:rPr>
          <w:ins w:id="927" w:author="Arnold Sandjaja" w:date="2013-06-29T12:26:00Z"/>
          <w:rFonts w:ascii="Arial Bold" w:hAnsi="Arial Bold"/>
        </w:rPr>
      </w:pPr>
      <w:del w:id="928" w:author="user_skill40_mac31 DUPUIS" w:date="2013-07-01T10:58:00Z">
        <w:r w:rsidRPr="00031204" w:rsidDel="00F94937">
          <w:rPr>
            <w:rFonts w:ascii="Arial Bold" w:hAnsi="Arial Bold"/>
          </w:rPr>
          <w:delText>only files from this folder will be marked</w:delText>
        </w:r>
      </w:del>
    </w:p>
    <w:p w14:paraId="0A385991" w14:textId="77777777" w:rsidR="000273A9" w:rsidRPr="00031204" w:rsidDel="00AD7B88" w:rsidRDefault="000273A9">
      <w:pPr>
        <w:rPr>
          <w:del w:id="929" w:author="Arnold Sandjaja" w:date="2013-06-29T14:02:00Z"/>
          <w:rFonts w:ascii="Arial Bold" w:hAnsi="Arial Bold"/>
        </w:rPr>
      </w:pPr>
    </w:p>
    <w:p w14:paraId="2ED0B4FE" w14:textId="77777777" w:rsidR="00405E48" w:rsidRPr="00031204" w:rsidRDefault="00405E48"/>
    <w:p w14:paraId="59CCC0E9" w14:textId="77777777" w:rsidR="009D10B9" w:rsidRDefault="009D10B9" w:rsidP="009D10B9">
      <w:pPr>
        <w:rPr>
          <w:ins w:id="930" w:author="user_skill40_mac31 DUPUIS" w:date="2013-07-01T11:07:00Z"/>
          <w:rStyle w:val="hps"/>
          <w:lang w:val="fr-FR"/>
        </w:rPr>
      </w:pPr>
      <w:ins w:id="931" w:author="user_skill40_mac31 DUPUIS" w:date="2013-07-01T11:07:00Z">
        <w:r>
          <w:rPr>
            <w:rStyle w:val="hps"/>
            <w:lang w:val="fr-FR"/>
          </w:rPr>
          <w:t>• 2</w:t>
        </w:r>
        <w:r>
          <w:rPr>
            <w:lang w:val="fr-FR"/>
          </w:rPr>
          <w:t xml:space="preserve"> </w:t>
        </w:r>
        <w:r>
          <w:rPr>
            <w:rStyle w:val="hps"/>
            <w:lang w:val="fr-FR"/>
          </w:rPr>
          <w:t>fichiers</w:t>
        </w:r>
        <w:r>
          <w:rPr>
            <w:lang w:val="fr-FR"/>
          </w:rPr>
          <w:t xml:space="preserve"> finaux </w:t>
        </w:r>
        <w:r>
          <w:rPr>
            <w:rStyle w:val="hps"/>
            <w:lang w:val="fr-FR"/>
          </w:rPr>
          <w:t>PDF/X1a</w:t>
        </w:r>
        <w:r>
          <w:rPr>
            <w:lang w:val="fr-FR"/>
          </w:rPr>
          <w:t xml:space="preserve"> </w:t>
        </w:r>
        <w:r>
          <w:rPr>
            <w:rStyle w:val="hps"/>
            <w:lang w:val="fr-FR"/>
          </w:rPr>
          <w:t>prêt</w:t>
        </w:r>
        <w:r>
          <w:rPr>
            <w:lang w:val="fr-FR"/>
          </w:rPr>
          <w:t xml:space="preserve"> pour l’imprimerie </w:t>
        </w:r>
        <w:r>
          <w:rPr>
            <w:rStyle w:val="hps"/>
            <w:lang w:val="fr-FR"/>
          </w:rPr>
          <w:t>(1 PDF pour la couverture avant, l’épine ou le dos et la couverture arrière + 1 PDF pour les pages intérieures) incluant</w:t>
        </w:r>
        <w:r>
          <w:rPr>
            <w:lang w:val="fr-FR"/>
          </w:rPr>
          <w:t xml:space="preserve">: </w:t>
        </w:r>
        <w:r>
          <w:rPr>
            <w:rStyle w:val="hps"/>
            <w:lang w:val="fr-FR"/>
          </w:rPr>
          <w:t>fond perdu</w:t>
        </w:r>
        <w:r>
          <w:rPr>
            <w:lang w:val="fr-FR"/>
          </w:rPr>
          <w:t xml:space="preserve">, marques de coupe, marques </w:t>
        </w:r>
        <w:r>
          <w:rPr>
            <w:rStyle w:val="hps"/>
            <w:lang w:val="fr-FR"/>
          </w:rPr>
          <w:t>de repérage,</w:t>
        </w:r>
        <w:r>
          <w:rPr>
            <w:lang w:val="fr-FR"/>
          </w:rPr>
          <w:t xml:space="preserve"> </w:t>
        </w:r>
        <w:r>
          <w:rPr>
            <w:rStyle w:val="hps"/>
            <w:lang w:val="fr-FR"/>
          </w:rPr>
          <w:t>marques de pliage</w:t>
        </w:r>
        <w:r>
          <w:rPr>
            <w:lang w:val="fr-FR"/>
          </w:rPr>
          <w:t xml:space="preserve"> </w:t>
        </w:r>
        <w:r>
          <w:rPr>
            <w:rStyle w:val="hps"/>
            <w:lang w:val="fr-FR"/>
          </w:rPr>
          <w:t>-</w:t>
        </w:r>
        <w:r>
          <w:rPr>
            <w:lang w:val="fr-FR"/>
          </w:rPr>
          <w:t xml:space="preserve"> </w:t>
        </w:r>
        <w:r>
          <w:rPr>
            <w:rStyle w:val="hps"/>
            <w:lang w:val="fr-FR"/>
          </w:rPr>
          <w:t>placés</w:t>
        </w:r>
        <w:r>
          <w:rPr>
            <w:lang w:val="fr-FR"/>
          </w:rPr>
          <w:t xml:space="preserve"> </w:t>
        </w:r>
        <w:r>
          <w:rPr>
            <w:rStyle w:val="hps"/>
            <w:lang w:val="fr-FR"/>
          </w:rPr>
          <w:t>en dehors de la</w:t>
        </w:r>
        <w:r>
          <w:rPr>
            <w:lang w:val="fr-FR"/>
          </w:rPr>
          <w:t xml:space="preserve"> </w:t>
        </w:r>
        <w:r>
          <w:rPr>
            <w:rStyle w:val="hps"/>
            <w:lang w:val="fr-FR"/>
          </w:rPr>
          <w:t>zone de fond perdu</w:t>
        </w:r>
        <w:r>
          <w:rPr>
            <w:lang w:val="fr-FR"/>
          </w:rPr>
          <w:t xml:space="preserve"> - </w:t>
        </w:r>
        <w:r>
          <w:rPr>
            <w:rStyle w:val="hps"/>
            <w:lang w:val="fr-FR"/>
          </w:rPr>
          <w:t>barre de couleur</w:t>
        </w:r>
        <w:r>
          <w:rPr>
            <w:lang w:val="fr-FR"/>
          </w:rPr>
          <w:t xml:space="preserve"> </w:t>
        </w:r>
        <w:r>
          <w:rPr>
            <w:rStyle w:val="hps"/>
            <w:lang w:val="fr-FR"/>
          </w:rPr>
          <w:t>CMJN</w:t>
        </w:r>
        <w:r>
          <w:rPr>
            <w:lang w:val="fr-FR"/>
          </w:rPr>
          <w:t xml:space="preserve">, barre de </w:t>
        </w:r>
        <w:r>
          <w:rPr>
            <w:rStyle w:val="hps"/>
            <w:lang w:val="fr-FR"/>
          </w:rPr>
          <w:t>couleur</w:t>
        </w:r>
        <w:r>
          <w:rPr>
            <w:lang w:val="fr-FR"/>
          </w:rPr>
          <w:t xml:space="preserve"> </w:t>
        </w:r>
        <w:r>
          <w:rPr>
            <w:rStyle w:val="hps"/>
            <w:lang w:val="fr-FR"/>
          </w:rPr>
          <w:t>PMS</w:t>
        </w:r>
        <w:r>
          <w:rPr>
            <w:lang w:val="fr-FR"/>
          </w:rPr>
          <w:t xml:space="preserve"> </w:t>
        </w:r>
        <w:r>
          <w:rPr>
            <w:rStyle w:val="hps"/>
            <w:lang w:val="fr-FR"/>
          </w:rPr>
          <w:t>C</w:t>
        </w:r>
        <w:r>
          <w:rPr>
            <w:lang w:val="fr-FR"/>
          </w:rPr>
          <w:t>, découpe (nommée «</w:t>
        </w:r>
        <w:r>
          <w:rPr>
            <w:rStyle w:val="hps"/>
            <w:lang w:val="fr-FR"/>
          </w:rPr>
          <w:t>Dieline») sur une plaque séparée</w:t>
        </w:r>
        <w:r>
          <w:rPr>
            <w:lang w:val="fr-FR"/>
          </w:rPr>
          <w:t xml:space="preserve"> </w:t>
        </w:r>
        <w:r>
          <w:rPr>
            <w:rStyle w:val="hps"/>
            <w:lang w:val="fr-FR"/>
          </w:rPr>
          <w:t>dans le fichier PDF</w:t>
        </w:r>
        <w:r>
          <w:rPr>
            <w:lang w:val="fr-FR"/>
          </w:rPr>
          <w:t xml:space="preserve"> afin d’</w:t>
        </w:r>
        <w:r>
          <w:rPr>
            <w:rStyle w:val="hps"/>
            <w:lang w:val="fr-FR"/>
          </w:rPr>
          <w:t>être évalués</w:t>
        </w:r>
        <w:r>
          <w:rPr>
            <w:lang w:val="fr-FR"/>
          </w:rPr>
          <w:t xml:space="preserve"> </w:t>
        </w:r>
        <w:r>
          <w:rPr>
            <w:rStyle w:val="hps"/>
            <w:lang w:val="fr-FR"/>
          </w:rPr>
          <w:t>dans le fichier</w:t>
        </w:r>
        <w:r>
          <w:rPr>
            <w:lang w:val="fr-FR"/>
          </w:rPr>
          <w:t xml:space="preserve"> </w:t>
        </w:r>
        <w:r>
          <w:rPr>
            <w:rStyle w:val="hps"/>
            <w:lang w:val="fr-FR"/>
          </w:rPr>
          <w:t>PDF)</w:t>
        </w:r>
      </w:ins>
    </w:p>
    <w:p w14:paraId="17BC3949" w14:textId="1AD4339D" w:rsidR="004C55BE" w:rsidRPr="00031204" w:rsidDel="009D10B9" w:rsidRDefault="00405E48" w:rsidP="004C55BE">
      <w:pPr>
        <w:rPr>
          <w:del w:id="932" w:author="user_skill40_mac31 DUPUIS" w:date="2013-07-01T11:07:00Z"/>
        </w:rPr>
      </w:pPr>
      <w:del w:id="933" w:author="user_skill40_mac31 DUPUIS" w:date="2013-07-01T11:07:00Z">
        <w:r w:rsidRPr="00031204" w:rsidDel="009D10B9">
          <w:delText xml:space="preserve">• </w:delText>
        </w:r>
      </w:del>
      <w:ins w:id="934" w:author="Arnold Sandjaja" w:date="2013-06-29T14:01:00Z">
        <w:del w:id="935" w:author="user_skill40_mac31 DUPUIS" w:date="2013-07-01T11:07:00Z">
          <w:r w:rsidR="004C2398" w:rsidDel="009D10B9">
            <w:delText>2</w:delText>
          </w:r>
        </w:del>
      </w:ins>
      <w:del w:id="936" w:author="user_skill40_mac31 DUPUIS" w:date="2013-07-01T11:07:00Z">
        <w:r w:rsidRPr="00031204" w:rsidDel="009D10B9">
          <w:delText xml:space="preserve">1 </w:delText>
        </w:r>
      </w:del>
      <w:ins w:id="937" w:author="Arnold Sandjaja" w:date="2013-06-29T13:59:00Z">
        <w:del w:id="938" w:author="user_skill40_mac31 DUPUIS" w:date="2013-07-01T11:07:00Z">
          <w:r w:rsidR="0025428F" w:rsidDel="009D10B9">
            <w:delText xml:space="preserve"> </w:delText>
          </w:r>
        </w:del>
      </w:ins>
      <w:del w:id="939" w:author="user_skill40_mac31 DUPUIS" w:date="2013-07-01T11:07:00Z">
        <w:r w:rsidRPr="00031204" w:rsidDel="009D10B9">
          <w:delText>final press ready PDF/X1a file</w:delText>
        </w:r>
      </w:del>
      <w:ins w:id="940" w:author="Arnold Sandjaja" w:date="2013-06-29T14:01:00Z">
        <w:del w:id="941" w:author="user_skill40_mac31 DUPUIS" w:date="2013-07-01T11:07:00Z">
          <w:r w:rsidR="004C2398" w:rsidDel="009D10B9">
            <w:delText>s</w:delText>
          </w:r>
        </w:del>
      </w:ins>
      <w:del w:id="942" w:author="user_skill40_mac31 DUPUIS" w:date="2013-07-01T11:07:00Z">
        <w:r w:rsidRPr="00031204" w:rsidDel="009D10B9">
          <w:delText xml:space="preserve"> </w:delText>
        </w:r>
      </w:del>
      <w:ins w:id="943" w:author="Arnold Sandjaja" w:date="2013-06-29T14:01:00Z">
        <w:del w:id="944" w:author="user_skill40_mac31 DUPUIS" w:date="2013-07-01T11:07:00Z">
          <w:r w:rsidR="004C2398" w:rsidDel="009D10B9">
            <w:delText xml:space="preserve">(1 PDF for cover, spine and back cover; and 1 PDF for inside pages, </w:delText>
          </w:r>
        </w:del>
      </w:ins>
      <w:del w:id="945" w:author="user_skill40_mac31 DUPUIS" w:date="2013-07-01T11:07:00Z">
        <w:r w:rsidRPr="00031204" w:rsidDel="009D10B9">
          <w:delText>(including: bleed, crop marks, registration marks, fold marks — placed outside the bleed area, colour bars for CMYK</w:delText>
        </w:r>
        <w:r w:rsidR="004C55BE" w:rsidRPr="00031204" w:rsidDel="009D10B9">
          <w:delText>,</w:delText>
        </w:r>
        <w:r w:rsidRPr="00031204" w:rsidDel="009D10B9">
          <w:delText xml:space="preserve"> </w:delText>
        </w:r>
        <w:r w:rsidR="0051350D" w:rsidRPr="00031204" w:rsidDel="009D10B9">
          <w:delText>colo</w:delText>
        </w:r>
      </w:del>
      <w:ins w:id="946" w:author="Michel Bulon" w:date="2013-05-20T20:29:00Z">
        <w:del w:id="947" w:author="user_skill40_mac31 DUPUIS" w:date="2013-07-01T11:07:00Z">
          <w:r w:rsidR="00B03644" w:rsidDel="009D10B9">
            <w:delText>u</w:delText>
          </w:r>
        </w:del>
      </w:ins>
      <w:del w:id="948" w:author="user_skill40_mac31 DUPUIS" w:date="2013-07-01T11:07:00Z">
        <w:r w:rsidR="0051350D" w:rsidRPr="00031204" w:rsidDel="009D10B9">
          <w:delText xml:space="preserve">r bar PMS C </w:delText>
        </w:r>
        <w:r w:rsidRPr="00031204" w:rsidDel="009D10B9">
          <w:delText>+</w:delText>
        </w:r>
      </w:del>
      <w:ins w:id="949" w:author="Arnold Sandjaja" w:date="2013-06-14T19:08:00Z">
        <w:del w:id="950" w:author="user_skill40_mac31 DUPUIS" w:date="2013-07-01T11:07:00Z">
          <w:r w:rsidR="00D04581" w:rsidDel="009D10B9">
            <w:delText>,</w:delText>
          </w:r>
        </w:del>
      </w:ins>
      <w:ins w:id="951" w:author="Arnold Sandjaja" w:date="2013-06-30T09:21:00Z">
        <w:del w:id="952" w:author="user_skill40_mac31 DUPUIS" w:date="2013-07-01T11:07:00Z">
          <w:r w:rsidR="00011022" w:rsidRPr="00011022" w:rsidDel="009D10B9">
            <w:delText xml:space="preserve"> </w:delText>
          </w:r>
          <w:r w:rsidR="00011022" w:rsidRPr="00031204" w:rsidDel="009D10B9">
            <w:delText>colo</w:delText>
          </w:r>
          <w:r w:rsidR="00011022" w:rsidDel="009D10B9">
            <w:delText>u</w:delText>
          </w:r>
          <w:r w:rsidR="00011022" w:rsidRPr="00031204" w:rsidDel="009D10B9">
            <w:delText>r bar PMS C</w:delText>
          </w:r>
          <w:r w:rsidR="00011022" w:rsidDel="009D10B9">
            <w:delText>,</w:delText>
          </w:r>
        </w:del>
      </w:ins>
      <w:ins w:id="953" w:author="Arnold Sandjaja" w:date="2013-06-14T19:07:00Z">
        <w:del w:id="954" w:author="user_skill40_mac31 DUPUIS" w:date="2013-07-01T11:07:00Z">
          <w:r w:rsidR="00D037DF" w:rsidDel="009D10B9">
            <w:delText xml:space="preserve"> </w:delText>
          </w:r>
        </w:del>
      </w:ins>
      <w:del w:id="955" w:author="user_skill40_mac31 DUPUIS" w:date="2013-07-01T11:07:00Z">
        <w:r w:rsidRPr="00031204" w:rsidDel="009D10B9">
          <w:delText xml:space="preserve"> varnish</w:delText>
        </w:r>
      </w:del>
      <w:ins w:id="956" w:author="Michel Bulon" w:date="2013-06-12T21:18:00Z">
        <w:del w:id="957" w:author="user_skill40_mac31 DUPUIS" w:date="2013-07-01T11:07:00Z">
          <w:r w:rsidR="00F84A43" w:rsidDel="009D10B9">
            <w:delText>dieline</w:delText>
          </w:r>
        </w:del>
      </w:ins>
      <w:del w:id="958" w:author="user_skill40_mac31 DUPUIS" w:date="2013-07-01T11:07:00Z">
        <w:r w:rsidRPr="00031204" w:rsidDel="009D10B9">
          <w:delText xml:space="preserve"> at 100% black</w:delText>
        </w:r>
        <w:r w:rsidR="009B7C8F" w:rsidRPr="00031204" w:rsidDel="009D10B9">
          <w:delText xml:space="preserve"> </w:delText>
        </w:r>
        <w:r w:rsidR="004C55BE" w:rsidRPr="00031204" w:rsidDel="009D10B9">
          <w:delText>on a separate plate in the PDF, to be evaluated in the PDF file)</w:delText>
        </w:r>
      </w:del>
    </w:p>
    <w:p w14:paraId="2AEE6429" w14:textId="77777777" w:rsidR="00405E48" w:rsidRPr="00031204" w:rsidDel="00AE3273" w:rsidRDefault="00405E48">
      <w:pPr>
        <w:rPr>
          <w:del w:id="959" w:author="Arnold Sandjaja" w:date="2013-06-20T07:05:00Z"/>
        </w:rPr>
      </w:pPr>
    </w:p>
    <w:p w14:paraId="16854D0B" w14:textId="77777777" w:rsidR="00405E48" w:rsidRPr="00031204" w:rsidDel="00AE3273" w:rsidRDefault="00405E48">
      <w:pPr>
        <w:rPr>
          <w:del w:id="960" w:author="Arnold Sandjaja" w:date="2013-06-20T07:05:00Z"/>
        </w:rPr>
      </w:pPr>
      <w:del w:id="961" w:author="Arnold Sandjaja" w:date="2013-06-20T07:05:00Z">
        <w:r w:rsidRPr="00031204" w:rsidDel="00AE3273">
          <w:delText>• 1 final printout of: the front cover, spine and back cover (printed as spreads), trimmed and mounted on a board for presentati</w:delText>
        </w:r>
        <w:bookmarkStart w:id="962" w:name="GoBack"/>
        <w:bookmarkEnd w:id="962"/>
        <w:r w:rsidRPr="00031204" w:rsidDel="00AE3273">
          <w:delText xml:space="preserve">on. </w:delText>
        </w:r>
      </w:del>
      <w:del w:id="963" w:author="Arnold Sandjaja" w:date="2013-06-14T18:11:00Z">
        <w:r w:rsidRPr="00031204" w:rsidDel="00A91A88">
          <w:delText>The varnish</w:delText>
        </w:r>
      </w:del>
      <w:ins w:id="964" w:author="Michel Bulon" w:date="2013-06-12T21:18:00Z">
        <w:del w:id="965" w:author="Arnold Sandjaja" w:date="2013-06-14T18:11:00Z">
          <w:r w:rsidR="00F84A43" w:rsidDel="00A91A88">
            <w:delText>dieline</w:delText>
          </w:r>
        </w:del>
      </w:ins>
      <w:del w:id="966" w:author="Arnold Sandjaja" w:date="2013-06-14T18:11:00Z">
        <w:r w:rsidRPr="00031204" w:rsidDel="00A91A88">
          <w:delText xml:space="preserve"> must be printed on top of the design at 20% transparency.</w:delText>
        </w:r>
      </w:del>
    </w:p>
    <w:p w14:paraId="12E951CD" w14:textId="77777777" w:rsidR="00405E48" w:rsidRPr="00031204" w:rsidRDefault="00405E48"/>
    <w:p w14:paraId="26DA973F" w14:textId="77777777" w:rsidR="009D10B9" w:rsidRDefault="009D10B9" w:rsidP="009D10B9">
      <w:pPr>
        <w:rPr>
          <w:ins w:id="967" w:author="user_skill40_mac31 DUPUIS" w:date="2013-07-01T11:09:00Z"/>
          <w:lang w:val="fr-FR"/>
        </w:rPr>
      </w:pPr>
      <w:ins w:id="968" w:author="user_skill40_mac31 DUPUIS" w:date="2013-07-01T11:09:00Z">
        <w:r w:rsidRPr="00031204">
          <w:t xml:space="preserve">• </w:t>
        </w:r>
        <w:r>
          <w:rPr>
            <w:rStyle w:val="hps"/>
            <w:lang w:val="fr-FR"/>
          </w:rPr>
          <w:t>1</w:t>
        </w:r>
        <w:r>
          <w:rPr>
            <w:lang w:val="fr-FR"/>
          </w:rPr>
          <w:t xml:space="preserve"> </w:t>
        </w:r>
        <w:r>
          <w:rPr>
            <w:rStyle w:val="hps"/>
            <w:lang w:val="fr-FR"/>
          </w:rPr>
          <w:t>impression</w:t>
        </w:r>
        <w:r>
          <w:rPr>
            <w:lang w:val="fr-FR"/>
          </w:rPr>
          <w:t xml:space="preserve"> finale </w:t>
        </w:r>
        <w:r>
          <w:rPr>
            <w:rStyle w:val="hps"/>
            <w:lang w:val="fr-FR"/>
          </w:rPr>
          <w:t>non coupée et montée sur carton</w:t>
        </w:r>
        <w:r>
          <w:rPr>
            <w:lang w:val="fr-FR"/>
          </w:rPr>
          <w:t xml:space="preserve">: de </w:t>
        </w:r>
        <w:r>
          <w:rPr>
            <w:rStyle w:val="hps"/>
            <w:lang w:val="fr-FR"/>
          </w:rPr>
          <w:t>la couverture avant, de l’épine ou du dos et</w:t>
        </w:r>
        <w:r>
          <w:rPr>
            <w:lang w:val="fr-FR"/>
          </w:rPr>
          <w:t xml:space="preserve"> de l</w:t>
        </w:r>
        <w:r>
          <w:rPr>
            <w:rStyle w:val="hps"/>
            <w:lang w:val="fr-FR"/>
          </w:rPr>
          <w:t>a</w:t>
        </w:r>
        <w:r>
          <w:rPr>
            <w:lang w:val="fr-FR"/>
          </w:rPr>
          <w:t xml:space="preserve"> </w:t>
        </w:r>
        <w:r>
          <w:rPr>
            <w:rStyle w:val="hps"/>
            <w:lang w:val="fr-FR"/>
          </w:rPr>
          <w:t>couverture arrière</w:t>
        </w:r>
        <w:r>
          <w:rPr>
            <w:lang w:val="fr-FR"/>
          </w:rPr>
          <w:t xml:space="preserve"> </w:t>
        </w:r>
        <w:r>
          <w:rPr>
            <w:rStyle w:val="hps"/>
            <w:lang w:val="fr-FR"/>
          </w:rPr>
          <w:t>avec</w:t>
        </w:r>
        <w:r>
          <w:rPr>
            <w:lang w:val="fr-FR"/>
          </w:rPr>
          <w:t xml:space="preserve"> </w:t>
        </w:r>
        <w:r>
          <w:rPr>
            <w:rStyle w:val="hps"/>
            <w:lang w:val="fr-FR"/>
          </w:rPr>
          <w:t>la découpe (</w:t>
        </w:r>
        <w:r>
          <w:rPr>
            <w:lang w:val="fr-FR"/>
          </w:rPr>
          <w:t xml:space="preserve">imprimé </w:t>
        </w:r>
        <w:r>
          <w:rPr>
            <w:rStyle w:val="hps"/>
            <w:lang w:val="fr-FR"/>
          </w:rPr>
          <w:t>en planche)</w:t>
        </w:r>
        <w:r>
          <w:rPr>
            <w:lang w:val="fr-FR"/>
          </w:rPr>
          <w:t xml:space="preserve">. </w:t>
        </w:r>
        <w:r>
          <w:rPr>
            <w:rStyle w:val="hps"/>
            <w:lang w:val="fr-FR"/>
          </w:rPr>
          <w:t>(incluant</w:t>
        </w:r>
        <w:r>
          <w:rPr>
            <w:lang w:val="fr-FR"/>
          </w:rPr>
          <w:t xml:space="preserve">: </w:t>
        </w:r>
        <w:r>
          <w:rPr>
            <w:rStyle w:val="hps"/>
            <w:lang w:val="fr-FR"/>
          </w:rPr>
          <w:t>fond perdu</w:t>
        </w:r>
        <w:r>
          <w:rPr>
            <w:lang w:val="fr-FR"/>
          </w:rPr>
          <w:t xml:space="preserve">, marques de coupe, marques </w:t>
        </w:r>
        <w:r>
          <w:rPr>
            <w:rStyle w:val="hps"/>
            <w:lang w:val="fr-FR"/>
          </w:rPr>
          <w:t>de repérage,</w:t>
        </w:r>
        <w:r>
          <w:rPr>
            <w:lang w:val="fr-FR"/>
          </w:rPr>
          <w:t xml:space="preserve"> </w:t>
        </w:r>
        <w:r>
          <w:rPr>
            <w:rStyle w:val="hps"/>
            <w:lang w:val="fr-FR"/>
          </w:rPr>
          <w:t>marques de pliage</w:t>
        </w:r>
        <w:r>
          <w:rPr>
            <w:lang w:val="fr-FR"/>
          </w:rPr>
          <w:t xml:space="preserve"> </w:t>
        </w:r>
        <w:r>
          <w:rPr>
            <w:rStyle w:val="hps"/>
            <w:lang w:val="fr-FR"/>
          </w:rPr>
          <w:t>-</w:t>
        </w:r>
        <w:r>
          <w:rPr>
            <w:lang w:val="fr-FR"/>
          </w:rPr>
          <w:t xml:space="preserve"> </w:t>
        </w:r>
        <w:r>
          <w:rPr>
            <w:rStyle w:val="hps"/>
            <w:lang w:val="fr-FR"/>
          </w:rPr>
          <w:t>placés</w:t>
        </w:r>
        <w:r>
          <w:rPr>
            <w:lang w:val="fr-FR"/>
          </w:rPr>
          <w:t xml:space="preserve"> </w:t>
        </w:r>
        <w:r>
          <w:rPr>
            <w:rStyle w:val="hps"/>
            <w:lang w:val="fr-FR"/>
          </w:rPr>
          <w:t>en dehors de la</w:t>
        </w:r>
        <w:r>
          <w:rPr>
            <w:lang w:val="fr-FR"/>
          </w:rPr>
          <w:t xml:space="preserve"> </w:t>
        </w:r>
        <w:r>
          <w:rPr>
            <w:rStyle w:val="hps"/>
            <w:lang w:val="fr-FR"/>
          </w:rPr>
          <w:t>zone de fond perdu</w:t>
        </w:r>
        <w:r>
          <w:rPr>
            <w:lang w:val="fr-FR"/>
          </w:rPr>
          <w:t xml:space="preserve"> - </w:t>
        </w:r>
        <w:r>
          <w:rPr>
            <w:rStyle w:val="hps"/>
            <w:lang w:val="fr-FR"/>
          </w:rPr>
          <w:t>barre de couleur</w:t>
        </w:r>
        <w:r>
          <w:rPr>
            <w:lang w:val="fr-FR"/>
          </w:rPr>
          <w:t xml:space="preserve"> </w:t>
        </w:r>
        <w:r>
          <w:rPr>
            <w:rStyle w:val="hps"/>
            <w:lang w:val="fr-FR"/>
          </w:rPr>
          <w:t>CMJN</w:t>
        </w:r>
        <w:r>
          <w:rPr>
            <w:lang w:val="fr-FR"/>
          </w:rPr>
          <w:t>)</w:t>
        </w:r>
      </w:ins>
    </w:p>
    <w:p w14:paraId="1BF3DECC" w14:textId="6097490E" w:rsidR="00405E48" w:rsidRPr="00031204" w:rsidDel="009D10B9" w:rsidRDefault="00405E48">
      <w:pPr>
        <w:rPr>
          <w:del w:id="969" w:author="user_skill40_mac31 DUPUIS" w:date="2013-07-01T11:09:00Z"/>
        </w:rPr>
      </w:pPr>
      <w:del w:id="970" w:author="user_skill40_mac31 DUPUIS" w:date="2013-07-01T11:09:00Z">
        <w:r w:rsidRPr="00031204" w:rsidDel="009D10B9">
          <w:delText>• 1 final printout</w:delText>
        </w:r>
      </w:del>
      <w:ins w:id="971" w:author="Arnold Sandjaja" w:date="2013-06-14T18:15:00Z">
        <w:del w:id="972" w:author="user_skill40_mac31 DUPUIS" w:date="2013-07-01T11:09:00Z">
          <w:r w:rsidR="00A91A88" w:rsidDel="009D10B9">
            <w:delText xml:space="preserve"> untrimmed</w:delText>
          </w:r>
        </w:del>
      </w:ins>
      <w:del w:id="973" w:author="user_skill40_mac31 DUPUIS" w:date="2013-07-01T11:09:00Z">
        <w:r w:rsidRPr="00031204" w:rsidDel="009D10B9">
          <w:delText xml:space="preserve"> </w:delText>
        </w:r>
      </w:del>
      <w:ins w:id="974" w:author="Arnold Sandjaja" w:date="2013-06-30T09:49:00Z">
        <w:del w:id="975" w:author="user_skill40_mac31 DUPUIS" w:date="2013-07-01T11:09:00Z">
          <w:r w:rsidR="00401DE1" w:rsidDel="009D10B9">
            <w:delText xml:space="preserve">and mounted on cardboard </w:delText>
          </w:r>
        </w:del>
      </w:ins>
      <w:del w:id="976" w:author="user_skill40_mac31 DUPUIS" w:date="2013-07-01T11:09:00Z">
        <w:r w:rsidRPr="00031204" w:rsidDel="009D10B9">
          <w:delText>of: the front cover, spine and back cover without</w:delText>
        </w:r>
      </w:del>
      <w:ins w:id="977" w:author="Arnold Sandjaja" w:date="2013-06-30T09:57:00Z">
        <w:del w:id="978" w:author="user_skill40_mac31 DUPUIS" w:date="2013-07-01T11:09:00Z">
          <w:r w:rsidR="00BA53BA" w:rsidDel="009D10B9">
            <w:delText>with</w:delText>
          </w:r>
        </w:del>
      </w:ins>
      <w:del w:id="979" w:author="user_skill40_mac31 DUPUIS" w:date="2013-07-01T11:09:00Z">
        <w:r w:rsidRPr="00031204" w:rsidDel="009D10B9">
          <w:delText xml:space="preserve"> the varnish</w:delText>
        </w:r>
      </w:del>
      <w:ins w:id="980" w:author="Michel Bulon" w:date="2013-06-12T21:18:00Z">
        <w:del w:id="981" w:author="user_skill40_mac31 DUPUIS" w:date="2013-07-01T11:09:00Z">
          <w:r w:rsidR="00F84A43" w:rsidDel="009D10B9">
            <w:delText>die</w:delText>
          </w:r>
        </w:del>
      </w:ins>
      <w:ins w:id="982" w:author="Arnold Sandjaja" w:date="2013-06-30T09:54:00Z">
        <w:del w:id="983" w:author="user_skill40_mac31 DUPUIS" w:date="2013-07-01T11:09:00Z">
          <w:r w:rsidR="00A20BC6" w:rsidDel="009D10B9">
            <w:delText>-</w:delText>
          </w:r>
        </w:del>
      </w:ins>
      <w:ins w:id="984" w:author="Michel Bulon" w:date="2013-06-12T21:18:00Z">
        <w:del w:id="985" w:author="user_skill40_mac31 DUPUIS" w:date="2013-07-01T11:09:00Z">
          <w:r w:rsidR="00F84A43" w:rsidDel="009D10B9">
            <w:delText>line</w:delText>
          </w:r>
        </w:del>
      </w:ins>
      <w:del w:id="986" w:author="user_skill40_mac31 DUPUIS" w:date="2013-07-01T11:09:00Z">
        <w:r w:rsidRPr="00031204" w:rsidDel="009D10B9">
          <w:delText xml:space="preserve"> (printed as spreads). (including: bleed, crop marks, registration marks, fold marks — placed outside the bleed area, </w:delText>
        </w:r>
        <w:r w:rsidR="009B7C8F" w:rsidRPr="00031204" w:rsidDel="009D10B9">
          <w:delText>colour bars CMYK, colo</w:delText>
        </w:r>
      </w:del>
      <w:ins w:id="987" w:author="Michel Bulon" w:date="2013-05-20T21:04:00Z">
        <w:del w:id="988" w:author="user_skill40_mac31 DUPUIS" w:date="2013-07-01T11:09:00Z">
          <w:r w:rsidR="008E06C3" w:rsidDel="009D10B9">
            <w:delText>u</w:delText>
          </w:r>
        </w:del>
      </w:ins>
      <w:del w:id="989" w:author="user_skill40_mac31 DUPUIS" w:date="2013-07-01T11:09:00Z">
        <w:r w:rsidR="009B7C8F" w:rsidRPr="00031204" w:rsidDel="009D10B9">
          <w:delText>r bar PMS C</w:delText>
        </w:r>
        <w:r w:rsidRPr="00031204" w:rsidDel="009D10B9">
          <w:delText>)</w:delText>
        </w:r>
      </w:del>
    </w:p>
    <w:p w14:paraId="75B6E9DC" w14:textId="77777777" w:rsidR="00405E48" w:rsidRPr="00031204" w:rsidRDefault="00405E48"/>
    <w:p w14:paraId="2A1F70BB" w14:textId="77777777" w:rsidR="009D10B9" w:rsidRPr="00031204" w:rsidRDefault="009D10B9" w:rsidP="009D10B9">
      <w:pPr>
        <w:rPr>
          <w:ins w:id="990" w:author="user_skill40_mac31 DUPUIS" w:date="2013-07-01T11:10:00Z"/>
        </w:rPr>
      </w:pPr>
      <w:ins w:id="991" w:author="user_skill40_mac31 DUPUIS" w:date="2013-07-01T11:10:00Z">
        <w:r w:rsidRPr="00031204">
          <w:t xml:space="preserve">• </w:t>
        </w:r>
        <w:r>
          <w:rPr>
            <w:rStyle w:val="hps"/>
            <w:lang w:val="fr-FR"/>
          </w:rPr>
          <w:t>1 impression finale de la découpe</w:t>
        </w:r>
        <w:r>
          <w:rPr>
            <w:lang w:val="fr-FR"/>
          </w:rPr>
          <w:t xml:space="preserve"> </w:t>
        </w:r>
        <w:r>
          <w:rPr>
            <w:rStyle w:val="hps"/>
            <w:lang w:val="fr-FR"/>
          </w:rPr>
          <w:t>(</w:t>
        </w:r>
        <w:r>
          <w:rPr>
            <w:lang w:val="fr-FR"/>
          </w:rPr>
          <w:t xml:space="preserve">imprimé </w:t>
        </w:r>
        <w:r>
          <w:rPr>
            <w:rStyle w:val="hps"/>
            <w:lang w:val="fr-FR"/>
          </w:rPr>
          <w:t>en planche)</w:t>
        </w:r>
        <w:r>
          <w:rPr>
            <w:lang w:val="fr-FR"/>
          </w:rPr>
          <w:t>. (</w:t>
        </w:r>
        <w:r>
          <w:rPr>
            <w:rStyle w:val="hps"/>
            <w:lang w:val="fr-FR"/>
          </w:rPr>
          <w:t>incluant</w:t>
        </w:r>
        <w:r>
          <w:rPr>
            <w:lang w:val="fr-FR"/>
          </w:rPr>
          <w:t xml:space="preserve">: marques de coupe, marques </w:t>
        </w:r>
        <w:r>
          <w:rPr>
            <w:rStyle w:val="hps"/>
            <w:lang w:val="fr-FR"/>
          </w:rPr>
          <w:t>de repérage,</w:t>
        </w:r>
        <w:r>
          <w:rPr>
            <w:lang w:val="fr-FR"/>
          </w:rPr>
          <w:t xml:space="preserve"> </w:t>
        </w:r>
        <w:r>
          <w:rPr>
            <w:rStyle w:val="hps"/>
            <w:lang w:val="fr-FR"/>
          </w:rPr>
          <w:t>marques de pliage</w:t>
        </w:r>
        <w:r>
          <w:rPr>
            <w:lang w:val="fr-FR"/>
          </w:rPr>
          <w:t xml:space="preserve"> </w:t>
        </w:r>
        <w:r>
          <w:rPr>
            <w:rStyle w:val="hps"/>
            <w:lang w:val="fr-FR"/>
          </w:rPr>
          <w:t>-</w:t>
        </w:r>
        <w:r>
          <w:rPr>
            <w:lang w:val="fr-FR"/>
          </w:rPr>
          <w:t xml:space="preserve"> </w:t>
        </w:r>
        <w:r>
          <w:rPr>
            <w:rStyle w:val="hps"/>
            <w:lang w:val="fr-FR"/>
          </w:rPr>
          <w:t>placés</w:t>
        </w:r>
        <w:r>
          <w:rPr>
            <w:lang w:val="fr-FR"/>
          </w:rPr>
          <w:t xml:space="preserve"> </w:t>
        </w:r>
        <w:r>
          <w:rPr>
            <w:rStyle w:val="hps"/>
            <w:lang w:val="fr-FR"/>
          </w:rPr>
          <w:t>en dehors de la</w:t>
        </w:r>
        <w:r>
          <w:rPr>
            <w:lang w:val="fr-FR"/>
          </w:rPr>
          <w:t xml:space="preserve"> </w:t>
        </w:r>
        <w:r>
          <w:rPr>
            <w:rStyle w:val="hps"/>
            <w:lang w:val="fr-FR"/>
          </w:rPr>
          <w:t>zone de fond perdu</w:t>
        </w:r>
        <w:r>
          <w:rPr>
            <w:lang w:val="fr-FR"/>
          </w:rPr>
          <w:t>)</w:t>
        </w:r>
      </w:ins>
    </w:p>
    <w:p w14:paraId="05368E24" w14:textId="68C6B520" w:rsidR="00405E48" w:rsidRPr="00031204" w:rsidDel="009D10B9" w:rsidRDefault="00405E48">
      <w:pPr>
        <w:rPr>
          <w:del w:id="992" w:author="user_skill40_mac31 DUPUIS" w:date="2013-07-01T11:10:00Z"/>
        </w:rPr>
      </w:pPr>
      <w:del w:id="993" w:author="user_skill40_mac31 DUPUIS" w:date="2013-07-01T11:10:00Z">
        <w:r w:rsidRPr="00031204" w:rsidDel="009D10B9">
          <w:delText>• 1 final printout of: the varnish</w:delText>
        </w:r>
      </w:del>
      <w:ins w:id="994" w:author="Michel Bulon" w:date="2013-06-12T21:18:00Z">
        <w:del w:id="995" w:author="user_skill40_mac31 DUPUIS" w:date="2013-07-01T11:10:00Z">
          <w:r w:rsidR="00F84A43" w:rsidDel="009D10B9">
            <w:delText>die</w:delText>
          </w:r>
        </w:del>
      </w:ins>
      <w:ins w:id="996" w:author="Arnold Sandjaja" w:date="2013-06-30T09:54:00Z">
        <w:del w:id="997" w:author="user_skill40_mac31 DUPUIS" w:date="2013-07-01T11:10:00Z">
          <w:r w:rsidR="00A20BC6" w:rsidDel="009D10B9">
            <w:delText>-</w:delText>
          </w:r>
        </w:del>
      </w:ins>
      <w:ins w:id="998" w:author="Michel Bulon" w:date="2013-06-12T21:18:00Z">
        <w:del w:id="999" w:author="user_skill40_mac31 DUPUIS" w:date="2013-07-01T11:10:00Z">
          <w:r w:rsidR="00F84A43" w:rsidDel="009D10B9">
            <w:delText>line</w:delText>
          </w:r>
        </w:del>
      </w:ins>
      <w:del w:id="1000" w:author="user_skill40_mac31 DUPUIS" w:date="2013-07-01T11:10:00Z">
        <w:r w:rsidRPr="00031204" w:rsidDel="009D10B9">
          <w:delText xml:space="preserve"> at 100% black (printed as spreads). (including: bleed, crop marks, registration marks, fold marks — placed outside the bleed area, colour bars</w:delText>
        </w:r>
        <w:r w:rsidR="0069109A" w:rsidRPr="00031204" w:rsidDel="009D10B9">
          <w:delText xml:space="preserve"> Varnish</w:delText>
        </w:r>
      </w:del>
      <w:ins w:id="1001" w:author="Michel Bulon" w:date="2013-06-12T21:18:00Z">
        <w:del w:id="1002" w:author="user_skill40_mac31 DUPUIS" w:date="2013-07-01T11:10:00Z">
          <w:r w:rsidR="00F84A43" w:rsidDel="009D10B9">
            <w:delText>Dieline</w:delText>
          </w:r>
        </w:del>
      </w:ins>
      <w:del w:id="1003" w:author="user_skill40_mac31 DUPUIS" w:date="2013-07-01T11:10:00Z">
        <w:r w:rsidRPr="00031204" w:rsidDel="009D10B9">
          <w:delText>)</w:delText>
        </w:r>
      </w:del>
    </w:p>
    <w:p w14:paraId="18F7C03D" w14:textId="77777777" w:rsidR="00405E48" w:rsidRPr="00031204" w:rsidRDefault="00405E48">
      <w:pPr>
        <w:pStyle w:val="Default"/>
        <w:rPr>
          <w:rFonts w:ascii="Arial Bold" w:hAnsi="Arial Bold"/>
          <w:lang w:val="en-GB"/>
        </w:rPr>
      </w:pPr>
    </w:p>
    <w:p w14:paraId="26C9925D" w14:textId="77777777" w:rsidR="00346098" w:rsidRDefault="00346098" w:rsidP="00346098">
      <w:pPr>
        <w:rPr>
          <w:ins w:id="1004" w:author="user_skill40_mac31 DUPUIS" w:date="2013-07-01T11:13:00Z"/>
          <w:lang w:val="fr-FR"/>
        </w:rPr>
      </w:pPr>
      <w:ins w:id="1005" w:author="user_skill40_mac31 DUPUIS" w:date="2013-07-01T11:13:00Z">
        <w:r w:rsidRPr="00031204">
          <w:lastRenderedPageBreak/>
          <w:t xml:space="preserve">• </w:t>
        </w:r>
        <w:r>
          <w:rPr>
            <w:rStyle w:val="hps"/>
            <w:lang w:val="fr-FR"/>
          </w:rPr>
          <w:t>1</w:t>
        </w:r>
        <w:r>
          <w:rPr>
            <w:lang w:val="fr-FR"/>
          </w:rPr>
          <w:t xml:space="preserve"> </w:t>
        </w:r>
        <w:r>
          <w:rPr>
            <w:rStyle w:val="hps"/>
            <w:lang w:val="fr-FR"/>
          </w:rPr>
          <w:t>maquette coupée au format final</w:t>
        </w:r>
        <w:r>
          <w:rPr>
            <w:lang w:val="fr-FR"/>
          </w:rPr>
          <w:t xml:space="preserve"> </w:t>
        </w:r>
        <w:r>
          <w:rPr>
            <w:rStyle w:val="hps"/>
            <w:lang w:val="fr-FR"/>
          </w:rPr>
          <w:t>incluant</w:t>
        </w:r>
        <w:r>
          <w:rPr>
            <w:lang w:val="fr-FR"/>
          </w:rPr>
          <w:t xml:space="preserve">: </w:t>
        </w:r>
      </w:ins>
    </w:p>
    <w:p w14:paraId="1E00B2CF" w14:textId="77777777" w:rsidR="00346098" w:rsidRPr="00346098" w:rsidRDefault="00346098" w:rsidP="00346098">
      <w:pPr>
        <w:pStyle w:val="Paragraphedeliste"/>
        <w:numPr>
          <w:ilvl w:val="0"/>
          <w:numId w:val="15"/>
        </w:numPr>
        <w:rPr>
          <w:ins w:id="1006" w:author="user_skill40_mac31 DUPUIS" w:date="2013-07-01T11:13:00Z"/>
          <w:rFonts w:ascii="Arial" w:hAnsi="Arial" w:cs="Arial"/>
          <w:lang w:val="fr-FR"/>
          <w:rPrChange w:id="1007" w:author="user_skill40_mac31 DUPUIS" w:date="2013-07-01T11:13:00Z">
            <w:rPr>
              <w:ins w:id="1008" w:author="user_skill40_mac31 DUPUIS" w:date="2013-07-01T11:13:00Z"/>
              <w:lang w:val="fr-FR"/>
            </w:rPr>
          </w:rPrChange>
        </w:rPr>
      </w:pPr>
      <w:ins w:id="1009" w:author="user_skill40_mac31 DUPUIS" w:date="2013-07-01T11:13:00Z">
        <w:r w:rsidRPr="00346098">
          <w:rPr>
            <w:rStyle w:val="hps"/>
            <w:rFonts w:ascii="Arial" w:hAnsi="Arial" w:cs="Arial"/>
            <w:lang w:val="fr-FR"/>
            <w:rPrChange w:id="1010" w:author="user_skill40_mac31 DUPUIS" w:date="2013-07-01T11:13:00Z">
              <w:rPr>
                <w:rStyle w:val="hps"/>
                <w:rFonts w:ascii="Arial Bold" w:eastAsia="ヒラギノ角ゴ Pro W3" w:hAnsi="Arial Bold"/>
                <w:color w:val="000000"/>
                <w:lang w:val="fr-FR"/>
              </w:rPr>
            </w:rPrChange>
          </w:rPr>
          <w:t>la couverture avant,</w:t>
        </w:r>
        <w:r w:rsidRPr="00346098">
          <w:rPr>
            <w:rFonts w:ascii="Arial" w:hAnsi="Arial" w:cs="Arial"/>
            <w:lang w:val="fr-FR"/>
            <w:rPrChange w:id="1011" w:author="user_skill40_mac31 DUPUIS" w:date="2013-07-01T11:13:00Z">
              <w:rPr>
                <w:rFonts w:ascii="Arial Bold" w:eastAsia="ヒラギノ角ゴ Pro W3" w:hAnsi="Arial Bold"/>
                <w:color w:val="000000"/>
                <w:lang w:val="fr-FR"/>
              </w:rPr>
            </w:rPrChange>
          </w:rPr>
          <w:t xml:space="preserve"> </w:t>
        </w:r>
        <w:r w:rsidRPr="00346098">
          <w:rPr>
            <w:rStyle w:val="hps"/>
            <w:rFonts w:ascii="Arial" w:hAnsi="Arial" w:cs="Arial"/>
            <w:lang w:val="fr-FR"/>
            <w:rPrChange w:id="1012" w:author="user_skill40_mac31 DUPUIS" w:date="2013-07-01T11:13:00Z">
              <w:rPr>
                <w:rStyle w:val="hps"/>
                <w:rFonts w:ascii="Arial Bold" w:eastAsia="ヒラギノ角ゴ Pro W3" w:hAnsi="Arial Bold"/>
                <w:color w:val="000000"/>
                <w:lang w:val="fr-FR"/>
              </w:rPr>
            </w:rPrChange>
          </w:rPr>
          <w:t>l’épine ou le dos</w:t>
        </w:r>
        <w:r w:rsidRPr="00346098">
          <w:rPr>
            <w:rFonts w:ascii="Arial" w:hAnsi="Arial" w:cs="Arial"/>
            <w:lang w:val="fr-FR"/>
            <w:rPrChange w:id="1013" w:author="user_skill40_mac31 DUPUIS" w:date="2013-07-01T11:13:00Z">
              <w:rPr>
                <w:rFonts w:ascii="Arial Bold" w:eastAsia="ヒラギノ角ゴ Pro W3" w:hAnsi="Arial Bold"/>
                <w:color w:val="000000"/>
                <w:lang w:val="fr-FR"/>
              </w:rPr>
            </w:rPrChange>
          </w:rPr>
          <w:t>, la couverture arrière, imprimés en planche</w:t>
        </w:r>
      </w:ins>
    </w:p>
    <w:p w14:paraId="1BD86B72" w14:textId="77777777" w:rsidR="00346098" w:rsidRPr="00346098" w:rsidRDefault="00346098" w:rsidP="00346098">
      <w:pPr>
        <w:pStyle w:val="Paragraphedeliste"/>
        <w:numPr>
          <w:ilvl w:val="0"/>
          <w:numId w:val="15"/>
        </w:numPr>
        <w:rPr>
          <w:ins w:id="1014" w:author="user_skill40_mac31 DUPUIS" w:date="2013-07-01T11:13:00Z"/>
          <w:rFonts w:ascii="Arial" w:hAnsi="Arial" w:cs="Arial"/>
          <w:lang w:val="fr-FR"/>
          <w:rPrChange w:id="1015" w:author="user_skill40_mac31 DUPUIS" w:date="2013-07-01T11:13:00Z">
            <w:rPr>
              <w:ins w:id="1016" w:author="user_skill40_mac31 DUPUIS" w:date="2013-07-01T11:13:00Z"/>
              <w:lang w:val="fr-FR"/>
            </w:rPr>
          </w:rPrChange>
        </w:rPr>
      </w:pPr>
      <w:ins w:id="1017" w:author="user_skill40_mac31 DUPUIS" w:date="2013-07-01T11:13:00Z">
        <w:r w:rsidRPr="00346098">
          <w:rPr>
            <w:rFonts w:ascii="Arial" w:hAnsi="Arial" w:cs="Arial"/>
            <w:lang w:val="fr-FR"/>
            <w:rPrChange w:id="1018" w:author="user_skill40_mac31 DUPUIS" w:date="2013-07-01T11:13:00Z">
              <w:rPr>
                <w:rFonts w:ascii="Arial Bold" w:eastAsia="ヒラギノ角ゴ Pro W3" w:hAnsi="Arial Bold"/>
                <w:color w:val="000000"/>
                <w:lang w:val="fr-FR"/>
              </w:rPr>
            </w:rPrChange>
          </w:rPr>
          <w:t>1 page imprimée comme une page simple (page 3)</w:t>
        </w:r>
      </w:ins>
    </w:p>
    <w:p w14:paraId="589EA963" w14:textId="77777777" w:rsidR="00346098" w:rsidRPr="00346098" w:rsidRDefault="00346098" w:rsidP="00346098">
      <w:pPr>
        <w:pStyle w:val="Paragraphedeliste"/>
        <w:numPr>
          <w:ilvl w:val="0"/>
          <w:numId w:val="15"/>
        </w:numPr>
        <w:rPr>
          <w:ins w:id="1019" w:author="user_skill40_mac31 DUPUIS" w:date="2013-07-01T11:13:00Z"/>
          <w:rFonts w:ascii="Arial" w:hAnsi="Arial" w:cs="Arial"/>
          <w:rPrChange w:id="1020" w:author="user_skill40_mac31 DUPUIS" w:date="2013-07-01T11:13:00Z">
            <w:rPr>
              <w:ins w:id="1021" w:author="user_skill40_mac31 DUPUIS" w:date="2013-07-01T11:13:00Z"/>
            </w:rPr>
          </w:rPrChange>
        </w:rPr>
      </w:pPr>
      <w:ins w:id="1022" w:author="user_skill40_mac31 DUPUIS" w:date="2013-07-01T11:13:00Z">
        <w:r w:rsidRPr="00346098">
          <w:rPr>
            <w:rStyle w:val="hps"/>
            <w:rFonts w:ascii="Arial" w:hAnsi="Arial" w:cs="Arial"/>
            <w:lang w:val="fr-FR"/>
            <w:rPrChange w:id="1023" w:author="user_skill40_mac31 DUPUIS" w:date="2013-07-01T11:13:00Z">
              <w:rPr>
                <w:rStyle w:val="hps"/>
                <w:rFonts w:ascii="Arial Bold" w:eastAsia="ヒラギノ角ゴ Pro W3" w:hAnsi="Arial Bold"/>
                <w:color w:val="000000"/>
                <w:lang w:val="fr-FR"/>
              </w:rPr>
            </w:rPrChange>
          </w:rPr>
          <w:t>4</w:t>
        </w:r>
        <w:r w:rsidRPr="00346098">
          <w:rPr>
            <w:rFonts w:ascii="Arial" w:hAnsi="Arial" w:cs="Arial"/>
            <w:lang w:val="fr-FR"/>
            <w:rPrChange w:id="1024" w:author="user_skill40_mac31 DUPUIS" w:date="2013-07-01T11:13:00Z">
              <w:rPr>
                <w:rFonts w:ascii="Arial Bold" w:eastAsia="ヒラギノ角ゴ Pro W3" w:hAnsi="Arial Bold"/>
                <w:color w:val="000000"/>
                <w:lang w:val="fr-FR"/>
              </w:rPr>
            </w:rPrChange>
          </w:rPr>
          <w:t xml:space="preserve"> </w:t>
        </w:r>
        <w:r w:rsidRPr="00346098">
          <w:rPr>
            <w:rStyle w:val="hps"/>
            <w:rFonts w:ascii="Arial" w:hAnsi="Arial" w:cs="Arial"/>
            <w:lang w:val="fr-FR"/>
            <w:rPrChange w:id="1025" w:author="user_skill40_mac31 DUPUIS" w:date="2013-07-01T11:13:00Z">
              <w:rPr>
                <w:rStyle w:val="hps"/>
                <w:rFonts w:ascii="Arial Bold" w:eastAsia="ヒラギノ角ゴ Pro W3" w:hAnsi="Arial Bold"/>
                <w:color w:val="000000"/>
                <w:lang w:val="fr-FR"/>
              </w:rPr>
            </w:rPrChange>
          </w:rPr>
          <w:t>pages imprimées</w:t>
        </w:r>
        <w:r w:rsidRPr="00346098">
          <w:rPr>
            <w:rFonts w:ascii="Arial" w:hAnsi="Arial" w:cs="Arial"/>
            <w:lang w:val="fr-FR"/>
            <w:rPrChange w:id="1026" w:author="user_skill40_mac31 DUPUIS" w:date="2013-07-01T11:13:00Z">
              <w:rPr>
                <w:rFonts w:ascii="Arial Bold" w:eastAsia="ヒラギノ角ゴ Pro W3" w:hAnsi="Arial Bold"/>
                <w:color w:val="000000"/>
                <w:lang w:val="fr-FR"/>
              </w:rPr>
            </w:rPrChange>
          </w:rPr>
          <w:t xml:space="preserve"> </w:t>
        </w:r>
        <w:r w:rsidRPr="00346098">
          <w:rPr>
            <w:rStyle w:val="hps"/>
            <w:rFonts w:ascii="Arial" w:hAnsi="Arial" w:cs="Arial"/>
            <w:lang w:val="fr-FR"/>
            <w:rPrChange w:id="1027" w:author="user_skill40_mac31 DUPUIS" w:date="2013-07-01T11:13:00Z">
              <w:rPr>
                <w:rStyle w:val="hps"/>
                <w:rFonts w:ascii="Arial Bold" w:eastAsia="ヒラギノ角ゴ Pro W3" w:hAnsi="Arial Bold"/>
                <w:color w:val="000000"/>
                <w:lang w:val="fr-FR"/>
              </w:rPr>
            </w:rPrChange>
          </w:rPr>
          <w:t>en planche</w:t>
        </w:r>
        <w:r w:rsidRPr="00346098">
          <w:rPr>
            <w:rFonts w:ascii="Arial" w:hAnsi="Arial" w:cs="Arial"/>
            <w:lang w:val="fr-FR"/>
            <w:rPrChange w:id="1028" w:author="user_skill40_mac31 DUPUIS" w:date="2013-07-01T11:13:00Z">
              <w:rPr>
                <w:rFonts w:ascii="Arial Bold" w:eastAsia="ヒラギノ角ゴ Pro W3" w:hAnsi="Arial Bold"/>
                <w:color w:val="000000"/>
                <w:lang w:val="fr-FR"/>
              </w:rPr>
            </w:rPrChange>
          </w:rPr>
          <w:t xml:space="preserve"> (8-9 et 10-11)</w:t>
        </w:r>
        <w:r w:rsidRPr="00346098">
          <w:rPr>
            <w:rFonts w:ascii="Arial" w:hAnsi="Arial" w:cs="Arial"/>
            <w:rPrChange w:id="1029" w:author="user_skill40_mac31 DUPUIS" w:date="2013-07-01T11:13:00Z">
              <w:rPr>
                <w:rFonts w:ascii="Arial Bold" w:eastAsia="ヒラギノ角ゴ Pro W3" w:hAnsi="Arial Bold"/>
                <w:color w:val="000000"/>
                <w:lang w:val="en-GB"/>
              </w:rPr>
            </w:rPrChange>
          </w:rPr>
          <w:t xml:space="preserve"> </w:t>
        </w:r>
      </w:ins>
    </w:p>
    <w:p w14:paraId="7396B0BC" w14:textId="4FB0F177" w:rsidR="00967DC3" w:rsidDel="00346098" w:rsidRDefault="00405E48">
      <w:pPr>
        <w:rPr>
          <w:ins w:id="1030" w:author="Arnold Sandjaja" w:date="2013-06-30T09:27:00Z"/>
          <w:del w:id="1031" w:author="user_skill40_mac31 DUPUIS" w:date="2013-07-01T11:13:00Z"/>
        </w:rPr>
      </w:pPr>
      <w:del w:id="1032" w:author="user_skill40_mac31 DUPUIS" w:date="2013-07-01T11:13:00Z">
        <w:r w:rsidRPr="00031204" w:rsidDel="00346098">
          <w:delText>• 1 final dummy/booklet</w:delText>
        </w:r>
      </w:del>
      <w:ins w:id="1033" w:author="Arnold Sandjaja" w:date="2013-06-30T09:24:00Z">
        <w:del w:id="1034" w:author="user_skill40_mac31 DUPUIS" w:date="2013-07-01T11:13:00Z">
          <w:r w:rsidR="00967DC3" w:rsidDel="00346098">
            <w:delText xml:space="preserve"> trimmed to final size</w:delText>
          </w:r>
        </w:del>
      </w:ins>
      <w:del w:id="1035" w:author="user_skill40_mac31 DUPUIS" w:date="2013-07-01T11:13:00Z">
        <w:r w:rsidRPr="00031204" w:rsidDel="00346098">
          <w:delText xml:space="preserve"> including: </w:delText>
        </w:r>
      </w:del>
    </w:p>
    <w:p w14:paraId="77070E8F" w14:textId="06EF45DE" w:rsidR="004C5D5E" w:rsidDel="00346098" w:rsidRDefault="00405E48">
      <w:pPr>
        <w:pStyle w:val="Paragraphedeliste"/>
        <w:numPr>
          <w:ilvl w:val="0"/>
          <w:numId w:val="12"/>
        </w:numPr>
        <w:rPr>
          <w:ins w:id="1036" w:author="Arnold Sandjaja" w:date="2013-06-30T09:28:00Z"/>
          <w:del w:id="1037" w:author="user_skill40_mac31 DUPUIS" w:date="2013-07-01T11:13:00Z"/>
          <w:rFonts w:cs="Arial"/>
        </w:rPr>
        <w:pPrChange w:id="1038" w:author="Arnold Sandjaja" w:date="2013-06-30T09:28:00Z">
          <w:pPr/>
        </w:pPrChange>
      </w:pPr>
      <w:del w:id="1039" w:author="user_skill40_mac31 DUPUIS" w:date="2013-07-01T11:13:00Z">
        <w:r w:rsidRPr="004C5D5E" w:rsidDel="00346098">
          <w:rPr>
            <w:rFonts w:cs="Arial"/>
            <w:rPrChange w:id="1040" w:author="Arnold Sandjaja" w:date="2013-06-30T09:28:00Z">
              <w:rPr/>
            </w:rPrChange>
          </w:rPr>
          <w:delText>the front cover, spine, back cover printed as spreads</w:delText>
        </w:r>
      </w:del>
    </w:p>
    <w:p w14:paraId="64C6844D" w14:textId="62A7882C" w:rsidR="004C5D5E" w:rsidDel="00346098" w:rsidRDefault="004C5D5E">
      <w:pPr>
        <w:pStyle w:val="Paragraphedeliste"/>
        <w:numPr>
          <w:ilvl w:val="0"/>
          <w:numId w:val="12"/>
        </w:numPr>
        <w:rPr>
          <w:ins w:id="1041" w:author="Arnold Sandjaja" w:date="2013-06-30T09:28:00Z"/>
          <w:del w:id="1042" w:author="user_skill40_mac31 DUPUIS" w:date="2013-07-01T11:13:00Z"/>
          <w:rFonts w:cs="Arial"/>
        </w:rPr>
        <w:pPrChange w:id="1043" w:author="Arnold Sandjaja" w:date="2013-06-30T09:28:00Z">
          <w:pPr/>
        </w:pPrChange>
      </w:pPr>
      <w:ins w:id="1044" w:author="Arnold Sandjaja" w:date="2013-06-30T09:28:00Z">
        <w:del w:id="1045" w:author="user_skill40_mac31 DUPUIS" w:date="2013-07-01T11:13:00Z">
          <w:r w:rsidRPr="0096745B" w:rsidDel="00346098">
            <w:rPr>
              <w:rFonts w:ascii="Arial" w:hAnsi="Arial" w:cs="Arial"/>
            </w:rPr>
            <w:delText xml:space="preserve">1 page printed as a single page (page 3) </w:delText>
          </w:r>
        </w:del>
      </w:ins>
    </w:p>
    <w:p w14:paraId="1E1439B8" w14:textId="729DB22E" w:rsidR="006A0F82" w:rsidDel="00346098" w:rsidRDefault="004C5D5E">
      <w:pPr>
        <w:pStyle w:val="Paragraphedeliste"/>
        <w:numPr>
          <w:ilvl w:val="0"/>
          <w:numId w:val="12"/>
        </w:numPr>
        <w:rPr>
          <w:ins w:id="1046" w:author="Arnold Sandjaja" w:date="2013-06-30T09:29:00Z"/>
          <w:del w:id="1047" w:author="user_skill40_mac31 DUPUIS" w:date="2013-07-01T11:13:00Z"/>
          <w:rFonts w:ascii="Arial" w:hAnsi="Arial" w:cs="Arial"/>
        </w:rPr>
        <w:pPrChange w:id="1048" w:author="Arnold Sandjaja" w:date="2013-06-30T09:28:00Z">
          <w:pPr>
            <w:pStyle w:val="Heading1AA"/>
          </w:pPr>
        </w:pPrChange>
      </w:pPr>
      <w:ins w:id="1049" w:author="Arnold Sandjaja" w:date="2013-06-30T09:28:00Z">
        <w:del w:id="1050" w:author="user_skill40_mac31 DUPUIS" w:date="2013-07-01T11:13:00Z">
          <w:r w:rsidRPr="00580CF8" w:rsidDel="00346098">
            <w:rPr>
              <w:rFonts w:ascii="Arial" w:hAnsi="Arial" w:cs="Arial"/>
            </w:rPr>
            <w:delText>four pages printed as spreads (8-9 and 10-11)</w:delText>
          </w:r>
        </w:del>
      </w:ins>
    </w:p>
    <w:p w14:paraId="3DEBCE26" w14:textId="70E372C8" w:rsidR="00405E48" w:rsidRPr="007769CC" w:rsidDel="004C5D5E" w:rsidRDefault="00405E48">
      <w:pPr>
        <w:rPr>
          <w:del w:id="1051" w:author="Arnold Sandjaja" w:date="2013-06-30T09:28:00Z"/>
          <w:rFonts w:cs="Arial"/>
        </w:rPr>
      </w:pPr>
      <w:del w:id="1052" w:author="Arnold Sandjaja" w:date="2013-06-30T09:28:00Z">
        <w:r w:rsidRPr="00580CF8" w:rsidDel="004C5D5E">
          <w:rPr>
            <w:rFonts w:cs="Arial"/>
          </w:rPr>
          <w:delText xml:space="preserve"> and</w:delText>
        </w:r>
      </w:del>
      <w:del w:id="1053" w:author="Arnold Sandjaja" w:date="2013-06-30T09:24:00Z">
        <w:r w:rsidRPr="00580CF8" w:rsidDel="00967DC3">
          <w:rPr>
            <w:rFonts w:cs="Arial"/>
          </w:rPr>
          <w:delText xml:space="preserve"> trimmed to final size</w:delText>
        </w:r>
      </w:del>
      <w:del w:id="1054" w:author="Arnold Sandjaja" w:date="2013-06-14T18:17:00Z">
        <w:r w:rsidRPr="00580CF8" w:rsidDel="00FA7FB0">
          <w:rPr>
            <w:rFonts w:cs="Arial"/>
          </w:rPr>
          <w:delText>. The varnish</w:delText>
        </w:r>
      </w:del>
      <w:ins w:id="1055" w:author="Michel Bulon" w:date="2013-06-12T21:18:00Z">
        <w:del w:id="1056" w:author="Arnold Sandjaja" w:date="2013-06-14T18:17:00Z">
          <w:r w:rsidR="00F84A43" w:rsidRPr="00580CF8" w:rsidDel="00FA7FB0">
            <w:rPr>
              <w:rFonts w:cs="Arial"/>
            </w:rPr>
            <w:delText>dieline</w:delText>
          </w:r>
        </w:del>
      </w:ins>
      <w:del w:id="1057" w:author="Arnold Sandjaja" w:date="2013-06-14T18:17:00Z">
        <w:r w:rsidRPr="00580CF8" w:rsidDel="00FA7FB0">
          <w:rPr>
            <w:rFonts w:cs="Arial"/>
          </w:rPr>
          <w:delText xml:space="preserve"> must be printed on top of the design at 20% transparency — </w:delText>
        </w:r>
      </w:del>
      <w:del w:id="1058" w:author="Arnold Sandjaja" w:date="2013-06-30T09:28:00Z">
        <w:r w:rsidRPr="00B90C30" w:rsidDel="004C5D5E">
          <w:rPr>
            <w:rFonts w:cs="Arial"/>
          </w:rPr>
          <w:delText xml:space="preserve">and the four pages printed as </w:delText>
        </w:r>
        <w:r w:rsidRPr="00B16740" w:rsidDel="004C5D5E">
          <w:rPr>
            <w:rFonts w:cs="Arial"/>
          </w:rPr>
          <w:delText>spreads, inserted into the cover</w:delText>
        </w:r>
      </w:del>
    </w:p>
    <w:p w14:paraId="1A5052A9" w14:textId="77777777" w:rsidR="00405E48" w:rsidRPr="00031204" w:rsidRDefault="00405E48">
      <w:pPr>
        <w:pPrChange w:id="1059" w:author="Arnold Sandjaja" w:date="2013-06-30T09:29:00Z">
          <w:pPr>
            <w:pStyle w:val="Heading1AA"/>
          </w:pPr>
        </w:pPrChange>
      </w:pPr>
    </w:p>
    <w:p w14:paraId="167FE27B" w14:textId="1DA24BF3" w:rsidR="00405E48" w:rsidDel="00361A99" w:rsidRDefault="00405E48">
      <w:pPr>
        <w:pStyle w:val="Heading1AA"/>
        <w:rPr>
          <w:del w:id="1060" w:author="Zoo-Sun" w:date="2013-06-30T18:03:00Z"/>
        </w:rPr>
      </w:pPr>
    </w:p>
    <w:p w14:paraId="76486ECF" w14:textId="77777777" w:rsidR="00361A99" w:rsidRDefault="00361A99">
      <w:pPr>
        <w:rPr>
          <w:ins w:id="1061" w:author="Zoo-Sun" w:date="2013-06-30T18:03:00Z"/>
        </w:rPr>
        <w:pPrChange w:id="1062" w:author="Zoo-Sun" w:date="2013-06-30T18:03:00Z">
          <w:pPr>
            <w:pStyle w:val="Heading1AA"/>
          </w:pPr>
        </w:pPrChange>
      </w:pPr>
    </w:p>
    <w:p w14:paraId="53CFEA9E" w14:textId="77777777" w:rsidR="00361A99" w:rsidRPr="007769CC" w:rsidRDefault="00361A99">
      <w:pPr>
        <w:rPr>
          <w:ins w:id="1063" w:author="Zoo-Sun" w:date="2013-06-30T18:03:00Z"/>
        </w:rPr>
        <w:pPrChange w:id="1064" w:author="Zoo-Sun" w:date="2013-06-30T18:03:00Z">
          <w:pPr>
            <w:pStyle w:val="Heading1AA"/>
          </w:pPr>
        </w:pPrChange>
      </w:pPr>
    </w:p>
    <w:p w14:paraId="43204E4B" w14:textId="5C421C15" w:rsidR="00405E48" w:rsidRPr="00031204" w:rsidRDefault="00405E48">
      <w:pPr>
        <w:pStyle w:val="Heading1AA"/>
      </w:pPr>
      <w:r w:rsidRPr="00031204">
        <w:t xml:space="preserve">Instructions </w:t>
      </w:r>
      <w:del w:id="1065" w:author="user_skill40_mac31 DUPUIS" w:date="2013-07-01T11:18:00Z">
        <w:r w:rsidRPr="00031204" w:rsidDel="00FC68FF">
          <w:delText>to the competitor</w:delText>
        </w:r>
      </w:del>
      <w:ins w:id="1066" w:author="user_skill40_mac31 DUPUIS" w:date="2013-07-01T11:18:00Z">
        <w:r w:rsidR="00FC68FF">
          <w:t>POUR LES COMPÉTITEURS</w:t>
        </w:r>
      </w:ins>
    </w:p>
    <w:p w14:paraId="0FF9CB5A" w14:textId="47A1418E" w:rsidR="00FC68FF" w:rsidRDefault="00FC68FF" w:rsidP="00FC68FF">
      <w:pPr>
        <w:widowControl w:val="0"/>
        <w:autoSpaceDE w:val="0"/>
        <w:autoSpaceDN w:val="0"/>
        <w:adjustRightInd w:val="0"/>
        <w:jc w:val="both"/>
        <w:rPr>
          <w:ins w:id="1067" w:author="user_skill40_mac31 DUPUIS" w:date="2013-07-01T11:19:00Z"/>
          <w:lang w:val="fr-FR"/>
        </w:rPr>
      </w:pPr>
      <w:ins w:id="1068" w:author="user_skill40_mac31 DUPUIS" w:date="2013-07-01T11:19:00Z">
        <w:r>
          <w:rPr>
            <w:rStyle w:val="hps"/>
            <w:lang w:val="fr-FR"/>
          </w:rPr>
          <w:t>Créez un dossier sur</w:t>
        </w:r>
        <w:r>
          <w:rPr>
            <w:lang w:val="fr-FR"/>
          </w:rPr>
          <w:t xml:space="preserve"> </w:t>
        </w:r>
        <w:r>
          <w:rPr>
            <w:rStyle w:val="hps"/>
            <w:lang w:val="fr-FR"/>
          </w:rPr>
          <w:t>votre</w:t>
        </w:r>
        <w:r>
          <w:rPr>
            <w:lang w:val="fr-FR"/>
          </w:rPr>
          <w:t xml:space="preserve"> </w:t>
        </w:r>
        <w:r>
          <w:rPr>
            <w:rStyle w:val="hps"/>
            <w:lang w:val="fr-FR"/>
          </w:rPr>
          <w:t>bureau appelé</w:t>
        </w:r>
        <w:r>
          <w:rPr>
            <w:lang w:val="fr-FR"/>
          </w:rPr>
          <w:t xml:space="preserve"> </w:t>
        </w:r>
      </w:ins>
      <w:ins w:id="1069" w:author="user_skill40_mac31 DUPUIS" w:date="2013-07-01T11:20:00Z">
        <w:r w:rsidRPr="00FC68FF">
          <w:rPr>
            <w:b/>
            <w:lang w:val="fr-FR"/>
            <w:rPrChange w:id="1070" w:author="user_skill40_mac31 DUPUIS" w:date="2013-07-01T11:20:00Z">
              <w:rPr>
                <w:rFonts w:ascii="Arial Bold" w:hAnsi="Arial Bold"/>
                <w:caps/>
                <w:sz w:val="24"/>
                <w:szCs w:val="20"/>
                <w:u w:val="single"/>
                <w:lang w:val="fr-FR"/>
              </w:rPr>
            </w:rPrChange>
          </w:rPr>
          <w:t>«</w:t>
        </w:r>
      </w:ins>
      <w:ins w:id="1071" w:author="user_skill40_mac31 DUPUIS" w:date="2013-07-01T11:19:00Z">
        <w:r w:rsidRPr="00FC68FF">
          <w:rPr>
            <w:rStyle w:val="hps"/>
            <w:b/>
            <w:lang w:val="fr-FR"/>
            <w:rPrChange w:id="1072" w:author="user_skill40_mac31 DUPUIS" w:date="2013-07-01T11:20:00Z">
              <w:rPr>
                <w:rStyle w:val="hps"/>
                <w:rFonts w:ascii="Arial Bold" w:hAnsi="Arial Bold"/>
                <w:caps/>
                <w:sz w:val="24"/>
                <w:szCs w:val="20"/>
                <w:u w:val="single"/>
                <w:lang w:val="fr-FR"/>
              </w:rPr>
            </w:rPrChange>
          </w:rPr>
          <w:t>YY_MODX</w:t>
        </w:r>
      </w:ins>
      <w:ins w:id="1073" w:author="user_skill40_mac31 DUPUIS" w:date="2013-07-01T11:20:00Z">
        <w:r>
          <w:rPr>
            <w:rStyle w:val="hps"/>
            <w:b/>
            <w:lang w:val="fr-FR"/>
          </w:rPr>
          <w:t>»</w:t>
        </w:r>
      </w:ins>
      <w:ins w:id="1074" w:author="user_skill40_mac31 DUPUIS" w:date="2013-07-01T11:19:00Z">
        <w:r>
          <w:rPr>
            <w:lang w:val="fr-FR"/>
          </w:rPr>
          <w:t xml:space="preserve"> </w:t>
        </w:r>
        <w:r>
          <w:rPr>
            <w:rStyle w:val="hps"/>
            <w:lang w:val="fr-FR"/>
          </w:rPr>
          <w:t>(où</w:t>
        </w:r>
        <w:r>
          <w:rPr>
            <w:lang w:val="fr-FR"/>
          </w:rPr>
          <w:t xml:space="preserve"> </w:t>
        </w:r>
        <w:r>
          <w:rPr>
            <w:rStyle w:val="hps"/>
            <w:lang w:val="fr-FR"/>
          </w:rPr>
          <w:t>YY représente</w:t>
        </w:r>
        <w:r>
          <w:rPr>
            <w:lang w:val="fr-FR"/>
          </w:rPr>
          <w:t xml:space="preserve"> </w:t>
        </w:r>
        <w:r>
          <w:rPr>
            <w:rStyle w:val="hps"/>
            <w:lang w:val="fr-FR"/>
          </w:rPr>
          <w:t>le numéro de votre</w:t>
        </w:r>
        <w:r>
          <w:rPr>
            <w:lang w:val="fr-FR"/>
          </w:rPr>
          <w:t xml:space="preserve"> </w:t>
        </w:r>
        <w:r>
          <w:rPr>
            <w:rStyle w:val="hps"/>
            <w:lang w:val="fr-FR"/>
          </w:rPr>
          <w:t>poste de travail)</w:t>
        </w:r>
        <w:r>
          <w:rPr>
            <w:lang w:val="fr-FR"/>
          </w:rPr>
          <w:t xml:space="preserve">. </w:t>
        </w:r>
        <w:r>
          <w:rPr>
            <w:rStyle w:val="hps"/>
            <w:lang w:val="fr-FR"/>
          </w:rPr>
          <w:t>Ce dossier</w:t>
        </w:r>
        <w:r>
          <w:rPr>
            <w:lang w:val="fr-FR"/>
          </w:rPr>
          <w:t xml:space="preserve"> </w:t>
        </w:r>
        <w:r>
          <w:rPr>
            <w:rStyle w:val="hps"/>
            <w:lang w:val="fr-FR"/>
          </w:rPr>
          <w:t>doit inclure les</w:t>
        </w:r>
        <w:r>
          <w:rPr>
            <w:lang w:val="fr-FR"/>
          </w:rPr>
          <w:t xml:space="preserve"> </w:t>
        </w:r>
        <w:r>
          <w:rPr>
            <w:rStyle w:val="hps"/>
            <w:lang w:val="fr-FR"/>
          </w:rPr>
          <w:t>sous-dossiers suivants</w:t>
        </w:r>
        <w:r>
          <w:rPr>
            <w:lang w:val="fr-FR"/>
          </w:rPr>
          <w:t>:</w:t>
        </w:r>
        <w:r>
          <w:rPr>
            <w:rFonts w:ascii="Arial Bold" w:hAnsi="Arial Bold"/>
          </w:rPr>
          <w:br/>
        </w:r>
      </w:ins>
    </w:p>
    <w:p w14:paraId="7CFAF264" w14:textId="77777777" w:rsidR="00FC68FF" w:rsidRPr="001E4D6B" w:rsidRDefault="00FC68FF" w:rsidP="00FC68FF">
      <w:pPr>
        <w:widowControl w:val="0"/>
        <w:autoSpaceDE w:val="0"/>
        <w:autoSpaceDN w:val="0"/>
        <w:adjustRightInd w:val="0"/>
        <w:jc w:val="both"/>
        <w:rPr>
          <w:ins w:id="1075" w:author="user_skill40_mac31 DUPUIS" w:date="2013-07-01T11:19:00Z"/>
          <w:lang w:val="fr-FR"/>
        </w:rPr>
      </w:pPr>
      <w:ins w:id="1076" w:author="user_skill40_mac31 DUPUIS" w:date="2013-07-01T11:19:00Z">
        <w:r>
          <w:rPr>
            <w:rStyle w:val="hps"/>
            <w:lang w:val="fr-FR"/>
          </w:rPr>
          <w:t>1</w:t>
        </w:r>
        <w:r>
          <w:rPr>
            <w:lang w:val="fr-FR"/>
          </w:rPr>
          <w:t>. «</w:t>
        </w:r>
        <w:r>
          <w:rPr>
            <w:rStyle w:val="hps"/>
            <w:lang w:val="fr-FR"/>
          </w:rPr>
          <w:t>Original_folder»</w:t>
        </w:r>
        <w:r>
          <w:rPr>
            <w:lang w:val="fr-FR"/>
          </w:rPr>
          <w:t xml:space="preserve">: il doit </w:t>
        </w:r>
        <w:r>
          <w:rPr>
            <w:rStyle w:val="hps"/>
            <w:lang w:val="fr-FR"/>
          </w:rPr>
          <w:t>contenir tous les fichiers</w:t>
        </w:r>
        <w:r>
          <w:rPr>
            <w:lang w:val="fr-FR"/>
          </w:rPr>
          <w:t xml:space="preserve"> </w:t>
        </w:r>
        <w:r>
          <w:rPr>
            <w:rStyle w:val="hps"/>
            <w:lang w:val="fr-FR"/>
          </w:rPr>
          <w:t>utilisés pour l'élaboration</w:t>
        </w:r>
        <w:r>
          <w:rPr>
            <w:lang w:val="fr-FR"/>
          </w:rPr>
          <w:t xml:space="preserve"> </w:t>
        </w:r>
        <w:r>
          <w:rPr>
            <w:rStyle w:val="hps"/>
            <w:lang w:val="fr-FR"/>
          </w:rPr>
          <w:t>de votre projet</w:t>
        </w:r>
        <w:r>
          <w:rPr>
            <w:lang w:val="fr-FR"/>
          </w:rPr>
          <w:t xml:space="preserve">, </w:t>
        </w:r>
        <w:r>
          <w:rPr>
            <w:rStyle w:val="hps"/>
            <w:lang w:val="fr-FR"/>
          </w:rPr>
          <w:t>bien</w:t>
        </w:r>
        <w:r>
          <w:rPr>
            <w:lang w:val="fr-FR"/>
          </w:rPr>
          <w:t xml:space="preserve"> </w:t>
        </w:r>
        <w:r>
          <w:rPr>
            <w:rStyle w:val="hps"/>
            <w:lang w:val="fr-FR"/>
          </w:rPr>
          <w:t>organisés</w:t>
        </w:r>
        <w:r>
          <w:rPr>
            <w:lang w:val="fr-FR"/>
          </w:rPr>
          <w:t xml:space="preserve"> </w:t>
        </w:r>
        <w:r>
          <w:rPr>
            <w:rStyle w:val="hps"/>
            <w:lang w:val="fr-FR"/>
          </w:rPr>
          <w:t>(polices</w:t>
        </w:r>
        <w:r>
          <w:rPr>
            <w:lang w:val="fr-FR"/>
          </w:rPr>
          <w:t xml:space="preserve">, liens, </w:t>
        </w:r>
        <w:r>
          <w:rPr>
            <w:rStyle w:val="hps"/>
            <w:lang w:val="fr-FR"/>
          </w:rPr>
          <w:t>etc.)</w:t>
        </w:r>
        <w:r>
          <w:rPr>
            <w:lang w:val="fr-FR"/>
          </w:rPr>
          <w:br/>
        </w:r>
        <w:r>
          <w:rPr>
            <w:rStyle w:val="hps"/>
            <w:lang w:val="fr-FR"/>
          </w:rPr>
          <w:t>2</w:t>
        </w:r>
        <w:r>
          <w:rPr>
            <w:lang w:val="fr-FR"/>
          </w:rPr>
          <w:t>. «</w:t>
        </w:r>
        <w:r>
          <w:rPr>
            <w:rStyle w:val="hps"/>
            <w:lang w:val="fr-FR"/>
          </w:rPr>
          <w:t>Final_folder»</w:t>
        </w:r>
        <w:r>
          <w:rPr>
            <w:lang w:val="fr-FR"/>
          </w:rPr>
          <w:t xml:space="preserve">: il doit </w:t>
        </w:r>
        <w:r>
          <w:rPr>
            <w:rStyle w:val="hps"/>
            <w:lang w:val="fr-FR"/>
          </w:rPr>
          <w:t>contenir tous les fichiers</w:t>
        </w:r>
        <w:r>
          <w:rPr>
            <w:lang w:val="fr-FR"/>
          </w:rPr>
          <w:t xml:space="preserve"> </w:t>
        </w:r>
        <w:r>
          <w:rPr>
            <w:rStyle w:val="hps"/>
            <w:lang w:val="fr-FR"/>
          </w:rPr>
          <w:t>que vous êtes censé</w:t>
        </w:r>
        <w:r>
          <w:rPr>
            <w:lang w:val="fr-FR"/>
          </w:rPr>
          <w:t xml:space="preserve"> </w:t>
        </w:r>
        <w:r>
          <w:rPr>
            <w:rStyle w:val="hps"/>
            <w:lang w:val="fr-FR"/>
          </w:rPr>
          <w:t>livrer</w:t>
        </w:r>
        <w:r>
          <w:rPr>
            <w:lang w:val="fr-FR"/>
          </w:rPr>
          <w:t xml:space="preserve"> </w:t>
        </w:r>
        <w:r>
          <w:rPr>
            <w:rStyle w:val="hps"/>
            <w:lang w:val="fr-FR"/>
          </w:rPr>
          <w:t>comme prévu dans les</w:t>
        </w:r>
        <w:r>
          <w:rPr>
            <w:lang w:val="fr-FR"/>
          </w:rPr>
          <w:t xml:space="preserve"> </w:t>
        </w:r>
        <w:r>
          <w:rPr>
            <w:rStyle w:val="hps"/>
            <w:lang w:val="fr-FR"/>
          </w:rPr>
          <w:t>tâches (</w:t>
        </w:r>
        <w:r>
          <w:rPr>
            <w:lang w:val="fr-FR"/>
          </w:rPr>
          <w:t>PDF, etc.)</w:t>
        </w:r>
      </w:ins>
    </w:p>
    <w:p w14:paraId="4231D718" w14:textId="77777777" w:rsidR="00FC68FF" w:rsidRPr="007E76A7" w:rsidRDefault="00FC68FF" w:rsidP="00FC68FF">
      <w:pPr>
        <w:rPr>
          <w:ins w:id="1077" w:author="user_skill40_mac31 DUPUIS" w:date="2013-07-01T11:19:00Z"/>
          <w:color w:val="auto"/>
        </w:rPr>
      </w:pPr>
    </w:p>
    <w:p w14:paraId="0D159BCC" w14:textId="77777777" w:rsidR="00FC68FF" w:rsidRPr="00044C21" w:rsidRDefault="00FC68FF" w:rsidP="00FC68FF">
      <w:pPr>
        <w:rPr>
          <w:ins w:id="1078" w:author="user_skill40_mac31 DUPUIS" w:date="2013-07-01T11:19:00Z"/>
          <w:lang w:val="fr-FR"/>
        </w:rPr>
      </w:pPr>
      <w:ins w:id="1079" w:author="user_skill40_mac31 DUPUIS" w:date="2013-07-01T11:19:00Z">
        <w:r>
          <w:rPr>
            <w:rStyle w:val="hps"/>
            <w:b/>
            <w:lang w:val="fr-FR"/>
          </w:rPr>
          <w:t>À</w:t>
        </w:r>
        <w:r w:rsidRPr="00C264A3">
          <w:rPr>
            <w:rStyle w:val="hps"/>
            <w:b/>
            <w:lang w:val="fr-FR"/>
          </w:rPr>
          <w:t xml:space="preserve"> propos de</w:t>
        </w:r>
        <w:r w:rsidRPr="00C264A3">
          <w:rPr>
            <w:b/>
            <w:lang w:val="fr-FR"/>
          </w:rPr>
          <w:t xml:space="preserve"> </w:t>
        </w:r>
        <w:r w:rsidRPr="00C264A3">
          <w:rPr>
            <w:rStyle w:val="hps"/>
            <w:b/>
            <w:lang w:val="fr-FR"/>
          </w:rPr>
          <w:t>l'image</w:t>
        </w:r>
        <w:r w:rsidRPr="00C264A3">
          <w:rPr>
            <w:b/>
            <w:lang w:val="fr-FR"/>
          </w:rPr>
          <w:t xml:space="preserve"> </w:t>
        </w:r>
        <w:r w:rsidRPr="00C264A3">
          <w:rPr>
            <w:rStyle w:val="hps"/>
            <w:b/>
            <w:lang w:val="fr-FR"/>
          </w:rPr>
          <w:t>de la notation pour</w:t>
        </w:r>
        <w:r w:rsidRPr="00C264A3">
          <w:rPr>
            <w:b/>
            <w:lang w:val="fr-FR"/>
          </w:rPr>
          <w:t xml:space="preserve"> </w:t>
        </w:r>
        <w:r w:rsidRPr="00C264A3">
          <w:rPr>
            <w:rStyle w:val="hps"/>
            <w:b/>
            <w:lang w:val="fr-FR"/>
          </w:rPr>
          <w:t>les</w:t>
        </w:r>
        <w:r w:rsidRPr="00C264A3">
          <w:rPr>
            <w:b/>
            <w:lang w:val="fr-FR"/>
          </w:rPr>
          <w:t xml:space="preserve"> </w:t>
        </w:r>
        <w:r w:rsidRPr="00C264A3">
          <w:rPr>
            <w:rStyle w:val="hps"/>
            <w:b/>
            <w:lang w:val="fr-FR"/>
          </w:rPr>
          <w:t>tâches:</w:t>
        </w:r>
        <w:r>
          <w:rPr>
            <w:lang w:val="fr-FR"/>
          </w:rPr>
          <w:br/>
        </w:r>
        <w:r>
          <w:rPr>
            <w:rStyle w:val="hps"/>
            <w:lang w:val="fr-FR"/>
          </w:rPr>
          <w:t>Le mode de couleur</w:t>
        </w:r>
        <w:r>
          <w:rPr>
            <w:lang w:val="fr-FR"/>
          </w:rPr>
          <w:t xml:space="preserve"> </w:t>
        </w:r>
        <w:r>
          <w:rPr>
            <w:rStyle w:val="hps"/>
            <w:lang w:val="fr-FR"/>
          </w:rPr>
          <w:t>et</w:t>
        </w:r>
        <w:r>
          <w:rPr>
            <w:lang w:val="fr-FR"/>
          </w:rPr>
          <w:t xml:space="preserve"> </w:t>
        </w:r>
        <w:r>
          <w:rPr>
            <w:rStyle w:val="hps"/>
            <w:lang w:val="fr-FR"/>
          </w:rPr>
          <w:t>les formats de fichiers</w:t>
        </w:r>
        <w:r>
          <w:rPr>
            <w:lang w:val="fr-FR"/>
          </w:rPr>
          <w:t xml:space="preserve"> </w:t>
        </w:r>
        <w:r>
          <w:rPr>
            <w:rStyle w:val="hps"/>
            <w:lang w:val="fr-FR"/>
          </w:rPr>
          <w:t>de vos</w:t>
        </w:r>
        <w:r>
          <w:rPr>
            <w:lang w:val="fr-FR"/>
          </w:rPr>
          <w:t xml:space="preserve"> </w:t>
        </w:r>
        <w:r>
          <w:rPr>
            <w:rStyle w:val="hps"/>
            <w:lang w:val="fr-FR"/>
          </w:rPr>
          <w:t>images</w:t>
        </w:r>
        <w:r>
          <w:rPr>
            <w:lang w:val="fr-FR"/>
          </w:rPr>
          <w:t xml:space="preserve"> </w:t>
        </w:r>
        <w:r>
          <w:rPr>
            <w:rStyle w:val="hps"/>
            <w:lang w:val="fr-FR"/>
          </w:rPr>
          <w:t>seront évalués</w:t>
        </w:r>
        <w:r>
          <w:rPr>
            <w:lang w:val="fr-FR"/>
          </w:rPr>
          <w:t xml:space="preserve"> </w:t>
        </w:r>
        <w:r>
          <w:rPr>
            <w:rStyle w:val="hps"/>
            <w:lang w:val="fr-FR"/>
          </w:rPr>
          <w:t>dans les fichiers PDF</w:t>
        </w:r>
        <w:r>
          <w:rPr>
            <w:lang w:val="fr-FR"/>
          </w:rPr>
          <w:t xml:space="preserve"> </w:t>
        </w:r>
        <w:r>
          <w:rPr>
            <w:rStyle w:val="hps"/>
            <w:lang w:val="fr-FR"/>
          </w:rPr>
          <w:t>prêts</w:t>
        </w:r>
        <w:r>
          <w:rPr>
            <w:lang w:val="fr-FR"/>
          </w:rPr>
          <w:t xml:space="preserve"> </w:t>
        </w:r>
        <w:r>
          <w:rPr>
            <w:rStyle w:val="hps"/>
            <w:lang w:val="fr-FR"/>
          </w:rPr>
          <w:t>pour l’imprimerie.</w:t>
        </w:r>
        <w:r>
          <w:rPr>
            <w:lang w:val="fr-FR"/>
          </w:rPr>
          <w:t xml:space="preserve"> </w:t>
        </w:r>
        <w:r>
          <w:rPr>
            <w:rStyle w:val="hps"/>
            <w:lang w:val="fr-FR"/>
          </w:rPr>
          <w:t>La résolution finale</w:t>
        </w:r>
        <w:r>
          <w:rPr>
            <w:lang w:val="fr-FR"/>
          </w:rPr>
          <w:t xml:space="preserve"> </w:t>
        </w:r>
        <w:r>
          <w:rPr>
            <w:rStyle w:val="hps"/>
            <w:lang w:val="fr-FR"/>
          </w:rPr>
          <w:t>sera évaluée</w:t>
        </w:r>
        <w:r>
          <w:rPr>
            <w:lang w:val="fr-FR"/>
          </w:rPr>
          <w:t xml:space="preserve"> </w:t>
        </w:r>
        <w:r>
          <w:rPr>
            <w:rStyle w:val="hps"/>
            <w:lang w:val="fr-FR"/>
          </w:rPr>
          <w:t>dans le fichier</w:t>
        </w:r>
        <w:r>
          <w:rPr>
            <w:lang w:val="fr-FR"/>
          </w:rPr>
          <w:t xml:space="preserve"> </w:t>
        </w:r>
        <w:r>
          <w:rPr>
            <w:rStyle w:val="hps"/>
            <w:lang w:val="fr-FR"/>
          </w:rPr>
          <w:t>InDesign.</w:t>
        </w:r>
        <w:r>
          <w:rPr>
            <w:lang w:val="fr-FR"/>
          </w:rPr>
          <w:br/>
        </w:r>
        <w:r>
          <w:rPr>
            <w:lang w:val="fr-FR"/>
          </w:rPr>
          <w:br/>
        </w:r>
        <w:r>
          <w:rPr>
            <w:rStyle w:val="hps"/>
            <w:lang w:val="fr-FR"/>
          </w:rPr>
          <w:t>Le format de fichier</w:t>
        </w:r>
        <w:r>
          <w:rPr>
            <w:lang w:val="fr-FR"/>
          </w:rPr>
          <w:t xml:space="preserve"> </w:t>
        </w:r>
        <w:r>
          <w:rPr>
            <w:rStyle w:val="hps"/>
            <w:lang w:val="fr-FR"/>
          </w:rPr>
          <w:t>JPG</w:t>
        </w:r>
        <w:r>
          <w:rPr>
            <w:lang w:val="fr-FR"/>
          </w:rPr>
          <w:t xml:space="preserve"> </w:t>
        </w:r>
        <w:r>
          <w:rPr>
            <w:rStyle w:val="hps"/>
            <w:lang w:val="fr-FR"/>
          </w:rPr>
          <w:t>N'EST PAS ACCEPTÉ</w:t>
        </w:r>
        <w:r>
          <w:rPr>
            <w:lang w:val="fr-FR"/>
          </w:rPr>
          <w:t xml:space="preserve"> </w:t>
        </w:r>
        <w:r>
          <w:rPr>
            <w:rStyle w:val="hps"/>
            <w:lang w:val="fr-FR"/>
          </w:rPr>
          <w:t>pour les images</w:t>
        </w:r>
        <w:r>
          <w:rPr>
            <w:lang w:val="fr-FR"/>
          </w:rPr>
          <w:t xml:space="preserve">, </w:t>
        </w:r>
        <w:r>
          <w:rPr>
            <w:rStyle w:val="hps"/>
            <w:lang w:val="fr-FR"/>
          </w:rPr>
          <w:t>à l'exception de</w:t>
        </w:r>
        <w:r>
          <w:rPr>
            <w:lang w:val="fr-FR"/>
          </w:rPr>
          <w:t xml:space="preserve"> </w:t>
        </w:r>
        <w:r>
          <w:rPr>
            <w:rStyle w:val="hps"/>
            <w:lang w:val="fr-FR"/>
          </w:rPr>
          <w:t>la composante</w:t>
        </w:r>
        <w:r>
          <w:rPr>
            <w:lang w:val="fr-FR"/>
          </w:rPr>
          <w:t xml:space="preserve"> </w:t>
        </w:r>
        <w:r>
          <w:rPr>
            <w:rStyle w:val="hps"/>
            <w:lang w:val="fr-FR"/>
          </w:rPr>
          <w:t>Web du</w:t>
        </w:r>
        <w:r>
          <w:rPr>
            <w:lang w:val="fr-FR"/>
          </w:rPr>
          <w:t xml:space="preserve"> </w:t>
        </w:r>
        <w:r>
          <w:rPr>
            <w:rStyle w:val="hps"/>
            <w:lang w:val="fr-FR"/>
          </w:rPr>
          <w:t>logo</w:t>
        </w:r>
        <w:r>
          <w:rPr>
            <w:lang w:val="fr-FR"/>
          </w:rPr>
          <w:t xml:space="preserve"> </w:t>
        </w:r>
        <w:r>
          <w:rPr>
            <w:rStyle w:val="hps"/>
            <w:lang w:val="fr-FR"/>
          </w:rPr>
          <w:t>en RVB</w:t>
        </w:r>
        <w:r>
          <w:rPr>
            <w:lang w:val="fr-FR"/>
          </w:rPr>
          <w:t xml:space="preserve"> </w:t>
        </w:r>
        <w:r>
          <w:rPr>
            <w:rStyle w:val="hps"/>
            <w:lang w:val="fr-FR"/>
          </w:rPr>
          <w:t>pour le Web.</w:t>
        </w:r>
        <w:r>
          <w:rPr>
            <w:lang w:val="fr-FR"/>
          </w:rPr>
          <w:br/>
        </w:r>
        <w:r>
          <w:rPr>
            <w:rStyle w:val="hps"/>
            <w:lang w:val="fr-FR"/>
          </w:rPr>
          <w:t>Seuls les formats</w:t>
        </w:r>
        <w:r>
          <w:rPr>
            <w:lang w:val="fr-FR"/>
          </w:rPr>
          <w:t xml:space="preserve"> </w:t>
        </w:r>
        <w:r>
          <w:rPr>
            <w:rStyle w:val="hps"/>
            <w:lang w:val="fr-FR"/>
          </w:rPr>
          <w:t>de fichiers suivants</w:t>
        </w:r>
        <w:r>
          <w:rPr>
            <w:lang w:val="fr-FR"/>
          </w:rPr>
          <w:t xml:space="preserve"> </w:t>
        </w:r>
        <w:r>
          <w:rPr>
            <w:rStyle w:val="hps"/>
            <w:lang w:val="fr-FR"/>
          </w:rPr>
          <w:t>sont acceptables</w:t>
        </w:r>
        <w:r>
          <w:rPr>
            <w:lang w:val="fr-FR"/>
          </w:rPr>
          <w:t xml:space="preserve"> .</w:t>
        </w:r>
        <w:r>
          <w:rPr>
            <w:rStyle w:val="hps"/>
            <w:lang w:val="fr-FR"/>
          </w:rPr>
          <w:t>TIF</w:t>
        </w:r>
        <w:r>
          <w:rPr>
            <w:lang w:val="fr-FR"/>
          </w:rPr>
          <w:t xml:space="preserve"> / .</w:t>
        </w:r>
        <w:r>
          <w:rPr>
            <w:rStyle w:val="hps"/>
            <w:lang w:val="fr-FR"/>
          </w:rPr>
          <w:t>EPS</w:t>
        </w:r>
        <w:r>
          <w:rPr>
            <w:lang w:val="fr-FR"/>
          </w:rPr>
          <w:t xml:space="preserve"> </w:t>
        </w:r>
        <w:r>
          <w:rPr>
            <w:rStyle w:val="hps"/>
            <w:lang w:val="fr-FR"/>
          </w:rPr>
          <w:t>/</w:t>
        </w:r>
        <w:r>
          <w:rPr>
            <w:lang w:val="fr-FR"/>
          </w:rPr>
          <w:t>.</w:t>
        </w:r>
        <w:r>
          <w:rPr>
            <w:rStyle w:val="hps"/>
            <w:lang w:val="fr-FR"/>
          </w:rPr>
          <w:t>AI /</w:t>
        </w:r>
        <w:r>
          <w:rPr>
            <w:lang w:val="fr-FR"/>
          </w:rPr>
          <w:t>.</w:t>
        </w:r>
        <w:r>
          <w:rPr>
            <w:rStyle w:val="hps"/>
            <w:lang w:val="fr-FR"/>
          </w:rPr>
          <w:t>PSD /</w:t>
        </w:r>
        <w:r>
          <w:rPr>
            <w:lang w:val="fr-FR"/>
          </w:rPr>
          <w:t xml:space="preserve"> </w:t>
        </w:r>
        <w:r>
          <w:rPr>
            <w:rStyle w:val="hps"/>
            <w:lang w:val="fr-FR"/>
          </w:rPr>
          <w:t>DSC</w:t>
        </w:r>
        <w:r>
          <w:rPr>
            <w:lang w:val="fr-FR"/>
          </w:rPr>
          <w:t xml:space="preserve"> </w:t>
        </w:r>
        <w:r>
          <w:rPr>
            <w:rStyle w:val="hps"/>
            <w:lang w:val="fr-FR"/>
          </w:rPr>
          <w:t>2.0</w:t>
        </w:r>
        <w:r>
          <w:rPr>
            <w:lang w:val="fr-FR"/>
          </w:rPr>
          <w:br/>
        </w:r>
        <w:r>
          <w:rPr>
            <w:lang w:val="fr-FR"/>
          </w:rPr>
          <w:br/>
        </w:r>
        <w:r w:rsidRPr="00C264A3">
          <w:rPr>
            <w:rStyle w:val="hps"/>
            <w:b/>
            <w:lang w:val="fr-FR"/>
          </w:rPr>
          <w:t>La notation</w:t>
        </w:r>
        <w:r w:rsidRPr="00C264A3">
          <w:rPr>
            <w:b/>
            <w:lang w:val="fr-FR"/>
          </w:rPr>
          <w:t xml:space="preserve"> </w:t>
        </w:r>
        <w:r w:rsidRPr="00C264A3">
          <w:rPr>
            <w:rStyle w:val="hps"/>
            <w:b/>
            <w:lang w:val="fr-FR"/>
          </w:rPr>
          <w:t>sur le design</w:t>
        </w:r>
        <w:r w:rsidRPr="00C264A3">
          <w:rPr>
            <w:b/>
            <w:lang w:val="fr-FR"/>
          </w:rPr>
          <w:t xml:space="preserve"> </w:t>
        </w:r>
        <w:r w:rsidRPr="00C264A3">
          <w:rPr>
            <w:rStyle w:val="hps"/>
            <w:b/>
            <w:lang w:val="fr-FR"/>
          </w:rPr>
          <w:t>final pour</w:t>
        </w:r>
        <w:r w:rsidRPr="00C264A3">
          <w:rPr>
            <w:b/>
            <w:lang w:val="fr-FR"/>
          </w:rPr>
          <w:t xml:space="preserve"> </w:t>
        </w:r>
        <w:r w:rsidRPr="00C264A3">
          <w:rPr>
            <w:rStyle w:val="hps"/>
            <w:b/>
            <w:lang w:val="fr-FR"/>
          </w:rPr>
          <w:t>le catalogue:</w:t>
        </w:r>
        <w:r>
          <w:rPr>
            <w:lang w:val="fr-FR"/>
          </w:rPr>
          <w:br/>
        </w:r>
        <w:r>
          <w:rPr>
            <w:rStyle w:val="hps"/>
            <w:lang w:val="fr-FR"/>
          </w:rPr>
          <w:t>La tâche</w:t>
        </w:r>
        <w:r>
          <w:rPr>
            <w:lang w:val="fr-FR"/>
          </w:rPr>
          <w:t xml:space="preserve"> </w:t>
        </w:r>
        <w:r>
          <w:rPr>
            <w:rStyle w:val="hps"/>
            <w:lang w:val="fr-FR"/>
          </w:rPr>
          <w:t>doit être créé dans</w:t>
        </w:r>
        <w:r>
          <w:rPr>
            <w:lang w:val="fr-FR"/>
          </w:rPr>
          <w:t xml:space="preserve"> </w:t>
        </w:r>
        <w:r>
          <w:rPr>
            <w:rStyle w:val="hps"/>
            <w:lang w:val="fr-FR"/>
          </w:rPr>
          <w:t>un programme de</w:t>
        </w:r>
        <w:r>
          <w:rPr>
            <w:lang w:val="fr-FR"/>
          </w:rPr>
          <w:t xml:space="preserve"> </w:t>
        </w:r>
        <w:r>
          <w:rPr>
            <w:rStyle w:val="hps"/>
            <w:lang w:val="fr-FR"/>
          </w:rPr>
          <w:t>mise en page (</w:t>
        </w:r>
        <w:r>
          <w:rPr>
            <w:lang w:val="fr-FR"/>
          </w:rPr>
          <w:t xml:space="preserve">Adobe </w:t>
        </w:r>
        <w:r>
          <w:rPr>
            <w:rStyle w:val="hps"/>
            <w:lang w:val="fr-FR"/>
          </w:rPr>
          <w:t>InDesign)</w:t>
        </w:r>
        <w:r>
          <w:rPr>
            <w:lang w:val="fr-FR"/>
          </w:rPr>
          <w:t>.</w:t>
        </w:r>
        <w:r>
          <w:rPr>
            <w:lang w:val="fr-FR"/>
          </w:rPr>
          <w:br/>
        </w:r>
        <w:r>
          <w:rPr>
            <w:rStyle w:val="hps"/>
            <w:lang w:val="fr-FR"/>
          </w:rPr>
          <w:t>Les images ne doivent</w:t>
        </w:r>
        <w:r>
          <w:rPr>
            <w:lang w:val="fr-FR"/>
          </w:rPr>
          <w:t xml:space="preserve"> </w:t>
        </w:r>
        <w:r>
          <w:rPr>
            <w:rStyle w:val="hps"/>
            <w:lang w:val="fr-FR"/>
          </w:rPr>
          <w:t>pas être imbriquées</w:t>
        </w:r>
        <w:r>
          <w:rPr>
            <w:lang w:val="fr-FR"/>
          </w:rPr>
          <w:t xml:space="preserve"> </w:t>
        </w:r>
        <w:r>
          <w:rPr>
            <w:rStyle w:val="hps"/>
            <w:lang w:val="fr-FR"/>
          </w:rPr>
          <w:t>ou placés dans</w:t>
        </w:r>
        <w:r>
          <w:rPr>
            <w:lang w:val="fr-FR"/>
          </w:rPr>
          <w:t xml:space="preserve"> </w:t>
        </w:r>
        <w:r>
          <w:rPr>
            <w:rStyle w:val="hps"/>
            <w:lang w:val="fr-FR"/>
          </w:rPr>
          <w:t>Adobe</w:t>
        </w:r>
        <w:r>
          <w:rPr>
            <w:lang w:val="fr-FR"/>
          </w:rPr>
          <w:t xml:space="preserve"> </w:t>
        </w:r>
        <w:r>
          <w:rPr>
            <w:rStyle w:val="hps"/>
            <w:lang w:val="fr-FR"/>
          </w:rPr>
          <w:t>Illustrator</w:t>
        </w:r>
        <w:r>
          <w:rPr>
            <w:lang w:val="fr-FR"/>
          </w:rPr>
          <w:t xml:space="preserve"> </w:t>
        </w:r>
        <w:r>
          <w:rPr>
            <w:rStyle w:val="hps"/>
            <w:lang w:val="fr-FR"/>
          </w:rPr>
          <w:t>ou</w:t>
        </w:r>
        <w:r>
          <w:rPr>
            <w:lang w:val="fr-FR"/>
          </w:rPr>
          <w:t xml:space="preserve"> </w:t>
        </w:r>
        <w:r>
          <w:rPr>
            <w:rStyle w:val="hps"/>
            <w:lang w:val="fr-FR"/>
          </w:rPr>
          <w:t>imbriquées dans</w:t>
        </w:r>
        <w:r>
          <w:rPr>
            <w:lang w:val="fr-FR"/>
          </w:rPr>
          <w:t xml:space="preserve"> </w:t>
        </w:r>
        <w:r>
          <w:rPr>
            <w:rStyle w:val="hps"/>
            <w:lang w:val="fr-FR"/>
          </w:rPr>
          <w:t>InDesign</w:t>
        </w:r>
        <w:r>
          <w:rPr>
            <w:lang w:val="fr-FR"/>
          </w:rPr>
          <w:br/>
        </w:r>
        <w:r>
          <w:rPr>
            <w:lang w:val="fr-FR"/>
          </w:rPr>
          <w:br/>
        </w:r>
        <w:r>
          <w:rPr>
            <w:rStyle w:val="hps"/>
            <w:lang w:val="fr-FR"/>
          </w:rPr>
          <w:t>Tout</w:t>
        </w:r>
        <w:r>
          <w:rPr>
            <w:lang w:val="fr-FR"/>
          </w:rPr>
          <w:t xml:space="preserve"> </w:t>
        </w:r>
        <w:r>
          <w:rPr>
            <w:rStyle w:val="hps"/>
            <w:lang w:val="fr-FR"/>
          </w:rPr>
          <w:t>fichier enregistré</w:t>
        </w:r>
        <w:r>
          <w:rPr>
            <w:lang w:val="fr-FR"/>
          </w:rPr>
          <w:t xml:space="preserve"> en dehors </w:t>
        </w:r>
        <w:r>
          <w:rPr>
            <w:rStyle w:val="hps"/>
            <w:lang w:val="fr-FR"/>
          </w:rPr>
          <w:t>de</w:t>
        </w:r>
        <w:r>
          <w:rPr>
            <w:lang w:val="fr-FR"/>
          </w:rPr>
          <w:t xml:space="preserve"> </w:t>
        </w:r>
        <w:r>
          <w:rPr>
            <w:rStyle w:val="hps"/>
            <w:lang w:val="fr-FR"/>
          </w:rPr>
          <w:t>son</w:t>
        </w:r>
        <w:r>
          <w:rPr>
            <w:lang w:val="fr-FR"/>
          </w:rPr>
          <w:t xml:space="preserve"> </w:t>
        </w:r>
        <w:r>
          <w:rPr>
            <w:rStyle w:val="hps"/>
            <w:lang w:val="fr-FR"/>
          </w:rPr>
          <w:t>dossier respectif</w:t>
        </w:r>
        <w:r>
          <w:rPr>
            <w:lang w:val="fr-FR"/>
          </w:rPr>
          <w:t xml:space="preserve"> </w:t>
        </w:r>
        <w:r>
          <w:rPr>
            <w:rStyle w:val="hps"/>
            <w:lang w:val="fr-FR"/>
          </w:rPr>
          <w:t>NE SERA PAS ÉVALUÉ</w:t>
        </w:r>
        <w:r>
          <w:rPr>
            <w:lang w:val="fr-FR"/>
          </w:rPr>
          <w:t>.</w:t>
        </w:r>
      </w:ins>
    </w:p>
    <w:p w14:paraId="49686345" w14:textId="3D6B80ED" w:rsidR="00575FF6" w:rsidRPr="00750A78" w:rsidDel="00FC68FF" w:rsidRDefault="00575FF6" w:rsidP="00575FF6">
      <w:pPr>
        <w:widowControl w:val="0"/>
        <w:autoSpaceDE w:val="0"/>
        <w:autoSpaceDN w:val="0"/>
        <w:adjustRightInd w:val="0"/>
        <w:jc w:val="both"/>
        <w:rPr>
          <w:ins w:id="1080" w:author="Arnold Sandjaja" w:date="2013-05-17T16:08:00Z"/>
          <w:del w:id="1081" w:author="user_skill40_mac31 DUPUIS" w:date="2013-07-01T11:19:00Z"/>
          <w:color w:val="0000FF"/>
        </w:rPr>
      </w:pPr>
      <w:ins w:id="1082" w:author="Arnold Sandjaja" w:date="2013-05-17T16:08:00Z">
        <w:del w:id="1083" w:author="user_skill40_mac31 DUPUIS" w:date="2013-07-01T11:19:00Z">
          <w:r w:rsidRPr="00750A78" w:rsidDel="00FC68FF">
            <w:rPr>
              <w:color w:val="0000FF"/>
            </w:rPr>
            <w:delText>Create a folder on your Desktop</w:delText>
          </w:r>
          <w:r w:rsidDel="00FC68FF">
            <w:rPr>
              <w:color w:val="0000FF"/>
            </w:rPr>
            <w:delText xml:space="preserve"> called</w:delText>
          </w:r>
          <w:r w:rsidRPr="00750A78" w:rsidDel="00FC68FF">
            <w:rPr>
              <w:color w:val="0000FF"/>
            </w:rPr>
            <w:delText xml:space="preserve"> </w:delText>
          </w:r>
          <w:r w:rsidRPr="001A2347" w:rsidDel="00FC68FF">
            <w:rPr>
              <w:b/>
              <w:color w:val="0000FF"/>
            </w:rPr>
            <w:delText>YY_</w:delText>
          </w:r>
          <w:r w:rsidRPr="00750A78" w:rsidDel="00FC68FF">
            <w:rPr>
              <w:b/>
              <w:color w:val="0000FF"/>
            </w:rPr>
            <w:delText>MODX</w:delText>
          </w:r>
          <w:r w:rsidDel="00FC68FF">
            <w:rPr>
              <w:b/>
              <w:color w:val="0000FF"/>
            </w:rPr>
            <w:delText xml:space="preserve"> </w:delText>
          </w:r>
          <w:r w:rsidRPr="00750A78" w:rsidDel="00FC68FF">
            <w:rPr>
              <w:color w:val="0000FF"/>
            </w:rPr>
            <w:delText xml:space="preserve"> (where </w:delText>
          </w:r>
          <w:r w:rsidDel="00FC68FF">
            <w:rPr>
              <w:color w:val="0000FF"/>
            </w:rPr>
            <w:delText>YY</w:delText>
          </w:r>
          <w:r w:rsidRPr="00750A78" w:rsidDel="00FC68FF">
            <w:rPr>
              <w:color w:val="0000FF"/>
            </w:rPr>
            <w:delText xml:space="preserve"> represents </w:delText>
          </w:r>
          <w:r w:rsidDel="00FC68FF">
            <w:rPr>
              <w:color w:val="0000FF"/>
            </w:rPr>
            <w:delText xml:space="preserve">the number of your workstation). This folder </w:delText>
          </w:r>
          <w:r w:rsidRPr="00750A78" w:rsidDel="00FC68FF">
            <w:rPr>
              <w:color w:val="0000FF"/>
            </w:rPr>
            <w:delText xml:space="preserve">must include the following subfolders: </w:delText>
          </w:r>
        </w:del>
      </w:ins>
    </w:p>
    <w:p w14:paraId="44B5279B" w14:textId="4147088C" w:rsidR="00575FF6" w:rsidRPr="007E76A7" w:rsidDel="00FC68FF" w:rsidRDefault="00575FF6" w:rsidP="00575FF6">
      <w:pPr>
        <w:rPr>
          <w:ins w:id="1084" w:author="Arnold Sandjaja" w:date="2013-05-17T16:09:00Z"/>
          <w:del w:id="1085" w:author="user_skill40_mac31 DUPUIS" w:date="2013-07-01T11:19:00Z"/>
          <w:color w:val="auto"/>
        </w:rPr>
      </w:pPr>
      <w:ins w:id="1086" w:author="Arnold Sandjaja" w:date="2013-05-17T16:08:00Z">
        <w:del w:id="1087" w:author="user_skill40_mac31 DUPUIS" w:date="2013-07-01T11:19:00Z">
          <w:r w:rsidDel="00FC68FF">
            <w:rPr>
              <w:rFonts w:ascii="Arial Bold" w:hAnsi="Arial Bold"/>
            </w:rPr>
            <w:br/>
          </w:r>
        </w:del>
      </w:ins>
    </w:p>
    <w:p w14:paraId="74BD4178" w14:textId="2A5EA234" w:rsidR="00575FF6" w:rsidRPr="007E76A7" w:rsidDel="00FC68FF"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088" w:author="Arnold Sandjaja" w:date="2013-05-17T16:09:00Z"/>
          <w:del w:id="1089" w:author="user_skill40_mac31 DUPUIS" w:date="2013-07-01T11:19:00Z"/>
          <w:color w:val="auto"/>
        </w:rPr>
      </w:pPr>
      <w:ins w:id="1090" w:author="Arnold Sandjaja" w:date="2013-05-17T16:09:00Z">
        <w:del w:id="1091" w:author="user_skill40_mac31 DUPUIS" w:date="2013-07-01T11:19:00Z">
          <w:r w:rsidRPr="007E76A7" w:rsidDel="00FC68FF">
            <w:rPr>
              <w:color w:val="auto"/>
            </w:rPr>
            <w:delText>Original_</w:delText>
          </w:r>
        </w:del>
      </w:ins>
      <w:ins w:id="1092" w:author="Arnold Sandjaja" w:date="2013-06-30T08:35:00Z">
        <w:del w:id="1093" w:author="user_skill40_mac31 DUPUIS" w:date="2013-07-01T11:19:00Z">
          <w:r w:rsidR="00D73C32" w:rsidDel="00FC68FF">
            <w:rPr>
              <w:color w:val="auto"/>
            </w:rPr>
            <w:delText>folder</w:delText>
          </w:r>
        </w:del>
      </w:ins>
      <w:ins w:id="1094" w:author="Arnold Sandjaja" w:date="2013-05-17T16:09:00Z">
        <w:del w:id="1095" w:author="user_skill40_mac31 DUPUIS" w:date="2013-07-01T11:19:00Z">
          <w:r w:rsidRPr="007E76A7" w:rsidDel="00FC68FF">
            <w:rPr>
              <w:color w:val="auto"/>
            </w:rPr>
            <w:delText>: it should contain all the files used for the development of your project, properly organized (fonts, links, etc.).</w:delText>
          </w:r>
        </w:del>
      </w:ins>
    </w:p>
    <w:p w14:paraId="1B858278" w14:textId="3AC679CF" w:rsidR="00575FF6" w:rsidRPr="007E76A7" w:rsidDel="00FC68FF"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096" w:author="Arnold Sandjaja" w:date="2013-05-17T16:09:00Z"/>
          <w:del w:id="1097" w:author="user_skill40_mac31 DUPUIS" w:date="2013-07-01T11:19:00Z"/>
          <w:color w:val="auto"/>
        </w:rPr>
      </w:pPr>
      <w:ins w:id="1098" w:author="Arnold Sandjaja" w:date="2013-05-17T16:09:00Z">
        <w:del w:id="1099" w:author="user_skill40_mac31 DUPUIS" w:date="2013-07-01T11:19:00Z">
          <w:r w:rsidRPr="007E76A7" w:rsidDel="00FC68FF">
            <w:rPr>
              <w:color w:val="auto"/>
            </w:rPr>
            <w:delText>Final_</w:delText>
          </w:r>
        </w:del>
      </w:ins>
      <w:ins w:id="1100" w:author="Arnold Sandjaja" w:date="2013-06-30T08:35:00Z">
        <w:del w:id="1101" w:author="user_skill40_mac31 DUPUIS" w:date="2013-07-01T11:19:00Z">
          <w:r w:rsidR="00D73C32" w:rsidDel="00FC68FF">
            <w:rPr>
              <w:color w:val="auto"/>
            </w:rPr>
            <w:delText>folder</w:delText>
          </w:r>
        </w:del>
      </w:ins>
      <w:ins w:id="1102" w:author="Arnold Sandjaja" w:date="2013-05-17T16:09:00Z">
        <w:del w:id="1103" w:author="user_skill40_mac31 DUPUIS" w:date="2013-07-01T11:19:00Z">
          <w:r w:rsidRPr="007E76A7" w:rsidDel="00FC68FF">
            <w:rPr>
              <w:color w:val="auto"/>
            </w:rPr>
            <w:delText>: it should contain all the files you are supposed to deliver as required in the tasks (PDF, etc.).</w:delText>
          </w:r>
        </w:del>
      </w:ins>
    </w:p>
    <w:p w14:paraId="6BEB0265" w14:textId="6B3BCC18" w:rsidR="00575FF6" w:rsidRPr="007E76A7" w:rsidDel="00FC68FF" w:rsidRDefault="00575FF6" w:rsidP="00575FF6">
      <w:pPr>
        <w:rPr>
          <w:ins w:id="1104" w:author="Arnold Sandjaja" w:date="2013-05-17T16:09:00Z"/>
          <w:del w:id="1105" w:author="user_skill40_mac31 DUPUIS" w:date="2013-07-01T11:19:00Z"/>
          <w:color w:val="auto"/>
        </w:rPr>
      </w:pPr>
    </w:p>
    <w:p w14:paraId="31C7BD80" w14:textId="7011A303" w:rsidR="00405E48" w:rsidRPr="00031204" w:rsidDel="00FC68FF" w:rsidRDefault="00405E48">
      <w:pPr>
        <w:rPr>
          <w:del w:id="1106" w:author="user_skill40_mac31 DUPUIS" w:date="2013-07-01T11:19:00Z"/>
          <w:rFonts w:ascii="Arial Bold" w:hAnsi="Arial Bold"/>
        </w:rPr>
      </w:pPr>
      <w:del w:id="1107" w:author="user_skill40_mac31 DUPUIS" w:date="2013-07-01T11:19:00Z">
        <w:r w:rsidRPr="00031204" w:rsidDel="00FC68FF">
          <w:rPr>
            <w:rFonts w:ascii="Arial Bold" w:hAnsi="Arial Bold"/>
          </w:rPr>
          <w:delText>About image marking for the tasks:</w:delText>
        </w:r>
      </w:del>
    </w:p>
    <w:p w14:paraId="56BDA50D" w14:textId="6FA79250" w:rsidR="00405E48" w:rsidRPr="00031204" w:rsidDel="00FC68FF" w:rsidRDefault="00405E48">
      <w:pPr>
        <w:rPr>
          <w:del w:id="1108" w:author="user_skill40_mac31 DUPUIS" w:date="2013-07-01T11:19:00Z"/>
        </w:rPr>
      </w:pPr>
      <w:del w:id="1109" w:author="user_skill40_mac31 DUPUIS" w:date="2013-07-01T11:19:00Z">
        <w:r w:rsidRPr="00031204" w:rsidDel="00FC68FF">
          <w:delText>The colour mode and file formats of your images will be evaluated in the press ready PDF files. The final resolution will be assessed in the InDesign file.</w:delText>
        </w:r>
      </w:del>
    </w:p>
    <w:p w14:paraId="4471BD7D" w14:textId="0AA4FA61" w:rsidR="00405E48" w:rsidRPr="00031204" w:rsidDel="00FC68FF" w:rsidRDefault="00405E48">
      <w:pPr>
        <w:rPr>
          <w:del w:id="1110" w:author="user_skill40_mac31 DUPUIS" w:date="2013-07-01T11:19:00Z"/>
        </w:rPr>
      </w:pPr>
    </w:p>
    <w:p w14:paraId="5A7F2F1D" w14:textId="30342FF1" w:rsidR="00405E48" w:rsidRPr="00031204" w:rsidDel="00FC68FF" w:rsidRDefault="00405E48">
      <w:pPr>
        <w:rPr>
          <w:del w:id="1111" w:author="user_skill40_mac31 DUPUIS" w:date="2013-07-01T11:19:00Z"/>
        </w:rPr>
      </w:pPr>
      <w:del w:id="1112" w:author="user_skill40_mac31 DUPUIS" w:date="2013-07-01T11:19:00Z">
        <w:r w:rsidRPr="00031204" w:rsidDel="00FC68FF">
          <w:delText>The JPG file format is NOT ACCEPTED for images; except for the web component of the logo in RGB for the web.</w:delText>
        </w:r>
      </w:del>
    </w:p>
    <w:p w14:paraId="5C3F490B" w14:textId="5D200717" w:rsidR="00405E48" w:rsidRPr="00031204" w:rsidDel="00FC68FF" w:rsidRDefault="00405E48">
      <w:pPr>
        <w:rPr>
          <w:del w:id="1113" w:author="user_skill40_mac31 DUPUIS" w:date="2013-07-01T11:19:00Z"/>
        </w:rPr>
      </w:pPr>
      <w:del w:id="1114" w:author="user_skill40_mac31 DUPUIS" w:date="2013-07-01T11:19:00Z">
        <w:r w:rsidRPr="00031204" w:rsidDel="00FC68FF">
          <w:delText>Only the following file formats are acceptable .TIF / .EPS / .AI / .PSD / DSC 2.0</w:delText>
        </w:r>
      </w:del>
    </w:p>
    <w:p w14:paraId="02E21F37" w14:textId="30BCF5B1" w:rsidR="00405E48" w:rsidRPr="00031204" w:rsidDel="00FC68FF" w:rsidRDefault="00405E48">
      <w:pPr>
        <w:rPr>
          <w:del w:id="1115" w:author="user_skill40_mac31 DUPUIS" w:date="2013-07-01T11:19:00Z"/>
        </w:rPr>
      </w:pPr>
    </w:p>
    <w:p w14:paraId="37D429E4" w14:textId="5C2A5633" w:rsidR="00405E48" w:rsidRPr="00031204" w:rsidDel="00FC68FF" w:rsidRDefault="00405E48">
      <w:pPr>
        <w:rPr>
          <w:del w:id="1116" w:author="user_skill40_mac31 DUPUIS" w:date="2013-07-01T11:19:00Z"/>
          <w:rFonts w:ascii="Arial Bold" w:hAnsi="Arial Bold"/>
        </w:rPr>
      </w:pPr>
      <w:del w:id="1117" w:author="user_skill40_mac31 DUPUIS" w:date="2013-07-01T11:19:00Z">
        <w:r w:rsidRPr="00031204" w:rsidDel="00FC68FF">
          <w:rPr>
            <w:rFonts w:ascii="Arial Bold" w:hAnsi="Arial Bold"/>
          </w:rPr>
          <w:delText>About final design marking for the catalogue:</w:delText>
        </w:r>
      </w:del>
    </w:p>
    <w:p w14:paraId="6157F069" w14:textId="10C22E37" w:rsidR="00405E48" w:rsidRPr="00031204" w:rsidDel="00FC68FF" w:rsidRDefault="00405E48">
      <w:pPr>
        <w:rPr>
          <w:del w:id="1118" w:author="user_skill40_mac31 DUPUIS" w:date="2013-07-01T11:19:00Z"/>
        </w:rPr>
      </w:pPr>
      <w:del w:id="1119" w:author="user_skill40_mac31 DUPUIS" w:date="2013-07-01T11:19:00Z">
        <w:r w:rsidRPr="00031204" w:rsidDel="00FC68FF">
          <w:delText>The task</w:delText>
        </w:r>
        <w:r w:rsidRPr="00031204" w:rsidDel="00FC68FF">
          <w:rPr>
            <w:color w:val="FF9700"/>
          </w:rPr>
          <w:delText xml:space="preserve"> </w:delText>
        </w:r>
        <w:r w:rsidRPr="00031204" w:rsidDel="00FC68FF">
          <w:delText>must be created in a page layout p</w:delText>
        </w:r>
        <w:r w:rsidR="00EE0BF6" w:rsidRPr="00031204" w:rsidDel="00FC68FF">
          <w:delText>rogram (Adobe InDesign</w:delText>
        </w:r>
        <w:r w:rsidRPr="00031204" w:rsidDel="00FC68FF">
          <w:delText xml:space="preserve">). </w:delText>
        </w:r>
      </w:del>
    </w:p>
    <w:p w14:paraId="05AEE229" w14:textId="0473A297" w:rsidR="00405E48" w:rsidRPr="00031204" w:rsidDel="00FC68FF" w:rsidRDefault="00405E48">
      <w:pPr>
        <w:rPr>
          <w:del w:id="1120" w:author="user_skill40_mac31 DUPUIS" w:date="2013-07-01T11:19:00Z"/>
        </w:rPr>
      </w:pPr>
      <w:del w:id="1121" w:author="user_skill40_mac31 DUPUIS" w:date="2013-07-01T11:19:00Z">
        <w:r w:rsidRPr="00031204" w:rsidDel="00FC68FF">
          <w:delText>Images must not be embedded or placed in Adobe Illustrator or embedded in InDesign</w:delText>
        </w:r>
      </w:del>
    </w:p>
    <w:p w14:paraId="2126F598" w14:textId="63312D95" w:rsidR="00405E48" w:rsidRPr="00031204" w:rsidDel="00FC68FF" w:rsidRDefault="00405E48">
      <w:pPr>
        <w:rPr>
          <w:del w:id="1122" w:author="user_skill40_mac31 DUPUIS" w:date="2013-07-01T11:19:00Z"/>
        </w:rPr>
      </w:pPr>
    </w:p>
    <w:p w14:paraId="6EA8929F" w14:textId="3D69694F" w:rsidR="00405E48" w:rsidRPr="00031204" w:rsidDel="00FC68FF" w:rsidRDefault="00405E48">
      <w:pPr>
        <w:rPr>
          <w:del w:id="1123" w:author="user_skill40_mac31 DUPUIS" w:date="2013-07-01T11:19:00Z"/>
        </w:rPr>
      </w:pPr>
      <w:del w:id="1124" w:author="user_skill40_mac31 DUPUIS" w:date="2013-07-01T11:19:00Z">
        <w:r w:rsidRPr="00031204" w:rsidDel="00FC68FF">
          <w:delText xml:space="preserve"> </w:delText>
        </w:r>
      </w:del>
      <w:ins w:id="1125" w:author="Arnold Sandjaja" w:date="2013-05-17T16:06:00Z">
        <w:del w:id="1126" w:author="user_skill40_mac31 DUPUIS" w:date="2013-07-01T11:19:00Z">
          <w:r w:rsidR="00575FF6" w:rsidRPr="00575FF6" w:rsidDel="00FC68FF">
            <w:delText>Any file saved out of its respective folder WILL NOT BE EVALUATED.</w:delText>
          </w:r>
        </w:del>
      </w:ins>
    </w:p>
    <w:p w14:paraId="540DC5C3" w14:textId="77777777" w:rsidR="00405E48" w:rsidRPr="00031204" w:rsidRDefault="00405E48">
      <w:pPr>
        <w:pStyle w:val="Default"/>
        <w:rPr>
          <w:rFonts w:ascii="Arial Bold" w:hAnsi="Arial Bold"/>
          <w:lang w:val="en-GB"/>
        </w:rPr>
      </w:pPr>
    </w:p>
    <w:p w14:paraId="2F68A82D" w14:textId="4113BEC2" w:rsidR="00575FF6" w:rsidRPr="007E76A7" w:rsidRDefault="00103D2D" w:rsidP="00575FF6">
      <w:pPr>
        <w:pStyle w:val="Titre1"/>
        <w:rPr>
          <w:ins w:id="1127" w:author="Arnold Sandjaja" w:date="2013-05-17T16:10:00Z"/>
        </w:rPr>
      </w:pPr>
      <w:ins w:id="1128" w:author="Arnold Sandjaja" w:date="2013-05-15T11:52:00Z">
        <w:r w:rsidRPr="00031204">
          <w:rPr>
            <w:rFonts w:ascii="Times New Roman" w:eastAsia="Times New Roman" w:hAnsi="Times New Roman"/>
            <w:caps w:val="0"/>
            <w:sz w:val="20"/>
            <w:u w:val="none"/>
            <w:lang w:val="en-US" w:bidi="x-none"/>
          </w:rPr>
          <w:br w:type="page"/>
        </w:r>
      </w:ins>
      <w:ins w:id="1129" w:author="Arnold Sandjaja" w:date="2013-05-17T16:10:00Z">
        <w:del w:id="1130" w:author="user_skill40_mac31 DUPUIS" w:date="2013-07-01T11:28:00Z">
          <w:r w:rsidR="00575FF6" w:rsidRPr="007E76A7" w:rsidDel="00370DDF">
            <w:delText>Marking scheme</w:delText>
          </w:r>
        </w:del>
      </w:ins>
      <w:ins w:id="1131" w:author="user_skill40_mac31 DUPUIS" w:date="2013-07-01T11:28:00Z">
        <w:r w:rsidR="00370DDF">
          <w:t>BARÊme de notation</w:t>
        </w:r>
      </w:ins>
    </w:p>
    <w:tbl>
      <w:tblPr>
        <w:tblW w:w="9779" w:type="dxa"/>
        <w:tblLook w:val="06A0" w:firstRow="1" w:lastRow="0" w:firstColumn="1" w:lastColumn="0" w:noHBand="1" w:noVBand="1"/>
      </w:tblPr>
      <w:tblGrid>
        <w:gridCol w:w="817"/>
        <w:gridCol w:w="6696"/>
        <w:gridCol w:w="817"/>
        <w:gridCol w:w="632"/>
        <w:gridCol w:w="817"/>
        <w:tblGridChange w:id="1132">
          <w:tblGrid>
            <w:gridCol w:w="817"/>
            <w:gridCol w:w="6696"/>
            <w:gridCol w:w="817"/>
            <w:gridCol w:w="632"/>
            <w:gridCol w:w="817"/>
          </w:tblGrid>
        </w:tblGridChange>
      </w:tblGrid>
      <w:tr w:rsidR="00575FF6" w:rsidRPr="00575FF6" w14:paraId="190F6BE5" w14:textId="77777777" w:rsidTr="00575FF6">
        <w:trPr>
          <w:ins w:id="1133" w:author="Arnold Sandjaja" w:date="2013-05-17T16:10:00Z"/>
        </w:trPr>
        <w:tc>
          <w:tcPr>
            <w:tcW w:w="817" w:type="dxa"/>
            <w:shd w:val="clear" w:color="auto" w:fill="auto"/>
          </w:tcPr>
          <w:p w14:paraId="5D08941F" w14:textId="77777777" w:rsidR="00575FF6" w:rsidRPr="00575FF6" w:rsidRDefault="00575FF6" w:rsidP="00944897">
            <w:pPr>
              <w:rPr>
                <w:ins w:id="1134" w:author="Arnold Sandjaja" w:date="2013-05-17T16:10:00Z"/>
                <w:color w:val="auto"/>
              </w:rPr>
            </w:pPr>
            <w:ins w:id="1135" w:author="Arnold Sandjaja" w:date="2013-05-17T16:10:00Z">
              <w:r w:rsidRPr="00575FF6">
                <w:rPr>
                  <w:color w:val="auto"/>
                </w:rPr>
                <w:t>A</w:t>
              </w:r>
            </w:ins>
          </w:p>
        </w:tc>
        <w:tc>
          <w:tcPr>
            <w:tcW w:w="7513" w:type="dxa"/>
            <w:gridSpan w:val="2"/>
            <w:shd w:val="clear" w:color="auto" w:fill="auto"/>
          </w:tcPr>
          <w:p w14:paraId="2D2757EF" w14:textId="6259D54E" w:rsidR="00575FF6" w:rsidRPr="00575FF6" w:rsidRDefault="00A15AE0" w:rsidP="00944897">
            <w:pPr>
              <w:rPr>
                <w:ins w:id="1136" w:author="Arnold Sandjaja" w:date="2013-05-17T16:10:00Z"/>
                <w:color w:val="auto"/>
              </w:rPr>
            </w:pPr>
            <w:ins w:id="1137" w:author="user_skill40_mac31 DUPUIS" w:date="2013-07-01T11:29:00Z">
              <w:r>
                <w:rPr>
                  <w:color w:val="auto"/>
                </w:rPr>
                <w:t>Processus créatif</w:t>
              </w:r>
            </w:ins>
            <w:ins w:id="1138" w:author="Arnold Sandjaja" w:date="2013-05-17T16:10:00Z">
              <w:del w:id="1139" w:author="user_skill40_mac31 DUPUIS" w:date="2013-07-01T11:29:00Z">
                <w:r w:rsidR="00575FF6" w:rsidRPr="00575FF6" w:rsidDel="00A15AE0">
                  <w:rPr>
                    <w:color w:val="auto"/>
                  </w:rPr>
                  <w:delText>Creative process</w:delText>
                </w:r>
              </w:del>
            </w:ins>
          </w:p>
        </w:tc>
        <w:tc>
          <w:tcPr>
            <w:tcW w:w="1449" w:type="dxa"/>
            <w:gridSpan w:val="2"/>
            <w:shd w:val="clear" w:color="auto" w:fill="auto"/>
          </w:tcPr>
          <w:p w14:paraId="59652A2A" w14:textId="295CC568" w:rsidR="00575FF6" w:rsidRPr="00511E9A" w:rsidRDefault="00575FF6" w:rsidP="00944897">
            <w:pPr>
              <w:keepNext/>
              <w:keepLines/>
              <w:spacing w:before="200"/>
              <w:outlineLvl w:val="4"/>
              <w:rPr>
                <w:ins w:id="1140" w:author="Arnold Sandjaja" w:date="2013-05-17T16:10:00Z"/>
                <w:b/>
                <w:color w:val="auto"/>
                <w:rPrChange w:id="1141" w:author="Arnold Sandjaja" w:date="2013-06-30T09:38:00Z">
                  <w:rPr>
                    <w:ins w:id="1142" w:author="Arnold Sandjaja" w:date="2013-05-17T16:10:00Z"/>
                    <w:rFonts w:cstheme="majorBidi"/>
                    <w:i/>
                    <w:iCs/>
                    <w:color w:val="auto"/>
                  </w:rPr>
                </w:rPrChange>
              </w:rPr>
            </w:pPr>
            <w:ins w:id="1143" w:author="Arnold Sandjaja" w:date="2013-05-17T16:10:00Z">
              <w:r w:rsidRPr="00511E9A">
                <w:rPr>
                  <w:b/>
                  <w:color w:val="auto"/>
                  <w:rPrChange w:id="1144" w:author="Arnold Sandjaja" w:date="2013-06-30T09:38:00Z">
                    <w:rPr>
                      <w:rFonts w:ascii="Arial Bold" w:hAnsi="Arial Bold"/>
                      <w:caps/>
                      <w:color w:val="auto"/>
                      <w:sz w:val="24"/>
                      <w:szCs w:val="20"/>
                      <w:u w:val="single"/>
                    </w:rPr>
                  </w:rPrChange>
                </w:rPr>
                <w:t>Subjecti</w:t>
              </w:r>
            </w:ins>
            <w:ins w:id="1145" w:author="user_skill40_mac31 DUPUIS" w:date="2013-07-01T11:28:00Z">
              <w:r w:rsidR="00370DDF">
                <w:rPr>
                  <w:b/>
                  <w:color w:val="auto"/>
                </w:rPr>
                <w:t>f</w:t>
              </w:r>
            </w:ins>
            <w:ins w:id="1146" w:author="Arnold Sandjaja" w:date="2013-05-17T16:10:00Z">
              <w:del w:id="1147" w:author="user_skill40_mac31 DUPUIS" w:date="2013-07-01T11:28:00Z">
                <w:r w:rsidRPr="00511E9A" w:rsidDel="00370DDF">
                  <w:rPr>
                    <w:b/>
                    <w:color w:val="auto"/>
                    <w:rPrChange w:id="1148" w:author="Arnold Sandjaja" w:date="2013-06-30T09:38:00Z">
                      <w:rPr>
                        <w:rFonts w:ascii="Arial Bold" w:hAnsi="Arial Bold"/>
                        <w:caps/>
                        <w:color w:val="auto"/>
                        <w:sz w:val="24"/>
                        <w:szCs w:val="20"/>
                        <w:u w:val="single"/>
                      </w:rPr>
                    </w:rPrChange>
                  </w:rPr>
                  <w:delText>ve</w:delText>
                </w:r>
              </w:del>
              <w:r w:rsidRPr="00511E9A">
                <w:rPr>
                  <w:b/>
                  <w:color w:val="auto"/>
                  <w:rPrChange w:id="1149" w:author="Arnold Sandjaja" w:date="2013-06-30T09:38:00Z">
                    <w:rPr>
                      <w:rFonts w:ascii="Arial Bold" w:hAnsi="Arial Bold"/>
                      <w:caps/>
                      <w:color w:val="auto"/>
                      <w:sz w:val="24"/>
                      <w:szCs w:val="20"/>
                      <w:u w:val="single"/>
                    </w:rPr>
                  </w:rPrChange>
                </w:rPr>
                <w:t xml:space="preserve"> /2</w:t>
              </w:r>
            </w:ins>
          </w:p>
        </w:tc>
      </w:tr>
      <w:tr w:rsidR="00553462" w:rsidRPr="00575FF6" w14:paraId="383B4098" w14:textId="77777777" w:rsidTr="002910A2">
        <w:tblPrEx>
          <w:tblW w:w="9779" w:type="dxa"/>
          <w:tblLook w:val="06A0" w:firstRow="1" w:lastRow="0" w:firstColumn="1" w:lastColumn="0" w:noHBand="1" w:noVBand="1"/>
          <w:tblPrExChange w:id="1150" w:author="Arnold Sandjaja" w:date="2013-06-30T09:43:00Z">
            <w:tblPrEx>
              <w:tblW w:w="9779" w:type="dxa"/>
              <w:tblLook w:val="06A0" w:firstRow="1" w:lastRow="0" w:firstColumn="1" w:lastColumn="0" w:noHBand="1" w:noVBand="1"/>
            </w:tblPrEx>
          </w:tblPrExChange>
        </w:tblPrEx>
        <w:trPr>
          <w:ins w:id="1151" w:author="Arnold Sandjaja" w:date="2013-05-17T16:10:00Z"/>
        </w:trPr>
        <w:tc>
          <w:tcPr>
            <w:tcW w:w="817" w:type="dxa"/>
            <w:shd w:val="clear" w:color="auto" w:fill="auto"/>
            <w:tcPrChange w:id="1152" w:author="Arnold Sandjaja" w:date="2013-06-30T09:43:00Z">
              <w:tcPr>
                <w:tcW w:w="817" w:type="dxa"/>
                <w:shd w:val="clear" w:color="auto" w:fill="auto"/>
              </w:tcPr>
            </w:tcPrChange>
          </w:tcPr>
          <w:p w14:paraId="7FAAF379" w14:textId="77777777" w:rsidR="00553462" w:rsidRPr="00575FF6" w:rsidRDefault="00553462" w:rsidP="00944897">
            <w:pPr>
              <w:rPr>
                <w:ins w:id="1153" w:author="Arnold Sandjaja" w:date="2013-05-17T16:10:00Z"/>
                <w:color w:val="auto"/>
              </w:rPr>
            </w:pPr>
            <w:ins w:id="1154" w:author="Arnold Sandjaja" w:date="2013-05-17T16:10:00Z">
              <w:r w:rsidRPr="00575FF6">
                <w:rPr>
                  <w:color w:val="auto"/>
                </w:rPr>
                <w:t>A.1</w:t>
              </w:r>
            </w:ins>
          </w:p>
        </w:tc>
        <w:tc>
          <w:tcPr>
            <w:tcW w:w="7513" w:type="dxa"/>
            <w:gridSpan w:val="2"/>
            <w:shd w:val="clear" w:color="auto" w:fill="auto"/>
            <w:tcPrChange w:id="1155" w:author="Arnold Sandjaja" w:date="2013-06-30T09:43:00Z">
              <w:tcPr>
                <w:tcW w:w="7513" w:type="dxa"/>
                <w:gridSpan w:val="2"/>
                <w:shd w:val="clear" w:color="auto" w:fill="auto"/>
              </w:tcPr>
            </w:tcPrChange>
          </w:tcPr>
          <w:p w14:paraId="5C4B6D81" w14:textId="564E7624" w:rsidR="00553462" w:rsidRPr="00575FF6" w:rsidRDefault="00A15AE0" w:rsidP="00AE3273">
            <w:pPr>
              <w:rPr>
                <w:ins w:id="1156" w:author="Arnold Sandjaja" w:date="2013-05-17T16:10:00Z"/>
                <w:color w:val="auto"/>
              </w:rPr>
            </w:pPr>
            <w:ins w:id="1157" w:author="user_skill40_mac31 DUPUIS" w:date="2013-07-01T11:29:00Z">
              <w:r>
                <w:rPr>
                  <w:color w:val="auto"/>
                </w:rPr>
                <w:t>Idée et originalité</w:t>
              </w:r>
              <w:r w:rsidRPr="00575FF6">
                <w:rPr>
                  <w:color w:val="auto"/>
                </w:rPr>
                <w:t xml:space="preserve"> </w:t>
              </w:r>
              <w:r>
                <w:rPr>
                  <w:color w:val="auto"/>
                </w:rPr>
                <w:t>(en-tête, découpe et</w:t>
              </w:r>
              <w:r w:rsidRPr="00575FF6">
                <w:rPr>
                  <w:color w:val="auto"/>
                </w:rPr>
                <w:t xml:space="preserve"> </w:t>
              </w:r>
              <w:r>
                <w:rPr>
                  <w:color w:val="auto"/>
                </w:rPr>
                <w:t>magazine)</w:t>
              </w:r>
            </w:ins>
            <w:ins w:id="1158" w:author="Arnold Sandjaja" w:date="2013-05-17T16:10:00Z">
              <w:del w:id="1159" w:author="user_skill40_mac31 DUPUIS" w:date="2013-07-01T11:29:00Z">
                <w:r w:rsidR="00553462" w:rsidRPr="00575FF6" w:rsidDel="00A15AE0">
                  <w:rPr>
                    <w:color w:val="auto"/>
                  </w:rPr>
                  <w:delText>Idea and originality (masthead</w:delText>
                </w:r>
              </w:del>
            </w:ins>
            <w:ins w:id="1160" w:author="Michel Bulon" w:date="2013-06-21T13:26:00Z">
              <w:del w:id="1161" w:author="user_skill40_mac31 DUPUIS" w:date="2013-07-01T11:29:00Z">
                <w:r w:rsidR="00553462" w:rsidDel="00A15AE0">
                  <w:rPr>
                    <w:color w:val="auto"/>
                  </w:rPr>
                  <w:delText>,</w:delText>
                </w:r>
              </w:del>
            </w:ins>
            <w:ins w:id="1162" w:author="Michel Bulon" w:date="2013-06-12T21:29:00Z">
              <w:del w:id="1163" w:author="user_skill40_mac31 DUPUIS" w:date="2013-07-01T11:29:00Z">
                <w:r w:rsidR="00553462" w:rsidDel="00A15AE0">
                  <w:rPr>
                    <w:color w:val="auto"/>
                  </w:rPr>
                  <w:delText xml:space="preserve"> dieline</w:delText>
                </w:r>
              </w:del>
            </w:ins>
            <w:ins w:id="1164" w:author="Michel Bulon" w:date="2013-06-21T13:26:00Z">
              <w:del w:id="1165" w:author="user_skill40_mac31 DUPUIS" w:date="2013-07-01T11:29:00Z">
                <w:r w:rsidR="00553462" w:rsidDel="00A15AE0">
                  <w:rPr>
                    <w:color w:val="auto"/>
                  </w:rPr>
                  <w:delText xml:space="preserve"> </w:delText>
                </w:r>
              </w:del>
            </w:ins>
            <w:ins w:id="1166" w:author="Arnold Sandjaja" w:date="2013-05-17T16:10:00Z">
              <w:del w:id="1167" w:author="user_skill40_mac31 DUPUIS" w:date="2013-07-01T11:29:00Z">
                <w:r w:rsidR="00553462" w:rsidRPr="00575FF6" w:rsidDel="00A15AE0">
                  <w:rPr>
                    <w:color w:val="auto"/>
                  </w:rPr>
                  <w:delText>and magazine)</w:delText>
                </w:r>
              </w:del>
            </w:ins>
          </w:p>
        </w:tc>
        <w:tc>
          <w:tcPr>
            <w:tcW w:w="1449" w:type="dxa"/>
            <w:gridSpan w:val="2"/>
            <w:shd w:val="clear" w:color="auto" w:fill="auto"/>
            <w:vAlign w:val="bottom"/>
            <w:tcPrChange w:id="1168" w:author="Arnold Sandjaja" w:date="2013-06-30T09:43:00Z">
              <w:tcPr>
                <w:tcW w:w="1449" w:type="dxa"/>
                <w:gridSpan w:val="2"/>
                <w:shd w:val="clear" w:color="auto" w:fill="auto"/>
              </w:tcPr>
            </w:tcPrChange>
          </w:tcPr>
          <w:p w14:paraId="54B4D424" w14:textId="358F7D45" w:rsidR="00553462" w:rsidRPr="00575FF6" w:rsidRDefault="00553462" w:rsidP="00944897">
            <w:pPr>
              <w:rPr>
                <w:ins w:id="1169" w:author="Arnold Sandjaja" w:date="2013-05-17T16:10:00Z"/>
                <w:color w:val="auto"/>
              </w:rPr>
            </w:pPr>
            <w:ins w:id="1170" w:author="Arnold Sandjaja" w:date="2013-06-30T09:43:00Z">
              <w:r>
                <w:rPr>
                  <w:rFonts w:cs="Arial"/>
                </w:rPr>
                <w:t>1.00</w:t>
              </w:r>
            </w:ins>
          </w:p>
        </w:tc>
      </w:tr>
      <w:tr w:rsidR="00553462" w:rsidRPr="00575FF6" w14:paraId="6E08691D" w14:textId="77777777" w:rsidTr="002910A2">
        <w:tblPrEx>
          <w:tblW w:w="9779" w:type="dxa"/>
          <w:tblLook w:val="06A0" w:firstRow="1" w:lastRow="0" w:firstColumn="1" w:lastColumn="0" w:noHBand="1" w:noVBand="1"/>
          <w:tblPrExChange w:id="1171" w:author="Arnold Sandjaja" w:date="2013-06-30T09:43:00Z">
            <w:tblPrEx>
              <w:tblW w:w="9779" w:type="dxa"/>
              <w:tblLook w:val="06A0" w:firstRow="1" w:lastRow="0" w:firstColumn="1" w:lastColumn="0" w:noHBand="1" w:noVBand="1"/>
            </w:tblPrEx>
          </w:tblPrExChange>
        </w:tblPrEx>
        <w:trPr>
          <w:ins w:id="1172" w:author="Arnold Sandjaja" w:date="2013-05-17T16:10:00Z"/>
        </w:trPr>
        <w:tc>
          <w:tcPr>
            <w:tcW w:w="817" w:type="dxa"/>
            <w:shd w:val="clear" w:color="auto" w:fill="auto"/>
            <w:tcPrChange w:id="1173" w:author="Arnold Sandjaja" w:date="2013-06-30T09:43:00Z">
              <w:tcPr>
                <w:tcW w:w="817" w:type="dxa"/>
                <w:shd w:val="clear" w:color="auto" w:fill="auto"/>
              </w:tcPr>
            </w:tcPrChange>
          </w:tcPr>
          <w:p w14:paraId="5429E70D" w14:textId="77777777" w:rsidR="00553462" w:rsidRPr="00575FF6" w:rsidRDefault="00553462" w:rsidP="00944897">
            <w:pPr>
              <w:rPr>
                <w:ins w:id="1174" w:author="Arnold Sandjaja" w:date="2013-05-17T16:10:00Z"/>
                <w:color w:val="auto"/>
              </w:rPr>
            </w:pPr>
            <w:ins w:id="1175" w:author="Arnold Sandjaja" w:date="2013-05-17T16:10:00Z">
              <w:r w:rsidRPr="00575FF6">
                <w:rPr>
                  <w:color w:val="auto"/>
                </w:rPr>
                <w:t>A.2</w:t>
              </w:r>
            </w:ins>
          </w:p>
        </w:tc>
        <w:tc>
          <w:tcPr>
            <w:tcW w:w="7513" w:type="dxa"/>
            <w:gridSpan w:val="2"/>
            <w:shd w:val="clear" w:color="auto" w:fill="auto"/>
            <w:tcPrChange w:id="1176" w:author="Arnold Sandjaja" w:date="2013-06-30T09:43:00Z">
              <w:tcPr>
                <w:tcW w:w="7513" w:type="dxa"/>
                <w:gridSpan w:val="2"/>
                <w:shd w:val="clear" w:color="auto" w:fill="auto"/>
              </w:tcPr>
            </w:tcPrChange>
          </w:tcPr>
          <w:p w14:paraId="6691C3C6" w14:textId="0C3C2875" w:rsidR="00553462" w:rsidRPr="00575FF6" w:rsidRDefault="00A15AE0" w:rsidP="00AE3273">
            <w:pPr>
              <w:rPr>
                <w:ins w:id="1177" w:author="Arnold Sandjaja" w:date="2013-05-17T16:10:00Z"/>
                <w:color w:val="auto"/>
              </w:rPr>
            </w:pPr>
            <w:ins w:id="1178" w:author="user_skill40_mac31 DUPUIS" w:date="2013-07-01T11:29:00Z">
              <w:r>
                <w:rPr>
                  <w:color w:val="auto"/>
                </w:rPr>
                <w:t>Comprendre le marché cible</w:t>
              </w:r>
              <w:r w:rsidRPr="00575FF6">
                <w:rPr>
                  <w:color w:val="auto"/>
                </w:rPr>
                <w:t xml:space="preserve"> </w:t>
              </w:r>
              <w:r>
                <w:rPr>
                  <w:color w:val="auto"/>
                </w:rPr>
                <w:t>(en-tête, découpe et</w:t>
              </w:r>
              <w:r w:rsidRPr="00575FF6">
                <w:rPr>
                  <w:color w:val="auto"/>
                </w:rPr>
                <w:t xml:space="preserve"> </w:t>
              </w:r>
              <w:r>
                <w:rPr>
                  <w:color w:val="auto"/>
                </w:rPr>
                <w:t>magazine)</w:t>
              </w:r>
            </w:ins>
            <w:ins w:id="1179" w:author="Arnold Sandjaja" w:date="2013-05-17T16:10:00Z">
              <w:del w:id="1180" w:author="user_skill40_mac31 DUPUIS" w:date="2013-07-01T11:29:00Z">
                <w:r w:rsidR="00553462" w:rsidRPr="00575FF6" w:rsidDel="00A15AE0">
                  <w:rPr>
                    <w:color w:val="auto"/>
                  </w:rPr>
                  <w:delText>Unde</w:delText>
                </w:r>
              </w:del>
            </w:ins>
            <w:ins w:id="1181" w:author="Michel Bulon" w:date="2013-05-20T20:31:00Z">
              <w:del w:id="1182" w:author="user_skill40_mac31 DUPUIS" w:date="2013-07-01T11:29:00Z">
                <w:r w:rsidR="00553462" w:rsidDel="00A15AE0">
                  <w:rPr>
                    <w:color w:val="auto"/>
                  </w:rPr>
                  <w:delText>r</w:delText>
                </w:r>
              </w:del>
            </w:ins>
            <w:ins w:id="1183" w:author="Arnold Sandjaja" w:date="2013-05-17T16:10:00Z">
              <w:del w:id="1184" w:author="user_skill40_mac31 DUPUIS" w:date="2013-07-01T11:29:00Z">
                <w:r w:rsidR="00553462" w:rsidRPr="00575FF6" w:rsidDel="00A15AE0">
                  <w:rPr>
                    <w:color w:val="auto"/>
                  </w:rPr>
                  <w:delText>standing the target market (masthead</w:delText>
                </w:r>
              </w:del>
            </w:ins>
            <w:ins w:id="1185" w:author="Michel Bulon" w:date="2013-06-21T13:26:00Z">
              <w:del w:id="1186" w:author="user_skill40_mac31 DUPUIS" w:date="2013-07-01T11:29:00Z">
                <w:r w:rsidR="00553462" w:rsidDel="00A15AE0">
                  <w:rPr>
                    <w:color w:val="auto"/>
                  </w:rPr>
                  <w:delText xml:space="preserve">, </w:delText>
                </w:r>
              </w:del>
            </w:ins>
            <w:ins w:id="1187" w:author="Michel Bulon" w:date="2013-06-12T21:29:00Z">
              <w:del w:id="1188" w:author="user_skill40_mac31 DUPUIS" w:date="2013-07-01T11:29:00Z">
                <w:r w:rsidR="00553462" w:rsidDel="00A15AE0">
                  <w:rPr>
                    <w:color w:val="auto"/>
                  </w:rPr>
                  <w:delText>dieline</w:delText>
                </w:r>
              </w:del>
            </w:ins>
            <w:ins w:id="1189" w:author="Michel Bulon" w:date="2013-06-21T13:26:00Z">
              <w:del w:id="1190" w:author="user_skill40_mac31 DUPUIS" w:date="2013-07-01T11:29:00Z">
                <w:r w:rsidR="00553462" w:rsidDel="00A15AE0">
                  <w:rPr>
                    <w:color w:val="auto"/>
                  </w:rPr>
                  <w:delText xml:space="preserve"> </w:delText>
                </w:r>
              </w:del>
            </w:ins>
            <w:ins w:id="1191" w:author="Arnold Sandjaja" w:date="2013-05-17T16:10:00Z">
              <w:del w:id="1192" w:author="user_skill40_mac31 DUPUIS" w:date="2013-07-01T11:29:00Z">
                <w:r w:rsidR="00553462" w:rsidRPr="00575FF6" w:rsidDel="00A15AE0">
                  <w:rPr>
                    <w:color w:val="auto"/>
                  </w:rPr>
                  <w:delText>and magazine)</w:delText>
                </w:r>
              </w:del>
            </w:ins>
          </w:p>
        </w:tc>
        <w:tc>
          <w:tcPr>
            <w:tcW w:w="1449" w:type="dxa"/>
            <w:gridSpan w:val="2"/>
            <w:shd w:val="clear" w:color="auto" w:fill="auto"/>
            <w:vAlign w:val="bottom"/>
            <w:tcPrChange w:id="1193" w:author="Arnold Sandjaja" w:date="2013-06-30T09:43:00Z">
              <w:tcPr>
                <w:tcW w:w="1449" w:type="dxa"/>
                <w:gridSpan w:val="2"/>
                <w:shd w:val="clear" w:color="auto" w:fill="auto"/>
              </w:tcPr>
            </w:tcPrChange>
          </w:tcPr>
          <w:p w14:paraId="01106BE9" w14:textId="5CC586F2" w:rsidR="00553462" w:rsidRPr="00575FF6" w:rsidRDefault="00553462" w:rsidP="00944897">
            <w:pPr>
              <w:rPr>
                <w:ins w:id="1194" w:author="Arnold Sandjaja" w:date="2013-05-17T16:10:00Z"/>
                <w:color w:val="auto"/>
              </w:rPr>
            </w:pPr>
            <w:ins w:id="1195" w:author="Arnold Sandjaja" w:date="2013-06-30T09:43:00Z">
              <w:r>
                <w:rPr>
                  <w:rFonts w:cs="Arial"/>
                </w:rPr>
                <w:t>0.50</w:t>
              </w:r>
            </w:ins>
          </w:p>
        </w:tc>
      </w:tr>
      <w:tr w:rsidR="00553462" w:rsidRPr="00575FF6" w14:paraId="55DB6B89" w14:textId="77777777" w:rsidTr="002910A2">
        <w:tblPrEx>
          <w:tblW w:w="9779" w:type="dxa"/>
          <w:tblLook w:val="06A0" w:firstRow="1" w:lastRow="0" w:firstColumn="1" w:lastColumn="0" w:noHBand="1" w:noVBand="1"/>
          <w:tblPrExChange w:id="1196" w:author="Arnold Sandjaja" w:date="2013-06-30T09:43:00Z">
            <w:tblPrEx>
              <w:tblW w:w="9779" w:type="dxa"/>
              <w:tblLook w:val="06A0" w:firstRow="1" w:lastRow="0" w:firstColumn="1" w:lastColumn="0" w:noHBand="1" w:noVBand="1"/>
            </w:tblPrEx>
          </w:tblPrExChange>
        </w:tblPrEx>
        <w:trPr>
          <w:ins w:id="1197" w:author="Arnold Sandjaja" w:date="2013-05-17T16:10:00Z"/>
        </w:trPr>
        <w:tc>
          <w:tcPr>
            <w:tcW w:w="817" w:type="dxa"/>
            <w:shd w:val="clear" w:color="auto" w:fill="auto"/>
            <w:tcPrChange w:id="1198" w:author="Arnold Sandjaja" w:date="2013-06-30T09:43:00Z">
              <w:tcPr>
                <w:tcW w:w="817" w:type="dxa"/>
                <w:shd w:val="clear" w:color="auto" w:fill="auto"/>
              </w:tcPr>
            </w:tcPrChange>
          </w:tcPr>
          <w:p w14:paraId="53B56277" w14:textId="77777777" w:rsidR="00553462" w:rsidRPr="00575FF6" w:rsidRDefault="00553462" w:rsidP="00944897">
            <w:pPr>
              <w:rPr>
                <w:ins w:id="1199" w:author="Arnold Sandjaja" w:date="2013-05-17T16:10:00Z"/>
                <w:color w:val="auto"/>
              </w:rPr>
            </w:pPr>
            <w:ins w:id="1200" w:author="Arnold Sandjaja" w:date="2013-05-17T16:10:00Z">
              <w:r w:rsidRPr="00575FF6">
                <w:rPr>
                  <w:color w:val="auto"/>
                </w:rPr>
                <w:t>A.3</w:t>
              </w:r>
            </w:ins>
          </w:p>
        </w:tc>
        <w:tc>
          <w:tcPr>
            <w:tcW w:w="7513" w:type="dxa"/>
            <w:gridSpan w:val="2"/>
            <w:shd w:val="clear" w:color="auto" w:fill="auto"/>
            <w:tcPrChange w:id="1201" w:author="Arnold Sandjaja" w:date="2013-06-30T09:43:00Z">
              <w:tcPr>
                <w:tcW w:w="7513" w:type="dxa"/>
                <w:gridSpan w:val="2"/>
                <w:shd w:val="clear" w:color="auto" w:fill="auto"/>
              </w:tcPr>
            </w:tcPrChange>
          </w:tcPr>
          <w:p w14:paraId="708F4805" w14:textId="248591FE" w:rsidR="00553462" w:rsidRPr="00575FF6" w:rsidRDefault="00A15AE0" w:rsidP="00944897">
            <w:pPr>
              <w:rPr>
                <w:ins w:id="1202" w:author="Arnold Sandjaja" w:date="2013-05-17T16:10:00Z"/>
                <w:color w:val="auto"/>
              </w:rPr>
            </w:pPr>
            <w:ins w:id="1203" w:author="user_skill40_mac31 DUPUIS" w:date="2013-07-01T11:30:00Z">
              <w:r>
                <w:rPr>
                  <w:color w:val="auto"/>
                </w:rPr>
                <w:t>Unité et lien</w:t>
              </w:r>
              <w:r w:rsidRPr="00575FF6">
                <w:rPr>
                  <w:color w:val="auto"/>
                </w:rPr>
                <w:t xml:space="preserve"> </w:t>
              </w:r>
              <w:r>
                <w:rPr>
                  <w:color w:val="auto"/>
                </w:rPr>
                <w:t>(en-tête et</w:t>
              </w:r>
              <w:r w:rsidRPr="00575FF6">
                <w:rPr>
                  <w:color w:val="auto"/>
                </w:rPr>
                <w:t xml:space="preserve"> </w:t>
              </w:r>
              <w:r>
                <w:rPr>
                  <w:color w:val="auto"/>
                </w:rPr>
                <w:t>magazine)</w:t>
              </w:r>
            </w:ins>
            <w:ins w:id="1204" w:author="Arnold Sandjaja" w:date="2013-05-17T16:10:00Z">
              <w:del w:id="1205" w:author="user_skill40_mac31 DUPUIS" w:date="2013-07-01T11:30:00Z">
                <w:r w:rsidR="00553462" w:rsidRPr="00575FF6" w:rsidDel="00A15AE0">
                  <w:rPr>
                    <w:color w:val="auto"/>
                  </w:rPr>
                  <w:delText>Unity and relationship (masthead and magazine)</w:delText>
                </w:r>
              </w:del>
            </w:ins>
          </w:p>
        </w:tc>
        <w:tc>
          <w:tcPr>
            <w:tcW w:w="1449" w:type="dxa"/>
            <w:gridSpan w:val="2"/>
            <w:shd w:val="clear" w:color="auto" w:fill="auto"/>
            <w:vAlign w:val="bottom"/>
            <w:tcPrChange w:id="1206" w:author="Arnold Sandjaja" w:date="2013-06-30T09:43:00Z">
              <w:tcPr>
                <w:tcW w:w="1449" w:type="dxa"/>
                <w:gridSpan w:val="2"/>
                <w:shd w:val="clear" w:color="auto" w:fill="auto"/>
              </w:tcPr>
            </w:tcPrChange>
          </w:tcPr>
          <w:p w14:paraId="43CACB06" w14:textId="20D6EBAD" w:rsidR="00553462" w:rsidRPr="00575FF6" w:rsidRDefault="00553462" w:rsidP="00944897">
            <w:pPr>
              <w:rPr>
                <w:ins w:id="1207" w:author="Arnold Sandjaja" w:date="2013-05-17T16:10:00Z"/>
                <w:color w:val="auto"/>
              </w:rPr>
            </w:pPr>
            <w:ins w:id="1208" w:author="Arnold Sandjaja" w:date="2013-06-30T09:43:00Z">
              <w:r>
                <w:rPr>
                  <w:rFonts w:cs="Arial"/>
                </w:rPr>
                <w:t>0.50</w:t>
              </w:r>
            </w:ins>
          </w:p>
        </w:tc>
      </w:tr>
      <w:tr w:rsidR="00575FF6" w:rsidRPr="00575FF6" w14:paraId="286748D8" w14:textId="77777777" w:rsidTr="00575FF6">
        <w:trPr>
          <w:ins w:id="1209" w:author="Arnold Sandjaja" w:date="2013-05-17T16:10:00Z"/>
        </w:trPr>
        <w:tc>
          <w:tcPr>
            <w:tcW w:w="817" w:type="dxa"/>
            <w:shd w:val="clear" w:color="auto" w:fill="auto"/>
          </w:tcPr>
          <w:p w14:paraId="5DB9561D" w14:textId="77777777" w:rsidR="00575FF6" w:rsidRPr="00575FF6" w:rsidRDefault="00575FF6" w:rsidP="00944897">
            <w:pPr>
              <w:rPr>
                <w:ins w:id="1210" w:author="Arnold Sandjaja" w:date="2013-05-17T16:10:00Z"/>
                <w:b/>
                <w:color w:val="auto"/>
              </w:rPr>
            </w:pPr>
          </w:p>
        </w:tc>
        <w:tc>
          <w:tcPr>
            <w:tcW w:w="7513" w:type="dxa"/>
            <w:gridSpan w:val="2"/>
            <w:shd w:val="clear" w:color="auto" w:fill="auto"/>
          </w:tcPr>
          <w:p w14:paraId="2A296D3B" w14:textId="77777777" w:rsidR="00575FF6" w:rsidRPr="00575FF6" w:rsidRDefault="00575FF6" w:rsidP="00944897">
            <w:pPr>
              <w:rPr>
                <w:ins w:id="1211" w:author="Arnold Sandjaja" w:date="2013-05-17T16:10:00Z"/>
                <w:b/>
                <w:color w:val="auto"/>
              </w:rPr>
            </w:pPr>
          </w:p>
        </w:tc>
        <w:tc>
          <w:tcPr>
            <w:tcW w:w="1449" w:type="dxa"/>
            <w:gridSpan w:val="2"/>
            <w:shd w:val="clear" w:color="auto" w:fill="auto"/>
          </w:tcPr>
          <w:p w14:paraId="125029FB" w14:textId="77777777" w:rsidR="00575FF6" w:rsidRPr="00575FF6" w:rsidRDefault="00575FF6" w:rsidP="00944897">
            <w:pPr>
              <w:rPr>
                <w:ins w:id="1212" w:author="Arnold Sandjaja" w:date="2013-05-17T16:10:00Z"/>
                <w:color w:val="auto"/>
              </w:rPr>
            </w:pPr>
          </w:p>
        </w:tc>
      </w:tr>
      <w:tr w:rsidR="00575FF6" w:rsidRPr="00575FF6" w14:paraId="25A57B23" w14:textId="77777777" w:rsidTr="00575FF6">
        <w:trPr>
          <w:ins w:id="1213" w:author="Arnold Sandjaja" w:date="2013-05-17T16:10:00Z"/>
        </w:trPr>
        <w:tc>
          <w:tcPr>
            <w:tcW w:w="817" w:type="dxa"/>
            <w:shd w:val="clear" w:color="auto" w:fill="auto"/>
          </w:tcPr>
          <w:p w14:paraId="1D6244F6" w14:textId="77777777" w:rsidR="00575FF6" w:rsidRPr="00575FF6" w:rsidRDefault="00575FF6" w:rsidP="00944897">
            <w:pPr>
              <w:rPr>
                <w:ins w:id="1214" w:author="Arnold Sandjaja" w:date="2013-05-17T16:10:00Z"/>
                <w:color w:val="auto"/>
              </w:rPr>
            </w:pPr>
            <w:ins w:id="1215" w:author="Arnold Sandjaja" w:date="2013-05-17T16:10:00Z">
              <w:r w:rsidRPr="00575FF6">
                <w:rPr>
                  <w:color w:val="auto"/>
                </w:rPr>
                <w:t>B</w:t>
              </w:r>
            </w:ins>
          </w:p>
        </w:tc>
        <w:tc>
          <w:tcPr>
            <w:tcW w:w="7513" w:type="dxa"/>
            <w:gridSpan w:val="2"/>
            <w:shd w:val="clear" w:color="auto" w:fill="auto"/>
          </w:tcPr>
          <w:p w14:paraId="5DFC5793" w14:textId="45A9B0EF" w:rsidR="00575FF6" w:rsidRPr="00575FF6" w:rsidRDefault="00A15AE0" w:rsidP="00944897">
            <w:pPr>
              <w:rPr>
                <w:ins w:id="1216" w:author="Arnold Sandjaja" w:date="2013-05-17T16:10:00Z"/>
                <w:b/>
                <w:color w:val="auto"/>
              </w:rPr>
            </w:pPr>
            <w:ins w:id="1217" w:author="user_skill40_mac31 DUPUIS" w:date="2013-07-01T11:30:00Z">
              <w:r>
                <w:rPr>
                  <w:b/>
                  <w:color w:val="auto"/>
                </w:rPr>
                <w:t>Conception finale</w:t>
              </w:r>
            </w:ins>
            <w:ins w:id="1218" w:author="Arnold Sandjaja" w:date="2013-05-17T16:10:00Z">
              <w:del w:id="1219" w:author="user_skill40_mac31 DUPUIS" w:date="2013-07-01T11:30:00Z">
                <w:r w:rsidR="00575FF6" w:rsidRPr="00575FF6" w:rsidDel="00A15AE0">
                  <w:rPr>
                    <w:b/>
                    <w:color w:val="auto"/>
                  </w:rPr>
                  <w:delText>Final design</w:delText>
                </w:r>
              </w:del>
            </w:ins>
          </w:p>
        </w:tc>
        <w:tc>
          <w:tcPr>
            <w:tcW w:w="1449" w:type="dxa"/>
            <w:gridSpan w:val="2"/>
            <w:shd w:val="clear" w:color="auto" w:fill="auto"/>
          </w:tcPr>
          <w:p w14:paraId="34B883CF" w14:textId="670DDDED" w:rsidR="00575FF6" w:rsidRPr="00575FF6" w:rsidRDefault="00575FF6" w:rsidP="00944897">
            <w:pPr>
              <w:rPr>
                <w:ins w:id="1220" w:author="Arnold Sandjaja" w:date="2013-05-17T16:10:00Z"/>
                <w:b/>
                <w:color w:val="auto"/>
              </w:rPr>
            </w:pPr>
            <w:ins w:id="1221" w:author="Arnold Sandjaja" w:date="2013-05-17T16:10:00Z">
              <w:r w:rsidRPr="00575FF6">
                <w:rPr>
                  <w:b/>
                  <w:color w:val="auto"/>
                </w:rPr>
                <w:t>Subjecti</w:t>
              </w:r>
            </w:ins>
            <w:ins w:id="1222" w:author="user_skill40_mac31 DUPUIS" w:date="2013-07-01T11:28:00Z">
              <w:r w:rsidR="00370DDF">
                <w:rPr>
                  <w:b/>
                  <w:color w:val="auto"/>
                </w:rPr>
                <w:t>f</w:t>
              </w:r>
            </w:ins>
            <w:ins w:id="1223" w:author="Arnold Sandjaja" w:date="2013-05-17T16:10:00Z">
              <w:del w:id="1224" w:author="user_skill40_mac31 DUPUIS" w:date="2013-07-01T11:28:00Z">
                <w:r w:rsidRPr="00575FF6" w:rsidDel="00370DDF">
                  <w:rPr>
                    <w:b/>
                    <w:color w:val="auto"/>
                  </w:rPr>
                  <w:delText>ve</w:delText>
                </w:r>
              </w:del>
              <w:r w:rsidRPr="00575FF6">
                <w:rPr>
                  <w:b/>
                  <w:color w:val="auto"/>
                </w:rPr>
                <w:t xml:space="preserve"> /8</w:t>
              </w:r>
            </w:ins>
          </w:p>
        </w:tc>
      </w:tr>
      <w:tr w:rsidR="00553462" w:rsidRPr="00575FF6" w14:paraId="67E0E7F4" w14:textId="77777777" w:rsidTr="002910A2">
        <w:tblPrEx>
          <w:tblW w:w="9779" w:type="dxa"/>
          <w:tblLook w:val="06A0" w:firstRow="1" w:lastRow="0" w:firstColumn="1" w:lastColumn="0" w:noHBand="1" w:noVBand="1"/>
          <w:tblPrExChange w:id="1225" w:author="Arnold Sandjaja" w:date="2013-06-30T09:43:00Z">
            <w:tblPrEx>
              <w:tblW w:w="9779" w:type="dxa"/>
              <w:tblLook w:val="06A0" w:firstRow="1" w:lastRow="0" w:firstColumn="1" w:lastColumn="0" w:noHBand="1" w:noVBand="1"/>
            </w:tblPrEx>
          </w:tblPrExChange>
        </w:tblPrEx>
        <w:trPr>
          <w:ins w:id="1226" w:author="Arnold Sandjaja" w:date="2013-05-17T16:10:00Z"/>
        </w:trPr>
        <w:tc>
          <w:tcPr>
            <w:tcW w:w="817" w:type="dxa"/>
            <w:shd w:val="clear" w:color="auto" w:fill="auto"/>
            <w:tcPrChange w:id="1227" w:author="Arnold Sandjaja" w:date="2013-06-30T09:43:00Z">
              <w:tcPr>
                <w:tcW w:w="817" w:type="dxa"/>
                <w:shd w:val="clear" w:color="auto" w:fill="auto"/>
              </w:tcPr>
            </w:tcPrChange>
          </w:tcPr>
          <w:p w14:paraId="5871A682" w14:textId="77777777" w:rsidR="00553462" w:rsidRPr="00575FF6" w:rsidRDefault="00553462" w:rsidP="00944897">
            <w:pPr>
              <w:rPr>
                <w:ins w:id="1228" w:author="Arnold Sandjaja" w:date="2013-05-17T16:10:00Z"/>
                <w:color w:val="auto"/>
              </w:rPr>
            </w:pPr>
            <w:ins w:id="1229" w:author="Arnold Sandjaja" w:date="2013-05-17T16:10:00Z">
              <w:r w:rsidRPr="00575FF6">
                <w:rPr>
                  <w:color w:val="auto"/>
                </w:rPr>
                <w:t>B.1</w:t>
              </w:r>
            </w:ins>
          </w:p>
        </w:tc>
        <w:tc>
          <w:tcPr>
            <w:tcW w:w="7513" w:type="dxa"/>
            <w:gridSpan w:val="2"/>
            <w:shd w:val="clear" w:color="auto" w:fill="auto"/>
            <w:vAlign w:val="bottom"/>
            <w:tcPrChange w:id="1230" w:author="Arnold Sandjaja" w:date="2013-06-30T09:43:00Z">
              <w:tcPr>
                <w:tcW w:w="7513" w:type="dxa"/>
                <w:gridSpan w:val="2"/>
                <w:shd w:val="clear" w:color="auto" w:fill="auto"/>
                <w:vAlign w:val="bottom"/>
              </w:tcPr>
            </w:tcPrChange>
          </w:tcPr>
          <w:p w14:paraId="1B0DBD4B" w14:textId="4662295E" w:rsidR="00553462" w:rsidRPr="00575FF6" w:rsidRDefault="0000704A" w:rsidP="00815B05">
            <w:pPr>
              <w:rPr>
                <w:ins w:id="1231" w:author="Arnold Sandjaja" w:date="2013-05-17T16:10:00Z"/>
                <w:rFonts w:eastAsia="Times New Roman" w:cs="Arial"/>
                <w:color w:val="auto"/>
              </w:rPr>
            </w:pPr>
            <w:ins w:id="1232" w:author="user_skill40_mac31 DUPUIS" w:date="2013-07-01T11:30:00Z">
              <w:r>
                <w:rPr>
                  <w:rFonts w:eastAsia="Times New Roman" w:cs="Arial"/>
                  <w:color w:val="auto"/>
                </w:rPr>
                <w:t>Qualité de la composition visuelle</w:t>
              </w:r>
              <w:r w:rsidRPr="00575FF6">
                <w:rPr>
                  <w:rFonts w:eastAsia="Times New Roman" w:cs="Arial"/>
                  <w:color w:val="auto"/>
                </w:rPr>
                <w:t xml:space="preserve"> </w:t>
              </w:r>
              <w:r>
                <w:rPr>
                  <w:color w:val="auto"/>
                </w:rPr>
                <w:t>(en-tête et</w:t>
              </w:r>
              <w:r w:rsidRPr="00575FF6">
                <w:rPr>
                  <w:color w:val="auto"/>
                </w:rPr>
                <w:t xml:space="preserve"> </w:t>
              </w:r>
            </w:ins>
            <w:ins w:id="1233" w:author="user_skill40_mac31 DUPUIS" w:date="2013-07-01T11:31:00Z">
              <w:r>
                <w:rPr>
                  <w:color w:val="auto"/>
                </w:rPr>
                <w:t xml:space="preserve">mise en page du </w:t>
              </w:r>
            </w:ins>
            <w:ins w:id="1234" w:author="user_skill40_mac31 DUPUIS" w:date="2013-07-01T11:30:00Z">
              <w:r>
                <w:rPr>
                  <w:color w:val="auto"/>
                </w:rPr>
                <w:t>magazine)</w:t>
              </w:r>
            </w:ins>
            <w:ins w:id="1235" w:author="Arnold Sandjaja" w:date="2013-05-17T16:10:00Z">
              <w:del w:id="1236" w:author="user_skill40_mac31 DUPUIS" w:date="2013-07-01T11:30:00Z">
                <w:r w:rsidR="00553462" w:rsidRPr="00575FF6" w:rsidDel="0000704A">
                  <w:rPr>
                    <w:rFonts w:eastAsia="Times New Roman" w:cs="Arial"/>
                    <w:color w:val="auto"/>
                  </w:rPr>
                  <w:delText>Quality of the visual composition (masthead</w:delText>
                </w:r>
              </w:del>
            </w:ins>
            <w:ins w:id="1237" w:author="Arnold Sandjaja" w:date="2013-06-30T08:38:00Z">
              <w:del w:id="1238" w:author="user_skill40_mac31 DUPUIS" w:date="2013-07-01T11:30:00Z">
                <w:r w:rsidR="00553462" w:rsidDel="0000704A">
                  <w:rPr>
                    <w:rFonts w:eastAsia="Times New Roman" w:cs="Arial"/>
                    <w:color w:val="auto"/>
                  </w:rPr>
                  <w:delText xml:space="preserve"> and </w:delText>
                </w:r>
              </w:del>
            </w:ins>
            <w:ins w:id="1239" w:author="Michel Bulon" w:date="2013-06-12T21:29:00Z">
              <w:del w:id="1240" w:author="user_skill40_mac31 DUPUIS" w:date="2013-07-01T11:30:00Z">
                <w:r w:rsidR="00553462" w:rsidDel="0000704A">
                  <w:rPr>
                    <w:rFonts w:eastAsia="Times New Roman" w:cs="Arial"/>
                    <w:color w:val="auto"/>
                  </w:rPr>
                  <w:delText xml:space="preserve"> </w:delText>
                </w:r>
              </w:del>
            </w:ins>
            <w:ins w:id="1241" w:author="Arnold Sandjaja" w:date="2013-06-30T08:39:00Z">
              <w:del w:id="1242" w:author="user_skill40_mac31 DUPUIS" w:date="2013-07-01T11:30:00Z">
                <w:r w:rsidR="00553462" w:rsidRPr="00575FF6" w:rsidDel="0000704A">
                  <w:rPr>
                    <w:rFonts w:eastAsia="Times New Roman" w:cs="Arial"/>
                    <w:color w:val="auto"/>
                  </w:rPr>
                  <w:delText>magazine</w:delText>
                </w:r>
                <w:r w:rsidR="00553462" w:rsidDel="0000704A">
                  <w:rPr>
                    <w:rFonts w:eastAsia="Times New Roman" w:cs="Arial"/>
                    <w:color w:val="auto"/>
                  </w:rPr>
                  <w:delText xml:space="preserve"> </w:delText>
                </w:r>
              </w:del>
            </w:ins>
            <w:ins w:id="1243" w:author="Michel Bulon" w:date="2013-06-12T21:29:00Z">
              <w:del w:id="1244" w:author="user_skill40_mac31 DUPUIS" w:date="2013-07-01T11:30:00Z">
                <w:r w:rsidR="00553462" w:rsidDel="0000704A">
                  <w:rPr>
                    <w:rFonts w:eastAsia="Times New Roman" w:cs="Arial"/>
                    <w:color w:val="auto"/>
                  </w:rPr>
                  <w:delText>dieline</w:delText>
                </w:r>
              </w:del>
            </w:ins>
            <w:ins w:id="1245" w:author="Arnold Sandjaja" w:date="2013-06-30T08:38:00Z">
              <w:del w:id="1246" w:author="user_skill40_mac31 DUPUIS" w:date="2013-07-01T11:30:00Z">
                <w:r w:rsidR="00553462" w:rsidDel="0000704A">
                  <w:rPr>
                    <w:rFonts w:eastAsia="Times New Roman" w:cs="Arial"/>
                    <w:color w:val="auto"/>
                  </w:rPr>
                  <w:delText>layout</w:delText>
                </w:r>
              </w:del>
            </w:ins>
            <w:ins w:id="1247" w:author="Michel Bulon" w:date="2013-06-21T13:26:00Z">
              <w:del w:id="1248" w:author="user_skill40_mac31 DUPUIS" w:date="2013-07-01T11:30:00Z">
                <w:r w:rsidR="00553462" w:rsidDel="0000704A">
                  <w:rPr>
                    <w:rFonts w:eastAsia="Times New Roman" w:cs="Arial"/>
                    <w:color w:val="auto"/>
                  </w:rPr>
                  <w:delText xml:space="preserve"> </w:delText>
                </w:r>
              </w:del>
            </w:ins>
            <w:ins w:id="1249" w:author="Arnold Sandjaja" w:date="2013-05-17T16:10:00Z">
              <w:del w:id="1250" w:author="user_skill40_mac31 DUPUIS" w:date="2013-07-01T11:30:00Z">
                <w:r w:rsidR="00553462" w:rsidRPr="00575FF6" w:rsidDel="0000704A">
                  <w:rPr>
                    <w:rFonts w:eastAsia="Times New Roman" w:cs="Arial"/>
                    <w:color w:val="auto"/>
                  </w:rPr>
                  <w:delText>)</w:delText>
                </w:r>
              </w:del>
            </w:ins>
          </w:p>
        </w:tc>
        <w:tc>
          <w:tcPr>
            <w:tcW w:w="1449" w:type="dxa"/>
            <w:gridSpan w:val="2"/>
            <w:shd w:val="clear" w:color="auto" w:fill="auto"/>
            <w:vAlign w:val="bottom"/>
            <w:tcPrChange w:id="1251" w:author="Arnold Sandjaja" w:date="2013-06-30T09:43:00Z">
              <w:tcPr>
                <w:tcW w:w="1449" w:type="dxa"/>
                <w:gridSpan w:val="2"/>
                <w:shd w:val="clear" w:color="auto" w:fill="auto"/>
              </w:tcPr>
            </w:tcPrChange>
          </w:tcPr>
          <w:p w14:paraId="7923A795" w14:textId="5DF804D3" w:rsidR="00553462" w:rsidRPr="00575FF6" w:rsidRDefault="00553462" w:rsidP="00944897">
            <w:pPr>
              <w:rPr>
                <w:ins w:id="1252" w:author="Arnold Sandjaja" w:date="2013-05-17T16:10:00Z"/>
                <w:color w:val="auto"/>
              </w:rPr>
            </w:pPr>
            <w:ins w:id="1253" w:author="Arnold Sandjaja" w:date="2013-06-30T09:43:00Z">
              <w:r>
                <w:rPr>
                  <w:rFonts w:cs="Arial"/>
                </w:rPr>
                <w:t>1.00</w:t>
              </w:r>
            </w:ins>
          </w:p>
        </w:tc>
      </w:tr>
      <w:tr w:rsidR="00553462" w:rsidRPr="00575FF6" w14:paraId="7225CB2A" w14:textId="77777777" w:rsidTr="002910A2">
        <w:tblPrEx>
          <w:tblW w:w="9779" w:type="dxa"/>
          <w:tblLook w:val="06A0" w:firstRow="1" w:lastRow="0" w:firstColumn="1" w:lastColumn="0" w:noHBand="1" w:noVBand="1"/>
          <w:tblPrExChange w:id="1254" w:author="Arnold Sandjaja" w:date="2013-06-30T09:43:00Z">
            <w:tblPrEx>
              <w:tblW w:w="9779" w:type="dxa"/>
              <w:tblLook w:val="06A0" w:firstRow="1" w:lastRow="0" w:firstColumn="1" w:lastColumn="0" w:noHBand="1" w:noVBand="1"/>
            </w:tblPrEx>
          </w:tblPrExChange>
        </w:tblPrEx>
        <w:trPr>
          <w:ins w:id="1255" w:author="Arnold Sandjaja" w:date="2013-05-17T16:10:00Z"/>
        </w:trPr>
        <w:tc>
          <w:tcPr>
            <w:tcW w:w="817" w:type="dxa"/>
            <w:shd w:val="clear" w:color="auto" w:fill="auto"/>
            <w:tcPrChange w:id="1256" w:author="Arnold Sandjaja" w:date="2013-06-30T09:43:00Z">
              <w:tcPr>
                <w:tcW w:w="817" w:type="dxa"/>
                <w:shd w:val="clear" w:color="auto" w:fill="auto"/>
              </w:tcPr>
            </w:tcPrChange>
          </w:tcPr>
          <w:p w14:paraId="3A2F59FA" w14:textId="77777777" w:rsidR="00553462" w:rsidRPr="00575FF6" w:rsidRDefault="00553462" w:rsidP="00944897">
            <w:pPr>
              <w:rPr>
                <w:ins w:id="1257" w:author="Arnold Sandjaja" w:date="2013-05-17T16:10:00Z"/>
                <w:color w:val="auto"/>
              </w:rPr>
            </w:pPr>
            <w:ins w:id="1258" w:author="Arnold Sandjaja" w:date="2013-05-17T16:10:00Z">
              <w:r w:rsidRPr="00575FF6">
                <w:rPr>
                  <w:color w:val="auto"/>
                </w:rPr>
                <w:t>B.2</w:t>
              </w:r>
            </w:ins>
          </w:p>
        </w:tc>
        <w:tc>
          <w:tcPr>
            <w:tcW w:w="7513" w:type="dxa"/>
            <w:gridSpan w:val="2"/>
            <w:shd w:val="clear" w:color="auto" w:fill="auto"/>
            <w:vAlign w:val="bottom"/>
            <w:tcPrChange w:id="1259" w:author="Arnold Sandjaja" w:date="2013-06-30T09:43:00Z">
              <w:tcPr>
                <w:tcW w:w="7513" w:type="dxa"/>
                <w:gridSpan w:val="2"/>
                <w:shd w:val="clear" w:color="auto" w:fill="auto"/>
                <w:vAlign w:val="bottom"/>
              </w:tcPr>
            </w:tcPrChange>
          </w:tcPr>
          <w:p w14:paraId="459B9999" w14:textId="51A4B433" w:rsidR="00553462" w:rsidRPr="00575FF6" w:rsidRDefault="0000704A">
            <w:pPr>
              <w:rPr>
                <w:ins w:id="1260" w:author="Arnold Sandjaja" w:date="2013-05-17T16:10:00Z"/>
                <w:rFonts w:eastAsia="Times New Roman" w:cs="Arial"/>
                <w:color w:val="auto"/>
              </w:rPr>
            </w:pPr>
            <w:ins w:id="1261" w:author="user_skill40_mac31 DUPUIS" w:date="2013-07-01T11:31:00Z">
              <w:r>
                <w:rPr>
                  <w:rFonts w:eastAsia="Times New Roman" w:cs="Arial"/>
                  <w:color w:val="auto"/>
                </w:rPr>
                <w:t>Impact de la conception</w:t>
              </w:r>
            </w:ins>
            <w:ins w:id="1262" w:author="Arnold Sandjaja" w:date="2013-05-17T16:10:00Z">
              <w:del w:id="1263" w:author="user_skill40_mac31 DUPUIS" w:date="2013-07-01T11:31:00Z">
                <w:r w:rsidR="00553462" w:rsidRPr="00575FF6" w:rsidDel="0000704A">
                  <w:rPr>
                    <w:rFonts w:eastAsia="Times New Roman" w:cs="Arial"/>
                    <w:color w:val="auto"/>
                  </w:rPr>
                  <w:delText>Impact of the design</w:delText>
                </w:r>
              </w:del>
              <w:r w:rsidR="00553462" w:rsidRPr="00575FF6">
                <w:rPr>
                  <w:rFonts w:eastAsia="Times New Roman" w:cs="Arial"/>
                  <w:color w:val="auto"/>
                </w:rPr>
                <w:t xml:space="preserve"> (</w:t>
              </w:r>
            </w:ins>
            <w:ins w:id="1264" w:author="user_skill40_mac31 DUPUIS" w:date="2013-07-01T11:31:00Z">
              <w:r>
                <w:rPr>
                  <w:color w:val="auto"/>
                </w:rPr>
                <w:t>en-tête</w:t>
              </w:r>
            </w:ins>
            <w:ins w:id="1265" w:author="Arnold Sandjaja" w:date="2013-05-17T16:10:00Z">
              <w:del w:id="1266" w:author="user_skill40_mac31 DUPUIS" w:date="2013-07-01T11:31:00Z">
                <w:r w:rsidR="00553462" w:rsidRPr="00575FF6" w:rsidDel="0000704A">
                  <w:rPr>
                    <w:rFonts w:eastAsia="Times New Roman" w:cs="Arial"/>
                    <w:color w:val="auto"/>
                  </w:rPr>
                  <w:delText>masthead</w:delText>
                </w:r>
              </w:del>
            </w:ins>
            <w:ins w:id="1267" w:author="Arnold Sandjaja" w:date="2013-06-30T08:39:00Z">
              <w:r w:rsidR="00553462">
                <w:rPr>
                  <w:rFonts w:eastAsia="Times New Roman" w:cs="Arial"/>
                  <w:color w:val="auto"/>
                </w:rPr>
                <w:t xml:space="preserve">, </w:t>
              </w:r>
            </w:ins>
            <w:ins w:id="1268" w:author="user_skill40_mac31 DUPUIS" w:date="2013-07-01T11:31:00Z">
              <w:r>
                <w:rPr>
                  <w:color w:val="auto"/>
                </w:rPr>
                <w:t>mise en page du magazine</w:t>
              </w:r>
              <w:r w:rsidDel="0000704A">
                <w:rPr>
                  <w:rFonts w:eastAsia="Times New Roman" w:cs="Arial"/>
                  <w:color w:val="auto"/>
                </w:rPr>
                <w:t xml:space="preserve"> </w:t>
              </w:r>
            </w:ins>
            <w:ins w:id="1269" w:author="Michel Bulon" w:date="2013-06-12T21:29:00Z">
              <w:del w:id="1270" w:author="user_skill40_mac31 DUPUIS" w:date="2013-07-01T11:31:00Z">
                <w:r w:rsidR="00553462" w:rsidDel="0000704A">
                  <w:rPr>
                    <w:rFonts w:eastAsia="Times New Roman" w:cs="Arial"/>
                    <w:color w:val="auto"/>
                  </w:rPr>
                  <w:delText xml:space="preserve"> </w:delText>
                </w:r>
              </w:del>
            </w:ins>
            <w:ins w:id="1271" w:author="Arnold Sandjaja" w:date="2013-06-30T08:39:00Z">
              <w:del w:id="1272" w:author="user_skill40_mac31 DUPUIS" w:date="2013-07-01T11:31:00Z">
                <w:r w:rsidR="00553462" w:rsidRPr="00575FF6" w:rsidDel="0000704A">
                  <w:rPr>
                    <w:rFonts w:eastAsia="Times New Roman" w:cs="Arial"/>
                    <w:color w:val="auto"/>
                  </w:rPr>
                  <w:delText>magazine</w:delText>
                </w:r>
                <w:r w:rsidR="00553462" w:rsidDel="0000704A">
                  <w:rPr>
                    <w:rFonts w:eastAsia="Times New Roman" w:cs="Arial"/>
                    <w:color w:val="auto"/>
                  </w:rPr>
                  <w:delText xml:space="preserve"> layout </w:delText>
                </w:r>
              </w:del>
              <w:del w:id="1273" w:author="user_skill40_mac31 DUPUIS" w:date="2013-07-01T11:32:00Z">
                <w:r w:rsidR="00553462" w:rsidDel="002708C8">
                  <w:rPr>
                    <w:rFonts w:eastAsia="Times New Roman" w:cs="Arial"/>
                    <w:color w:val="auto"/>
                  </w:rPr>
                  <w:delText>and</w:delText>
                </w:r>
              </w:del>
            </w:ins>
            <w:ins w:id="1274" w:author="user_skill40_mac31 DUPUIS" w:date="2013-07-01T11:32:00Z">
              <w:r w:rsidR="002708C8">
                <w:rPr>
                  <w:rFonts w:eastAsia="Times New Roman" w:cs="Arial"/>
                  <w:color w:val="auto"/>
                </w:rPr>
                <w:t>et</w:t>
              </w:r>
            </w:ins>
            <w:ins w:id="1275" w:author="Arnold Sandjaja" w:date="2013-06-30T08:39:00Z">
              <w:r w:rsidR="00553462">
                <w:rPr>
                  <w:rFonts w:eastAsia="Times New Roman" w:cs="Arial"/>
                  <w:color w:val="auto"/>
                </w:rPr>
                <w:t xml:space="preserve"> </w:t>
              </w:r>
              <w:del w:id="1276" w:author="user_skill40_mac31 DUPUIS" w:date="2013-07-01T11:32:00Z">
                <w:r w:rsidR="00553462" w:rsidDel="0000704A">
                  <w:rPr>
                    <w:rFonts w:eastAsia="Times New Roman" w:cs="Arial"/>
                    <w:color w:val="auto"/>
                  </w:rPr>
                  <w:delText>usage of font</w:delText>
                </w:r>
              </w:del>
            </w:ins>
            <w:ins w:id="1277" w:author="user_skill40_mac31 DUPUIS" w:date="2013-07-01T11:32:00Z">
              <w:r>
                <w:rPr>
                  <w:rFonts w:eastAsia="Times New Roman" w:cs="Arial"/>
                  <w:color w:val="auto"/>
                </w:rPr>
                <w:t>utilisation des polices</w:t>
              </w:r>
            </w:ins>
            <w:ins w:id="1278" w:author="Michel Bulon" w:date="2013-06-12T21:29:00Z">
              <w:del w:id="1279" w:author="Arnold Sandjaja" w:date="2013-06-30T08:39:00Z">
                <w:r w:rsidR="00553462" w:rsidDel="00EB460E">
                  <w:rPr>
                    <w:rFonts w:eastAsia="Times New Roman" w:cs="Arial"/>
                    <w:color w:val="auto"/>
                  </w:rPr>
                  <w:delText>dieline</w:delText>
                </w:r>
              </w:del>
            </w:ins>
            <w:ins w:id="1280" w:author="Michel Bulon" w:date="2013-06-21T13:27:00Z">
              <w:del w:id="1281" w:author="Arnold Sandjaja" w:date="2013-06-30T08:39:00Z">
                <w:r w:rsidR="00553462" w:rsidDel="00EB460E">
                  <w:rPr>
                    <w:rFonts w:eastAsia="Times New Roman" w:cs="Arial"/>
                    <w:color w:val="auto"/>
                  </w:rPr>
                  <w:delText xml:space="preserve"> </w:delText>
                </w:r>
              </w:del>
            </w:ins>
            <w:ins w:id="1282" w:author="Arnold Sandjaja" w:date="2013-05-17T16:10:00Z">
              <w:r w:rsidR="00553462" w:rsidRPr="00575FF6">
                <w:rPr>
                  <w:rFonts w:eastAsia="Times New Roman" w:cs="Arial"/>
                  <w:color w:val="auto"/>
                </w:rPr>
                <w:t>)</w:t>
              </w:r>
            </w:ins>
          </w:p>
        </w:tc>
        <w:tc>
          <w:tcPr>
            <w:tcW w:w="1449" w:type="dxa"/>
            <w:gridSpan w:val="2"/>
            <w:shd w:val="clear" w:color="auto" w:fill="auto"/>
            <w:vAlign w:val="bottom"/>
            <w:tcPrChange w:id="1283" w:author="Arnold Sandjaja" w:date="2013-06-30T09:43:00Z">
              <w:tcPr>
                <w:tcW w:w="1449" w:type="dxa"/>
                <w:gridSpan w:val="2"/>
                <w:shd w:val="clear" w:color="auto" w:fill="auto"/>
              </w:tcPr>
            </w:tcPrChange>
          </w:tcPr>
          <w:p w14:paraId="7D604AE2" w14:textId="0EDDF32A" w:rsidR="00553462" w:rsidRPr="00575FF6" w:rsidRDefault="00553462" w:rsidP="00944897">
            <w:pPr>
              <w:rPr>
                <w:ins w:id="1284" w:author="Arnold Sandjaja" w:date="2013-05-17T16:10:00Z"/>
                <w:color w:val="auto"/>
              </w:rPr>
            </w:pPr>
            <w:ins w:id="1285" w:author="Arnold Sandjaja" w:date="2013-06-30T09:43:00Z">
              <w:r>
                <w:rPr>
                  <w:rFonts w:cs="Arial"/>
                </w:rPr>
                <w:t>1.00</w:t>
              </w:r>
            </w:ins>
          </w:p>
        </w:tc>
      </w:tr>
      <w:tr w:rsidR="00553462" w:rsidRPr="00575FF6" w14:paraId="31A616C6" w14:textId="77777777" w:rsidTr="002910A2">
        <w:tblPrEx>
          <w:tblW w:w="9779" w:type="dxa"/>
          <w:tblLook w:val="06A0" w:firstRow="1" w:lastRow="0" w:firstColumn="1" w:lastColumn="0" w:noHBand="1" w:noVBand="1"/>
          <w:tblPrExChange w:id="1286" w:author="Arnold Sandjaja" w:date="2013-06-30T09:43:00Z">
            <w:tblPrEx>
              <w:tblW w:w="9779" w:type="dxa"/>
              <w:tblLook w:val="06A0" w:firstRow="1" w:lastRow="0" w:firstColumn="1" w:lastColumn="0" w:noHBand="1" w:noVBand="1"/>
            </w:tblPrEx>
          </w:tblPrExChange>
        </w:tblPrEx>
        <w:trPr>
          <w:ins w:id="1287" w:author="Arnold Sandjaja" w:date="2013-05-17T16:10:00Z"/>
        </w:trPr>
        <w:tc>
          <w:tcPr>
            <w:tcW w:w="817" w:type="dxa"/>
            <w:shd w:val="clear" w:color="auto" w:fill="auto"/>
            <w:tcPrChange w:id="1288" w:author="Arnold Sandjaja" w:date="2013-06-30T09:43:00Z">
              <w:tcPr>
                <w:tcW w:w="817" w:type="dxa"/>
                <w:shd w:val="clear" w:color="auto" w:fill="auto"/>
              </w:tcPr>
            </w:tcPrChange>
          </w:tcPr>
          <w:p w14:paraId="2EF00F42" w14:textId="77777777" w:rsidR="00553462" w:rsidRPr="00575FF6" w:rsidRDefault="00553462" w:rsidP="00944897">
            <w:pPr>
              <w:rPr>
                <w:ins w:id="1289" w:author="Arnold Sandjaja" w:date="2013-05-17T16:10:00Z"/>
                <w:color w:val="auto"/>
              </w:rPr>
            </w:pPr>
            <w:ins w:id="1290" w:author="Arnold Sandjaja" w:date="2013-05-17T16:10:00Z">
              <w:r w:rsidRPr="00575FF6">
                <w:rPr>
                  <w:color w:val="auto"/>
                </w:rPr>
                <w:t>B.3</w:t>
              </w:r>
            </w:ins>
          </w:p>
        </w:tc>
        <w:tc>
          <w:tcPr>
            <w:tcW w:w="7513" w:type="dxa"/>
            <w:gridSpan w:val="2"/>
            <w:shd w:val="clear" w:color="auto" w:fill="auto"/>
            <w:vAlign w:val="bottom"/>
            <w:tcPrChange w:id="1291" w:author="Arnold Sandjaja" w:date="2013-06-30T09:43:00Z">
              <w:tcPr>
                <w:tcW w:w="7513" w:type="dxa"/>
                <w:gridSpan w:val="2"/>
                <w:shd w:val="clear" w:color="auto" w:fill="auto"/>
                <w:vAlign w:val="bottom"/>
              </w:tcPr>
            </w:tcPrChange>
          </w:tcPr>
          <w:p w14:paraId="4A861A56" w14:textId="35E37D08" w:rsidR="00553462" w:rsidRPr="00575FF6" w:rsidRDefault="002708C8">
            <w:pPr>
              <w:rPr>
                <w:ins w:id="1292" w:author="Arnold Sandjaja" w:date="2013-05-17T16:10:00Z"/>
                <w:rFonts w:eastAsia="Times New Roman" w:cs="Arial"/>
                <w:color w:val="auto"/>
              </w:rPr>
            </w:pPr>
            <w:ins w:id="1293" w:author="user_skill40_mac31 DUPUIS" w:date="2013-07-01T11:32:00Z">
              <w:r>
                <w:rPr>
                  <w:rFonts w:eastAsia="Times New Roman" w:cs="Arial"/>
                  <w:color w:val="auto"/>
                </w:rPr>
                <w:t>Qualité de la typographie pour l’en-tête</w:t>
              </w:r>
            </w:ins>
            <w:ins w:id="1294" w:author="Arnold Sandjaja" w:date="2013-05-17T16:10:00Z">
              <w:del w:id="1295" w:author="user_skill40_mac31 DUPUIS" w:date="2013-07-01T11:32:00Z">
                <w:r w:rsidR="00553462" w:rsidRPr="00575FF6" w:rsidDel="002708C8">
                  <w:rPr>
                    <w:rFonts w:eastAsia="Times New Roman" w:cs="Arial"/>
                    <w:color w:val="auto"/>
                  </w:rPr>
                  <w:delText>Quality of the typography for the masthead</w:delText>
                </w:r>
              </w:del>
            </w:ins>
          </w:p>
        </w:tc>
        <w:tc>
          <w:tcPr>
            <w:tcW w:w="1449" w:type="dxa"/>
            <w:gridSpan w:val="2"/>
            <w:shd w:val="clear" w:color="auto" w:fill="auto"/>
            <w:vAlign w:val="bottom"/>
            <w:tcPrChange w:id="1296" w:author="Arnold Sandjaja" w:date="2013-06-30T09:43:00Z">
              <w:tcPr>
                <w:tcW w:w="1449" w:type="dxa"/>
                <w:gridSpan w:val="2"/>
                <w:shd w:val="clear" w:color="auto" w:fill="auto"/>
              </w:tcPr>
            </w:tcPrChange>
          </w:tcPr>
          <w:p w14:paraId="15AD3A66" w14:textId="73C643EF" w:rsidR="00553462" w:rsidRPr="00575FF6" w:rsidRDefault="00553462" w:rsidP="00944897">
            <w:pPr>
              <w:rPr>
                <w:ins w:id="1297" w:author="Arnold Sandjaja" w:date="2013-05-17T16:10:00Z"/>
                <w:color w:val="auto"/>
              </w:rPr>
            </w:pPr>
            <w:ins w:id="1298" w:author="Arnold Sandjaja" w:date="2013-06-30T09:43:00Z">
              <w:r>
                <w:rPr>
                  <w:rFonts w:cs="Arial"/>
                </w:rPr>
                <w:t>1.00</w:t>
              </w:r>
            </w:ins>
          </w:p>
        </w:tc>
      </w:tr>
      <w:tr w:rsidR="00553462" w:rsidRPr="00575FF6" w14:paraId="26DB6E52" w14:textId="77777777" w:rsidTr="002910A2">
        <w:tblPrEx>
          <w:tblW w:w="9779" w:type="dxa"/>
          <w:tblLook w:val="06A0" w:firstRow="1" w:lastRow="0" w:firstColumn="1" w:lastColumn="0" w:noHBand="1" w:noVBand="1"/>
          <w:tblPrExChange w:id="1299" w:author="Arnold Sandjaja" w:date="2013-06-30T09:43:00Z">
            <w:tblPrEx>
              <w:tblW w:w="9779" w:type="dxa"/>
              <w:tblLook w:val="06A0" w:firstRow="1" w:lastRow="0" w:firstColumn="1" w:lastColumn="0" w:noHBand="1" w:noVBand="1"/>
            </w:tblPrEx>
          </w:tblPrExChange>
        </w:tblPrEx>
        <w:trPr>
          <w:ins w:id="1300" w:author="Arnold Sandjaja" w:date="2013-05-17T16:10:00Z"/>
        </w:trPr>
        <w:tc>
          <w:tcPr>
            <w:tcW w:w="817" w:type="dxa"/>
            <w:shd w:val="clear" w:color="auto" w:fill="auto"/>
            <w:tcPrChange w:id="1301" w:author="Arnold Sandjaja" w:date="2013-06-30T09:43:00Z">
              <w:tcPr>
                <w:tcW w:w="817" w:type="dxa"/>
                <w:shd w:val="clear" w:color="auto" w:fill="auto"/>
              </w:tcPr>
            </w:tcPrChange>
          </w:tcPr>
          <w:p w14:paraId="4BC47ADA" w14:textId="77777777" w:rsidR="00553462" w:rsidRPr="00575FF6" w:rsidRDefault="00553462" w:rsidP="00944897">
            <w:pPr>
              <w:rPr>
                <w:ins w:id="1302" w:author="Arnold Sandjaja" w:date="2013-05-17T16:10:00Z"/>
                <w:color w:val="auto"/>
              </w:rPr>
            </w:pPr>
            <w:ins w:id="1303" w:author="Arnold Sandjaja" w:date="2013-05-17T16:10:00Z">
              <w:r w:rsidRPr="00575FF6">
                <w:rPr>
                  <w:color w:val="auto"/>
                </w:rPr>
                <w:t xml:space="preserve">B.4 </w:t>
              </w:r>
            </w:ins>
          </w:p>
        </w:tc>
        <w:tc>
          <w:tcPr>
            <w:tcW w:w="7513" w:type="dxa"/>
            <w:gridSpan w:val="2"/>
            <w:shd w:val="clear" w:color="auto" w:fill="auto"/>
            <w:vAlign w:val="bottom"/>
            <w:tcPrChange w:id="1304" w:author="Arnold Sandjaja" w:date="2013-06-30T09:43:00Z">
              <w:tcPr>
                <w:tcW w:w="7513" w:type="dxa"/>
                <w:gridSpan w:val="2"/>
                <w:shd w:val="clear" w:color="auto" w:fill="auto"/>
                <w:vAlign w:val="bottom"/>
              </w:tcPr>
            </w:tcPrChange>
          </w:tcPr>
          <w:p w14:paraId="4BA9DDA1" w14:textId="6A2F5DA1" w:rsidR="00553462" w:rsidRPr="00575FF6" w:rsidRDefault="002708C8">
            <w:pPr>
              <w:rPr>
                <w:ins w:id="1305" w:author="Arnold Sandjaja" w:date="2013-05-17T16:10:00Z"/>
                <w:rFonts w:eastAsia="Times New Roman" w:cs="Arial"/>
                <w:color w:val="auto"/>
              </w:rPr>
            </w:pPr>
            <w:ins w:id="1306" w:author="user_skill40_mac31 DUPUIS" w:date="2013-07-01T11:33:00Z">
              <w:r>
                <w:rPr>
                  <w:rFonts w:eastAsia="Times New Roman" w:cs="Arial"/>
                  <w:color w:val="auto"/>
                </w:rPr>
                <w:t>Qualité de la typographie pour le magazine</w:t>
              </w:r>
            </w:ins>
            <w:ins w:id="1307" w:author="Arnold Sandjaja" w:date="2013-05-17T16:10:00Z">
              <w:del w:id="1308" w:author="user_skill40_mac31 DUPUIS" w:date="2013-07-01T11:33:00Z">
                <w:r w:rsidR="00553462" w:rsidRPr="00575FF6" w:rsidDel="002708C8">
                  <w:rPr>
                    <w:rFonts w:eastAsia="Times New Roman" w:cs="Arial"/>
                    <w:color w:val="auto"/>
                  </w:rPr>
                  <w:delText>Quality of the typography for the magazine</w:delText>
                </w:r>
              </w:del>
            </w:ins>
          </w:p>
        </w:tc>
        <w:tc>
          <w:tcPr>
            <w:tcW w:w="1449" w:type="dxa"/>
            <w:gridSpan w:val="2"/>
            <w:shd w:val="clear" w:color="auto" w:fill="auto"/>
            <w:vAlign w:val="bottom"/>
            <w:tcPrChange w:id="1309" w:author="Arnold Sandjaja" w:date="2013-06-30T09:43:00Z">
              <w:tcPr>
                <w:tcW w:w="1449" w:type="dxa"/>
                <w:gridSpan w:val="2"/>
                <w:shd w:val="clear" w:color="auto" w:fill="auto"/>
              </w:tcPr>
            </w:tcPrChange>
          </w:tcPr>
          <w:p w14:paraId="4EA83A8F" w14:textId="18291213" w:rsidR="00553462" w:rsidRPr="00575FF6" w:rsidRDefault="00553462" w:rsidP="00944897">
            <w:pPr>
              <w:rPr>
                <w:ins w:id="1310" w:author="Arnold Sandjaja" w:date="2013-05-17T16:10:00Z"/>
                <w:color w:val="auto"/>
              </w:rPr>
            </w:pPr>
            <w:ins w:id="1311" w:author="Arnold Sandjaja" w:date="2013-06-30T09:43:00Z">
              <w:r>
                <w:rPr>
                  <w:rFonts w:cs="Arial"/>
                </w:rPr>
                <w:t>2.00</w:t>
              </w:r>
            </w:ins>
          </w:p>
        </w:tc>
      </w:tr>
      <w:tr w:rsidR="00553462" w:rsidRPr="00575FF6" w14:paraId="40EF65B8" w14:textId="77777777" w:rsidTr="002910A2">
        <w:tblPrEx>
          <w:tblW w:w="9779" w:type="dxa"/>
          <w:tblLook w:val="06A0" w:firstRow="1" w:lastRow="0" w:firstColumn="1" w:lastColumn="0" w:noHBand="1" w:noVBand="1"/>
          <w:tblPrExChange w:id="1312" w:author="Arnold Sandjaja" w:date="2013-06-30T09:43:00Z">
            <w:tblPrEx>
              <w:tblW w:w="9779" w:type="dxa"/>
              <w:tblLook w:val="06A0" w:firstRow="1" w:lastRow="0" w:firstColumn="1" w:lastColumn="0" w:noHBand="1" w:noVBand="1"/>
            </w:tblPrEx>
          </w:tblPrExChange>
        </w:tblPrEx>
        <w:trPr>
          <w:ins w:id="1313" w:author="Arnold Sandjaja" w:date="2013-05-17T16:10:00Z"/>
        </w:trPr>
        <w:tc>
          <w:tcPr>
            <w:tcW w:w="817" w:type="dxa"/>
            <w:shd w:val="clear" w:color="auto" w:fill="auto"/>
            <w:tcPrChange w:id="1314" w:author="Arnold Sandjaja" w:date="2013-06-30T09:43:00Z">
              <w:tcPr>
                <w:tcW w:w="817" w:type="dxa"/>
                <w:shd w:val="clear" w:color="auto" w:fill="auto"/>
              </w:tcPr>
            </w:tcPrChange>
          </w:tcPr>
          <w:p w14:paraId="4B24089E" w14:textId="77777777" w:rsidR="00553462" w:rsidRPr="00575FF6" w:rsidRDefault="00553462" w:rsidP="00944897">
            <w:pPr>
              <w:rPr>
                <w:ins w:id="1315" w:author="Arnold Sandjaja" w:date="2013-05-17T16:10:00Z"/>
                <w:color w:val="auto"/>
              </w:rPr>
            </w:pPr>
            <w:ins w:id="1316" w:author="Arnold Sandjaja" w:date="2013-05-17T16:10:00Z">
              <w:r w:rsidRPr="00575FF6">
                <w:rPr>
                  <w:color w:val="auto"/>
                </w:rPr>
                <w:t>B.5</w:t>
              </w:r>
            </w:ins>
          </w:p>
        </w:tc>
        <w:tc>
          <w:tcPr>
            <w:tcW w:w="7513" w:type="dxa"/>
            <w:gridSpan w:val="2"/>
            <w:shd w:val="clear" w:color="auto" w:fill="auto"/>
            <w:vAlign w:val="bottom"/>
            <w:tcPrChange w:id="1317" w:author="Arnold Sandjaja" w:date="2013-06-30T09:43:00Z">
              <w:tcPr>
                <w:tcW w:w="7513" w:type="dxa"/>
                <w:gridSpan w:val="2"/>
                <w:shd w:val="clear" w:color="auto" w:fill="auto"/>
                <w:vAlign w:val="bottom"/>
              </w:tcPr>
            </w:tcPrChange>
          </w:tcPr>
          <w:p w14:paraId="406B8484" w14:textId="450F9612" w:rsidR="00553462" w:rsidRPr="00575FF6" w:rsidRDefault="00DE1A43" w:rsidP="00944897">
            <w:pPr>
              <w:rPr>
                <w:ins w:id="1318" w:author="Arnold Sandjaja" w:date="2013-05-17T16:10:00Z"/>
                <w:rFonts w:eastAsia="Times New Roman" w:cs="Arial"/>
                <w:color w:val="auto"/>
              </w:rPr>
            </w:pPr>
            <w:ins w:id="1319" w:author="user_skill40_mac31 DUPUIS" w:date="2013-07-01T11:34:00Z">
              <w:r>
                <w:rPr>
                  <w:rFonts w:eastAsia="Times New Roman" w:cs="Arial"/>
                  <w:color w:val="auto"/>
                </w:rPr>
                <w:t>Choix de la couleur de l’en-tête</w:t>
              </w:r>
            </w:ins>
            <w:ins w:id="1320" w:author="Arnold Sandjaja" w:date="2013-05-17T16:10:00Z">
              <w:del w:id="1321" w:author="user_skill40_mac31 DUPUIS" w:date="2013-07-01T11:34:00Z">
                <w:r w:rsidR="00553462" w:rsidRPr="00575FF6" w:rsidDel="00DE1A43">
                  <w:rPr>
                    <w:rFonts w:eastAsia="Times New Roman" w:cs="Arial"/>
                    <w:color w:val="auto"/>
                  </w:rPr>
                  <w:delText>Quality of the colours for the masthead</w:delText>
                </w:r>
              </w:del>
            </w:ins>
          </w:p>
        </w:tc>
        <w:tc>
          <w:tcPr>
            <w:tcW w:w="1449" w:type="dxa"/>
            <w:gridSpan w:val="2"/>
            <w:shd w:val="clear" w:color="auto" w:fill="auto"/>
            <w:vAlign w:val="bottom"/>
            <w:tcPrChange w:id="1322" w:author="Arnold Sandjaja" w:date="2013-06-30T09:43:00Z">
              <w:tcPr>
                <w:tcW w:w="1449" w:type="dxa"/>
                <w:gridSpan w:val="2"/>
                <w:shd w:val="clear" w:color="auto" w:fill="auto"/>
              </w:tcPr>
            </w:tcPrChange>
          </w:tcPr>
          <w:p w14:paraId="77C7A41A" w14:textId="7AA72C41" w:rsidR="00553462" w:rsidRPr="00575FF6" w:rsidRDefault="00553462" w:rsidP="00944897">
            <w:pPr>
              <w:rPr>
                <w:ins w:id="1323" w:author="Arnold Sandjaja" w:date="2013-05-17T16:10:00Z"/>
                <w:color w:val="auto"/>
              </w:rPr>
            </w:pPr>
            <w:ins w:id="1324" w:author="Arnold Sandjaja" w:date="2013-06-30T09:43:00Z">
              <w:r>
                <w:rPr>
                  <w:rFonts w:cs="Arial"/>
                </w:rPr>
                <w:t>0.75</w:t>
              </w:r>
            </w:ins>
          </w:p>
        </w:tc>
      </w:tr>
      <w:tr w:rsidR="00553462" w:rsidRPr="00575FF6" w14:paraId="35B4F146" w14:textId="77777777" w:rsidTr="002910A2">
        <w:tblPrEx>
          <w:tblW w:w="9779" w:type="dxa"/>
          <w:tblLook w:val="06A0" w:firstRow="1" w:lastRow="0" w:firstColumn="1" w:lastColumn="0" w:noHBand="1" w:noVBand="1"/>
          <w:tblPrExChange w:id="1325" w:author="Arnold Sandjaja" w:date="2013-06-30T09:43:00Z">
            <w:tblPrEx>
              <w:tblW w:w="9779" w:type="dxa"/>
              <w:tblLook w:val="06A0" w:firstRow="1" w:lastRow="0" w:firstColumn="1" w:lastColumn="0" w:noHBand="1" w:noVBand="1"/>
            </w:tblPrEx>
          </w:tblPrExChange>
        </w:tblPrEx>
        <w:trPr>
          <w:ins w:id="1326" w:author="Arnold Sandjaja" w:date="2013-05-17T16:10:00Z"/>
        </w:trPr>
        <w:tc>
          <w:tcPr>
            <w:tcW w:w="817" w:type="dxa"/>
            <w:shd w:val="clear" w:color="auto" w:fill="auto"/>
            <w:tcPrChange w:id="1327" w:author="Arnold Sandjaja" w:date="2013-06-30T09:43:00Z">
              <w:tcPr>
                <w:tcW w:w="817" w:type="dxa"/>
                <w:shd w:val="clear" w:color="auto" w:fill="auto"/>
              </w:tcPr>
            </w:tcPrChange>
          </w:tcPr>
          <w:p w14:paraId="3B1E0974" w14:textId="77777777" w:rsidR="00553462" w:rsidRPr="00575FF6" w:rsidRDefault="00553462" w:rsidP="00944897">
            <w:pPr>
              <w:rPr>
                <w:ins w:id="1328" w:author="Arnold Sandjaja" w:date="2013-05-17T16:10:00Z"/>
                <w:color w:val="auto"/>
              </w:rPr>
            </w:pPr>
            <w:ins w:id="1329" w:author="Arnold Sandjaja" w:date="2013-05-17T16:10:00Z">
              <w:r w:rsidRPr="00575FF6">
                <w:rPr>
                  <w:color w:val="auto"/>
                </w:rPr>
                <w:t>B.6</w:t>
              </w:r>
            </w:ins>
          </w:p>
        </w:tc>
        <w:tc>
          <w:tcPr>
            <w:tcW w:w="7513" w:type="dxa"/>
            <w:gridSpan w:val="2"/>
            <w:shd w:val="clear" w:color="auto" w:fill="auto"/>
            <w:vAlign w:val="bottom"/>
            <w:tcPrChange w:id="1330" w:author="Arnold Sandjaja" w:date="2013-06-30T09:43:00Z">
              <w:tcPr>
                <w:tcW w:w="7513" w:type="dxa"/>
                <w:gridSpan w:val="2"/>
                <w:shd w:val="clear" w:color="auto" w:fill="auto"/>
                <w:vAlign w:val="bottom"/>
              </w:tcPr>
            </w:tcPrChange>
          </w:tcPr>
          <w:p w14:paraId="0A5D772B" w14:textId="406311D8" w:rsidR="00553462" w:rsidRPr="00575FF6" w:rsidRDefault="00DE1A43" w:rsidP="00944897">
            <w:pPr>
              <w:rPr>
                <w:ins w:id="1331" w:author="Arnold Sandjaja" w:date="2013-05-17T16:10:00Z"/>
                <w:rFonts w:eastAsia="Times New Roman" w:cs="Arial"/>
                <w:color w:val="auto"/>
              </w:rPr>
            </w:pPr>
            <w:ins w:id="1332" w:author="user_skill40_mac31 DUPUIS" w:date="2013-07-01T11:34:00Z">
              <w:r>
                <w:rPr>
                  <w:rFonts w:eastAsia="Times New Roman" w:cs="Arial"/>
                  <w:color w:val="auto"/>
                </w:rPr>
                <w:t>Choix de la couleur du magazine</w:t>
              </w:r>
            </w:ins>
            <w:ins w:id="1333" w:author="Arnold Sandjaja" w:date="2013-05-17T16:10:00Z">
              <w:del w:id="1334" w:author="user_skill40_mac31 DUPUIS" w:date="2013-07-01T11:34:00Z">
                <w:r w:rsidR="00553462" w:rsidRPr="00575FF6" w:rsidDel="00DE1A43">
                  <w:rPr>
                    <w:rFonts w:eastAsia="Times New Roman" w:cs="Arial"/>
                    <w:color w:val="auto"/>
                  </w:rPr>
                  <w:delText>Quality of the colours for the magazine</w:delText>
                </w:r>
              </w:del>
            </w:ins>
          </w:p>
        </w:tc>
        <w:tc>
          <w:tcPr>
            <w:tcW w:w="1449" w:type="dxa"/>
            <w:gridSpan w:val="2"/>
            <w:shd w:val="clear" w:color="auto" w:fill="auto"/>
            <w:vAlign w:val="bottom"/>
            <w:tcPrChange w:id="1335" w:author="Arnold Sandjaja" w:date="2013-06-30T09:43:00Z">
              <w:tcPr>
                <w:tcW w:w="1449" w:type="dxa"/>
                <w:gridSpan w:val="2"/>
                <w:shd w:val="clear" w:color="auto" w:fill="auto"/>
              </w:tcPr>
            </w:tcPrChange>
          </w:tcPr>
          <w:p w14:paraId="3EB15FCC" w14:textId="7A59B325" w:rsidR="00553462" w:rsidRPr="00575FF6" w:rsidRDefault="00553462" w:rsidP="00944897">
            <w:pPr>
              <w:rPr>
                <w:ins w:id="1336" w:author="Arnold Sandjaja" w:date="2013-05-17T16:10:00Z"/>
                <w:color w:val="auto"/>
              </w:rPr>
            </w:pPr>
            <w:ins w:id="1337" w:author="Arnold Sandjaja" w:date="2013-06-30T09:43:00Z">
              <w:r>
                <w:rPr>
                  <w:rFonts w:cs="Arial"/>
                </w:rPr>
                <w:t>1.25</w:t>
              </w:r>
            </w:ins>
          </w:p>
        </w:tc>
      </w:tr>
      <w:tr w:rsidR="00553462" w:rsidRPr="00575FF6" w14:paraId="32893C99" w14:textId="77777777" w:rsidTr="002910A2">
        <w:tblPrEx>
          <w:tblW w:w="9779" w:type="dxa"/>
          <w:tblLook w:val="06A0" w:firstRow="1" w:lastRow="0" w:firstColumn="1" w:lastColumn="0" w:noHBand="1" w:noVBand="1"/>
          <w:tblPrExChange w:id="1338" w:author="Arnold Sandjaja" w:date="2013-06-30T09:43:00Z">
            <w:tblPrEx>
              <w:tblW w:w="9779" w:type="dxa"/>
              <w:tblLook w:val="06A0" w:firstRow="1" w:lastRow="0" w:firstColumn="1" w:lastColumn="0" w:noHBand="1" w:noVBand="1"/>
            </w:tblPrEx>
          </w:tblPrExChange>
        </w:tblPrEx>
        <w:trPr>
          <w:ins w:id="1339" w:author="Arnold Sandjaja" w:date="2013-05-17T16:10:00Z"/>
        </w:trPr>
        <w:tc>
          <w:tcPr>
            <w:tcW w:w="817" w:type="dxa"/>
            <w:shd w:val="clear" w:color="auto" w:fill="auto"/>
            <w:tcPrChange w:id="1340" w:author="Arnold Sandjaja" w:date="2013-06-30T09:43:00Z">
              <w:tcPr>
                <w:tcW w:w="817" w:type="dxa"/>
                <w:shd w:val="clear" w:color="auto" w:fill="auto"/>
              </w:tcPr>
            </w:tcPrChange>
          </w:tcPr>
          <w:p w14:paraId="7998CDF0" w14:textId="77777777" w:rsidR="00553462" w:rsidRPr="00575FF6" w:rsidRDefault="00553462" w:rsidP="00944897">
            <w:pPr>
              <w:rPr>
                <w:ins w:id="1341" w:author="Arnold Sandjaja" w:date="2013-05-17T16:10:00Z"/>
                <w:color w:val="auto"/>
              </w:rPr>
            </w:pPr>
            <w:ins w:id="1342" w:author="Arnold Sandjaja" w:date="2013-05-17T16:10:00Z">
              <w:r w:rsidRPr="00575FF6">
                <w:rPr>
                  <w:color w:val="auto"/>
                </w:rPr>
                <w:t>B.7</w:t>
              </w:r>
            </w:ins>
          </w:p>
        </w:tc>
        <w:tc>
          <w:tcPr>
            <w:tcW w:w="7513" w:type="dxa"/>
            <w:gridSpan w:val="2"/>
            <w:shd w:val="clear" w:color="auto" w:fill="auto"/>
            <w:vAlign w:val="bottom"/>
            <w:tcPrChange w:id="1343" w:author="Arnold Sandjaja" w:date="2013-06-30T09:43:00Z">
              <w:tcPr>
                <w:tcW w:w="7513" w:type="dxa"/>
                <w:gridSpan w:val="2"/>
                <w:shd w:val="clear" w:color="auto" w:fill="auto"/>
                <w:vAlign w:val="bottom"/>
              </w:tcPr>
            </w:tcPrChange>
          </w:tcPr>
          <w:p w14:paraId="76216346" w14:textId="066668D1" w:rsidR="00553462" w:rsidRPr="00575FF6" w:rsidRDefault="00DE1A43" w:rsidP="00944897">
            <w:pPr>
              <w:rPr>
                <w:ins w:id="1344" w:author="Arnold Sandjaja" w:date="2013-05-17T16:10:00Z"/>
                <w:rFonts w:eastAsia="Times New Roman" w:cs="Arial"/>
                <w:color w:val="auto"/>
              </w:rPr>
            </w:pPr>
            <w:ins w:id="1345" w:author="user_skill40_mac31 DUPUIS" w:date="2013-07-01T11:37:00Z">
              <w:r>
                <w:rPr>
                  <w:rFonts w:eastAsia="Times New Roman" w:cs="Arial"/>
                  <w:color w:val="auto"/>
                </w:rPr>
                <w:t>Qualité de la conception et originalité des autres éléments (choix du format de page</w:t>
              </w:r>
              <w:r w:rsidRPr="00575FF6">
                <w:rPr>
                  <w:rFonts w:eastAsia="Times New Roman" w:cs="Arial"/>
                  <w:color w:val="auto"/>
                </w:rPr>
                <w:t xml:space="preserve"> </w:t>
              </w:r>
              <w:r>
                <w:rPr>
                  <w:rFonts w:eastAsia="Times New Roman" w:cs="Arial"/>
                  <w:color w:val="auto"/>
                </w:rPr>
                <w:t>et</w:t>
              </w:r>
              <w:r w:rsidRPr="00575FF6">
                <w:rPr>
                  <w:rFonts w:eastAsia="Times New Roman" w:cs="Arial"/>
                  <w:color w:val="auto"/>
                </w:rPr>
                <w:t xml:space="preserve"> </w:t>
              </w:r>
              <w:r>
                <w:rPr>
                  <w:rFonts w:eastAsia="Times New Roman" w:cs="Arial"/>
                  <w:color w:val="auto"/>
                </w:rPr>
                <w:t>des éléments de la page de gabarit)</w:t>
              </w:r>
            </w:ins>
            <w:ins w:id="1346" w:author="Arnold Sandjaja" w:date="2013-05-17T16:10:00Z">
              <w:del w:id="1347" w:author="user_skill40_mac31 DUPUIS" w:date="2013-07-01T11:37:00Z">
                <w:r w:rsidR="00553462" w:rsidRPr="00575FF6" w:rsidDel="00DE1A43">
                  <w:rPr>
                    <w:rFonts w:eastAsia="Times New Roman" w:cs="Arial"/>
                    <w:color w:val="auto"/>
                  </w:rPr>
                  <w:delText>Quality of the design &amp; originality of other elements (choice of page size &amp; master page elements)</w:delText>
                </w:r>
              </w:del>
            </w:ins>
          </w:p>
        </w:tc>
        <w:tc>
          <w:tcPr>
            <w:tcW w:w="1449" w:type="dxa"/>
            <w:gridSpan w:val="2"/>
            <w:shd w:val="clear" w:color="auto" w:fill="auto"/>
            <w:vAlign w:val="bottom"/>
            <w:tcPrChange w:id="1348" w:author="Arnold Sandjaja" w:date="2013-06-30T09:43:00Z">
              <w:tcPr>
                <w:tcW w:w="1449" w:type="dxa"/>
                <w:gridSpan w:val="2"/>
                <w:shd w:val="clear" w:color="auto" w:fill="auto"/>
              </w:tcPr>
            </w:tcPrChange>
          </w:tcPr>
          <w:p w14:paraId="79EA74A1" w14:textId="5E3A8442" w:rsidR="00553462" w:rsidRPr="00575FF6" w:rsidRDefault="00553462" w:rsidP="00944897">
            <w:pPr>
              <w:rPr>
                <w:ins w:id="1349" w:author="Arnold Sandjaja" w:date="2013-05-17T16:10:00Z"/>
                <w:color w:val="auto"/>
              </w:rPr>
            </w:pPr>
            <w:ins w:id="1350" w:author="Arnold Sandjaja" w:date="2013-06-30T09:43:00Z">
              <w:r>
                <w:rPr>
                  <w:rFonts w:cs="Arial"/>
                </w:rPr>
                <w:t>0.50</w:t>
              </w:r>
            </w:ins>
          </w:p>
        </w:tc>
      </w:tr>
      <w:tr w:rsidR="00553462" w:rsidRPr="00575FF6" w14:paraId="5B1A0E8D" w14:textId="77777777" w:rsidTr="002910A2">
        <w:tblPrEx>
          <w:tblW w:w="9779" w:type="dxa"/>
          <w:tblLook w:val="06A0" w:firstRow="1" w:lastRow="0" w:firstColumn="1" w:lastColumn="0" w:noHBand="1" w:noVBand="1"/>
          <w:tblPrExChange w:id="1351" w:author="Arnold Sandjaja" w:date="2013-06-30T09:43:00Z">
            <w:tblPrEx>
              <w:tblW w:w="9779" w:type="dxa"/>
              <w:tblLook w:val="06A0" w:firstRow="1" w:lastRow="0" w:firstColumn="1" w:lastColumn="0" w:noHBand="1" w:noVBand="1"/>
            </w:tblPrEx>
          </w:tblPrExChange>
        </w:tblPrEx>
        <w:trPr>
          <w:ins w:id="1352" w:author="Arnold Sandjaja" w:date="2013-05-17T16:10:00Z"/>
        </w:trPr>
        <w:tc>
          <w:tcPr>
            <w:tcW w:w="817" w:type="dxa"/>
            <w:shd w:val="clear" w:color="auto" w:fill="auto"/>
            <w:tcPrChange w:id="1353" w:author="Arnold Sandjaja" w:date="2013-06-30T09:43:00Z">
              <w:tcPr>
                <w:tcW w:w="817" w:type="dxa"/>
                <w:shd w:val="clear" w:color="auto" w:fill="auto"/>
              </w:tcPr>
            </w:tcPrChange>
          </w:tcPr>
          <w:p w14:paraId="55E69A04" w14:textId="77777777" w:rsidR="00553462" w:rsidRPr="00575FF6" w:rsidRDefault="00553462" w:rsidP="00944897">
            <w:pPr>
              <w:rPr>
                <w:ins w:id="1354" w:author="Arnold Sandjaja" w:date="2013-05-17T16:10:00Z"/>
                <w:color w:val="auto"/>
              </w:rPr>
            </w:pPr>
            <w:ins w:id="1355" w:author="Arnold Sandjaja" w:date="2013-05-17T16:10:00Z">
              <w:r w:rsidRPr="00575FF6">
                <w:rPr>
                  <w:color w:val="auto"/>
                </w:rPr>
                <w:t>B.8</w:t>
              </w:r>
            </w:ins>
          </w:p>
        </w:tc>
        <w:tc>
          <w:tcPr>
            <w:tcW w:w="7513" w:type="dxa"/>
            <w:gridSpan w:val="2"/>
            <w:shd w:val="clear" w:color="auto" w:fill="auto"/>
            <w:vAlign w:val="bottom"/>
            <w:tcPrChange w:id="1356" w:author="Arnold Sandjaja" w:date="2013-06-30T09:43:00Z">
              <w:tcPr>
                <w:tcW w:w="7513" w:type="dxa"/>
                <w:gridSpan w:val="2"/>
                <w:shd w:val="clear" w:color="auto" w:fill="auto"/>
                <w:vAlign w:val="bottom"/>
              </w:tcPr>
            </w:tcPrChange>
          </w:tcPr>
          <w:p w14:paraId="0AAF5C87" w14:textId="6A0538AF" w:rsidR="00553462" w:rsidRPr="00575FF6" w:rsidRDefault="00DE1A43">
            <w:pPr>
              <w:rPr>
                <w:ins w:id="1357" w:author="Arnold Sandjaja" w:date="2013-05-17T16:10:00Z"/>
                <w:rFonts w:eastAsia="Times New Roman" w:cs="Arial"/>
                <w:color w:val="auto"/>
              </w:rPr>
            </w:pPr>
            <w:ins w:id="1358" w:author="user_skill40_mac31 DUPUIS" w:date="2013-07-01T11:37:00Z">
              <w:r>
                <w:rPr>
                  <w:rFonts w:eastAsia="Times New Roman" w:cs="Arial"/>
                  <w:color w:val="auto"/>
                </w:rPr>
                <w:t xml:space="preserve">Qualité du graphique et </w:t>
              </w:r>
            </w:ins>
            <w:ins w:id="1359" w:author="user_skill40_mac31 DUPUIS" w:date="2013-07-01T11:38:00Z">
              <w:r>
                <w:rPr>
                  <w:rFonts w:eastAsia="Times New Roman" w:cs="Arial"/>
                  <w:color w:val="auto"/>
                </w:rPr>
                <w:t xml:space="preserve">du </w:t>
              </w:r>
            </w:ins>
            <w:ins w:id="1360" w:author="user_skill40_mac31 DUPUIS" w:date="2013-07-01T11:37:00Z">
              <w:r>
                <w:rPr>
                  <w:rFonts w:eastAsia="Times New Roman" w:cs="Arial"/>
                  <w:color w:val="auto"/>
                </w:rPr>
                <w:t>tableau</w:t>
              </w:r>
            </w:ins>
            <w:ins w:id="1361" w:author="Michel Bulon" w:date="2013-06-21T13:26:00Z">
              <w:del w:id="1362" w:author="user_skill40_mac31 DUPUIS" w:date="2013-07-01T11:37:00Z">
                <w:r w:rsidR="00553462" w:rsidRPr="00575FF6" w:rsidDel="00DE1A43">
                  <w:rPr>
                    <w:rFonts w:eastAsia="Times New Roman" w:cs="Arial"/>
                    <w:color w:val="auto"/>
                  </w:rPr>
                  <w:delText xml:space="preserve">Quality of the </w:delText>
                </w:r>
                <w:r w:rsidR="00553462" w:rsidDel="00DE1A43">
                  <w:rPr>
                    <w:rFonts w:eastAsia="Times New Roman" w:cs="Arial"/>
                    <w:color w:val="auto"/>
                  </w:rPr>
                  <w:delText>infographic</w:delText>
                </w:r>
              </w:del>
              <w:r w:rsidR="00553462" w:rsidRPr="00575FF6">
                <w:rPr>
                  <w:rFonts w:eastAsia="Times New Roman" w:cs="Arial"/>
                  <w:color w:val="auto"/>
                </w:rPr>
                <w:t xml:space="preserve"> (magazine</w:t>
              </w:r>
              <w:r w:rsidR="00553462">
                <w:rPr>
                  <w:rFonts w:eastAsia="Times New Roman" w:cs="Arial"/>
                  <w:color w:val="auto"/>
                </w:rPr>
                <w:t xml:space="preserve"> page </w:t>
              </w:r>
            </w:ins>
            <w:ins w:id="1363" w:author="Arnold Sandjaja" w:date="2013-06-29T14:32:00Z">
              <w:r w:rsidR="00553462">
                <w:rPr>
                  <w:rFonts w:eastAsia="Times New Roman" w:cs="Arial"/>
                  <w:color w:val="auto"/>
                </w:rPr>
                <w:t>8 o</w:t>
              </w:r>
            </w:ins>
            <w:ins w:id="1364" w:author="user_skill40_mac31 DUPUIS" w:date="2013-07-01T11:37:00Z">
              <w:r>
                <w:rPr>
                  <w:rFonts w:eastAsia="Times New Roman" w:cs="Arial"/>
                  <w:color w:val="auto"/>
                </w:rPr>
                <w:t>u</w:t>
              </w:r>
            </w:ins>
            <w:ins w:id="1365" w:author="Arnold Sandjaja" w:date="2013-06-29T14:32:00Z">
              <w:del w:id="1366" w:author="user_skill40_mac31 DUPUIS" w:date="2013-07-01T11:37:00Z">
                <w:r w:rsidR="00553462" w:rsidDel="00DE1A43">
                  <w:rPr>
                    <w:rFonts w:eastAsia="Times New Roman" w:cs="Arial"/>
                    <w:color w:val="auto"/>
                  </w:rPr>
                  <w:delText>r</w:delText>
                </w:r>
              </w:del>
              <w:r w:rsidR="00553462">
                <w:rPr>
                  <w:rFonts w:eastAsia="Times New Roman" w:cs="Arial"/>
                  <w:color w:val="auto"/>
                </w:rPr>
                <w:t xml:space="preserve"> </w:t>
              </w:r>
            </w:ins>
            <w:ins w:id="1367" w:author="Michel Bulon" w:date="2013-06-21T13:26:00Z">
              <w:r w:rsidR="00553462">
                <w:rPr>
                  <w:rFonts w:eastAsia="Times New Roman" w:cs="Arial"/>
                  <w:color w:val="auto"/>
                </w:rPr>
                <w:t>9</w:t>
              </w:r>
              <w:r w:rsidR="00553462" w:rsidRPr="00575FF6">
                <w:rPr>
                  <w:rFonts w:eastAsia="Times New Roman" w:cs="Arial"/>
                  <w:color w:val="auto"/>
                </w:rPr>
                <w:t>)</w:t>
              </w:r>
            </w:ins>
            <w:ins w:id="1368" w:author="Arnold Sandjaja" w:date="2013-05-17T16:10:00Z">
              <w:del w:id="1369" w:author="Michel Bulon" w:date="2013-06-21T13:26:00Z">
                <w:r w:rsidR="00553462"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1370" w:author="Arnold Sandjaja" w:date="2013-06-30T09:43:00Z">
              <w:tcPr>
                <w:tcW w:w="1449" w:type="dxa"/>
                <w:gridSpan w:val="2"/>
                <w:shd w:val="clear" w:color="auto" w:fill="auto"/>
              </w:tcPr>
            </w:tcPrChange>
          </w:tcPr>
          <w:p w14:paraId="047D6F0E" w14:textId="05F0AE86" w:rsidR="00553462" w:rsidRPr="00575FF6" w:rsidRDefault="00553462" w:rsidP="00944897">
            <w:pPr>
              <w:rPr>
                <w:ins w:id="1371" w:author="Arnold Sandjaja" w:date="2013-05-17T16:10:00Z"/>
                <w:color w:val="auto"/>
              </w:rPr>
            </w:pPr>
            <w:ins w:id="1372" w:author="Arnold Sandjaja" w:date="2013-06-30T09:43:00Z">
              <w:r>
                <w:rPr>
                  <w:rFonts w:cs="Arial"/>
                </w:rPr>
                <w:t>0.50</w:t>
              </w:r>
            </w:ins>
          </w:p>
        </w:tc>
      </w:tr>
      <w:tr w:rsidR="00575FF6" w:rsidRPr="00575FF6" w14:paraId="5CBC0A7F" w14:textId="77777777" w:rsidTr="00575FF6">
        <w:trPr>
          <w:ins w:id="1373" w:author="Arnold Sandjaja" w:date="2013-05-17T16:10:00Z"/>
        </w:trPr>
        <w:tc>
          <w:tcPr>
            <w:tcW w:w="817" w:type="dxa"/>
            <w:shd w:val="clear" w:color="auto" w:fill="auto"/>
          </w:tcPr>
          <w:p w14:paraId="11AD2658" w14:textId="77777777" w:rsidR="00575FF6" w:rsidRPr="00575FF6" w:rsidRDefault="00575FF6" w:rsidP="00944897">
            <w:pPr>
              <w:rPr>
                <w:ins w:id="1374" w:author="Arnold Sandjaja" w:date="2013-05-17T16:10:00Z"/>
                <w:b/>
                <w:color w:val="auto"/>
              </w:rPr>
            </w:pPr>
          </w:p>
        </w:tc>
        <w:tc>
          <w:tcPr>
            <w:tcW w:w="7513" w:type="dxa"/>
            <w:gridSpan w:val="2"/>
            <w:shd w:val="clear" w:color="auto" w:fill="auto"/>
          </w:tcPr>
          <w:p w14:paraId="3AA4BFC2" w14:textId="77777777" w:rsidR="00575FF6" w:rsidRPr="00575FF6" w:rsidRDefault="00575FF6" w:rsidP="00944897">
            <w:pPr>
              <w:rPr>
                <w:ins w:id="1375" w:author="Arnold Sandjaja" w:date="2013-05-17T16:10:00Z"/>
                <w:b/>
                <w:color w:val="auto"/>
              </w:rPr>
            </w:pPr>
          </w:p>
        </w:tc>
        <w:tc>
          <w:tcPr>
            <w:tcW w:w="1449" w:type="dxa"/>
            <w:gridSpan w:val="2"/>
            <w:shd w:val="clear" w:color="auto" w:fill="auto"/>
          </w:tcPr>
          <w:p w14:paraId="5D5D3B62" w14:textId="77777777" w:rsidR="00575FF6" w:rsidRPr="00575FF6" w:rsidRDefault="00575FF6" w:rsidP="00944897">
            <w:pPr>
              <w:rPr>
                <w:ins w:id="1376" w:author="Arnold Sandjaja" w:date="2013-05-17T16:10:00Z"/>
                <w:color w:val="auto"/>
              </w:rPr>
            </w:pPr>
          </w:p>
        </w:tc>
      </w:tr>
      <w:tr w:rsidR="00575FF6" w:rsidRPr="00575FF6" w14:paraId="12CA59E2" w14:textId="77777777" w:rsidTr="00575FF6">
        <w:trPr>
          <w:ins w:id="1377" w:author="Arnold Sandjaja" w:date="2013-05-17T16:10:00Z"/>
        </w:trPr>
        <w:tc>
          <w:tcPr>
            <w:tcW w:w="817" w:type="dxa"/>
            <w:shd w:val="clear" w:color="auto" w:fill="auto"/>
          </w:tcPr>
          <w:p w14:paraId="34EB998E" w14:textId="77777777" w:rsidR="00575FF6" w:rsidRPr="00575FF6" w:rsidRDefault="00575FF6" w:rsidP="00944897">
            <w:pPr>
              <w:rPr>
                <w:ins w:id="1378" w:author="Arnold Sandjaja" w:date="2013-05-17T16:10:00Z"/>
                <w:color w:val="auto"/>
              </w:rPr>
            </w:pPr>
            <w:ins w:id="1379" w:author="Arnold Sandjaja" w:date="2013-05-17T16:10:00Z">
              <w:r w:rsidRPr="00575FF6">
                <w:rPr>
                  <w:color w:val="auto"/>
                </w:rPr>
                <w:t xml:space="preserve">C </w:t>
              </w:r>
            </w:ins>
          </w:p>
        </w:tc>
        <w:tc>
          <w:tcPr>
            <w:tcW w:w="7513" w:type="dxa"/>
            <w:gridSpan w:val="2"/>
            <w:shd w:val="clear" w:color="auto" w:fill="auto"/>
          </w:tcPr>
          <w:p w14:paraId="4D6EBA3F" w14:textId="705D1B81" w:rsidR="00575FF6" w:rsidRPr="00575FF6" w:rsidRDefault="00D95D05" w:rsidP="00944897">
            <w:pPr>
              <w:rPr>
                <w:ins w:id="1380" w:author="Arnold Sandjaja" w:date="2013-05-17T16:10:00Z"/>
                <w:b/>
                <w:color w:val="auto"/>
              </w:rPr>
            </w:pPr>
            <w:ins w:id="1381" w:author="user_skill40_mac31 DUPUIS" w:date="2013-07-01T12:19:00Z">
              <w:r>
                <w:rPr>
                  <w:b/>
                  <w:color w:val="auto"/>
                </w:rPr>
                <w:t>Utilisation de l’ordinateur</w:t>
              </w:r>
            </w:ins>
            <w:ins w:id="1382" w:author="Arnold Sandjaja" w:date="2013-05-17T16:10:00Z">
              <w:del w:id="1383" w:author="user_skill40_mac31 DUPUIS" w:date="2013-07-01T12:19:00Z">
                <w:r w:rsidR="00575FF6" w:rsidRPr="00575FF6" w:rsidDel="00D95D05">
                  <w:rPr>
                    <w:b/>
                    <w:color w:val="auto"/>
                  </w:rPr>
                  <w:delText>Computer usage</w:delText>
                </w:r>
              </w:del>
            </w:ins>
          </w:p>
        </w:tc>
        <w:tc>
          <w:tcPr>
            <w:tcW w:w="1449" w:type="dxa"/>
            <w:gridSpan w:val="2"/>
            <w:shd w:val="clear" w:color="auto" w:fill="auto"/>
          </w:tcPr>
          <w:p w14:paraId="2BEBDEAD" w14:textId="1A07C150" w:rsidR="00575FF6" w:rsidRPr="00575FF6" w:rsidRDefault="00575FF6" w:rsidP="00944897">
            <w:pPr>
              <w:rPr>
                <w:ins w:id="1384" w:author="Arnold Sandjaja" w:date="2013-05-17T16:10:00Z"/>
                <w:b/>
                <w:color w:val="auto"/>
              </w:rPr>
            </w:pPr>
            <w:ins w:id="1385" w:author="Arnold Sandjaja" w:date="2013-05-17T16:10:00Z">
              <w:r w:rsidRPr="00575FF6">
                <w:rPr>
                  <w:b/>
                  <w:color w:val="auto"/>
                </w:rPr>
                <w:t>Objecti</w:t>
              </w:r>
            </w:ins>
            <w:ins w:id="1386" w:author="user_skill40_mac31 DUPUIS" w:date="2013-07-01T11:28:00Z">
              <w:r w:rsidR="00370DDF">
                <w:rPr>
                  <w:b/>
                  <w:color w:val="auto"/>
                </w:rPr>
                <w:t>f</w:t>
              </w:r>
            </w:ins>
            <w:ins w:id="1387" w:author="Arnold Sandjaja" w:date="2013-05-17T16:10:00Z">
              <w:del w:id="1388" w:author="user_skill40_mac31 DUPUIS" w:date="2013-07-01T11:28:00Z">
                <w:r w:rsidRPr="00575FF6" w:rsidDel="00370DDF">
                  <w:rPr>
                    <w:b/>
                    <w:color w:val="auto"/>
                  </w:rPr>
                  <w:delText>ve</w:delText>
                </w:r>
              </w:del>
              <w:r w:rsidRPr="00575FF6">
                <w:rPr>
                  <w:b/>
                  <w:color w:val="auto"/>
                </w:rPr>
                <w:t xml:space="preserve"> /4</w:t>
              </w:r>
            </w:ins>
          </w:p>
        </w:tc>
      </w:tr>
      <w:tr w:rsidR="00553462" w:rsidRPr="00575FF6" w14:paraId="57A47095" w14:textId="77777777" w:rsidTr="002910A2">
        <w:tblPrEx>
          <w:tblW w:w="9779" w:type="dxa"/>
          <w:tblLook w:val="06A0" w:firstRow="1" w:lastRow="0" w:firstColumn="1" w:lastColumn="0" w:noHBand="1" w:noVBand="1"/>
          <w:tblPrExChange w:id="1389" w:author="Arnold Sandjaja" w:date="2013-06-30T09:43:00Z">
            <w:tblPrEx>
              <w:tblW w:w="9779" w:type="dxa"/>
              <w:tblLook w:val="06A0" w:firstRow="1" w:lastRow="0" w:firstColumn="1" w:lastColumn="0" w:noHBand="1" w:noVBand="1"/>
            </w:tblPrEx>
          </w:tblPrExChange>
        </w:tblPrEx>
        <w:trPr>
          <w:ins w:id="1390" w:author="Arnold Sandjaja" w:date="2013-05-17T16:10:00Z"/>
        </w:trPr>
        <w:tc>
          <w:tcPr>
            <w:tcW w:w="817" w:type="dxa"/>
            <w:shd w:val="clear" w:color="auto" w:fill="auto"/>
            <w:tcPrChange w:id="1391" w:author="Arnold Sandjaja" w:date="2013-06-30T09:43:00Z">
              <w:tcPr>
                <w:tcW w:w="817" w:type="dxa"/>
                <w:shd w:val="clear" w:color="auto" w:fill="auto"/>
              </w:tcPr>
            </w:tcPrChange>
          </w:tcPr>
          <w:p w14:paraId="77E6EE11" w14:textId="77777777" w:rsidR="00553462" w:rsidRPr="00575FF6" w:rsidRDefault="00553462" w:rsidP="00944897">
            <w:pPr>
              <w:rPr>
                <w:ins w:id="1392" w:author="Arnold Sandjaja" w:date="2013-05-17T16:10:00Z"/>
                <w:color w:val="auto"/>
              </w:rPr>
            </w:pPr>
            <w:ins w:id="1393" w:author="Arnold Sandjaja" w:date="2013-05-17T16:10:00Z">
              <w:r w:rsidRPr="00575FF6">
                <w:rPr>
                  <w:color w:val="auto"/>
                </w:rPr>
                <w:t>C.1</w:t>
              </w:r>
            </w:ins>
          </w:p>
        </w:tc>
        <w:tc>
          <w:tcPr>
            <w:tcW w:w="7513" w:type="dxa"/>
            <w:gridSpan w:val="2"/>
            <w:shd w:val="clear" w:color="auto" w:fill="auto"/>
            <w:vAlign w:val="bottom"/>
            <w:tcPrChange w:id="1394" w:author="Arnold Sandjaja" w:date="2013-06-30T09:43:00Z">
              <w:tcPr>
                <w:tcW w:w="7513" w:type="dxa"/>
                <w:gridSpan w:val="2"/>
                <w:shd w:val="clear" w:color="auto" w:fill="auto"/>
                <w:vAlign w:val="bottom"/>
              </w:tcPr>
            </w:tcPrChange>
          </w:tcPr>
          <w:p w14:paraId="71480081" w14:textId="6E5DD8A4" w:rsidR="00553462" w:rsidRPr="00575FF6" w:rsidRDefault="00D95D05" w:rsidP="00944897">
            <w:pPr>
              <w:rPr>
                <w:ins w:id="1395" w:author="Arnold Sandjaja" w:date="2013-05-17T16:10:00Z"/>
                <w:rFonts w:eastAsia="Times New Roman" w:cs="Arial"/>
                <w:color w:val="auto"/>
              </w:rPr>
            </w:pPr>
            <w:ins w:id="1396" w:author="user_skill40_mac31 DUPUIS" w:date="2013-07-01T12:20:00Z">
              <w:r>
                <w:rPr>
                  <w:rStyle w:val="hps"/>
                  <w:lang w:val="fr-FR"/>
                </w:rPr>
                <w:t>Résolution</w:t>
              </w:r>
              <w:r>
                <w:rPr>
                  <w:lang w:val="fr-FR"/>
                </w:rPr>
                <w:t xml:space="preserve"> </w:t>
              </w:r>
              <w:r>
                <w:rPr>
                  <w:rStyle w:val="hps"/>
                  <w:lang w:val="fr-FR"/>
                </w:rPr>
                <w:t>des</w:t>
              </w:r>
              <w:r>
                <w:rPr>
                  <w:lang w:val="fr-FR"/>
                </w:rPr>
                <w:t xml:space="preserve"> </w:t>
              </w:r>
              <w:r>
                <w:rPr>
                  <w:rStyle w:val="hps"/>
                  <w:lang w:val="fr-FR"/>
                </w:rPr>
                <w:t>images liées</w:t>
              </w:r>
              <w:r>
                <w:rPr>
                  <w:lang w:val="fr-FR"/>
                </w:rPr>
                <w:t xml:space="preserve"> </w:t>
              </w:r>
              <w:r>
                <w:rPr>
                  <w:rStyle w:val="hps"/>
                  <w:lang w:val="fr-FR"/>
                </w:rPr>
                <w:t>telles que spécifiées</w:t>
              </w:r>
              <w:r>
                <w:rPr>
                  <w:lang w:val="fr-FR"/>
                </w:rPr>
                <w:t xml:space="preserve"> </w:t>
              </w:r>
              <w:r>
                <w:rPr>
                  <w:rStyle w:val="hps"/>
                  <w:lang w:val="fr-FR"/>
                </w:rPr>
                <w:t>dans le magazine</w:t>
              </w:r>
              <w:r>
                <w:rPr>
                  <w:lang w:val="fr-FR"/>
                </w:rPr>
                <w:t xml:space="preserve"> </w:t>
              </w:r>
              <w:r>
                <w:rPr>
                  <w:rStyle w:val="hps"/>
                  <w:lang w:val="fr-FR"/>
                </w:rPr>
                <w:t>noté dans</w:t>
              </w:r>
              <w:r>
                <w:rPr>
                  <w:lang w:val="fr-FR"/>
                </w:rPr>
                <w:t xml:space="preserve"> </w:t>
              </w:r>
              <w:r>
                <w:rPr>
                  <w:rStyle w:val="hps"/>
                  <w:lang w:val="fr-FR"/>
                </w:rPr>
                <w:t>InDesign</w:t>
              </w:r>
            </w:ins>
            <w:ins w:id="1397" w:author="Arnold Sandjaja" w:date="2013-05-17T16:10:00Z">
              <w:del w:id="1398" w:author="user_skill40_mac31 DUPUIS" w:date="2013-07-01T12:20:00Z">
                <w:r w:rsidR="00553462" w:rsidRPr="00575FF6" w:rsidDel="00D95D05">
                  <w:rPr>
                    <w:rFonts w:eastAsia="Times New Roman" w:cs="Arial"/>
                    <w:color w:val="auto"/>
                  </w:rPr>
                  <w:delText>Resolution of linked images as specified in magazine marked in InDesign</w:delText>
                </w:r>
              </w:del>
            </w:ins>
          </w:p>
        </w:tc>
        <w:tc>
          <w:tcPr>
            <w:tcW w:w="1449" w:type="dxa"/>
            <w:gridSpan w:val="2"/>
            <w:shd w:val="clear" w:color="auto" w:fill="auto"/>
            <w:vAlign w:val="bottom"/>
            <w:tcPrChange w:id="1399" w:author="Arnold Sandjaja" w:date="2013-06-30T09:43:00Z">
              <w:tcPr>
                <w:tcW w:w="1449" w:type="dxa"/>
                <w:gridSpan w:val="2"/>
                <w:shd w:val="clear" w:color="auto" w:fill="auto"/>
              </w:tcPr>
            </w:tcPrChange>
          </w:tcPr>
          <w:p w14:paraId="7248384A" w14:textId="244D3E2E" w:rsidR="00553462" w:rsidRPr="00575FF6" w:rsidRDefault="00553462" w:rsidP="00944897">
            <w:pPr>
              <w:rPr>
                <w:ins w:id="1400" w:author="Arnold Sandjaja" w:date="2013-05-17T16:10:00Z"/>
                <w:color w:val="auto"/>
              </w:rPr>
            </w:pPr>
            <w:ins w:id="1401" w:author="Arnold Sandjaja" w:date="2013-06-30T09:43:00Z">
              <w:r>
                <w:rPr>
                  <w:rFonts w:cs="Arial"/>
                </w:rPr>
                <w:t>0.50</w:t>
              </w:r>
            </w:ins>
          </w:p>
        </w:tc>
      </w:tr>
      <w:tr w:rsidR="00553462" w:rsidRPr="00575FF6" w14:paraId="5BE1FD51" w14:textId="77777777" w:rsidTr="002910A2">
        <w:tblPrEx>
          <w:tblW w:w="9779" w:type="dxa"/>
          <w:tblLook w:val="06A0" w:firstRow="1" w:lastRow="0" w:firstColumn="1" w:lastColumn="0" w:noHBand="1" w:noVBand="1"/>
          <w:tblPrExChange w:id="1402" w:author="Arnold Sandjaja" w:date="2013-06-30T09:43:00Z">
            <w:tblPrEx>
              <w:tblW w:w="9779" w:type="dxa"/>
              <w:tblLook w:val="06A0" w:firstRow="1" w:lastRow="0" w:firstColumn="1" w:lastColumn="0" w:noHBand="1" w:noVBand="1"/>
            </w:tblPrEx>
          </w:tblPrExChange>
        </w:tblPrEx>
        <w:trPr>
          <w:ins w:id="1403" w:author="Arnold Sandjaja" w:date="2013-05-17T16:10:00Z"/>
        </w:trPr>
        <w:tc>
          <w:tcPr>
            <w:tcW w:w="817" w:type="dxa"/>
            <w:shd w:val="clear" w:color="auto" w:fill="auto"/>
            <w:tcPrChange w:id="1404" w:author="Arnold Sandjaja" w:date="2013-06-30T09:43:00Z">
              <w:tcPr>
                <w:tcW w:w="817" w:type="dxa"/>
                <w:shd w:val="clear" w:color="auto" w:fill="auto"/>
              </w:tcPr>
            </w:tcPrChange>
          </w:tcPr>
          <w:p w14:paraId="5A7FEE27" w14:textId="77777777" w:rsidR="00553462" w:rsidRPr="00575FF6" w:rsidRDefault="00553462" w:rsidP="00944897">
            <w:pPr>
              <w:rPr>
                <w:ins w:id="1405" w:author="Arnold Sandjaja" w:date="2013-05-17T16:10:00Z"/>
                <w:color w:val="auto"/>
              </w:rPr>
            </w:pPr>
            <w:ins w:id="1406" w:author="Arnold Sandjaja" w:date="2013-05-17T16:10:00Z">
              <w:r w:rsidRPr="00575FF6">
                <w:rPr>
                  <w:color w:val="auto"/>
                </w:rPr>
                <w:t>C.2</w:t>
              </w:r>
            </w:ins>
          </w:p>
        </w:tc>
        <w:tc>
          <w:tcPr>
            <w:tcW w:w="7513" w:type="dxa"/>
            <w:gridSpan w:val="2"/>
            <w:shd w:val="clear" w:color="auto" w:fill="auto"/>
            <w:vAlign w:val="bottom"/>
            <w:tcPrChange w:id="1407" w:author="Arnold Sandjaja" w:date="2013-06-30T09:43:00Z">
              <w:tcPr>
                <w:tcW w:w="7513" w:type="dxa"/>
                <w:gridSpan w:val="2"/>
                <w:shd w:val="clear" w:color="auto" w:fill="auto"/>
                <w:vAlign w:val="bottom"/>
              </w:tcPr>
            </w:tcPrChange>
          </w:tcPr>
          <w:p w14:paraId="78E028D4" w14:textId="2873CB52" w:rsidR="00553462" w:rsidRPr="00575FF6" w:rsidRDefault="00D95D05" w:rsidP="00944897">
            <w:pPr>
              <w:rPr>
                <w:ins w:id="1408" w:author="Arnold Sandjaja" w:date="2013-05-17T16:10:00Z"/>
                <w:rFonts w:eastAsia="Times New Roman" w:cs="Arial"/>
                <w:color w:val="auto"/>
              </w:rPr>
            </w:pPr>
            <w:ins w:id="1409" w:author="user_skill40_mac31 DUPUIS" w:date="2013-07-01T12:20:00Z">
              <w:r>
                <w:rPr>
                  <w:rStyle w:val="hps"/>
                  <w:lang w:val="fr-FR"/>
                </w:rPr>
                <w:t>Mode de</w:t>
              </w:r>
              <w:r>
                <w:rPr>
                  <w:lang w:val="fr-FR"/>
                </w:rPr>
                <w:t xml:space="preserve"> </w:t>
              </w:r>
              <w:r>
                <w:rPr>
                  <w:rStyle w:val="hps"/>
                  <w:lang w:val="fr-FR"/>
                </w:rPr>
                <w:t>couleurs des images</w:t>
              </w:r>
              <w:r>
                <w:rPr>
                  <w:lang w:val="fr-FR"/>
                </w:rPr>
                <w:t xml:space="preserve"> </w:t>
              </w:r>
              <w:r>
                <w:rPr>
                  <w:rStyle w:val="hps"/>
                  <w:lang w:val="fr-FR"/>
                </w:rPr>
                <w:t>liées</w:t>
              </w:r>
              <w:r>
                <w:rPr>
                  <w:lang w:val="fr-FR"/>
                </w:rPr>
                <w:t xml:space="preserve"> </w:t>
              </w:r>
              <w:r>
                <w:rPr>
                  <w:rStyle w:val="hps"/>
                  <w:lang w:val="fr-FR"/>
                </w:rPr>
                <w:t>tel que spécifié</w:t>
              </w:r>
              <w:r>
                <w:rPr>
                  <w:lang w:val="fr-FR"/>
                </w:rPr>
                <w:t xml:space="preserve"> </w:t>
              </w:r>
              <w:r>
                <w:rPr>
                  <w:rStyle w:val="hps"/>
                  <w:lang w:val="fr-FR"/>
                </w:rPr>
                <w:t>dans le magazine</w:t>
              </w:r>
            </w:ins>
            <w:ins w:id="1410" w:author="Arnold Sandjaja" w:date="2013-05-17T16:10:00Z">
              <w:del w:id="1411" w:author="user_skill40_mac31 DUPUIS" w:date="2013-07-01T12:20:00Z">
                <w:r w:rsidR="00553462" w:rsidRPr="00575FF6" w:rsidDel="00D95D05">
                  <w:rPr>
                    <w:rFonts w:eastAsia="Times New Roman" w:cs="Arial"/>
                    <w:color w:val="auto"/>
                  </w:rPr>
                  <w:delText>Colour mode of linked images as specified in magazine</w:delText>
                </w:r>
              </w:del>
            </w:ins>
          </w:p>
        </w:tc>
        <w:tc>
          <w:tcPr>
            <w:tcW w:w="1449" w:type="dxa"/>
            <w:gridSpan w:val="2"/>
            <w:shd w:val="clear" w:color="auto" w:fill="auto"/>
            <w:vAlign w:val="bottom"/>
            <w:tcPrChange w:id="1412" w:author="Arnold Sandjaja" w:date="2013-06-30T09:43:00Z">
              <w:tcPr>
                <w:tcW w:w="1449" w:type="dxa"/>
                <w:gridSpan w:val="2"/>
                <w:shd w:val="clear" w:color="auto" w:fill="auto"/>
              </w:tcPr>
            </w:tcPrChange>
          </w:tcPr>
          <w:p w14:paraId="4A8B44FA" w14:textId="425726A8" w:rsidR="00553462" w:rsidRPr="00575FF6" w:rsidRDefault="00553462" w:rsidP="00944897">
            <w:pPr>
              <w:rPr>
                <w:ins w:id="1413" w:author="Arnold Sandjaja" w:date="2013-05-17T16:10:00Z"/>
                <w:color w:val="auto"/>
              </w:rPr>
            </w:pPr>
            <w:ins w:id="1414" w:author="Arnold Sandjaja" w:date="2013-06-30T09:43:00Z">
              <w:r>
                <w:rPr>
                  <w:rFonts w:cs="Arial"/>
                </w:rPr>
                <w:t>0.75</w:t>
              </w:r>
            </w:ins>
          </w:p>
        </w:tc>
      </w:tr>
      <w:tr w:rsidR="00553462" w:rsidRPr="00575FF6" w14:paraId="4BC7A982" w14:textId="77777777" w:rsidTr="002910A2">
        <w:tblPrEx>
          <w:tblW w:w="9779" w:type="dxa"/>
          <w:tblLook w:val="06A0" w:firstRow="1" w:lastRow="0" w:firstColumn="1" w:lastColumn="0" w:noHBand="1" w:noVBand="1"/>
          <w:tblPrExChange w:id="1415" w:author="Arnold Sandjaja" w:date="2013-06-30T09:43:00Z">
            <w:tblPrEx>
              <w:tblW w:w="9779" w:type="dxa"/>
              <w:tblLook w:val="06A0" w:firstRow="1" w:lastRow="0" w:firstColumn="1" w:lastColumn="0" w:noHBand="1" w:noVBand="1"/>
            </w:tblPrEx>
          </w:tblPrExChange>
        </w:tblPrEx>
        <w:trPr>
          <w:ins w:id="1416" w:author="Arnold Sandjaja" w:date="2013-05-17T16:10:00Z"/>
        </w:trPr>
        <w:tc>
          <w:tcPr>
            <w:tcW w:w="817" w:type="dxa"/>
            <w:shd w:val="clear" w:color="auto" w:fill="auto"/>
            <w:tcPrChange w:id="1417" w:author="Arnold Sandjaja" w:date="2013-06-30T09:43:00Z">
              <w:tcPr>
                <w:tcW w:w="817" w:type="dxa"/>
                <w:shd w:val="clear" w:color="auto" w:fill="auto"/>
              </w:tcPr>
            </w:tcPrChange>
          </w:tcPr>
          <w:p w14:paraId="07BFE5BE" w14:textId="77777777" w:rsidR="00553462" w:rsidRPr="00575FF6" w:rsidRDefault="00553462" w:rsidP="00944897">
            <w:pPr>
              <w:rPr>
                <w:ins w:id="1418" w:author="Arnold Sandjaja" w:date="2013-05-17T16:10:00Z"/>
                <w:color w:val="auto"/>
              </w:rPr>
            </w:pPr>
            <w:ins w:id="1419" w:author="Arnold Sandjaja" w:date="2013-05-17T16:10:00Z">
              <w:r w:rsidRPr="00575FF6">
                <w:rPr>
                  <w:color w:val="auto"/>
                </w:rPr>
                <w:t>C.3</w:t>
              </w:r>
            </w:ins>
          </w:p>
        </w:tc>
        <w:tc>
          <w:tcPr>
            <w:tcW w:w="7513" w:type="dxa"/>
            <w:gridSpan w:val="2"/>
            <w:shd w:val="clear" w:color="auto" w:fill="auto"/>
            <w:vAlign w:val="bottom"/>
            <w:tcPrChange w:id="1420" w:author="Arnold Sandjaja" w:date="2013-06-30T09:43:00Z">
              <w:tcPr>
                <w:tcW w:w="7513" w:type="dxa"/>
                <w:gridSpan w:val="2"/>
                <w:shd w:val="clear" w:color="auto" w:fill="auto"/>
                <w:vAlign w:val="bottom"/>
              </w:tcPr>
            </w:tcPrChange>
          </w:tcPr>
          <w:p w14:paraId="67DD7147" w14:textId="23A722F0" w:rsidR="00553462" w:rsidRPr="00511E9A" w:rsidRDefault="001268E3">
            <w:pPr>
              <w:keepNext/>
              <w:keepLines/>
              <w:outlineLvl w:val="4"/>
              <w:rPr>
                <w:ins w:id="1421" w:author="Arnold Sandjaja" w:date="2013-05-17T16:10:00Z"/>
                <w:rFonts w:eastAsia="Times New Roman" w:cs="Arial"/>
                <w:color w:val="auto"/>
                <w:szCs w:val="20"/>
                <w:lang w:val="en-US"/>
                <w:rPrChange w:id="1422" w:author="Arnold Sandjaja" w:date="2013-06-30T09:39:00Z">
                  <w:rPr>
                    <w:ins w:id="1423" w:author="Arnold Sandjaja" w:date="2013-05-17T16:10:00Z"/>
                    <w:rFonts w:eastAsia="Times New Roman" w:cs="Arial"/>
                    <w:i/>
                    <w:iCs/>
                    <w:color w:val="auto"/>
                  </w:rPr>
                </w:rPrChange>
              </w:rPr>
              <w:pPrChange w:id="1424" w:author="user_skill40_mac31 DUPUIS" w:date="2013-07-01T12:24:00Z">
                <w:pPr>
                  <w:keepNext/>
                  <w:keepLines/>
                  <w:spacing w:before="200"/>
                  <w:outlineLvl w:val="4"/>
                </w:pPr>
              </w:pPrChange>
            </w:pPr>
            <w:ins w:id="1425" w:author="user_skill40_mac31 DUPUIS" w:date="2013-07-01T12:23:00Z">
              <w:r>
                <w:rPr>
                  <w:rStyle w:val="hps"/>
                  <w:lang w:val="fr-FR"/>
                </w:rPr>
                <w:t>Dimensions du logo et du code universel de produit (barcode ou code barre)</w:t>
              </w:r>
              <w:r>
                <w:rPr>
                  <w:lang w:val="fr-FR"/>
                </w:rPr>
                <w:t xml:space="preserve"> </w:t>
              </w:r>
              <w:r>
                <w:rPr>
                  <w:rStyle w:val="hps"/>
                  <w:lang w:val="fr-FR"/>
                </w:rPr>
                <w:t>telles que spécifiées</w:t>
              </w:r>
              <w:r>
                <w:rPr>
                  <w:lang w:val="fr-FR"/>
                </w:rPr>
                <w:t xml:space="preserve"> </w:t>
              </w:r>
              <w:r>
                <w:rPr>
                  <w:rStyle w:val="hps"/>
                  <w:lang w:val="fr-FR"/>
                </w:rPr>
                <w:t>dans la tâche</w:t>
              </w:r>
            </w:ins>
            <w:ins w:id="1426" w:author="Arnold Sandjaja" w:date="2013-06-30T09:39:00Z">
              <w:del w:id="1427" w:author="user_skill40_mac31 DUPUIS" w:date="2013-07-01T12:23:00Z">
                <w:r w:rsidR="00553462" w:rsidRPr="00511E9A" w:rsidDel="001268E3">
                  <w:rPr>
                    <w:rFonts w:eastAsia="Times New Roman" w:cs="Arial"/>
                    <w:color w:val="auto"/>
                    <w:szCs w:val="20"/>
                    <w:lang w:val="en-US"/>
                  </w:rPr>
                  <w:delText>Logo and barcode dimensions as required in the task</w:delText>
                </w:r>
              </w:del>
            </w:ins>
          </w:p>
        </w:tc>
        <w:tc>
          <w:tcPr>
            <w:tcW w:w="1449" w:type="dxa"/>
            <w:gridSpan w:val="2"/>
            <w:shd w:val="clear" w:color="auto" w:fill="auto"/>
            <w:vAlign w:val="bottom"/>
            <w:tcPrChange w:id="1428" w:author="Arnold Sandjaja" w:date="2013-06-30T09:43:00Z">
              <w:tcPr>
                <w:tcW w:w="1449" w:type="dxa"/>
                <w:gridSpan w:val="2"/>
                <w:shd w:val="clear" w:color="auto" w:fill="auto"/>
              </w:tcPr>
            </w:tcPrChange>
          </w:tcPr>
          <w:p w14:paraId="354FA708" w14:textId="2472C600" w:rsidR="00553462" w:rsidRPr="00575FF6" w:rsidRDefault="00553462" w:rsidP="00944897">
            <w:pPr>
              <w:rPr>
                <w:ins w:id="1429" w:author="Arnold Sandjaja" w:date="2013-05-17T16:10:00Z"/>
                <w:color w:val="auto"/>
              </w:rPr>
            </w:pPr>
            <w:ins w:id="1430" w:author="Arnold Sandjaja" w:date="2013-06-30T09:43:00Z">
              <w:r>
                <w:rPr>
                  <w:rFonts w:cs="Arial"/>
                </w:rPr>
                <w:t>0.25</w:t>
              </w:r>
            </w:ins>
          </w:p>
        </w:tc>
      </w:tr>
      <w:tr w:rsidR="00553462" w:rsidRPr="00575FF6" w14:paraId="2D4F5286" w14:textId="77777777" w:rsidTr="002910A2">
        <w:tblPrEx>
          <w:tblW w:w="9779" w:type="dxa"/>
          <w:tblLook w:val="06A0" w:firstRow="1" w:lastRow="0" w:firstColumn="1" w:lastColumn="0" w:noHBand="1" w:noVBand="1"/>
          <w:tblPrExChange w:id="1431" w:author="Arnold Sandjaja" w:date="2013-06-30T09:43:00Z">
            <w:tblPrEx>
              <w:tblW w:w="9779" w:type="dxa"/>
              <w:tblLook w:val="06A0" w:firstRow="1" w:lastRow="0" w:firstColumn="1" w:lastColumn="0" w:noHBand="1" w:noVBand="1"/>
            </w:tblPrEx>
          </w:tblPrExChange>
        </w:tblPrEx>
        <w:trPr>
          <w:ins w:id="1432" w:author="Arnold Sandjaja" w:date="2013-05-17T16:10:00Z"/>
        </w:trPr>
        <w:tc>
          <w:tcPr>
            <w:tcW w:w="817" w:type="dxa"/>
            <w:shd w:val="clear" w:color="auto" w:fill="auto"/>
            <w:tcPrChange w:id="1433" w:author="Arnold Sandjaja" w:date="2013-06-30T09:43:00Z">
              <w:tcPr>
                <w:tcW w:w="817" w:type="dxa"/>
                <w:shd w:val="clear" w:color="auto" w:fill="auto"/>
              </w:tcPr>
            </w:tcPrChange>
          </w:tcPr>
          <w:p w14:paraId="45BEC4A1" w14:textId="77777777" w:rsidR="00553462" w:rsidRPr="00575FF6" w:rsidRDefault="00553462" w:rsidP="00944897">
            <w:pPr>
              <w:rPr>
                <w:ins w:id="1434" w:author="Arnold Sandjaja" w:date="2013-05-17T16:10:00Z"/>
                <w:color w:val="auto"/>
              </w:rPr>
            </w:pPr>
            <w:ins w:id="1435" w:author="Arnold Sandjaja" w:date="2013-05-17T16:10:00Z">
              <w:r w:rsidRPr="00575FF6">
                <w:rPr>
                  <w:color w:val="auto"/>
                </w:rPr>
                <w:t>C.4</w:t>
              </w:r>
            </w:ins>
          </w:p>
        </w:tc>
        <w:tc>
          <w:tcPr>
            <w:tcW w:w="7513" w:type="dxa"/>
            <w:gridSpan w:val="2"/>
            <w:shd w:val="clear" w:color="auto" w:fill="auto"/>
            <w:vAlign w:val="bottom"/>
            <w:tcPrChange w:id="1436" w:author="Arnold Sandjaja" w:date="2013-06-30T09:43:00Z">
              <w:tcPr>
                <w:tcW w:w="7513" w:type="dxa"/>
                <w:gridSpan w:val="2"/>
                <w:shd w:val="clear" w:color="auto" w:fill="auto"/>
                <w:vAlign w:val="bottom"/>
              </w:tcPr>
            </w:tcPrChange>
          </w:tcPr>
          <w:p w14:paraId="428A3D9D" w14:textId="77777777" w:rsidR="00553462" w:rsidRPr="00575FF6" w:rsidRDefault="00553462" w:rsidP="00944897">
            <w:pPr>
              <w:rPr>
                <w:ins w:id="1437" w:author="Arnold Sandjaja" w:date="2013-05-17T16:10:00Z"/>
                <w:rFonts w:eastAsia="Times New Roman" w:cs="Arial"/>
                <w:color w:val="auto"/>
              </w:rPr>
            </w:pPr>
            <w:ins w:id="1438"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1439" w:author="Arnold Sandjaja" w:date="2013-06-30T09:43:00Z">
              <w:tcPr>
                <w:tcW w:w="1449" w:type="dxa"/>
                <w:gridSpan w:val="2"/>
                <w:shd w:val="clear" w:color="auto" w:fill="auto"/>
              </w:tcPr>
            </w:tcPrChange>
          </w:tcPr>
          <w:p w14:paraId="4C6A83CE" w14:textId="6222AA64" w:rsidR="00553462" w:rsidRPr="00575FF6" w:rsidRDefault="00553462" w:rsidP="00944897">
            <w:pPr>
              <w:rPr>
                <w:ins w:id="1440" w:author="Arnold Sandjaja" w:date="2013-05-17T16:10:00Z"/>
                <w:color w:val="auto"/>
              </w:rPr>
            </w:pPr>
            <w:ins w:id="1441" w:author="Arnold Sandjaja" w:date="2013-06-30T09:43:00Z">
              <w:r>
                <w:rPr>
                  <w:rFonts w:cs="Arial"/>
                </w:rPr>
                <w:t>1.00</w:t>
              </w:r>
            </w:ins>
          </w:p>
        </w:tc>
      </w:tr>
      <w:tr w:rsidR="00553462" w:rsidRPr="00575FF6" w14:paraId="0722EDF6" w14:textId="77777777" w:rsidTr="002910A2">
        <w:tblPrEx>
          <w:tblW w:w="9779" w:type="dxa"/>
          <w:tblLook w:val="06A0" w:firstRow="1" w:lastRow="0" w:firstColumn="1" w:lastColumn="0" w:noHBand="1" w:noVBand="1"/>
          <w:tblPrExChange w:id="1442" w:author="Arnold Sandjaja" w:date="2013-06-30T09:43:00Z">
            <w:tblPrEx>
              <w:tblW w:w="9779" w:type="dxa"/>
              <w:tblLook w:val="06A0" w:firstRow="1" w:lastRow="0" w:firstColumn="1" w:lastColumn="0" w:noHBand="1" w:noVBand="1"/>
            </w:tblPrEx>
          </w:tblPrExChange>
        </w:tblPrEx>
        <w:trPr>
          <w:ins w:id="1443" w:author="Arnold Sandjaja" w:date="2013-05-17T16:10:00Z"/>
        </w:trPr>
        <w:tc>
          <w:tcPr>
            <w:tcW w:w="817" w:type="dxa"/>
            <w:shd w:val="clear" w:color="auto" w:fill="auto"/>
            <w:tcPrChange w:id="1444" w:author="Arnold Sandjaja" w:date="2013-06-30T09:43:00Z">
              <w:tcPr>
                <w:tcW w:w="817" w:type="dxa"/>
                <w:shd w:val="clear" w:color="auto" w:fill="auto"/>
              </w:tcPr>
            </w:tcPrChange>
          </w:tcPr>
          <w:p w14:paraId="571DAC9B" w14:textId="77777777" w:rsidR="00553462" w:rsidRPr="00575FF6" w:rsidRDefault="00553462" w:rsidP="00944897">
            <w:pPr>
              <w:rPr>
                <w:ins w:id="1445" w:author="Arnold Sandjaja" w:date="2013-05-17T16:10:00Z"/>
                <w:color w:val="auto"/>
              </w:rPr>
            </w:pPr>
            <w:ins w:id="1446" w:author="Arnold Sandjaja" w:date="2013-05-17T16:10:00Z">
              <w:r w:rsidRPr="00575FF6">
                <w:rPr>
                  <w:color w:val="auto"/>
                </w:rPr>
                <w:t>C.5</w:t>
              </w:r>
            </w:ins>
          </w:p>
        </w:tc>
        <w:tc>
          <w:tcPr>
            <w:tcW w:w="7513" w:type="dxa"/>
            <w:gridSpan w:val="2"/>
            <w:shd w:val="clear" w:color="auto" w:fill="auto"/>
            <w:vAlign w:val="bottom"/>
            <w:tcPrChange w:id="1447" w:author="Arnold Sandjaja" w:date="2013-06-30T09:43:00Z">
              <w:tcPr>
                <w:tcW w:w="7513" w:type="dxa"/>
                <w:gridSpan w:val="2"/>
                <w:shd w:val="clear" w:color="auto" w:fill="auto"/>
                <w:vAlign w:val="bottom"/>
              </w:tcPr>
            </w:tcPrChange>
          </w:tcPr>
          <w:p w14:paraId="28738C8E" w14:textId="77777777" w:rsidR="00553462" w:rsidRPr="00575FF6" w:rsidRDefault="00553462" w:rsidP="00944897">
            <w:pPr>
              <w:rPr>
                <w:ins w:id="1448" w:author="Arnold Sandjaja" w:date="2013-05-17T16:10:00Z"/>
                <w:rFonts w:eastAsia="Times New Roman" w:cs="Arial"/>
                <w:color w:val="auto"/>
              </w:rPr>
            </w:pPr>
            <w:ins w:id="1449"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1450" w:author="Arnold Sandjaja" w:date="2013-06-30T09:43:00Z">
              <w:tcPr>
                <w:tcW w:w="1449" w:type="dxa"/>
                <w:gridSpan w:val="2"/>
                <w:shd w:val="clear" w:color="auto" w:fill="auto"/>
              </w:tcPr>
            </w:tcPrChange>
          </w:tcPr>
          <w:p w14:paraId="73E3D9AE" w14:textId="66EFA79A" w:rsidR="00553462" w:rsidRPr="00575FF6" w:rsidRDefault="00553462" w:rsidP="00944897">
            <w:pPr>
              <w:rPr>
                <w:ins w:id="1451" w:author="Arnold Sandjaja" w:date="2013-05-17T16:10:00Z"/>
                <w:color w:val="auto"/>
              </w:rPr>
            </w:pPr>
            <w:ins w:id="1452" w:author="Arnold Sandjaja" w:date="2013-06-30T09:43:00Z">
              <w:r>
                <w:rPr>
                  <w:rFonts w:cs="Arial"/>
                </w:rPr>
                <w:t>0.25</w:t>
              </w:r>
            </w:ins>
          </w:p>
        </w:tc>
      </w:tr>
      <w:tr w:rsidR="00553462" w:rsidRPr="00575FF6" w14:paraId="1F6144BF" w14:textId="77777777" w:rsidTr="002910A2">
        <w:tblPrEx>
          <w:tblW w:w="9779" w:type="dxa"/>
          <w:tblLook w:val="06A0" w:firstRow="1" w:lastRow="0" w:firstColumn="1" w:lastColumn="0" w:noHBand="1" w:noVBand="1"/>
          <w:tblPrExChange w:id="1453" w:author="Arnold Sandjaja" w:date="2013-06-30T09:43:00Z">
            <w:tblPrEx>
              <w:tblW w:w="9779" w:type="dxa"/>
              <w:tblLook w:val="06A0" w:firstRow="1" w:lastRow="0" w:firstColumn="1" w:lastColumn="0" w:noHBand="1" w:noVBand="1"/>
            </w:tblPrEx>
          </w:tblPrExChange>
        </w:tblPrEx>
        <w:trPr>
          <w:ins w:id="1454" w:author="Arnold Sandjaja" w:date="2013-05-17T16:10:00Z"/>
        </w:trPr>
        <w:tc>
          <w:tcPr>
            <w:tcW w:w="817" w:type="dxa"/>
            <w:shd w:val="clear" w:color="auto" w:fill="auto"/>
            <w:tcPrChange w:id="1455" w:author="Arnold Sandjaja" w:date="2013-06-30T09:43:00Z">
              <w:tcPr>
                <w:tcW w:w="817" w:type="dxa"/>
                <w:shd w:val="clear" w:color="auto" w:fill="auto"/>
              </w:tcPr>
            </w:tcPrChange>
          </w:tcPr>
          <w:p w14:paraId="620FB2AF" w14:textId="77777777" w:rsidR="00553462" w:rsidRPr="00575FF6" w:rsidRDefault="00553462" w:rsidP="00944897">
            <w:pPr>
              <w:rPr>
                <w:ins w:id="1456" w:author="Arnold Sandjaja" w:date="2013-05-17T16:10:00Z"/>
                <w:color w:val="auto"/>
              </w:rPr>
            </w:pPr>
            <w:ins w:id="1457" w:author="Arnold Sandjaja" w:date="2013-05-17T16:10:00Z">
              <w:r w:rsidRPr="00575FF6">
                <w:rPr>
                  <w:color w:val="auto"/>
                </w:rPr>
                <w:t>C.6</w:t>
              </w:r>
            </w:ins>
          </w:p>
        </w:tc>
        <w:tc>
          <w:tcPr>
            <w:tcW w:w="7513" w:type="dxa"/>
            <w:gridSpan w:val="2"/>
            <w:shd w:val="clear" w:color="auto" w:fill="auto"/>
            <w:vAlign w:val="bottom"/>
            <w:tcPrChange w:id="1458" w:author="Arnold Sandjaja" w:date="2013-06-30T09:43:00Z">
              <w:tcPr>
                <w:tcW w:w="7513" w:type="dxa"/>
                <w:gridSpan w:val="2"/>
                <w:shd w:val="clear" w:color="auto" w:fill="auto"/>
                <w:vAlign w:val="bottom"/>
              </w:tcPr>
            </w:tcPrChange>
          </w:tcPr>
          <w:p w14:paraId="0F46C5E2" w14:textId="77777777" w:rsidR="00553462" w:rsidRPr="00575FF6" w:rsidRDefault="00553462" w:rsidP="0074277D">
            <w:pPr>
              <w:rPr>
                <w:ins w:id="1459" w:author="Arnold Sandjaja" w:date="2013-05-17T16:10:00Z"/>
                <w:rFonts w:eastAsia="Times New Roman" w:cs="Arial"/>
                <w:color w:val="auto"/>
              </w:rPr>
            </w:pPr>
            <w:ins w:id="1460" w:author="Arnold Sandjaja" w:date="2013-05-17T16:10:00Z">
              <w:r w:rsidRPr="00575FF6">
                <w:rPr>
                  <w:rFonts w:eastAsia="Times New Roman" w:cs="Arial"/>
                  <w:color w:val="auto"/>
                </w:rPr>
                <w:t>Final dimensions of layout as specified in all tasks</w:t>
              </w:r>
            </w:ins>
            <w:ins w:id="1461" w:author="Michel Bulon" w:date="2013-05-20T21:02:00Z">
              <w:r>
                <w:rPr>
                  <w:rFonts w:eastAsia="Times New Roman" w:cs="Arial"/>
                  <w:color w:val="auto"/>
                </w:rPr>
                <w:t xml:space="preserve"> </w:t>
              </w:r>
            </w:ins>
            <w:ins w:id="1462" w:author="Arnold Sandjaja" w:date="2013-05-17T16:10:00Z">
              <w:r w:rsidRPr="00575FF6">
                <w:rPr>
                  <w:rFonts w:eastAsia="Times New Roman" w:cs="Arial"/>
                  <w:color w:val="auto"/>
                </w:rPr>
                <w:t>(</w:t>
              </w:r>
              <w:del w:id="1463"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1464" w:author="Arnold Sandjaja" w:date="2013-06-14T18:22:00Z">
              <w:r>
                <w:rPr>
                  <w:rFonts w:eastAsia="Times New Roman" w:cs="Arial"/>
                  <w:color w:val="auto"/>
                </w:rPr>
                <w:t>,</w:t>
              </w:r>
            </w:ins>
            <w:ins w:id="1465" w:author="Arnold Sandjaja" w:date="2013-05-17T16:10:00Z">
              <w:r w:rsidRPr="00575FF6">
                <w:rPr>
                  <w:rFonts w:eastAsia="Times New Roman" w:cs="Arial"/>
                  <w:color w:val="auto"/>
                </w:rPr>
                <w:t xml:space="preserve"> spine, </w:t>
              </w:r>
            </w:ins>
            <w:ins w:id="1466" w:author="Arnold Sandjaja" w:date="2013-06-29T14:32:00Z">
              <w:r>
                <w:rPr>
                  <w:rFonts w:eastAsia="Times New Roman" w:cs="Arial"/>
                  <w:color w:val="auto"/>
                </w:rPr>
                <w:t>inside pages</w:t>
              </w:r>
            </w:ins>
            <w:ins w:id="1467" w:author="Arnold Sandjaja" w:date="2013-05-17T16:10:00Z">
              <w:r w:rsidRPr="00575FF6">
                <w:rPr>
                  <w:rFonts w:eastAsia="Times New Roman" w:cs="Arial"/>
                  <w:color w:val="auto"/>
                </w:rPr>
                <w:t>)</w:t>
              </w:r>
            </w:ins>
          </w:p>
        </w:tc>
        <w:tc>
          <w:tcPr>
            <w:tcW w:w="1449" w:type="dxa"/>
            <w:gridSpan w:val="2"/>
            <w:shd w:val="clear" w:color="auto" w:fill="auto"/>
            <w:vAlign w:val="bottom"/>
            <w:tcPrChange w:id="1468" w:author="Arnold Sandjaja" w:date="2013-06-30T09:43:00Z">
              <w:tcPr>
                <w:tcW w:w="1449" w:type="dxa"/>
                <w:gridSpan w:val="2"/>
                <w:shd w:val="clear" w:color="auto" w:fill="auto"/>
              </w:tcPr>
            </w:tcPrChange>
          </w:tcPr>
          <w:p w14:paraId="29222E91" w14:textId="12FDA0A8" w:rsidR="00553462" w:rsidRPr="00575FF6" w:rsidRDefault="00553462" w:rsidP="00944897">
            <w:pPr>
              <w:rPr>
                <w:ins w:id="1469" w:author="Arnold Sandjaja" w:date="2013-05-17T16:10:00Z"/>
                <w:color w:val="auto"/>
              </w:rPr>
            </w:pPr>
            <w:ins w:id="1470" w:author="Arnold Sandjaja" w:date="2013-06-30T09:43:00Z">
              <w:r>
                <w:rPr>
                  <w:rFonts w:cs="Arial"/>
                </w:rPr>
                <w:t>0.50</w:t>
              </w:r>
            </w:ins>
          </w:p>
        </w:tc>
      </w:tr>
      <w:tr w:rsidR="00553462" w:rsidRPr="00575FF6" w14:paraId="57DC790D" w14:textId="77777777" w:rsidTr="002910A2">
        <w:tblPrEx>
          <w:tblW w:w="9779" w:type="dxa"/>
          <w:tblLook w:val="06A0" w:firstRow="1" w:lastRow="0" w:firstColumn="1" w:lastColumn="0" w:noHBand="1" w:noVBand="1"/>
          <w:tblPrExChange w:id="1471" w:author="Arnold Sandjaja" w:date="2013-06-30T09:43:00Z">
            <w:tblPrEx>
              <w:tblW w:w="9779" w:type="dxa"/>
              <w:tblLook w:val="06A0" w:firstRow="1" w:lastRow="0" w:firstColumn="1" w:lastColumn="0" w:noHBand="1" w:noVBand="1"/>
            </w:tblPrEx>
          </w:tblPrExChange>
        </w:tblPrEx>
        <w:trPr>
          <w:ins w:id="1472" w:author="Arnold Sandjaja" w:date="2013-05-17T16:10:00Z"/>
        </w:trPr>
        <w:tc>
          <w:tcPr>
            <w:tcW w:w="817" w:type="dxa"/>
            <w:shd w:val="clear" w:color="auto" w:fill="auto"/>
            <w:tcPrChange w:id="1473" w:author="Arnold Sandjaja" w:date="2013-06-30T09:43:00Z">
              <w:tcPr>
                <w:tcW w:w="817" w:type="dxa"/>
                <w:shd w:val="clear" w:color="auto" w:fill="auto"/>
              </w:tcPr>
            </w:tcPrChange>
          </w:tcPr>
          <w:p w14:paraId="71972595" w14:textId="77777777" w:rsidR="00553462" w:rsidRPr="00575FF6" w:rsidRDefault="00553462" w:rsidP="00944897">
            <w:pPr>
              <w:rPr>
                <w:ins w:id="1474" w:author="Arnold Sandjaja" w:date="2013-05-17T16:10:00Z"/>
                <w:color w:val="auto"/>
              </w:rPr>
            </w:pPr>
            <w:ins w:id="1475" w:author="Arnold Sandjaja" w:date="2013-05-17T16:10:00Z">
              <w:r w:rsidRPr="00575FF6">
                <w:rPr>
                  <w:color w:val="auto"/>
                </w:rPr>
                <w:t>C.7</w:t>
              </w:r>
            </w:ins>
          </w:p>
        </w:tc>
        <w:tc>
          <w:tcPr>
            <w:tcW w:w="7513" w:type="dxa"/>
            <w:gridSpan w:val="2"/>
            <w:shd w:val="clear" w:color="auto" w:fill="auto"/>
            <w:vAlign w:val="bottom"/>
            <w:tcPrChange w:id="1476" w:author="Arnold Sandjaja" w:date="2013-06-30T09:43:00Z">
              <w:tcPr>
                <w:tcW w:w="7513" w:type="dxa"/>
                <w:gridSpan w:val="2"/>
                <w:shd w:val="clear" w:color="auto" w:fill="auto"/>
                <w:vAlign w:val="bottom"/>
              </w:tcPr>
            </w:tcPrChange>
          </w:tcPr>
          <w:p w14:paraId="4E89A8EF" w14:textId="77777777" w:rsidR="00553462" w:rsidRPr="00575FF6" w:rsidRDefault="00553462" w:rsidP="0074277D">
            <w:pPr>
              <w:rPr>
                <w:ins w:id="1477" w:author="Arnold Sandjaja" w:date="2013-05-17T16:10:00Z"/>
                <w:rFonts w:eastAsia="Times New Roman" w:cs="Arial"/>
                <w:color w:val="auto"/>
              </w:rPr>
            </w:pPr>
            <w:ins w:id="1478" w:author="Arnold Sandjaja" w:date="2013-05-17T16:10:00Z">
              <w:r w:rsidRPr="00575FF6">
                <w:rPr>
                  <w:rFonts w:eastAsia="Times New Roman" w:cs="Arial"/>
                  <w:color w:val="auto"/>
                </w:rPr>
                <w:t xml:space="preserve">All required text is present (masthead and </w:t>
              </w:r>
            </w:ins>
            <w:ins w:id="1479" w:author="Arnold Sandjaja" w:date="2013-06-29T14:32:00Z">
              <w:r>
                <w:rPr>
                  <w:rFonts w:eastAsia="Times New Roman" w:cs="Arial"/>
                  <w:color w:val="auto"/>
                </w:rPr>
                <w:t>inside pages</w:t>
              </w:r>
            </w:ins>
            <w:ins w:id="1480" w:author="Arnold Sandjaja" w:date="2013-05-17T16:10:00Z">
              <w:r w:rsidRPr="00575FF6">
                <w:rPr>
                  <w:rFonts w:eastAsia="Times New Roman" w:cs="Arial"/>
                  <w:color w:val="auto"/>
                </w:rPr>
                <w:t>)</w:t>
              </w:r>
            </w:ins>
          </w:p>
        </w:tc>
        <w:tc>
          <w:tcPr>
            <w:tcW w:w="1449" w:type="dxa"/>
            <w:gridSpan w:val="2"/>
            <w:shd w:val="clear" w:color="auto" w:fill="auto"/>
            <w:vAlign w:val="bottom"/>
            <w:tcPrChange w:id="1481" w:author="Arnold Sandjaja" w:date="2013-06-30T09:43:00Z">
              <w:tcPr>
                <w:tcW w:w="1449" w:type="dxa"/>
                <w:gridSpan w:val="2"/>
                <w:shd w:val="clear" w:color="auto" w:fill="auto"/>
              </w:tcPr>
            </w:tcPrChange>
          </w:tcPr>
          <w:p w14:paraId="1222B092" w14:textId="2708FB1D" w:rsidR="00553462" w:rsidRPr="00575FF6" w:rsidRDefault="00553462" w:rsidP="00944897">
            <w:pPr>
              <w:rPr>
                <w:ins w:id="1482" w:author="Arnold Sandjaja" w:date="2013-05-17T16:10:00Z"/>
                <w:color w:val="auto"/>
              </w:rPr>
            </w:pPr>
            <w:ins w:id="1483" w:author="Arnold Sandjaja" w:date="2013-06-30T09:43:00Z">
              <w:r>
                <w:rPr>
                  <w:rFonts w:cs="Arial"/>
                </w:rPr>
                <w:t>0.50</w:t>
              </w:r>
            </w:ins>
          </w:p>
        </w:tc>
      </w:tr>
      <w:tr w:rsidR="00553462" w:rsidRPr="00575FF6" w14:paraId="510CE302" w14:textId="77777777" w:rsidTr="002910A2">
        <w:tblPrEx>
          <w:tblW w:w="9779" w:type="dxa"/>
          <w:tblLook w:val="06A0" w:firstRow="1" w:lastRow="0" w:firstColumn="1" w:lastColumn="0" w:noHBand="1" w:noVBand="1"/>
          <w:tblPrExChange w:id="1484" w:author="Arnold Sandjaja" w:date="2013-06-30T09:43:00Z">
            <w:tblPrEx>
              <w:tblW w:w="9779" w:type="dxa"/>
              <w:tblLook w:val="06A0" w:firstRow="1" w:lastRow="0" w:firstColumn="1" w:lastColumn="0" w:noHBand="1" w:noVBand="1"/>
            </w:tblPrEx>
          </w:tblPrExChange>
        </w:tblPrEx>
        <w:trPr>
          <w:ins w:id="1485" w:author="Arnold Sandjaja" w:date="2013-05-17T16:10:00Z"/>
        </w:trPr>
        <w:tc>
          <w:tcPr>
            <w:tcW w:w="817" w:type="dxa"/>
            <w:shd w:val="clear" w:color="auto" w:fill="auto"/>
            <w:tcPrChange w:id="1486" w:author="Arnold Sandjaja" w:date="2013-06-30T09:43:00Z">
              <w:tcPr>
                <w:tcW w:w="817" w:type="dxa"/>
                <w:shd w:val="clear" w:color="auto" w:fill="auto"/>
              </w:tcPr>
            </w:tcPrChange>
          </w:tcPr>
          <w:p w14:paraId="401CC16A" w14:textId="77777777" w:rsidR="00553462" w:rsidRPr="00575FF6" w:rsidRDefault="00553462" w:rsidP="00944897">
            <w:pPr>
              <w:rPr>
                <w:ins w:id="1487" w:author="Arnold Sandjaja" w:date="2013-05-17T16:10:00Z"/>
                <w:color w:val="auto"/>
              </w:rPr>
            </w:pPr>
            <w:ins w:id="1488" w:author="Arnold Sandjaja" w:date="2013-05-17T16:10:00Z">
              <w:r w:rsidRPr="00575FF6">
                <w:rPr>
                  <w:color w:val="auto"/>
                </w:rPr>
                <w:t>C.8</w:t>
              </w:r>
            </w:ins>
          </w:p>
        </w:tc>
        <w:tc>
          <w:tcPr>
            <w:tcW w:w="7513" w:type="dxa"/>
            <w:gridSpan w:val="2"/>
            <w:shd w:val="clear" w:color="auto" w:fill="auto"/>
            <w:vAlign w:val="bottom"/>
            <w:tcPrChange w:id="1489" w:author="Arnold Sandjaja" w:date="2013-06-30T09:43:00Z">
              <w:tcPr>
                <w:tcW w:w="7513" w:type="dxa"/>
                <w:gridSpan w:val="2"/>
                <w:shd w:val="clear" w:color="auto" w:fill="auto"/>
                <w:vAlign w:val="bottom"/>
              </w:tcPr>
            </w:tcPrChange>
          </w:tcPr>
          <w:p w14:paraId="2A34C33F" w14:textId="77777777" w:rsidR="00553462" w:rsidRPr="00575FF6" w:rsidRDefault="00553462" w:rsidP="00944897">
            <w:pPr>
              <w:rPr>
                <w:ins w:id="1490" w:author="Arnold Sandjaja" w:date="2013-05-17T16:10:00Z"/>
                <w:rFonts w:eastAsia="Times New Roman" w:cs="Arial"/>
                <w:color w:val="auto"/>
              </w:rPr>
            </w:pPr>
            <w:ins w:id="1491"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1492" w:author="Arnold Sandjaja" w:date="2013-06-30T09:43:00Z">
              <w:tcPr>
                <w:tcW w:w="1449" w:type="dxa"/>
                <w:gridSpan w:val="2"/>
                <w:shd w:val="clear" w:color="auto" w:fill="auto"/>
              </w:tcPr>
            </w:tcPrChange>
          </w:tcPr>
          <w:p w14:paraId="45330328" w14:textId="1E965636" w:rsidR="00553462" w:rsidRPr="00575FF6" w:rsidRDefault="00553462" w:rsidP="00944897">
            <w:pPr>
              <w:rPr>
                <w:ins w:id="1493" w:author="Arnold Sandjaja" w:date="2013-05-17T16:10:00Z"/>
                <w:color w:val="auto"/>
              </w:rPr>
            </w:pPr>
            <w:ins w:id="1494" w:author="Arnold Sandjaja" w:date="2013-06-30T09:43:00Z">
              <w:r>
                <w:rPr>
                  <w:rFonts w:cs="Arial"/>
                </w:rPr>
                <w:t>0.25</w:t>
              </w:r>
            </w:ins>
          </w:p>
        </w:tc>
      </w:tr>
      <w:tr w:rsidR="00575FF6" w:rsidRPr="00575FF6" w14:paraId="3DE8245F" w14:textId="77777777" w:rsidTr="00575FF6">
        <w:trPr>
          <w:ins w:id="1495" w:author="Arnold Sandjaja" w:date="2013-05-17T16:10:00Z"/>
        </w:trPr>
        <w:tc>
          <w:tcPr>
            <w:tcW w:w="817" w:type="dxa"/>
            <w:shd w:val="clear" w:color="auto" w:fill="auto"/>
          </w:tcPr>
          <w:p w14:paraId="766D9685" w14:textId="77777777" w:rsidR="00575FF6" w:rsidRPr="00575FF6" w:rsidRDefault="00575FF6" w:rsidP="00944897">
            <w:pPr>
              <w:rPr>
                <w:ins w:id="1496" w:author="Arnold Sandjaja" w:date="2013-05-17T16:10:00Z"/>
                <w:b/>
                <w:color w:val="auto"/>
              </w:rPr>
            </w:pPr>
          </w:p>
        </w:tc>
        <w:tc>
          <w:tcPr>
            <w:tcW w:w="7513" w:type="dxa"/>
            <w:gridSpan w:val="2"/>
            <w:shd w:val="clear" w:color="auto" w:fill="auto"/>
          </w:tcPr>
          <w:p w14:paraId="65346181" w14:textId="77777777" w:rsidR="00575FF6" w:rsidRPr="00575FF6" w:rsidRDefault="00575FF6" w:rsidP="00944897">
            <w:pPr>
              <w:rPr>
                <w:ins w:id="1497" w:author="Arnold Sandjaja" w:date="2013-05-17T16:10:00Z"/>
                <w:b/>
                <w:color w:val="auto"/>
              </w:rPr>
            </w:pPr>
          </w:p>
        </w:tc>
        <w:tc>
          <w:tcPr>
            <w:tcW w:w="1449" w:type="dxa"/>
            <w:gridSpan w:val="2"/>
            <w:shd w:val="clear" w:color="auto" w:fill="auto"/>
          </w:tcPr>
          <w:p w14:paraId="258D6F00" w14:textId="77777777" w:rsidR="00575FF6" w:rsidRPr="00575FF6" w:rsidRDefault="00575FF6" w:rsidP="00944897">
            <w:pPr>
              <w:rPr>
                <w:ins w:id="1498" w:author="Arnold Sandjaja" w:date="2013-05-17T16:10:00Z"/>
                <w:color w:val="auto"/>
              </w:rPr>
            </w:pPr>
          </w:p>
        </w:tc>
      </w:tr>
      <w:tr w:rsidR="00575FF6" w:rsidRPr="00575FF6" w14:paraId="564C5A87" w14:textId="77777777" w:rsidTr="00575FF6">
        <w:trPr>
          <w:ins w:id="1499" w:author="Arnold Sandjaja" w:date="2013-05-17T16:10:00Z"/>
        </w:trPr>
        <w:tc>
          <w:tcPr>
            <w:tcW w:w="817" w:type="dxa"/>
            <w:shd w:val="clear" w:color="auto" w:fill="auto"/>
          </w:tcPr>
          <w:p w14:paraId="0DC83465" w14:textId="77777777" w:rsidR="00575FF6" w:rsidRPr="00575FF6" w:rsidRDefault="00575FF6" w:rsidP="00944897">
            <w:pPr>
              <w:rPr>
                <w:ins w:id="1500" w:author="Arnold Sandjaja" w:date="2013-05-17T16:10:00Z"/>
                <w:color w:val="auto"/>
              </w:rPr>
            </w:pPr>
            <w:ins w:id="1501" w:author="Arnold Sandjaja" w:date="2013-05-17T16:10:00Z">
              <w:r w:rsidRPr="00575FF6">
                <w:rPr>
                  <w:color w:val="auto"/>
                </w:rPr>
                <w:t>D</w:t>
              </w:r>
            </w:ins>
          </w:p>
        </w:tc>
        <w:tc>
          <w:tcPr>
            <w:tcW w:w="7513" w:type="dxa"/>
            <w:gridSpan w:val="2"/>
            <w:shd w:val="clear" w:color="auto" w:fill="auto"/>
          </w:tcPr>
          <w:p w14:paraId="548EBF09" w14:textId="77777777" w:rsidR="00575FF6" w:rsidRPr="00575FF6" w:rsidRDefault="00575FF6" w:rsidP="00944897">
            <w:pPr>
              <w:rPr>
                <w:ins w:id="1502" w:author="Arnold Sandjaja" w:date="2013-05-17T16:10:00Z"/>
                <w:b/>
                <w:color w:val="auto"/>
              </w:rPr>
            </w:pPr>
            <w:ins w:id="1503" w:author="Arnold Sandjaja" w:date="2013-05-17T16:10:00Z">
              <w:r w:rsidRPr="00575FF6">
                <w:rPr>
                  <w:b/>
                  <w:color w:val="auto"/>
                </w:rPr>
                <w:t>Manual abilities</w:t>
              </w:r>
            </w:ins>
          </w:p>
        </w:tc>
        <w:tc>
          <w:tcPr>
            <w:tcW w:w="1449" w:type="dxa"/>
            <w:gridSpan w:val="2"/>
            <w:shd w:val="clear" w:color="auto" w:fill="auto"/>
          </w:tcPr>
          <w:p w14:paraId="0343ACE4" w14:textId="368FE956" w:rsidR="00575FF6" w:rsidRPr="00575FF6" w:rsidRDefault="00575FF6" w:rsidP="00944897">
            <w:pPr>
              <w:rPr>
                <w:ins w:id="1504" w:author="Arnold Sandjaja" w:date="2013-05-17T16:10:00Z"/>
                <w:b/>
                <w:color w:val="auto"/>
              </w:rPr>
            </w:pPr>
            <w:ins w:id="1505" w:author="Arnold Sandjaja" w:date="2013-05-17T16:10:00Z">
              <w:r w:rsidRPr="00575FF6">
                <w:rPr>
                  <w:b/>
                  <w:color w:val="auto"/>
                </w:rPr>
                <w:t>Objecti</w:t>
              </w:r>
            </w:ins>
            <w:ins w:id="1506" w:author="user_skill40_mac31 DUPUIS" w:date="2013-07-01T11:28:00Z">
              <w:r w:rsidR="00370DDF">
                <w:rPr>
                  <w:b/>
                  <w:color w:val="auto"/>
                </w:rPr>
                <w:t>f</w:t>
              </w:r>
            </w:ins>
            <w:ins w:id="1507" w:author="Arnold Sandjaja" w:date="2013-05-17T16:10:00Z">
              <w:del w:id="1508" w:author="user_skill40_mac31 DUPUIS" w:date="2013-07-01T11:28:00Z">
                <w:r w:rsidRPr="00575FF6" w:rsidDel="00370DDF">
                  <w:rPr>
                    <w:b/>
                    <w:color w:val="auto"/>
                  </w:rPr>
                  <w:delText>ve</w:delText>
                </w:r>
              </w:del>
              <w:r w:rsidRPr="00575FF6">
                <w:rPr>
                  <w:b/>
                  <w:color w:val="auto"/>
                </w:rPr>
                <w:t xml:space="preserve"> /2</w:t>
              </w:r>
            </w:ins>
          </w:p>
        </w:tc>
      </w:tr>
      <w:tr w:rsidR="00575FF6" w:rsidRPr="00575FF6" w14:paraId="6012ECEB" w14:textId="77777777" w:rsidTr="00575FF6">
        <w:trPr>
          <w:ins w:id="1509" w:author="Arnold Sandjaja" w:date="2013-05-17T16:10:00Z"/>
        </w:trPr>
        <w:tc>
          <w:tcPr>
            <w:tcW w:w="817" w:type="dxa"/>
            <w:shd w:val="clear" w:color="auto" w:fill="auto"/>
          </w:tcPr>
          <w:p w14:paraId="6761E350" w14:textId="77777777" w:rsidR="00511E9A" w:rsidRDefault="00575FF6" w:rsidP="00944897">
            <w:pPr>
              <w:rPr>
                <w:ins w:id="1510" w:author="Arnold Sandjaja" w:date="2013-06-30T09:40:00Z"/>
                <w:color w:val="auto"/>
              </w:rPr>
            </w:pPr>
            <w:ins w:id="1511" w:author="Arnold Sandjaja" w:date="2013-05-17T16:10:00Z">
              <w:r w:rsidRPr="00575FF6">
                <w:rPr>
                  <w:color w:val="auto"/>
                </w:rPr>
                <w:t>D.1</w:t>
              </w:r>
            </w:ins>
          </w:p>
          <w:p w14:paraId="4A39D39F" w14:textId="6A6B1193" w:rsidR="00575FF6" w:rsidRPr="00575FF6" w:rsidRDefault="00511E9A" w:rsidP="00944897">
            <w:pPr>
              <w:rPr>
                <w:ins w:id="1512" w:author="Arnold Sandjaja" w:date="2013-05-17T16:10:00Z"/>
                <w:color w:val="auto"/>
              </w:rPr>
            </w:pPr>
            <w:ins w:id="1513" w:author="Arnold Sandjaja" w:date="2013-06-30T09:40:00Z">
              <w:r>
                <w:rPr>
                  <w:color w:val="auto"/>
                </w:rPr>
                <w:t>D.2</w:t>
              </w:r>
            </w:ins>
            <w:ins w:id="1514"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pPr>
              <w:rPr>
                <w:ins w:id="1515" w:author="Arnold Sandjaja" w:date="2013-06-30T09:40:00Z"/>
                <w:rFonts w:eastAsia="Times New Roman" w:cs="Arial"/>
                <w:color w:val="auto"/>
              </w:rPr>
            </w:pPr>
            <w:ins w:id="1516" w:author="Arnold Sandjaja" w:date="2013-05-17T16:10:00Z">
              <w:r w:rsidRPr="00575FF6">
                <w:rPr>
                  <w:rFonts w:eastAsia="Times New Roman" w:cs="Arial"/>
                  <w:color w:val="auto"/>
                </w:rPr>
                <w:t>Mounting printouts for presentation</w:t>
              </w:r>
            </w:ins>
          </w:p>
          <w:p w14:paraId="27785ECB" w14:textId="77EB7886" w:rsidR="00511E9A" w:rsidRPr="00511E9A" w:rsidRDefault="00511E9A">
            <w:pPr>
              <w:rPr>
                <w:ins w:id="1517" w:author="Arnold Sandjaja" w:date="2013-05-17T16:10:00Z"/>
                <w:rFonts w:eastAsia="Times New Roman" w:cs="Arial"/>
                <w:color w:val="auto"/>
                <w:szCs w:val="20"/>
                <w:lang w:val="en-US"/>
                <w:rPrChange w:id="1518" w:author="Arnold Sandjaja" w:date="2013-06-30T09:40:00Z">
                  <w:rPr>
                    <w:ins w:id="1519" w:author="Arnold Sandjaja" w:date="2013-05-17T16:10:00Z"/>
                    <w:rFonts w:eastAsia="Times New Roman" w:cs="Arial"/>
                    <w:i/>
                    <w:iCs/>
                    <w:color w:val="auto"/>
                  </w:rPr>
                </w:rPrChange>
              </w:rPr>
              <w:pPrChange w:id="1520" w:author="Arnold Sandjaja" w:date="2013-06-30T09:40:00Z">
                <w:pPr>
                  <w:keepNext/>
                  <w:keepLines/>
                  <w:spacing w:before="200"/>
                  <w:outlineLvl w:val="4"/>
                </w:pPr>
              </w:pPrChange>
            </w:pPr>
            <w:ins w:id="1521"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944897">
            <w:pPr>
              <w:rPr>
                <w:ins w:id="1522" w:author="Arnold Sandjaja" w:date="2013-06-30T09:44:00Z"/>
                <w:color w:val="auto"/>
              </w:rPr>
            </w:pPr>
            <w:ins w:id="1523" w:author="Arnold Sandjaja" w:date="2013-06-30T09:44:00Z">
              <w:r>
                <w:rPr>
                  <w:color w:val="auto"/>
                </w:rPr>
                <w:t>1.00</w:t>
              </w:r>
            </w:ins>
          </w:p>
          <w:p w14:paraId="116B7697" w14:textId="36A80249" w:rsidR="00575FF6" w:rsidRPr="00553462" w:rsidRDefault="00553462">
            <w:pPr>
              <w:rPr>
                <w:ins w:id="1524" w:author="Arnold Sandjaja" w:date="2013-05-17T16:10:00Z"/>
                <w:rPrChange w:id="1525" w:author="Arnold Sandjaja" w:date="2013-06-30T09:44:00Z">
                  <w:rPr>
                    <w:ins w:id="1526" w:author="Arnold Sandjaja" w:date="2013-05-17T16:10:00Z"/>
                    <w:rFonts w:cstheme="majorBidi"/>
                    <w:i/>
                    <w:iCs/>
                    <w:color w:val="auto"/>
                  </w:rPr>
                </w:rPrChange>
              </w:rPr>
              <w:pPrChange w:id="1527" w:author="Arnold Sandjaja" w:date="2013-06-30T09:44:00Z">
                <w:pPr>
                  <w:keepNext/>
                  <w:keepLines/>
                  <w:spacing w:before="200"/>
                  <w:outlineLvl w:val="4"/>
                </w:pPr>
              </w:pPrChange>
            </w:pPr>
            <w:ins w:id="1528" w:author="Arnold Sandjaja" w:date="2013-06-30T09:44:00Z">
              <w:r>
                <w:t>1.00</w:t>
              </w:r>
            </w:ins>
          </w:p>
        </w:tc>
      </w:tr>
      <w:tr w:rsidR="00575FF6" w:rsidRPr="00575FF6" w14:paraId="5A58804A" w14:textId="77777777" w:rsidTr="00575FF6">
        <w:trPr>
          <w:ins w:id="1529" w:author="Arnold Sandjaja" w:date="2013-05-17T16:10:00Z"/>
        </w:trPr>
        <w:tc>
          <w:tcPr>
            <w:tcW w:w="817" w:type="dxa"/>
            <w:shd w:val="clear" w:color="auto" w:fill="auto"/>
          </w:tcPr>
          <w:p w14:paraId="5117CE2F" w14:textId="77777777" w:rsidR="00575FF6" w:rsidRPr="00575FF6" w:rsidRDefault="00575FF6" w:rsidP="00944897">
            <w:pPr>
              <w:rPr>
                <w:ins w:id="1530" w:author="Arnold Sandjaja" w:date="2013-05-17T16:10:00Z"/>
                <w:b/>
                <w:color w:val="auto"/>
              </w:rPr>
            </w:pPr>
          </w:p>
        </w:tc>
        <w:tc>
          <w:tcPr>
            <w:tcW w:w="7513" w:type="dxa"/>
            <w:gridSpan w:val="2"/>
            <w:shd w:val="clear" w:color="auto" w:fill="auto"/>
          </w:tcPr>
          <w:p w14:paraId="194DC09C" w14:textId="77777777" w:rsidR="00575FF6" w:rsidRPr="00575FF6" w:rsidRDefault="00575FF6" w:rsidP="00944897">
            <w:pPr>
              <w:rPr>
                <w:ins w:id="1531" w:author="Arnold Sandjaja" w:date="2013-05-17T16:10:00Z"/>
                <w:b/>
                <w:color w:val="auto"/>
              </w:rPr>
            </w:pPr>
          </w:p>
        </w:tc>
        <w:tc>
          <w:tcPr>
            <w:tcW w:w="1449" w:type="dxa"/>
            <w:gridSpan w:val="2"/>
            <w:shd w:val="clear" w:color="auto" w:fill="auto"/>
          </w:tcPr>
          <w:p w14:paraId="56E2EADA" w14:textId="77777777" w:rsidR="00575FF6" w:rsidRPr="00575FF6" w:rsidRDefault="00575FF6" w:rsidP="00944897">
            <w:pPr>
              <w:rPr>
                <w:ins w:id="1532" w:author="Arnold Sandjaja" w:date="2013-05-17T16:10:00Z"/>
                <w:color w:val="auto"/>
              </w:rPr>
            </w:pPr>
          </w:p>
        </w:tc>
      </w:tr>
      <w:tr w:rsidR="00575FF6" w:rsidRPr="00575FF6" w14:paraId="6A0374D5" w14:textId="77777777" w:rsidTr="00575FF6">
        <w:trPr>
          <w:ins w:id="1533" w:author="Arnold Sandjaja" w:date="2013-05-17T16:10:00Z"/>
        </w:trPr>
        <w:tc>
          <w:tcPr>
            <w:tcW w:w="817" w:type="dxa"/>
            <w:shd w:val="clear" w:color="auto" w:fill="auto"/>
          </w:tcPr>
          <w:p w14:paraId="103E8195" w14:textId="77777777" w:rsidR="00575FF6" w:rsidRPr="00575FF6" w:rsidRDefault="00575FF6" w:rsidP="00944897">
            <w:pPr>
              <w:rPr>
                <w:ins w:id="1534" w:author="Arnold Sandjaja" w:date="2013-05-17T16:10:00Z"/>
                <w:color w:val="auto"/>
              </w:rPr>
            </w:pPr>
            <w:ins w:id="1535" w:author="Arnold Sandjaja" w:date="2013-05-17T16:10:00Z">
              <w:r w:rsidRPr="00575FF6">
                <w:rPr>
                  <w:color w:val="auto"/>
                </w:rPr>
                <w:t>E</w:t>
              </w:r>
            </w:ins>
          </w:p>
        </w:tc>
        <w:tc>
          <w:tcPr>
            <w:tcW w:w="7513" w:type="dxa"/>
            <w:gridSpan w:val="2"/>
            <w:shd w:val="clear" w:color="auto" w:fill="auto"/>
          </w:tcPr>
          <w:p w14:paraId="48FDFDC8" w14:textId="77777777" w:rsidR="00575FF6" w:rsidRPr="00575FF6" w:rsidRDefault="00575FF6" w:rsidP="00944897">
            <w:pPr>
              <w:rPr>
                <w:ins w:id="1536" w:author="Arnold Sandjaja" w:date="2013-05-17T16:10:00Z"/>
                <w:b/>
                <w:color w:val="auto"/>
              </w:rPr>
            </w:pPr>
            <w:ins w:id="1537" w:author="Arnold Sandjaja" w:date="2013-05-17T16:10:00Z">
              <w:r w:rsidRPr="00575FF6">
                <w:rPr>
                  <w:b/>
                  <w:color w:val="auto"/>
                </w:rPr>
                <w:t>Knowledge of the printing industry</w:t>
              </w:r>
            </w:ins>
          </w:p>
        </w:tc>
        <w:tc>
          <w:tcPr>
            <w:tcW w:w="1449" w:type="dxa"/>
            <w:gridSpan w:val="2"/>
            <w:shd w:val="clear" w:color="auto" w:fill="auto"/>
          </w:tcPr>
          <w:p w14:paraId="52FDB487" w14:textId="49F768D3" w:rsidR="00575FF6" w:rsidRPr="00575FF6" w:rsidRDefault="00575FF6" w:rsidP="00944897">
            <w:pPr>
              <w:rPr>
                <w:ins w:id="1538" w:author="Arnold Sandjaja" w:date="2013-05-17T16:10:00Z"/>
                <w:b/>
                <w:color w:val="auto"/>
              </w:rPr>
            </w:pPr>
            <w:ins w:id="1539" w:author="Arnold Sandjaja" w:date="2013-05-17T16:10:00Z">
              <w:r w:rsidRPr="00575FF6">
                <w:rPr>
                  <w:b/>
                  <w:color w:val="auto"/>
                </w:rPr>
                <w:t>Objecti</w:t>
              </w:r>
            </w:ins>
            <w:ins w:id="1540" w:author="user_skill40_mac31 DUPUIS" w:date="2013-07-01T11:28:00Z">
              <w:r w:rsidR="00370DDF">
                <w:rPr>
                  <w:b/>
                  <w:color w:val="auto"/>
                </w:rPr>
                <w:t>f</w:t>
              </w:r>
            </w:ins>
            <w:ins w:id="1541" w:author="Arnold Sandjaja" w:date="2013-05-17T16:10:00Z">
              <w:del w:id="1542" w:author="user_skill40_mac31 DUPUIS" w:date="2013-07-01T11:28:00Z">
                <w:r w:rsidRPr="00575FF6" w:rsidDel="00370DDF">
                  <w:rPr>
                    <w:b/>
                    <w:color w:val="auto"/>
                  </w:rPr>
                  <w:delText>ve</w:delText>
                </w:r>
              </w:del>
              <w:r w:rsidRPr="00575FF6">
                <w:rPr>
                  <w:b/>
                  <w:color w:val="auto"/>
                </w:rPr>
                <w:t xml:space="preserve"> /4</w:t>
              </w:r>
            </w:ins>
          </w:p>
        </w:tc>
      </w:tr>
      <w:tr w:rsidR="00553462" w:rsidRPr="00575FF6" w14:paraId="6A1F7F6D" w14:textId="77777777" w:rsidTr="002910A2">
        <w:tblPrEx>
          <w:tblW w:w="9779" w:type="dxa"/>
          <w:tblLook w:val="06A0" w:firstRow="1" w:lastRow="0" w:firstColumn="1" w:lastColumn="0" w:noHBand="1" w:noVBand="1"/>
          <w:tblPrExChange w:id="1543" w:author="Arnold Sandjaja" w:date="2013-06-30T09:44:00Z">
            <w:tblPrEx>
              <w:tblW w:w="9779" w:type="dxa"/>
              <w:tblLook w:val="06A0" w:firstRow="1" w:lastRow="0" w:firstColumn="1" w:lastColumn="0" w:noHBand="1" w:noVBand="1"/>
            </w:tblPrEx>
          </w:tblPrExChange>
        </w:tblPrEx>
        <w:trPr>
          <w:ins w:id="1544" w:author="Arnold Sandjaja" w:date="2013-05-17T16:10:00Z"/>
        </w:trPr>
        <w:tc>
          <w:tcPr>
            <w:tcW w:w="817" w:type="dxa"/>
            <w:shd w:val="clear" w:color="auto" w:fill="auto"/>
            <w:tcPrChange w:id="1545" w:author="Arnold Sandjaja" w:date="2013-06-30T09:44:00Z">
              <w:tcPr>
                <w:tcW w:w="817" w:type="dxa"/>
                <w:shd w:val="clear" w:color="auto" w:fill="auto"/>
              </w:tcPr>
            </w:tcPrChange>
          </w:tcPr>
          <w:p w14:paraId="21A60EC2" w14:textId="77777777" w:rsidR="00553462" w:rsidRPr="00575FF6" w:rsidRDefault="00553462" w:rsidP="00944897">
            <w:pPr>
              <w:rPr>
                <w:ins w:id="1546" w:author="Arnold Sandjaja" w:date="2013-05-17T16:10:00Z"/>
                <w:color w:val="auto"/>
              </w:rPr>
            </w:pPr>
            <w:ins w:id="1547" w:author="Arnold Sandjaja" w:date="2013-05-17T16:10:00Z">
              <w:r w:rsidRPr="00575FF6">
                <w:rPr>
                  <w:color w:val="auto"/>
                </w:rPr>
                <w:t>E.1</w:t>
              </w:r>
            </w:ins>
          </w:p>
        </w:tc>
        <w:tc>
          <w:tcPr>
            <w:tcW w:w="7513" w:type="dxa"/>
            <w:gridSpan w:val="2"/>
            <w:shd w:val="clear" w:color="auto" w:fill="auto"/>
            <w:vAlign w:val="bottom"/>
            <w:tcPrChange w:id="1548" w:author="Arnold Sandjaja" w:date="2013-06-30T09:44:00Z">
              <w:tcPr>
                <w:tcW w:w="7513" w:type="dxa"/>
                <w:gridSpan w:val="2"/>
                <w:shd w:val="clear" w:color="auto" w:fill="auto"/>
                <w:vAlign w:val="bottom"/>
              </w:tcPr>
            </w:tcPrChange>
          </w:tcPr>
          <w:p w14:paraId="7A90FA38" w14:textId="4E97305F" w:rsidR="00553462" w:rsidRPr="00575FF6" w:rsidRDefault="00553462" w:rsidP="00944897">
            <w:pPr>
              <w:rPr>
                <w:ins w:id="1549" w:author="Arnold Sandjaja" w:date="2013-05-17T16:10:00Z"/>
                <w:rFonts w:eastAsia="Times New Roman" w:cs="Arial"/>
                <w:color w:val="auto"/>
              </w:rPr>
            </w:pPr>
            <w:ins w:id="1550"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1551" w:author="Arnold Sandjaja" w:date="2013-06-30T09:44:00Z">
              <w:tcPr>
                <w:tcW w:w="1449" w:type="dxa"/>
                <w:gridSpan w:val="2"/>
                <w:shd w:val="clear" w:color="auto" w:fill="auto"/>
              </w:tcPr>
            </w:tcPrChange>
          </w:tcPr>
          <w:p w14:paraId="26DC3D11" w14:textId="5CD8DE3D" w:rsidR="00553462" w:rsidRPr="00575FF6" w:rsidRDefault="00553462" w:rsidP="00944897">
            <w:pPr>
              <w:rPr>
                <w:ins w:id="1552" w:author="Arnold Sandjaja" w:date="2013-05-17T16:10:00Z"/>
                <w:color w:val="auto"/>
              </w:rPr>
            </w:pPr>
            <w:ins w:id="1553" w:author="Arnold Sandjaja" w:date="2013-06-30T09:44:00Z">
              <w:r>
                <w:rPr>
                  <w:rFonts w:cs="Arial"/>
                </w:rPr>
                <w:t>0.25</w:t>
              </w:r>
            </w:ins>
          </w:p>
        </w:tc>
      </w:tr>
      <w:tr w:rsidR="00553462" w:rsidRPr="00575FF6" w14:paraId="5673B036" w14:textId="77777777" w:rsidTr="002910A2">
        <w:tblPrEx>
          <w:tblW w:w="9779" w:type="dxa"/>
          <w:tblLook w:val="06A0" w:firstRow="1" w:lastRow="0" w:firstColumn="1" w:lastColumn="0" w:noHBand="1" w:noVBand="1"/>
          <w:tblPrExChange w:id="1554" w:author="Arnold Sandjaja" w:date="2013-06-30T09:44:00Z">
            <w:tblPrEx>
              <w:tblW w:w="9779" w:type="dxa"/>
              <w:tblLook w:val="06A0" w:firstRow="1" w:lastRow="0" w:firstColumn="1" w:lastColumn="0" w:noHBand="1" w:noVBand="1"/>
            </w:tblPrEx>
          </w:tblPrExChange>
        </w:tblPrEx>
        <w:trPr>
          <w:ins w:id="1555" w:author="Arnold Sandjaja" w:date="2013-05-17T16:10:00Z"/>
        </w:trPr>
        <w:tc>
          <w:tcPr>
            <w:tcW w:w="817" w:type="dxa"/>
            <w:shd w:val="clear" w:color="auto" w:fill="auto"/>
            <w:tcPrChange w:id="1556" w:author="Arnold Sandjaja" w:date="2013-06-30T09:44:00Z">
              <w:tcPr>
                <w:tcW w:w="817" w:type="dxa"/>
                <w:shd w:val="clear" w:color="auto" w:fill="auto"/>
              </w:tcPr>
            </w:tcPrChange>
          </w:tcPr>
          <w:p w14:paraId="55687906" w14:textId="77777777" w:rsidR="00553462" w:rsidRPr="00575FF6" w:rsidRDefault="00553462" w:rsidP="00944897">
            <w:pPr>
              <w:rPr>
                <w:ins w:id="1557" w:author="Arnold Sandjaja" w:date="2013-05-17T16:10:00Z"/>
                <w:color w:val="auto"/>
              </w:rPr>
            </w:pPr>
            <w:ins w:id="1558" w:author="Arnold Sandjaja" w:date="2013-05-17T16:10:00Z">
              <w:r w:rsidRPr="00575FF6">
                <w:rPr>
                  <w:color w:val="auto"/>
                </w:rPr>
                <w:t>E.2</w:t>
              </w:r>
            </w:ins>
          </w:p>
        </w:tc>
        <w:tc>
          <w:tcPr>
            <w:tcW w:w="7513" w:type="dxa"/>
            <w:gridSpan w:val="2"/>
            <w:shd w:val="clear" w:color="auto" w:fill="auto"/>
            <w:vAlign w:val="bottom"/>
            <w:tcPrChange w:id="1559" w:author="Arnold Sandjaja" w:date="2013-06-30T09:44:00Z">
              <w:tcPr>
                <w:tcW w:w="7513" w:type="dxa"/>
                <w:gridSpan w:val="2"/>
                <w:shd w:val="clear" w:color="auto" w:fill="auto"/>
                <w:vAlign w:val="bottom"/>
              </w:tcPr>
            </w:tcPrChange>
          </w:tcPr>
          <w:p w14:paraId="23F7C1C2" w14:textId="77777777" w:rsidR="00553462" w:rsidRPr="00575FF6" w:rsidRDefault="00553462" w:rsidP="00944897">
            <w:pPr>
              <w:rPr>
                <w:ins w:id="1560" w:author="Arnold Sandjaja" w:date="2013-05-17T16:10:00Z"/>
                <w:rFonts w:eastAsia="Times New Roman" w:cs="Arial"/>
                <w:color w:val="auto"/>
              </w:rPr>
            </w:pPr>
            <w:ins w:id="1561" w:author="Arnold Sandjaja" w:date="2013-05-17T16:10:00Z">
              <w:r w:rsidRPr="00575FF6">
                <w:rPr>
                  <w:rFonts w:eastAsia="Times New Roman" w:cs="Arial"/>
                  <w:color w:val="auto"/>
                </w:rPr>
                <w:t>Fold lines, crop</w:t>
              </w:r>
            </w:ins>
            <w:ins w:id="1562" w:author="Arnold Sandjaja" w:date="2013-06-14T18:22:00Z">
              <w:r>
                <w:rPr>
                  <w:rFonts w:eastAsia="Times New Roman" w:cs="Arial"/>
                  <w:color w:val="auto"/>
                </w:rPr>
                <w:t xml:space="preserve"> mark</w:t>
              </w:r>
            </w:ins>
            <w:ins w:id="1563" w:author="Arnold Sandjaja" w:date="2013-05-17T16:10:00Z">
              <w:r w:rsidRPr="00575FF6">
                <w:rPr>
                  <w:rFonts w:eastAsia="Times New Roman" w:cs="Arial"/>
                  <w:color w:val="auto"/>
                </w:rPr>
                <w:t xml:space="preserve">, </w:t>
              </w:r>
            </w:ins>
            <w:ins w:id="1564" w:author="Arnold Sandjaja" w:date="2013-05-17T16:19:00Z">
              <w:r w:rsidRPr="00575FF6">
                <w:rPr>
                  <w:rFonts w:eastAsia="Times New Roman" w:cs="Arial"/>
                  <w:color w:val="auto"/>
                </w:rPr>
                <w:t>colour</w:t>
              </w:r>
            </w:ins>
            <w:ins w:id="1565"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1566" w:author="Arnold Sandjaja" w:date="2013-06-30T09:44:00Z">
              <w:tcPr>
                <w:tcW w:w="1449" w:type="dxa"/>
                <w:gridSpan w:val="2"/>
                <w:shd w:val="clear" w:color="auto" w:fill="auto"/>
              </w:tcPr>
            </w:tcPrChange>
          </w:tcPr>
          <w:p w14:paraId="72D0FC80" w14:textId="06D2BB3B" w:rsidR="00553462" w:rsidRPr="00575FF6" w:rsidRDefault="00553462" w:rsidP="00944897">
            <w:pPr>
              <w:rPr>
                <w:ins w:id="1567" w:author="Arnold Sandjaja" w:date="2013-05-17T16:10:00Z"/>
                <w:color w:val="auto"/>
              </w:rPr>
            </w:pPr>
            <w:ins w:id="1568" w:author="Arnold Sandjaja" w:date="2013-06-30T09:44:00Z">
              <w:r>
                <w:rPr>
                  <w:rFonts w:cs="Arial"/>
                </w:rPr>
                <w:t>1.50</w:t>
              </w:r>
            </w:ins>
          </w:p>
        </w:tc>
      </w:tr>
      <w:tr w:rsidR="00553462" w:rsidRPr="00575FF6" w14:paraId="38C4B032" w14:textId="77777777" w:rsidTr="002910A2">
        <w:tblPrEx>
          <w:tblW w:w="9779" w:type="dxa"/>
          <w:tblLook w:val="06A0" w:firstRow="1" w:lastRow="0" w:firstColumn="1" w:lastColumn="0" w:noHBand="1" w:noVBand="1"/>
          <w:tblPrExChange w:id="1569" w:author="Arnold Sandjaja" w:date="2013-06-30T09:44:00Z">
            <w:tblPrEx>
              <w:tblW w:w="9779" w:type="dxa"/>
              <w:tblLook w:val="06A0" w:firstRow="1" w:lastRow="0" w:firstColumn="1" w:lastColumn="0" w:noHBand="1" w:noVBand="1"/>
            </w:tblPrEx>
          </w:tblPrExChange>
        </w:tblPrEx>
        <w:trPr>
          <w:ins w:id="1570" w:author="Arnold Sandjaja" w:date="2013-05-17T16:10:00Z"/>
        </w:trPr>
        <w:tc>
          <w:tcPr>
            <w:tcW w:w="817" w:type="dxa"/>
            <w:shd w:val="clear" w:color="auto" w:fill="auto"/>
            <w:tcPrChange w:id="1571" w:author="Arnold Sandjaja" w:date="2013-06-30T09:44:00Z">
              <w:tcPr>
                <w:tcW w:w="817" w:type="dxa"/>
                <w:shd w:val="clear" w:color="auto" w:fill="auto"/>
              </w:tcPr>
            </w:tcPrChange>
          </w:tcPr>
          <w:p w14:paraId="2F3BEF3F" w14:textId="77777777" w:rsidR="00553462" w:rsidRPr="00575FF6" w:rsidRDefault="00553462" w:rsidP="00944897">
            <w:pPr>
              <w:rPr>
                <w:ins w:id="1572" w:author="Arnold Sandjaja" w:date="2013-05-17T16:10:00Z"/>
                <w:color w:val="auto"/>
              </w:rPr>
            </w:pPr>
            <w:ins w:id="1573" w:author="Arnold Sandjaja" w:date="2013-05-17T16:10:00Z">
              <w:r w:rsidRPr="00575FF6">
                <w:rPr>
                  <w:color w:val="auto"/>
                </w:rPr>
                <w:t>E.3</w:t>
              </w:r>
            </w:ins>
          </w:p>
        </w:tc>
        <w:tc>
          <w:tcPr>
            <w:tcW w:w="7513" w:type="dxa"/>
            <w:gridSpan w:val="2"/>
            <w:shd w:val="clear" w:color="auto" w:fill="auto"/>
            <w:vAlign w:val="bottom"/>
            <w:tcPrChange w:id="1574" w:author="Arnold Sandjaja" w:date="2013-06-30T09:44:00Z">
              <w:tcPr>
                <w:tcW w:w="7513" w:type="dxa"/>
                <w:gridSpan w:val="2"/>
                <w:shd w:val="clear" w:color="auto" w:fill="auto"/>
                <w:vAlign w:val="bottom"/>
              </w:tcPr>
            </w:tcPrChange>
          </w:tcPr>
          <w:p w14:paraId="2955FF62" w14:textId="36F05768" w:rsidR="00553462" w:rsidRPr="00575FF6" w:rsidRDefault="00553462" w:rsidP="00944897">
            <w:pPr>
              <w:rPr>
                <w:ins w:id="1575" w:author="Arnold Sandjaja" w:date="2013-05-17T16:10:00Z"/>
                <w:rFonts w:eastAsia="Times New Roman" w:cs="Arial"/>
                <w:color w:val="auto"/>
              </w:rPr>
            </w:pPr>
            <w:ins w:id="1576"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1577" w:author="Arnold Sandjaja" w:date="2013-06-30T09:44:00Z">
              <w:tcPr>
                <w:tcW w:w="1449" w:type="dxa"/>
                <w:gridSpan w:val="2"/>
                <w:shd w:val="clear" w:color="auto" w:fill="auto"/>
              </w:tcPr>
            </w:tcPrChange>
          </w:tcPr>
          <w:p w14:paraId="63330E9E" w14:textId="5D657D94" w:rsidR="00553462" w:rsidRPr="00575FF6" w:rsidRDefault="00553462" w:rsidP="00944897">
            <w:pPr>
              <w:rPr>
                <w:ins w:id="1578" w:author="Arnold Sandjaja" w:date="2013-05-17T16:10:00Z"/>
                <w:color w:val="auto"/>
              </w:rPr>
            </w:pPr>
            <w:ins w:id="1579" w:author="Arnold Sandjaja" w:date="2013-06-30T09:44:00Z">
              <w:r>
                <w:rPr>
                  <w:rFonts w:cs="Arial"/>
                </w:rPr>
                <w:t>0.50</w:t>
              </w:r>
            </w:ins>
          </w:p>
        </w:tc>
      </w:tr>
      <w:tr w:rsidR="00553462" w:rsidRPr="00575FF6" w14:paraId="1F36D099" w14:textId="77777777" w:rsidTr="002910A2">
        <w:tblPrEx>
          <w:tblW w:w="9779" w:type="dxa"/>
          <w:tblLook w:val="06A0" w:firstRow="1" w:lastRow="0" w:firstColumn="1" w:lastColumn="0" w:noHBand="1" w:noVBand="1"/>
          <w:tblPrExChange w:id="1580" w:author="Arnold Sandjaja" w:date="2013-06-30T09:44:00Z">
            <w:tblPrEx>
              <w:tblW w:w="9779" w:type="dxa"/>
              <w:tblLook w:val="06A0" w:firstRow="1" w:lastRow="0" w:firstColumn="1" w:lastColumn="0" w:noHBand="1" w:noVBand="1"/>
            </w:tblPrEx>
          </w:tblPrExChange>
        </w:tblPrEx>
        <w:trPr>
          <w:ins w:id="1581" w:author="Arnold Sandjaja" w:date="2013-05-17T16:10:00Z"/>
        </w:trPr>
        <w:tc>
          <w:tcPr>
            <w:tcW w:w="817" w:type="dxa"/>
            <w:shd w:val="clear" w:color="auto" w:fill="auto"/>
            <w:tcPrChange w:id="1582" w:author="Arnold Sandjaja" w:date="2013-06-30T09:44:00Z">
              <w:tcPr>
                <w:tcW w:w="817" w:type="dxa"/>
                <w:shd w:val="clear" w:color="auto" w:fill="auto"/>
              </w:tcPr>
            </w:tcPrChange>
          </w:tcPr>
          <w:p w14:paraId="6CA83E1C" w14:textId="77777777" w:rsidR="00553462" w:rsidRPr="00575FF6" w:rsidRDefault="00553462" w:rsidP="00944897">
            <w:pPr>
              <w:rPr>
                <w:ins w:id="1583" w:author="Arnold Sandjaja" w:date="2013-05-17T16:10:00Z"/>
                <w:color w:val="auto"/>
              </w:rPr>
            </w:pPr>
            <w:ins w:id="1584" w:author="Arnold Sandjaja" w:date="2013-05-17T16:10:00Z">
              <w:r w:rsidRPr="00575FF6">
                <w:rPr>
                  <w:color w:val="auto"/>
                </w:rPr>
                <w:t>E.4</w:t>
              </w:r>
            </w:ins>
          </w:p>
        </w:tc>
        <w:tc>
          <w:tcPr>
            <w:tcW w:w="7513" w:type="dxa"/>
            <w:gridSpan w:val="2"/>
            <w:shd w:val="clear" w:color="auto" w:fill="auto"/>
            <w:vAlign w:val="bottom"/>
            <w:tcPrChange w:id="1585" w:author="Arnold Sandjaja" w:date="2013-06-30T09:44:00Z">
              <w:tcPr>
                <w:tcW w:w="7513" w:type="dxa"/>
                <w:gridSpan w:val="2"/>
                <w:shd w:val="clear" w:color="auto" w:fill="auto"/>
                <w:vAlign w:val="bottom"/>
              </w:tcPr>
            </w:tcPrChange>
          </w:tcPr>
          <w:p w14:paraId="0D63B11C" w14:textId="5EEBC8B2" w:rsidR="00553462" w:rsidRPr="00575FF6" w:rsidRDefault="00553462" w:rsidP="00944897">
            <w:pPr>
              <w:rPr>
                <w:ins w:id="1586" w:author="Arnold Sandjaja" w:date="2013-05-17T16:10:00Z"/>
                <w:rFonts w:eastAsia="Times New Roman" w:cs="Arial"/>
                <w:color w:val="auto"/>
              </w:rPr>
            </w:pPr>
            <w:ins w:id="1587" w:author="Arnold Sandjaja" w:date="2013-05-17T16:10:00Z">
              <w:r>
                <w:rPr>
                  <w:rFonts w:eastAsia="Times New Roman" w:cs="Arial"/>
                  <w:color w:val="auto"/>
                </w:rPr>
                <w:t xml:space="preserve">Correct </w:t>
              </w:r>
            </w:ins>
            <w:ins w:id="1588" w:author="Arnold Sandjaja" w:date="2013-06-30T09:34:00Z">
              <w:r>
                <w:rPr>
                  <w:rFonts w:eastAsia="Times New Roman" w:cs="Arial"/>
                  <w:color w:val="auto"/>
                </w:rPr>
                <w:t>s</w:t>
              </w:r>
            </w:ins>
            <w:ins w:id="1589"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1590" w:author="Arnold Sandjaja" w:date="2013-06-30T09:44:00Z">
              <w:tcPr>
                <w:tcW w:w="1449" w:type="dxa"/>
                <w:gridSpan w:val="2"/>
                <w:shd w:val="clear" w:color="auto" w:fill="auto"/>
              </w:tcPr>
            </w:tcPrChange>
          </w:tcPr>
          <w:p w14:paraId="448E393E" w14:textId="198F8AFB" w:rsidR="00553462" w:rsidRPr="00575FF6" w:rsidRDefault="00553462" w:rsidP="00944897">
            <w:pPr>
              <w:rPr>
                <w:ins w:id="1591" w:author="Arnold Sandjaja" w:date="2013-05-17T16:10:00Z"/>
                <w:color w:val="auto"/>
              </w:rPr>
            </w:pPr>
            <w:ins w:id="1592" w:author="Arnold Sandjaja" w:date="2013-06-30T09:44:00Z">
              <w:r>
                <w:rPr>
                  <w:rFonts w:cs="Arial"/>
                </w:rPr>
                <w:t>1.50</w:t>
              </w:r>
            </w:ins>
          </w:p>
        </w:tc>
      </w:tr>
      <w:tr w:rsidR="00553462" w:rsidRPr="00575FF6" w14:paraId="382DC087" w14:textId="77777777" w:rsidTr="002910A2">
        <w:tblPrEx>
          <w:tblW w:w="9779" w:type="dxa"/>
          <w:tblLook w:val="06A0" w:firstRow="1" w:lastRow="0" w:firstColumn="1" w:lastColumn="0" w:noHBand="1" w:noVBand="1"/>
          <w:tblPrExChange w:id="1593" w:author="Arnold Sandjaja" w:date="2013-06-30T09:44:00Z">
            <w:tblPrEx>
              <w:tblW w:w="9779" w:type="dxa"/>
              <w:tblLook w:val="06A0" w:firstRow="1" w:lastRow="0" w:firstColumn="1" w:lastColumn="0" w:noHBand="1" w:noVBand="1"/>
            </w:tblPrEx>
          </w:tblPrExChange>
        </w:tblPrEx>
        <w:trPr>
          <w:ins w:id="1594" w:author="Arnold Sandjaja" w:date="2013-05-17T16:10:00Z"/>
        </w:trPr>
        <w:tc>
          <w:tcPr>
            <w:tcW w:w="817" w:type="dxa"/>
            <w:shd w:val="clear" w:color="auto" w:fill="auto"/>
            <w:tcPrChange w:id="1595" w:author="Arnold Sandjaja" w:date="2013-06-30T09:44:00Z">
              <w:tcPr>
                <w:tcW w:w="817" w:type="dxa"/>
                <w:shd w:val="clear" w:color="auto" w:fill="auto"/>
              </w:tcPr>
            </w:tcPrChange>
          </w:tcPr>
          <w:p w14:paraId="14ED4597" w14:textId="77777777" w:rsidR="00553462" w:rsidRPr="00575FF6" w:rsidRDefault="00553462" w:rsidP="00944897">
            <w:pPr>
              <w:rPr>
                <w:ins w:id="1596" w:author="Arnold Sandjaja" w:date="2013-05-17T16:10:00Z"/>
                <w:color w:val="auto"/>
              </w:rPr>
            </w:pPr>
            <w:ins w:id="1597" w:author="Arnold Sandjaja" w:date="2013-05-17T16:10:00Z">
              <w:r w:rsidRPr="00575FF6">
                <w:rPr>
                  <w:color w:val="auto"/>
                </w:rPr>
                <w:t>E.5</w:t>
              </w:r>
            </w:ins>
          </w:p>
        </w:tc>
        <w:tc>
          <w:tcPr>
            <w:tcW w:w="7513" w:type="dxa"/>
            <w:gridSpan w:val="2"/>
            <w:shd w:val="clear" w:color="auto" w:fill="auto"/>
            <w:vAlign w:val="bottom"/>
            <w:tcPrChange w:id="1598" w:author="Arnold Sandjaja" w:date="2013-06-30T09:44:00Z">
              <w:tcPr>
                <w:tcW w:w="7513" w:type="dxa"/>
                <w:gridSpan w:val="2"/>
                <w:shd w:val="clear" w:color="auto" w:fill="auto"/>
                <w:vAlign w:val="bottom"/>
              </w:tcPr>
            </w:tcPrChange>
          </w:tcPr>
          <w:p w14:paraId="6D937AAF" w14:textId="77777777" w:rsidR="00553462" w:rsidRPr="00575FF6" w:rsidRDefault="00553462" w:rsidP="00944897">
            <w:pPr>
              <w:rPr>
                <w:ins w:id="1599" w:author="Arnold Sandjaja" w:date="2013-05-17T16:10:00Z"/>
                <w:rFonts w:eastAsia="Times New Roman" w:cs="Arial"/>
                <w:color w:val="auto"/>
              </w:rPr>
            </w:pPr>
            <w:ins w:id="1600" w:author="Michel Bulon" w:date="2013-05-20T21:02:00Z">
              <w:r>
                <w:rPr>
                  <w:rFonts w:eastAsia="Times New Roman" w:cs="Arial"/>
                  <w:color w:val="auto"/>
                </w:rPr>
                <w:t>C</w:t>
              </w:r>
            </w:ins>
            <w:ins w:id="1601" w:author="Arnold Sandjaja" w:date="2013-05-17T16:10:00Z">
              <w:del w:id="1602"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1603" w:author="Arnold Sandjaja" w:date="2013-06-30T09:44:00Z">
              <w:tcPr>
                <w:tcW w:w="1449" w:type="dxa"/>
                <w:gridSpan w:val="2"/>
                <w:shd w:val="clear" w:color="auto" w:fill="auto"/>
              </w:tcPr>
            </w:tcPrChange>
          </w:tcPr>
          <w:p w14:paraId="4DD67AB1" w14:textId="32D38E75" w:rsidR="00553462" w:rsidRPr="00575FF6" w:rsidRDefault="00553462" w:rsidP="00944897">
            <w:pPr>
              <w:rPr>
                <w:ins w:id="1604" w:author="Arnold Sandjaja" w:date="2013-05-17T16:10:00Z"/>
                <w:color w:val="auto"/>
              </w:rPr>
            </w:pPr>
            <w:ins w:id="1605" w:author="Arnold Sandjaja" w:date="2013-06-30T09:44:00Z">
              <w:r>
                <w:rPr>
                  <w:rFonts w:cs="Arial"/>
                </w:rPr>
                <w:t>0.25</w:t>
              </w:r>
            </w:ins>
          </w:p>
        </w:tc>
      </w:tr>
      <w:tr w:rsidR="00553462" w:rsidRPr="00575FF6" w14:paraId="0F70C0F0" w14:textId="77777777" w:rsidTr="00575FF6">
        <w:trPr>
          <w:gridAfter w:val="1"/>
          <w:wAfter w:w="817" w:type="dxa"/>
          <w:ins w:id="1606" w:author="Arnold Sandjaja" w:date="2013-05-17T16:10:00Z"/>
        </w:trPr>
        <w:tc>
          <w:tcPr>
            <w:tcW w:w="7513" w:type="dxa"/>
            <w:gridSpan w:val="2"/>
            <w:shd w:val="clear" w:color="auto" w:fill="auto"/>
            <w:vAlign w:val="bottom"/>
          </w:tcPr>
          <w:p w14:paraId="7FE56A25" w14:textId="28D4FCDA" w:rsidR="00553462" w:rsidRPr="00575FF6" w:rsidRDefault="00553462" w:rsidP="00944897">
            <w:pPr>
              <w:rPr>
                <w:ins w:id="1607" w:author="Arnold Sandjaja" w:date="2013-05-17T16:10:00Z"/>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ins w:id="1608" w:author="Arnold Sandjaja" w:date="2013-05-17T16:10:00Z"/>
                <w:color w:val="auto"/>
              </w:rPr>
            </w:pPr>
          </w:p>
        </w:tc>
      </w:tr>
      <w:tr w:rsidR="00575FF6" w:rsidRPr="00575FF6" w14:paraId="6149661E" w14:textId="77777777" w:rsidTr="00575FF6">
        <w:trPr>
          <w:ins w:id="1609" w:author="Arnold Sandjaja" w:date="2013-05-17T16:10:00Z"/>
        </w:trPr>
        <w:tc>
          <w:tcPr>
            <w:tcW w:w="817" w:type="dxa"/>
            <w:shd w:val="clear" w:color="auto" w:fill="auto"/>
          </w:tcPr>
          <w:p w14:paraId="73A67E5E" w14:textId="77777777" w:rsidR="00575FF6" w:rsidRPr="00575FF6" w:rsidRDefault="00575FF6" w:rsidP="00944897">
            <w:pPr>
              <w:rPr>
                <w:ins w:id="1610" w:author="Arnold Sandjaja" w:date="2013-05-17T16:10:00Z"/>
                <w:b/>
                <w:color w:val="auto"/>
              </w:rPr>
            </w:pPr>
          </w:p>
        </w:tc>
        <w:tc>
          <w:tcPr>
            <w:tcW w:w="7513" w:type="dxa"/>
            <w:gridSpan w:val="2"/>
            <w:shd w:val="clear" w:color="auto" w:fill="auto"/>
          </w:tcPr>
          <w:p w14:paraId="554ACB6A" w14:textId="77777777" w:rsidR="00575FF6" w:rsidRPr="00575FF6" w:rsidRDefault="00575FF6" w:rsidP="00944897">
            <w:pPr>
              <w:rPr>
                <w:ins w:id="1611" w:author="Arnold Sandjaja" w:date="2013-05-17T16:10:00Z"/>
                <w:b/>
                <w:color w:val="auto"/>
              </w:rPr>
            </w:pPr>
          </w:p>
        </w:tc>
        <w:tc>
          <w:tcPr>
            <w:tcW w:w="1449" w:type="dxa"/>
            <w:gridSpan w:val="2"/>
            <w:shd w:val="clear" w:color="auto" w:fill="auto"/>
          </w:tcPr>
          <w:p w14:paraId="316A97AC" w14:textId="77777777" w:rsidR="00575FF6" w:rsidRPr="00575FF6" w:rsidRDefault="00575FF6" w:rsidP="00944897">
            <w:pPr>
              <w:rPr>
                <w:ins w:id="1612" w:author="Arnold Sandjaja" w:date="2013-05-17T16:10:00Z"/>
                <w:color w:val="auto"/>
              </w:rPr>
            </w:pPr>
          </w:p>
        </w:tc>
      </w:tr>
      <w:tr w:rsidR="00575FF6" w:rsidRPr="00575FF6" w14:paraId="26024D09" w14:textId="77777777" w:rsidTr="00575FF6">
        <w:trPr>
          <w:ins w:id="1613" w:author="Arnold Sandjaja" w:date="2013-05-17T16:10:00Z"/>
        </w:trPr>
        <w:tc>
          <w:tcPr>
            <w:tcW w:w="817" w:type="dxa"/>
            <w:shd w:val="clear" w:color="auto" w:fill="auto"/>
          </w:tcPr>
          <w:p w14:paraId="57DF756C" w14:textId="77777777" w:rsidR="00575FF6" w:rsidRPr="00575FF6" w:rsidRDefault="00575FF6" w:rsidP="00944897">
            <w:pPr>
              <w:rPr>
                <w:ins w:id="1614" w:author="Arnold Sandjaja" w:date="2013-05-17T16:10:00Z"/>
                <w:color w:val="auto"/>
              </w:rPr>
            </w:pPr>
            <w:ins w:id="1615" w:author="Arnold Sandjaja" w:date="2013-05-17T16:10:00Z">
              <w:r w:rsidRPr="00575FF6">
                <w:rPr>
                  <w:color w:val="auto"/>
                </w:rPr>
                <w:t>F</w:t>
              </w:r>
            </w:ins>
          </w:p>
        </w:tc>
        <w:tc>
          <w:tcPr>
            <w:tcW w:w="7513" w:type="dxa"/>
            <w:gridSpan w:val="2"/>
            <w:shd w:val="clear" w:color="auto" w:fill="auto"/>
          </w:tcPr>
          <w:p w14:paraId="32A898FC" w14:textId="77777777" w:rsidR="00575FF6" w:rsidRPr="00575FF6" w:rsidRDefault="00575FF6" w:rsidP="00944897">
            <w:pPr>
              <w:rPr>
                <w:ins w:id="1616" w:author="Arnold Sandjaja" w:date="2013-05-17T16:10:00Z"/>
                <w:b/>
                <w:color w:val="auto"/>
              </w:rPr>
            </w:pPr>
            <w:ins w:id="1617" w:author="Arnold Sandjaja" w:date="2013-05-17T16:10:00Z">
              <w:r w:rsidRPr="00575FF6">
                <w:rPr>
                  <w:b/>
                  <w:color w:val="auto"/>
                </w:rPr>
                <w:t>Saving and file format</w:t>
              </w:r>
            </w:ins>
          </w:p>
        </w:tc>
        <w:tc>
          <w:tcPr>
            <w:tcW w:w="1449" w:type="dxa"/>
            <w:gridSpan w:val="2"/>
            <w:shd w:val="clear" w:color="auto" w:fill="auto"/>
          </w:tcPr>
          <w:p w14:paraId="0901D2D8" w14:textId="337D45AA" w:rsidR="00575FF6" w:rsidRPr="00575FF6" w:rsidRDefault="00575FF6" w:rsidP="00944897">
            <w:pPr>
              <w:rPr>
                <w:ins w:id="1618" w:author="Arnold Sandjaja" w:date="2013-05-17T16:10:00Z"/>
                <w:b/>
                <w:color w:val="auto"/>
              </w:rPr>
            </w:pPr>
            <w:ins w:id="1619" w:author="Arnold Sandjaja" w:date="2013-05-17T16:10:00Z">
              <w:r w:rsidRPr="00575FF6">
                <w:rPr>
                  <w:b/>
                  <w:color w:val="auto"/>
                </w:rPr>
                <w:t>Objecti</w:t>
              </w:r>
            </w:ins>
            <w:ins w:id="1620" w:author="user_skill40_mac31 DUPUIS" w:date="2013-07-01T11:29:00Z">
              <w:r w:rsidR="00370DDF">
                <w:rPr>
                  <w:b/>
                  <w:color w:val="auto"/>
                </w:rPr>
                <w:t>f</w:t>
              </w:r>
            </w:ins>
            <w:ins w:id="1621" w:author="Arnold Sandjaja" w:date="2013-05-17T16:10:00Z">
              <w:del w:id="1622" w:author="user_skill40_mac31 DUPUIS" w:date="2013-07-01T11:29:00Z">
                <w:r w:rsidRPr="00575FF6" w:rsidDel="00370DDF">
                  <w:rPr>
                    <w:b/>
                    <w:color w:val="auto"/>
                  </w:rPr>
                  <w:delText>ve</w:delText>
                </w:r>
              </w:del>
              <w:r w:rsidRPr="00575FF6">
                <w:rPr>
                  <w:b/>
                  <w:color w:val="auto"/>
                </w:rPr>
                <w:t xml:space="preserve"> /5</w:t>
              </w:r>
            </w:ins>
          </w:p>
        </w:tc>
      </w:tr>
      <w:tr w:rsidR="00553462" w:rsidRPr="00575FF6" w14:paraId="1B7852D7" w14:textId="77777777" w:rsidTr="002910A2">
        <w:tblPrEx>
          <w:tblW w:w="9779" w:type="dxa"/>
          <w:tblLook w:val="06A0" w:firstRow="1" w:lastRow="0" w:firstColumn="1" w:lastColumn="0" w:noHBand="1" w:noVBand="1"/>
          <w:tblPrExChange w:id="1623" w:author="Arnold Sandjaja" w:date="2013-06-30T09:44:00Z">
            <w:tblPrEx>
              <w:tblW w:w="9779" w:type="dxa"/>
              <w:tblLook w:val="06A0" w:firstRow="1" w:lastRow="0" w:firstColumn="1" w:lastColumn="0" w:noHBand="1" w:noVBand="1"/>
            </w:tblPrEx>
          </w:tblPrExChange>
        </w:tblPrEx>
        <w:trPr>
          <w:ins w:id="1624" w:author="Arnold Sandjaja" w:date="2013-05-17T16:10:00Z"/>
        </w:trPr>
        <w:tc>
          <w:tcPr>
            <w:tcW w:w="817" w:type="dxa"/>
            <w:shd w:val="clear" w:color="auto" w:fill="auto"/>
            <w:tcPrChange w:id="1625" w:author="Arnold Sandjaja" w:date="2013-06-30T09:44:00Z">
              <w:tcPr>
                <w:tcW w:w="817" w:type="dxa"/>
                <w:shd w:val="clear" w:color="auto" w:fill="auto"/>
              </w:tcPr>
            </w:tcPrChange>
          </w:tcPr>
          <w:p w14:paraId="41521E52" w14:textId="77777777" w:rsidR="00553462" w:rsidRPr="00575FF6" w:rsidRDefault="00553462" w:rsidP="00944897">
            <w:pPr>
              <w:rPr>
                <w:ins w:id="1626" w:author="Arnold Sandjaja" w:date="2013-05-17T16:10:00Z"/>
                <w:color w:val="auto"/>
              </w:rPr>
            </w:pPr>
            <w:ins w:id="1627" w:author="Arnold Sandjaja" w:date="2013-05-17T16:10:00Z">
              <w:r w:rsidRPr="00575FF6">
                <w:rPr>
                  <w:color w:val="auto"/>
                </w:rPr>
                <w:t>F.1</w:t>
              </w:r>
            </w:ins>
          </w:p>
        </w:tc>
        <w:tc>
          <w:tcPr>
            <w:tcW w:w="7513" w:type="dxa"/>
            <w:gridSpan w:val="2"/>
            <w:shd w:val="clear" w:color="auto" w:fill="auto"/>
            <w:tcPrChange w:id="1628" w:author="Arnold Sandjaja" w:date="2013-06-30T09:44:00Z">
              <w:tcPr>
                <w:tcW w:w="7513" w:type="dxa"/>
                <w:gridSpan w:val="2"/>
                <w:shd w:val="clear" w:color="auto" w:fill="auto"/>
              </w:tcPr>
            </w:tcPrChange>
          </w:tcPr>
          <w:p w14:paraId="066217A5" w14:textId="77777777" w:rsidR="00553462" w:rsidRPr="00575FF6" w:rsidRDefault="00553462" w:rsidP="00944897">
            <w:pPr>
              <w:rPr>
                <w:ins w:id="1629" w:author="Arnold Sandjaja" w:date="2013-05-17T16:10:00Z"/>
                <w:color w:val="auto"/>
              </w:rPr>
            </w:pPr>
            <w:ins w:id="1630"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1631" w:author="Arnold Sandjaja" w:date="2013-06-30T09:44:00Z">
              <w:tcPr>
                <w:tcW w:w="1449" w:type="dxa"/>
                <w:gridSpan w:val="2"/>
                <w:shd w:val="clear" w:color="auto" w:fill="auto"/>
              </w:tcPr>
            </w:tcPrChange>
          </w:tcPr>
          <w:p w14:paraId="7C31BEF9" w14:textId="11F0794E" w:rsidR="00553462" w:rsidRPr="00575FF6" w:rsidRDefault="00553462" w:rsidP="00944897">
            <w:pPr>
              <w:rPr>
                <w:ins w:id="1632" w:author="Arnold Sandjaja" w:date="2013-05-17T16:10:00Z"/>
                <w:color w:val="auto"/>
              </w:rPr>
            </w:pPr>
            <w:ins w:id="1633" w:author="Arnold Sandjaja" w:date="2013-06-30T09:44:00Z">
              <w:r>
                <w:rPr>
                  <w:rFonts w:cs="Arial"/>
                </w:rPr>
                <w:t>1.00</w:t>
              </w:r>
            </w:ins>
          </w:p>
        </w:tc>
      </w:tr>
      <w:tr w:rsidR="00553462" w:rsidRPr="00575FF6" w14:paraId="280BE598" w14:textId="77777777" w:rsidTr="002910A2">
        <w:tblPrEx>
          <w:tblW w:w="9779" w:type="dxa"/>
          <w:tblLook w:val="06A0" w:firstRow="1" w:lastRow="0" w:firstColumn="1" w:lastColumn="0" w:noHBand="1" w:noVBand="1"/>
          <w:tblPrExChange w:id="1634" w:author="Arnold Sandjaja" w:date="2013-06-30T09:44:00Z">
            <w:tblPrEx>
              <w:tblW w:w="9779" w:type="dxa"/>
              <w:tblLook w:val="06A0" w:firstRow="1" w:lastRow="0" w:firstColumn="1" w:lastColumn="0" w:noHBand="1" w:noVBand="1"/>
            </w:tblPrEx>
          </w:tblPrExChange>
        </w:tblPrEx>
        <w:trPr>
          <w:ins w:id="1635" w:author="Arnold Sandjaja" w:date="2013-05-17T16:10:00Z"/>
        </w:trPr>
        <w:tc>
          <w:tcPr>
            <w:tcW w:w="817" w:type="dxa"/>
            <w:shd w:val="clear" w:color="auto" w:fill="auto"/>
            <w:tcPrChange w:id="1636" w:author="Arnold Sandjaja" w:date="2013-06-30T09:44:00Z">
              <w:tcPr>
                <w:tcW w:w="817" w:type="dxa"/>
                <w:shd w:val="clear" w:color="auto" w:fill="auto"/>
              </w:tcPr>
            </w:tcPrChange>
          </w:tcPr>
          <w:p w14:paraId="720EC9A9" w14:textId="77777777" w:rsidR="00553462" w:rsidRPr="00575FF6" w:rsidRDefault="00553462" w:rsidP="00944897">
            <w:pPr>
              <w:rPr>
                <w:ins w:id="1637" w:author="Arnold Sandjaja" w:date="2013-05-17T16:10:00Z"/>
                <w:color w:val="auto"/>
              </w:rPr>
            </w:pPr>
            <w:ins w:id="1638" w:author="Arnold Sandjaja" w:date="2013-05-17T16:10:00Z">
              <w:r w:rsidRPr="00575FF6">
                <w:rPr>
                  <w:color w:val="auto"/>
                </w:rPr>
                <w:t>F.2</w:t>
              </w:r>
            </w:ins>
          </w:p>
        </w:tc>
        <w:tc>
          <w:tcPr>
            <w:tcW w:w="7513" w:type="dxa"/>
            <w:gridSpan w:val="2"/>
            <w:shd w:val="clear" w:color="auto" w:fill="auto"/>
            <w:tcPrChange w:id="1639" w:author="Arnold Sandjaja" w:date="2013-06-30T09:44:00Z">
              <w:tcPr>
                <w:tcW w:w="7513" w:type="dxa"/>
                <w:gridSpan w:val="2"/>
                <w:shd w:val="clear" w:color="auto" w:fill="auto"/>
              </w:tcPr>
            </w:tcPrChange>
          </w:tcPr>
          <w:p w14:paraId="3C5B4424" w14:textId="77777777" w:rsidR="00553462" w:rsidRPr="00575FF6" w:rsidRDefault="00553462" w:rsidP="00944897">
            <w:pPr>
              <w:rPr>
                <w:ins w:id="1640" w:author="Arnold Sandjaja" w:date="2013-05-17T16:10:00Z"/>
                <w:color w:val="auto"/>
              </w:rPr>
            </w:pPr>
            <w:ins w:id="1641"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1642" w:author="Arnold Sandjaja" w:date="2013-06-30T09:44:00Z">
              <w:tcPr>
                <w:tcW w:w="1449" w:type="dxa"/>
                <w:gridSpan w:val="2"/>
                <w:shd w:val="clear" w:color="auto" w:fill="auto"/>
              </w:tcPr>
            </w:tcPrChange>
          </w:tcPr>
          <w:p w14:paraId="1451FAB6" w14:textId="516A5EA8" w:rsidR="00553462" w:rsidRPr="00575FF6" w:rsidRDefault="00553462" w:rsidP="00944897">
            <w:pPr>
              <w:rPr>
                <w:ins w:id="1643" w:author="Arnold Sandjaja" w:date="2013-05-17T16:10:00Z"/>
                <w:color w:val="auto"/>
              </w:rPr>
            </w:pPr>
            <w:ins w:id="1644" w:author="Arnold Sandjaja" w:date="2013-06-30T09:44:00Z">
              <w:r>
                <w:rPr>
                  <w:rFonts w:cs="Arial"/>
                </w:rPr>
                <w:t>2.25</w:t>
              </w:r>
            </w:ins>
          </w:p>
        </w:tc>
      </w:tr>
      <w:tr w:rsidR="00553462" w:rsidRPr="00575FF6" w14:paraId="0BE39AD6" w14:textId="77777777" w:rsidTr="002910A2">
        <w:tblPrEx>
          <w:tblW w:w="9779" w:type="dxa"/>
          <w:tblLook w:val="06A0" w:firstRow="1" w:lastRow="0" w:firstColumn="1" w:lastColumn="0" w:noHBand="1" w:noVBand="1"/>
          <w:tblPrExChange w:id="1645" w:author="Arnold Sandjaja" w:date="2013-06-30T09:44:00Z">
            <w:tblPrEx>
              <w:tblW w:w="9779" w:type="dxa"/>
              <w:tblLook w:val="06A0" w:firstRow="1" w:lastRow="0" w:firstColumn="1" w:lastColumn="0" w:noHBand="1" w:noVBand="1"/>
            </w:tblPrEx>
          </w:tblPrExChange>
        </w:tblPrEx>
        <w:trPr>
          <w:ins w:id="1646" w:author="Arnold Sandjaja" w:date="2013-05-17T16:10:00Z"/>
        </w:trPr>
        <w:tc>
          <w:tcPr>
            <w:tcW w:w="817" w:type="dxa"/>
            <w:shd w:val="clear" w:color="auto" w:fill="auto"/>
            <w:tcPrChange w:id="1647" w:author="Arnold Sandjaja" w:date="2013-06-30T09:44:00Z">
              <w:tcPr>
                <w:tcW w:w="817" w:type="dxa"/>
                <w:shd w:val="clear" w:color="auto" w:fill="auto"/>
              </w:tcPr>
            </w:tcPrChange>
          </w:tcPr>
          <w:p w14:paraId="6B73CB03" w14:textId="77777777" w:rsidR="00553462" w:rsidRPr="00575FF6" w:rsidRDefault="00553462" w:rsidP="00944897">
            <w:pPr>
              <w:rPr>
                <w:ins w:id="1648" w:author="Arnold Sandjaja" w:date="2013-05-17T16:10:00Z"/>
                <w:color w:val="auto"/>
              </w:rPr>
            </w:pPr>
            <w:ins w:id="1649" w:author="Arnold Sandjaja" w:date="2013-05-17T16:10:00Z">
              <w:r w:rsidRPr="00575FF6">
                <w:rPr>
                  <w:color w:val="auto"/>
                </w:rPr>
                <w:t>F.3</w:t>
              </w:r>
            </w:ins>
          </w:p>
        </w:tc>
        <w:tc>
          <w:tcPr>
            <w:tcW w:w="7513" w:type="dxa"/>
            <w:gridSpan w:val="2"/>
            <w:shd w:val="clear" w:color="auto" w:fill="auto"/>
            <w:tcPrChange w:id="1650" w:author="Arnold Sandjaja" w:date="2013-06-30T09:44:00Z">
              <w:tcPr>
                <w:tcW w:w="7513" w:type="dxa"/>
                <w:gridSpan w:val="2"/>
                <w:shd w:val="clear" w:color="auto" w:fill="auto"/>
              </w:tcPr>
            </w:tcPrChange>
          </w:tcPr>
          <w:p w14:paraId="54402747" w14:textId="77777777" w:rsidR="00553462" w:rsidRPr="00575FF6" w:rsidRDefault="00553462" w:rsidP="00944897">
            <w:pPr>
              <w:rPr>
                <w:ins w:id="1651" w:author="Arnold Sandjaja" w:date="2013-05-17T16:10:00Z"/>
                <w:color w:val="auto"/>
              </w:rPr>
            </w:pPr>
            <w:ins w:id="1652"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1653" w:author="Arnold Sandjaja" w:date="2013-06-30T09:44:00Z">
              <w:tcPr>
                <w:tcW w:w="1449" w:type="dxa"/>
                <w:gridSpan w:val="2"/>
                <w:shd w:val="clear" w:color="auto" w:fill="auto"/>
              </w:tcPr>
            </w:tcPrChange>
          </w:tcPr>
          <w:p w14:paraId="3C2FABEE" w14:textId="78BE2B25" w:rsidR="00553462" w:rsidRPr="00575FF6" w:rsidRDefault="00553462" w:rsidP="00944897">
            <w:pPr>
              <w:rPr>
                <w:ins w:id="1654" w:author="Arnold Sandjaja" w:date="2013-05-17T16:10:00Z"/>
                <w:color w:val="auto"/>
              </w:rPr>
            </w:pPr>
            <w:ins w:id="1655" w:author="Arnold Sandjaja" w:date="2013-06-30T09:44:00Z">
              <w:r>
                <w:rPr>
                  <w:rFonts w:cs="Arial"/>
                </w:rPr>
                <w:t>1.00</w:t>
              </w:r>
            </w:ins>
          </w:p>
        </w:tc>
      </w:tr>
      <w:tr w:rsidR="00553462" w:rsidRPr="00575FF6" w14:paraId="47018ADD" w14:textId="77777777" w:rsidTr="002910A2">
        <w:tblPrEx>
          <w:tblW w:w="9779" w:type="dxa"/>
          <w:tblLook w:val="06A0" w:firstRow="1" w:lastRow="0" w:firstColumn="1" w:lastColumn="0" w:noHBand="1" w:noVBand="1"/>
          <w:tblPrExChange w:id="1656" w:author="Arnold Sandjaja" w:date="2013-06-30T09:44:00Z">
            <w:tblPrEx>
              <w:tblW w:w="9779" w:type="dxa"/>
              <w:tblLook w:val="06A0" w:firstRow="1" w:lastRow="0" w:firstColumn="1" w:lastColumn="0" w:noHBand="1" w:noVBand="1"/>
            </w:tblPrEx>
          </w:tblPrExChange>
        </w:tblPrEx>
        <w:trPr>
          <w:ins w:id="1657" w:author="Arnold Sandjaja" w:date="2013-05-17T16:10:00Z"/>
        </w:trPr>
        <w:tc>
          <w:tcPr>
            <w:tcW w:w="817" w:type="dxa"/>
            <w:shd w:val="clear" w:color="auto" w:fill="auto"/>
            <w:tcPrChange w:id="1658" w:author="Arnold Sandjaja" w:date="2013-06-30T09:44:00Z">
              <w:tcPr>
                <w:tcW w:w="817" w:type="dxa"/>
                <w:shd w:val="clear" w:color="auto" w:fill="auto"/>
              </w:tcPr>
            </w:tcPrChange>
          </w:tcPr>
          <w:p w14:paraId="35B7C142" w14:textId="77777777" w:rsidR="00553462" w:rsidRPr="00575FF6" w:rsidRDefault="00553462" w:rsidP="00944897">
            <w:pPr>
              <w:rPr>
                <w:ins w:id="1659" w:author="Arnold Sandjaja" w:date="2013-05-17T16:10:00Z"/>
                <w:color w:val="auto"/>
              </w:rPr>
            </w:pPr>
            <w:ins w:id="1660" w:author="Arnold Sandjaja" w:date="2013-05-17T16:10:00Z">
              <w:r w:rsidRPr="00575FF6">
                <w:rPr>
                  <w:color w:val="auto"/>
                </w:rPr>
                <w:t>F.4</w:t>
              </w:r>
            </w:ins>
          </w:p>
        </w:tc>
        <w:tc>
          <w:tcPr>
            <w:tcW w:w="7513" w:type="dxa"/>
            <w:gridSpan w:val="2"/>
            <w:shd w:val="clear" w:color="auto" w:fill="auto"/>
            <w:tcPrChange w:id="1661" w:author="Arnold Sandjaja" w:date="2013-06-30T09:44:00Z">
              <w:tcPr>
                <w:tcW w:w="7513" w:type="dxa"/>
                <w:gridSpan w:val="2"/>
                <w:shd w:val="clear" w:color="auto" w:fill="auto"/>
              </w:tcPr>
            </w:tcPrChange>
          </w:tcPr>
          <w:p w14:paraId="657DDFAF" w14:textId="77777777" w:rsidR="00553462" w:rsidRPr="00575FF6" w:rsidRDefault="00553462" w:rsidP="00944897">
            <w:pPr>
              <w:rPr>
                <w:ins w:id="1662" w:author="Arnold Sandjaja" w:date="2013-05-17T16:10:00Z"/>
                <w:color w:val="auto"/>
              </w:rPr>
            </w:pPr>
            <w:ins w:id="1663" w:author="Arnold Sandjaja" w:date="2013-05-17T16:10:00Z">
              <w:r w:rsidRPr="00575FF6">
                <w:rPr>
                  <w:color w:val="auto"/>
                </w:rPr>
                <w:t>Final production folder saved as required in the task</w:t>
              </w:r>
            </w:ins>
          </w:p>
        </w:tc>
        <w:tc>
          <w:tcPr>
            <w:tcW w:w="1449" w:type="dxa"/>
            <w:gridSpan w:val="2"/>
            <w:shd w:val="clear" w:color="auto" w:fill="auto"/>
            <w:vAlign w:val="bottom"/>
            <w:tcPrChange w:id="1664" w:author="Arnold Sandjaja" w:date="2013-06-30T09:44:00Z">
              <w:tcPr>
                <w:tcW w:w="1449" w:type="dxa"/>
                <w:gridSpan w:val="2"/>
                <w:shd w:val="clear" w:color="auto" w:fill="auto"/>
              </w:tcPr>
            </w:tcPrChange>
          </w:tcPr>
          <w:p w14:paraId="28FB2D31" w14:textId="328A1BA9" w:rsidR="00553462" w:rsidRPr="00575FF6" w:rsidRDefault="00553462" w:rsidP="00944897">
            <w:pPr>
              <w:rPr>
                <w:ins w:id="1665" w:author="Arnold Sandjaja" w:date="2013-05-17T16:10:00Z"/>
                <w:color w:val="auto"/>
              </w:rPr>
            </w:pPr>
            <w:ins w:id="1666" w:author="Arnold Sandjaja" w:date="2013-06-30T09:44:00Z">
              <w:r>
                <w:rPr>
                  <w:rFonts w:cs="Arial"/>
                </w:rPr>
                <w:t>0.75</w:t>
              </w:r>
            </w:ins>
          </w:p>
        </w:tc>
      </w:tr>
    </w:tbl>
    <w:p w14:paraId="213926DD" w14:textId="77777777" w:rsidR="00515D1C" w:rsidRDefault="00515D1C">
      <w:pPr>
        <w:pStyle w:val="Heading1AA"/>
        <w:rPr>
          <w:ins w:id="1667" w:author="Arnold Sandjaja" w:date="2013-06-29T14:30:00Z"/>
          <w:rFonts w:ascii="Times New Roman" w:eastAsia="Times New Roman" w:hAnsi="Times New Roman"/>
          <w:caps w:val="0"/>
          <w:color w:val="auto"/>
          <w:sz w:val="20"/>
          <w:u w:val="none"/>
          <w:lang w:val="en-US" w:bidi="x-none"/>
        </w:rPr>
      </w:pPr>
    </w:p>
    <w:p w14:paraId="2894B950" w14:textId="77777777" w:rsidR="009E674F" w:rsidRPr="009E674F" w:rsidRDefault="00815B05">
      <w:pPr>
        <w:ind w:left="-567"/>
        <w:rPr>
          <w:ins w:id="1668" w:author="Arnold Sandjaja" w:date="2013-06-29T14:31:00Z"/>
        </w:rPr>
        <w:pPrChange w:id="1669" w:author="Arnold Sandjaja" w:date="2013-06-29T14:31:00Z">
          <w:pPr>
            <w:tabs>
              <w:tab w:val="left" w:pos="1961"/>
            </w:tabs>
          </w:pPr>
        </w:pPrChange>
      </w:pPr>
      <w:ins w:id="1670" w:author="Arnold Sandjaja" w:date="2013-06-29T14:31:00Z">
        <w:r>
          <w:rPr>
            <w:noProof/>
            <w:lang w:val="fr-FR" w:eastAsia="fr-FR"/>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1671" w:author="Arnold Sandjaja" w:date="2013-06-29T14:34:00Z"/>
        </w:rPr>
        <w:pPrChange w:id="1672" w:author="Arnold Sandjaja" w:date="2013-06-29T14:31:00Z">
          <w:pPr>
            <w:pStyle w:val="Heading1AA"/>
          </w:pPr>
        </w:pPrChange>
      </w:pPr>
    </w:p>
    <w:p w14:paraId="51C100B2" w14:textId="77777777" w:rsidR="001020AE" w:rsidRDefault="001020AE">
      <w:pPr>
        <w:tabs>
          <w:tab w:val="left" w:pos="1961"/>
        </w:tabs>
        <w:rPr>
          <w:ins w:id="1673" w:author="Arnold Sandjaja" w:date="2013-06-29T14:34:00Z"/>
        </w:rPr>
        <w:pPrChange w:id="1674" w:author="Arnold Sandjaja" w:date="2013-06-29T14:31:00Z">
          <w:pPr>
            <w:pStyle w:val="Heading1AA"/>
          </w:pPr>
        </w:pPrChange>
      </w:pPr>
    </w:p>
    <w:p w14:paraId="744487B3" w14:textId="77777777" w:rsidR="002110A5" w:rsidRDefault="002110A5">
      <w:pPr>
        <w:tabs>
          <w:tab w:val="left" w:pos="1961"/>
        </w:tabs>
        <w:rPr>
          <w:ins w:id="1675" w:author="Arnold Sandjaja" w:date="2013-06-29T14:37:00Z"/>
        </w:rPr>
        <w:pPrChange w:id="1676" w:author="Arnold Sandjaja" w:date="2013-06-29T14:31:00Z">
          <w:pPr>
            <w:pStyle w:val="Heading1AA"/>
          </w:pPr>
        </w:pPrChange>
      </w:pPr>
    </w:p>
    <w:p w14:paraId="0416D278" w14:textId="77777777" w:rsidR="002110A5" w:rsidRDefault="002110A5">
      <w:pPr>
        <w:tabs>
          <w:tab w:val="left" w:pos="1961"/>
        </w:tabs>
        <w:rPr>
          <w:ins w:id="1677" w:author="Arnold Sandjaja" w:date="2013-06-29T14:37:00Z"/>
        </w:rPr>
        <w:pPrChange w:id="1678" w:author="Arnold Sandjaja" w:date="2013-06-29T14:31:00Z">
          <w:pPr>
            <w:pStyle w:val="Heading1AA"/>
          </w:pPr>
        </w:pPrChange>
      </w:pPr>
    </w:p>
    <w:p w14:paraId="7A95038E" w14:textId="77777777" w:rsidR="002110A5" w:rsidRDefault="00815B05">
      <w:pPr>
        <w:tabs>
          <w:tab w:val="left" w:pos="1961"/>
        </w:tabs>
        <w:rPr>
          <w:ins w:id="1679" w:author="Arnold Sandjaja" w:date="2013-06-29T14:37:00Z"/>
        </w:rPr>
        <w:pPrChange w:id="1680" w:author="Arnold Sandjaja" w:date="2013-06-29T14:31:00Z">
          <w:pPr>
            <w:pStyle w:val="Heading1AA"/>
          </w:pPr>
        </w:pPrChange>
      </w:pPr>
      <w:ins w:id="1681" w:author="Arnold Sandjaja" w:date="2013-06-29T14:37:00Z">
        <w:r w:rsidRPr="00FA1B56">
          <w:rPr>
            <w:noProof/>
            <w:lang w:val="fr-FR" w:eastAsia="fr-FR"/>
            <w:rPrChange w:id="1682" w:author="Unknown">
              <w:rPr>
                <w:caps w:val="0"/>
                <w:noProof/>
                <w:lang w:val="fr-FR" w:eastAsia="fr-FR"/>
              </w:rPr>
            </w:rPrChange>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1683" w:author="Arnold Sandjaja" w:date="2013-06-29T14:37:00Z"/>
        </w:rPr>
        <w:pPrChange w:id="1684" w:author="Arnold Sandjaja" w:date="2013-06-29T14:31:00Z">
          <w:pPr>
            <w:pStyle w:val="Heading1AA"/>
          </w:pPr>
        </w:pPrChange>
      </w:pPr>
    </w:p>
    <w:p w14:paraId="0D9E4EDA" w14:textId="77777777" w:rsidR="000520D4" w:rsidRDefault="00815B05" w:rsidP="009E674F">
      <w:pPr>
        <w:tabs>
          <w:tab w:val="left" w:pos="1961"/>
        </w:tabs>
        <w:rPr>
          <w:ins w:id="1685" w:author="Arnold Sandjaja" w:date="2013-06-29T14:41:00Z"/>
        </w:rPr>
      </w:pPr>
      <w:ins w:id="1686" w:author="Arnold Sandjaja" w:date="2013-06-29T14:37:00Z">
        <w:r>
          <w:rPr>
            <w:noProof/>
            <w:lang w:val="fr-FR" w:eastAsia="fr-FR"/>
            <w:rPrChange w:id="1687" w:author="Unknown">
              <w:rPr>
                <w:rFonts w:ascii="Arial Bold" w:hAnsi="Arial Bold"/>
                <w:caps/>
                <w:noProof/>
                <w:sz w:val="24"/>
                <w:szCs w:val="20"/>
                <w:u w:val="single"/>
                <w:lang w:val="fr-FR" w:eastAsia="fr-FR"/>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1688" w:author="Arnold Sandjaja" w:date="2013-06-29T14:36:00Z">
        <w:r w:rsidR="001020AE">
          <w:br w:type="page"/>
        </w:r>
        <w:r>
          <w:rPr>
            <w:noProof/>
            <w:lang w:val="fr-FR" w:eastAsia="fr-FR"/>
            <w:rPrChange w:id="1689" w:author="Unknown">
              <w:rPr>
                <w:rFonts w:ascii="Arial Bold" w:hAnsi="Arial Bold"/>
                <w:caps/>
                <w:noProof/>
                <w:sz w:val="24"/>
                <w:szCs w:val="20"/>
                <w:u w:val="single"/>
                <w:lang w:val="fr-FR" w:eastAsia="fr-FR"/>
              </w:rPr>
            </w:rPrChange>
          </w:rPr>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Default="000520D4" w:rsidP="000520D4">
      <w:pPr>
        <w:widowControl w:val="0"/>
        <w:autoSpaceDE w:val="0"/>
        <w:autoSpaceDN w:val="0"/>
        <w:adjustRightInd w:val="0"/>
        <w:ind w:right="1552"/>
        <w:rPr>
          <w:ins w:id="1690" w:author="Arnold Sandjaja" w:date="2013-06-29T14:41:00Z"/>
          <w:rFonts w:cs="Arial"/>
          <w:color w:val="FF0000"/>
          <w:sz w:val="24"/>
        </w:rPr>
      </w:pPr>
      <w:ins w:id="1691" w:author="Arnold Sandjaja" w:date="2013-06-29T14:41:00Z">
        <w:del w:id="1692" w:author="Zoo-Sun" w:date="2013-06-30T18:04:00Z">
          <w:r w:rsidDel="0071798B">
            <w:br w:type="page"/>
          </w:r>
        </w:del>
        <w:r>
          <w:rPr>
            <w:rFonts w:cs="Arial"/>
            <w:color w:val="FF0000"/>
            <w:sz w:val="24"/>
          </w:rPr>
          <w:t>(- COVER)</w:t>
        </w:r>
      </w:ins>
    </w:p>
    <w:p w14:paraId="7BEC7FD5" w14:textId="77777777" w:rsidR="000520D4" w:rsidRDefault="000520D4" w:rsidP="000520D4">
      <w:pPr>
        <w:widowControl w:val="0"/>
        <w:autoSpaceDE w:val="0"/>
        <w:autoSpaceDN w:val="0"/>
        <w:adjustRightInd w:val="0"/>
        <w:ind w:right="1552"/>
        <w:rPr>
          <w:ins w:id="1693" w:author="Arnold Sandjaja" w:date="2013-06-29T14:41:00Z"/>
          <w:rFonts w:cs="Arial"/>
          <w:b/>
          <w:bCs/>
          <w:color w:val="FF0000"/>
        </w:rPr>
      </w:pPr>
      <w:ins w:id="1694" w:author="Arnold Sandjaja" w:date="2013-06-29T14:41:00Z">
        <w:r>
          <w:rPr>
            <w:rFonts w:cs="Arial"/>
            <w:b/>
            <w:bCs/>
            <w:color w:val="FF0000"/>
          </w:rPr>
          <w:t>(use picture at your choice:</w:t>
        </w:r>
      </w:ins>
    </w:p>
    <w:p w14:paraId="3AF0F9FA" w14:textId="77777777" w:rsidR="000520D4" w:rsidRPr="000A6AAA" w:rsidRDefault="000520D4" w:rsidP="000520D4">
      <w:pPr>
        <w:pStyle w:val="Paragraphedeliste"/>
        <w:widowControl w:val="0"/>
        <w:numPr>
          <w:ilvl w:val="0"/>
          <w:numId w:val="10"/>
        </w:numPr>
        <w:autoSpaceDE w:val="0"/>
        <w:autoSpaceDN w:val="0"/>
        <w:adjustRightInd w:val="0"/>
        <w:ind w:right="1552"/>
        <w:rPr>
          <w:ins w:id="1695" w:author="Arnold Sandjaja" w:date="2013-06-29T14:41:00Z"/>
          <w:rFonts w:ascii="Arial" w:hAnsi="Arial" w:cs="Arial"/>
          <w:b/>
          <w:bCs/>
          <w:color w:val="FF0000"/>
        </w:rPr>
      </w:pPr>
      <w:ins w:id="1696"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Paragraphedeliste"/>
        <w:widowControl w:val="0"/>
        <w:numPr>
          <w:ilvl w:val="0"/>
          <w:numId w:val="10"/>
        </w:numPr>
        <w:autoSpaceDE w:val="0"/>
        <w:autoSpaceDN w:val="0"/>
        <w:adjustRightInd w:val="0"/>
        <w:ind w:right="1552"/>
        <w:rPr>
          <w:ins w:id="1697" w:author="Arnold Sandjaja" w:date="2013-06-29T14:41:00Z"/>
          <w:rFonts w:ascii="Arial" w:hAnsi="Arial" w:cs="Arial"/>
          <w:b/>
          <w:bCs/>
          <w:color w:val="FF0000"/>
        </w:rPr>
      </w:pPr>
      <w:ins w:id="1698"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Paragraphedeliste"/>
        <w:widowControl w:val="0"/>
        <w:numPr>
          <w:ilvl w:val="0"/>
          <w:numId w:val="10"/>
        </w:numPr>
        <w:autoSpaceDE w:val="0"/>
        <w:autoSpaceDN w:val="0"/>
        <w:adjustRightInd w:val="0"/>
        <w:ind w:right="1552"/>
        <w:rPr>
          <w:ins w:id="1699" w:author="Arnold Sandjaja" w:date="2013-06-29T14:41:00Z"/>
          <w:rFonts w:ascii="Arial" w:hAnsi="Arial" w:cs="Arial"/>
          <w:b/>
          <w:bCs/>
          <w:color w:val="FF0000"/>
        </w:rPr>
      </w:pPr>
      <w:ins w:id="1700"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Del="0071798B" w:rsidRDefault="000520D4" w:rsidP="000520D4">
      <w:pPr>
        <w:widowControl w:val="0"/>
        <w:autoSpaceDE w:val="0"/>
        <w:autoSpaceDN w:val="0"/>
        <w:adjustRightInd w:val="0"/>
        <w:ind w:right="1552"/>
        <w:rPr>
          <w:ins w:id="1701" w:author="Arnold Sandjaja" w:date="2013-06-29T14:41:00Z"/>
          <w:del w:id="1702" w:author="Zoo-Sun" w:date="2013-06-30T18:04:00Z"/>
          <w:rFonts w:cs="Arial"/>
          <w:color w:val="FF0000"/>
          <w:sz w:val="24"/>
        </w:rPr>
      </w:pPr>
    </w:p>
    <w:p w14:paraId="3257CEDF" w14:textId="77777777" w:rsidR="000520D4" w:rsidRDefault="000520D4" w:rsidP="000520D4">
      <w:pPr>
        <w:widowControl w:val="0"/>
        <w:autoSpaceDE w:val="0"/>
        <w:autoSpaceDN w:val="0"/>
        <w:adjustRightInd w:val="0"/>
        <w:ind w:right="1552"/>
        <w:rPr>
          <w:ins w:id="1703" w:author="Arnold Sandjaja" w:date="2013-06-29T14:41:00Z"/>
          <w:rFonts w:cs="Arial"/>
          <w:color w:val="FF0000"/>
          <w:sz w:val="24"/>
        </w:rPr>
      </w:pPr>
    </w:p>
    <w:p w14:paraId="6DA801AC" w14:textId="77777777" w:rsidR="000520D4" w:rsidRPr="00B50214" w:rsidRDefault="000520D4" w:rsidP="000520D4">
      <w:pPr>
        <w:widowControl w:val="0"/>
        <w:autoSpaceDE w:val="0"/>
        <w:autoSpaceDN w:val="0"/>
        <w:adjustRightInd w:val="0"/>
        <w:ind w:right="1552"/>
        <w:rPr>
          <w:ins w:id="1704" w:author="Arnold Sandjaja" w:date="2013-06-29T14:41:00Z"/>
          <w:rFonts w:cs="Arial"/>
          <w:color w:val="FF0000"/>
          <w:sz w:val="24"/>
        </w:rPr>
      </w:pPr>
      <w:ins w:id="1705" w:author="Arnold Sandjaja" w:date="2013-06-29T14:41:00Z">
        <w:r w:rsidRPr="00B50214">
          <w:rPr>
            <w:rFonts w:cs="Arial"/>
            <w:color w:val="FF0000"/>
            <w:sz w:val="24"/>
          </w:rPr>
          <w:t>(– Masthead )</w:t>
        </w:r>
      </w:ins>
    </w:p>
    <w:p w14:paraId="61551A52" w14:textId="77777777" w:rsidR="000520D4" w:rsidRPr="00B50214" w:rsidRDefault="000520D4" w:rsidP="000520D4">
      <w:pPr>
        <w:widowControl w:val="0"/>
        <w:autoSpaceDE w:val="0"/>
        <w:autoSpaceDN w:val="0"/>
        <w:adjustRightInd w:val="0"/>
        <w:ind w:right="1552"/>
        <w:rPr>
          <w:ins w:id="1706" w:author="Arnold Sandjaja" w:date="2013-06-29T14:41:00Z"/>
          <w:rFonts w:cs="Arial"/>
          <w:sz w:val="24"/>
        </w:rPr>
      </w:pPr>
    </w:p>
    <w:p w14:paraId="18DF98ED" w14:textId="77777777" w:rsidR="000520D4" w:rsidRDefault="000520D4" w:rsidP="000520D4">
      <w:pPr>
        <w:widowControl w:val="0"/>
        <w:autoSpaceDE w:val="0"/>
        <w:autoSpaceDN w:val="0"/>
        <w:adjustRightInd w:val="0"/>
        <w:ind w:right="1552"/>
        <w:rPr>
          <w:ins w:id="1707" w:author="Arnold Sandjaja" w:date="2013-06-29T14:41:00Z"/>
          <w:rFonts w:cs="Arial"/>
        </w:rPr>
      </w:pPr>
      <w:ins w:id="1708" w:author="Arnold Sandjaja" w:date="2013-06-29T14:41:00Z">
        <w:r w:rsidRPr="00B50214">
          <w:rPr>
            <w:rFonts w:cs="Arial"/>
          </w:rPr>
          <w:t xml:space="preserve">SPANNER in the works  </w:t>
        </w:r>
      </w:ins>
    </w:p>
    <w:p w14:paraId="54FA8D78" w14:textId="77777777" w:rsidR="000520D4" w:rsidRDefault="000520D4" w:rsidP="000520D4">
      <w:pPr>
        <w:widowControl w:val="0"/>
        <w:autoSpaceDE w:val="0"/>
        <w:autoSpaceDN w:val="0"/>
        <w:adjustRightInd w:val="0"/>
        <w:ind w:right="1552"/>
        <w:rPr>
          <w:ins w:id="1709" w:author="Arnold Sandjaja" w:date="2013-06-29T14:41:00Z"/>
          <w:rFonts w:cs="Arial"/>
        </w:rPr>
      </w:pPr>
    </w:p>
    <w:p w14:paraId="2B12187A" w14:textId="77777777" w:rsidR="000520D4" w:rsidRDefault="000520D4" w:rsidP="000520D4">
      <w:pPr>
        <w:widowControl w:val="0"/>
        <w:autoSpaceDE w:val="0"/>
        <w:autoSpaceDN w:val="0"/>
        <w:adjustRightInd w:val="0"/>
        <w:ind w:right="1552"/>
        <w:rPr>
          <w:ins w:id="1710" w:author="Arnold Sandjaja" w:date="2013-06-29T14:41:00Z"/>
          <w:rFonts w:cs="Arial"/>
        </w:rPr>
      </w:pPr>
    </w:p>
    <w:p w14:paraId="7041B8AA" w14:textId="77777777" w:rsidR="000520D4" w:rsidRDefault="000520D4" w:rsidP="000520D4">
      <w:pPr>
        <w:widowControl w:val="0"/>
        <w:autoSpaceDE w:val="0"/>
        <w:autoSpaceDN w:val="0"/>
        <w:adjustRightInd w:val="0"/>
        <w:ind w:right="1552"/>
        <w:rPr>
          <w:ins w:id="1711" w:author="Arnold Sandjaja" w:date="2013-06-29T14:41:00Z"/>
          <w:rFonts w:cs="Arial"/>
          <w:color w:val="FF0000"/>
          <w:sz w:val="24"/>
        </w:rPr>
      </w:pPr>
      <w:ins w:id="1712"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4564261" w14:textId="77777777" w:rsidR="000520D4" w:rsidRPr="00B50214" w:rsidRDefault="000520D4" w:rsidP="000520D4">
      <w:pPr>
        <w:widowControl w:val="0"/>
        <w:autoSpaceDE w:val="0"/>
        <w:autoSpaceDN w:val="0"/>
        <w:adjustRightInd w:val="0"/>
        <w:ind w:right="1552"/>
        <w:rPr>
          <w:ins w:id="1713" w:author="Arnold Sandjaja" w:date="2013-06-29T14:41:00Z"/>
          <w:rFonts w:cs="Arial"/>
          <w:color w:val="FF0000"/>
          <w:sz w:val="24"/>
        </w:rPr>
      </w:pPr>
    </w:p>
    <w:p w14:paraId="1C3D3704" w14:textId="77777777" w:rsidR="000520D4" w:rsidRPr="00B50214" w:rsidRDefault="000520D4" w:rsidP="000520D4">
      <w:pPr>
        <w:widowControl w:val="0"/>
        <w:autoSpaceDE w:val="0"/>
        <w:autoSpaceDN w:val="0"/>
        <w:adjustRightInd w:val="0"/>
        <w:ind w:right="1552"/>
        <w:rPr>
          <w:ins w:id="1714" w:author="Arnold Sandjaja" w:date="2013-06-29T14:41:00Z"/>
          <w:rFonts w:cs="Arial"/>
        </w:rPr>
      </w:pPr>
      <w:ins w:id="1715" w:author="Arnold Sandjaja" w:date="2013-06-29T14:41:00Z">
        <w:r>
          <w:rPr>
            <w:rFonts w:cs="Arial"/>
          </w:rPr>
          <w:t>News magazine of ATTAC network</w:t>
        </w:r>
      </w:ins>
    </w:p>
    <w:p w14:paraId="73745BA2" w14:textId="77777777" w:rsidR="000520D4" w:rsidRPr="00B50214" w:rsidRDefault="000520D4" w:rsidP="000520D4">
      <w:pPr>
        <w:widowControl w:val="0"/>
        <w:autoSpaceDE w:val="0"/>
        <w:autoSpaceDN w:val="0"/>
        <w:adjustRightInd w:val="0"/>
        <w:ind w:right="1552"/>
        <w:rPr>
          <w:ins w:id="1716" w:author="Arnold Sandjaja" w:date="2013-06-29T14:41:00Z"/>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ins w:id="1717" w:author="Arnold Sandjaja" w:date="2013-06-29T14:41:00Z"/>
          <w:rFonts w:cs="Arial"/>
          <w:color w:val="FF0000"/>
          <w:sz w:val="24"/>
        </w:rPr>
      </w:pPr>
    </w:p>
    <w:p w14:paraId="7024860F" w14:textId="77777777" w:rsidR="000520D4" w:rsidRPr="00B50214" w:rsidRDefault="000520D4" w:rsidP="000520D4">
      <w:pPr>
        <w:widowControl w:val="0"/>
        <w:autoSpaceDE w:val="0"/>
        <w:autoSpaceDN w:val="0"/>
        <w:adjustRightInd w:val="0"/>
        <w:ind w:right="1552"/>
        <w:rPr>
          <w:ins w:id="1718" w:author="Arnold Sandjaja" w:date="2013-06-29T14:41:00Z"/>
          <w:rFonts w:cs="Arial"/>
          <w:color w:val="FF0000"/>
          <w:sz w:val="24"/>
        </w:rPr>
      </w:pPr>
      <w:ins w:id="1719" w:author="Arnold Sandjaja" w:date="2013-06-29T14:41:00Z">
        <w:r w:rsidRPr="00B50214">
          <w:rPr>
            <w:rFonts w:cs="Arial"/>
            <w:color w:val="FF0000"/>
            <w:sz w:val="24"/>
          </w:rPr>
          <w:t>(– Main Line Cover)</w:t>
        </w:r>
      </w:ins>
    </w:p>
    <w:p w14:paraId="4437D872" w14:textId="77777777" w:rsidR="000520D4" w:rsidRPr="00B50214" w:rsidRDefault="000520D4" w:rsidP="000520D4">
      <w:pPr>
        <w:widowControl w:val="0"/>
        <w:autoSpaceDE w:val="0"/>
        <w:autoSpaceDN w:val="0"/>
        <w:adjustRightInd w:val="0"/>
        <w:ind w:right="1552"/>
        <w:rPr>
          <w:ins w:id="1720"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1721" w:author="Arnold Sandjaja" w:date="2013-06-29T14:41:00Z"/>
          <w:rFonts w:cs="Arial"/>
        </w:rPr>
      </w:pPr>
      <w:ins w:id="1722"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1723" w:author="Arnold Sandjaja" w:date="2013-06-29T14:41:00Z"/>
          <w:rFonts w:cs="Arial"/>
        </w:rPr>
      </w:pPr>
      <w:ins w:id="1724" w:author="Arnold Sandjaja" w:date="2013-06-29T14:41:00Z">
        <w:r w:rsidRPr="00B50214">
          <w:rPr>
            <w:rFonts w:cs="Arial"/>
          </w:rPr>
          <w:t>If everybody sh</w:t>
        </w:r>
        <w:r>
          <w:rPr>
            <w:rFonts w:cs="Arial"/>
          </w:rPr>
          <w:t>ares the burden, no one suffers</w:t>
        </w:r>
      </w:ins>
    </w:p>
    <w:p w14:paraId="6C37AE7A" w14:textId="77777777" w:rsidR="000520D4" w:rsidRPr="00B50214" w:rsidRDefault="000520D4" w:rsidP="000520D4">
      <w:pPr>
        <w:widowControl w:val="0"/>
        <w:autoSpaceDE w:val="0"/>
        <w:autoSpaceDN w:val="0"/>
        <w:adjustRightInd w:val="0"/>
        <w:ind w:right="1552"/>
        <w:rPr>
          <w:ins w:id="1725" w:author="Arnold Sandjaja" w:date="2013-06-29T14:41:00Z"/>
          <w:rFonts w:cs="Arial"/>
        </w:rPr>
      </w:pPr>
    </w:p>
    <w:p w14:paraId="2F2D6F9D" w14:textId="77777777" w:rsidR="000520D4" w:rsidRPr="00B50214" w:rsidRDefault="000520D4" w:rsidP="000520D4">
      <w:pPr>
        <w:widowControl w:val="0"/>
        <w:autoSpaceDE w:val="0"/>
        <w:autoSpaceDN w:val="0"/>
        <w:adjustRightInd w:val="0"/>
        <w:ind w:right="1552"/>
        <w:rPr>
          <w:ins w:id="1726" w:author="Arnold Sandjaja" w:date="2013-06-29T14:41:00Z"/>
          <w:rFonts w:cs="Arial"/>
          <w:sz w:val="24"/>
        </w:rPr>
      </w:pPr>
    </w:p>
    <w:p w14:paraId="7D1FA615" w14:textId="77777777" w:rsidR="000520D4" w:rsidRPr="00B50214" w:rsidRDefault="000520D4" w:rsidP="000520D4">
      <w:pPr>
        <w:widowControl w:val="0"/>
        <w:autoSpaceDE w:val="0"/>
        <w:autoSpaceDN w:val="0"/>
        <w:adjustRightInd w:val="0"/>
        <w:ind w:right="1552"/>
        <w:rPr>
          <w:ins w:id="1727" w:author="Arnold Sandjaja" w:date="2013-06-29T14:41:00Z"/>
          <w:rFonts w:cs="Arial"/>
          <w:color w:val="FF0000"/>
          <w:sz w:val="24"/>
        </w:rPr>
      </w:pPr>
      <w:ins w:id="1728" w:author="Arnold Sandjaja" w:date="2013-06-29T14:41:00Z">
        <w:r w:rsidRPr="00B50214">
          <w:rPr>
            <w:rFonts w:cs="Arial"/>
            <w:color w:val="FF0000"/>
            <w:sz w:val="24"/>
          </w:rPr>
          <w:t>(– Cover Lines)</w:t>
        </w:r>
      </w:ins>
    </w:p>
    <w:p w14:paraId="423381D8" w14:textId="77777777" w:rsidR="000520D4" w:rsidRPr="00B50214" w:rsidRDefault="000520D4" w:rsidP="000520D4">
      <w:pPr>
        <w:widowControl w:val="0"/>
        <w:autoSpaceDE w:val="0"/>
        <w:autoSpaceDN w:val="0"/>
        <w:adjustRightInd w:val="0"/>
        <w:ind w:right="1552"/>
        <w:rPr>
          <w:ins w:id="1729"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1730" w:author="Arnold Sandjaja" w:date="2013-06-29T14:41:00Z"/>
          <w:rFonts w:cs="Arial"/>
        </w:rPr>
      </w:pPr>
      <w:ins w:id="1731"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1732" w:author="Arnold Sandjaja" w:date="2013-06-29T14:41:00Z"/>
          <w:rFonts w:cs="Arial"/>
        </w:rPr>
      </w:pPr>
      <w:ins w:id="1733"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1734" w:author="Arnold Sandjaja" w:date="2013-06-29T14:41:00Z"/>
          <w:rFonts w:cs="Arial"/>
        </w:rPr>
      </w:pPr>
      <w:ins w:id="1735" w:author="Arnold Sandjaja" w:date="2013-06-29T14:41:00Z">
        <w:r w:rsidRPr="00B50214">
          <w:rPr>
            <w:rFonts w:cs="Arial"/>
          </w:rPr>
          <w:t>For a Europe-wide coordinated levy on wealth</w:t>
        </w:r>
      </w:ins>
    </w:p>
    <w:p w14:paraId="1B268514" w14:textId="77777777" w:rsidR="000520D4" w:rsidRPr="00B50214" w:rsidRDefault="000520D4" w:rsidP="000520D4">
      <w:pPr>
        <w:widowControl w:val="0"/>
        <w:autoSpaceDE w:val="0"/>
        <w:autoSpaceDN w:val="0"/>
        <w:adjustRightInd w:val="0"/>
        <w:ind w:right="1552"/>
        <w:rPr>
          <w:ins w:id="1736" w:author="Arnold Sandjaja" w:date="2013-06-29T14:41:00Z"/>
          <w:rFonts w:cs="Arial"/>
          <w:sz w:val="24"/>
        </w:rPr>
      </w:pPr>
    </w:p>
    <w:p w14:paraId="2FCC0B4F" w14:textId="77777777" w:rsidR="000520D4" w:rsidRPr="00B50214" w:rsidRDefault="000520D4" w:rsidP="000520D4">
      <w:pPr>
        <w:widowControl w:val="0"/>
        <w:autoSpaceDE w:val="0"/>
        <w:autoSpaceDN w:val="0"/>
        <w:adjustRightInd w:val="0"/>
        <w:ind w:right="1552"/>
        <w:rPr>
          <w:ins w:id="1737" w:author="Arnold Sandjaja" w:date="2013-06-29T14:41:00Z"/>
          <w:rFonts w:cs="Arial"/>
          <w:color w:val="FF0000"/>
          <w:sz w:val="24"/>
        </w:rPr>
      </w:pPr>
      <w:ins w:id="1738" w:author="Arnold Sandjaja" w:date="2013-06-29T14:41:00Z">
        <w:r w:rsidRPr="00B50214">
          <w:rPr>
            <w:rFonts w:cs="Arial"/>
            <w:color w:val="FF0000"/>
            <w:sz w:val="24"/>
          </w:rPr>
          <w:t>(– Date Line)</w:t>
        </w:r>
      </w:ins>
    </w:p>
    <w:p w14:paraId="41DAB4A2" w14:textId="77777777" w:rsidR="000520D4" w:rsidRPr="00B50214" w:rsidRDefault="000520D4" w:rsidP="000520D4">
      <w:pPr>
        <w:widowControl w:val="0"/>
        <w:autoSpaceDE w:val="0"/>
        <w:autoSpaceDN w:val="0"/>
        <w:adjustRightInd w:val="0"/>
        <w:ind w:right="1552"/>
        <w:rPr>
          <w:ins w:id="1739" w:author="Arnold Sandjaja" w:date="2013-06-29T14:41:00Z"/>
          <w:rFonts w:cs="Arial"/>
          <w:sz w:val="24"/>
        </w:rPr>
      </w:pPr>
    </w:p>
    <w:p w14:paraId="7E508A02" w14:textId="77777777" w:rsidR="000520D4" w:rsidRPr="00B50214" w:rsidRDefault="000520D4" w:rsidP="000520D4">
      <w:pPr>
        <w:widowControl w:val="0"/>
        <w:autoSpaceDE w:val="0"/>
        <w:autoSpaceDN w:val="0"/>
        <w:adjustRightInd w:val="0"/>
        <w:ind w:right="1552"/>
        <w:rPr>
          <w:ins w:id="1740" w:author="Arnold Sandjaja" w:date="2013-06-29T14:41:00Z"/>
          <w:rFonts w:cs="Arial"/>
        </w:rPr>
      </w:pPr>
      <w:ins w:id="1741" w:author="Arnold Sandjaja" w:date="2013-06-29T14:41:00Z">
        <w:r w:rsidRPr="00B50214">
          <w:rPr>
            <w:rFonts w:cs="Arial"/>
          </w:rPr>
          <w:t xml:space="preserve">17 </w:t>
        </w:r>
        <w:r>
          <w:rPr>
            <w:rFonts w:cs="Arial"/>
          </w:rPr>
          <w:t>August</w:t>
        </w:r>
        <w:r w:rsidRPr="00B50214">
          <w:rPr>
            <w:rFonts w:cs="Arial"/>
          </w:rPr>
          <w:t xml:space="preserve"> 2013</w:t>
        </w:r>
      </w:ins>
    </w:p>
    <w:p w14:paraId="72CB62CA" w14:textId="77777777" w:rsidR="000520D4" w:rsidRPr="00B50214" w:rsidRDefault="000520D4" w:rsidP="000520D4">
      <w:pPr>
        <w:widowControl w:val="0"/>
        <w:autoSpaceDE w:val="0"/>
        <w:autoSpaceDN w:val="0"/>
        <w:adjustRightInd w:val="0"/>
        <w:ind w:right="1552"/>
        <w:rPr>
          <w:ins w:id="1742" w:author="Arnold Sandjaja" w:date="2013-06-29T14:41:00Z"/>
          <w:rFonts w:cs="Arial"/>
          <w:color w:val="FF0000"/>
          <w:sz w:val="24"/>
        </w:rPr>
      </w:pPr>
    </w:p>
    <w:p w14:paraId="7F99C728" w14:textId="77777777" w:rsidR="000520D4" w:rsidRPr="00B50214" w:rsidRDefault="000520D4" w:rsidP="000520D4">
      <w:pPr>
        <w:widowControl w:val="0"/>
        <w:autoSpaceDE w:val="0"/>
        <w:autoSpaceDN w:val="0"/>
        <w:adjustRightInd w:val="0"/>
        <w:ind w:right="1552"/>
        <w:rPr>
          <w:ins w:id="1743" w:author="Arnold Sandjaja" w:date="2013-06-29T14:41:00Z"/>
          <w:rFonts w:cs="Arial"/>
          <w:color w:val="FF0000"/>
          <w:sz w:val="24"/>
        </w:rPr>
      </w:pPr>
      <w:ins w:id="1744" w:author="Arnold Sandjaja" w:date="2013-06-29T14:41:00Z">
        <w:r>
          <w:rPr>
            <w:rFonts w:cs="Arial"/>
            <w:color w:val="FF0000"/>
            <w:sz w:val="24"/>
          </w:rPr>
          <w:t xml:space="preserve">(– Splash/ Seal/ Flash/ </w:t>
        </w:r>
        <w:r w:rsidRPr="00B50214">
          <w:rPr>
            <w:rFonts w:cs="Arial"/>
            <w:color w:val="FF0000"/>
            <w:sz w:val="24"/>
          </w:rPr>
          <w:t>Slashes )</w:t>
        </w:r>
      </w:ins>
    </w:p>
    <w:p w14:paraId="497A3966" w14:textId="77777777" w:rsidR="000520D4" w:rsidRPr="00B50214" w:rsidRDefault="000520D4" w:rsidP="000520D4">
      <w:pPr>
        <w:widowControl w:val="0"/>
        <w:autoSpaceDE w:val="0"/>
        <w:autoSpaceDN w:val="0"/>
        <w:adjustRightInd w:val="0"/>
        <w:ind w:right="1552"/>
        <w:rPr>
          <w:ins w:id="1745"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1746" w:author="Arnold Sandjaja" w:date="2013-06-29T14:41:00Z"/>
          <w:rFonts w:cs="Arial"/>
        </w:rPr>
      </w:pPr>
      <w:ins w:id="1747" w:author="Arnold Sandjaja" w:date="2013-06-29T14:41:00Z">
        <w:r w:rsidRPr="00B50214">
          <w:rPr>
            <w:rFonts w:cs="Arial"/>
          </w:rPr>
          <w:t>SPECIAL EDITION</w:t>
        </w:r>
      </w:ins>
    </w:p>
    <w:p w14:paraId="1698F131" w14:textId="77777777" w:rsidR="000520D4" w:rsidRPr="00B50214" w:rsidRDefault="000520D4" w:rsidP="000520D4">
      <w:pPr>
        <w:widowControl w:val="0"/>
        <w:autoSpaceDE w:val="0"/>
        <w:autoSpaceDN w:val="0"/>
        <w:adjustRightInd w:val="0"/>
        <w:ind w:right="1552"/>
        <w:rPr>
          <w:ins w:id="1748" w:author="Arnold Sandjaja" w:date="2013-06-29T14:41:00Z"/>
          <w:rFonts w:cs="Arial"/>
        </w:rPr>
      </w:pPr>
    </w:p>
    <w:p w14:paraId="0469A9F7" w14:textId="77777777" w:rsidR="000520D4" w:rsidRPr="00B50214" w:rsidRDefault="000520D4" w:rsidP="000520D4">
      <w:pPr>
        <w:widowControl w:val="0"/>
        <w:autoSpaceDE w:val="0"/>
        <w:autoSpaceDN w:val="0"/>
        <w:adjustRightInd w:val="0"/>
        <w:ind w:right="1552"/>
        <w:rPr>
          <w:ins w:id="1749" w:author="Arnold Sandjaja" w:date="2013-06-29T14:41:00Z"/>
          <w:rFonts w:cs="Arial"/>
          <w:color w:val="FF0000"/>
          <w:sz w:val="24"/>
        </w:rPr>
      </w:pPr>
    </w:p>
    <w:p w14:paraId="64AA0EF1" w14:textId="77777777" w:rsidR="000520D4" w:rsidRPr="00B50214" w:rsidRDefault="000520D4" w:rsidP="000520D4">
      <w:pPr>
        <w:widowControl w:val="0"/>
        <w:autoSpaceDE w:val="0"/>
        <w:autoSpaceDN w:val="0"/>
        <w:adjustRightInd w:val="0"/>
        <w:ind w:right="1552"/>
        <w:rPr>
          <w:ins w:id="1750" w:author="Arnold Sandjaja" w:date="2013-06-29T14:41:00Z"/>
          <w:rFonts w:cs="Arial"/>
          <w:color w:val="FF0000"/>
          <w:sz w:val="24"/>
        </w:rPr>
      </w:pPr>
      <w:ins w:id="1751" w:author="Arnold Sandjaja" w:date="2013-06-29T14:41:00Z">
        <w:r w:rsidRPr="00B50214">
          <w:rPr>
            <w:rFonts w:cs="Arial"/>
            <w:color w:val="FF0000"/>
            <w:sz w:val="24"/>
          </w:rPr>
          <w:t xml:space="preserve">(– Back Cover) </w:t>
        </w:r>
      </w:ins>
    </w:p>
    <w:p w14:paraId="6B0C25D0" w14:textId="77777777" w:rsidR="000520D4" w:rsidRDefault="000520D4" w:rsidP="000520D4">
      <w:pPr>
        <w:widowControl w:val="0"/>
        <w:autoSpaceDE w:val="0"/>
        <w:autoSpaceDN w:val="0"/>
        <w:adjustRightInd w:val="0"/>
        <w:ind w:right="1552"/>
        <w:rPr>
          <w:ins w:id="1752" w:author="Arnold Sandjaja" w:date="2013-06-29T14:41:00Z"/>
          <w:rFonts w:cs="Arial"/>
          <w:b/>
          <w:bCs/>
          <w:color w:val="FF0000"/>
        </w:rPr>
      </w:pPr>
      <w:ins w:id="1753" w:author="Arnold Sandjaja" w:date="2013-06-29T14:41:00Z">
        <w:r>
          <w:rPr>
            <w:rFonts w:cs="Arial"/>
            <w:b/>
            <w:bCs/>
            <w:color w:val="FF0000"/>
          </w:rPr>
          <w:t>(use picture:</w:t>
        </w:r>
      </w:ins>
    </w:p>
    <w:p w14:paraId="4C139CD7" w14:textId="77777777" w:rsidR="000520D4" w:rsidRPr="000A6AAA" w:rsidRDefault="000520D4" w:rsidP="000520D4">
      <w:pPr>
        <w:pStyle w:val="Paragraphedeliste"/>
        <w:widowControl w:val="0"/>
        <w:numPr>
          <w:ilvl w:val="0"/>
          <w:numId w:val="10"/>
        </w:numPr>
        <w:autoSpaceDE w:val="0"/>
        <w:autoSpaceDN w:val="0"/>
        <w:adjustRightInd w:val="0"/>
        <w:ind w:right="1552"/>
        <w:rPr>
          <w:ins w:id="1754" w:author="Arnold Sandjaja" w:date="2013-06-29T14:41:00Z"/>
          <w:rFonts w:ascii="Arial" w:hAnsi="Arial" w:cs="Arial"/>
          <w:b/>
          <w:bCs/>
          <w:color w:val="FF0000"/>
        </w:rPr>
      </w:pPr>
      <w:ins w:id="1755"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2774BCBF" w14:textId="77777777" w:rsidR="000520D4" w:rsidRPr="00B50214" w:rsidRDefault="000520D4" w:rsidP="000520D4">
      <w:pPr>
        <w:widowControl w:val="0"/>
        <w:autoSpaceDE w:val="0"/>
        <w:autoSpaceDN w:val="0"/>
        <w:adjustRightInd w:val="0"/>
        <w:ind w:right="1552"/>
        <w:rPr>
          <w:ins w:id="1756" w:author="Arnold Sandjaja" w:date="2013-06-29T14:41:00Z"/>
          <w:rFonts w:cs="Arial"/>
          <w:sz w:val="24"/>
        </w:rPr>
      </w:pPr>
    </w:p>
    <w:p w14:paraId="4479C0A8" w14:textId="77777777" w:rsidR="000520D4" w:rsidRPr="00B50214" w:rsidRDefault="000520D4" w:rsidP="000520D4">
      <w:pPr>
        <w:widowControl w:val="0"/>
        <w:autoSpaceDE w:val="0"/>
        <w:autoSpaceDN w:val="0"/>
        <w:adjustRightInd w:val="0"/>
        <w:ind w:right="1552"/>
        <w:rPr>
          <w:ins w:id="1757" w:author="Arnold Sandjaja" w:date="2013-06-29T14:41:00Z"/>
          <w:rFonts w:cs="Arial"/>
          <w:b/>
          <w:bCs/>
          <w:color w:val="FF0000"/>
        </w:rPr>
      </w:pPr>
      <w:ins w:id="1758"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0DE0BBA2" w14:textId="77777777" w:rsidR="000520D4" w:rsidRPr="00B50214" w:rsidRDefault="000520D4" w:rsidP="000520D4">
      <w:pPr>
        <w:widowControl w:val="0"/>
        <w:autoSpaceDE w:val="0"/>
        <w:autoSpaceDN w:val="0"/>
        <w:adjustRightInd w:val="0"/>
        <w:ind w:right="1552"/>
        <w:rPr>
          <w:ins w:id="1759"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1760" w:author="Arnold Sandjaja" w:date="2013-06-29T14:41:00Z"/>
          <w:rFonts w:cs="Arial"/>
        </w:rPr>
      </w:pPr>
      <w:ins w:id="1761" w:author="Arnold Sandjaja" w:date="2013-06-29T14:41:00Z">
        <w:r w:rsidRPr="00B50214">
          <w:rPr>
            <w:rFonts w:cs="Arial"/>
          </w:rPr>
          <w:t>We fight for</w:t>
        </w:r>
      </w:ins>
    </w:p>
    <w:p w14:paraId="4C42495D" w14:textId="77777777" w:rsidR="000520D4" w:rsidRPr="00B50214" w:rsidRDefault="000520D4" w:rsidP="000520D4">
      <w:pPr>
        <w:widowControl w:val="0"/>
        <w:autoSpaceDE w:val="0"/>
        <w:autoSpaceDN w:val="0"/>
        <w:adjustRightInd w:val="0"/>
        <w:ind w:right="1552"/>
        <w:rPr>
          <w:ins w:id="1762" w:author="Arnold Sandjaja" w:date="2013-06-29T14:41:00Z"/>
          <w:rFonts w:cs="Arial"/>
        </w:rPr>
      </w:pPr>
    </w:p>
    <w:p w14:paraId="2605578B" w14:textId="77777777" w:rsidR="000520D4" w:rsidRPr="00B50214" w:rsidRDefault="000520D4" w:rsidP="000520D4">
      <w:pPr>
        <w:widowControl w:val="0"/>
        <w:autoSpaceDE w:val="0"/>
        <w:autoSpaceDN w:val="0"/>
        <w:adjustRightInd w:val="0"/>
        <w:ind w:right="1552"/>
        <w:rPr>
          <w:ins w:id="1763" w:author="Arnold Sandjaja" w:date="2013-06-29T14:41:00Z"/>
          <w:rFonts w:cs="Arial"/>
        </w:rPr>
      </w:pPr>
      <w:ins w:id="1764"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p>
    <w:p w14:paraId="35FC3DDF" w14:textId="77777777" w:rsidR="000520D4" w:rsidRPr="00B50214" w:rsidRDefault="000520D4" w:rsidP="000520D4">
      <w:pPr>
        <w:widowControl w:val="0"/>
        <w:autoSpaceDE w:val="0"/>
        <w:autoSpaceDN w:val="0"/>
        <w:adjustRightInd w:val="0"/>
        <w:ind w:right="1552"/>
        <w:rPr>
          <w:ins w:id="1765" w:author="Arnold Sandjaja" w:date="2013-06-29T14:41:00Z"/>
          <w:rFonts w:cs="Arial"/>
        </w:rPr>
      </w:pPr>
      <w:ins w:id="1766" w:author="Arnold Sandjaja" w:date="2013-06-29T14:41:00Z">
        <w:r w:rsidRPr="00B50214">
          <w:rPr>
            <w:rFonts w:cs="Arial"/>
          </w:rPr>
          <w:t>Attac sees the domination of financial markets on society as the main obstacle to the shift to a new mode of development that would be social, ecological, democratic, and relying on solidarity. In order to bring this domination to an end we demand:</w:t>
        </w:r>
      </w:ins>
    </w:p>
    <w:p w14:paraId="28DE6DB4" w14:textId="77777777" w:rsidR="000520D4" w:rsidRPr="00B50214" w:rsidRDefault="000520D4" w:rsidP="000520D4">
      <w:pPr>
        <w:widowControl w:val="0"/>
        <w:autoSpaceDE w:val="0"/>
        <w:autoSpaceDN w:val="0"/>
        <w:adjustRightInd w:val="0"/>
        <w:ind w:right="1552"/>
        <w:rPr>
          <w:ins w:id="1767" w:author="Arnold Sandjaja" w:date="2013-06-29T14:41:00Z"/>
          <w:rFonts w:cs="Arial"/>
        </w:rPr>
      </w:pPr>
      <w:ins w:id="1768"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1769" w:author="Arnold Sandjaja" w:date="2013-06-29T14:41:00Z"/>
          <w:rFonts w:cs="Arial"/>
        </w:rPr>
      </w:pPr>
      <w:ins w:id="1770"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1771" w:author="Arnold Sandjaja" w:date="2013-06-29T14:41:00Z"/>
          <w:rFonts w:cs="Arial"/>
        </w:rPr>
      </w:pPr>
      <w:ins w:id="1772"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1773" w:author="Arnold Sandjaja" w:date="2013-06-29T14:41:00Z"/>
          <w:rFonts w:cs="Arial"/>
        </w:rPr>
      </w:pPr>
      <w:ins w:id="1774"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1775" w:author="Arnold Sandjaja" w:date="2013-06-29T14:41:00Z"/>
          <w:rFonts w:cs="Arial"/>
        </w:rPr>
      </w:pPr>
      <w:ins w:id="1776"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1777" w:author="Arnold Sandjaja" w:date="2013-06-29T14:41:00Z"/>
          <w:rFonts w:cs="Arial"/>
        </w:rPr>
      </w:pPr>
      <w:ins w:id="1778"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1779" w:author="Arnold Sandjaja" w:date="2013-06-29T14:41:00Z"/>
          <w:rFonts w:cs="Arial"/>
        </w:rPr>
      </w:pPr>
      <w:ins w:id="1780"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1781" w:author="Arnold Sandjaja" w:date="2013-06-29T14:41:00Z"/>
          <w:rFonts w:cs="Arial"/>
        </w:rPr>
      </w:pPr>
      <w:ins w:id="1782"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1783" w:author="Arnold Sandjaja" w:date="2013-06-29T14:41:00Z"/>
          <w:rFonts w:cs="Arial"/>
        </w:rPr>
      </w:pPr>
      <w:ins w:id="1784"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1785" w:author="Arnold Sandjaja" w:date="2013-06-29T14:41:00Z"/>
          <w:rFonts w:cs="Arial"/>
        </w:rPr>
      </w:pPr>
      <w:ins w:id="1786"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1787" w:author="Arnold Sandjaja" w:date="2013-06-29T14:41:00Z"/>
          <w:rFonts w:cs="Arial"/>
        </w:rPr>
      </w:pPr>
      <w:ins w:id="1788"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1789" w:author="Arnold Sandjaja" w:date="2013-06-29T14:41:00Z"/>
          <w:rFonts w:cs="Arial"/>
        </w:rPr>
      </w:pPr>
      <w:ins w:id="1790"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Del="0071798B" w:rsidRDefault="000520D4" w:rsidP="000520D4">
      <w:pPr>
        <w:widowControl w:val="0"/>
        <w:autoSpaceDE w:val="0"/>
        <w:autoSpaceDN w:val="0"/>
        <w:adjustRightInd w:val="0"/>
        <w:ind w:right="1552"/>
        <w:rPr>
          <w:ins w:id="1791" w:author="Arnold Sandjaja" w:date="2013-06-29T14:41:00Z"/>
          <w:del w:id="1792" w:author="Zoo-Sun" w:date="2013-06-30T18:04:00Z"/>
          <w:rFonts w:cs="Arial"/>
        </w:rPr>
      </w:pPr>
    </w:p>
    <w:p w14:paraId="64E2072E" w14:textId="77777777" w:rsidR="000520D4" w:rsidRPr="00B50214" w:rsidRDefault="000520D4" w:rsidP="000520D4">
      <w:pPr>
        <w:widowControl w:val="0"/>
        <w:autoSpaceDE w:val="0"/>
        <w:autoSpaceDN w:val="0"/>
        <w:adjustRightInd w:val="0"/>
        <w:ind w:right="1552"/>
        <w:rPr>
          <w:ins w:id="1793" w:author="Arnold Sandjaja" w:date="2013-06-29T14:41:00Z"/>
          <w:rFonts w:cs="Arial"/>
          <w:sz w:val="24"/>
        </w:rPr>
      </w:pPr>
    </w:p>
    <w:p w14:paraId="4E3A5E74" w14:textId="77777777" w:rsidR="000520D4" w:rsidRPr="00B50214" w:rsidRDefault="000520D4" w:rsidP="000520D4">
      <w:pPr>
        <w:widowControl w:val="0"/>
        <w:autoSpaceDE w:val="0"/>
        <w:autoSpaceDN w:val="0"/>
        <w:adjustRightInd w:val="0"/>
        <w:ind w:right="1552"/>
        <w:rPr>
          <w:ins w:id="1794" w:author="Arnold Sandjaja" w:date="2013-06-29T14:41:00Z"/>
          <w:rFonts w:cs="Arial"/>
          <w:color w:val="FF0000"/>
          <w:sz w:val="24"/>
        </w:rPr>
      </w:pPr>
      <w:ins w:id="1795" w:author="Arnold Sandjaja" w:date="2013-06-29T14:41:00Z">
        <w:r w:rsidRPr="00B50214">
          <w:rPr>
            <w:rFonts w:cs="Arial"/>
            <w:color w:val="FF0000"/>
            <w:sz w:val="24"/>
          </w:rPr>
          <w:t>(– Master Pages)</w:t>
        </w:r>
      </w:ins>
    </w:p>
    <w:p w14:paraId="304673D0" w14:textId="77777777" w:rsidR="000520D4" w:rsidRPr="00B50214" w:rsidRDefault="000520D4" w:rsidP="000520D4">
      <w:pPr>
        <w:widowControl w:val="0"/>
        <w:autoSpaceDE w:val="0"/>
        <w:autoSpaceDN w:val="0"/>
        <w:adjustRightInd w:val="0"/>
        <w:ind w:right="1552"/>
        <w:rPr>
          <w:ins w:id="1796" w:author="Arnold Sandjaja" w:date="2013-06-29T14:41: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1797" w:author="Arnold Sandjaja" w:date="2013-06-29T14:41:00Z"/>
          <w:rFonts w:cs="Arial"/>
          <w:color w:val="FF0000"/>
        </w:rPr>
      </w:pPr>
      <w:ins w:id="1798" w:author="Arnold Sandjaja" w:date="2013-06-29T14:41:00Z">
        <w:r w:rsidRPr="00B50214">
          <w:rPr>
            <w:rFonts w:cs="Arial"/>
          </w:rPr>
          <w:t>SPANNER in the works</w:t>
        </w:r>
      </w:ins>
    </w:p>
    <w:p w14:paraId="3A293BED" w14:textId="77777777" w:rsidR="000520D4" w:rsidRPr="00B50214" w:rsidRDefault="000520D4" w:rsidP="000520D4">
      <w:pPr>
        <w:widowControl w:val="0"/>
        <w:autoSpaceDE w:val="0"/>
        <w:autoSpaceDN w:val="0"/>
        <w:adjustRightInd w:val="0"/>
        <w:ind w:right="1552"/>
        <w:rPr>
          <w:ins w:id="1799" w:author="Arnold Sandjaja" w:date="2013-06-29T14:41:00Z"/>
          <w:rFonts w:cs="Arial"/>
          <w:color w:val="FF0000"/>
        </w:rPr>
      </w:pPr>
    </w:p>
    <w:p w14:paraId="5AECCDC2" w14:textId="77777777" w:rsidR="000520D4" w:rsidRPr="00B50214" w:rsidRDefault="000520D4" w:rsidP="000520D4">
      <w:pPr>
        <w:widowControl w:val="0"/>
        <w:autoSpaceDE w:val="0"/>
        <w:autoSpaceDN w:val="0"/>
        <w:adjustRightInd w:val="0"/>
        <w:ind w:right="1552"/>
        <w:rPr>
          <w:ins w:id="1800" w:author="Arnold Sandjaja" w:date="2013-06-29T14:41:00Z"/>
          <w:rFonts w:cs="Arial"/>
          <w:sz w:val="24"/>
        </w:rPr>
      </w:pPr>
      <w:ins w:id="1801" w:author="Arnold Sandjaja" w:date="2013-06-29T14:41:00Z">
        <w:r w:rsidRPr="00B50214">
          <w:rPr>
            <w:rFonts w:cs="Arial"/>
            <w:color w:val="FF0000"/>
            <w:sz w:val="24"/>
          </w:rPr>
          <w:t>(– Page numbers )</w:t>
        </w:r>
      </w:ins>
    </w:p>
    <w:p w14:paraId="499E8370" w14:textId="77777777" w:rsidR="000520D4" w:rsidRPr="00B50214" w:rsidRDefault="000520D4" w:rsidP="000520D4">
      <w:pPr>
        <w:widowControl w:val="0"/>
        <w:autoSpaceDE w:val="0"/>
        <w:autoSpaceDN w:val="0"/>
        <w:adjustRightInd w:val="0"/>
        <w:ind w:right="1552"/>
        <w:rPr>
          <w:ins w:id="1802" w:author="Arnold Sandjaja" w:date="2013-06-29T14:41:00Z"/>
          <w:rFonts w:cs="Arial"/>
        </w:rPr>
      </w:pPr>
    </w:p>
    <w:p w14:paraId="6125321B" w14:textId="77777777" w:rsidR="000520D4" w:rsidRPr="00B50214" w:rsidRDefault="000520D4" w:rsidP="000520D4">
      <w:pPr>
        <w:widowControl w:val="0"/>
        <w:autoSpaceDE w:val="0"/>
        <w:autoSpaceDN w:val="0"/>
        <w:adjustRightInd w:val="0"/>
        <w:ind w:right="1552"/>
        <w:rPr>
          <w:ins w:id="1803" w:author="Arnold Sandjaja" w:date="2013-06-29T14:41:00Z"/>
          <w:rFonts w:cs="Arial"/>
        </w:rPr>
      </w:pPr>
      <w:ins w:id="1804" w:author="Arnold Sandjaja" w:date="2013-06-29T14:41:00Z">
        <w:r>
          <w:rPr>
            <w:rFonts w:cs="Arial"/>
          </w:rPr>
          <w:t xml:space="preserve">3, </w:t>
        </w:r>
        <w:r w:rsidRPr="00B50214">
          <w:rPr>
            <w:rFonts w:cs="Arial"/>
          </w:rPr>
          <w:t>8, 9, 10, 11</w:t>
        </w:r>
      </w:ins>
    </w:p>
    <w:p w14:paraId="6B002E84" w14:textId="77777777" w:rsidR="000520D4" w:rsidRPr="00B50214" w:rsidRDefault="000520D4" w:rsidP="000520D4">
      <w:pPr>
        <w:widowControl w:val="0"/>
        <w:autoSpaceDE w:val="0"/>
        <w:autoSpaceDN w:val="0"/>
        <w:adjustRightInd w:val="0"/>
        <w:ind w:right="1552"/>
        <w:rPr>
          <w:ins w:id="1805" w:author="Arnold Sandjaja" w:date="2013-06-29T14:41:00Z"/>
          <w:rFonts w:cs="Arial"/>
        </w:rPr>
      </w:pPr>
    </w:p>
    <w:p w14:paraId="01056FB3" w14:textId="77777777" w:rsidR="000520D4" w:rsidRPr="00B50214" w:rsidRDefault="000520D4" w:rsidP="000520D4">
      <w:pPr>
        <w:widowControl w:val="0"/>
        <w:autoSpaceDE w:val="0"/>
        <w:autoSpaceDN w:val="0"/>
        <w:adjustRightInd w:val="0"/>
        <w:ind w:right="1552"/>
        <w:rPr>
          <w:ins w:id="1806" w:author="Arnold Sandjaja" w:date="2013-06-29T14:41:00Z"/>
          <w:rFonts w:cs="Arial"/>
          <w:color w:val="FF0000"/>
          <w:sz w:val="24"/>
        </w:rPr>
      </w:pPr>
      <w:ins w:id="1807" w:author="Arnold Sandjaja" w:date="2013-06-29T14:41:00Z">
        <w:r w:rsidRPr="00B50214">
          <w:rPr>
            <w:rFonts w:cs="Arial"/>
            <w:color w:val="FF0000"/>
            <w:sz w:val="24"/>
          </w:rPr>
          <w:t>(– Spine )</w:t>
        </w:r>
      </w:ins>
    </w:p>
    <w:p w14:paraId="489ACF50" w14:textId="77777777" w:rsidR="000520D4" w:rsidRPr="00B50214" w:rsidRDefault="000520D4" w:rsidP="000520D4">
      <w:pPr>
        <w:widowControl w:val="0"/>
        <w:autoSpaceDE w:val="0"/>
        <w:autoSpaceDN w:val="0"/>
        <w:adjustRightInd w:val="0"/>
        <w:ind w:right="1552"/>
        <w:rPr>
          <w:ins w:id="1808"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1809" w:author="Arnold Sandjaja" w:date="2013-06-29T14:41:00Z"/>
          <w:rFonts w:cs="Arial"/>
        </w:rPr>
      </w:pPr>
      <w:ins w:id="1810"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1811"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1812" w:author="Arnold Sandjaja" w:date="2013-06-29T14:41:00Z"/>
          <w:rFonts w:cs="Arial"/>
        </w:rPr>
      </w:pPr>
      <w:ins w:id="1813"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Del="0071798B" w:rsidRDefault="000520D4" w:rsidP="000520D4">
      <w:pPr>
        <w:widowControl w:val="0"/>
        <w:autoSpaceDE w:val="0"/>
        <w:autoSpaceDN w:val="0"/>
        <w:adjustRightInd w:val="0"/>
        <w:ind w:right="1552"/>
        <w:rPr>
          <w:ins w:id="1814" w:author="Arnold Sandjaja" w:date="2013-06-29T14:41:00Z"/>
          <w:del w:id="1815" w:author="Zoo-Sun" w:date="2013-06-30T18:04:00Z"/>
          <w:rFonts w:cs="Arial"/>
        </w:rPr>
      </w:pPr>
      <w:ins w:id="1816"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1817" w:author="Arnold Sandjaja" w:date="2013-06-29T14:41:00Z"/>
          <w:rFonts w:cs="Arial"/>
          <w:sz w:val="24"/>
        </w:rPr>
      </w:pPr>
    </w:p>
    <w:p w14:paraId="796358B2" w14:textId="77777777" w:rsidR="000520D4" w:rsidRPr="00B50214" w:rsidRDefault="000520D4" w:rsidP="000520D4">
      <w:pPr>
        <w:widowControl w:val="0"/>
        <w:autoSpaceDE w:val="0"/>
        <w:autoSpaceDN w:val="0"/>
        <w:adjustRightInd w:val="0"/>
        <w:ind w:right="1552"/>
        <w:rPr>
          <w:ins w:id="1818" w:author="Arnold Sandjaja" w:date="2013-06-29T14:41:00Z"/>
          <w:rFonts w:cs="Arial"/>
          <w:color w:val="FF0000"/>
          <w:sz w:val="24"/>
        </w:rPr>
      </w:pPr>
      <w:ins w:id="1819" w:author="Arnold Sandjaja" w:date="2013-06-29T14:41:00Z">
        <w:r>
          <w:rPr>
            <w:rFonts w:cs="Arial"/>
            <w:color w:val="FF0000"/>
            <w:sz w:val="24"/>
          </w:rPr>
          <w:t>(– PAGE 3</w:t>
        </w:r>
        <w:r w:rsidRPr="00B50214">
          <w:rPr>
            <w:rFonts w:cs="Arial"/>
            <w:color w:val="FF0000"/>
            <w:sz w:val="24"/>
          </w:rPr>
          <w:t>)</w:t>
        </w:r>
      </w:ins>
    </w:p>
    <w:p w14:paraId="734EA1DE" w14:textId="77777777" w:rsidR="000520D4" w:rsidRDefault="000520D4" w:rsidP="000520D4">
      <w:pPr>
        <w:widowControl w:val="0"/>
        <w:autoSpaceDE w:val="0"/>
        <w:autoSpaceDN w:val="0"/>
        <w:adjustRightInd w:val="0"/>
        <w:ind w:right="1552"/>
        <w:rPr>
          <w:ins w:id="1820" w:author="Arnold Sandjaja" w:date="2013-06-29T14:41:00Z"/>
          <w:rFonts w:cs="Arial"/>
          <w:sz w:val="24"/>
        </w:rPr>
      </w:pPr>
    </w:p>
    <w:p w14:paraId="2AA4AF92" w14:textId="77777777" w:rsidR="000520D4" w:rsidRPr="008A2D3D" w:rsidRDefault="000520D4" w:rsidP="000520D4">
      <w:pPr>
        <w:widowControl w:val="0"/>
        <w:autoSpaceDE w:val="0"/>
        <w:autoSpaceDN w:val="0"/>
        <w:adjustRightInd w:val="0"/>
        <w:ind w:right="1552"/>
        <w:rPr>
          <w:ins w:id="1821" w:author="Arnold Sandjaja" w:date="2013-06-29T14:41:00Z"/>
          <w:rFonts w:cs="Arial"/>
          <w:b/>
          <w:bCs/>
        </w:rPr>
      </w:pPr>
      <w:ins w:id="1822" w:author="Arnold Sandjaja" w:date="2013-06-29T14:41:00Z">
        <w:r w:rsidRPr="00B50214">
          <w:rPr>
            <w:rFonts w:cs="Arial"/>
            <w:b/>
            <w:bCs/>
            <w:color w:val="FF2712"/>
          </w:rPr>
          <w:t>(Title: )</w:t>
        </w:r>
      </w:ins>
    </w:p>
    <w:p w14:paraId="0AF03980" w14:textId="77777777" w:rsidR="000520D4" w:rsidDel="0071798B" w:rsidRDefault="000520D4" w:rsidP="000520D4">
      <w:pPr>
        <w:widowControl w:val="0"/>
        <w:autoSpaceDE w:val="0"/>
        <w:autoSpaceDN w:val="0"/>
        <w:adjustRightInd w:val="0"/>
        <w:ind w:right="1552"/>
        <w:rPr>
          <w:ins w:id="1823" w:author="Arnold Sandjaja" w:date="2013-06-29T14:41:00Z"/>
          <w:del w:id="1824" w:author="Zoo-Sun" w:date="2013-06-30T18:04:00Z"/>
          <w:rFonts w:cs="Arial"/>
          <w:sz w:val="24"/>
        </w:rPr>
      </w:pPr>
      <w:ins w:id="1825" w:author="Arnold Sandjaja" w:date="2013-06-29T14:41:00Z">
        <w:r w:rsidRPr="008A2D3D">
          <w:rPr>
            <w:rFonts w:cs="Arial"/>
            <w:sz w:val="24"/>
          </w:rPr>
          <w:t>Our ideas</w:t>
        </w:r>
      </w:ins>
    </w:p>
    <w:p w14:paraId="3CDAA596" w14:textId="77777777" w:rsidR="000520D4" w:rsidRDefault="000520D4" w:rsidP="000520D4">
      <w:pPr>
        <w:widowControl w:val="0"/>
        <w:autoSpaceDE w:val="0"/>
        <w:autoSpaceDN w:val="0"/>
        <w:adjustRightInd w:val="0"/>
        <w:ind w:right="1552"/>
        <w:rPr>
          <w:ins w:id="1826"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1827" w:author="Arnold Sandjaja" w:date="2013-06-29T14:41:00Z"/>
          <w:rFonts w:cs="Arial"/>
          <w:sz w:val="24"/>
        </w:rPr>
      </w:pPr>
    </w:p>
    <w:p w14:paraId="051451D9" w14:textId="77777777" w:rsidR="000520D4" w:rsidRPr="008A2D3D" w:rsidRDefault="000520D4" w:rsidP="000520D4">
      <w:pPr>
        <w:widowControl w:val="0"/>
        <w:autoSpaceDE w:val="0"/>
        <w:autoSpaceDN w:val="0"/>
        <w:adjustRightInd w:val="0"/>
        <w:ind w:right="1552"/>
        <w:rPr>
          <w:ins w:id="1828" w:author="Arnold Sandjaja" w:date="2013-06-29T14:41:00Z"/>
          <w:rFonts w:cs="Arial"/>
          <w:b/>
          <w:bCs/>
          <w:color w:val="FF0000"/>
        </w:rPr>
      </w:pPr>
      <w:ins w:id="1829" w:author="Arnold Sandjaja" w:date="2013-06-29T14:41:00Z">
        <w:r w:rsidRPr="00B50214">
          <w:rPr>
            <w:rFonts w:cs="Arial"/>
            <w:b/>
            <w:bCs/>
            <w:color w:val="FF2712"/>
          </w:rPr>
          <w:t>(Main text: )</w:t>
        </w:r>
      </w:ins>
    </w:p>
    <w:p w14:paraId="77949605" w14:textId="77777777" w:rsidR="000520D4" w:rsidRPr="008A2D3D" w:rsidRDefault="000520D4" w:rsidP="000520D4">
      <w:pPr>
        <w:widowControl w:val="0"/>
        <w:autoSpaceDE w:val="0"/>
        <w:autoSpaceDN w:val="0"/>
        <w:adjustRightInd w:val="0"/>
        <w:ind w:right="1552"/>
        <w:rPr>
          <w:ins w:id="1830" w:author="Arnold Sandjaja" w:date="2013-06-29T14:41:00Z"/>
          <w:rFonts w:cs="Arial"/>
          <w:sz w:val="24"/>
        </w:rPr>
      </w:pPr>
      <w:ins w:id="1831"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1832" w:author="Arnold Sandjaja" w:date="2013-06-29T14:41:00Z"/>
          <w:rFonts w:cs="Arial"/>
          <w:sz w:val="24"/>
        </w:rPr>
      </w:pPr>
      <w:ins w:id="1833" w:author="Arnold Sandjaja" w:date="2013-06-29T14:41:00Z">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ins>
    </w:p>
    <w:p w14:paraId="786A495A" w14:textId="77777777" w:rsidR="000520D4" w:rsidRPr="008A2D3D" w:rsidRDefault="000520D4" w:rsidP="000520D4">
      <w:pPr>
        <w:widowControl w:val="0"/>
        <w:autoSpaceDE w:val="0"/>
        <w:autoSpaceDN w:val="0"/>
        <w:adjustRightInd w:val="0"/>
        <w:ind w:right="1552"/>
        <w:rPr>
          <w:ins w:id="1834" w:author="Arnold Sandjaja" w:date="2013-06-29T14:41:00Z"/>
          <w:rFonts w:cs="Arial"/>
          <w:sz w:val="24"/>
        </w:rPr>
      </w:pPr>
    </w:p>
    <w:p w14:paraId="208D0486" w14:textId="77777777" w:rsidR="000520D4" w:rsidRDefault="000520D4" w:rsidP="000520D4">
      <w:pPr>
        <w:widowControl w:val="0"/>
        <w:autoSpaceDE w:val="0"/>
        <w:autoSpaceDN w:val="0"/>
        <w:adjustRightInd w:val="0"/>
        <w:ind w:right="1552"/>
        <w:rPr>
          <w:ins w:id="1835" w:author="Arnold Sandjaja" w:date="2013-06-29T14:41:00Z"/>
          <w:rFonts w:cs="Arial"/>
          <w:b/>
          <w:sz w:val="24"/>
        </w:rPr>
      </w:pPr>
      <w:ins w:id="1836" w:author="Arnold Sandjaja" w:date="2013-06-29T14:41:00Z">
        <w:r w:rsidRPr="00AC1A9E">
          <w:rPr>
            <w:rFonts w:cs="Arial"/>
            <w:b/>
            <w:sz w:val="24"/>
          </w:rPr>
          <w:t>Social rights</w:t>
        </w:r>
      </w:ins>
    </w:p>
    <w:p w14:paraId="5CF341D9" w14:textId="77777777" w:rsidR="000520D4" w:rsidRPr="00AC1A9E" w:rsidRDefault="000520D4" w:rsidP="000520D4">
      <w:pPr>
        <w:widowControl w:val="0"/>
        <w:autoSpaceDE w:val="0"/>
        <w:autoSpaceDN w:val="0"/>
        <w:adjustRightInd w:val="0"/>
        <w:ind w:right="1552"/>
        <w:rPr>
          <w:ins w:id="1837"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1838" w:author="Arnold Sandjaja" w:date="2013-06-29T14:41:00Z"/>
          <w:rFonts w:cs="Arial"/>
          <w:sz w:val="24"/>
        </w:rPr>
      </w:pPr>
      <w:ins w:id="1839"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1840" w:author="Arnold Sandjaja" w:date="2013-06-29T14:41:00Z"/>
          <w:rFonts w:cs="Arial"/>
          <w:sz w:val="24"/>
        </w:rPr>
      </w:pPr>
      <w:ins w:id="1841"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1D8C77DE" w14:textId="77777777" w:rsidR="000520D4" w:rsidRPr="008A2D3D" w:rsidRDefault="000520D4" w:rsidP="000520D4">
      <w:pPr>
        <w:widowControl w:val="0"/>
        <w:autoSpaceDE w:val="0"/>
        <w:autoSpaceDN w:val="0"/>
        <w:adjustRightInd w:val="0"/>
        <w:ind w:right="1552"/>
        <w:rPr>
          <w:ins w:id="1842" w:author="Arnold Sandjaja" w:date="2013-06-29T14:41:00Z"/>
          <w:rFonts w:cs="Arial"/>
          <w:sz w:val="24"/>
        </w:rPr>
      </w:pPr>
    </w:p>
    <w:p w14:paraId="30DF5345" w14:textId="77777777" w:rsidR="000520D4" w:rsidRDefault="000520D4" w:rsidP="000520D4">
      <w:pPr>
        <w:widowControl w:val="0"/>
        <w:autoSpaceDE w:val="0"/>
        <w:autoSpaceDN w:val="0"/>
        <w:adjustRightInd w:val="0"/>
        <w:ind w:right="1552"/>
        <w:rPr>
          <w:ins w:id="1843" w:author="Arnold Sandjaja" w:date="2013-06-29T14:41:00Z"/>
          <w:rFonts w:cs="Arial"/>
          <w:b/>
          <w:sz w:val="24"/>
        </w:rPr>
      </w:pPr>
      <w:ins w:id="1844" w:author="Arnold Sandjaja" w:date="2013-06-29T14:41:00Z">
        <w:r w:rsidRPr="00AC1A9E">
          <w:rPr>
            <w:rFonts w:cs="Arial"/>
            <w:b/>
            <w:sz w:val="24"/>
          </w:rPr>
          <w:t>The planet</w:t>
        </w:r>
      </w:ins>
    </w:p>
    <w:p w14:paraId="028A4CD2" w14:textId="77777777" w:rsidR="000520D4" w:rsidRPr="00AC1A9E" w:rsidRDefault="000520D4" w:rsidP="000520D4">
      <w:pPr>
        <w:widowControl w:val="0"/>
        <w:autoSpaceDE w:val="0"/>
        <w:autoSpaceDN w:val="0"/>
        <w:adjustRightInd w:val="0"/>
        <w:ind w:right="1552"/>
        <w:rPr>
          <w:ins w:id="1845"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1846" w:author="Arnold Sandjaja" w:date="2013-06-29T14:41:00Z"/>
          <w:rFonts w:cs="Arial"/>
          <w:sz w:val="24"/>
        </w:rPr>
      </w:pPr>
      <w:ins w:id="1847"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1848" w:author="Arnold Sandjaja" w:date="2013-06-29T14:41:00Z"/>
          <w:rFonts w:cs="Arial"/>
          <w:sz w:val="24"/>
        </w:rPr>
      </w:pPr>
      <w:ins w:id="1849" w:author="Arnold Sandjaja" w:date="2013-06-29T14:41:00Z">
        <w:r w:rsidRPr="008A2D3D">
          <w:rPr>
            <w:rFonts w:cs="Arial"/>
            <w:sz w:val="24"/>
          </w:rPr>
          <w:t>It sets up a competition between national environmental regulations and thus pushes them to the lowest possible level;</w:t>
        </w:r>
      </w:ins>
    </w:p>
    <w:p w14:paraId="63A7EC20" w14:textId="77777777" w:rsidR="000520D4" w:rsidRDefault="000520D4" w:rsidP="000520D4">
      <w:pPr>
        <w:widowControl w:val="0"/>
        <w:autoSpaceDE w:val="0"/>
        <w:autoSpaceDN w:val="0"/>
        <w:adjustRightInd w:val="0"/>
        <w:ind w:right="1552"/>
        <w:rPr>
          <w:ins w:id="1850" w:author="Arnold Sandjaja" w:date="2013-06-29T14:41:00Z"/>
          <w:rFonts w:cs="Arial"/>
          <w:sz w:val="24"/>
        </w:rPr>
      </w:pPr>
      <w:ins w:id="1851" w:author="Arnold Sandjaja" w:date="2013-06-29T14:41:00Z">
        <w:r w:rsidRPr="008A2D3D">
          <w:rPr>
            <w:rFonts w:cs="Arial"/>
            <w:sz w:val="24"/>
          </w:rPr>
          <w:t>It tends to commercialize all aspects of society and thus extends endlessly the consumer and growth society.</w:t>
        </w:r>
      </w:ins>
    </w:p>
    <w:p w14:paraId="3C1A60CA" w14:textId="77777777" w:rsidR="000520D4" w:rsidRPr="008A2D3D" w:rsidRDefault="000520D4" w:rsidP="000520D4">
      <w:pPr>
        <w:widowControl w:val="0"/>
        <w:autoSpaceDE w:val="0"/>
        <w:autoSpaceDN w:val="0"/>
        <w:adjustRightInd w:val="0"/>
        <w:ind w:right="1552"/>
        <w:rPr>
          <w:ins w:id="1852" w:author="Arnold Sandjaja" w:date="2013-06-29T14:41:00Z"/>
          <w:rFonts w:cs="Arial"/>
          <w:sz w:val="24"/>
        </w:rPr>
      </w:pPr>
    </w:p>
    <w:p w14:paraId="5B000511" w14:textId="77777777" w:rsidR="000520D4" w:rsidRDefault="000520D4" w:rsidP="000520D4">
      <w:pPr>
        <w:widowControl w:val="0"/>
        <w:autoSpaceDE w:val="0"/>
        <w:autoSpaceDN w:val="0"/>
        <w:adjustRightInd w:val="0"/>
        <w:ind w:right="1552"/>
        <w:rPr>
          <w:ins w:id="1853" w:author="Arnold Sandjaja" w:date="2013-06-29T14:41:00Z"/>
          <w:rFonts w:cs="Arial"/>
          <w:b/>
          <w:sz w:val="24"/>
        </w:rPr>
      </w:pPr>
      <w:ins w:id="1854" w:author="Arnold Sandjaja" w:date="2013-06-29T14:41:00Z">
        <w:r w:rsidRPr="00AC1A9E">
          <w:rPr>
            <w:rFonts w:cs="Arial"/>
            <w:b/>
            <w:sz w:val="24"/>
          </w:rPr>
          <w:t>North South solidarity</w:t>
        </w:r>
      </w:ins>
    </w:p>
    <w:p w14:paraId="2ACF354B" w14:textId="77777777" w:rsidR="000520D4" w:rsidRPr="00AC1A9E" w:rsidRDefault="000520D4" w:rsidP="000520D4">
      <w:pPr>
        <w:widowControl w:val="0"/>
        <w:autoSpaceDE w:val="0"/>
        <w:autoSpaceDN w:val="0"/>
        <w:adjustRightInd w:val="0"/>
        <w:ind w:right="1552"/>
        <w:rPr>
          <w:ins w:id="1855"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1856" w:author="Arnold Sandjaja" w:date="2013-06-29T14:41:00Z"/>
          <w:rFonts w:cs="Arial"/>
          <w:sz w:val="24"/>
        </w:rPr>
      </w:pPr>
      <w:ins w:id="1857"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1858" w:author="Arnold Sandjaja" w:date="2013-06-29T14:41:00Z"/>
          <w:rFonts w:cs="Arial"/>
          <w:sz w:val="24"/>
        </w:rPr>
      </w:pPr>
      <w:ins w:id="1859"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1860" w:author="Arnold Sandjaja" w:date="2013-06-29T14:41:00Z"/>
          <w:rFonts w:cs="Arial"/>
          <w:sz w:val="24"/>
        </w:rPr>
      </w:pPr>
      <w:ins w:id="1861" w:author="Arnold Sandjaja" w:date="2013-06-29T14:41:00Z">
        <w:r w:rsidRPr="008A2D3D">
          <w:rPr>
            <w:rFonts w:cs="Arial"/>
            <w:sz w:val="24"/>
          </w:rPr>
          <w:t>Via the debt mechanism, it allows the World Bank and the IMF to impose massive deregulation policies on developing countries.</w:t>
        </w:r>
      </w:ins>
    </w:p>
    <w:p w14:paraId="1CAF7B7B" w14:textId="77777777" w:rsidR="000520D4" w:rsidRDefault="000520D4" w:rsidP="000520D4">
      <w:pPr>
        <w:widowControl w:val="0"/>
        <w:autoSpaceDE w:val="0"/>
        <w:autoSpaceDN w:val="0"/>
        <w:adjustRightInd w:val="0"/>
        <w:ind w:right="1552"/>
        <w:rPr>
          <w:ins w:id="1862" w:author="Arnold Sandjaja" w:date="2013-06-29T14:41:00Z"/>
          <w:rFonts w:cs="Arial"/>
          <w:sz w:val="24"/>
        </w:rPr>
      </w:pPr>
    </w:p>
    <w:p w14:paraId="1320D0DD" w14:textId="77777777" w:rsidR="000520D4" w:rsidRDefault="000520D4" w:rsidP="000520D4">
      <w:pPr>
        <w:widowControl w:val="0"/>
        <w:autoSpaceDE w:val="0"/>
        <w:autoSpaceDN w:val="0"/>
        <w:adjustRightInd w:val="0"/>
        <w:ind w:right="1552"/>
        <w:rPr>
          <w:ins w:id="1863" w:author="Arnold Sandjaja" w:date="2013-06-29T14:41:00Z"/>
          <w:rFonts w:cs="Arial"/>
          <w:b/>
          <w:sz w:val="24"/>
        </w:rPr>
      </w:pPr>
      <w:ins w:id="1864" w:author="Arnold Sandjaja" w:date="2013-06-29T14:41:00Z">
        <w:r w:rsidRPr="00AC1A9E">
          <w:rPr>
            <w:rFonts w:cs="Arial"/>
            <w:b/>
            <w:sz w:val="24"/>
          </w:rPr>
          <w:t>Democracy</w:t>
        </w:r>
      </w:ins>
    </w:p>
    <w:p w14:paraId="6CF96415" w14:textId="77777777" w:rsidR="000520D4" w:rsidRPr="00AC1A9E" w:rsidRDefault="000520D4" w:rsidP="000520D4">
      <w:pPr>
        <w:widowControl w:val="0"/>
        <w:autoSpaceDE w:val="0"/>
        <w:autoSpaceDN w:val="0"/>
        <w:adjustRightInd w:val="0"/>
        <w:ind w:right="1552"/>
        <w:rPr>
          <w:ins w:id="1865"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1866" w:author="Arnold Sandjaja" w:date="2013-06-29T14:41:00Z"/>
          <w:rFonts w:cs="Arial"/>
          <w:sz w:val="24"/>
        </w:rPr>
      </w:pPr>
      <w:ins w:id="1867"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1868" w:author="Arnold Sandjaja" w:date="2013-06-29T14:41:00Z"/>
          <w:rFonts w:cs="Arial"/>
          <w:sz w:val="24"/>
        </w:rPr>
      </w:pPr>
      <w:ins w:id="1869"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1870" w:author="Arnold Sandjaja" w:date="2013-06-29T14:41:00Z"/>
          <w:rFonts w:cs="Arial"/>
          <w:sz w:val="24"/>
        </w:rPr>
      </w:pPr>
      <w:ins w:id="1871"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1872" w:author="Arnold Sandjaja" w:date="2013-06-29T14:41:00Z"/>
          <w:rFonts w:cs="Arial"/>
          <w:sz w:val="24"/>
        </w:rPr>
      </w:pPr>
      <w:ins w:id="1873" w:author="Arnold Sandjaja" w:date="2013-06-29T14:41:00Z">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1874" w:author="Arnold Sandjaja" w:date="2013-06-29T14:41:00Z"/>
          <w:rFonts w:cs="Arial"/>
          <w:sz w:val="24"/>
        </w:rPr>
      </w:pPr>
    </w:p>
    <w:p w14:paraId="0C0F2073" w14:textId="77777777" w:rsidR="000520D4" w:rsidRDefault="000520D4" w:rsidP="000520D4">
      <w:pPr>
        <w:widowControl w:val="0"/>
        <w:autoSpaceDE w:val="0"/>
        <w:autoSpaceDN w:val="0"/>
        <w:adjustRightInd w:val="0"/>
        <w:ind w:right="1552"/>
        <w:rPr>
          <w:ins w:id="1875" w:author="Arnold Sandjaja" w:date="2013-06-29T14:41:00Z"/>
          <w:rFonts w:cs="Arial"/>
          <w:sz w:val="24"/>
        </w:rPr>
      </w:pPr>
    </w:p>
    <w:p w14:paraId="3B5C92ED" w14:textId="77777777" w:rsidR="000520D4" w:rsidRDefault="000520D4" w:rsidP="000520D4">
      <w:pPr>
        <w:widowControl w:val="0"/>
        <w:autoSpaceDE w:val="0"/>
        <w:autoSpaceDN w:val="0"/>
        <w:adjustRightInd w:val="0"/>
        <w:ind w:right="1552"/>
        <w:rPr>
          <w:ins w:id="1876" w:author="Arnold Sandjaja" w:date="2013-06-29T14:41:00Z"/>
          <w:rFonts w:cs="Arial"/>
          <w:b/>
          <w:bCs/>
          <w:color w:val="FF0000"/>
        </w:rPr>
      </w:pPr>
      <w:ins w:id="1877"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Paragraphedeliste"/>
        <w:widowControl w:val="0"/>
        <w:numPr>
          <w:ilvl w:val="0"/>
          <w:numId w:val="10"/>
        </w:numPr>
        <w:autoSpaceDE w:val="0"/>
        <w:autoSpaceDN w:val="0"/>
        <w:adjustRightInd w:val="0"/>
        <w:ind w:right="1552"/>
        <w:rPr>
          <w:ins w:id="1878" w:author="Arnold Sandjaja" w:date="2013-06-29T14:41:00Z"/>
          <w:rFonts w:ascii="Arial" w:hAnsi="Arial" w:cs="Arial"/>
          <w:b/>
          <w:bCs/>
          <w:color w:val="FF0000"/>
        </w:rPr>
      </w:pPr>
      <w:ins w:id="1879"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Paragraphedeliste"/>
        <w:widowControl w:val="0"/>
        <w:numPr>
          <w:ilvl w:val="0"/>
          <w:numId w:val="10"/>
        </w:numPr>
        <w:autoSpaceDE w:val="0"/>
        <w:autoSpaceDN w:val="0"/>
        <w:adjustRightInd w:val="0"/>
        <w:ind w:right="1552"/>
        <w:rPr>
          <w:ins w:id="1880" w:author="Arnold Sandjaja" w:date="2013-06-29T14:41:00Z"/>
          <w:rFonts w:ascii="Arial" w:hAnsi="Arial" w:cs="Arial"/>
          <w:b/>
          <w:bCs/>
          <w:color w:val="FF0000"/>
        </w:rPr>
      </w:pPr>
      <w:ins w:id="1881"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Paragraphedeliste"/>
        <w:widowControl w:val="0"/>
        <w:numPr>
          <w:ilvl w:val="0"/>
          <w:numId w:val="10"/>
        </w:numPr>
        <w:autoSpaceDE w:val="0"/>
        <w:autoSpaceDN w:val="0"/>
        <w:adjustRightInd w:val="0"/>
        <w:ind w:right="1552"/>
        <w:rPr>
          <w:ins w:id="1882" w:author="Arnold Sandjaja" w:date="2013-06-29T14:41:00Z"/>
          <w:rFonts w:ascii="Arial" w:hAnsi="Arial" w:cs="Arial"/>
          <w:b/>
          <w:bCs/>
          <w:color w:val="FF0000"/>
        </w:rPr>
      </w:pPr>
      <w:ins w:id="1883" w:author="Arnold Sandjaja" w:date="2013-06-29T14:41:00Z">
        <w:r w:rsidRPr="000A6AAA">
          <w:rPr>
            <w:rFonts w:ascii="Arial" w:hAnsi="Arial" w:cs="Arial"/>
            <w:b/>
            <w:bCs/>
            <w:color w:val="FF0000"/>
          </w:rPr>
          <w:t>WSC2013_TP40_MOD1_PRE_EN_06.jpg)</w:t>
        </w:r>
      </w:ins>
    </w:p>
    <w:p w14:paraId="39F1A2D9" w14:textId="77777777" w:rsidR="000520D4" w:rsidRPr="00AC1A9E" w:rsidRDefault="000520D4" w:rsidP="000520D4">
      <w:pPr>
        <w:widowControl w:val="0"/>
        <w:autoSpaceDE w:val="0"/>
        <w:autoSpaceDN w:val="0"/>
        <w:adjustRightInd w:val="0"/>
        <w:ind w:right="1552"/>
        <w:rPr>
          <w:ins w:id="1884" w:author="Arnold Sandjaja" w:date="2013-06-29T14:41:00Z"/>
          <w:rFonts w:cs="Arial"/>
          <w:b/>
          <w:bCs/>
          <w:color w:val="FF0000"/>
        </w:rPr>
      </w:pPr>
    </w:p>
    <w:p w14:paraId="06011E9A" w14:textId="77777777" w:rsidR="000520D4" w:rsidRDefault="000520D4" w:rsidP="000520D4">
      <w:pPr>
        <w:widowControl w:val="0"/>
        <w:autoSpaceDE w:val="0"/>
        <w:autoSpaceDN w:val="0"/>
        <w:adjustRightInd w:val="0"/>
        <w:ind w:right="1552"/>
        <w:rPr>
          <w:ins w:id="1885" w:author="Arnold Sandjaja" w:date="2013-06-29T14:41:00Z"/>
          <w:rFonts w:cs="Arial"/>
          <w:sz w:val="24"/>
        </w:rPr>
      </w:pPr>
      <w:ins w:id="1886" w:author="Arnold Sandjaja" w:date="2013-06-29T14:41:00Z">
        <w:r w:rsidRPr="008A2D3D">
          <w:rPr>
            <w:rFonts w:cs="Arial"/>
            <w:sz w:val="24"/>
          </w:rPr>
          <w:t>Neo-liberal globalization promotes the concentration of information dissemination</w:t>
        </w:r>
        <w:r>
          <w:rPr>
            <w:rFonts w:cs="Arial"/>
            <w:sz w:val="24"/>
          </w:rPr>
          <w:t>.</w:t>
        </w:r>
      </w:ins>
    </w:p>
    <w:p w14:paraId="73FF9D29" w14:textId="77777777" w:rsidR="000520D4" w:rsidDel="0071798B" w:rsidRDefault="000520D4" w:rsidP="000520D4">
      <w:pPr>
        <w:widowControl w:val="0"/>
        <w:autoSpaceDE w:val="0"/>
        <w:autoSpaceDN w:val="0"/>
        <w:adjustRightInd w:val="0"/>
        <w:ind w:right="1552"/>
        <w:rPr>
          <w:ins w:id="1887" w:author="Arnold Sandjaja" w:date="2013-06-29T14:41:00Z"/>
          <w:del w:id="1888" w:author="Zoo-Sun" w:date="2013-06-30T18:04:00Z"/>
          <w:rFonts w:cs="Arial"/>
          <w:sz w:val="24"/>
        </w:rPr>
      </w:pPr>
    </w:p>
    <w:p w14:paraId="303D15F9" w14:textId="77777777" w:rsidR="000520D4" w:rsidRPr="00B50214" w:rsidRDefault="000520D4" w:rsidP="000520D4">
      <w:pPr>
        <w:widowControl w:val="0"/>
        <w:autoSpaceDE w:val="0"/>
        <w:autoSpaceDN w:val="0"/>
        <w:adjustRightInd w:val="0"/>
        <w:ind w:right="1552"/>
        <w:rPr>
          <w:ins w:id="1889" w:author="Arnold Sandjaja" w:date="2013-06-29T14:41:00Z"/>
          <w:rFonts w:cs="Arial"/>
          <w:sz w:val="24"/>
        </w:rPr>
      </w:pPr>
    </w:p>
    <w:p w14:paraId="3280B079" w14:textId="77777777" w:rsidR="000520D4" w:rsidRPr="00B50214" w:rsidRDefault="000520D4" w:rsidP="000520D4">
      <w:pPr>
        <w:widowControl w:val="0"/>
        <w:autoSpaceDE w:val="0"/>
        <w:autoSpaceDN w:val="0"/>
        <w:adjustRightInd w:val="0"/>
        <w:ind w:right="1552"/>
        <w:rPr>
          <w:ins w:id="1890" w:author="Arnold Sandjaja" w:date="2013-06-29T14:41:00Z"/>
          <w:rFonts w:cs="Arial"/>
          <w:color w:val="FF0000"/>
          <w:sz w:val="24"/>
        </w:rPr>
      </w:pPr>
      <w:ins w:id="1891" w:author="Arnold Sandjaja" w:date="2013-06-29T14:41:00Z">
        <w:r w:rsidRPr="00B50214">
          <w:rPr>
            <w:rFonts w:cs="Arial"/>
            <w:color w:val="FF0000"/>
            <w:sz w:val="24"/>
          </w:rPr>
          <w:t>(– Pages 8 and 9)</w:t>
        </w:r>
      </w:ins>
    </w:p>
    <w:p w14:paraId="0DFEE295" w14:textId="77777777" w:rsidR="000520D4" w:rsidRPr="00B50214" w:rsidRDefault="000520D4" w:rsidP="000520D4">
      <w:pPr>
        <w:widowControl w:val="0"/>
        <w:autoSpaceDE w:val="0"/>
        <w:autoSpaceDN w:val="0"/>
        <w:adjustRightInd w:val="0"/>
        <w:ind w:right="1552"/>
        <w:rPr>
          <w:ins w:id="1892" w:author="Arnold Sandjaja" w:date="2013-06-29T14:41:00Z"/>
          <w:rFonts w:cs="Arial"/>
          <w:b/>
          <w:bCs/>
          <w:color w:val="FF0000"/>
        </w:rPr>
      </w:pPr>
    </w:p>
    <w:p w14:paraId="064732B1" w14:textId="77777777" w:rsidR="000520D4" w:rsidRPr="00B50214" w:rsidRDefault="000520D4" w:rsidP="000520D4">
      <w:pPr>
        <w:widowControl w:val="0"/>
        <w:autoSpaceDE w:val="0"/>
        <w:autoSpaceDN w:val="0"/>
        <w:adjustRightInd w:val="0"/>
        <w:ind w:right="1552"/>
        <w:rPr>
          <w:ins w:id="1893" w:author="Arnold Sandjaja" w:date="2013-06-29T14:41:00Z"/>
          <w:rFonts w:cs="Arial"/>
          <w:b/>
          <w:bCs/>
        </w:rPr>
      </w:pPr>
      <w:ins w:id="1894" w:author="Arnold Sandjaja" w:date="2013-06-29T14:41:00Z">
        <w:r w:rsidRPr="00B50214">
          <w:rPr>
            <w:rFonts w:cs="Arial"/>
            <w:b/>
            <w:bCs/>
            <w:color w:val="FF2712"/>
          </w:rPr>
          <w:t>(Title: )</w:t>
        </w:r>
      </w:ins>
    </w:p>
    <w:p w14:paraId="74706B7E" w14:textId="77777777" w:rsidR="000520D4" w:rsidRPr="00B50214" w:rsidRDefault="000520D4" w:rsidP="000520D4">
      <w:pPr>
        <w:widowControl w:val="0"/>
        <w:autoSpaceDE w:val="0"/>
        <w:autoSpaceDN w:val="0"/>
        <w:adjustRightInd w:val="0"/>
        <w:ind w:right="1552"/>
        <w:rPr>
          <w:ins w:id="1895" w:author="Arnold Sandjaja" w:date="2013-06-29T14:41:00Z"/>
          <w:rFonts w:cs="Arial"/>
        </w:rPr>
      </w:pPr>
      <w:ins w:id="1896"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1897" w:author="Arnold Sandjaja" w:date="2013-06-29T14:41:00Z"/>
          <w:rFonts w:cs="Arial"/>
        </w:rPr>
      </w:pPr>
      <w:ins w:id="1898" w:author="Arnold Sandjaja" w:date="2013-06-29T14:41:00Z">
        <w:r w:rsidRPr="00B50214">
          <w:rPr>
            <w:rFonts w:cs="Arial"/>
          </w:rPr>
          <w:t>If everybody shares the burden, no one suffers.</w:t>
        </w:r>
      </w:ins>
    </w:p>
    <w:p w14:paraId="6E8A69EE" w14:textId="77777777" w:rsidR="000520D4" w:rsidRPr="00B50214" w:rsidRDefault="000520D4" w:rsidP="000520D4">
      <w:pPr>
        <w:widowControl w:val="0"/>
        <w:autoSpaceDE w:val="0"/>
        <w:autoSpaceDN w:val="0"/>
        <w:adjustRightInd w:val="0"/>
        <w:ind w:right="1552"/>
        <w:rPr>
          <w:ins w:id="1899" w:author="Arnold Sandjaja" w:date="2013-06-29T14:41:00Z"/>
          <w:rFonts w:cs="Arial"/>
          <w:b/>
          <w:bCs/>
          <w:color w:val="FF0000"/>
        </w:rPr>
      </w:pPr>
    </w:p>
    <w:p w14:paraId="4F0ECB3E" w14:textId="77777777" w:rsidR="000520D4" w:rsidRPr="00B50214" w:rsidRDefault="000520D4" w:rsidP="000520D4">
      <w:pPr>
        <w:widowControl w:val="0"/>
        <w:autoSpaceDE w:val="0"/>
        <w:autoSpaceDN w:val="0"/>
        <w:adjustRightInd w:val="0"/>
        <w:ind w:right="1552"/>
        <w:rPr>
          <w:ins w:id="1900" w:author="Arnold Sandjaja" w:date="2013-06-29T14:41:00Z"/>
          <w:rFonts w:cs="Arial"/>
          <w:b/>
          <w:bCs/>
          <w:color w:val="FF0000"/>
        </w:rPr>
      </w:pPr>
      <w:ins w:id="1901" w:author="Arnold Sandjaja" w:date="2013-06-29T14:41:00Z">
        <w:r w:rsidRPr="00B50214">
          <w:rPr>
            <w:rFonts w:cs="Arial"/>
            <w:b/>
            <w:bCs/>
            <w:color w:val="FF2712"/>
          </w:rPr>
          <w:t>(Main text: )</w:t>
        </w:r>
      </w:ins>
    </w:p>
    <w:p w14:paraId="0597E610" w14:textId="77777777" w:rsidR="000520D4" w:rsidRPr="00B50214" w:rsidRDefault="000520D4" w:rsidP="000520D4">
      <w:pPr>
        <w:widowControl w:val="0"/>
        <w:autoSpaceDE w:val="0"/>
        <w:autoSpaceDN w:val="0"/>
        <w:adjustRightInd w:val="0"/>
        <w:ind w:right="1552"/>
        <w:rPr>
          <w:ins w:id="1902" w:author="Arnold Sandjaja" w:date="2013-06-29T14:41:00Z"/>
          <w:rFonts w:cs="Arial"/>
          <w:b/>
          <w:bCs/>
        </w:rPr>
      </w:pPr>
    </w:p>
    <w:p w14:paraId="2F61B3CD" w14:textId="77777777" w:rsidR="000520D4" w:rsidRPr="00B50214" w:rsidRDefault="000520D4" w:rsidP="000520D4">
      <w:pPr>
        <w:widowControl w:val="0"/>
        <w:autoSpaceDE w:val="0"/>
        <w:autoSpaceDN w:val="0"/>
        <w:adjustRightInd w:val="0"/>
        <w:ind w:right="1552"/>
        <w:rPr>
          <w:ins w:id="1903" w:author="Arnold Sandjaja" w:date="2013-06-29T14:41:00Z"/>
          <w:rFonts w:ascii="Helvetica" w:hAnsi="Helvetica" w:cs="Helvetica"/>
          <w:b/>
          <w:bCs/>
          <w:color w:val="231F20"/>
        </w:rPr>
      </w:pPr>
      <w:ins w:id="1904" w:author="Arnold Sandjaja" w:date="2013-06-29T14:41:00Z">
        <w:r w:rsidRPr="00B50214">
          <w:rPr>
            <w:rFonts w:ascii="Helvetica" w:hAnsi="Helvetica" w:cs="Helvetica"/>
            <w:b/>
            <w:bCs/>
            <w:color w:val="231F20"/>
          </w:rPr>
          <w:t xml:space="preserve">How did this come about? </w:t>
        </w:r>
      </w:ins>
    </w:p>
    <w:p w14:paraId="523B9DF5" w14:textId="77777777" w:rsidR="000520D4" w:rsidRPr="00B50214" w:rsidRDefault="000520D4" w:rsidP="000520D4">
      <w:pPr>
        <w:widowControl w:val="0"/>
        <w:autoSpaceDE w:val="0"/>
        <w:autoSpaceDN w:val="0"/>
        <w:adjustRightInd w:val="0"/>
        <w:ind w:right="1552"/>
        <w:rPr>
          <w:ins w:id="1905"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1906" w:author="Arnold Sandjaja" w:date="2013-06-29T14:41:00Z"/>
          <w:rFonts w:ascii="Helvetica" w:hAnsi="Helvetica" w:cs="Helvetica"/>
          <w:color w:val="231F20"/>
        </w:rPr>
      </w:pPr>
      <w:ins w:id="1907"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B50214" w:rsidRDefault="000520D4" w:rsidP="000520D4">
      <w:pPr>
        <w:widowControl w:val="0"/>
        <w:autoSpaceDE w:val="0"/>
        <w:autoSpaceDN w:val="0"/>
        <w:adjustRightInd w:val="0"/>
        <w:ind w:right="1552"/>
        <w:rPr>
          <w:ins w:id="1908" w:author="Arnold Sandjaja" w:date="2013-06-29T14:41:00Z"/>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ins w:id="1909" w:author="Arnold Sandjaja" w:date="2013-06-29T14:41:00Z"/>
          <w:rFonts w:ascii="Helvetica" w:hAnsi="Helvetica" w:cs="Helvetica"/>
          <w:color w:val="231F20"/>
        </w:rPr>
      </w:pPr>
      <w:ins w:id="1910" w:author="Arnold Sandjaja" w:date="2013-06-29T14:41:00Z">
        <w:r w:rsidRPr="00B50214">
          <w:rPr>
            <w:rFonts w:ascii="Helvetica" w:hAnsi="Helvetica" w:cs="Helvetica"/>
            <w:b/>
            <w:bCs/>
            <w:color w:val="231F20"/>
          </w:rPr>
          <w:t>More and more Tax Havens</w:t>
        </w:r>
      </w:ins>
    </w:p>
    <w:p w14:paraId="2A9FD1E4" w14:textId="77777777" w:rsidR="000520D4" w:rsidRPr="00B50214" w:rsidRDefault="000520D4" w:rsidP="000520D4">
      <w:pPr>
        <w:widowControl w:val="0"/>
        <w:autoSpaceDE w:val="0"/>
        <w:autoSpaceDN w:val="0"/>
        <w:adjustRightInd w:val="0"/>
        <w:ind w:right="1552"/>
        <w:rPr>
          <w:ins w:id="1911" w:author="Arnold Sandjaja" w:date="2013-06-29T14:41:00Z"/>
          <w:rFonts w:ascii="Helvetica" w:hAnsi="Helvetica" w:cs="Helvetica"/>
          <w:color w:val="231F20"/>
        </w:rPr>
      </w:pPr>
      <w:ins w:id="1912"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1913" w:author="Arnold Sandjaja" w:date="2013-06-29T14:41:00Z"/>
          <w:rFonts w:ascii="Helvetica" w:hAnsi="Helvetica" w:cs="Helvetica"/>
          <w:color w:val="231F20"/>
        </w:rPr>
      </w:pPr>
      <w:ins w:id="1914"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B50214" w:rsidRDefault="000520D4" w:rsidP="000520D4">
      <w:pPr>
        <w:widowControl w:val="0"/>
        <w:autoSpaceDE w:val="0"/>
        <w:autoSpaceDN w:val="0"/>
        <w:adjustRightInd w:val="0"/>
        <w:ind w:right="1552"/>
        <w:rPr>
          <w:ins w:id="1915" w:author="Arnold Sandjaja" w:date="2013-06-29T14:41:00Z"/>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ins w:id="1916" w:author="Arnold Sandjaja" w:date="2013-06-29T14:41:00Z"/>
          <w:rFonts w:ascii="Helvetica" w:hAnsi="Helvetica" w:cs="Helvetica"/>
          <w:color w:val="231F20"/>
        </w:rPr>
      </w:pPr>
      <w:ins w:id="1917" w:author="Arnold Sandjaja" w:date="2013-06-29T14:41:00Z">
        <w:r w:rsidRPr="00B50214">
          <w:rPr>
            <w:rFonts w:ascii="Helvetica" w:hAnsi="Helvetica" w:cs="Helvetica"/>
            <w:b/>
            <w:bCs/>
            <w:color w:val="231F20"/>
          </w:rPr>
          <w:t xml:space="preserve">Tax Competition Begins </w:t>
        </w:r>
      </w:ins>
    </w:p>
    <w:p w14:paraId="52315734" w14:textId="77777777" w:rsidR="000520D4" w:rsidRPr="00B50214" w:rsidRDefault="000520D4" w:rsidP="000520D4">
      <w:pPr>
        <w:widowControl w:val="0"/>
        <w:autoSpaceDE w:val="0"/>
        <w:autoSpaceDN w:val="0"/>
        <w:adjustRightInd w:val="0"/>
        <w:ind w:right="1552"/>
        <w:rPr>
          <w:ins w:id="1918"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1919" w:author="Arnold Sandjaja" w:date="2013-06-29T14:41:00Z"/>
          <w:rFonts w:cs="Arial"/>
        </w:rPr>
      </w:pPr>
      <w:ins w:id="1920"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1921" w:author="Arnold Sandjaja" w:date="2013-06-30T08:40:00Z">
        <w:r w:rsidR="002F7011">
          <w:rPr>
            <w:rFonts w:ascii="Helvetica" w:hAnsi="Helvetica" w:cs="Helvetica"/>
            <w:color w:val="231F20"/>
          </w:rPr>
          <w:t>%</w:t>
        </w:r>
      </w:ins>
      <w:ins w:id="1922" w:author="Arnold Sandjaja" w:date="2013-06-29T14:41:00Z">
        <w:r w:rsidRPr="00B50214">
          <w:rPr>
            <w:rFonts w:ascii="Helvetica" w:hAnsi="Helvetica" w:cs="Helvetica"/>
            <w:color w:val="231F20"/>
          </w:rPr>
          <w:t xml:space="preserve"> to 35% since 1985. Tax on interest yield from 47</w:t>
        </w:r>
      </w:ins>
      <w:ins w:id="1923" w:author="Arnold Sandjaja" w:date="2013-06-30T08:40:00Z">
        <w:r w:rsidR="002F7011">
          <w:rPr>
            <w:rFonts w:ascii="Helvetica" w:hAnsi="Helvetica" w:cs="Helvetica"/>
            <w:color w:val="231F20"/>
          </w:rPr>
          <w:t>%</w:t>
        </w:r>
      </w:ins>
      <w:ins w:id="1924" w:author="Arnold Sandjaja" w:date="2013-06-29T14:41:00Z">
        <w:r w:rsidRPr="00B50214">
          <w:rPr>
            <w:rFonts w:ascii="Helvetica" w:hAnsi="Helvetica" w:cs="Helvetica"/>
            <w:color w:val="231F20"/>
          </w:rPr>
          <w:t xml:space="preserve"> to 33% and the top income tax bracket plummeted from 52</w:t>
        </w:r>
      </w:ins>
      <w:ins w:id="1925" w:author="Arnold Sandjaja" w:date="2013-06-30T08:40:00Z">
        <w:r w:rsidR="002F7011">
          <w:rPr>
            <w:rFonts w:ascii="Helvetica" w:hAnsi="Helvetica" w:cs="Helvetica"/>
            <w:color w:val="231F20"/>
          </w:rPr>
          <w:t>%</w:t>
        </w:r>
      </w:ins>
      <w:ins w:id="1926"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B50214" w:rsidRDefault="000520D4" w:rsidP="000520D4">
      <w:pPr>
        <w:widowControl w:val="0"/>
        <w:autoSpaceDE w:val="0"/>
        <w:autoSpaceDN w:val="0"/>
        <w:adjustRightInd w:val="0"/>
        <w:ind w:right="1552"/>
        <w:rPr>
          <w:ins w:id="1927" w:author="Arnold Sandjaja" w:date="2013-06-29T14:41:00Z"/>
          <w:rFonts w:cs="Arial"/>
          <w:b/>
          <w:bCs/>
          <w:color w:val="262626"/>
        </w:rPr>
      </w:pPr>
    </w:p>
    <w:p w14:paraId="0C2D1D96" w14:textId="77777777" w:rsidR="000520D4" w:rsidRPr="00B50214" w:rsidRDefault="000520D4" w:rsidP="000520D4">
      <w:pPr>
        <w:widowControl w:val="0"/>
        <w:autoSpaceDE w:val="0"/>
        <w:autoSpaceDN w:val="0"/>
        <w:adjustRightInd w:val="0"/>
        <w:ind w:right="1552"/>
        <w:rPr>
          <w:ins w:id="1928"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1929" w:author="Arnold Sandjaja" w:date="2013-06-29T14:41:00Z"/>
          <w:rFonts w:cs="Arial"/>
          <w:b/>
          <w:bCs/>
          <w:color w:val="FF0000"/>
        </w:rPr>
      </w:pPr>
      <w:ins w:id="1930"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Paragraphedeliste"/>
        <w:widowControl w:val="0"/>
        <w:numPr>
          <w:ilvl w:val="0"/>
          <w:numId w:val="10"/>
        </w:numPr>
        <w:autoSpaceDE w:val="0"/>
        <w:autoSpaceDN w:val="0"/>
        <w:adjustRightInd w:val="0"/>
        <w:ind w:right="1552"/>
        <w:rPr>
          <w:ins w:id="1931" w:author="Arnold Sandjaja" w:date="2013-06-29T14:41:00Z"/>
          <w:rFonts w:ascii="Arial" w:hAnsi="Arial" w:cs="Arial"/>
          <w:b/>
          <w:bCs/>
          <w:color w:val="FF0000"/>
        </w:rPr>
      </w:pPr>
      <w:ins w:id="1932"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Paragraphedeliste"/>
        <w:widowControl w:val="0"/>
        <w:numPr>
          <w:ilvl w:val="0"/>
          <w:numId w:val="10"/>
        </w:numPr>
        <w:autoSpaceDE w:val="0"/>
        <w:autoSpaceDN w:val="0"/>
        <w:adjustRightInd w:val="0"/>
        <w:ind w:right="1552"/>
        <w:rPr>
          <w:ins w:id="1933" w:author="Arnold Sandjaja" w:date="2013-06-29T14:41:00Z"/>
          <w:rFonts w:ascii="Arial" w:hAnsi="Arial" w:cs="Arial"/>
          <w:b/>
          <w:bCs/>
          <w:color w:val="FF0000"/>
        </w:rPr>
      </w:pPr>
      <w:ins w:id="1934"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Paragraphedeliste"/>
        <w:widowControl w:val="0"/>
        <w:numPr>
          <w:ilvl w:val="0"/>
          <w:numId w:val="10"/>
        </w:numPr>
        <w:autoSpaceDE w:val="0"/>
        <w:autoSpaceDN w:val="0"/>
        <w:adjustRightInd w:val="0"/>
        <w:ind w:right="1552"/>
        <w:rPr>
          <w:ins w:id="1935" w:author="Arnold Sandjaja" w:date="2013-06-29T14:41:00Z"/>
          <w:rFonts w:ascii="Arial" w:hAnsi="Arial" w:cs="Arial"/>
          <w:b/>
          <w:bCs/>
          <w:color w:val="FF0000"/>
        </w:rPr>
      </w:pPr>
      <w:ins w:id="1936"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16A053AA" w14:textId="77777777" w:rsidR="000520D4" w:rsidRDefault="000520D4" w:rsidP="000520D4">
      <w:pPr>
        <w:widowControl w:val="0"/>
        <w:autoSpaceDE w:val="0"/>
        <w:autoSpaceDN w:val="0"/>
        <w:adjustRightInd w:val="0"/>
        <w:ind w:right="1552"/>
        <w:rPr>
          <w:ins w:id="1937"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1938" w:author="Arnold Sandjaja" w:date="2013-06-29T14:41:00Z"/>
          <w:rFonts w:cs="Arial"/>
        </w:rPr>
      </w:pPr>
      <w:ins w:id="1939"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77777777" w:rsidR="000520D4" w:rsidRPr="00B50214" w:rsidRDefault="000520D4" w:rsidP="000520D4">
      <w:pPr>
        <w:widowControl w:val="0"/>
        <w:autoSpaceDE w:val="0"/>
        <w:autoSpaceDN w:val="0"/>
        <w:adjustRightInd w:val="0"/>
        <w:ind w:right="1552"/>
        <w:rPr>
          <w:ins w:id="1940" w:author="Arnold Sandjaja" w:date="2013-06-29T14:41:00Z"/>
          <w:rFonts w:cs="Arial"/>
          <w:color w:val="FF0000"/>
          <w:sz w:val="24"/>
        </w:rPr>
      </w:pPr>
    </w:p>
    <w:p w14:paraId="13C6682A" w14:textId="77777777" w:rsidR="000520D4" w:rsidRDefault="000520D4" w:rsidP="000520D4">
      <w:pPr>
        <w:widowControl w:val="0"/>
        <w:autoSpaceDE w:val="0"/>
        <w:autoSpaceDN w:val="0"/>
        <w:adjustRightInd w:val="0"/>
        <w:ind w:right="1552"/>
        <w:rPr>
          <w:ins w:id="1941" w:author="Arnold Sandjaja" w:date="2013-06-29T14:41:00Z"/>
          <w:rFonts w:cs="Arial"/>
          <w:color w:val="FF0000"/>
          <w:sz w:val="24"/>
        </w:rPr>
      </w:pPr>
    </w:p>
    <w:p w14:paraId="3D96D1D3" w14:textId="77777777" w:rsidR="000520D4" w:rsidRPr="00F619C6" w:rsidRDefault="000520D4" w:rsidP="000520D4">
      <w:pPr>
        <w:widowControl w:val="0"/>
        <w:autoSpaceDE w:val="0"/>
        <w:autoSpaceDN w:val="0"/>
        <w:adjustRightInd w:val="0"/>
        <w:ind w:right="1552"/>
        <w:rPr>
          <w:ins w:id="1942" w:author="Arnold Sandjaja" w:date="2013-06-29T14:41:00Z"/>
          <w:rFonts w:cs="Arial"/>
          <w:color w:val="FF0000"/>
          <w:sz w:val="24"/>
        </w:rPr>
      </w:pPr>
      <w:ins w:id="1943" w:author="Arnold Sandjaja" w:date="2013-06-29T14:41:00Z">
        <w:r>
          <w:rPr>
            <w:rFonts w:cs="Arial"/>
            <w:color w:val="FF0000"/>
            <w:sz w:val="24"/>
          </w:rPr>
          <w:t>(- INFOGRAPHIC)</w:t>
        </w:r>
      </w:ins>
    </w:p>
    <w:p w14:paraId="5DFC58D4" w14:textId="77777777" w:rsidR="000520D4" w:rsidRPr="00F619C6" w:rsidRDefault="000520D4" w:rsidP="000520D4">
      <w:pPr>
        <w:widowControl w:val="0"/>
        <w:autoSpaceDE w:val="0"/>
        <w:autoSpaceDN w:val="0"/>
        <w:adjustRightInd w:val="0"/>
        <w:ind w:right="1552"/>
        <w:rPr>
          <w:ins w:id="1944" w:author="Arnold Sandjaja" w:date="2013-06-29T14:41:00Z"/>
          <w:rFonts w:cs="Arial"/>
          <w:color w:val="FF0000"/>
          <w:sz w:val="24"/>
        </w:rPr>
      </w:pPr>
    </w:p>
    <w:p w14:paraId="34E89A4D" w14:textId="77777777" w:rsidR="000520D4" w:rsidRPr="00F619C6" w:rsidRDefault="000520D4" w:rsidP="000520D4">
      <w:pPr>
        <w:widowControl w:val="0"/>
        <w:autoSpaceDE w:val="0"/>
        <w:autoSpaceDN w:val="0"/>
        <w:adjustRightInd w:val="0"/>
        <w:ind w:right="1552"/>
        <w:rPr>
          <w:ins w:id="1945" w:author="Arnold Sandjaja" w:date="2013-06-29T14:41:00Z"/>
          <w:rFonts w:cs="Arial"/>
          <w:color w:val="FF0000"/>
          <w:sz w:val="24"/>
        </w:rPr>
      </w:pPr>
      <w:ins w:id="1946" w:author="Arnold Sandjaja" w:date="2013-06-29T14:41:00Z">
        <w:r w:rsidRPr="00F619C6">
          <w:rPr>
            <w:rFonts w:cs="Arial"/>
            <w:color w:val="FF0000"/>
            <w:sz w:val="24"/>
          </w:rPr>
          <w:t>(title)</w:t>
        </w:r>
      </w:ins>
    </w:p>
    <w:p w14:paraId="5A745B48" w14:textId="77777777" w:rsidR="000520D4" w:rsidRPr="00F619C6" w:rsidRDefault="000520D4" w:rsidP="000520D4">
      <w:pPr>
        <w:widowControl w:val="0"/>
        <w:autoSpaceDE w:val="0"/>
        <w:autoSpaceDN w:val="0"/>
        <w:adjustRightInd w:val="0"/>
        <w:ind w:right="1552"/>
        <w:rPr>
          <w:ins w:id="1947" w:author="Arnold Sandjaja" w:date="2013-06-29T14:41:00Z"/>
          <w:rFonts w:cs="Arial"/>
          <w:sz w:val="24"/>
        </w:rPr>
      </w:pPr>
      <w:ins w:id="1948"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77777777" w:rsidR="000520D4" w:rsidRPr="00F619C6" w:rsidRDefault="000520D4" w:rsidP="000520D4">
      <w:pPr>
        <w:widowControl w:val="0"/>
        <w:autoSpaceDE w:val="0"/>
        <w:autoSpaceDN w:val="0"/>
        <w:adjustRightInd w:val="0"/>
        <w:ind w:right="1552"/>
        <w:rPr>
          <w:ins w:id="1949" w:author="Arnold Sandjaja" w:date="2013-06-29T14:41:00Z"/>
          <w:rFonts w:cs="Arial"/>
          <w:color w:val="FF0000"/>
          <w:sz w:val="24"/>
        </w:rPr>
      </w:pPr>
    </w:p>
    <w:p w14:paraId="46CAAF34" w14:textId="77777777" w:rsidR="000520D4" w:rsidRPr="00F619C6" w:rsidRDefault="000520D4" w:rsidP="000520D4">
      <w:pPr>
        <w:widowControl w:val="0"/>
        <w:autoSpaceDE w:val="0"/>
        <w:autoSpaceDN w:val="0"/>
        <w:adjustRightInd w:val="0"/>
        <w:ind w:right="1552"/>
        <w:rPr>
          <w:ins w:id="1950" w:author="Arnold Sandjaja" w:date="2013-06-29T14:41:00Z"/>
          <w:rFonts w:cs="Arial"/>
          <w:color w:val="FF0000"/>
          <w:sz w:val="24"/>
        </w:rPr>
      </w:pPr>
      <w:ins w:id="1951" w:author="Arnold Sandjaja" w:date="2013-06-29T14:41:00Z">
        <w:r w:rsidRPr="00F619C6">
          <w:rPr>
            <w:rFonts w:cs="Arial"/>
            <w:color w:val="FF0000"/>
            <w:sz w:val="24"/>
          </w:rPr>
          <w:t>(text)</w:t>
        </w:r>
      </w:ins>
    </w:p>
    <w:p w14:paraId="68B04776" w14:textId="77777777" w:rsidR="000520D4" w:rsidRPr="00F619C6" w:rsidRDefault="000520D4" w:rsidP="000520D4">
      <w:pPr>
        <w:widowControl w:val="0"/>
        <w:autoSpaceDE w:val="0"/>
        <w:autoSpaceDN w:val="0"/>
        <w:adjustRightInd w:val="0"/>
        <w:ind w:right="1552"/>
        <w:rPr>
          <w:ins w:id="1952" w:author="Arnold Sandjaja" w:date="2013-06-29T14:41:00Z"/>
          <w:rFonts w:cs="Arial"/>
          <w:sz w:val="24"/>
        </w:rPr>
      </w:pPr>
      <w:ins w:id="1953"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1954" w:author="Arnold Sandjaja" w:date="2013-06-29T14:41:00Z"/>
          <w:rFonts w:cs="Arial"/>
          <w:sz w:val="24"/>
        </w:rPr>
      </w:pPr>
      <w:ins w:id="1955" w:author="Arnold Sandjaja" w:date="2013-06-29T14:41:00Z">
        <w:r w:rsidRPr="00F619C6">
          <w:rPr>
            <w:rFonts w:cs="Arial"/>
            <w:sz w:val="24"/>
          </w:rPr>
          <w:t>51</w:t>
        </w:r>
      </w:ins>
      <w:ins w:id="1956" w:author="Arnold Sandjaja" w:date="2013-06-30T08:40:00Z">
        <w:r w:rsidR="002F7011">
          <w:rPr>
            <w:rFonts w:cs="Arial"/>
            <w:sz w:val="24"/>
          </w:rPr>
          <w:t>%</w:t>
        </w:r>
      </w:ins>
      <w:ins w:id="1957" w:author="Arnold Sandjaja" w:date="2013-06-29T14:41:00Z">
        <w:r w:rsidRPr="00F619C6">
          <w:rPr>
            <w:rFonts w:cs="Arial"/>
            <w:sz w:val="24"/>
          </w:rPr>
          <w:t xml:space="preserve"> to 35% </w:t>
        </w:r>
      </w:ins>
    </w:p>
    <w:p w14:paraId="529D3ABD" w14:textId="77777777" w:rsidR="000520D4" w:rsidRDefault="000520D4" w:rsidP="000520D4">
      <w:pPr>
        <w:widowControl w:val="0"/>
        <w:autoSpaceDE w:val="0"/>
        <w:autoSpaceDN w:val="0"/>
        <w:adjustRightInd w:val="0"/>
        <w:ind w:right="1552"/>
        <w:rPr>
          <w:ins w:id="1958" w:author="Arnold Sandjaja" w:date="2013-06-29T14:41:00Z"/>
          <w:rFonts w:cs="Arial"/>
          <w:sz w:val="24"/>
        </w:rPr>
      </w:pPr>
    </w:p>
    <w:p w14:paraId="74E334D5" w14:textId="77777777" w:rsidR="000520D4" w:rsidRPr="00F619C6" w:rsidRDefault="000520D4" w:rsidP="000520D4">
      <w:pPr>
        <w:widowControl w:val="0"/>
        <w:autoSpaceDE w:val="0"/>
        <w:autoSpaceDN w:val="0"/>
        <w:adjustRightInd w:val="0"/>
        <w:ind w:right="1552"/>
        <w:rPr>
          <w:ins w:id="1959" w:author="Arnold Sandjaja" w:date="2013-06-29T14:41:00Z"/>
          <w:rFonts w:cs="Arial"/>
          <w:sz w:val="24"/>
        </w:rPr>
      </w:pPr>
      <w:ins w:id="1960"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1961" w:author="Arnold Sandjaja" w:date="2013-06-29T14:41:00Z"/>
          <w:rFonts w:cs="Arial"/>
          <w:sz w:val="24"/>
        </w:rPr>
      </w:pPr>
      <w:ins w:id="1962" w:author="Arnold Sandjaja" w:date="2013-06-29T14:41:00Z">
        <w:r w:rsidRPr="00F619C6">
          <w:rPr>
            <w:rFonts w:cs="Arial"/>
            <w:sz w:val="24"/>
          </w:rPr>
          <w:t>47</w:t>
        </w:r>
      </w:ins>
      <w:ins w:id="1963" w:author="Arnold Sandjaja" w:date="2013-06-30T08:40:00Z">
        <w:r w:rsidR="002F7011">
          <w:rPr>
            <w:rFonts w:cs="Arial"/>
            <w:sz w:val="24"/>
          </w:rPr>
          <w:t>%</w:t>
        </w:r>
      </w:ins>
      <w:ins w:id="1964" w:author="Arnold Sandjaja" w:date="2013-06-29T14:41:00Z">
        <w:r w:rsidRPr="00F619C6">
          <w:rPr>
            <w:rFonts w:cs="Arial"/>
            <w:sz w:val="24"/>
          </w:rPr>
          <w:t xml:space="preserve"> to 33%</w:t>
        </w:r>
      </w:ins>
    </w:p>
    <w:p w14:paraId="7169C38D" w14:textId="77777777" w:rsidR="000520D4" w:rsidRDefault="000520D4" w:rsidP="000520D4">
      <w:pPr>
        <w:widowControl w:val="0"/>
        <w:autoSpaceDE w:val="0"/>
        <w:autoSpaceDN w:val="0"/>
        <w:adjustRightInd w:val="0"/>
        <w:ind w:right="1552"/>
        <w:rPr>
          <w:ins w:id="1965" w:author="Arnold Sandjaja" w:date="2013-06-29T14:41:00Z"/>
          <w:rFonts w:cs="Arial"/>
          <w:sz w:val="24"/>
        </w:rPr>
      </w:pPr>
    </w:p>
    <w:p w14:paraId="017FE9D1" w14:textId="77777777" w:rsidR="000520D4" w:rsidRPr="00F619C6" w:rsidRDefault="000520D4" w:rsidP="000520D4">
      <w:pPr>
        <w:widowControl w:val="0"/>
        <w:autoSpaceDE w:val="0"/>
        <w:autoSpaceDN w:val="0"/>
        <w:adjustRightInd w:val="0"/>
        <w:ind w:right="1552"/>
        <w:rPr>
          <w:ins w:id="1966" w:author="Arnold Sandjaja" w:date="2013-06-29T14:41:00Z"/>
          <w:rFonts w:cs="Arial"/>
          <w:sz w:val="24"/>
        </w:rPr>
      </w:pPr>
      <w:ins w:id="1967"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1968" w:author="Arnold Sandjaja" w:date="2013-06-29T14:41:00Z"/>
          <w:rFonts w:cs="Arial"/>
          <w:sz w:val="24"/>
        </w:rPr>
      </w:pPr>
      <w:ins w:id="1969" w:author="Arnold Sandjaja" w:date="2013-06-29T14:41:00Z">
        <w:r w:rsidRPr="00F619C6">
          <w:rPr>
            <w:rFonts w:cs="Arial"/>
            <w:sz w:val="24"/>
          </w:rPr>
          <w:t>52</w:t>
        </w:r>
      </w:ins>
      <w:ins w:id="1970" w:author="Arnold Sandjaja" w:date="2013-06-30T08:40:00Z">
        <w:r w:rsidR="002F7011">
          <w:rPr>
            <w:rFonts w:cs="Arial"/>
            <w:sz w:val="24"/>
          </w:rPr>
          <w:t>%</w:t>
        </w:r>
      </w:ins>
      <w:ins w:id="1971" w:author="Arnold Sandjaja" w:date="2013-06-29T14:41:00Z">
        <w:r w:rsidRPr="00F619C6">
          <w:rPr>
            <w:rFonts w:cs="Arial"/>
            <w:sz w:val="24"/>
          </w:rPr>
          <w:t xml:space="preserve"> to 42%</w:t>
        </w:r>
      </w:ins>
    </w:p>
    <w:p w14:paraId="78676AC6" w14:textId="77777777" w:rsidR="000520D4" w:rsidRPr="00F619C6" w:rsidRDefault="000520D4" w:rsidP="000520D4">
      <w:pPr>
        <w:widowControl w:val="0"/>
        <w:autoSpaceDE w:val="0"/>
        <w:autoSpaceDN w:val="0"/>
        <w:adjustRightInd w:val="0"/>
        <w:ind w:right="1552"/>
        <w:rPr>
          <w:ins w:id="1972" w:author="Arnold Sandjaja" w:date="2013-06-29T14:41:00Z"/>
          <w:rFonts w:cs="Arial"/>
          <w:color w:val="FF0000"/>
          <w:sz w:val="24"/>
        </w:rPr>
      </w:pPr>
    </w:p>
    <w:p w14:paraId="327831B1" w14:textId="77777777" w:rsidR="000520D4" w:rsidRPr="00F619C6" w:rsidRDefault="000520D4" w:rsidP="000520D4">
      <w:pPr>
        <w:widowControl w:val="0"/>
        <w:autoSpaceDE w:val="0"/>
        <w:autoSpaceDN w:val="0"/>
        <w:adjustRightInd w:val="0"/>
        <w:ind w:right="1552"/>
        <w:rPr>
          <w:ins w:id="1973" w:author="Arnold Sandjaja" w:date="2013-06-29T14:41:00Z"/>
          <w:rFonts w:cs="Arial"/>
          <w:color w:val="FF0000"/>
          <w:sz w:val="24"/>
        </w:rPr>
      </w:pPr>
      <w:ins w:id="1974"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p>
    <w:p w14:paraId="481729FE" w14:textId="77777777" w:rsidR="000520D4" w:rsidRPr="00F619C6" w:rsidRDefault="000520D4" w:rsidP="000520D4">
      <w:pPr>
        <w:widowControl w:val="0"/>
        <w:autoSpaceDE w:val="0"/>
        <w:autoSpaceDN w:val="0"/>
        <w:adjustRightInd w:val="0"/>
        <w:ind w:right="1552"/>
        <w:rPr>
          <w:ins w:id="1975" w:author="Arnold Sandjaja" w:date="2013-06-29T14:41:00Z"/>
          <w:rFonts w:cs="Arial"/>
          <w:sz w:val="24"/>
        </w:rPr>
      </w:pPr>
      <w:ins w:id="1976" w:author="Arnold Sandjaja" w:date="2013-06-29T14:41:00Z">
        <w:r w:rsidRPr="00F619C6">
          <w:rPr>
            <w:rFonts w:cs="Arial"/>
            <w:sz w:val="24"/>
          </w:rPr>
          <w:t xml:space="preserve">Since 1985 </w:t>
        </w:r>
      </w:ins>
    </w:p>
    <w:p w14:paraId="3BB2D52F" w14:textId="77777777" w:rsidR="000520D4" w:rsidRDefault="000520D4" w:rsidP="000520D4">
      <w:pPr>
        <w:widowControl w:val="0"/>
        <w:autoSpaceDE w:val="0"/>
        <w:autoSpaceDN w:val="0"/>
        <w:adjustRightInd w:val="0"/>
        <w:ind w:right="1552"/>
        <w:rPr>
          <w:ins w:id="1977" w:author="Arnold Sandjaja" w:date="2013-06-29T14:41:00Z"/>
          <w:rFonts w:cs="Arial"/>
          <w:color w:val="FF0000"/>
          <w:sz w:val="24"/>
        </w:rPr>
      </w:pPr>
    </w:p>
    <w:p w14:paraId="56A932BB" w14:textId="77777777" w:rsidR="000520D4" w:rsidRPr="00F619C6" w:rsidRDefault="000520D4" w:rsidP="000520D4">
      <w:pPr>
        <w:widowControl w:val="0"/>
        <w:autoSpaceDE w:val="0"/>
        <w:autoSpaceDN w:val="0"/>
        <w:adjustRightInd w:val="0"/>
        <w:ind w:right="1552"/>
        <w:rPr>
          <w:ins w:id="1978" w:author="Arnold Sandjaja" w:date="2013-06-29T14:41:00Z"/>
          <w:rFonts w:cs="Arial"/>
          <w:color w:val="FF0000"/>
          <w:sz w:val="24"/>
        </w:rPr>
      </w:pPr>
    </w:p>
    <w:p w14:paraId="340C14CA" w14:textId="77777777" w:rsidR="000520D4" w:rsidRPr="00F619C6" w:rsidRDefault="000520D4" w:rsidP="000520D4">
      <w:pPr>
        <w:widowControl w:val="0"/>
        <w:autoSpaceDE w:val="0"/>
        <w:autoSpaceDN w:val="0"/>
        <w:adjustRightInd w:val="0"/>
        <w:ind w:right="1552"/>
        <w:rPr>
          <w:ins w:id="1979" w:author="Arnold Sandjaja" w:date="2013-06-29T14:41:00Z"/>
          <w:rFonts w:cs="Arial"/>
          <w:color w:val="FF0000"/>
          <w:sz w:val="24"/>
        </w:rPr>
      </w:pPr>
      <w:ins w:id="1980" w:author="Arnold Sandjaja" w:date="2013-06-29T14:41:00Z">
        <w:r>
          <w:rPr>
            <w:rFonts w:cs="Arial"/>
            <w:color w:val="FF0000"/>
            <w:sz w:val="24"/>
          </w:rPr>
          <w:t>( -TABLE)</w:t>
        </w:r>
      </w:ins>
    </w:p>
    <w:p w14:paraId="4E864F97" w14:textId="77777777" w:rsidR="000520D4" w:rsidRPr="00F619C6" w:rsidRDefault="000520D4" w:rsidP="000520D4">
      <w:pPr>
        <w:widowControl w:val="0"/>
        <w:autoSpaceDE w:val="0"/>
        <w:autoSpaceDN w:val="0"/>
        <w:adjustRightInd w:val="0"/>
        <w:ind w:right="1552"/>
        <w:rPr>
          <w:ins w:id="1981" w:author="Arnold Sandjaja" w:date="2013-06-29T14:41:00Z"/>
          <w:rFonts w:cs="Arial"/>
          <w:color w:val="FF0000"/>
          <w:sz w:val="24"/>
        </w:rPr>
      </w:pPr>
    </w:p>
    <w:p w14:paraId="11A83544" w14:textId="77777777" w:rsidR="000520D4" w:rsidRPr="00F619C6" w:rsidRDefault="000520D4" w:rsidP="000520D4">
      <w:pPr>
        <w:widowControl w:val="0"/>
        <w:autoSpaceDE w:val="0"/>
        <w:autoSpaceDN w:val="0"/>
        <w:adjustRightInd w:val="0"/>
        <w:ind w:right="1552"/>
        <w:rPr>
          <w:ins w:id="1982" w:author="Arnold Sandjaja" w:date="2013-06-29T14:41:00Z"/>
          <w:rFonts w:cs="Arial"/>
          <w:color w:val="FF0000"/>
          <w:sz w:val="24"/>
        </w:rPr>
      </w:pPr>
      <w:ins w:id="1983" w:author="Arnold Sandjaja" w:date="2013-06-29T14:41:00Z">
        <w:r w:rsidRPr="00F619C6">
          <w:rPr>
            <w:rFonts w:cs="Arial"/>
            <w:color w:val="FF0000"/>
            <w:sz w:val="24"/>
          </w:rPr>
          <w:t>(title)</w:t>
        </w:r>
      </w:ins>
    </w:p>
    <w:p w14:paraId="7D102A45" w14:textId="77777777" w:rsidR="000520D4" w:rsidRPr="00F619C6" w:rsidRDefault="000520D4" w:rsidP="000520D4">
      <w:pPr>
        <w:widowControl w:val="0"/>
        <w:autoSpaceDE w:val="0"/>
        <w:autoSpaceDN w:val="0"/>
        <w:adjustRightInd w:val="0"/>
        <w:ind w:right="1552"/>
        <w:rPr>
          <w:ins w:id="1984" w:author="Arnold Sandjaja" w:date="2013-06-29T14:41:00Z"/>
          <w:rFonts w:cs="Arial"/>
          <w:sz w:val="24"/>
        </w:rPr>
      </w:pPr>
      <w:ins w:id="1985" w:author="Arnold Sandjaja" w:date="2013-06-29T14:41:00Z">
        <w:r w:rsidRPr="00F619C6">
          <w:rPr>
            <w:rFonts w:cs="Arial"/>
            <w:sz w:val="24"/>
          </w:rPr>
          <w:t xml:space="preserve">The multinational corporations who pay little or no tax </w:t>
        </w:r>
      </w:ins>
    </w:p>
    <w:p w14:paraId="70329E96" w14:textId="77777777" w:rsidR="000520D4" w:rsidRPr="00F619C6" w:rsidRDefault="000520D4" w:rsidP="000520D4">
      <w:pPr>
        <w:widowControl w:val="0"/>
        <w:autoSpaceDE w:val="0"/>
        <w:autoSpaceDN w:val="0"/>
        <w:adjustRightInd w:val="0"/>
        <w:ind w:right="1552"/>
        <w:rPr>
          <w:ins w:id="1986" w:author="Arnold Sandjaja" w:date="2013-06-29T14:41:00Z"/>
          <w:rFonts w:cs="Arial"/>
          <w:color w:val="FF0000"/>
          <w:sz w:val="24"/>
        </w:rPr>
      </w:pPr>
    </w:p>
    <w:p w14:paraId="60FAD4B4" w14:textId="77777777" w:rsidR="000520D4" w:rsidRPr="00F619C6" w:rsidRDefault="000520D4" w:rsidP="000520D4">
      <w:pPr>
        <w:widowControl w:val="0"/>
        <w:autoSpaceDE w:val="0"/>
        <w:autoSpaceDN w:val="0"/>
        <w:adjustRightInd w:val="0"/>
        <w:ind w:right="1552"/>
        <w:rPr>
          <w:ins w:id="1987" w:author="Arnold Sandjaja" w:date="2013-06-29T14:41:00Z"/>
          <w:rFonts w:cs="Arial"/>
          <w:color w:val="FF0000"/>
          <w:sz w:val="24"/>
        </w:rPr>
      </w:pPr>
      <w:ins w:id="1988" w:author="Arnold Sandjaja" w:date="2013-06-29T14:41:00Z">
        <w:r w:rsidRPr="00F619C6">
          <w:rPr>
            <w:rFonts w:cs="Arial"/>
            <w:color w:val="FF0000"/>
            <w:sz w:val="24"/>
          </w:rPr>
          <w:t>(text)</w:t>
        </w:r>
      </w:ins>
    </w:p>
    <w:p w14:paraId="11BEF31B" w14:textId="77777777" w:rsidR="000520D4" w:rsidRPr="00F619C6" w:rsidRDefault="000520D4" w:rsidP="000520D4">
      <w:pPr>
        <w:widowControl w:val="0"/>
        <w:autoSpaceDE w:val="0"/>
        <w:autoSpaceDN w:val="0"/>
        <w:adjustRightInd w:val="0"/>
        <w:ind w:right="1552"/>
        <w:rPr>
          <w:ins w:id="1989" w:author="Arnold Sandjaja" w:date="2013-06-29T14:41:00Z"/>
          <w:rFonts w:cs="Arial"/>
          <w:sz w:val="24"/>
        </w:rPr>
      </w:pPr>
      <w:ins w:id="1990"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1991" w:author="Arnold Sandjaja" w:date="2013-06-29T14:41:00Z"/>
          <w:rFonts w:cs="Arial"/>
          <w:sz w:val="24"/>
        </w:rPr>
      </w:pPr>
      <w:ins w:id="1992"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1993" w:author="Arnold Sandjaja" w:date="2013-06-29T14:41:00Z"/>
          <w:rFonts w:cs="Arial"/>
          <w:sz w:val="24"/>
        </w:rPr>
      </w:pPr>
      <w:ins w:id="1994" w:author="Arnold Sandjaja" w:date="2013-06-29T14:41:00Z">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1995" w:author="Arnold Sandjaja" w:date="2013-06-29T14:41:00Z"/>
          <w:rFonts w:cs="Arial"/>
          <w:sz w:val="24"/>
        </w:rPr>
      </w:pPr>
      <w:ins w:id="1996"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1997" w:author="Arnold Sandjaja" w:date="2013-06-29T14:41:00Z"/>
          <w:rFonts w:cs="Arial"/>
          <w:sz w:val="24"/>
        </w:rPr>
      </w:pPr>
      <w:ins w:id="1998"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6ACBC3D2" w14:textId="77777777" w:rsidR="000520D4" w:rsidRPr="00F619C6" w:rsidRDefault="000520D4" w:rsidP="000520D4">
      <w:pPr>
        <w:widowControl w:val="0"/>
        <w:autoSpaceDE w:val="0"/>
        <w:autoSpaceDN w:val="0"/>
        <w:adjustRightInd w:val="0"/>
        <w:ind w:right="1552"/>
        <w:rPr>
          <w:ins w:id="1999" w:author="Arnold Sandjaja" w:date="2013-06-29T14:41:00Z"/>
          <w:rFonts w:cs="Arial"/>
          <w:color w:val="FF0000"/>
          <w:sz w:val="24"/>
        </w:rPr>
      </w:pPr>
    </w:p>
    <w:p w14:paraId="26243678" w14:textId="77777777" w:rsidR="000520D4" w:rsidRPr="00F619C6" w:rsidRDefault="000520D4" w:rsidP="000520D4">
      <w:pPr>
        <w:widowControl w:val="0"/>
        <w:autoSpaceDE w:val="0"/>
        <w:autoSpaceDN w:val="0"/>
        <w:adjustRightInd w:val="0"/>
        <w:ind w:right="1552"/>
        <w:rPr>
          <w:ins w:id="2000" w:author="Arnold Sandjaja" w:date="2013-06-29T14:41:00Z"/>
          <w:rFonts w:cs="Arial"/>
          <w:color w:val="FF0000"/>
          <w:sz w:val="24"/>
        </w:rPr>
      </w:pPr>
      <w:ins w:id="2001" w:author="Arnold Sandjaja" w:date="2013-06-29T14:41:00Z">
        <w:r w:rsidRPr="00F619C6">
          <w:rPr>
            <w:rFonts w:cs="Arial"/>
            <w:color w:val="FF0000"/>
            <w:sz w:val="24"/>
          </w:rPr>
          <w:t>(caption</w:t>
        </w:r>
        <w:r>
          <w:rPr>
            <w:rFonts w:cs="Arial"/>
            <w:color w:val="FF0000"/>
            <w:sz w:val="24"/>
          </w:rPr>
          <w:t xml:space="preserve"> for table</w:t>
        </w:r>
        <w:r w:rsidRPr="00F619C6">
          <w:rPr>
            <w:rFonts w:cs="Arial"/>
            <w:color w:val="FF0000"/>
            <w:sz w:val="24"/>
          </w:rPr>
          <w:t>)</w:t>
        </w:r>
      </w:ins>
    </w:p>
    <w:p w14:paraId="564A51B7" w14:textId="77777777" w:rsidR="000520D4" w:rsidRPr="00F619C6" w:rsidRDefault="000520D4" w:rsidP="000520D4">
      <w:pPr>
        <w:widowControl w:val="0"/>
        <w:autoSpaceDE w:val="0"/>
        <w:autoSpaceDN w:val="0"/>
        <w:adjustRightInd w:val="0"/>
        <w:ind w:right="1552"/>
        <w:rPr>
          <w:ins w:id="2002" w:author="Arnold Sandjaja" w:date="2013-06-29T14:41:00Z"/>
          <w:rFonts w:cs="Arial"/>
          <w:sz w:val="24"/>
        </w:rPr>
      </w:pPr>
      <w:ins w:id="2003" w:author="Arnold Sandjaja" w:date="2013-06-29T14:41:00Z">
        <w:r w:rsidRPr="00F619C6">
          <w:rPr>
            <w:rFonts w:cs="Arial"/>
            <w:sz w:val="24"/>
          </w:rPr>
          <w:t>Some examples for Austria</w:t>
        </w:r>
      </w:ins>
    </w:p>
    <w:p w14:paraId="7C2DB530" w14:textId="77777777" w:rsidR="000520D4" w:rsidRDefault="000520D4" w:rsidP="000520D4">
      <w:pPr>
        <w:widowControl w:val="0"/>
        <w:autoSpaceDE w:val="0"/>
        <w:autoSpaceDN w:val="0"/>
        <w:adjustRightInd w:val="0"/>
        <w:ind w:right="1552"/>
        <w:rPr>
          <w:ins w:id="2004" w:author="Arnold Sandjaja" w:date="2013-06-29T14:41:00Z"/>
          <w:rFonts w:cs="Arial"/>
          <w:color w:val="FF0000"/>
          <w:sz w:val="24"/>
        </w:rPr>
      </w:pPr>
    </w:p>
    <w:p w14:paraId="008CFF3B" w14:textId="77777777" w:rsidR="000520D4" w:rsidRPr="00B50214" w:rsidRDefault="000520D4" w:rsidP="000520D4">
      <w:pPr>
        <w:widowControl w:val="0"/>
        <w:autoSpaceDE w:val="0"/>
        <w:autoSpaceDN w:val="0"/>
        <w:adjustRightInd w:val="0"/>
        <w:ind w:right="1552"/>
        <w:rPr>
          <w:ins w:id="2005" w:author="Arnold Sandjaja" w:date="2013-06-29T14:41:00Z"/>
          <w:rFonts w:cs="Arial"/>
          <w:color w:val="FF0000"/>
          <w:sz w:val="24"/>
        </w:rPr>
      </w:pPr>
    </w:p>
    <w:p w14:paraId="3C283999" w14:textId="77777777" w:rsidR="000520D4" w:rsidRPr="00B50214" w:rsidRDefault="000520D4" w:rsidP="000520D4">
      <w:pPr>
        <w:widowControl w:val="0"/>
        <w:autoSpaceDE w:val="0"/>
        <w:autoSpaceDN w:val="0"/>
        <w:adjustRightInd w:val="0"/>
        <w:ind w:right="1552"/>
        <w:rPr>
          <w:ins w:id="2006" w:author="Arnold Sandjaja" w:date="2013-06-29T14:41:00Z"/>
          <w:rFonts w:cs="Arial"/>
          <w:color w:val="FF0000"/>
          <w:sz w:val="24"/>
        </w:rPr>
      </w:pPr>
      <w:ins w:id="2007" w:author="Arnold Sandjaja" w:date="2013-06-29T14:41:00Z">
        <w:r w:rsidRPr="00B50214">
          <w:rPr>
            <w:rFonts w:cs="Arial"/>
            <w:color w:val="FF0000"/>
            <w:sz w:val="24"/>
          </w:rPr>
          <w:t>(– Pages 10 and 11)</w:t>
        </w:r>
      </w:ins>
    </w:p>
    <w:p w14:paraId="6E368124" w14:textId="77777777" w:rsidR="000520D4" w:rsidRPr="00B50214" w:rsidRDefault="000520D4" w:rsidP="000520D4">
      <w:pPr>
        <w:widowControl w:val="0"/>
        <w:autoSpaceDE w:val="0"/>
        <w:autoSpaceDN w:val="0"/>
        <w:adjustRightInd w:val="0"/>
        <w:ind w:right="1552"/>
        <w:rPr>
          <w:ins w:id="2008"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2009" w:author="Arnold Sandjaja" w:date="2013-06-29T14:41:00Z"/>
          <w:rFonts w:cs="Arial"/>
          <w:b/>
          <w:bCs/>
          <w:color w:val="FF0000"/>
        </w:rPr>
      </w:pPr>
    </w:p>
    <w:p w14:paraId="2E17D526" w14:textId="77777777" w:rsidR="000520D4" w:rsidRPr="00B50214" w:rsidRDefault="000520D4" w:rsidP="000520D4">
      <w:pPr>
        <w:widowControl w:val="0"/>
        <w:autoSpaceDE w:val="0"/>
        <w:autoSpaceDN w:val="0"/>
        <w:adjustRightInd w:val="0"/>
        <w:ind w:right="1552"/>
        <w:rPr>
          <w:ins w:id="2010" w:author="Arnold Sandjaja" w:date="2013-06-29T14:41:00Z"/>
          <w:rFonts w:cs="Arial"/>
          <w:b/>
          <w:bCs/>
          <w:color w:val="FF2712"/>
        </w:rPr>
      </w:pPr>
      <w:ins w:id="2011" w:author="Arnold Sandjaja" w:date="2013-06-29T14:41:00Z">
        <w:r w:rsidRPr="00B50214">
          <w:rPr>
            <w:rFonts w:cs="Arial"/>
            <w:b/>
            <w:bCs/>
            <w:color w:val="FF2712"/>
          </w:rPr>
          <w:t>(Title: )</w:t>
        </w:r>
      </w:ins>
    </w:p>
    <w:p w14:paraId="6358CF7F" w14:textId="77777777" w:rsidR="000520D4" w:rsidRPr="00B50214" w:rsidRDefault="000520D4" w:rsidP="000520D4">
      <w:pPr>
        <w:widowControl w:val="0"/>
        <w:autoSpaceDE w:val="0"/>
        <w:autoSpaceDN w:val="0"/>
        <w:adjustRightInd w:val="0"/>
        <w:ind w:right="1552"/>
        <w:rPr>
          <w:ins w:id="2012" w:author="Arnold Sandjaja" w:date="2013-06-29T14:41:00Z"/>
          <w:rFonts w:cs="Arial"/>
          <w:b/>
          <w:bCs/>
        </w:rPr>
      </w:pPr>
    </w:p>
    <w:p w14:paraId="611D19EB" w14:textId="77777777" w:rsidR="000520D4" w:rsidRPr="00B50214" w:rsidRDefault="000520D4" w:rsidP="000520D4">
      <w:pPr>
        <w:widowControl w:val="0"/>
        <w:autoSpaceDE w:val="0"/>
        <w:autoSpaceDN w:val="0"/>
        <w:adjustRightInd w:val="0"/>
        <w:ind w:right="1552"/>
        <w:rPr>
          <w:ins w:id="2013" w:author="Arnold Sandjaja" w:date="2013-06-29T14:41:00Z"/>
          <w:rFonts w:cs="Arial"/>
        </w:rPr>
      </w:pPr>
      <w:ins w:id="2014" w:author="Arnold Sandjaja" w:date="2013-06-29T14:41:00Z">
        <w:r w:rsidRPr="00B50214">
          <w:rPr>
            <w:rFonts w:cs="Arial"/>
            <w:b/>
            <w:bCs/>
          </w:rPr>
          <w:t>The Future by Al Gore – review</w:t>
        </w:r>
        <w:r w:rsidRPr="00B50214">
          <w:rPr>
            <w:rFonts w:cs="Arial"/>
          </w:rPr>
          <w:t>.</w:t>
        </w:r>
      </w:ins>
    </w:p>
    <w:p w14:paraId="347843F5" w14:textId="77777777" w:rsidR="000520D4" w:rsidRPr="00B50214" w:rsidRDefault="000520D4" w:rsidP="000520D4">
      <w:pPr>
        <w:widowControl w:val="0"/>
        <w:autoSpaceDE w:val="0"/>
        <w:autoSpaceDN w:val="0"/>
        <w:adjustRightInd w:val="0"/>
        <w:ind w:right="1552"/>
        <w:rPr>
          <w:ins w:id="2015" w:author="Arnold Sandjaja" w:date="2013-06-29T14:41:00Z"/>
          <w:rFonts w:cs="Arial"/>
          <w:b/>
          <w:bCs/>
          <w:color w:val="FF0000"/>
        </w:rPr>
      </w:pPr>
    </w:p>
    <w:p w14:paraId="04D3E3F3" w14:textId="77777777" w:rsidR="000520D4" w:rsidRPr="00B50214" w:rsidRDefault="000520D4" w:rsidP="000520D4">
      <w:pPr>
        <w:widowControl w:val="0"/>
        <w:autoSpaceDE w:val="0"/>
        <w:autoSpaceDN w:val="0"/>
        <w:adjustRightInd w:val="0"/>
        <w:ind w:right="1552"/>
        <w:rPr>
          <w:ins w:id="2016" w:author="Arnold Sandjaja" w:date="2013-06-29T14:41:00Z"/>
          <w:rFonts w:cs="Arial"/>
          <w:b/>
          <w:bCs/>
          <w:color w:val="FF2712"/>
        </w:rPr>
      </w:pPr>
      <w:ins w:id="2017" w:author="Arnold Sandjaja" w:date="2013-06-29T14:41:00Z">
        <w:r w:rsidRPr="00B50214">
          <w:rPr>
            <w:rFonts w:cs="Arial"/>
            <w:b/>
            <w:bCs/>
            <w:color w:val="FF2712"/>
          </w:rPr>
          <w:t>(Main text: )</w:t>
        </w:r>
      </w:ins>
    </w:p>
    <w:p w14:paraId="4FDCA1DD" w14:textId="77777777" w:rsidR="000520D4" w:rsidRPr="00B50214" w:rsidRDefault="000520D4" w:rsidP="000520D4">
      <w:pPr>
        <w:widowControl w:val="0"/>
        <w:autoSpaceDE w:val="0"/>
        <w:autoSpaceDN w:val="0"/>
        <w:adjustRightInd w:val="0"/>
        <w:ind w:right="1552"/>
        <w:rPr>
          <w:ins w:id="2018" w:author="Arnold Sandjaja" w:date="2013-06-29T14:41:00Z"/>
          <w:rFonts w:cs="Arial"/>
          <w:b/>
          <w:bCs/>
        </w:rPr>
      </w:pPr>
    </w:p>
    <w:p w14:paraId="5E3A8B27" w14:textId="77777777" w:rsidR="000520D4" w:rsidRPr="00B50214" w:rsidRDefault="000520D4" w:rsidP="000520D4">
      <w:pPr>
        <w:widowControl w:val="0"/>
        <w:autoSpaceDE w:val="0"/>
        <w:autoSpaceDN w:val="0"/>
        <w:adjustRightInd w:val="0"/>
        <w:ind w:right="1552"/>
        <w:rPr>
          <w:ins w:id="2019" w:author="Arnold Sandjaja" w:date="2013-06-29T14:41:00Z"/>
          <w:rFonts w:cs="Arial"/>
        </w:rPr>
      </w:pPr>
      <w:ins w:id="2020" w:author="Arnold Sandjaja" w:date="2013-06-29T14:41:00Z">
        <w:r w:rsidRPr="00B50214">
          <w:rPr>
            <w:rFonts w:cs="Arial"/>
          </w:rPr>
          <w:t>Al Gore's alarming new guide to what needs to change in world politics is essential reading</w:t>
        </w:r>
      </w:ins>
    </w:p>
    <w:p w14:paraId="06F93847" w14:textId="77777777" w:rsidR="000520D4" w:rsidRPr="00B50214" w:rsidRDefault="000520D4" w:rsidP="000520D4">
      <w:pPr>
        <w:widowControl w:val="0"/>
        <w:autoSpaceDE w:val="0"/>
        <w:autoSpaceDN w:val="0"/>
        <w:adjustRightInd w:val="0"/>
        <w:ind w:right="1552"/>
        <w:rPr>
          <w:ins w:id="2021" w:author="Arnold Sandjaja" w:date="2013-06-29T14:41:00Z"/>
          <w:rFonts w:cs="Arial"/>
        </w:rPr>
      </w:pPr>
      <w:ins w:id="2022"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2023" w:author="Arnold Sandjaja" w:date="2013-06-29T14:41:00Z"/>
          <w:rFonts w:cs="Arial"/>
        </w:rPr>
      </w:pPr>
      <w:ins w:id="2024"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B50214" w:rsidRDefault="000520D4" w:rsidP="000520D4">
      <w:pPr>
        <w:widowControl w:val="0"/>
        <w:autoSpaceDE w:val="0"/>
        <w:autoSpaceDN w:val="0"/>
        <w:adjustRightInd w:val="0"/>
        <w:ind w:right="1552"/>
        <w:rPr>
          <w:ins w:id="2025" w:author="Arnold Sandjaja" w:date="2013-06-29T14:41:00Z"/>
          <w:rFonts w:cs="Arial"/>
        </w:rPr>
      </w:pPr>
    </w:p>
    <w:p w14:paraId="63E5244E" w14:textId="77777777" w:rsidR="000520D4" w:rsidRDefault="000520D4" w:rsidP="000520D4">
      <w:pPr>
        <w:widowControl w:val="0"/>
        <w:autoSpaceDE w:val="0"/>
        <w:autoSpaceDN w:val="0"/>
        <w:adjustRightInd w:val="0"/>
        <w:ind w:right="1552"/>
        <w:rPr>
          <w:ins w:id="2026" w:author="Arnold Sandjaja" w:date="2013-06-29T14:41:00Z"/>
          <w:rFonts w:cs="Arial"/>
          <w:b/>
          <w:bCs/>
          <w:color w:val="FF0000"/>
        </w:rPr>
      </w:pPr>
      <w:ins w:id="2027"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Paragraphedeliste"/>
        <w:widowControl w:val="0"/>
        <w:numPr>
          <w:ilvl w:val="0"/>
          <w:numId w:val="10"/>
        </w:numPr>
        <w:autoSpaceDE w:val="0"/>
        <w:autoSpaceDN w:val="0"/>
        <w:adjustRightInd w:val="0"/>
        <w:ind w:right="1552"/>
        <w:rPr>
          <w:ins w:id="2028" w:author="Arnold Sandjaja" w:date="2013-06-29T14:41:00Z"/>
          <w:rFonts w:ascii="Arial" w:hAnsi="Arial" w:cs="Arial"/>
          <w:b/>
          <w:bCs/>
          <w:color w:val="FF0000"/>
        </w:rPr>
      </w:pPr>
      <w:ins w:id="2029"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Paragraphedeliste"/>
        <w:widowControl w:val="0"/>
        <w:numPr>
          <w:ilvl w:val="0"/>
          <w:numId w:val="10"/>
        </w:numPr>
        <w:autoSpaceDE w:val="0"/>
        <w:autoSpaceDN w:val="0"/>
        <w:adjustRightInd w:val="0"/>
        <w:ind w:right="1552"/>
        <w:rPr>
          <w:ins w:id="2030" w:author="Arnold Sandjaja" w:date="2013-06-29T14:41:00Z"/>
          <w:rFonts w:ascii="Arial" w:hAnsi="Arial" w:cs="Arial"/>
          <w:b/>
          <w:bCs/>
          <w:color w:val="FF0000"/>
        </w:rPr>
      </w:pPr>
      <w:ins w:id="2031"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02E1406D" w14:textId="77777777" w:rsidR="000520D4" w:rsidRDefault="000520D4" w:rsidP="000520D4">
      <w:pPr>
        <w:widowControl w:val="0"/>
        <w:autoSpaceDE w:val="0"/>
        <w:autoSpaceDN w:val="0"/>
        <w:adjustRightInd w:val="0"/>
        <w:ind w:right="1552"/>
        <w:rPr>
          <w:ins w:id="2032"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2033" w:author="Arnold Sandjaja" w:date="2013-06-29T14:41:00Z"/>
          <w:rFonts w:cs="Arial"/>
        </w:rPr>
      </w:pPr>
      <w:ins w:id="2034" w:author="Arnold Sandjaja" w:date="2013-06-29T14:41:00Z">
        <w:r>
          <w:rPr>
            <w:rFonts w:cs="Arial"/>
          </w:rPr>
          <w:t>The Cover of Al Gore’s Book, The future</w:t>
        </w:r>
      </w:ins>
    </w:p>
    <w:p w14:paraId="15015914" w14:textId="77777777" w:rsidR="000520D4" w:rsidRPr="00B50214" w:rsidRDefault="000520D4" w:rsidP="000520D4">
      <w:pPr>
        <w:widowControl w:val="0"/>
        <w:autoSpaceDE w:val="0"/>
        <w:autoSpaceDN w:val="0"/>
        <w:adjustRightInd w:val="0"/>
        <w:ind w:right="1552"/>
        <w:rPr>
          <w:ins w:id="2035" w:author="Arnold Sandjaja" w:date="2013-06-29T14:41:00Z"/>
          <w:rFonts w:cs="Arial"/>
        </w:rPr>
      </w:pPr>
    </w:p>
    <w:p w14:paraId="6FC303C4" w14:textId="77777777" w:rsidR="000520D4" w:rsidRDefault="000520D4" w:rsidP="000520D4">
      <w:pPr>
        <w:widowControl w:val="0"/>
        <w:autoSpaceDE w:val="0"/>
        <w:autoSpaceDN w:val="0"/>
        <w:adjustRightInd w:val="0"/>
        <w:ind w:right="1552"/>
        <w:rPr>
          <w:ins w:id="2036" w:author="Arnold Sandjaja" w:date="2013-06-29T14:41:00Z"/>
          <w:rFonts w:cs="Arial"/>
          <w:b/>
          <w:bCs/>
          <w:color w:val="FF2712"/>
        </w:rPr>
      </w:pPr>
    </w:p>
    <w:p w14:paraId="27747C8D" w14:textId="77777777" w:rsidR="000520D4" w:rsidRPr="00B50214" w:rsidRDefault="000520D4" w:rsidP="000520D4">
      <w:pPr>
        <w:widowControl w:val="0"/>
        <w:autoSpaceDE w:val="0"/>
        <w:autoSpaceDN w:val="0"/>
        <w:adjustRightInd w:val="0"/>
        <w:ind w:right="1552"/>
        <w:rPr>
          <w:ins w:id="2037" w:author="Arnold Sandjaja" w:date="2013-06-29T14:41:00Z"/>
          <w:rFonts w:cs="Arial"/>
          <w:b/>
          <w:bCs/>
          <w:color w:val="FF2712"/>
        </w:rPr>
      </w:pPr>
      <w:ins w:id="2038" w:author="Arnold Sandjaja" w:date="2013-06-29T14:41:00Z">
        <w:r w:rsidRPr="00B50214">
          <w:rPr>
            <w:rFonts w:cs="Arial"/>
            <w:b/>
            <w:bCs/>
            <w:color w:val="FF2712"/>
          </w:rPr>
          <w:t>(Title: )</w:t>
        </w:r>
      </w:ins>
    </w:p>
    <w:p w14:paraId="3ADAFAED" w14:textId="77777777" w:rsidR="000520D4" w:rsidRPr="00B50214" w:rsidRDefault="000520D4" w:rsidP="000520D4">
      <w:pPr>
        <w:widowControl w:val="0"/>
        <w:autoSpaceDE w:val="0"/>
        <w:autoSpaceDN w:val="0"/>
        <w:adjustRightInd w:val="0"/>
        <w:ind w:right="1552"/>
        <w:rPr>
          <w:ins w:id="2039"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2040" w:author="Arnold Sandjaja" w:date="2013-06-29T14:41:00Z"/>
          <w:rFonts w:cs="Arial"/>
          <w:b/>
          <w:bCs/>
        </w:rPr>
      </w:pPr>
      <w:ins w:id="2041" w:author="Arnold Sandjaja" w:date="2013-06-29T14:41:00Z">
        <w:r w:rsidRPr="00B50214">
          <w:rPr>
            <w:rFonts w:cs="Arial"/>
            <w:b/>
            <w:bCs/>
          </w:rPr>
          <w:t>For a Europe-wide coordinated levy on wealth</w:t>
        </w:r>
      </w:ins>
    </w:p>
    <w:p w14:paraId="0C64E627" w14:textId="77777777" w:rsidR="000520D4" w:rsidRPr="00B50214" w:rsidRDefault="000520D4" w:rsidP="000520D4">
      <w:pPr>
        <w:widowControl w:val="0"/>
        <w:autoSpaceDE w:val="0"/>
        <w:autoSpaceDN w:val="0"/>
        <w:adjustRightInd w:val="0"/>
        <w:ind w:right="1552"/>
        <w:rPr>
          <w:ins w:id="2042" w:author="Arnold Sandjaja" w:date="2013-06-29T14:41:00Z"/>
          <w:rFonts w:cs="Arial"/>
          <w:b/>
          <w:bCs/>
          <w:color w:val="FF0000"/>
        </w:rPr>
      </w:pPr>
    </w:p>
    <w:p w14:paraId="15DE1E24" w14:textId="77777777" w:rsidR="000520D4" w:rsidRPr="00B50214" w:rsidRDefault="000520D4" w:rsidP="000520D4">
      <w:pPr>
        <w:widowControl w:val="0"/>
        <w:autoSpaceDE w:val="0"/>
        <w:autoSpaceDN w:val="0"/>
        <w:adjustRightInd w:val="0"/>
        <w:ind w:right="1552"/>
        <w:rPr>
          <w:ins w:id="2043" w:author="Arnold Sandjaja" w:date="2013-06-29T14:41:00Z"/>
          <w:rFonts w:cs="Arial"/>
          <w:b/>
          <w:bCs/>
        </w:rPr>
      </w:pPr>
      <w:ins w:id="2044" w:author="Arnold Sandjaja" w:date="2013-06-29T14:41:00Z">
        <w:r w:rsidRPr="00B50214">
          <w:rPr>
            <w:rFonts w:cs="Arial"/>
            <w:b/>
            <w:bCs/>
            <w:color w:val="FF2712"/>
          </w:rPr>
          <w:t>(Main text: )</w:t>
        </w:r>
      </w:ins>
    </w:p>
    <w:p w14:paraId="053718DC" w14:textId="77777777" w:rsidR="000520D4" w:rsidRPr="00B50214" w:rsidRDefault="000520D4" w:rsidP="000520D4">
      <w:pPr>
        <w:widowControl w:val="0"/>
        <w:autoSpaceDE w:val="0"/>
        <w:autoSpaceDN w:val="0"/>
        <w:adjustRightInd w:val="0"/>
        <w:ind w:right="1552"/>
        <w:rPr>
          <w:ins w:id="2045" w:author="Arnold Sandjaja" w:date="2013-06-29T14:41:00Z"/>
          <w:rFonts w:cs="Arial"/>
          <w:b/>
          <w:bCs/>
        </w:rPr>
      </w:pPr>
    </w:p>
    <w:p w14:paraId="2DC151DE" w14:textId="77777777" w:rsidR="000520D4" w:rsidRPr="00B50214" w:rsidRDefault="000520D4" w:rsidP="000520D4">
      <w:pPr>
        <w:widowControl w:val="0"/>
        <w:autoSpaceDE w:val="0"/>
        <w:autoSpaceDN w:val="0"/>
        <w:adjustRightInd w:val="0"/>
        <w:ind w:right="1552"/>
        <w:rPr>
          <w:ins w:id="2046" w:author="Arnold Sandjaja" w:date="2013-06-29T14:41:00Z"/>
          <w:rFonts w:cs="Arial"/>
        </w:rPr>
      </w:pPr>
      <w:ins w:id="2047" w:author="Arnold Sandjaja" w:date="2013-06-29T14:41:00Z">
        <w:r w:rsidRPr="00B50214">
          <w:rPr>
            <w:rFonts w:cs="Arial"/>
          </w:rPr>
          <w:t>The nature of the crisis</w:t>
        </w:r>
      </w:ins>
    </w:p>
    <w:p w14:paraId="6C6E6FFD" w14:textId="77777777" w:rsidR="000520D4" w:rsidRPr="00B50214" w:rsidRDefault="000520D4" w:rsidP="000520D4">
      <w:pPr>
        <w:widowControl w:val="0"/>
        <w:autoSpaceDE w:val="0"/>
        <w:autoSpaceDN w:val="0"/>
        <w:adjustRightInd w:val="0"/>
        <w:ind w:right="1552"/>
        <w:rPr>
          <w:ins w:id="2048" w:author="Arnold Sandjaja" w:date="2013-06-29T14:41:00Z"/>
          <w:rFonts w:cs="Arial"/>
        </w:rPr>
      </w:pPr>
      <w:ins w:id="2049" w:author="Arnold Sandjaja" w:date="2013-06-29T14:41:00Z">
        <w:r w:rsidRPr="00B50214">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B50214" w:rsidRDefault="000520D4" w:rsidP="000520D4">
      <w:pPr>
        <w:widowControl w:val="0"/>
        <w:autoSpaceDE w:val="0"/>
        <w:autoSpaceDN w:val="0"/>
        <w:adjustRightInd w:val="0"/>
        <w:ind w:right="1552"/>
        <w:rPr>
          <w:ins w:id="2050" w:author="Arnold Sandjaja" w:date="2013-06-29T14:41:00Z"/>
          <w:rFonts w:cs="Arial"/>
        </w:rPr>
      </w:pPr>
    </w:p>
    <w:p w14:paraId="01EC8D39" w14:textId="77777777" w:rsidR="000520D4" w:rsidRDefault="000520D4" w:rsidP="000520D4">
      <w:pPr>
        <w:widowControl w:val="0"/>
        <w:autoSpaceDE w:val="0"/>
        <w:autoSpaceDN w:val="0"/>
        <w:adjustRightInd w:val="0"/>
        <w:ind w:right="1552"/>
        <w:rPr>
          <w:ins w:id="2051" w:author="Arnold Sandjaja" w:date="2013-06-29T14:41:00Z"/>
          <w:rFonts w:cs="Arial"/>
          <w:b/>
          <w:bCs/>
          <w:color w:val="FF0000"/>
        </w:rPr>
      </w:pPr>
      <w:ins w:id="2052"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Paragraphedeliste"/>
        <w:widowControl w:val="0"/>
        <w:numPr>
          <w:ilvl w:val="0"/>
          <w:numId w:val="10"/>
        </w:numPr>
        <w:autoSpaceDE w:val="0"/>
        <w:autoSpaceDN w:val="0"/>
        <w:adjustRightInd w:val="0"/>
        <w:ind w:right="1552"/>
        <w:rPr>
          <w:ins w:id="2053" w:author="Arnold Sandjaja" w:date="2013-06-29T14:41:00Z"/>
          <w:rFonts w:ascii="Arial" w:hAnsi="Arial" w:cs="Arial"/>
          <w:b/>
          <w:bCs/>
          <w:color w:val="FF0000"/>
        </w:rPr>
      </w:pPr>
      <w:ins w:id="2054"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Paragraphedeliste"/>
        <w:widowControl w:val="0"/>
        <w:numPr>
          <w:ilvl w:val="0"/>
          <w:numId w:val="10"/>
        </w:numPr>
        <w:autoSpaceDE w:val="0"/>
        <w:autoSpaceDN w:val="0"/>
        <w:adjustRightInd w:val="0"/>
        <w:ind w:right="1552"/>
        <w:rPr>
          <w:ins w:id="2055" w:author="Arnold Sandjaja" w:date="2013-06-29T14:41:00Z"/>
          <w:rFonts w:ascii="Arial" w:hAnsi="Arial" w:cs="Arial"/>
          <w:b/>
          <w:bCs/>
          <w:color w:val="FF0000"/>
        </w:rPr>
      </w:pPr>
      <w:ins w:id="2056"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32CB6045" w14:textId="77777777" w:rsidR="000520D4" w:rsidRDefault="000520D4" w:rsidP="000520D4">
      <w:pPr>
        <w:widowControl w:val="0"/>
        <w:autoSpaceDE w:val="0"/>
        <w:autoSpaceDN w:val="0"/>
        <w:adjustRightInd w:val="0"/>
        <w:ind w:right="1552"/>
        <w:rPr>
          <w:ins w:id="2057" w:author="Arnold Sandjaja" w:date="2013-06-29T14:41:00Z"/>
          <w:rFonts w:cs="Arial"/>
          <w:b/>
          <w:bCs/>
          <w:color w:val="FF0000"/>
        </w:rPr>
      </w:pPr>
    </w:p>
    <w:p w14:paraId="3F390E82" w14:textId="77777777" w:rsidR="000520D4" w:rsidRPr="00B50214" w:rsidDel="0071798B" w:rsidRDefault="000520D4" w:rsidP="000520D4">
      <w:pPr>
        <w:widowControl w:val="0"/>
        <w:autoSpaceDE w:val="0"/>
        <w:autoSpaceDN w:val="0"/>
        <w:adjustRightInd w:val="0"/>
        <w:ind w:right="1552"/>
        <w:rPr>
          <w:ins w:id="2058" w:author="Arnold Sandjaja" w:date="2013-06-29T14:41:00Z"/>
          <w:del w:id="2059" w:author="Zoo-Sun" w:date="2013-06-30T18:04:00Z"/>
          <w:rFonts w:cs="Arial"/>
          <w:color w:val="FFFFFF"/>
          <w:sz w:val="18"/>
          <w:szCs w:val="18"/>
        </w:rPr>
      </w:pPr>
      <w:ins w:id="2060" w:author="Arnold Sandjaja" w:date="2013-06-29T14:41:00Z">
        <w:r w:rsidRPr="00B50214">
          <w:rPr>
            <w:rFonts w:cs="Arial"/>
          </w:rPr>
          <w:t>A constantly increasing disparity of wealth is an intrinsic aspect of capitalism</w:t>
        </w:r>
      </w:ins>
    </w:p>
    <w:p w14:paraId="0AEE6A18" w14:textId="77777777" w:rsidR="000520D4" w:rsidRPr="00B50214" w:rsidDel="0071798B" w:rsidRDefault="000520D4" w:rsidP="000520D4">
      <w:pPr>
        <w:widowControl w:val="0"/>
        <w:autoSpaceDE w:val="0"/>
        <w:autoSpaceDN w:val="0"/>
        <w:adjustRightInd w:val="0"/>
        <w:ind w:right="1552"/>
        <w:rPr>
          <w:ins w:id="2061" w:author="Arnold Sandjaja" w:date="2013-06-29T14:41:00Z"/>
          <w:del w:id="2062" w:author="Zoo-Sun" w:date="2013-06-30T18:04: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2063" w:author="Arnold Sandjaja" w:date="2013-06-29T14:41:00Z"/>
          <w:rFonts w:cs="Arial"/>
          <w:color w:val="FFFFFF"/>
          <w:sz w:val="18"/>
          <w:szCs w:val="18"/>
        </w:rPr>
      </w:pPr>
    </w:p>
    <w:p w14:paraId="0D2DC9A5" w14:textId="77777777" w:rsidR="000520D4" w:rsidRDefault="000520D4" w:rsidP="000520D4">
      <w:pPr>
        <w:widowControl w:val="0"/>
        <w:autoSpaceDE w:val="0"/>
        <w:autoSpaceDN w:val="0"/>
        <w:adjustRightInd w:val="0"/>
        <w:ind w:right="1552"/>
        <w:rPr>
          <w:ins w:id="2064" w:author="Arnold Sandjaja" w:date="2013-06-29T14:41:00Z"/>
          <w:rFonts w:cs="Arial"/>
          <w:b/>
          <w:bCs/>
          <w:color w:val="FF2712"/>
        </w:rPr>
      </w:pPr>
    </w:p>
    <w:p w14:paraId="309D884C" w14:textId="77777777" w:rsidR="000520D4" w:rsidRPr="00B50214" w:rsidRDefault="000520D4" w:rsidP="000520D4">
      <w:pPr>
        <w:widowControl w:val="0"/>
        <w:autoSpaceDE w:val="0"/>
        <w:autoSpaceDN w:val="0"/>
        <w:adjustRightInd w:val="0"/>
        <w:ind w:right="1552"/>
        <w:rPr>
          <w:ins w:id="2065" w:author="Arnold Sandjaja" w:date="2013-06-29T14:41:00Z"/>
          <w:rFonts w:cs="Arial"/>
          <w:b/>
          <w:bCs/>
          <w:color w:val="FF2712"/>
        </w:rPr>
      </w:pPr>
      <w:ins w:id="2066" w:author="Arnold Sandjaja" w:date="2013-06-29T14:41:00Z">
        <w:r w:rsidRPr="00B50214">
          <w:rPr>
            <w:rFonts w:cs="Arial"/>
            <w:b/>
            <w:bCs/>
            <w:color w:val="FF2712"/>
          </w:rPr>
          <w:t>(Title: )</w:t>
        </w:r>
      </w:ins>
    </w:p>
    <w:p w14:paraId="26829EC8" w14:textId="77777777" w:rsidR="000520D4" w:rsidRPr="00B50214" w:rsidRDefault="000520D4" w:rsidP="000520D4">
      <w:pPr>
        <w:widowControl w:val="0"/>
        <w:autoSpaceDE w:val="0"/>
        <w:autoSpaceDN w:val="0"/>
        <w:adjustRightInd w:val="0"/>
        <w:ind w:right="1552"/>
        <w:rPr>
          <w:ins w:id="2067" w:author="Arnold Sandjaja" w:date="2013-06-29T14:41:00Z"/>
          <w:rFonts w:cs="Arial"/>
          <w:b/>
          <w:bCs/>
        </w:rPr>
      </w:pPr>
    </w:p>
    <w:p w14:paraId="7C1229F5" w14:textId="77777777" w:rsidR="000520D4" w:rsidRPr="00B50214" w:rsidRDefault="000520D4" w:rsidP="000520D4">
      <w:pPr>
        <w:widowControl w:val="0"/>
        <w:autoSpaceDE w:val="0"/>
        <w:autoSpaceDN w:val="0"/>
        <w:adjustRightInd w:val="0"/>
        <w:ind w:right="1552"/>
        <w:rPr>
          <w:ins w:id="2068" w:author="Arnold Sandjaja" w:date="2013-06-29T14:41:00Z"/>
          <w:rFonts w:cs="Arial"/>
          <w:b/>
          <w:bCs/>
        </w:rPr>
      </w:pPr>
      <w:ins w:id="2069" w:author="Arnold Sandjaja" w:date="2013-06-29T14:41:00Z">
        <w:r w:rsidRPr="00B50214">
          <w:rPr>
            <w:rFonts w:cs="Arial"/>
            <w:b/>
            <w:bCs/>
          </w:rPr>
          <w:t>Fiscal and Economic Union</w:t>
        </w:r>
      </w:ins>
    </w:p>
    <w:p w14:paraId="5FE08AE5" w14:textId="77777777" w:rsidR="000520D4" w:rsidRPr="00B50214" w:rsidRDefault="000520D4" w:rsidP="000520D4">
      <w:pPr>
        <w:widowControl w:val="0"/>
        <w:autoSpaceDE w:val="0"/>
        <w:autoSpaceDN w:val="0"/>
        <w:adjustRightInd w:val="0"/>
        <w:ind w:right="1552"/>
        <w:rPr>
          <w:ins w:id="2070" w:author="Arnold Sandjaja" w:date="2013-06-29T14:41:00Z"/>
          <w:rFonts w:cs="Arial"/>
          <w:b/>
          <w:bCs/>
          <w:color w:val="FF0000"/>
        </w:rPr>
      </w:pPr>
    </w:p>
    <w:p w14:paraId="443D6CCD" w14:textId="77777777" w:rsidR="000520D4" w:rsidRPr="00B50214" w:rsidRDefault="000520D4" w:rsidP="000520D4">
      <w:pPr>
        <w:widowControl w:val="0"/>
        <w:autoSpaceDE w:val="0"/>
        <w:autoSpaceDN w:val="0"/>
        <w:adjustRightInd w:val="0"/>
        <w:ind w:right="1552"/>
        <w:rPr>
          <w:ins w:id="2071" w:author="Arnold Sandjaja" w:date="2013-06-29T14:41:00Z"/>
          <w:rFonts w:cs="Arial"/>
          <w:b/>
          <w:bCs/>
          <w:color w:val="FF2712"/>
        </w:rPr>
      </w:pPr>
      <w:ins w:id="2072" w:author="Arnold Sandjaja" w:date="2013-06-29T14:41:00Z">
        <w:r w:rsidRPr="00B50214">
          <w:rPr>
            <w:rFonts w:cs="Arial"/>
            <w:b/>
            <w:bCs/>
            <w:color w:val="FF2712"/>
          </w:rPr>
          <w:t>(Main text: )</w:t>
        </w:r>
      </w:ins>
    </w:p>
    <w:p w14:paraId="0383C6BF" w14:textId="77777777" w:rsidR="000520D4" w:rsidRPr="00B50214" w:rsidRDefault="000520D4" w:rsidP="000520D4">
      <w:pPr>
        <w:widowControl w:val="0"/>
        <w:autoSpaceDE w:val="0"/>
        <w:autoSpaceDN w:val="0"/>
        <w:adjustRightInd w:val="0"/>
        <w:ind w:right="1552"/>
        <w:rPr>
          <w:ins w:id="2073" w:author="Arnold Sandjaja" w:date="2013-06-29T14:41:00Z"/>
          <w:rFonts w:cs="Arial"/>
        </w:rPr>
      </w:pPr>
    </w:p>
    <w:p w14:paraId="716C51CB" w14:textId="77777777" w:rsidR="000520D4" w:rsidRPr="00B50214" w:rsidRDefault="000520D4" w:rsidP="000520D4">
      <w:pPr>
        <w:widowControl w:val="0"/>
        <w:autoSpaceDE w:val="0"/>
        <w:autoSpaceDN w:val="0"/>
        <w:adjustRightInd w:val="0"/>
        <w:ind w:right="1552"/>
        <w:rPr>
          <w:ins w:id="2074" w:author="Arnold Sandjaja" w:date="2013-06-29T14:41:00Z"/>
          <w:rFonts w:cs="Arial"/>
        </w:rPr>
      </w:pPr>
      <w:ins w:id="2075" w:author="Arnold Sandjaja" w:date="2013-06-29T14:41:00Z">
        <w:r w:rsidRPr="00B50214">
          <w:rPr>
            <w:rFonts w:cs="Arial"/>
          </w:rPr>
          <w:t>Fiscal pact, ESM, six-pack, two-pack</w:t>
        </w:r>
      </w:ins>
    </w:p>
    <w:p w14:paraId="638AD2BA" w14:textId="77777777" w:rsidR="000520D4" w:rsidRPr="00B50214" w:rsidRDefault="000520D4" w:rsidP="000520D4">
      <w:pPr>
        <w:widowControl w:val="0"/>
        <w:autoSpaceDE w:val="0"/>
        <w:autoSpaceDN w:val="0"/>
        <w:adjustRightInd w:val="0"/>
        <w:ind w:right="1552"/>
        <w:rPr>
          <w:ins w:id="2076" w:author="Arnold Sandjaja" w:date="2013-06-29T14:41:00Z"/>
          <w:rFonts w:cs="Arial"/>
        </w:rPr>
      </w:pPr>
      <w:ins w:id="2077"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2078" w:author="Arnold Sandjaja" w:date="2013-06-29T14:41:00Z"/>
          <w:rFonts w:cs="Arial"/>
        </w:rPr>
      </w:pPr>
      <w:ins w:id="2079"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B50214" w:rsidRDefault="000520D4" w:rsidP="000520D4">
      <w:pPr>
        <w:widowControl w:val="0"/>
        <w:autoSpaceDE w:val="0"/>
        <w:autoSpaceDN w:val="0"/>
        <w:adjustRightInd w:val="0"/>
        <w:ind w:right="1552"/>
        <w:rPr>
          <w:ins w:id="2080" w:author="Arnold Sandjaja" w:date="2013-06-29T14:41:00Z"/>
          <w:rFonts w:cs="Arial"/>
        </w:rPr>
      </w:pPr>
    </w:p>
    <w:p w14:paraId="63EC4F84" w14:textId="77777777" w:rsidR="000520D4" w:rsidRDefault="000520D4" w:rsidP="000520D4">
      <w:pPr>
        <w:widowControl w:val="0"/>
        <w:autoSpaceDE w:val="0"/>
        <w:autoSpaceDN w:val="0"/>
        <w:adjustRightInd w:val="0"/>
        <w:ind w:right="1552"/>
        <w:rPr>
          <w:ins w:id="2081" w:author="Arnold Sandjaja" w:date="2013-06-29T14:41:00Z"/>
          <w:rFonts w:cs="Arial"/>
          <w:b/>
          <w:bCs/>
          <w:color w:val="FF0000"/>
        </w:rPr>
      </w:pPr>
      <w:ins w:id="2082"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Paragraphedeliste"/>
        <w:widowControl w:val="0"/>
        <w:numPr>
          <w:ilvl w:val="0"/>
          <w:numId w:val="10"/>
        </w:numPr>
        <w:autoSpaceDE w:val="0"/>
        <w:autoSpaceDN w:val="0"/>
        <w:adjustRightInd w:val="0"/>
        <w:ind w:right="1552"/>
        <w:rPr>
          <w:ins w:id="2083" w:author="Arnold Sandjaja" w:date="2013-06-29T14:41:00Z"/>
          <w:rFonts w:ascii="Arial" w:hAnsi="Arial" w:cs="Arial"/>
          <w:b/>
          <w:bCs/>
          <w:color w:val="FF0000"/>
        </w:rPr>
      </w:pPr>
      <w:ins w:id="2084" w:author="Arnold Sandjaja" w:date="2013-06-29T14:41:00Z">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ins>
    </w:p>
    <w:p w14:paraId="2B3B90BD" w14:textId="77777777" w:rsidR="000520D4" w:rsidRDefault="000520D4" w:rsidP="000520D4">
      <w:pPr>
        <w:widowControl w:val="0"/>
        <w:autoSpaceDE w:val="0"/>
        <w:autoSpaceDN w:val="0"/>
        <w:adjustRightInd w:val="0"/>
        <w:ind w:right="1552"/>
        <w:rPr>
          <w:ins w:id="2085" w:author="Arnold Sandjaja" w:date="2013-06-29T14:41:00Z"/>
          <w:rFonts w:cs="Arial"/>
          <w:b/>
          <w:bCs/>
          <w:color w:val="FF0000"/>
        </w:rPr>
      </w:pPr>
    </w:p>
    <w:p w14:paraId="272C5B3C" w14:textId="77777777" w:rsidR="000520D4" w:rsidRPr="000A6AAA" w:rsidRDefault="000520D4" w:rsidP="000520D4">
      <w:pPr>
        <w:widowControl w:val="0"/>
        <w:autoSpaceDE w:val="0"/>
        <w:autoSpaceDN w:val="0"/>
        <w:adjustRightInd w:val="0"/>
        <w:ind w:right="1552"/>
        <w:rPr>
          <w:ins w:id="2086"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2087" w:author="user_skill40_mac31 DUPUIS" w:date="2013-07-01T12:28:00Z"/>
          <w:rFonts w:cs="Arial"/>
        </w:rPr>
      </w:pPr>
      <w:ins w:id="2088" w:author="Arnold Sandjaja" w:date="2013-06-29T14:41:00Z">
        <w:r w:rsidRPr="00B50214">
          <w:rPr>
            <w:rFonts w:cs="Arial"/>
          </w:rPr>
          <w:t>In the European Council the introduction of a fiscal and economic union is being prepared</w:t>
        </w:r>
        <w:r>
          <w:rPr>
            <w:rFonts w:cs="Arial"/>
          </w:rPr>
          <w:t>.</w:t>
        </w:r>
      </w:ins>
    </w:p>
    <w:p w14:paraId="03E7D29C" w14:textId="77777777" w:rsidR="00A33BB9" w:rsidRDefault="00A33BB9" w:rsidP="000520D4">
      <w:pPr>
        <w:widowControl w:val="0"/>
        <w:autoSpaceDE w:val="0"/>
        <w:autoSpaceDN w:val="0"/>
        <w:adjustRightInd w:val="0"/>
        <w:spacing w:line="241" w:lineRule="atLeast"/>
        <w:ind w:right="1552"/>
        <w:jc w:val="both"/>
        <w:rPr>
          <w:ins w:id="2089" w:author="Arnold Sandjaja" w:date="2013-06-29T14:41:00Z"/>
          <w:rFonts w:cs="Arial"/>
        </w:rPr>
      </w:pPr>
    </w:p>
    <w:p w14:paraId="110D25EC" w14:textId="77777777" w:rsidR="000520D4" w:rsidRDefault="000520D4" w:rsidP="000520D4">
      <w:pPr>
        <w:widowControl w:val="0"/>
        <w:autoSpaceDE w:val="0"/>
        <w:autoSpaceDN w:val="0"/>
        <w:adjustRightInd w:val="0"/>
        <w:spacing w:line="241" w:lineRule="atLeast"/>
        <w:ind w:right="1552"/>
        <w:jc w:val="both"/>
        <w:rPr>
          <w:ins w:id="2090" w:author="Arnold Sandjaja" w:date="2013-06-29T14:41:00Z"/>
          <w:rFonts w:cs="Arial"/>
        </w:rPr>
      </w:pPr>
    </w:p>
    <w:p w14:paraId="40749026" w14:textId="77777777" w:rsidR="000520D4" w:rsidRDefault="000520D4" w:rsidP="000520D4">
      <w:pPr>
        <w:widowControl w:val="0"/>
        <w:autoSpaceDE w:val="0"/>
        <w:autoSpaceDN w:val="0"/>
        <w:adjustRightInd w:val="0"/>
        <w:spacing w:line="241" w:lineRule="atLeast"/>
        <w:ind w:right="1552"/>
        <w:jc w:val="both"/>
        <w:rPr>
          <w:ins w:id="2091" w:author="Arnold Sandjaja" w:date="2013-06-29T14:41:00Z"/>
          <w:rFonts w:cs="Arial"/>
        </w:rPr>
      </w:pPr>
    </w:p>
    <w:p w14:paraId="7063E973" w14:textId="77777777" w:rsidR="00A33BB9" w:rsidRDefault="00A33BB9" w:rsidP="00A33BB9">
      <w:pPr>
        <w:tabs>
          <w:tab w:val="left" w:pos="1961"/>
        </w:tabs>
        <w:ind w:right="1552"/>
        <w:jc w:val="center"/>
        <w:rPr>
          <w:ins w:id="2092" w:author="user_skill40_mac31 DUPUIS" w:date="2013-07-01T12:30:00Z"/>
          <w:b/>
          <w:sz w:val="36"/>
          <w:szCs w:val="36"/>
        </w:rPr>
        <w:pPrChange w:id="2093" w:author="user_skill40_mac31 DUPUIS" w:date="2013-07-01T12:29:00Z">
          <w:pPr>
            <w:pStyle w:val="Heading1AA"/>
          </w:pPr>
        </w:pPrChange>
      </w:pPr>
    </w:p>
    <w:p w14:paraId="43FFC27C" w14:textId="77777777" w:rsidR="00A33BB9" w:rsidRDefault="00A33BB9" w:rsidP="00A33BB9">
      <w:pPr>
        <w:tabs>
          <w:tab w:val="left" w:pos="1961"/>
        </w:tabs>
        <w:ind w:right="1552"/>
        <w:jc w:val="center"/>
        <w:rPr>
          <w:ins w:id="2094" w:author="user_skill40_mac31 DUPUIS" w:date="2013-07-01T12:30:00Z"/>
          <w:b/>
          <w:sz w:val="36"/>
          <w:szCs w:val="36"/>
        </w:rPr>
        <w:pPrChange w:id="2095" w:author="user_skill40_mac31 DUPUIS" w:date="2013-07-01T12:29:00Z">
          <w:pPr>
            <w:pStyle w:val="Heading1AA"/>
          </w:pPr>
        </w:pPrChange>
      </w:pPr>
    </w:p>
    <w:p w14:paraId="45D4E37E" w14:textId="77777777" w:rsidR="00A33BB9" w:rsidRDefault="00A33BB9" w:rsidP="00A33BB9">
      <w:pPr>
        <w:tabs>
          <w:tab w:val="left" w:pos="1961"/>
        </w:tabs>
        <w:ind w:right="1552"/>
        <w:jc w:val="center"/>
        <w:rPr>
          <w:ins w:id="2096" w:author="user_skill40_mac31 DUPUIS" w:date="2013-07-01T12:30:00Z"/>
          <w:b/>
          <w:sz w:val="36"/>
          <w:szCs w:val="36"/>
        </w:rPr>
        <w:pPrChange w:id="2097" w:author="user_skill40_mac31 DUPUIS" w:date="2013-07-01T12:29:00Z">
          <w:pPr>
            <w:pStyle w:val="Heading1AA"/>
          </w:pPr>
        </w:pPrChange>
      </w:pPr>
    </w:p>
    <w:p w14:paraId="13282774" w14:textId="77777777" w:rsidR="00A33BB9" w:rsidRDefault="00A33BB9" w:rsidP="00A33BB9">
      <w:pPr>
        <w:tabs>
          <w:tab w:val="left" w:pos="1961"/>
        </w:tabs>
        <w:ind w:right="1552"/>
        <w:jc w:val="center"/>
        <w:rPr>
          <w:ins w:id="2098" w:author="user_skill40_mac31 DUPUIS" w:date="2013-07-01T12:30:00Z"/>
          <w:b/>
          <w:sz w:val="36"/>
          <w:szCs w:val="36"/>
        </w:rPr>
        <w:pPrChange w:id="2099" w:author="user_skill40_mac31 DUPUIS" w:date="2013-07-01T12:29:00Z">
          <w:pPr>
            <w:pStyle w:val="Heading1AA"/>
          </w:pPr>
        </w:pPrChange>
      </w:pPr>
    </w:p>
    <w:p w14:paraId="067E35FB" w14:textId="77777777" w:rsidR="00A33BB9" w:rsidRDefault="00A33BB9" w:rsidP="00A33BB9">
      <w:pPr>
        <w:tabs>
          <w:tab w:val="left" w:pos="1961"/>
        </w:tabs>
        <w:ind w:right="1552"/>
        <w:jc w:val="center"/>
        <w:rPr>
          <w:ins w:id="2100" w:author="user_skill40_mac31 DUPUIS" w:date="2013-07-01T12:30:00Z"/>
          <w:b/>
          <w:sz w:val="36"/>
          <w:szCs w:val="36"/>
        </w:rPr>
        <w:pPrChange w:id="2101" w:author="user_skill40_mac31 DUPUIS" w:date="2013-07-01T12:29:00Z">
          <w:pPr>
            <w:pStyle w:val="Heading1AA"/>
          </w:pPr>
        </w:pPrChange>
      </w:pPr>
    </w:p>
    <w:p w14:paraId="32E99170" w14:textId="77777777" w:rsidR="00A33BB9" w:rsidRDefault="00A33BB9" w:rsidP="00A33BB9">
      <w:pPr>
        <w:tabs>
          <w:tab w:val="left" w:pos="1961"/>
        </w:tabs>
        <w:ind w:right="1552"/>
        <w:jc w:val="center"/>
        <w:rPr>
          <w:ins w:id="2102" w:author="user_skill40_mac31 DUPUIS" w:date="2013-07-01T12:30:00Z"/>
          <w:b/>
          <w:sz w:val="36"/>
          <w:szCs w:val="36"/>
        </w:rPr>
        <w:pPrChange w:id="2103" w:author="user_skill40_mac31 DUPUIS" w:date="2013-07-01T12:29:00Z">
          <w:pPr>
            <w:pStyle w:val="Heading1AA"/>
          </w:pPr>
        </w:pPrChange>
      </w:pPr>
    </w:p>
    <w:p w14:paraId="457D3274" w14:textId="77777777" w:rsidR="00A33BB9" w:rsidRDefault="00A33BB9" w:rsidP="00A33BB9">
      <w:pPr>
        <w:tabs>
          <w:tab w:val="left" w:pos="1961"/>
        </w:tabs>
        <w:ind w:right="1552"/>
        <w:jc w:val="center"/>
        <w:rPr>
          <w:ins w:id="2104" w:author="user_skill40_mac31 DUPUIS" w:date="2013-07-01T12:30:00Z"/>
          <w:b/>
          <w:sz w:val="36"/>
          <w:szCs w:val="36"/>
        </w:rPr>
        <w:pPrChange w:id="2105" w:author="user_skill40_mac31 DUPUIS" w:date="2013-07-01T12:29:00Z">
          <w:pPr>
            <w:pStyle w:val="Heading1AA"/>
          </w:pPr>
        </w:pPrChange>
      </w:pPr>
    </w:p>
    <w:p w14:paraId="6F0571E4" w14:textId="77777777" w:rsidR="00A33BB9" w:rsidRDefault="00A33BB9" w:rsidP="00A33BB9">
      <w:pPr>
        <w:tabs>
          <w:tab w:val="left" w:pos="1961"/>
        </w:tabs>
        <w:ind w:right="1552"/>
        <w:jc w:val="center"/>
        <w:rPr>
          <w:ins w:id="2106" w:author="user_skill40_mac31 DUPUIS" w:date="2013-07-01T12:30:00Z"/>
          <w:b/>
          <w:sz w:val="36"/>
          <w:szCs w:val="36"/>
        </w:rPr>
        <w:pPrChange w:id="2107" w:author="user_skill40_mac31 DUPUIS" w:date="2013-07-01T12:29:00Z">
          <w:pPr>
            <w:pStyle w:val="Heading1AA"/>
          </w:pPr>
        </w:pPrChange>
      </w:pPr>
    </w:p>
    <w:p w14:paraId="3EEF2B4B" w14:textId="77777777" w:rsidR="00A33BB9" w:rsidRDefault="00A33BB9" w:rsidP="00A33BB9">
      <w:pPr>
        <w:tabs>
          <w:tab w:val="left" w:pos="1961"/>
        </w:tabs>
        <w:ind w:right="1552"/>
        <w:jc w:val="center"/>
        <w:rPr>
          <w:ins w:id="2108" w:author="user_skill40_mac31 DUPUIS" w:date="2013-07-01T12:30:00Z"/>
          <w:b/>
          <w:sz w:val="36"/>
          <w:szCs w:val="36"/>
        </w:rPr>
        <w:pPrChange w:id="2109" w:author="user_skill40_mac31 DUPUIS" w:date="2013-07-01T12:29:00Z">
          <w:pPr>
            <w:pStyle w:val="Heading1AA"/>
          </w:pPr>
        </w:pPrChange>
      </w:pPr>
    </w:p>
    <w:p w14:paraId="785CB2A3" w14:textId="77777777" w:rsidR="00A33BB9" w:rsidRDefault="00A33BB9" w:rsidP="00A33BB9">
      <w:pPr>
        <w:tabs>
          <w:tab w:val="left" w:pos="1961"/>
        </w:tabs>
        <w:ind w:right="1552"/>
        <w:jc w:val="center"/>
        <w:rPr>
          <w:ins w:id="2110" w:author="user_skill40_mac31 DUPUIS" w:date="2013-07-01T12:30:00Z"/>
          <w:b/>
          <w:sz w:val="36"/>
          <w:szCs w:val="36"/>
        </w:rPr>
        <w:pPrChange w:id="2111" w:author="user_skill40_mac31 DUPUIS" w:date="2013-07-01T12:29:00Z">
          <w:pPr>
            <w:pStyle w:val="Heading1AA"/>
          </w:pPr>
        </w:pPrChange>
      </w:pPr>
    </w:p>
    <w:p w14:paraId="6B028FE1" w14:textId="2B17F9FC" w:rsidR="00A33BB9" w:rsidRPr="00A33BB9" w:rsidRDefault="00A33BB9" w:rsidP="00A33BB9">
      <w:pPr>
        <w:tabs>
          <w:tab w:val="left" w:pos="1961"/>
        </w:tabs>
        <w:ind w:right="1552"/>
        <w:jc w:val="center"/>
        <w:rPr>
          <w:ins w:id="2112" w:author="user_skill40_mac31 DUPUIS" w:date="2013-07-01T12:29:00Z"/>
          <w:b/>
          <w:sz w:val="36"/>
          <w:szCs w:val="36"/>
          <w:rPrChange w:id="2113" w:author="user_skill40_mac31 DUPUIS" w:date="2013-07-01T12:30:00Z">
            <w:rPr>
              <w:ins w:id="2114" w:author="user_skill40_mac31 DUPUIS" w:date="2013-07-01T12:29:00Z"/>
            </w:rPr>
          </w:rPrChange>
        </w:rPr>
        <w:pPrChange w:id="2115" w:author="user_skill40_mac31 DUPUIS" w:date="2013-07-01T12:29:00Z">
          <w:pPr>
            <w:pStyle w:val="Heading1AA"/>
          </w:pPr>
        </w:pPrChange>
      </w:pPr>
      <w:ins w:id="2116" w:author="user_skill40_mac31 DUPUIS" w:date="2013-07-01T12:29:00Z">
        <w:r w:rsidRPr="00A33BB9">
          <w:rPr>
            <w:b/>
            <w:sz w:val="36"/>
            <w:szCs w:val="36"/>
            <w:rPrChange w:id="2117" w:author="user_skill40_mac31 DUPUIS" w:date="2013-07-01T12:30:00Z">
              <w:rPr/>
            </w:rPrChange>
          </w:rPr>
          <w:t>T</w:t>
        </w:r>
      </w:ins>
      <w:ins w:id="2118" w:author="user_skill40_mac31 DUPUIS" w:date="2013-07-01T12:28:00Z">
        <w:r w:rsidRPr="00A33BB9">
          <w:rPr>
            <w:b/>
            <w:sz w:val="36"/>
            <w:szCs w:val="36"/>
            <w:rPrChange w:id="2119" w:author="user_skill40_mac31 DUPUIS" w:date="2013-07-01T12:30:00Z">
              <w:rPr/>
            </w:rPrChange>
          </w:rPr>
          <w:t>exte tr</w:t>
        </w:r>
      </w:ins>
      <w:ins w:id="2120" w:author="user_skill40_mac31 DUPUIS" w:date="2013-07-01T12:29:00Z">
        <w:r w:rsidRPr="00A33BB9">
          <w:rPr>
            <w:b/>
            <w:sz w:val="36"/>
            <w:szCs w:val="36"/>
            <w:rPrChange w:id="2121" w:author="user_skill40_mac31 DUPUIS" w:date="2013-07-01T12:30:00Z">
              <w:rPr/>
            </w:rPrChange>
          </w:rPr>
          <w:t>a</w:t>
        </w:r>
      </w:ins>
      <w:ins w:id="2122" w:author="user_skill40_mac31 DUPUIS" w:date="2013-07-01T12:28:00Z">
        <w:r w:rsidRPr="00A33BB9">
          <w:rPr>
            <w:b/>
            <w:sz w:val="36"/>
            <w:szCs w:val="36"/>
            <w:rPrChange w:id="2123" w:author="user_skill40_mac31 DUPUIS" w:date="2013-07-01T12:30:00Z">
              <w:rPr/>
            </w:rPrChange>
          </w:rPr>
          <w:t>duit</w:t>
        </w:r>
      </w:ins>
    </w:p>
    <w:p w14:paraId="144DA6F7" w14:textId="51DE1276" w:rsidR="00A33BB9" w:rsidRPr="00A33BB9" w:rsidRDefault="00A33BB9" w:rsidP="00A33BB9">
      <w:pPr>
        <w:tabs>
          <w:tab w:val="left" w:pos="1961"/>
        </w:tabs>
        <w:ind w:right="1552"/>
        <w:jc w:val="center"/>
        <w:rPr>
          <w:ins w:id="2124" w:author="user_skill40_mac31 DUPUIS" w:date="2013-07-01T12:29:00Z"/>
          <w:b/>
          <w:sz w:val="36"/>
          <w:szCs w:val="36"/>
          <w:rPrChange w:id="2125" w:author="user_skill40_mac31 DUPUIS" w:date="2013-07-01T12:30:00Z">
            <w:rPr>
              <w:ins w:id="2126" w:author="user_skill40_mac31 DUPUIS" w:date="2013-07-01T12:29:00Z"/>
            </w:rPr>
          </w:rPrChange>
        </w:rPr>
        <w:pPrChange w:id="2127" w:author="user_skill40_mac31 DUPUIS" w:date="2013-07-01T12:29:00Z">
          <w:pPr>
            <w:pStyle w:val="Heading1AA"/>
          </w:pPr>
        </w:pPrChange>
      </w:pPr>
      <w:ins w:id="2128" w:author="user_skill40_mac31 DUPUIS" w:date="2013-07-01T12:28:00Z">
        <w:r w:rsidRPr="00A33BB9">
          <w:rPr>
            <w:b/>
            <w:sz w:val="36"/>
            <w:szCs w:val="36"/>
            <w:rPrChange w:id="2129" w:author="user_skill40_mac31 DUPUIS" w:date="2013-07-01T12:30:00Z">
              <w:rPr/>
            </w:rPrChange>
          </w:rPr>
          <w:t>en fr</w:t>
        </w:r>
      </w:ins>
      <w:ins w:id="2130" w:author="user_skill40_mac31 DUPUIS" w:date="2013-07-01T12:29:00Z">
        <w:r w:rsidRPr="00A33BB9">
          <w:rPr>
            <w:b/>
            <w:sz w:val="36"/>
            <w:szCs w:val="36"/>
            <w:rPrChange w:id="2131" w:author="user_skill40_mac31 DUPUIS" w:date="2013-07-01T12:30:00Z">
              <w:rPr/>
            </w:rPrChange>
          </w:rPr>
          <w:t>a</w:t>
        </w:r>
      </w:ins>
      <w:ins w:id="2132" w:author="user_skill40_mac31 DUPUIS" w:date="2013-07-01T12:28:00Z">
        <w:r w:rsidRPr="00A33BB9">
          <w:rPr>
            <w:b/>
            <w:sz w:val="36"/>
            <w:szCs w:val="36"/>
            <w:rPrChange w:id="2133" w:author="user_skill40_mac31 DUPUIS" w:date="2013-07-01T12:30:00Z">
              <w:rPr/>
            </w:rPrChange>
          </w:rPr>
          <w:t>n</w:t>
        </w:r>
      </w:ins>
      <w:ins w:id="2134" w:author="user_skill40_mac31 DUPUIS" w:date="2013-07-01T12:29:00Z">
        <w:r w:rsidRPr="00A33BB9">
          <w:rPr>
            <w:b/>
            <w:sz w:val="36"/>
            <w:szCs w:val="36"/>
            <w:rPrChange w:id="2135" w:author="user_skill40_mac31 DUPUIS" w:date="2013-07-01T12:30:00Z">
              <w:rPr/>
            </w:rPrChange>
          </w:rPr>
          <w:t>ç</w:t>
        </w:r>
      </w:ins>
      <w:ins w:id="2136" w:author="user_skill40_mac31 DUPUIS" w:date="2013-07-01T12:28:00Z">
        <w:r w:rsidRPr="00A33BB9">
          <w:rPr>
            <w:b/>
            <w:sz w:val="36"/>
            <w:szCs w:val="36"/>
            <w:rPrChange w:id="2137" w:author="user_skill40_mac31 DUPUIS" w:date="2013-07-01T12:30:00Z">
              <w:rPr/>
            </w:rPrChange>
          </w:rPr>
          <w:t>ais</w:t>
        </w:r>
      </w:ins>
    </w:p>
    <w:p w14:paraId="52CACB3C" w14:textId="020B1ED6" w:rsidR="001020AE" w:rsidRDefault="00A33BB9" w:rsidP="00A33BB9">
      <w:pPr>
        <w:tabs>
          <w:tab w:val="left" w:pos="1961"/>
        </w:tabs>
        <w:ind w:right="1552"/>
        <w:jc w:val="center"/>
        <w:rPr>
          <w:ins w:id="2138" w:author="user_skill40_mac31 DUPUIS" w:date="2013-07-01T12:30:00Z"/>
          <w:b/>
          <w:sz w:val="36"/>
          <w:szCs w:val="36"/>
        </w:rPr>
        <w:pPrChange w:id="2139" w:author="user_skill40_mac31 DUPUIS" w:date="2013-07-01T12:29:00Z">
          <w:pPr>
            <w:pStyle w:val="Heading1AA"/>
          </w:pPr>
        </w:pPrChange>
      </w:pPr>
      <w:ins w:id="2140" w:author="user_skill40_mac31 DUPUIS" w:date="2013-07-01T12:28:00Z">
        <w:r w:rsidRPr="00A33BB9">
          <w:rPr>
            <w:b/>
            <w:sz w:val="36"/>
            <w:szCs w:val="36"/>
            <w:rPrChange w:id="2141" w:author="user_skill40_mac31 DUPUIS" w:date="2013-07-01T12:30:00Z">
              <w:rPr/>
            </w:rPrChange>
          </w:rPr>
          <w:t>po</w:t>
        </w:r>
      </w:ins>
      <w:ins w:id="2142" w:author="user_skill40_mac31 DUPUIS" w:date="2013-07-01T12:29:00Z">
        <w:r w:rsidRPr="00A33BB9">
          <w:rPr>
            <w:b/>
            <w:sz w:val="36"/>
            <w:szCs w:val="36"/>
            <w:rPrChange w:id="2143" w:author="user_skill40_mac31 DUPUIS" w:date="2013-07-01T12:30:00Z">
              <w:rPr/>
            </w:rPrChange>
          </w:rPr>
          <w:t>u</w:t>
        </w:r>
      </w:ins>
      <w:ins w:id="2144" w:author="user_skill40_mac31 DUPUIS" w:date="2013-07-01T12:28:00Z">
        <w:r w:rsidRPr="00A33BB9">
          <w:rPr>
            <w:b/>
            <w:sz w:val="36"/>
            <w:szCs w:val="36"/>
            <w:rPrChange w:id="2145" w:author="user_skill40_mac31 DUPUIS" w:date="2013-07-01T12:30:00Z">
              <w:rPr/>
            </w:rPrChange>
          </w:rPr>
          <w:t>r information</w:t>
        </w:r>
      </w:ins>
    </w:p>
    <w:p w14:paraId="173E019E" w14:textId="77777777" w:rsidR="00A33BB9" w:rsidRDefault="00A33BB9" w:rsidP="00A33BB9">
      <w:pPr>
        <w:tabs>
          <w:tab w:val="left" w:pos="1961"/>
        </w:tabs>
        <w:ind w:right="1552"/>
        <w:jc w:val="center"/>
        <w:rPr>
          <w:ins w:id="2146" w:author="user_skill40_mac31 DUPUIS" w:date="2013-07-01T12:30:00Z"/>
          <w:b/>
          <w:sz w:val="36"/>
          <w:szCs w:val="36"/>
        </w:rPr>
        <w:pPrChange w:id="2147" w:author="user_skill40_mac31 DUPUIS" w:date="2013-07-01T12:29:00Z">
          <w:pPr>
            <w:pStyle w:val="Heading1AA"/>
          </w:pPr>
        </w:pPrChange>
      </w:pPr>
    </w:p>
    <w:p w14:paraId="40D0BB2D" w14:textId="77777777" w:rsidR="00A33BB9" w:rsidRDefault="00A33BB9" w:rsidP="00A33BB9">
      <w:pPr>
        <w:tabs>
          <w:tab w:val="left" w:pos="1961"/>
        </w:tabs>
        <w:ind w:right="1552"/>
        <w:jc w:val="center"/>
        <w:rPr>
          <w:ins w:id="2148" w:author="user_skill40_mac31 DUPUIS" w:date="2013-07-01T12:30:00Z"/>
          <w:b/>
          <w:sz w:val="36"/>
          <w:szCs w:val="36"/>
        </w:rPr>
        <w:pPrChange w:id="2149" w:author="user_skill40_mac31 DUPUIS" w:date="2013-07-01T12:29:00Z">
          <w:pPr>
            <w:pStyle w:val="Heading1AA"/>
          </w:pPr>
        </w:pPrChange>
      </w:pPr>
    </w:p>
    <w:p w14:paraId="22A990B4" w14:textId="77777777" w:rsidR="00A33BB9" w:rsidRDefault="00A33BB9" w:rsidP="00A33BB9">
      <w:pPr>
        <w:tabs>
          <w:tab w:val="left" w:pos="1961"/>
        </w:tabs>
        <w:ind w:right="1552"/>
        <w:jc w:val="center"/>
        <w:rPr>
          <w:ins w:id="2150" w:author="user_skill40_mac31 DUPUIS" w:date="2013-07-01T12:30:00Z"/>
          <w:b/>
          <w:sz w:val="36"/>
          <w:szCs w:val="36"/>
        </w:rPr>
        <w:pPrChange w:id="2151" w:author="user_skill40_mac31 DUPUIS" w:date="2013-07-01T12:29:00Z">
          <w:pPr>
            <w:pStyle w:val="Heading1AA"/>
          </w:pPr>
        </w:pPrChange>
      </w:pPr>
    </w:p>
    <w:p w14:paraId="5E211DAF" w14:textId="77777777" w:rsidR="00A33BB9" w:rsidRDefault="00A33BB9" w:rsidP="00A33BB9">
      <w:pPr>
        <w:tabs>
          <w:tab w:val="left" w:pos="1961"/>
        </w:tabs>
        <w:ind w:right="1552"/>
        <w:jc w:val="center"/>
        <w:rPr>
          <w:ins w:id="2152" w:author="user_skill40_mac31 DUPUIS" w:date="2013-07-01T12:30:00Z"/>
          <w:b/>
          <w:sz w:val="36"/>
          <w:szCs w:val="36"/>
        </w:rPr>
        <w:pPrChange w:id="2153" w:author="user_skill40_mac31 DUPUIS" w:date="2013-07-01T12:29:00Z">
          <w:pPr>
            <w:pStyle w:val="Heading1AA"/>
          </w:pPr>
        </w:pPrChange>
      </w:pPr>
    </w:p>
    <w:p w14:paraId="377CA9AD" w14:textId="77777777" w:rsidR="00A33BB9" w:rsidRDefault="00A33BB9" w:rsidP="00A33BB9">
      <w:pPr>
        <w:tabs>
          <w:tab w:val="left" w:pos="1961"/>
        </w:tabs>
        <w:ind w:right="1552"/>
        <w:jc w:val="center"/>
        <w:rPr>
          <w:ins w:id="2154" w:author="user_skill40_mac31 DUPUIS" w:date="2013-07-01T12:30:00Z"/>
          <w:b/>
          <w:sz w:val="36"/>
          <w:szCs w:val="36"/>
        </w:rPr>
        <w:pPrChange w:id="2155" w:author="user_skill40_mac31 DUPUIS" w:date="2013-07-01T12:29:00Z">
          <w:pPr>
            <w:pStyle w:val="Heading1AA"/>
          </w:pPr>
        </w:pPrChange>
      </w:pPr>
    </w:p>
    <w:p w14:paraId="4486294A" w14:textId="77777777" w:rsidR="00A33BB9" w:rsidRDefault="00A33BB9" w:rsidP="00A33BB9">
      <w:pPr>
        <w:tabs>
          <w:tab w:val="left" w:pos="1961"/>
        </w:tabs>
        <w:ind w:right="1552"/>
        <w:jc w:val="center"/>
        <w:rPr>
          <w:ins w:id="2156" w:author="user_skill40_mac31 DUPUIS" w:date="2013-07-01T12:30:00Z"/>
          <w:b/>
          <w:sz w:val="36"/>
          <w:szCs w:val="36"/>
        </w:rPr>
        <w:pPrChange w:id="2157" w:author="user_skill40_mac31 DUPUIS" w:date="2013-07-01T12:29:00Z">
          <w:pPr>
            <w:pStyle w:val="Heading1AA"/>
          </w:pPr>
        </w:pPrChange>
      </w:pPr>
    </w:p>
    <w:p w14:paraId="69EAD4BF" w14:textId="77777777" w:rsidR="00A33BB9" w:rsidRDefault="00A33BB9" w:rsidP="00A33BB9">
      <w:pPr>
        <w:tabs>
          <w:tab w:val="left" w:pos="1961"/>
        </w:tabs>
        <w:ind w:right="1552"/>
        <w:jc w:val="center"/>
        <w:rPr>
          <w:ins w:id="2158" w:author="user_skill40_mac31 DUPUIS" w:date="2013-07-01T12:30:00Z"/>
          <w:b/>
          <w:sz w:val="36"/>
          <w:szCs w:val="36"/>
        </w:rPr>
        <w:pPrChange w:id="2159" w:author="user_skill40_mac31 DUPUIS" w:date="2013-07-01T12:29:00Z">
          <w:pPr>
            <w:pStyle w:val="Heading1AA"/>
          </w:pPr>
        </w:pPrChange>
      </w:pPr>
    </w:p>
    <w:p w14:paraId="70F08D8F" w14:textId="77777777" w:rsidR="00A33BB9" w:rsidRDefault="00A33BB9" w:rsidP="00A33BB9">
      <w:pPr>
        <w:tabs>
          <w:tab w:val="left" w:pos="1961"/>
        </w:tabs>
        <w:ind w:right="1552"/>
        <w:jc w:val="center"/>
        <w:rPr>
          <w:ins w:id="2160" w:author="user_skill40_mac31 DUPUIS" w:date="2013-07-01T12:30:00Z"/>
          <w:b/>
          <w:sz w:val="36"/>
          <w:szCs w:val="36"/>
        </w:rPr>
        <w:pPrChange w:id="2161" w:author="user_skill40_mac31 DUPUIS" w:date="2013-07-01T12:29:00Z">
          <w:pPr>
            <w:pStyle w:val="Heading1AA"/>
          </w:pPr>
        </w:pPrChange>
      </w:pPr>
    </w:p>
    <w:p w14:paraId="57738F8C" w14:textId="77777777" w:rsidR="00A33BB9" w:rsidRDefault="00A33BB9" w:rsidP="00A33BB9">
      <w:pPr>
        <w:tabs>
          <w:tab w:val="left" w:pos="1961"/>
        </w:tabs>
        <w:ind w:right="1552"/>
        <w:jc w:val="center"/>
        <w:rPr>
          <w:ins w:id="2162" w:author="user_skill40_mac31 DUPUIS" w:date="2013-07-01T12:30:00Z"/>
          <w:b/>
          <w:sz w:val="36"/>
          <w:szCs w:val="36"/>
        </w:rPr>
        <w:pPrChange w:id="2163" w:author="user_skill40_mac31 DUPUIS" w:date="2013-07-01T12:29:00Z">
          <w:pPr>
            <w:pStyle w:val="Heading1AA"/>
          </w:pPr>
        </w:pPrChange>
      </w:pPr>
    </w:p>
    <w:p w14:paraId="0756DD95" w14:textId="77777777" w:rsidR="00A33BB9" w:rsidRDefault="00A33BB9" w:rsidP="00A33BB9">
      <w:pPr>
        <w:tabs>
          <w:tab w:val="left" w:pos="1961"/>
        </w:tabs>
        <w:ind w:right="1552"/>
        <w:jc w:val="center"/>
        <w:rPr>
          <w:ins w:id="2164" w:author="user_skill40_mac31 DUPUIS" w:date="2013-07-01T12:30:00Z"/>
          <w:b/>
          <w:sz w:val="36"/>
          <w:szCs w:val="36"/>
        </w:rPr>
        <w:pPrChange w:id="2165" w:author="user_skill40_mac31 DUPUIS" w:date="2013-07-01T12:29:00Z">
          <w:pPr>
            <w:pStyle w:val="Heading1AA"/>
          </w:pPr>
        </w:pPrChange>
      </w:pPr>
    </w:p>
    <w:p w14:paraId="2A7F49F0" w14:textId="77777777" w:rsidR="00A33BB9" w:rsidRDefault="00A33BB9" w:rsidP="00A33BB9">
      <w:pPr>
        <w:tabs>
          <w:tab w:val="left" w:pos="1961"/>
        </w:tabs>
        <w:ind w:right="1552"/>
        <w:jc w:val="center"/>
        <w:rPr>
          <w:ins w:id="2166" w:author="user_skill40_mac31 DUPUIS" w:date="2013-07-01T12:30:00Z"/>
          <w:b/>
          <w:sz w:val="36"/>
          <w:szCs w:val="36"/>
        </w:rPr>
        <w:pPrChange w:id="2167" w:author="user_skill40_mac31 DUPUIS" w:date="2013-07-01T12:29:00Z">
          <w:pPr>
            <w:pStyle w:val="Heading1AA"/>
          </w:pPr>
        </w:pPrChange>
      </w:pPr>
    </w:p>
    <w:p w14:paraId="7044477D" w14:textId="77777777" w:rsidR="00A33BB9" w:rsidRDefault="00A33BB9" w:rsidP="00A33BB9">
      <w:pPr>
        <w:tabs>
          <w:tab w:val="left" w:pos="1961"/>
        </w:tabs>
        <w:ind w:right="1552"/>
        <w:jc w:val="center"/>
        <w:rPr>
          <w:ins w:id="2168" w:author="user_skill40_mac31 DUPUIS" w:date="2013-07-01T12:30:00Z"/>
          <w:b/>
          <w:sz w:val="36"/>
          <w:szCs w:val="36"/>
        </w:rPr>
        <w:pPrChange w:id="2169" w:author="user_skill40_mac31 DUPUIS" w:date="2013-07-01T12:29:00Z">
          <w:pPr>
            <w:pStyle w:val="Heading1AA"/>
          </w:pPr>
        </w:pPrChange>
      </w:pPr>
    </w:p>
    <w:p w14:paraId="0677754F" w14:textId="77777777" w:rsidR="00A33BB9" w:rsidRDefault="00A33BB9" w:rsidP="00A33BB9">
      <w:pPr>
        <w:tabs>
          <w:tab w:val="left" w:pos="1961"/>
        </w:tabs>
        <w:ind w:right="1552"/>
        <w:jc w:val="center"/>
        <w:rPr>
          <w:ins w:id="2170" w:author="user_skill40_mac31 DUPUIS" w:date="2013-07-01T12:30:00Z"/>
          <w:b/>
          <w:sz w:val="36"/>
          <w:szCs w:val="36"/>
        </w:rPr>
        <w:pPrChange w:id="2171" w:author="user_skill40_mac31 DUPUIS" w:date="2013-07-01T12:29:00Z">
          <w:pPr>
            <w:pStyle w:val="Heading1AA"/>
          </w:pPr>
        </w:pPrChange>
      </w:pPr>
    </w:p>
    <w:p w14:paraId="2FDC0495" w14:textId="77777777" w:rsidR="00A33BB9" w:rsidRDefault="00A33BB9" w:rsidP="00A33BB9">
      <w:pPr>
        <w:tabs>
          <w:tab w:val="left" w:pos="1961"/>
        </w:tabs>
        <w:ind w:right="1552"/>
        <w:jc w:val="center"/>
        <w:rPr>
          <w:ins w:id="2172" w:author="user_skill40_mac31 DUPUIS" w:date="2013-07-01T12:30:00Z"/>
          <w:b/>
          <w:sz w:val="36"/>
          <w:szCs w:val="36"/>
        </w:rPr>
        <w:pPrChange w:id="2173" w:author="user_skill40_mac31 DUPUIS" w:date="2013-07-01T12:29:00Z">
          <w:pPr>
            <w:pStyle w:val="Heading1AA"/>
          </w:pPr>
        </w:pPrChange>
      </w:pPr>
    </w:p>
    <w:p w14:paraId="26A89A67" w14:textId="77777777" w:rsidR="00A33BB9" w:rsidRDefault="00A33BB9" w:rsidP="00A33BB9">
      <w:pPr>
        <w:tabs>
          <w:tab w:val="left" w:pos="1961"/>
        </w:tabs>
        <w:ind w:right="1552"/>
        <w:jc w:val="center"/>
        <w:rPr>
          <w:ins w:id="2174" w:author="user_skill40_mac31 DUPUIS" w:date="2013-07-01T12:30:00Z"/>
          <w:b/>
          <w:sz w:val="36"/>
          <w:szCs w:val="36"/>
        </w:rPr>
        <w:pPrChange w:id="2175" w:author="user_skill40_mac31 DUPUIS" w:date="2013-07-01T12:29:00Z">
          <w:pPr>
            <w:pStyle w:val="Heading1AA"/>
          </w:pPr>
        </w:pPrChange>
      </w:pPr>
    </w:p>
    <w:p w14:paraId="2D3825D4" w14:textId="77777777" w:rsidR="00A33BB9" w:rsidRDefault="00A33BB9" w:rsidP="00A33BB9">
      <w:pPr>
        <w:tabs>
          <w:tab w:val="left" w:pos="1961"/>
        </w:tabs>
        <w:ind w:right="1552"/>
        <w:jc w:val="center"/>
        <w:rPr>
          <w:ins w:id="2176" w:author="user_skill40_mac31 DUPUIS" w:date="2013-07-01T12:30:00Z"/>
          <w:b/>
          <w:sz w:val="36"/>
          <w:szCs w:val="36"/>
        </w:rPr>
        <w:pPrChange w:id="2177" w:author="user_skill40_mac31 DUPUIS" w:date="2013-07-01T12:29:00Z">
          <w:pPr>
            <w:pStyle w:val="Heading1AA"/>
          </w:pPr>
        </w:pPrChange>
      </w:pPr>
    </w:p>
    <w:p w14:paraId="5E1009A2" w14:textId="77777777" w:rsidR="00A33BB9" w:rsidRDefault="00A33BB9" w:rsidP="00A33BB9">
      <w:pPr>
        <w:tabs>
          <w:tab w:val="left" w:pos="1961"/>
        </w:tabs>
        <w:ind w:right="1552"/>
        <w:jc w:val="center"/>
        <w:rPr>
          <w:ins w:id="2178" w:author="user_skill40_mac31 DUPUIS" w:date="2013-07-01T12:30:00Z"/>
          <w:b/>
          <w:sz w:val="36"/>
          <w:szCs w:val="36"/>
        </w:rPr>
        <w:pPrChange w:id="2179" w:author="user_skill40_mac31 DUPUIS" w:date="2013-07-01T12:29:00Z">
          <w:pPr>
            <w:pStyle w:val="Heading1AA"/>
          </w:pPr>
        </w:pPrChange>
      </w:pPr>
    </w:p>
    <w:p w14:paraId="284E80F7" w14:textId="77777777" w:rsidR="00A33BB9" w:rsidRDefault="00A33BB9" w:rsidP="00A33BB9">
      <w:pPr>
        <w:tabs>
          <w:tab w:val="left" w:pos="1961"/>
        </w:tabs>
        <w:ind w:right="1552"/>
        <w:jc w:val="center"/>
        <w:rPr>
          <w:ins w:id="2180" w:author="user_skill40_mac31 DUPUIS" w:date="2013-07-01T12:30:00Z"/>
          <w:b/>
          <w:sz w:val="36"/>
          <w:szCs w:val="36"/>
        </w:rPr>
        <w:pPrChange w:id="2181" w:author="user_skill40_mac31 DUPUIS" w:date="2013-07-01T12:29:00Z">
          <w:pPr>
            <w:pStyle w:val="Heading1AA"/>
          </w:pPr>
        </w:pPrChange>
      </w:pPr>
    </w:p>
    <w:p w14:paraId="66B659E5" w14:textId="77777777" w:rsidR="00A33BB9" w:rsidRDefault="00A33BB9" w:rsidP="00A33BB9">
      <w:pPr>
        <w:tabs>
          <w:tab w:val="left" w:pos="1961"/>
        </w:tabs>
        <w:ind w:right="1552"/>
        <w:jc w:val="center"/>
        <w:rPr>
          <w:ins w:id="2182" w:author="user_skill40_mac31 DUPUIS" w:date="2013-07-01T12:30:00Z"/>
          <w:b/>
          <w:sz w:val="36"/>
          <w:szCs w:val="36"/>
        </w:rPr>
        <w:pPrChange w:id="2183" w:author="user_skill40_mac31 DUPUIS" w:date="2013-07-01T12:29:00Z">
          <w:pPr>
            <w:pStyle w:val="Heading1AA"/>
          </w:pPr>
        </w:pPrChange>
      </w:pPr>
    </w:p>
    <w:p w14:paraId="5638283C" w14:textId="09E7ECD6" w:rsidR="00A33BB9" w:rsidRDefault="00A33BB9" w:rsidP="00A33BB9">
      <w:pPr>
        <w:widowControl w:val="0"/>
        <w:autoSpaceDE w:val="0"/>
        <w:autoSpaceDN w:val="0"/>
        <w:adjustRightInd w:val="0"/>
        <w:ind w:right="1552"/>
        <w:rPr>
          <w:ins w:id="2184" w:author="user_skill40_mac31 DUPUIS" w:date="2013-07-01T12:30:00Z"/>
          <w:rFonts w:cs="Arial"/>
          <w:color w:val="FF0000"/>
          <w:sz w:val="24"/>
        </w:rPr>
      </w:pPr>
      <w:ins w:id="2185" w:author="user_skill40_mac31 DUPUIS" w:date="2013-07-01T12:37:00Z">
        <w:r>
          <w:rPr>
            <w:rFonts w:cs="Arial"/>
            <w:color w:val="FF0000"/>
            <w:sz w:val="24"/>
          </w:rPr>
          <w:t xml:space="preserve">COUVERTURE </w:t>
        </w:r>
      </w:ins>
      <w:ins w:id="2186" w:author="user_skill40_mac31 DUPUIS" w:date="2013-07-01T12:30:00Z">
        <w:r>
          <w:rPr>
            <w:rFonts w:cs="Arial"/>
            <w:color w:val="FF0000"/>
            <w:sz w:val="24"/>
          </w:rPr>
          <w:t>(- COVER)</w:t>
        </w:r>
      </w:ins>
    </w:p>
    <w:p w14:paraId="436C78F6" w14:textId="6E93CDD8" w:rsidR="00A33BB9" w:rsidRDefault="00CA6B7C" w:rsidP="00A33BB9">
      <w:pPr>
        <w:widowControl w:val="0"/>
        <w:autoSpaceDE w:val="0"/>
        <w:autoSpaceDN w:val="0"/>
        <w:adjustRightInd w:val="0"/>
        <w:ind w:right="1552"/>
        <w:rPr>
          <w:ins w:id="2187" w:author="user_skill40_mac31 DUPUIS" w:date="2013-07-01T12:30:00Z"/>
          <w:rFonts w:cs="Arial"/>
          <w:b/>
          <w:bCs/>
          <w:color w:val="FF0000"/>
        </w:rPr>
      </w:pPr>
      <w:ins w:id="2188" w:author="user_skill40_mac31 DUPUIS" w:date="2013-07-01T13:13:00Z">
        <w:r>
          <w:rPr>
            <w:rFonts w:cs="Arial"/>
            <w:b/>
            <w:bCs/>
            <w:color w:val="FF0000"/>
          </w:rPr>
          <w:t>(</w:t>
        </w:r>
      </w:ins>
      <w:ins w:id="2189" w:author="user_skill40_mac31 DUPUIS" w:date="2013-07-01T12:37:00Z">
        <w:r w:rsidR="00A33BB9">
          <w:rPr>
            <w:rFonts w:cs="Arial"/>
            <w:b/>
            <w:bCs/>
            <w:color w:val="FF0000"/>
          </w:rPr>
          <w:t>Utiliser les images de votre choix</w:t>
        </w:r>
      </w:ins>
      <w:ins w:id="2190" w:author="user_skill40_mac31 DUPUIS" w:date="2013-07-01T12:30:00Z">
        <w:r w:rsidR="00A33BB9">
          <w:rPr>
            <w:rFonts w:cs="Arial"/>
            <w:b/>
            <w:bCs/>
            <w:color w:val="FF0000"/>
          </w:rPr>
          <w:t>:</w:t>
        </w:r>
      </w:ins>
    </w:p>
    <w:p w14:paraId="3369562D" w14:textId="77777777" w:rsidR="00A33BB9" w:rsidRPr="000A6AAA" w:rsidRDefault="00A33BB9" w:rsidP="00A33BB9">
      <w:pPr>
        <w:pStyle w:val="Paragraphedeliste"/>
        <w:widowControl w:val="0"/>
        <w:numPr>
          <w:ilvl w:val="0"/>
          <w:numId w:val="10"/>
        </w:numPr>
        <w:autoSpaceDE w:val="0"/>
        <w:autoSpaceDN w:val="0"/>
        <w:adjustRightInd w:val="0"/>
        <w:ind w:right="1552"/>
        <w:rPr>
          <w:ins w:id="2191" w:author="user_skill40_mac31 DUPUIS" w:date="2013-07-01T12:30:00Z"/>
          <w:rFonts w:ascii="Arial" w:hAnsi="Arial" w:cs="Arial"/>
          <w:b/>
          <w:bCs/>
          <w:color w:val="FF0000"/>
        </w:rPr>
      </w:pPr>
      <w:ins w:id="2192" w:author="user_skill40_mac31 DUPUIS" w:date="2013-07-01T12:30:00Z">
        <w:r>
          <w:rPr>
            <w:rFonts w:ascii="Arial" w:hAnsi="Arial" w:cs="Arial"/>
            <w:b/>
            <w:bCs/>
            <w:color w:val="FF0000"/>
          </w:rPr>
          <w:t>WSC2013_TP40_MOD1_PRE_EN_01</w:t>
        </w:r>
        <w:r w:rsidRPr="000A6AAA">
          <w:rPr>
            <w:rFonts w:ascii="Arial" w:hAnsi="Arial" w:cs="Arial"/>
            <w:b/>
            <w:bCs/>
            <w:color w:val="FF0000"/>
          </w:rPr>
          <w:t>.jpg</w:t>
        </w:r>
      </w:ins>
    </w:p>
    <w:p w14:paraId="6B1BC9E5" w14:textId="77777777" w:rsidR="00A33BB9" w:rsidRDefault="00A33BB9" w:rsidP="00A33BB9">
      <w:pPr>
        <w:pStyle w:val="Paragraphedeliste"/>
        <w:widowControl w:val="0"/>
        <w:numPr>
          <w:ilvl w:val="0"/>
          <w:numId w:val="10"/>
        </w:numPr>
        <w:autoSpaceDE w:val="0"/>
        <w:autoSpaceDN w:val="0"/>
        <w:adjustRightInd w:val="0"/>
        <w:ind w:right="1552"/>
        <w:rPr>
          <w:ins w:id="2193" w:author="user_skill40_mac31 DUPUIS" w:date="2013-07-01T12:30:00Z"/>
          <w:rFonts w:ascii="Arial" w:hAnsi="Arial" w:cs="Arial"/>
          <w:b/>
          <w:bCs/>
          <w:color w:val="FF0000"/>
        </w:rPr>
      </w:pPr>
      <w:ins w:id="2194" w:author="user_skill40_mac31 DUPUIS" w:date="2013-07-01T12:30:00Z">
        <w:r>
          <w:rPr>
            <w:rFonts w:ascii="Arial" w:hAnsi="Arial" w:cs="Arial"/>
            <w:b/>
            <w:bCs/>
            <w:color w:val="FF0000"/>
          </w:rPr>
          <w:t>WSC2013_TP40_MOD1_PRE_EN_02</w:t>
        </w:r>
        <w:r w:rsidRPr="000A6AAA">
          <w:rPr>
            <w:rFonts w:ascii="Arial" w:hAnsi="Arial" w:cs="Arial"/>
            <w:b/>
            <w:bCs/>
            <w:color w:val="FF0000"/>
          </w:rPr>
          <w:t>.jpg</w:t>
        </w:r>
      </w:ins>
    </w:p>
    <w:p w14:paraId="241D5652" w14:textId="77777777" w:rsidR="00A33BB9" w:rsidRPr="000A6AAA" w:rsidRDefault="00A33BB9" w:rsidP="00A33BB9">
      <w:pPr>
        <w:pStyle w:val="Paragraphedeliste"/>
        <w:widowControl w:val="0"/>
        <w:numPr>
          <w:ilvl w:val="0"/>
          <w:numId w:val="10"/>
        </w:numPr>
        <w:autoSpaceDE w:val="0"/>
        <w:autoSpaceDN w:val="0"/>
        <w:adjustRightInd w:val="0"/>
        <w:ind w:right="1552"/>
        <w:rPr>
          <w:ins w:id="2195" w:author="user_skill40_mac31 DUPUIS" w:date="2013-07-01T12:30:00Z"/>
          <w:rFonts w:ascii="Arial" w:hAnsi="Arial" w:cs="Arial"/>
          <w:b/>
          <w:bCs/>
          <w:color w:val="FF0000"/>
        </w:rPr>
      </w:pPr>
      <w:ins w:id="2196" w:author="user_skill40_mac31 DUPUIS" w:date="2013-07-01T12:30:00Z">
        <w:r>
          <w:rPr>
            <w:rFonts w:ascii="Arial" w:hAnsi="Arial" w:cs="Arial"/>
            <w:b/>
            <w:bCs/>
            <w:color w:val="FF0000"/>
          </w:rPr>
          <w:t>WSC2013_TP40_MOD1_PRE_EN_03</w:t>
        </w:r>
        <w:r w:rsidRPr="000A6AAA">
          <w:rPr>
            <w:rFonts w:ascii="Arial" w:hAnsi="Arial" w:cs="Arial"/>
            <w:b/>
            <w:bCs/>
            <w:color w:val="FF0000"/>
          </w:rPr>
          <w:t>.jpg)</w:t>
        </w:r>
      </w:ins>
    </w:p>
    <w:p w14:paraId="148552A5" w14:textId="77777777" w:rsidR="00A33BB9" w:rsidRDefault="00A33BB9" w:rsidP="00A33BB9">
      <w:pPr>
        <w:widowControl w:val="0"/>
        <w:autoSpaceDE w:val="0"/>
        <w:autoSpaceDN w:val="0"/>
        <w:adjustRightInd w:val="0"/>
        <w:ind w:right="1552"/>
        <w:rPr>
          <w:ins w:id="2197" w:author="user_skill40_mac31 DUPUIS" w:date="2013-07-01T12:30:00Z"/>
          <w:rFonts w:cs="Arial"/>
          <w:color w:val="FF0000"/>
          <w:sz w:val="24"/>
        </w:rPr>
      </w:pPr>
    </w:p>
    <w:p w14:paraId="59C04906" w14:textId="17A4E41F" w:rsidR="00A33BB9" w:rsidRPr="00B50214" w:rsidRDefault="00A33BB9" w:rsidP="00A33BB9">
      <w:pPr>
        <w:widowControl w:val="0"/>
        <w:autoSpaceDE w:val="0"/>
        <w:autoSpaceDN w:val="0"/>
        <w:adjustRightInd w:val="0"/>
        <w:ind w:right="1552"/>
        <w:rPr>
          <w:ins w:id="2198" w:author="user_skill40_mac31 DUPUIS" w:date="2013-07-01T12:30:00Z"/>
          <w:rFonts w:cs="Arial"/>
          <w:color w:val="FF0000"/>
          <w:sz w:val="24"/>
        </w:rPr>
      </w:pPr>
      <w:ins w:id="2199" w:author="user_skill40_mac31 DUPUIS" w:date="2013-07-01T12:37:00Z">
        <w:r>
          <w:rPr>
            <w:rFonts w:cs="Arial"/>
            <w:color w:val="FF0000"/>
            <w:sz w:val="24"/>
          </w:rPr>
          <w:t xml:space="preserve">En-tête </w:t>
        </w:r>
      </w:ins>
      <w:ins w:id="2200" w:author="user_skill40_mac31 DUPUIS" w:date="2013-07-01T12:30:00Z">
        <w:r w:rsidRPr="00B50214">
          <w:rPr>
            <w:rFonts w:cs="Arial"/>
            <w:color w:val="FF0000"/>
            <w:sz w:val="24"/>
          </w:rPr>
          <w:t>(– Masthead )</w:t>
        </w:r>
      </w:ins>
    </w:p>
    <w:p w14:paraId="40BE5727" w14:textId="77777777" w:rsidR="00A33BB9" w:rsidRPr="00B50214" w:rsidRDefault="00A33BB9" w:rsidP="00A33BB9">
      <w:pPr>
        <w:widowControl w:val="0"/>
        <w:autoSpaceDE w:val="0"/>
        <w:autoSpaceDN w:val="0"/>
        <w:adjustRightInd w:val="0"/>
        <w:ind w:right="1552"/>
        <w:rPr>
          <w:ins w:id="2201" w:author="user_skill40_mac31 DUPUIS" w:date="2013-07-01T12:30:00Z"/>
          <w:rFonts w:cs="Arial"/>
          <w:sz w:val="24"/>
        </w:rPr>
      </w:pPr>
    </w:p>
    <w:p w14:paraId="6969BC3D" w14:textId="4C122AC6" w:rsidR="00A33BB9" w:rsidRPr="00004770" w:rsidRDefault="00E01BDE" w:rsidP="00A33BB9">
      <w:pPr>
        <w:rPr>
          <w:ins w:id="2202" w:author="user_skill40_mac31 DUPUIS" w:date="2013-07-01T12:41:00Z"/>
          <w:rFonts w:cs="Arial"/>
          <w:szCs w:val="20"/>
        </w:rPr>
      </w:pPr>
      <w:ins w:id="2203" w:author="user_skill40_mac31 DUPUIS" w:date="2013-07-01T12:41:00Z">
        <w:r w:rsidRPr="00004770">
          <w:rPr>
            <w:rFonts w:cs="Arial"/>
            <w:szCs w:val="20"/>
          </w:rPr>
          <w:t xml:space="preserve">CLÉ </w:t>
        </w:r>
        <w:r>
          <w:rPr>
            <w:rFonts w:cs="Arial"/>
            <w:szCs w:val="20"/>
          </w:rPr>
          <w:t xml:space="preserve">ANGLAISE </w:t>
        </w:r>
        <w:r w:rsidR="00A33BB9" w:rsidRPr="00004770">
          <w:rPr>
            <w:rFonts w:cs="Arial"/>
            <w:szCs w:val="20"/>
          </w:rPr>
          <w:t xml:space="preserve">dans </w:t>
        </w:r>
        <w:r w:rsidR="00674E20">
          <w:rPr>
            <w:rFonts w:cs="Arial"/>
            <w:szCs w:val="20"/>
          </w:rPr>
          <w:t>l’engrenage</w:t>
        </w:r>
      </w:ins>
    </w:p>
    <w:p w14:paraId="7A788856" w14:textId="77777777" w:rsidR="00A33BB9" w:rsidRDefault="00A33BB9" w:rsidP="00A33BB9">
      <w:pPr>
        <w:widowControl w:val="0"/>
        <w:autoSpaceDE w:val="0"/>
        <w:autoSpaceDN w:val="0"/>
        <w:adjustRightInd w:val="0"/>
        <w:ind w:right="1552"/>
        <w:rPr>
          <w:ins w:id="2204" w:author="user_skill40_mac31 DUPUIS" w:date="2013-07-01T12:30:00Z"/>
          <w:rFonts w:cs="Arial"/>
        </w:rPr>
      </w:pPr>
    </w:p>
    <w:p w14:paraId="7D134DC4" w14:textId="77777777" w:rsidR="00A33BB9" w:rsidRDefault="00A33BB9" w:rsidP="00A33BB9">
      <w:pPr>
        <w:widowControl w:val="0"/>
        <w:autoSpaceDE w:val="0"/>
        <w:autoSpaceDN w:val="0"/>
        <w:adjustRightInd w:val="0"/>
        <w:ind w:right="1552"/>
        <w:rPr>
          <w:ins w:id="2205" w:author="user_skill40_mac31 DUPUIS" w:date="2013-07-01T12:30:00Z"/>
          <w:rFonts w:cs="Arial"/>
        </w:rPr>
      </w:pPr>
    </w:p>
    <w:p w14:paraId="689B4239" w14:textId="2BD036EE" w:rsidR="00A33BB9" w:rsidRDefault="00A33BB9" w:rsidP="00A33BB9">
      <w:pPr>
        <w:widowControl w:val="0"/>
        <w:autoSpaceDE w:val="0"/>
        <w:autoSpaceDN w:val="0"/>
        <w:adjustRightInd w:val="0"/>
        <w:ind w:right="1552"/>
        <w:rPr>
          <w:ins w:id="2206" w:author="user_skill40_mac31 DUPUIS" w:date="2013-07-01T12:30:00Z"/>
          <w:rFonts w:cs="Arial"/>
          <w:color w:val="FF0000"/>
          <w:sz w:val="24"/>
        </w:rPr>
      </w:pPr>
      <w:ins w:id="2207" w:author="user_skill40_mac31 DUPUIS" w:date="2013-07-01T12:38:00Z">
        <w:r>
          <w:rPr>
            <w:rFonts w:cs="Arial"/>
            <w:color w:val="FF0000"/>
            <w:sz w:val="24"/>
          </w:rPr>
          <w:t xml:space="preserve">Slogan </w:t>
        </w:r>
      </w:ins>
      <w:ins w:id="2208" w:author="user_skill40_mac31 DUPUIS" w:date="2013-07-01T12:30: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74885CF" w14:textId="77777777" w:rsidR="00A33BB9" w:rsidRPr="00B50214" w:rsidRDefault="00A33BB9" w:rsidP="00A33BB9">
      <w:pPr>
        <w:widowControl w:val="0"/>
        <w:autoSpaceDE w:val="0"/>
        <w:autoSpaceDN w:val="0"/>
        <w:adjustRightInd w:val="0"/>
        <w:ind w:right="1552"/>
        <w:rPr>
          <w:ins w:id="2209" w:author="user_skill40_mac31 DUPUIS" w:date="2013-07-01T12:30:00Z"/>
          <w:rFonts w:cs="Arial"/>
          <w:color w:val="FF0000"/>
          <w:sz w:val="24"/>
        </w:rPr>
      </w:pPr>
    </w:p>
    <w:p w14:paraId="17FBBA2B" w14:textId="3FD55993" w:rsidR="00674E20" w:rsidRPr="00004770" w:rsidRDefault="00674E20" w:rsidP="00674E20">
      <w:pPr>
        <w:rPr>
          <w:ins w:id="2210" w:author="user_skill40_mac31 DUPUIS" w:date="2013-07-01T12:41:00Z"/>
          <w:rFonts w:cs="Arial"/>
          <w:szCs w:val="20"/>
        </w:rPr>
      </w:pPr>
      <w:ins w:id="2211" w:author="user_skill40_mac31 DUPUIS" w:date="2013-07-01T12:41:00Z">
        <w:r w:rsidRPr="00004770">
          <w:rPr>
            <w:rFonts w:cs="Arial"/>
            <w:szCs w:val="20"/>
          </w:rPr>
          <w:t>Nouvelles revue d</w:t>
        </w:r>
        <w:r>
          <w:rPr>
            <w:rFonts w:cs="Arial"/>
            <w:szCs w:val="20"/>
          </w:rPr>
          <w:t>u</w:t>
        </w:r>
        <w:r w:rsidRPr="00004770">
          <w:rPr>
            <w:rFonts w:cs="Arial"/>
            <w:szCs w:val="20"/>
          </w:rPr>
          <w:t xml:space="preserve"> réseau ATTAC</w:t>
        </w:r>
      </w:ins>
    </w:p>
    <w:p w14:paraId="1A08E381" w14:textId="77777777" w:rsidR="00A33BB9" w:rsidRPr="00B50214" w:rsidRDefault="00A33BB9" w:rsidP="00A33BB9">
      <w:pPr>
        <w:widowControl w:val="0"/>
        <w:autoSpaceDE w:val="0"/>
        <w:autoSpaceDN w:val="0"/>
        <w:adjustRightInd w:val="0"/>
        <w:ind w:right="1552"/>
        <w:rPr>
          <w:ins w:id="2212" w:author="user_skill40_mac31 DUPUIS" w:date="2013-07-01T12:30:00Z"/>
          <w:rFonts w:cs="Arial"/>
          <w:b/>
          <w:bCs/>
          <w:color w:val="FF0000"/>
          <w:sz w:val="24"/>
        </w:rPr>
      </w:pPr>
    </w:p>
    <w:p w14:paraId="620C9E95" w14:textId="77777777" w:rsidR="00A33BB9" w:rsidRPr="00B50214" w:rsidRDefault="00A33BB9" w:rsidP="00A33BB9">
      <w:pPr>
        <w:widowControl w:val="0"/>
        <w:autoSpaceDE w:val="0"/>
        <w:autoSpaceDN w:val="0"/>
        <w:adjustRightInd w:val="0"/>
        <w:ind w:right="1552"/>
        <w:rPr>
          <w:ins w:id="2213" w:author="user_skill40_mac31 DUPUIS" w:date="2013-07-01T12:30:00Z"/>
          <w:rFonts w:cs="Arial"/>
          <w:color w:val="FF0000"/>
          <w:sz w:val="24"/>
        </w:rPr>
      </w:pPr>
    </w:p>
    <w:p w14:paraId="192CA85A" w14:textId="5ADE2A0D" w:rsidR="00A33BB9" w:rsidRPr="00B50214" w:rsidRDefault="00A33BB9" w:rsidP="00A33BB9">
      <w:pPr>
        <w:widowControl w:val="0"/>
        <w:autoSpaceDE w:val="0"/>
        <w:autoSpaceDN w:val="0"/>
        <w:adjustRightInd w:val="0"/>
        <w:ind w:right="1552"/>
        <w:rPr>
          <w:ins w:id="2214" w:author="user_skill40_mac31 DUPUIS" w:date="2013-07-01T12:30:00Z"/>
          <w:rFonts w:cs="Arial"/>
          <w:color w:val="FF0000"/>
          <w:sz w:val="24"/>
        </w:rPr>
      </w:pPr>
      <w:ins w:id="2215" w:author="user_skill40_mac31 DUPUIS" w:date="2013-07-01T12:38:00Z">
        <w:r>
          <w:rPr>
            <w:rFonts w:cs="Arial"/>
            <w:color w:val="FF0000"/>
            <w:sz w:val="24"/>
          </w:rPr>
          <w:t xml:space="preserve">Titre de l’article principal </w:t>
        </w:r>
      </w:ins>
      <w:ins w:id="2216" w:author="user_skill40_mac31 DUPUIS" w:date="2013-07-01T12:30:00Z">
        <w:r w:rsidRPr="00B50214">
          <w:rPr>
            <w:rFonts w:cs="Arial"/>
            <w:color w:val="FF0000"/>
            <w:sz w:val="24"/>
          </w:rPr>
          <w:t>(– Main Line Cover)</w:t>
        </w:r>
      </w:ins>
    </w:p>
    <w:p w14:paraId="61433F96" w14:textId="77777777" w:rsidR="00A33BB9" w:rsidRPr="00B50214" w:rsidRDefault="00A33BB9" w:rsidP="00A33BB9">
      <w:pPr>
        <w:widowControl w:val="0"/>
        <w:autoSpaceDE w:val="0"/>
        <w:autoSpaceDN w:val="0"/>
        <w:adjustRightInd w:val="0"/>
        <w:ind w:right="1552"/>
        <w:rPr>
          <w:ins w:id="2217" w:author="user_skill40_mac31 DUPUIS" w:date="2013-07-01T12:30:00Z"/>
          <w:rFonts w:cs="Arial"/>
          <w:sz w:val="24"/>
        </w:rPr>
      </w:pPr>
    </w:p>
    <w:p w14:paraId="707CBF5C" w14:textId="77777777" w:rsidR="00674E20" w:rsidRPr="00004770" w:rsidRDefault="00674E20" w:rsidP="00674E20">
      <w:pPr>
        <w:rPr>
          <w:ins w:id="2218" w:author="user_skill40_mac31 DUPUIS" w:date="2013-07-01T12:41:00Z"/>
          <w:rFonts w:cs="Arial"/>
          <w:szCs w:val="20"/>
        </w:rPr>
      </w:pPr>
      <w:ins w:id="2219" w:author="user_skill40_mac31 DUPUIS" w:date="2013-07-01T12:41:00Z">
        <w:r w:rsidRPr="00004770">
          <w:rPr>
            <w:rFonts w:cs="Arial"/>
            <w:szCs w:val="20"/>
          </w:rPr>
          <w:t>Mondial pour la justice fiscale:</w:t>
        </w:r>
      </w:ins>
    </w:p>
    <w:p w14:paraId="3E231699" w14:textId="57D91CD2" w:rsidR="00A33BB9" w:rsidRPr="00B50214" w:rsidRDefault="00674E20" w:rsidP="00674E20">
      <w:pPr>
        <w:widowControl w:val="0"/>
        <w:autoSpaceDE w:val="0"/>
        <w:autoSpaceDN w:val="0"/>
        <w:adjustRightInd w:val="0"/>
        <w:ind w:right="1552"/>
        <w:rPr>
          <w:ins w:id="2220" w:author="user_skill40_mac31 DUPUIS" w:date="2013-07-01T12:30:00Z"/>
          <w:rFonts w:cs="Arial"/>
        </w:rPr>
      </w:pPr>
      <w:ins w:id="2221" w:author="user_skill40_mac31 DUPUIS" w:date="2013-07-01T12:41:00Z">
        <w:r w:rsidRPr="00004770">
          <w:rPr>
            <w:rFonts w:cs="Arial"/>
            <w:szCs w:val="20"/>
          </w:rPr>
          <w:t xml:space="preserve">Si tout le monde partage le fardeau, </w:t>
        </w:r>
      </w:ins>
      <w:ins w:id="2222" w:author="user_skill40_mac31 DUPUIS" w:date="2013-07-01T12:42:00Z">
        <w:r>
          <w:rPr>
            <w:rFonts w:cs="Arial"/>
            <w:szCs w:val="20"/>
          </w:rPr>
          <w:t xml:space="preserve">personne </w:t>
        </w:r>
      </w:ins>
      <w:ins w:id="2223" w:author="user_skill40_mac31 DUPUIS" w:date="2013-07-01T12:41:00Z">
        <w:r w:rsidRPr="00004770">
          <w:rPr>
            <w:rFonts w:cs="Arial"/>
            <w:szCs w:val="20"/>
          </w:rPr>
          <w:t>ne souffre</w:t>
        </w:r>
      </w:ins>
    </w:p>
    <w:p w14:paraId="6326B888" w14:textId="77777777" w:rsidR="00A33BB9" w:rsidRPr="00B50214" w:rsidRDefault="00A33BB9" w:rsidP="00A33BB9">
      <w:pPr>
        <w:widowControl w:val="0"/>
        <w:autoSpaceDE w:val="0"/>
        <w:autoSpaceDN w:val="0"/>
        <w:adjustRightInd w:val="0"/>
        <w:ind w:right="1552"/>
        <w:rPr>
          <w:ins w:id="2224" w:author="user_skill40_mac31 DUPUIS" w:date="2013-07-01T12:30:00Z"/>
          <w:rFonts w:cs="Arial"/>
        </w:rPr>
      </w:pPr>
    </w:p>
    <w:p w14:paraId="5F822826" w14:textId="77777777" w:rsidR="00A33BB9" w:rsidRPr="00B50214" w:rsidRDefault="00A33BB9" w:rsidP="00A33BB9">
      <w:pPr>
        <w:widowControl w:val="0"/>
        <w:autoSpaceDE w:val="0"/>
        <w:autoSpaceDN w:val="0"/>
        <w:adjustRightInd w:val="0"/>
        <w:ind w:right="1552"/>
        <w:rPr>
          <w:ins w:id="2225" w:author="user_skill40_mac31 DUPUIS" w:date="2013-07-01T12:30:00Z"/>
          <w:rFonts w:cs="Arial"/>
          <w:sz w:val="24"/>
        </w:rPr>
      </w:pPr>
    </w:p>
    <w:p w14:paraId="1F4B257B" w14:textId="4C2BB6B3" w:rsidR="00A33BB9" w:rsidRPr="00B50214" w:rsidRDefault="00A33BB9" w:rsidP="00A33BB9">
      <w:pPr>
        <w:widowControl w:val="0"/>
        <w:autoSpaceDE w:val="0"/>
        <w:autoSpaceDN w:val="0"/>
        <w:adjustRightInd w:val="0"/>
        <w:ind w:right="1552"/>
        <w:rPr>
          <w:ins w:id="2226" w:author="user_skill40_mac31 DUPUIS" w:date="2013-07-01T12:30:00Z"/>
          <w:rFonts w:cs="Arial"/>
          <w:color w:val="FF0000"/>
          <w:sz w:val="24"/>
        </w:rPr>
      </w:pPr>
      <w:ins w:id="2227" w:author="user_skill40_mac31 DUPUIS" w:date="2013-07-01T12:38:00Z">
        <w:r>
          <w:rPr>
            <w:rFonts w:cs="Arial"/>
            <w:color w:val="FF0000"/>
            <w:sz w:val="24"/>
          </w:rPr>
          <w:t xml:space="preserve">Titres d’articles </w:t>
        </w:r>
      </w:ins>
      <w:ins w:id="2228" w:author="user_skill40_mac31 DUPUIS" w:date="2013-07-01T12:30:00Z">
        <w:r w:rsidRPr="00B50214">
          <w:rPr>
            <w:rFonts w:cs="Arial"/>
            <w:color w:val="FF0000"/>
            <w:sz w:val="24"/>
          </w:rPr>
          <w:t>(– Cover Lines)</w:t>
        </w:r>
      </w:ins>
    </w:p>
    <w:p w14:paraId="20E993D6" w14:textId="77777777" w:rsidR="00A33BB9" w:rsidRPr="00B50214" w:rsidRDefault="00A33BB9" w:rsidP="00A33BB9">
      <w:pPr>
        <w:widowControl w:val="0"/>
        <w:autoSpaceDE w:val="0"/>
        <w:autoSpaceDN w:val="0"/>
        <w:adjustRightInd w:val="0"/>
        <w:ind w:right="1552"/>
        <w:rPr>
          <w:ins w:id="2229" w:author="user_skill40_mac31 DUPUIS" w:date="2013-07-01T12:30:00Z"/>
          <w:rFonts w:cs="Arial"/>
          <w:sz w:val="24"/>
        </w:rPr>
      </w:pPr>
    </w:p>
    <w:p w14:paraId="2AF8FC19" w14:textId="77777777" w:rsidR="00A33BB9" w:rsidRPr="00004770" w:rsidRDefault="00A33BB9" w:rsidP="00A33BB9">
      <w:pPr>
        <w:rPr>
          <w:ins w:id="2230" w:author="user_skill40_mac31 DUPUIS" w:date="2013-07-01T12:40:00Z"/>
          <w:rFonts w:cs="Arial"/>
          <w:szCs w:val="20"/>
        </w:rPr>
      </w:pPr>
      <w:ins w:id="2231" w:author="user_skill40_mac31 DUPUIS" w:date="2013-07-01T12:40:00Z">
        <w:r w:rsidRPr="00004770">
          <w:rPr>
            <w:rFonts w:cs="Arial"/>
            <w:szCs w:val="20"/>
          </w:rPr>
          <w:t>Union économique et fiscale</w:t>
        </w:r>
      </w:ins>
    </w:p>
    <w:p w14:paraId="2CEC1796" w14:textId="77777777" w:rsidR="00A33BB9" w:rsidRPr="00004770" w:rsidRDefault="00A33BB9" w:rsidP="00A33BB9">
      <w:pPr>
        <w:rPr>
          <w:ins w:id="2232" w:author="user_skill40_mac31 DUPUIS" w:date="2013-07-01T12:40:00Z"/>
          <w:rFonts w:cs="Arial"/>
          <w:szCs w:val="20"/>
        </w:rPr>
      </w:pPr>
      <w:ins w:id="2233" w:author="user_skill40_mac31 DUPUIS" w:date="2013-07-01T12:40:00Z">
        <w:r w:rsidRPr="00004770">
          <w:rPr>
            <w:rFonts w:cs="Arial"/>
            <w:szCs w:val="20"/>
          </w:rPr>
          <w:t>L'avenir d'Al Gore</w:t>
        </w:r>
      </w:ins>
    </w:p>
    <w:p w14:paraId="60378BCE" w14:textId="2480D9CD" w:rsidR="00674E20" w:rsidRPr="00004770" w:rsidRDefault="00674E20" w:rsidP="00674E20">
      <w:pPr>
        <w:rPr>
          <w:ins w:id="2234" w:author="user_skill40_mac31 DUPUIS" w:date="2013-07-01T12:46:00Z"/>
          <w:rFonts w:cs="Arial"/>
          <w:szCs w:val="20"/>
        </w:rPr>
      </w:pPr>
      <w:ins w:id="2235" w:author="user_skill40_mac31 DUPUIS" w:date="2013-07-01T12:46:00Z">
        <w:r>
          <w:rPr>
            <w:rFonts w:cs="Arial"/>
            <w:szCs w:val="20"/>
          </w:rPr>
          <w:t>Pour que l’Europe soit en accord avec l’impôt sur la fortune</w:t>
        </w:r>
      </w:ins>
    </w:p>
    <w:p w14:paraId="0682847F" w14:textId="77777777" w:rsidR="00A33BB9" w:rsidRPr="00B50214" w:rsidRDefault="00A33BB9" w:rsidP="00A33BB9">
      <w:pPr>
        <w:widowControl w:val="0"/>
        <w:autoSpaceDE w:val="0"/>
        <w:autoSpaceDN w:val="0"/>
        <w:adjustRightInd w:val="0"/>
        <w:ind w:right="1552"/>
        <w:rPr>
          <w:ins w:id="2236" w:author="user_skill40_mac31 DUPUIS" w:date="2013-07-01T12:30:00Z"/>
          <w:rFonts w:cs="Arial"/>
          <w:sz w:val="24"/>
        </w:rPr>
      </w:pPr>
    </w:p>
    <w:p w14:paraId="5821A81E" w14:textId="440CC5C5" w:rsidR="00A33BB9" w:rsidRPr="00B50214" w:rsidRDefault="00A33BB9" w:rsidP="00A33BB9">
      <w:pPr>
        <w:widowControl w:val="0"/>
        <w:autoSpaceDE w:val="0"/>
        <w:autoSpaceDN w:val="0"/>
        <w:adjustRightInd w:val="0"/>
        <w:ind w:right="1552"/>
        <w:rPr>
          <w:ins w:id="2237" w:author="user_skill40_mac31 DUPUIS" w:date="2013-07-01T12:30:00Z"/>
          <w:rFonts w:cs="Arial"/>
          <w:color w:val="FF0000"/>
          <w:sz w:val="24"/>
        </w:rPr>
      </w:pPr>
      <w:ins w:id="2238" w:author="user_skill40_mac31 DUPUIS" w:date="2013-07-01T12:38:00Z">
        <w:r>
          <w:rPr>
            <w:rFonts w:cs="Arial"/>
            <w:color w:val="FF0000"/>
            <w:sz w:val="24"/>
          </w:rPr>
          <w:t xml:space="preserve">Date de parution </w:t>
        </w:r>
      </w:ins>
      <w:ins w:id="2239" w:author="user_skill40_mac31 DUPUIS" w:date="2013-07-01T12:30:00Z">
        <w:r w:rsidRPr="00B50214">
          <w:rPr>
            <w:rFonts w:cs="Arial"/>
            <w:color w:val="FF0000"/>
            <w:sz w:val="24"/>
          </w:rPr>
          <w:t>(– Date Line)</w:t>
        </w:r>
      </w:ins>
    </w:p>
    <w:p w14:paraId="1E3B78A4" w14:textId="77777777" w:rsidR="00A33BB9" w:rsidRPr="00B50214" w:rsidRDefault="00A33BB9" w:rsidP="00A33BB9">
      <w:pPr>
        <w:widowControl w:val="0"/>
        <w:autoSpaceDE w:val="0"/>
        <w:autoSpaceDN w:val="0"/>
        <w:adjustRightInd w:val="0"/>
        <w:ind w:right="1552"/>
        <w:rPr>
          <w:ins w:id="2240" w:author="user_skill40_mac31 DUPUIS" w:date="2013-07-01T12:30:00Z"/>
          <w:rFonts w:cs="Arial"/>
          <w:sz w:val="24"/>
        </w:rPr>
      </w:pPr>
    </w:p>
    <w:p w14:paraId="6A8FFB13" w14:textId="1893EAAC" w:rsidR="00A33BB9" w:rsidRPr="00B50214" w:rsidRDefault="00A33BB9" w:rsidP="00A33BB9">
      <w:pPr>
        <w:widowControl w:val="0"/>
        <w:autoSpaceDE w:val="0"/>
        <w:autoSpaceDN w:val="0"/>
        <w:adjustRightInd w:val="0"/>
        <w:ind w:right="1552"/>
        <w:rPr>
          <w:ins w:id="2241" w:author="user_skill40_mac31 DUPUIS" w:date="2013-07-01T12:30:00Z"/>
          <w:rFonts w:cs="Arial"/>
        </w:rPr>
      </w:pPr>
      <w:ins w:id="2242" w:author="user_skill40_mac31 DUPUIS" w:date="2013-07-01T12:30:00Z">
        <w:r w:rsidRPr="00B50214">
          <w:rPr>
            <w:rFonts w:cs="Arial"/>
          </w:rPr>
          <w:t xml:space="preserve">17 </w:t>
        </w:r>
      </w:ins>
      <w:ins w:id="2243" w:author="user_skill40_mac31 DUPUIS" w:date="2013-07-01T12:40:00Z">
        <w:r>
          <w:rPr>
            <w:rFonts w:cs="Arial"/>
          </w:rPr>
          <w:t>août 2013</w:t>
        </w:r>
      </w:ins>
    </w:p>
    <w:p w14:paraId="309FFD64" w14:textId="77777777" w:rsidR="00A33BB9" w:rsidRPr="00B50214" w:rsidRDefault="00A33BB9" w:rsidP="00A33BB9">
      <w:pPr>
        <w:widowControl w:val="0"/>
        <w:autoSpaceDE w:val="0"/>
        <w:autoSpaceDN w:val="0"/>
        <w:adjustRightInd w:val="0"/>
        <w:ind w:right="1552"/>
        <w:rPr>
          <w:ins w:id="2244" w:author="user_skill40_mac31 DUPUIS" w:date="2013-07-01T12:30:00Z"/>
          <w:rFonts w:cs="Arial"/>
          <w:color w:val="FF0000"/>
          <w:sz w:val="24"/>
        </w:rPr>
      </w:pPr>
    </w:p>
    <w:p w14:paraId="04C8B7FA" w14:textId="390C011D" w:rsidR="00A33BB9" w:rsidRPr="00B50214" w:rsidRDefault="00A33BB9" w:rsidP="00A33BB9">
      <w:pPr>
        <w:widowControl w:val="0"/>
        <w:autoSpaceDE w:val="0"/>
        <w:autoSpaceDN w:val="0"/>
        <w:adjustRightInd w:val="0"/>
        <w:ind w:right="1552"/>
        <w:rPr>
          <w:ins w:id="2245" w:author="user_skill40_mac31 DUPUIS" w:date="2013-07-01T12:30:00Z"/>
          <w:rFonts w:cs="Arial"/>
          <w:color w:val="FF0000"/>
          <w:sz w:val="24"/>
        </w:rPr>
      </w:pPr>
      <w:ins w:id="2246" w:author="user_skill40_mac31 DUPUIS" w:date="2013-07-01T12:38:00Z">
        <w:r>
          <w:rPr>
            <w:rFonts w:cs="Arial"/>
            <w:color w:val="FF0000"/>
            <w:sz w:val="24"/>
          </w:rPr>
          <w:t xml:space="preserve">Sceau ou bulle </w:t>
        </w:r>
      </w:ins>
      <w:ins w:id="2247" w:author="user_skill40_mac31 DUPUIS" w:date="2013-07-01T12:30:00Z">
        <w:r>
          <w:rPr>
            <w:rFonts w:cs="Arial"/>
            <w:color w:val="FF0000"/>
            <w:sz w:val="24"/>
          </w:rPr>
          <w:t xml:space="preserve">(– Splash/ Seal/ Flash/ </w:t>
        </w:r>
        <w:r w:rsidRPr="00B50214">
          <w:rPr>
            <w:rFonts w:cs="Arial"/>
            <w:color w:val="FF0000"/>
            <w:sz w:val="24"/>
          </w:rPr>
          <w:t>Slashes )</w:t>
        </w:r>
      </w:ins>
    </w:p>
    <w:p w14:paraId="2346B2B6" w14:textId="77777777" w:rsidR="00A33BB9" w:rsidRPr="00B50214" w:rsidRDefault="00A33BB9" w:rsidP="00A33BB9">
      <w:pPr>
        <w:widowControl w:val="0"/>
        <w:autoSpaceDE w:val="0"/>
        <w:autoSpaceDN w:val="0"/>
        <w:adjustRightInd w:val="0"/>
        <w:ind w:right="1552"/>
        <w:rPr>
          <w:ins w:id="2248" w:author="user_skill40_mac31 DUPUIS" w:date="2013-07-01T12:30:00Z"/>
          <w:rFonts w:cs="Arial"/>
          <w:sz w:val="24"/>
        </w:rPr>
      </w:pPr>
    </w:p>
    <w:p w14:paraId="6A42AF21" w14:textId="1704C09A" w:rsidR="00A33BB9" w:rsidRPr="00B50214" w:rsidRDefault="00674E20" w:rsidP="00A33BB9">
      <w:pPr>
        <w:widowControl w:val="0"/>
        <w:autoSpaceDE w:val="0"/>
        <w:autoSpaceDN w:val="0"/>
        <w:adjustRightInd w:val="0"/>
        <w:ind w:right="1552"/>
        <w:rPr>
          <w:ins w:id="2249" w:author="user_skill40_mac31 DUPUIS" w:date="2013-07-01T12:30:00Z"/>
          <w:rFonts w:cs="Arial"/>
        </w:rPr>
      </w:pPr>
      <w:ins w:id="2250" w:author="user_skill40_mac31 DUPUIS" w:date="2013-07-01T12:43:00Z">
        <w:r>
          <w:rPr>
            <w:rFonts w:cs="Arial"/>
          </w:rPr>
          <w:t>É</w:t>
        </w:r>
      </w:ins>
      <w:ins w:id="2251" w:author="user_skill40_mac31 DUPUIS" w:date="2013-07-01T12:30:00Z">
        <w:r w:rsidR="00A33BB9" w:rsidRPr="00B50214">
          <w:rPr>
            <w:rFonts w:cs="Arial"/>
          </w:rPr>
          <w:t>DITION</w:t>
        </w:r>
      </w:ins>
      <w:ins w:id="2252" w:author="user_skill40_mac31 DUPUIS" w:date="2013-07-01T12:43:00Z">
        <w:r>
          <w:rPr>
            <w:rFonts w:cs="Arial"/>
          </w:rPr>
          <w:t xml:space="preserve"> </w:t>
        </w:r>
        <w:r w:rsidRPr="00B50214">
          <w:rPr>
            <w:rFonts w:cs="Arial"/>
          </w:rPr>
          <w:t>SP</w:t>
        </w:r>
        <w:r>
          <w:rPr>
            <w:rFonts w:cs="Arial"/>
          </w:rPr>
          <w:t>É</w:t>
        </w:r>
        <w:r w:rsidRPr="00B50214">
          <w:rPr>
            <w:rFonts w:cs="Arial"/>
          </w:rPr>
          <w:t>CIAL</w:t>
        </w:r>
        <w:r>
          <w:rPr>
            <w:rFonts w:cs="Arial"/>
          </w:rPr>
          <w:t>E</w:t>
        </w:r>
      </w:ins>
    </w:p>
    <w:p w14:paraId="1B457BFA" w14:textId="77777777" w:rsidR="00A33BB9" w:rsidRPr="00B50214" w:rsidRDefault="00A33BB9" w:rsidP="00A33BB9">
      <w:pPr>
        <w:widowControl w:val="0"/>
        <w:autoSpaceDE w:val="0"/>
        <w:autoSpaceDN w:val="0"/>
        <w:adjustRightInd w:val="0"/>
        <w:ind w:right="1552"/>
        <w:rPr>
          <w:ins w:id="2253" w:author="user_skill40_mac31 DUPUIS" w:date="2013-07-01T12:30:00Z"/>
          <w:rFonts w:cs="Arial"/>
        </w:rPr>
      </w:pPr>
    </w:p>
    <w:p w14:paraId="53B1EA61" w14:textId="77777777" w:rsidR="00A33BB9" w:rsidRPr="00B50214" w:rsidRDefault="00A33BB9" w:rsidP="00A33BB9">
      <w:pPr>
        <w:widowControl w:val="0"/>
        <w:autoSpaceDE w:val="0"/>
        <w:autoSpaceDN w:val="0"/>
        <w:adjustRightInd w:val="0"/>
        <w:ind w:right="1552"/>
        <w:rPr>
          <w:ins w:id="2254" w:author="user_skill40_mac31 DUPUIS" w:date="2013-07-01T12:30:00Z"/>
          <w:rFonts w:cs="Arial"/>
          <w:color w:val="FF0000"/>
          <w:sz w:val="24"/>
        </w:rPr>
      </w:pPr>
    </w:p>
    <w:p w14:paraId="6B796CCB" w14:textId="1C939A9E" w:rsidR="00A33BB9" w:rsidRPr="00B50214" w:rsidRDefault="00A33BB9" w:rsidP="00A33BB9">
      <w:pPr>
        <w:widowControl w:val="0"/>
        <w:autoSpaceDE w:val="0"/>
        <w:autoSpaceDN w:val="0"/>
        <w:adjustRightInd w:val="0"/>
        <w:ind w:right="1552"/>
        <w:rPr>
          <w:ins w:id="2255" w:author="user_skill40_mac31 DUPUIS" w:date="2013-07-01T12:30:00Z"/>
          <w:rFonts w:cs="Arial"/>
          <w:color w:val="FF0000"/>
          <w:sz w:val="24"/>
        </w:rPr>
      </w:pPr>
      <w:ins w:id="2256" w:author="user_skill40_mac31 DUPUIS" w:date="2013-07-01T12:38:00Z">
        <w:r>
          <w:rPr>
            <w:rFonts w:cs="Arial"/>
            <w:color w:val="FF0000"/>
            <w:sz w:val="24"/>
          </w:rPr>
          <w:t xml:space="preserve">Couverture arrière </w:t>
        </w:r>
      </w:ins>
      <w:ins w:id="2257" w:author="user_skill40_mac31 DUPUIS" w:date="2013-07-01T12:30:00Z">
        <w:r w:rsidRPr="00B50214">
          <w:rPr>
            <w:rFonts w:cs="Arial"/>
            <w:color w:val="FF0000"/>
            <w:sz w:val="24"/>
          </w:rPr>
          <w:t xml:space="preserve">(– Back Cover) </w:t>
        </w:r>
      </w:ins>
    </w:p>
    <w:p w14:paraId="2C4F949E" w14:textId="4B7B6D53" w:rsidR="00A33BB9" w:rsidRDefault="00CA6B7C" w:rsidP="00A33BB9">
      <w:pPr>
        <w:widowControl w:val="0"/>
        <w:autoSpaceDE w:val="0"/>
        <w:autoSpaceDN w:val="0"/>
        <w:adjustRightInd w:val="0"/>
        <w:ind w:right="1552"/>
        <w:rPr>
          <w:ins w:id="2258" w:author="user_skill40_mac31 DUPUIS" w:date="2013-07-01T12:30:00Z"/>
          <w:rFonts w:cs="Arial"/>
          <w:b/>
          <w:bCs/>
          <w:color w:val="FF0000"/>
        </w:rPr>
      </w:pPr>
      <w:ins w:id="2259" w:author="user_skill40_mac31 DUPUIS" w:date="2013-07-01T13:13:00Z">
        <w:r>
          <w:rPr>
            <w:rFonts w:cs="Arial"/>
            <w:b/>
            <w:bCs/>
            <w:color w:val="FF0000"/>
          </w:rPr>
          <w:t>(</w:t>
        </w:r>
      </w:ins>
      <w:ins w:id="2260" w:author="user_skill40_mac31 DUPUIS" w:date="2013-07-01T12:35:00Z">
        <w:r>
          <w:rPr>
            <w:rFonts w:cs="Arial"/>
            <w:b/>
            <w:bCs/>
            <w:color w:val="FF0000"/>
          </w:rPr>
          <w:t>U</w:t>
        </w:r>
        <w:r w:rsidR="00A33BB9">
          <w:rPr>
            <w:rFonts w:cs="Arial"/>
            <w:b/>
            <w:bCs/>
            <w:color w:val="FF0000"/>
          </w:rPr>
          <w:t>tiliser l</w:t>
        </w:r>
      </w:ins>
      <w:ins w:id="2261" w:author="user_skill40_mac31 DUPUIS" w:date="2013-07-01T12:36:00Z">
        <w:r w:rsidR="00A33BB9">
          <w:rPr>
            <w:rFonts w:cs="Arial"/>
            <w:b/>
            <w:bCs/>
            <w:color w:val="FF0000"/>
          </w:rPr>
          <w:t>’</w:t>
        </w:r>
      </w:ins>
      <w:ins w:id="2262" w:author="user_skill40_mac31 DUPUIS" w:date="2013-07-01T12:35:00Z">
        <w:r w:rsidR="00A33BB9">
          <w:rPr>
            <w:rFonts w:cs="Arial"/>
            <w:b/>
            <w:bCs/>
            <w:color w:val="FF0000"/>
          </w:rPr>
          <w:t>image</w:t>
        </w:r>
      </w:ins>
      <w:ins w:id="2263" w:author="user_skill40_mac31 DUPUIS" w:date="2013-07-01T12:30:00Z">
        <w:r w:rsidR="00A33BB9">
          <w:rPr>
            <w:rFonts w:cs="Arial"/>
            <w:b/>
            <w:bCs/>
            <w:color w:val="FF0000"/>
          </w:rPr>
          <w:t>:</w:t>
        </w:r>
      </w:ins>
    </w:p>
    <w:p w14:paraId="04054865" w14:textId="77777777" w:rsidR="00A33BB9" w:rsidRPr="000A6AAA" w:rsidRDefault="00A33BB9" w:rsidP="00A33BB9">
      <w:pPr>
        <w:pStyle w:val="Paragraphedeliste"/>
        <w:widowControl w:val="0"/>
        <w:numPr>
          <w:ilvl w:val="0"/>
          <w:numId w:val="10"/>
        </w:numPr>
        <w:autoSpaceDE w:val="0"/>
        <w:autoSpaceDN w:val="0"/>
        <w:adjustRightInd w:val="0"/>
        <w:ind w:right="1552"/>
        <w:rPr>
          <w:ins w:id="2264" w:author="user_skill40_mac31 DUPUIS" w:date="2013-07-01T12:30:00Z"/>
          <w:rFonts w:ascii="Arial" w:hAnsi="Arial" w:cs="Arial"/>
          <w:b/>
          <w:bCs/>
          <w:color w:val="FF0000"/>
        </w:rPr>
      </w:pPr>
      <w:ins w:id="2265" w:author="user_skill40_mac31 DUPUIS" w:date="2013-07-01T12:30:00Z">
        <w:r>
          <w:rPr>
            <w:rFonts w:ascii="Arial" w:hAnsi="Arial" w:cs="Arial"/>
            <w:b/>
            <w:bCs/>
            <w:color w:val="FF0000"/>
          </w:rPr>
          <w:t>WSC2013_TP40_MOD1_PRE_EN_07</w:t>
        </w:r>
        <w:r w:rsidRPr="000A6AAA">
          <w:rPr>
            <w:rFonts w:ascii="Arial" w:hAnsi="Arial" w:cs="Arial"/>
            <w:b/>
            <w:bCs/>
            <w:color w:val="FF0000"/>
          </w:rPr>
          <w:t>.jpg)</w:t>
        </w:r>
      </w:ins>
    </w:p>
    <w:p w14:paraId="59B6F9BF" w14:textId="77777777" w:rsidR="00A33BB9" w:rsidRPr="00B50214" w:rsidRDefault="00A33BB9" w:rsidP="00A33BB9">
      <w:pPr>
        <w:widowControl w:val="0"/>
        <w:autoSpaceDE w:val="0"/>
        <w:autoSpaceDN w:val="0"/>
        <w:adjustRightInd w:val="0"/>
        <w:ind w:right="1552"/>
        <w:rPr>
          <w:ins w:id="2266" w:author="user_skill40_mac31 DUPUIS" w:date="2013-07-01T12:30:00Z"/>
          <w:rFonts w:cs="Arial"/>
          <w:sz w:val="24"/>
        </w:rPr>
      </w:pPr>
    </w:p>
    <w:p w14:paraId="5B97F0EC" w14:textId="0431E9ED" w:rsidR="00A33BB9" w:rsidRPr="00B50214" w:rsidRDefault="00A33BB9" w:rsidP="00A33BB9">
      <w:pPr>
        <w:widowControl w:val="0"/>
        <w:autoSpaceDE w:val="0"/>
        <w:autoSpaceDN w:val="0"/>
        <w:adjustRightInd w:val="0"/>
        <w:ind w:right="1552"/>
        <w:rPr>
          <w:ins w:id="2267" w:author="user_skill40_mac31 DUPUIS" w:date="2013-07-01T12:30:00Z"/>
          <w:rFonts w:cs="Arial"/>
          <w:b/>
          <w:bCs/>
          <w:color w:val="FF0000"/>
        </w:rPr>
      </w:pPr>
      <w:ins w:id="2268" w:author="user_skill40_mac31 DUPUIS" w:date="2013-07-01T12:36:00Z">
        <w:r>
          <w:rPr>
            <w:rFonts w:cs="Arial"/>
            <w:b/>
            <w:bCs/>
            <w:color w:val="FF0000"/>
          </w:rPr>
          <w:t xml:space="preserve">Titre </w:t>
        </w:r>
      </w:ins>
      <w:ins w:id="2269" w:author="user_skill40_mac31 DUPUIS" w:date="2013-07-01T12:30: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6F027415" w14:textId="77777777" w:rsidR="00A33BB9" w:rsidRPr="00B50214" w:rsidRDefault="00A33BB9" w:rsidP="00A33BB9">
      <w:pPr>
        <w:widowControl w:val="0"/>
        <w:autoSpaceDE w:val="0"/>
        <w:autoSpaceDN w:val="0"/>
        <w:adjustRightInd w:val="0"/>
        <w:ind w:right="1552"/>
        <w:rPr>
          <w:ins w:id="2270" w:author="user_skill40_mac31 DUPUIS" w:date="2013-07-01T12:30:00Z"/>
          <w:rFonts w:cs="Arial"/>
          <w:b/>
          <w:bCs/>
        </w:rPr>
      </w:pPr>
    </w:p>
    <w:p w14:paraId="5ACB7A1B" w14:textId="67A687A2" w:rsidR="00A33BB9" w:rsidRDefault="00A33BB9" w:rsidP="00A33BB9">
      <w:pPr>
        <w:widowControl w:val="0"/>
        <w:autoSpaceDE w:val="0"/>
        <w:autoSpaceDN w:val="0"/>
        <w:adjustRightInd w:val="0"/>
        <w:ind w:right="1552"/>
        <w:rPr>
          <w:ins w:id="2271" w:author="user_skill40_mac31 DUPUIS" w:date="2013-07-01T12:40:00Z"/>
          <w:rFonts w:cs="Arial"/>
          <w:szCs w:val="20"/>
        </w:rPr>
      </w:pPr>
      <w:ins w:id="2272" w:author="user_skill40_mac31 DUPUIS" w:date="2013-07-01T12:40:00Z">
        <w:r w:rsidRPr="00004770">
          <w:rPr>
            <w:rFonts w:cs="Arial"/>
            <w:szCs w:val="20"/>
          </w:rPr>
          <w:t>Nous nous battons pour</w:t>
        </w:r>
      </w:ins>
    </w:p>
    <w:p w14:paraId="7AAE37E7" w14:textId="77777777" w:rsidR="00A33BB9" w:rsidRPr="00B50214" w:rsidRDefault="00A33BB9" w:rsidP="00A33BB9">
      <w:pPr>
        <w:widowControl w:val="0"/>
        <w:autoSpaceDE w:val="0"/>
        <w:autoSpaceDN w:val="0"/>
        <w:adjustRightInd w:val="0"/>
        <w:ind w:right="1552"/>
        <w:rPr>
          <w:ins w:id="2273" w:author="user_skill40_mac31 DUPUIS" w:date="2013-07-01T12:30:00Z"/>
          <w:rFonts w:cs="Arial"/>
        </w:rPr>
      </w:pPr>
    </w:p>
    <w:p w14:paraId="2C6C0ADA" w14:textId="77777777" w:rsidR="00A33BB9" w:rsidRDefault="00A33BB9" w:rsidP="00A33BB9">
      <w:pPr>
        <w:widowControl w:val="0"/>
        <w:autoSpaceDE w:val="0"/>
        <w:autoSpaceDN w:val="0"/>
        <w:adjustRightInd w:val="0"/>
        <w:ind w:right="1552"/>
        <w:rPr>
          <w:ins w:id="2274" w:author="user_skill40_mac31 DUPUIS" w:date="2013-07-01T12:39:00Z"/>
          <w:rFonts w:cs="Arial"/>
          <w:b/>
          <w:bCs/>
          <w:color w:val="FF0000"/>
        </w:rPr>
      </w:pPr>
    </w:p>
    <w:p w14:paraId="4B184B34" w14:textId="75C29FC9" w:rsidR="00A33BB9" w:rsidRPr="0063705E" w:rsidRDefault="00A33BB9" w:rsidP="00A33BB9">
      <w:pPr>
        <w:widowControl w:val="0"/>
        <w:autoSpaceDE w:val="0"/>
        <w:autoSpaceDN w:val="0"/>
        <w:adjustRightInd w:val="0"/>
        <w:ind w:right="1552"/>
        <w:rPr>
          <w:ins w:id="2275" w:author="user_skill40_mac31 DUPUIS" w:date="2013-07-01T12:30:00Z"/>
          <w:rFonts w:cs="Arial"/>
          <w:szCs w:val="20"/>
          <w:rPrChange w:id="2276" w:author="user_skill40_mac31 DUPUIS" w:date="2013-07-01T13:17:00Z">
            <w:rPr>
              <w:ins w:id="2277" w:author="user_skill40_mac31 DUPUIS" w:date="2013-07-01T12:30:00Z"/>
              <w:rFonts w:cs="Arial"/>
            </w:rPr>
          </w:rPrChange>
        </w:rPr>
      </w:pPr>
      <w:ins w:id="2278" w:author="user_skill40_mac31 DUPUIS" w:date="2013-07-01T12:39:00Z">
        <w:r w:rsidRPr="0063705E">
          <w:rPr>
            <w:rFonts w:cs="Arial"/>
            <w:b/>
            <w:bCs/>
            <w:color w:val="FF0000"/>
            <w:szCs w:val="20"/>
            <w:rPrChange w:id="2279" w:author="user_skill40_mac31 DUPUIS" w:date="2013-07-01T13:17:00Z">
              <w:rPr>
                <w:rFonts w:cs="Arial"/>
                <w:b/>
                <w:bCs/>
                <w:color w:val="FF0000"/>
              </w:rPr>
            </w:rPrChange>
          </w:rPr>
          <w:t xml:space="preserve">Texte principal </w:t>
        </w:r>
      </w:ins>
      <w:ins w:id="2280" w:author="user_skill40_mac31 DUPUIS" w:date="2013-07-01T12:30:00Z">
        <w:r w:rsidRPr="0063705E">
          <w:rPr>
            <w:rFonts w:cs="Arial"/>
            <w:b/>
            <w:bCs/>
            <w:color w:val="FF0000"/>
            <w:szCs w:val="20"/>
            <w:rPrChange w:id="2281" w:author="user_skill40_mac31 DUPUIS" w:date="2013-07-01T13:17:00Z">
              <w:rPr>
                <w:rFonts w:cs="Arial"/>
                <w:b/>
                <w:bCs/>
                <w:color w:val="FF0000"/>
              </w:rPr>
            </w:rPrChange>
          </w:rPr>
          <w:t xml:space="preserve">( </w:t>
        </w:r>
        <w:r w:rsidRPr="0063705E">
          <w:rPr>
            <w:rFonts w:cs="Arial"/>
            <w:color w:val="FF0000"/>
            <w:szCs w:val="20"/>
            <w:rPrChange w:id="2282" w:author="user_skill40_mac31 DUPUIS" w:date="2013-07-01T13:17:00Z">
              <w:rPr>
                <w:rFonts w:cs="Arial"/>
                <w:color w:val="FF0000"/>
              </w:rPr>
            </w:rPrChange>
          </w:rPr>
          <w:t xml:space="preserve">Main text: </w:t>
        </w:r>
        <w:r w:rsidRPr="0063705E">
          <w:rPr>
            <w:rFonts w:cs="Arial"/>
            <w:b/>
            <w:bCs/>
            <w:color w:val="FF0000"/>
            <w:szCs w:val="20"/>
            <w:rPrChange w:id="2283" w:author="user_skill40_mac31 DUPUIS" w:date="2013-07-01T13:17:00Z">
              <w:rPr>
                <w:rFonts w:cs="Arial"/>
                <w:b/>
                <w:bCs/>
                <w:color w:val="FF0000"/>
              </w:rPr>
            </w:rPrChange>
          </w:rPr>
          <w:t>)</w:t>
        </w:r>
      </w:ins>
    </w:p>
    <w:p w14:paraId="7BF6EA22" w14:textId="77777777" w:rsidR="00674E20" w:rsidRPr="00004770" w:rsidRDefault="00674E20" w:rsidP="00674E20">
      <w:pPr>
        <w:rPr>
          <w:ins w:id="2284" w:author="user_skill40_mac31 DUPUIS" w:date="2013-07-01T12:46:00Z"/>
          <w:rFonts w:cs="Arial"/>
          <w:szCs w:val="20"/>
        </w:rPr>
      </w:pPr>
      <w:ins w:id="2285" w:author="user_skill40_mac31 DUPUIS" w:date="2013-07-01T12:46:00Z">
        <w:r w:rsidRPr="00004770">
          <w:rPr>
            <w:rFonts w:cs="Arial"/>
            <w:szCs w:val="20"/>
          </w:rPr>
          <w:t>Attac voit la domination des marchés financiers sur la société comme le principal obstacle à la transition vers un nouveau mode de développement qui serait sociale, écologique, démocratique, et en s'appuyant sur la solidarité. Afin de mettre cette domination à sa fin, nous exigeons:</w:t>
        </w:r>
      </w:ins>
    </w:p>
    <w:p w14:paraId="4A811E4D" w14:textId="5C9F0A48" w:rsidR="00674E20" w:rsidRPr="00004770" w:rsidRDefault="00674E20" w:rsidP="00674E20">
      <w:pPr>
        <w:rPr>
          <w:ins w:id="2286" w:author="user_skill40_mac31 DUPUIS" w:date="2013-07-01T12:46:00Z"/>
          <w:rFonts w:cs="Arial"/>
          <w:szCs w:val="20"/>
        </w:rPr>
      </w:pPr>
      <w:ins w:id="2287" w:author="user_skill40_mac31 DUPUIS" w:date="2013-07-01T12:46:00Z">
        <w:r w:rsidRPr="00004770">
          <w:rPr>
            <w:rFonts w:cs="Arial"/>
            <w:szCs w:val="20"/>
          </w:rPr>
          <w:t xml:space="preserve">• Limites de la circulation </w:t>
        </w:r>
      </w:ins>
      <w:ins w:id="2288" w:author="user_skill40_mac31 DUPUIS" w:date="2013-07-01T12:47:00Z">
        <w:r>
          <w:rPr>
            <w:rFonts w:cs="Arial"/>
            <w:szCs w:val="20"/>
          </w:rPr>
          <w:t xml:space="preserve">des capitaux </w:t>
        </w:r>
      </w:ins>
      <w:ins w:id="2289" w:author="user_skill40_mac31 DUPUIS" w:date="2013-07-01T12:46:00Z">
        <w:r w:rsidRPr="00004770">
          <w:rPr>
            <w:rFonts w:cs="Arial"/>
            <w:szCs w:val="20"/>
          </w:rPr>
          <w:t>et de la réglementation comme une taxe sur les transactions financières afin de réduire drastiquement les mouvements spéculatifs.</w:t>
        </w:r>
      </w:ins>
    </w:p>
    <w:p w14:paraId="567444DE" w14:textId="11F84F6D" w:rsidR="00674E20" w:rsidRPr="00004770" w:rsidRDefault="00674E20" w:rsidP="00674E20">
      <w:pPr>
        <w:rPr>
          <w:ins w:id="2290" w:author="user_skill40_mac31 DUPUIS" w:date="2013-07-01T12:46:00Z"/>
          <w:rFonts w:cs="Arial"/>
          <w:szCs w:val="20"/>
        </w:rPr>
      </w:pPr>
      <w:ins w:id="2291" w:author="user_skill40_mac31 DUPUIS" w:date="2013-07-01T12:46:00Z">
        <w:r w:rsidRPr="00004770">
          <w:rPr>
            <w:rFonts w:cs="Arial"/>
            <w:szCs w:val="20"/>
          </w:rPr>
          <w:t>• La socialisation du secteur bancaire afin que les politiques d'investissement d</w:t>
        </w:r>
      </w:ins>
      <w:ins w:id="2292" w:author="user_skill40_mac31 DUPUIS" w:date="2013-07-01T12:48:00Z">
        <w:r>
          <w:rPr>
            <w:rFonts w:cs="Arial"/>
            <w:szCs w:val="20"/>
          </w:rPr>
          <w:t>an</w:t>
        </w:r>
      </w:ins>
      <w:ins w:id="2293" w:author="user_skill40_mac31 DUPUIS" w:date="2013-07-01T12:46:00Z">
        <w:r w:rsidRPr="00004770">
          <w:rPr>
            <w:rFonts w:cs="Arial"/>
            <w:szCs w:val="20"/>
          </w:rPr>
          <w:t xml:space="preserve">s </w:t>
        </w:r>
      </w:ins>
      <w:ins w:id="2294" w:author="user_skill40_mac31 DUPUIS" w:date="2013-07-01T12:48:00Z">
        <w:r>
          <w:rPr>
            <w:rFonts w:cs="Arial"/>
            <w:szCs w:val="20"/>
          </w:rPr>
          <w:t xml:space="preserve">les </w:t>
        </w:r>
      </w:ins>
      <w:ins w:id="2295" w:author="user_skill40_mac31 DUPUIS" w:date="2013-07-01T12:46:00Z">
        <w:r w:rsidRPr="00004770">
          <w:rPr>
            <w:rFonts w:cs="Arial"/>
            <w:szCs w:val="20"/>
          </w:rPr>
          <w:t>banques s</w:t>
        </w:r>
      </w:ins>
      <w:ins w:id="2296" w:author="user_skill40_mac31 DUPUIS" w:date="2013-07-01T12:48:00Z">
        <w:r>
          <w:rPr>
            <w:rFonts w:cs="Arial"/>
            <w:szCs w:val="20"/>
          </w:rPr>
          <w:t>oien</w:t>
        </w:r>
      </w:ins>
      <w:ins w:id="2297" w:author="user_skill40_mac31 DUPUIS" w:date="2013-07-01T12:46:00Z">
        <w:r w:rsidRPr="00004770">
          <w:rPr>
            <w:rFonts w:cs="Arial"/>
            <w:szCs w:val="20"/>
          </w:rPr>
          <w:t>t régis par des impératifs sociaux et écologiques, et non par les profits à court terme.</w:t>
        </w:r>
      </w:ins>
    </w:p>
    <w:p w14:paraId="4582CAC5" w14:textId="56966D5D" w:rsidR="00674E20" w:rsidRPr="00004770" w:rsidRDefault="00674E20" w:rsidP="00674E20">
      <w:pPr>
        <w:rPr>
          <w:ins w:id="2298" w:author="user_skill40_mac31 DUPUIS" w:date="2013-07-01T12:46:00Z"/>
          <w:rFonts w:cs="Arial"/>
          <w:szCs w:val="20"/>
        </w:rPr>
      </w:pPr>
      <w:ins w:id="2299" w:author="user_skill40_mac31 DUPUIS" w:date="2013-07-01T12:46:00Z">
        <w:r w:rsidRPr="00004770">
          <w:rPr>
            <w:rFonts w:cs="Arial"/>
            <w:szCs w:val="20"/>
          </w:rPr>
          <w:t xml:space="preserve">• L'interdiction de toute transit de capitaux via les paradis fiscaux pour mettre fin à </w:t>
        </w:r>
      </w:ins>
      <w:ins w:id="2300" w:author="user_skill40_mac31 DUPUIS" w:date="2013-07-01T12:49:00Z">
        <w:r>
          <w:rPr>
            <w:rFonts w:cs="Arial"/>
            <w:szCs w:val="20"/>
          </w:rPr>
          <w:t>l’</w:t>
        </w:r>
      </w:ins>
      <w:ins w:id="2301" w:author="user_skill40_mac31 DUPUIS" w:date="2013-07-01T12:46:00Z">
        <w:r w:rsidRPr="00004770">
          <w:rPr>
            <w:rFonts w:cs="Arial"/>
            <w:szCs w:val="20"/>
          </w:rPr>
          <w:t>occult</w:t>
        </w:r>
      </w:ins>
      <w:ins w:id="2302" w:author="user_skill40_mac31 DUPUIS" w:date="2013-07-01T12:49:00Z">
        <w:r>
          <w:rPr>
            <w:rFonts w:cs="Arial"/>
            <w:szCs w:val="20"/>
          </w:rPr>
          <w:t>ation d</w:t>
        </w:r>
      </w:ins>
      <w:ins w:id="2303" w:author="user_skill40_mac31 DUPUIS" w:date="2013-07-01T12:46:00Z">
        <w:r w:rsidRPr="00004770">
          <w:rPr>
            <w:rFonts w:cs="Arial"/>
            <w:szCs w:val="20"/>
          </w:rPr>
          <w:t>es activités financières et à l'évasion fiscale.</w:t>
        </w:r>
      </w:ins>
    </w:p>
    <w:p w14:paraId="45A9C467" w14:textId="77777777" w:rsidR="00674E20" w:rsidRPr="00004770" w:rsidRDefault="00674E20" w:rsidP="00674E20">
      <w:pPr>
        <w:rPr>
          <w:ins w:id="2304" w:author="user_skill40_mac31 DUPUIS" w:date="2013-07-01T12:46:00Z"/>
          <w:rFonts w:cs="Arial"/>
          <w:szCs w:val="20"/>
        </w:rPr>
      </w:pPr>
      <w:ins w:id="2305" w:author="user_skill40_mac31 DUPUIS" w:date="2013-07-01T12:46:00Z">
        <w:r w:rsidRPr="00004770">
          <w:rPr>
            <w:rFonts w:cs="Arial"/>
            <w:szCs w:val="20"/>
          </w:rPr>
          <w:t>• Restrictions aux sociétés transnationales au moyen de règlements internationaux.</w:t>
        </w:r>
      </w:ins>
    </w:p>
    <w:p w14:paraId="1CE07F48" w14:textId="77777777" w:rsidR="00674E20" w:rsidRPr="00004770" w:rsidRDefault="00674E20" w:rsidP="00674E20">
      <w:pPr>
        <w:rPr>
          <w:ins w:id="2306" w:author="user_skill40_mac31 DUPUIS" w:date="2013-07-01T12:46:00Z"/>
          <w:rFonts w:cs="Arial"/>
          <w:szCs w:val="20"/>
        </w:rPr>
      </w:pPr>
      <w:ins w:id="2307" w:author="user_skill40_mac31 DUPUIS" w:date="2013-07-01T12:46:00Z">
        <w:r w:rsidRPr="00004770">
          <w:rPr>
            <w:rFonts w:cs="Arial"/>
            <w:szCs w:val="20"/>
          </w:rPr>
          <w:t>• L'annulation de la dette publique des pays en développement.</w:t>
        </w:r>
      </w:ins>
    </w:p>
    <w:p w14:paraId="6B7FBB27" w14:textId="77777777" w:rsidR="00674E20" w:rsidRPr="00004770" w:rsidRDefault="00674E20" w:rsidP="00674E20">
      <w:pPr>
        <w:rPr>
          <w:ins w:id="2308" w:author="user_skill40_mac31 DUPUIS" w:date="2013-07-01T12:46:00Z"/>
          <w:rFonts w:cs="Arial"/>
          <w:szCs w:val="20"/>
        </w:rPr>
      </w:pPr>
      <w:ins w:id="2309" w:author="user_skill40_mac31 DUPUIS" w:date="2013-07-01T12:46:00Z">
        <w:r w:rsidRPr="00004770">
          <w:rPr>
            <w:rFonts w:cs="Arial"/>
            <w:szCs w:val="20"/>
          </w:rPr>
          <w:t>• Une augmentation des impôts sur les revenus financiers et sur les propriétés privées;</w:t>
        </w:r>
      </w:ins>
    </w:p>
    <w:p w14:paraId="1E3BCABF" w14:textId="77777777" w:rsidR="00674E20" w:rsidRPr="00004770" w:rsidRDefault="00674E20" w:rsidP="00674E20">
      <w:pPr>
        <w:rPr>
          <w:ins w:id="2310" w:author="user_skill40_mac31 DUPUIS" w:date="2013-07-01T12:46:00Z"/>
          <w:rFonts w:cs="Arial"/>
          <w:szCs w:val="20"/>
        </w:rPr>
      </w:pPr>
      <w:ins w:id="2311" w:author="user_skill40_mac31 DUPUIS" w:date="2013-07-01T12:46:00Z">
        <w:r w:rsidRPr="00004770">
          <w:rPr>
            <w:rFonts w:cs="Arial"/>
            <w:szCs w:val="20"/>
          </w:rPr>
          <w:t>• Une organisation équitable du commerce international qui est favorable aux pays en développement, des salariés et de l'environnement.</w:t>
        </w:r>
      </w:ins>
    </w:p>
    <w:p w14:paraId="76DDB35C" w14:textId="4A6FEFA0" w:rsidR="00674E20" w:rsidRPr="00004770" w:rsidRDefault="00674E20" w:rsidP="00674E20">
      <w:pPr>
        <w:rPr>
          <w:ins w:id="2312" w:author="user_skill40_mac31 DUPUIS" w:date="2013-07-01T12:46:00Z"/>
          <w:rFonts w:cs="Arial"/>
          <w:szCs w:val="20"/>
        </w:rPr>
      </w:pPr>
      <w:ins w:id="2313" w:author="user_skill40_mac31 DUPUIS" w:date="2013-07-01T12:46:00Z">
        <w:r w:rsidRPr="00004770">
          <w:rPr>
            <w:rFonts w:cs="Arial"/>
            <w:szCs w:val="20"/>
          </w:rPr>
          <w:t>• L'accès aux biens communs de l'h</w:t>
        </w:r>
        <w:r>
          <w:rPr>
            <w:rFonts w:cs="Arial"/>
            <w:szCs w:val="20"/>
          </w:rPr>
          <w:t>umanité (eau, éducation, santé.</w:t>
        </w:r>
        <w:r w:rsidRPr="00004770">
          <w:rPr>
            <w:rFonts w:cs="Arial"/>
            <w:szCs w:val="20"/>
          </w:rPr>
          <w:t>..), de sorte que les droits humains soient respectés.</w:t>
        </w:r>
      </w:ins>
    </w:p>
    <w:p w14:paraId="3236D68B" w14:textId="561A5950" w:rsidR="00674E20" w:rsidRPr="00004770" w:rsidRDefault="00674E20" w:rsidP="00674E20">
      <w:pPr>
        <w:rPr>
          <w:ins w:id="2314" w:author="user_skill40_mac31 DUPUIS" w:date="2013-07-01T12:46:00Z"/>
          <w:rFonts w:cs="Arial"/>
          <w:szCs w:val="20"/>
        </w:rPr>
      </w:pPr>
      <w:ins w:id="2315" w:author="user_skill40_mac31 DUPUIS" w:date="2013-07-01T12:46:00Z">
        <w:r>
          <w:rPr>
            <w:rFonts w:cs="Arial"/>
            <w:szCs w:val="20"/>
          </w:rPr>
          <w:t>• L</w:t>
        </w:r>
        <w:r w:rsidRPr="00004770">
          <w:rPr>
            <w:rFonts w:cs="Arial"/>
            <w:szCs w:val="20"/>
          </w:rPr>
          <w:t>es taxes globales pour financer l'accès aux biens communs, à savoir les impôts sur les bénéfices des STN, les activités polluantes (taxe carbone), sur les transactions financières, sur les grands domaines privés.</w:t>
        </w:r>
      </w:ins>
    </w:p>
    <w:p w14:paraId="7CD171BA" w14:textId="77777777" w:rsidR="00674E20" w:rsidRPr="00004770" w:rsidRDefault="00674E20" w:rsidP="00674E20">
      <w:pPr>
        <w:rPr>
          <w:ins w:id="2316" w:author="user_skill40_mac31 DUPUIS" w:date="2013-07-01T12:46:00Z"/>
          <w:rFonts w:cs="Arial"/>
          <w:szCs w:val="20"/>
        </w:rPr>
      </w:pPr>
      <w:ins w:id="2317" w:author="user_skill40_mac31 DUPUIS" w:date="2013-07-01T12:46:00Z">
        <w:r w:rsidRPr="00004770">
          <w:rPr>
            <w:rFonts w:cs="Arial"/>
            <w:szCs w:val="20"/>
          </w:rPr>
          <w:t>• Une agriculture écologique et sociale sans OGM, dans le respect du principe de la souveraineté alimentaire et permettant aux paysans de vivre décemment à la fois au Nord et au Sud.</w:t>
        </w:r>
      </w:ins>
    </w:p>
    <w:p w14:paraId="0A04E79B" w14:textId="77777777" w:rsidR="00674E20" w:rsidRPr="00004770" w:rsidRDefault="00674E20" w:rsidP="00674E20">
      <w:pPr>
        <w:rPr>
          <w:ins w:id="2318" w:author="user_skill40_mac31 DUPUIS" w:date="2013-07-01T12:46:00Z"/>
          <w:rFonts w:cs="Arial"/>
          <w:szCs w:val="20"/>
        </w:rPr>
      </w:pPr>
      <w:ins w:id="2319" w:author="user_skill40_mac31 DUPUIS" w:date="2013-07-01T12:46:00Z">
        <w:r w:rsidRPr="00004770">
          <w:rPr>
            <w:rFonts w:cs="Arial"/>
            <w:szCs w:val="20"/>
          </w:rPr>
          <w:t>• les moyens de résoudre pacifiquement les conflits (Attac favorise la non-violence dans ses actions).</w:t>
        </w:r>
      </w:ins>
    </w:p>
    <w:p w14:paraId="7935E2AC" w14:textId="6CC931FE" w:rsidR="00674E20" w:rsidRPr="00004770" w:rsidRDefault="00674E20" w:rsidP="00674E20">
      <w:pPr>
        <w:rPr>
          <w:ins w:id="2320" w:author="user_skill40_mac31 DUPUIS" w:date="2013-07-01T12:46:00Z"/>
          <w:rFonts w:cs="Arial"/>
          <w:szCs w:val="20"/>
        </w:rPr>
      </w:pPr>
      <w:ins w:id="2321" w:author="user_skill40_mac31 DUPUIS" w:date="2013-07-01T12:46:00Z">
        <w:r w:rsidRPr="00004770">
          <w:rPr>
            <w:rFonts w:cs="Arial"/>
            <w:szCs w:val="20"/>
          </w:rPr>
          <w:t xml:space="preserve">Attac se bat aussi </w:t>
        </w:r>
      </w:ins>
      <w:ins w:id="2322" w:author="user_skill40_mac31 DUPUIS" w:date="2013-07-01T12:52:00Z">
        <w:r w:rsidR="00E01BDE">
          <w:rPr>
            <w:rFonts w:cs="Arial"/>
            <w:szCs w:val="20"/>
          </w:rPr>
          <w:t>contre</w:t>
        </w:r>
      </w:ins>
      <w:ins w:id="2323" w:author="user_skill40_mac31 DUPUIS" w:date="2013-07-01T12:46:00Z">
        <w:r w:rsidRPr="00004770">
          <w:rPr>
            <w:rFonts w:cs="Arial"/>
            <w:szCs w:val="20"/>
          </w:rPr>
          <w:t xml:space="preserve"> </w:t>
        </w:r>
      </w:ins>
      <w:ins w:id="2324" w:author="user_skill40_mac31 DUPUIS" w:date="2013-07-01T12:52:00Z">
        <w:r w:rsidR="00E01BDE">
          <w:rPr>
            <w:rFonts w:cs="Arial"/>
            <w:szCs w:val="20"/>
          </w:rPr>
          <w:t>l’</w:t>
        </w:r>
      </w:ins>
      <w:ins w:id="2325" w:author="user_skill40_mac31 DUPUIS" w:date="2013-07-01T12:46:00Z">
        <w:r w:rsidRPr="00004770">
          <w:rPr>
            <w:rFonts w:cs="Arial"/>
            <w:szCs w:val="20"/>
          </w:rPr>
          <w:t>extension de la marchandisation, que ce soit par la privatisation des services publics, le développement des fonds de pension, la privatisation de la sécurité sociale, la spéculation sur le droit de polluer par un marché du carbone.</w:t>
        </w:r>
      </w:ins>
    </w:p>
    <w:p w14:paraId="2345D79F" w14:textId="77777777" w:rsidR="00674E20" w:rsidRDefault="00674E20" w:rsidP="00A33BB9">
      <w:pPr>
        <w:widowControl w:val="0"/>
        <w:autoSpaceDE w:val="0"/>
        <w:autoSpaceDN w:val="0"/>
        <w:adjustRightInd w:val="0"/>
        <w:ind w:right="1552"/>
        <w:rPr>
          <w:ins w:id="2326" w:author="user_skill40_mac31 DUPUIS" w:date="2013-07-01T12:46:00Z"/>
          <w:rFonts w:cs="Arial"/>
        </w:rPr>
      </w:pPr>
    </w:p>
    <w:p w14:paraId="496DC168" w14:textId="77777777" w:rsidR="00674E20" w:rsidRDefault="00674E20" w:rsidP="00A33BB9">
      <w:pPr>
        <w:widowControl w:val="0"/>
        <w:autoSpaceDE w:val="0"/>
        <w:autoSpaceDN w:val="0"/>
        <w:adjustRightInd w:val="0"/>
        <w:ind w:right="1552"/>
        <w:rPr>
          <w:ins w:id="2327" w:author="user_skill40_mac31 DUPUIS" w:date="2013-07-01T12:46:00Z"/>
          <w:rFonts w:cs="Arial"/>
        </w:rPr>
      </w:pPr>
    </w:p>
    <w:p w14:paraId="1D552F24" w14:textId="77777777" w:rsidR="00A33BB9" w:rsidRPr="00B50214" w:rsidRDefault="00A33BB9" w:rsidP="00A33BB9">
      <w:pPr>
        <w:widowControl w:val="0"/>
        <w:autoSpaceDE w:val="0"/>
        <w:autoSpaceDN w:val="0"/>
        <w:adjustRightInd w:val="0"/>
        <w:ind w:right="1552"/>
        <w:rPr>
          <w:ins w:id="2328" w:author="user_skill40_mac31 DUPUIS" w:date="2013-07-01T12:30:00Z"/>
          <w:rFonts w:cs="Arial"/>
          <w:sz w:val="24"/>
        </w:rPr>
      </w:pPr>
    </w:p>
    <w:p w14:paraId="7BFA4338" w14:textId="7D13AAA1" w:rsidR="00E01BDE" w:rsidRPr="00E01BDE" w:rsidRDefault="00E01BDE" w:rsidP="00E01BDE">
      <w:pPr>
        <w:widowControl w:val="0"/>
        <w:autoSpaceDE w:val="0"/>
        <w:autoSpaceDN w:val="0"/>
        <w:adjustRightInd w:val="0"/>
        <w:ind w:right="1552"/>
        <w:rPr>
          <w:ins w:id="2329" w:author="user_skill40_mac31 DUPUIS" w:date="2013-07-01T12:53:00Z"/>
          <w:rFonts w:cs="Arial"/>
          <w:color w:val="FF0000"/>
          <w:sz w:val="24"/>
          <w:rPrChange w:id="2330" w:author="user_skill40_mac31 DUPUIS" w:date="2013-07-01T12:56:00Z">
            <w:rPr>
              <w:ins w:id="2331" w:author="user_skill40_mac31 DUPUIS" w:date="2013-07-01T12:53:00Z"/>
              <w:rFonts w:cs="Arial"/>
              <w:color w:val="FF0000"/>
              <w:sz w:val="24"/>
            </w:rPr>
          </w:rPrChange>
        </w:rPr>
      </w:pPr>
      <w:ins w:id="2332" w:author="user_skill40_mac31 DUPUIS" w:date="2013-07-01T12:53:00Z">
        <w:r w:rsidRPr="00E01BDE">
          <w:rPr>
            <w:rFonts w:cs="Arial"/>
            <w:color w:val="FF0000"/>
            <w:sz w:val="24"/>
            <w:rPrChange w:id="2333" w:author="user_skill40_mac31 DUPUIS" w:date="2013-07-01T12:56:00Z">
              <w:rPr>
                <w:rFonts w:cs="Arial"/>
                <w:color w:val="FF0000"/>
                <w:sz w:val="24"/>
              </w:rPr>
            </w:rPrChange>
          </w:rPr>
          <w:t xml:space="preserve">Page de gabarit </w:t>
        </w:r>
      </w:ins>
      <w:ins w:id="2334" w:author="user_skill40_mac31 DUPUIS" w:date="2013-07-01T12:54:00Z">
        <w:r w:rsidRPr="00E01BDE">
          <w:rPr>
            <w:rFonts w:cs="Arial"/>
            <w:color w:val="FF0000"/>
            <w:sz w:val="24"/>
            <w:rPrChange w:id="2335" w:author="user_skill40_mac31 DUPUIS" w:date="2013-07-01T12:56:00Z">
              <w:rPr>
                <w:rFonts w:cs="Arial"/>
                <w:color w:val="FF0000"/>
                <w:sz w:val="24"/>
              </w:rPr>
            </w:rPrChange>
          </w:rPr>
          <w:t>(– Master Pages)</w:t>
        </w:r>
      </w:ins>
    </w:p>
    <w:p w14:paraId="4AF1C67C" w14:textId="77777777" w:rsidR="00E01BDE" w:rsidRPr="00E01BDE" w:rsidRDefault="00E01BDE" w:rsidP="00E01BDE">
      <w:pPr>
        <w:widowControl w:val="0"/>
        <w:autoSpaceDE w:val="0"/>
        <w:autoSpaceDN w:val="0"/>
        <w:adjustRightInd w:val="0"/>
        <w:ind w:right="1552"/>
        <w:rPr>
          <w:ins w:id="2336" w:author="user_skill40_mac31 DUPUIS" w:date="2013-07-01T12:53:00Z"/>
          <w:rFonts w:cs="Arial"/>
          <w:sz w:val="24"/>
          <w:rPrChange w:id="2337" w:author="user_skill40_mac31 DUPUIS" w:date="2013-07-01T12:56:00Z">
            <w:rPr>
              <w:ins w:id="2338" w:author="user_skill40_mac31 DUPUIS" w:date="2013-07-01T12:53:00Z"/>
              <w:rFonts w:cs="Arial"/>
              <w:sz w:val="24"/>
            </w:rPr>
          </w:rPrChange>
        </w:rPr>
      </w:pPr>
    </w:p>
    <w:p w14:paraId="385868BA" w14:textId="18682162" w:rsidR="00E01BDE" w:rsidRPr="00E01BDE" w:rsidRDefault="00E01BDE" w:rsidP="00E01BDE">
      <w:pPr>
        <w:rPr>
          <w:ins w:id="2339" w:author="user_skill40_mac31 DUPUIS" w:date="2013-07-01T12:53:00Z"/>
          <w:rFonts w:cs="Arial"/>
          <w:sz w:val="24"/>
          <w:rPrChange w:id="2340" w:author="user_skill40_mac31 DUPUIS" w:date="2013-07-01T12:56:00Z">
            <w:rPr>
              <w:ins w:id="2341" w:author="user_skill40_mac31 DUPUIS" w:date="2013-07-01T12:53:00Z"/>
              <w:rFonts w:cs="Arial"/>
              <w:szCs w:val="20"/>
            </w:rPr>
          </w:rPrChange>
        </w:rPr>
      </w:pPr>
      <w:ins w:id="2342" w:author="user_skill40_mac31 DUPUIS" w:date="2013-07-01T12:53:00Z">
        <w:r w:rsidRPr="00E01BDE">
          <w:rPr>
            <w:rFonts w:cs="Arial"/>
            <w:sz w:val="24"/>
            <w:rPrChange w:id="2343" w:author="user_skill40_mac31 DUPUIS" w:date="2013-07-01T12:56:00Z">
              <w:rPr>
                <w:rFonts w:cs="Arial"/>
                <w:szCs w:val="20"/>
              </w:rPr>
            </w:rPrChange>
          </w:rPr>
          <w:t>CLÉ ANGLAISE dans l’engrenage</w:t>
        </w:r>
      </w:ins>
    </w:p>
    <w:p w14:paraId="67FE41F5" w14:textId="5E0692E0" w:rsidR="00A33BB9" w:rsidRPr="00E01BDE" w:rsidRDefault="00E01BDE" w:rsidP="00E01BDE">
      <w:pPr>
        <w:widowControl w:val="0"/>
        <w:autoSpaceDE w:val="0"/>
        <w:autoSpaceDN w:val="0"/>
        <w:adjustRightInd w:val="0"/>
        <w:ind w:right="1552"/>
        <w:rPr>
          <w:ins w:id="2344" w:author="user_skill40_mac31 DUPUIS" w:date="2013-07-01T12:30:00Z"/>
          <w:rFonts w:cs="Arial"/>
          <w:color w:val="FF0000"/>
          <w:sz w:val="24"/>
          <w:rPrChange w:id="2345" w:author="user_skill40_mac31 DUPUIS" w:date="2013-07-01T12:56:00Z">
            <w:rPr>
              <w:ins w:id="2346" w:author="user_skill40_mac31 DUPUIS" w:date="2013-07-01T12:30:00Z"/>
              <w:rFonts w:cs="Arial"/>
              <w:color w:val="FF0000"/>
              <w:sz w:val="24"/>
            </w:rPr>
          </w:rPrChange>
        </w:rPr>
      </w:pPr>
      <w:ins w:id="2347" w:author="user_skill40_mac31 DUPUIS" w:date="2013-07-01T12:53:00Z">
        <w:r w:rsidRPr="00E01BDE">
          <w:rPr>
            <w:rFonts w:cs="Arial"/>
            <w:color w:val="FF0000"/>
            <w:sz w:val="24"/>
            <w:rPrChange w:id="2348" w:author="user_skill40_mac31 DUPUIS" w:date="2013-07-01T12:56:00Z">
              <w:rPr>
                <w:rFonts w:cs="Arial"/>
                <w:color w:val="FF0000"/>
                <w:sz w:val="24"/>
              </w:rPr>
            </w:rPrChange>
          </w:rPr>
          <w:t xml:space="preserve"> </w:t>
        </w:r>
      </w:ins>
    </w:p>
    <w:p w14:paraId="5856B200" w14:textId="77777777" w:rsidR="00A33BB9" w:rsidRPr="00E01BDE" w:rsidRDefault="00A33BB9" w:rsidP="00A33BB9">
      <w:pPr>
        <w:widowControl w:val="0"/>
        <w:autoSpaceDE w:val="0"/>
        <w:autoSpaceDN w:val="0"/>
        <w:adjustRightInd w:val="0"/>
        <w:ind w:right="1552"/>
        <w:rPr>
          <w:ins w:id="2349" w:author="user_skill40_mac31 DUPUIS" w:date="2013-07-01T12:30:00Z"/>
          <w:rFonts w:cs="Arial"/>
          <w:color w:val="FF0000"/>
          <w:sz w:val="24"/>
          <w:rPrChange w:id="2350" w:author="user_skill40_mac31 DUPUIS" w:date="2013-07-01T12:56:00Z">
            <w:rPr>
              <w:ins w:id="2351" w:author="user_skill40_mac31 DUPUIS" w:date="2013-07-01T12:30:00Z"/>
              <w:rFonts w:cs="Arial"/>
              <w:color w:val="FF0000"/>
            </w:rPr>
          </w:rPrChange>
        </w:rPr>
      </w:pPr>
    </w:p>
    <w:p w14:paraId="10F78AF6" w14:textId="05EC995E" w:rsidR="00A33BB9" w:rsidRPr="00E01BDE" w:rsidRDefault="00E01BDE" w:rsidP="00A33BB9">
      <w:pPr>
        <w:widowControl w:val="0"/>
        <w:autoSpaceDE w:val="0"/>
        <w:autoSpaceDN w:val="0"/>
        <w:adjustRightInd w:val="0"/>
        <w:ind w:right="1552"/>
        <w:rPr>
          <w:ins w:id="2352" w:author="user_skill40_mac31 DUPUIS" w:date="2013-07-01T12:30:00Z"/>
          <w:rFonts w:cs="Arial"/>
          <w:sz w:val="24"/>
          <w:rPrChange w:id="2353" w:author="user_skill40_mac31 DUPUIS" w:date="2013-07-01T12:56:00Z">
            <w:rPr>
              <w:ins w:id="2354" w:author="user_skill40_mac31 DUPUIS" w:date="2013-07-01T12:30:00Z"/>
              <w:rFonts w:cs="Arial"/>
              <w:sz w:val="24"/>
            </w:rPr>
          </w:rPrChange>
        </w:rPr>
      </w:pPr>
      <w:ins w:id="2355" w:author="user_skill40_mac31 DUPUIS" w:date="2013-07-01T12:54:00Z">
        <w:r w:rsidRPr="00E01BDE">
          <w:rPr>
            <w:rFonts w:cs="Arial"/>
            <w:color w:val="FF0000"/>
            <w:sz w:val="24"/>
            <w:rPrChange w:id="2356" w:author="user_skill40_mac31 DUPUIS" w:date="2013-07-01T12:56:00Z">
              <w:rPr>
                <w:rFonts w:cs="Arial"/>
                <w:color w:val="FF0000"/>
                <w:sz w:val="24"/>
              </w:rPr>
            </w:rPrChange>
          </w:rPr>
          <w:t xml:space="preserve">Pagination </w:t>
        </w:r>
      </w:ins>
      <w:ins w:id="2357" w:author="user_skill40_mac31 DUPUIS" w:date="2013-07-01T12:30:00Z">
        <w:r w:rsidR="00A33BB9" w:rsidRPr="00E01BDE">
          <w:rPr>
            <w:rFonts w:cs="Arial"/>
            <w:color w:val="FF0000"/>
            <w:sz w:val="24"/>
            <w:rPrChange w:id="2358" w:author="user_skill40_mac31 DUPUIS" w:date="2013-07-01T12:56:00Z">
              <w:rPr>
                <w:rFonts w:cs="Arial"/>
                <w:color w:val="FF0000"/>
                <w:sz w:val="24"/>
              </w:rPr>
            </w:rPrChange>
          </w:rPr>
          <w:t>(– Page numbers )</w:t>
        </w:r>
      </w:ins>
    </w:p>
    <w:p w14:paraId="039AB47F" w14:textId="77777777" w:rsidR="00A33BB9" w:rsidRPr="00E01BDE" w:rsidRDefault="00A33BB9" w:rsidP="00A33BB9">
      <w:pPr>
        <w:widowControl w:val="0"/>
        <w:autoSpaceDE w:val="0"/>
        <w:autoSpaceDN w:val="0"/>
        <w:adjustRightInd w:val="0"/>
        <w:ind w:right="1552"/>
        <w:rPr>
          <w:ins w:id="2359" w:author="user_skill40_mac31 DUPUIS" w:date="2013-07-01T12:30:00Z"/>
          <w:rFonts w:cs="Arial"/>
          <w:sz w:val="24"/>
          <w:rPrChange w:id="2360" w:author="user_skill40_mac31 DUPUIS" w:date="2013-07-01T12:56:00Z">
            <w:rPr>
              <w:ins w:id="2361" w:author="user_skill40_mac31 DUPUIS" w:date="2013-07-01T12:30:00Z"/>
              <w:rFonts w:cs="Arial"/>
            </w:rPr>
          </w:rPrChange>
        </w:rPr>
      </w:pPr>
    </w:p>
    <w:p w14:paraId="610B174B" w14:textId="77777777" w:rsidR="00A33BB9" w:rsidRPr="00E01BDE" w:rsidRDefault="00A33BB9" w:rsidP="00A33BB9">
      <w:pPr>
        <w:widowControl w:val="0"/>
        <w:autoSpaceDE w:val="0"/>
        <w:autoSpaceDN w:val="0"/>
        <w:adjustRightInd w:val="0"/>
        <w:ind w:right="1552"/>
        <w:rPr>
          <w:ins w:id="2362" w:author="user_skill40_mac31 DUPUIS" w:date="2013-07-01T12:30:00Z"/>
          <w:rFonts w:cs="Arial"/>
          <w:sz w:val="24"/>
          <w:rPrChange w:id="2363" w:author="user_skill40_mac31 DUPUIS" w:date="2013-07-01T12:56:00Z">
            <w:rPr>
              <w:ins w:id="2364" w:author="user_skill40_mac31 DUPUIS" w:date="2013-07-01T12:30:00Z"/>
              <w:rFonts w:cs="Arial"/>
            </w:rPr>
          </w:rPrChange>
        </w:rPr>
      </w:pPr>
      <w:ins w:id="2365" w:author="user_skill40_mac31 DUPUIS" w:date="2013-07-01T12:30:00Z">
        <w:r w:rsidRPr="00E01BDE">
          <w:rPr>
            <w:rFonts w:cs="Arial"/>
            <w:sz w:val="24"/>
            <w:rPrChange w:id="2366" w:author="user_skill40_mac31 DUPUIS" w:date="2013-07-01T12:56:00Z">
              <w:rPr>
                <w:rFonts w:cs="Arial"/>
              </w:rPr>
            </w:rPrChange>
          </w:rPr>
          <w:t>3, 8, 9, 10, 11</w:t>
        </w:r>
      </w:ins>
    </w:p>
    <w:p w14:paraId="01898A11" w14:textId="77777777" w:rsidR="00A33BB9" w:rsidRPr="00E01BDE" w:rsidRDefault="00A33BB9" w:rsidP="00A33BB9">
      <w:pPr>
        <w:widowControl w:val="0"/>
        <w:autoSpaceDE w:val="0"/>
        <w:autoSpaceDN w:val="0"/>
        <w:adjustRightInd w:val="0"/>
        <w:ind w:right="1552"/>
        <w:rPr>
          <w:ins w:id="2367" w:author="user_skill40_mac31 DUPUIS" w:date="2013-07-01T12:30:00Z"/>
          <w:rFonts w:cs="Arial"/>
          <w:sz w:val="24"/>
          <w:rPrChange w:id="2368" w:author="user_skill40_mac31 DUPUIS" w:date="2013-07-01T12:56:00Z">
            <w:rPr>
              <w:ins w:id="2369" w:author="user_skill40_mac31 DUPUIS" w:date="2013-07-01T12:30:00Z"/>
              <w:rFonts w:cs="Arial"/>
            </w:rPr>
          </w:rPrChange>
        </w:rPr>
      </w:pPr>
    </w:p>
    <w:p w14:paraId="14825E48" w14:textId="60C45807" w:rsidR="00A33BB9" w:rsidRPr="00E01BDE" w:rsidRDefault="00E01BDE" w:rsidP="00A33BB9">
      <w:pPr>
        <w:widowControl w:val="0"/>
        <w:autoSpaceDE w:val="0"/>
        <w:autoSpaceDN w:val="0"/>
        <w:adjustRightInd w:val="0"/>
        <w:ind w:right="1552"/>
        <w:rPr>
          <w:ins w:id="2370" w:author="user_skill40_mac31 DUPUIS" w:date="2013-07-01T12:30:00Z"/>
          <w:rFonts w:cs="Arial"/>
          <w:color w:val="FF0000"/>
          <w:sz w:val="24"/>
          <w:rPrChange w:id="2371" w:author="user_skill40_mac31 DUPUIS" w:date="2013-07-01T12:56:00Z">
            <w:rPr>
              <w:ins w:id="2372" w:author="user_skill40_mac31 DUPUIS" w:date="2013-07-01T12:30:00Z"/>
              <w:rFonts w:cs="Arial"/>
              <w:color w:val="FF0000"/>
              <w:sz w:val="24"/>
            </w:rPr>
          </w:rPrChange>
        </w:rPr>
      </w:pPr>
      <w:ins w:id="2373" w:author="user_skill40_mac31 DUPUIS" w:date="2013-07-01T12:55:00Z">
        <w:r w:rsidRPr="00E01BDE">
          <w:rPr>
            <w:rFonts w:cs="Arial"/>
            <w:color w:val="FF0000"/>
            <w:sz w:val="24"/>
            <w:rPrChange w:id="2374" w:author="user_skill40_mac31 DUPUIS" w:date="2013-07-01T12:56:00Z">
              <w:rPr>
                <w:rFonts w:cs="Arial"/>
                <w:color w:val="FF0000"/>
                <w:sz w:val="24"/>
              </w:rPr>
            </w:rPrChange>
          </w:rPr>
          <w:t xml:space="preserve">Épine ou dos </w:t>
        </w:r>
      </w:ins>
      <w:ins w:id="2375" w:author="user_skill40_mac31 DUPUIS" w:date="2013-07-01T12:30:00Z">
        <w:r w:rsidR="00A33BB9" w:rsidRPr="00E01BDE">
          <w:rPr>
            <w:rFonts w:cs="Arial"/>
            <w:color w:val="FF0000"/>
            <w:sz w:val="24"/>
            <w:rPrChange w:id="2376" w:author="user_skill40_mac31 DUPUIS" w:date="2013-07-01T12:56:00Z">
              <w:rPr>
                <w:rFonts w:cs="Arial"/>
                <w:color w:val="FF0000"/>
                <w:sz w:val="24"/>
              </w:rPr>
            </w:rPrChange>
          </w:rPr>
          <w:t>(– Spine )</w:t>
        </w:r>
      </w:ins>
    </w:p>
    <w:p w14:paraId="6867BB29" w14:textId="77777777" w:rsidR="00A33BB9" w:rsidRPr="00E01BDE" w:rsidRDefault="00A33BB9" w:rsidP="00A33BB9">
      <w:pPr>
        <w:widowControl w:val="0"/>
        <w:autoSpaceDE w:val="0"/>
        <w:autoSpaceDN w:val="0"/>
        <w:adjustRightInd w:val="0"/>
        <w:ind w:right="1552"/>
        <w:rPr>
          <w:ins w:id="2377" w:author="user_skill40_mac31 DUPUIS" w:date="2013-07-01T12:30:00Z"/>
          <w:rFonts w:cs="Arial"/>
          <w:color w:val="FF0000"/>
          <w:sz w:val="24"/>
          <w:rPrChange w:id="2378" w:author="user_skill40_mac31 DUPUIS" w:date="2013-07-01T12:56:00Z">
            <w:rPr>
              <w:ins w:id="2379" w:author="user_skill40_mac31 DUPUIS" w:date="2013-07-01T12:30:00Z"/>
              <w:rFonts w:cs="Arial"/>
              <w:color w:val="FF0000"/>
              <w:sz w:val="24"/>
            </w:rPr>
          </w:rPrChange>
        </w:rPr>
      </w:pPr>
    </w:p>
    <w:p w14:paraId="7F6DE6D9" w14:textId="50A502EF" w:rsidR="00E01BDE" w:rsidRPr="00E01BDE" w:rsidRDefault="00E01BDE" w:rsidP="00E01BDE">
      <w:pPr>
        <w:rPr>
          <w:ins w:id="2380" w:author="user_skill40_mac31 DUPUIS" w:date="2013-07-01T12:55:00Z"/>
          <w:rFonts w:cs="Arial"/>
          <w:sz w:val="24"/>
          <w:rPrChange w:id="2381" w:author="user_skill40_mac31 DUPUIS" w:date="2013-07-01T12:56:00Z">
            <w:rPr>
              <w:ins w:id="2382" w:author="user_skill40_mac31 DUPUIS" w:date="2013-07-01T12:55:00Z"/>
              <w:rFonts w:cs="Arial"/>
              <w:szCs w:val="20"/>
            </w:rPr>
          </w:rPrChange>
        </w:rPr>
      </w:pPr>
      <w:ins w:id="2383" w:author="user_skill40_mac31 DUPUIS" w:date="2013-07-01T12:55:00Z">
        <w:r w:rsidRPr="00E01BDE">
          <w:rPr>
            <w:rFonts w:cs="Arial"/>
            <w:sz w:val="24"/>
            <w:rPrChange w:id="2384" w:author="user_skill40_mac31 DUPUIS" w:date="2013-07-01T12:56:00Z">
              <w:rPr>
                <w:rFonts w:cs="Arial"/>
                <w:sz w:val="18"/>
                <w:szCs w:val="20"/>
              </w:rPr>
            </w:rPrChange>
          </w:rPr>
          <w:t>CLÉ ANGLAISE dans l’engrenage</w:t>
        </w:r>
      </w:ins>
    </w:p>
    <w:p w14:paraId="56F7BED9" w14:textId="77777777" w:rsidR="00A33BB9" w:rsidRPr="00E01BDE" w:rsidRDefault="00A33BB9" w:rsidP="00A33BB9">
      <w:pPr>
        <w:widowControl w:val="0"/>
        <w:autoSpaceDE w:val="0"/>
        <w:autoSpaceDN w:val="0"/>
        <w:adjustRightInd w:val="0"/>
        <w:ind w:right="1552"/>
        <w:rPr>
          <w:ins w:id="2385" w:author="user_skill40_mac31 DUPUIS" w:date="2013-07-01T12:30:00Z"/>
          <w:rFonts w:cs="Arial"/>
          <w:sz w:val="24"/>
          <w:rPrChange w:id="2386" w:author="user_skill40_mac31 DUPUIS" w:date="2013-07-01T12:56:00Z">
            <w:rPr>
              <w:ins w:id="2387" w:author="user_skill40_mac31 DUPUIS" w:date="2013-07-01T12:30:00Z"/>
              <w:rFonts w:cs="Arial"/>
            </w:rPr>
          </w:rPrChange>
        </w:rPr>
      </w:pPr>
    </w:p>
    <w:p w14:paraId="79616BDC" w14:textId="0A187706" w:rsidR="00A33BB9" w:rsidRPr="00E01BDE" w:rsidRDefault="00A33BB9" w:rsidP="00A33BB9">
      <w:pPr>
        <w:widowControl w:val="0"/>
        <w:autoSpaceDE w:val="0"/>
        <w:autoSpaceDN w:val="0"/>
        <w:adjustRightInd w:val="0"/>
        <w:ind w:right="1552"/>
        <w:rPr>
          <w:ins w:id="2388" w:author="user_skill40_mac31 DUPUIS" w:date="2013-07-01T12:30:00Z"/>
          <w:rFonts w:cs="Arial"/>
          <w:sz w:val="24"/>
          <w:rPrChange w:id="2389" w:author="user_skill40_mac31 DUPUIS" w:date="2013-07-01T12:56:00Z">
            <w:rPr>
              <w:ins w:id="2390" w:author="user_skill40_mac31 DUPUIS" w:date="2013-07-01T12:30:00Z"/>
              <w:rFonts w:cs="Arial"/>
            </w:rPr>
          </w:rPrChange>
        </w:rPr>
      </w:pPr>
      <w:ins w:id="2391" w:author="user_skill40_mac31 DUPUIS" w:date="2013-07-01T12:30:00Z">
        <w:r w:rsidRPr="00E01BDE">
          <w:rPr>
            <w:rFonts w:cs="Arial"/>
            <w:sz w:val="24"/>
            <w:rPrChange w:id="2392" w:author="user_skill40_mac31 DUPUIS" w:date="2013-07-01T12:56:00Z">
              <w:rPr>
                <w:rFonts w:cs="Arial"/>
              </w:rPr>
            </w:rPrChange>
          </w:rPr>
          <w:t xml:space="preserve">17 </w:t>
        </w:r>
      </w:ins>
      <w:ins w:id="2393" w:author="user_skill40_mac31 DUPUIS" w:date="2013-07-01T12:56:00Z">
        <w:r w:rsidR="00E01BDE" w:rsidRPr="00E01BDE">
          <w:rPr>
            <w:rFonts w:cs="Arial"/>
            <w:sz w:val="24"/>
            <w:rPrChange w:id="2394" w:author="user_skill40_mac31 DUPUIS" w:date="2013-07-01T12:56:00Z">
              <w:rPr>
                <w:rFonts w:cs="Arial"/>
              </w:rPr>
            </w:rPrChange>
          </w:rPr>
          <w:t>août</w:t>
        </w:r>
      </w:ins>
      <w:ins w:id="2395" w:author="user_skill40_mac31 DUPUIS" w:date="2013-07-01T12:30:00Z">
        <w:r w:rsidRPr="00E01BDE">
          <w:rPr>
            <w:rFonts w:cs="Arial"/>
            <w:sz w:val="24"/>
            <w:rPrChange w:id="2396" w:author="user_skill40_mac31 DUPUIS" w:date="2013-07-01T12:56:00Z">
              <w:rPr>
                <w:rFonts w:cs="Arial"/>
              </w:rPr>
            </w:rPrChange>
          </w:rPr>
          <w:t xml:space="preserve"> 2013</w:t>
        </w:r>
      </w:ins>
    </w:p>
    <w:p w14:paraId="2973DFBE" w14:textId="77777777" w:rsidR="00A33BB9" w:rsidRPr="00E01BDE" w:rsidRDefault="00A33BB9" w:rsidP="00A33BB9">
      <w:pPr>
        <w:widowControl w:val="0"/>
        <w:autoSpaceDE w:val="0"/>
        <w:autoSpaceDN w:val="0"/>
        <w:adjustRightInd w:val="0"/>
        <w:ind w:right="1552"/>
        <w:rPr>
          <w:ins w:id="2397" w:author="user_skill40_mac31 DUPUIS" w:date="2013-07-01T12:30:00Z"/>
          <w:rFonts w:cs="Arial"/>
          <w:sz w:val="24"/>
          <w:rPrChange w:id="2398" w:author="user_skill40_mac31 DUPUIS" w:date="2013-07-01T12:56:00Z">
            <w:rPr>
              <w:ins w:id="2399" w:author="user_skill40_mac31 DUPUIS" w:date="2013-07-01T12:30:00Z"/>
              <w:rFonts w:cs="Arial"/>
              <w:sz w:val="24"/>
            </w:rPr>
          </w:rPrChange>
        </w:rPr>
      </w:pPr>
      <w:ins w:id="2400" w:author="user_skill40_mac31 DUPUIS" w:date="2013-07-01T12:30:00Z">
        <w:r w:rsidRPr="00E01BDE">
          <w:rPr>
            <w:rFonts w:cs="Arial"/>
            <w:sz w:val="24"/>
            <w:rPrChange w:id="2401" w:author="user_skill40_mac31 DUPUIS" w:date="2013-07-01T12:56:00Z">
              <w:rPr>
                <w:rFonts w:cs="Arial"/>
              </w:rPr>
            </w:rPrChange>
          </w:rPr>
          <w:t xml:space="preserve"> </w:t>
        </w:r>
      </w:ins>
    </w:p>
    <w:p w14:paraId="5D5B4993" w14:textId="77777777" w:rsidR="00A33BB9" w:rsidRPr="00E01BDE" w:rsidRDefault="00A33BB9" w:rsidP="00A33BB9">
      <w:pPr>
        <w:widowControl w:val="0"/>
        <w:autoSpaceDE w:val="0"/>
        <w:autoSpaceDN w:val="0"/>
        <w:adjustRightInd w:val="0"/>
        <w:ind w:right="1552"/>
        <w:rPr>
          <w:ins w:id="2402" w:author="user_skill40_mac31 DUPUIS" w:date="2013-07-01T12:30:00Z"/>
          <w:rFonts w:cs="Arial"/>
          <w:color w:val="FF0000"/>
          <w:sz w:val="24"/>
          <w:rPrChange w:id="2403" w:author="user_skill40_mac31 DUPUIS" w:date="2013-07-01T12:56:00Z">
            <w:rPr>
              <w:ins w:id="2404" w:author="user_skill40_mac31 DUPUIS" w:date="2013-07-01T12:30:00Z"/>
              <w:rFonts w:cs="Arial"/>
              <w:color w:val="FF0000"/>
              <w:sz w:val="24"/>
            </w:rPr>
          </w:rPrChange>
        </w:rPr>
      </w:pPr>
      <w:ins w:id="2405" w:author="user_skill40_mac31 DUPUIS" w:date="2013-07-01T12:30:00Z">
        <w:r w:rsidRPr="00E01BDE">
          <w:rPr>
            <w:rFonts w:cs="Arial"/>
            <w:color w:val="FF0000"/>
            <w:sz w:val="24"/>
            <w:rPrChange w:id="2406" w:author="user_skill40_mac31 DUPUIS" w:date="2013-07-01T12:56:00Z">
              <w:rPr>
                <w:rFonts w:cs="Arial"/>
                <w:color w:val="FF0000"/>
                <w:sz w:val="24"/>
              </w:rPr>
            </w:rPrChange>
          </w:rPr>
          <w:t>(– PAGE 3)</w:t>
        </w:r>
      </w:ins>
    </w:p>
    <w:p w14:paraId="1222662B" w14:textId="77777777" w:rsidR="00A33BB9" w:rsidRPr="00E01BDE" w:rsidRDefault="00A33BB9" w:rsidP="00A33BB9">
      <w:pPr>
        <w:widowControl w:val="0"/>
        <w:autoSpaceDE w:val="0"/>
        <w:autoSpaceDN w:val="0"/>
        <w:adjustRightInd w:val="0"/>
        <w:ind w:right="1552"/>
        <w:rPr>
          <w:ins w:id="2407" w:author="user_skill40_mac31 DUPUIS" w:date="2013-07-01T12:30:00Z"/>
          <w:rFonts w:cs="Arial"/>
          <w:sz w:val="24"/>
          <w:rPrChange w:id="2408" w:author="user_skill40_mac31 DUPUIS" w:date="2013-07-01T12:56:00Z">
            <w:rPr>
              <w:ins w:id="2409" w:author="user_skill40_mac31 DUPUIS" w:date="2013-07-01T12:30:00Z"/>
              <w:rFonts w:cs="Arial"/>
              <w:sz w:val="24"/>
            </w:rPr>
          </w:rPrChange>
        </w:rPr>
      </w:pPr>
    </w:p>
    <w:p w14:paraId="4CB64A53" w14:textId="679AD268" w:rsidR="00A33BB9" w:rsidRPr="00E01BDE" w:rsidRDefault="00E01BDE" w:rsidP="00A33BB9">
      <w:pPr>
        <w:widowControl w:val="0"/>
        <w:autoSpaceDE w:val="0"/>
        <w:autoSpaceDN w:val="0"/>
        <w:adjustRightInd w:val="0"/>
        <w:ind w:right="1552"/>
        <w:rPr>
          <w:ins w:id="2410" w:author="user_skill40_mac31 DUPUIS" w:date="2013-07-01T12:30:00Z"/>
          <w:rFonts w:cs="Arial"/>
          <w:b/>
          <w:bCs/>
          <w:sz w:val="24"/>
          <w:rPrChange w:id="2411" w:author="user_skill40_mac31 DUPUIS" w:date="2013-07-01T12:56:00Z">
            <w:rPr>
              <w:ins w:id="2412" w:author="user_skill40_mac31 DUPUIS" w:date="2013-07-01T12:30:00Z"/>
              <w:rFonts w:cs="Arial"/>
              <w:b/>
              <w:bCs/>
            </w:rPr>
          </w:rPrChange>
        </w:rPr>
      </w:pPr>
      <w:ins w:id="2413" w:author="user_skill40_mac31 DUPUIS" w:date="2013-07-01T12:56:00Z">
        <w:r w:rsidRPr="00E01BDE">
          <w:rPr>
            <w:rFonts w:cs="Arial"/>
            <w:b/>
            <w:bCs/>
            <w:color w:val="FF2712"/>
            <w:sz w:val="24"/>
            <w:rPrChange w:id="2414" w:author="user_skill40_mac31 DUPUIS" w:date="2013-07-01T12:56:00Z">
              <w:rPr>
                <w:rFonts w:cs="Arial"/>
                <w:b/>
                <w:bCs/>
                <w:color w:val="FF2712"/>
              </w:rPr>
            </w:rPrChange>
          </w:rPr>
          <w:t xml:space="preserve">Titre </w:t>
        </w:r>
      </w:ins>
      <w:ins w:id="2415" w:author="user_skill40_mac31 DUPUIS" w:date="2013-07-01T12:30:00Z">
        <w:r w:rsidR="00A33BB9" w:rsidRPr="00E01BDE">
          <w:rPr>
            <w:rFonts w:cs="Arial"/>
            <w:b/>
            <w:bCs/>
            <w:color w:val="FF2712"/>
            <w:sz w:val="24"/>
            <w:rPrChange w:id="2416" w:author="user_skill40_mac31 DUPUIS" w:date="2013-07-01T12:56:00Z">
              <w:rPr>
                <w:rFonts w:cs="Arial"/>
                <w:b/>
                <w:bCs/>
                <w:color w:val="FF2712"/>
              </w:rPr>
            </w:rPrChange>
          </w:rPr>
          <w:t>(Title: )</w:t>
        </w:r>
      </w:ins>
    </w:p>
    <w:p w14:paraId="43C794F1" w14:textId="4BF38B14" w:rsidR="00E01BDE" w:rsidRPr="00E01BDE" w:rsidRDefault="00E01BDE" w:rsidP="00E01BDE">
      <w:pPr>
        <w:rPr>
          <w:ins w:id="2417" w:author="user_skill40_mac31 DUPUIS" w:date="2013-07-01T12:56:00Z"/>
          <w:rFonts w:cs="Arial"/>
          <w:sz w:val="24"/>
          <w:rPrChange w:id="2418" w:author="user_skill40_mac31 DUPUIS" w:date="2013-07-01T12:56:00Z">
            <w:rPr>
              <w:ins w:id="2419" w:author="user_skill40_mac31 DUPUIS" w:date="2013-07-01T12:56:00Z"/>
              <w:rFonts w:cs="Arial"/>
              <w:szCs w:val="20"/>
            </w:rPr>
          </w:rPrChange>
        </w:rPr>
      </w:pPr>
      <w:ins w:id="2420" w:author="user_skill40_mac31 DUPUIS" w:date="2013-07-01T12:56:00Z">
        <w:r w:rsidRPr="00E01BDE">
          <w:rPr>
            <w:rFonts w:cs="Arial"/>
            <w:sz w:val="24"/>
            <w:rPrChange w:id="2421" w:author="user_skill40_mac31 DUPUIS" w:date="2013-07-01T12:56:00Z">
              <w:rPr>
                <w:rFonts w:cs="Arial"/>
                <w:szCs w:val="20"/>
              </w:rPr>
            </w:rPrChange>
          </w:rPr>
          <w:t>Nos idées</w:t>
        </w:r>
      </w:ins>
    </w:p>
    <w:p w14:paraId="084E2FAB" w14:textId="7CE6F811" w:rsidR="00A33BB9" w:rsidRPr="00E01BDE" w:rsidRDefault="00A33BB9" w:rsidP="00A33BB9">
      <w:pPr>
        <w:widowControl w:val="0"/>
        <w:autoSpaceDE w:val="0"/>
        <w:autoSpaceDN w:val="0"/>
        <w:adjustRightInd w:val="0"/>
        <w:ind w:right="1552"/>
        <w:rPr>
          <w:ins w:id="2422" w:author="user_skill40_mac31 DUPUIS" w:date="2013-07-01T12:30:00Z"/>
          <w:rFonts w:cs="Arial"/>
          <w:sz w:val="24"/>
          <w:rPrChange w:id="2423" w:author="user_skill40_mac31 DUPUIS" w:date="2013-07-01T12:56:00Z">
            <w:rPr>
              <w:ins w:id="2424" w:author="user_skill40_mac31 DUPUIS" w:date="2013-07-01T12:30:00Z"/>
              <w:rFonts w:cs="Arial"/>
              <w:sz w:val="24"/>
            </w:rPr>
          </w:rPrChange>
        </w:rPr>
      </w:pPr>
    </w:p>
    <w:p w14:paraId="3A875A9C" w14:textId="77777777" w:rsidR="00A33BB9" w:rsidRPr="00E01BDE" w:rsidRDefault="00A33BB9" w:rsidP="00A33BB9">
      <w:pPr>
        <w:widowControl w:val="0"/>
        <w:autoSpaceDE w:val="0"/>
        <w:autoSpaceDN w:val="0"/>
        <w:adjustRightInd w:val="0"/>
        <w:ind w:right="1552"/>
        <w:rPr>
          <w:ins w:id="2425" w:author="user_skill40_mac31 DUPUIS" w:date="2013-07-01T12:30:00Z"/>
          <w:rFonts w:cs="Arial"/>
          <w:sz w:val="24"/>
          <w:rPrChange w:id="2426" w:author="user_skill40_mac31 DUPUIS" w:date="2013-07-01T12:56:00Z">
            <w:rPr>
              <w:ins w:id="2427" w:author="user_skill40_mac31 DUPUIS" w:date="2013-07-01T12:30:00Z"/>
              <w:rFonts w:cs="Arial"/>
              <w:sz w:val="24"/>
            </w:rPr>
          </w:rPrChange>
        </w:rPr>
      </w:pPr>
    </w:p>
    <w:p w14:paraId="0CE11A84" w14:textId="77777777" w:rsidR="00E01BDE" w:rsidRPr="0063705E" w:rsidRDefault="00E01BDE" w:rsidP="00E01BDE">
      <w:pPr>
        <w:widowControl w:val="0"/>
        <w:autoSpaceDE w:val="0"/>
        <w:autoSpaceDN w:val="0"/>
        <w:adjustRightInd w:val="0"/>
        <w:ind w:right="1552"/>
        <w:rPr>
          <w:ins w:id="2428" w:author="user_skill40_mac31 DUPUIS" w:date="2013-07-01T12:57:00Z"/>
          <w:rFonts w:cs="Arial"/>
          <w:szCs w:val="20"/>
          <w:rPrChange w:id="2429" w:author="user_skill40_mac31 DUPUIS" w:date="2013-07-01T13:18:00Z">
            <w:rPr>
              <w:ins w:id="2430" w:author="user_skill40_mac31 DUPUIS" w:date="2013-07-01T12:57:00Z"/>
              <w:rFonts w:cs="Arial"/>
              <w:sz w:val="24"/>
            </w:rPr>
          </w:rPrChange>
        </w:rPr>
      </w:pPr>
      <w:ins w:id="2431" w:author="user_skill40_mac31 DUPUIS" w:date="2013-07-01T12:57:00Z">
        <w:r w:rsidRPr="0063705E">
          <w:rPr>
            <w:rFonts w:cs="Arial"/>
            <w:b/>
            <w:bCs/>
            <w:color w:val="FF0000"/>
            <w:szCs w:val="20"/>
            <w:rPrChange w:id="2432" w:author="user_skill40_mac31 DUPUIS" w:date="2013-07-01T13:18:00Z">
              <w:rPr>
                <w:rFonts w:cs="Arial"/>
                <w:b/>
                <w:bCs/>
                <w:color w:val="FF0000"/>
                <w:sz w:val="24"/>
              </w:rPr>
            </w:rPrChange>
          </w:rPr>
          <w:t xml:space="preserve">Texte principal ( </w:t>
        </w:r>
        <w:r w:rsidRPr="0063705E">
          <w:rPr>
            <w:rFonts w:cs="Arial"/>
            <w:color w:val="FF0000"/>
            <w:szCs w:val="20"/>
            <w:rPrChange w:id="2433" w:author="user_skill40_mac31 DUPUIS" w:date="2013-07-01T13:18:00Z">
              <w:rPr>
                <w:rFonts w:cs="Arial"/>
                <w:color w:val="FF0000"/>
                <w:sz w:val="24"/>
              </w:rPr>
            </w:rPrChange>
          </w:rPr>
          <w:t xml:space="preserve">Main text: </w:t>
        </w:r>
        <w:r w:rsidRPr="0063705E">
          <w:rPr>
            <w:rFonts w:cs="Arial"/>
            <w:b/>
            <w:bCs/>
            <w:color w:val="FF0000"/>
            <w:szCs w:val="20"/>
            <w:rPrChange w:id="2434" w:author="user_skill40_mac31 DUPUIS" w:date="2013-07-01T13:18:00Z">
              <w:rPr>
                <w:rFonts w:cs="Arial"/>
                <w:b/>
                <w:bCs/>
                <w:color w:val="FF0000"/>
                <w:sz w:val="24"/>
              </w:rPr>
            </w:rPrChange>
          </w:rPr>
          <w:t>)</w:t>
        </w:r>
      </w:ins>
    </w:p>
    <w:p w14:paraId="47B6FC2B" w14:textId="4BC2D9FB" w:rsidR="00E01BDE" w:rsidRPr="0063705E" w:rsidRDefault="00E01BDE" w:rsidP="00E01BDE">
      <w:pPr>
        <w:rPr>
          <w:ins w:id="2435" w:author="user_skill40_mac31 DUPUIS" w:date="2013-07-01T12:57:00Z"/>
          <w:rFonts w:cs="Arial"/>
          <w:szCs w:val="20"/>
          <w:rPrChange w:id="2436" w:author="user_skill40_mac31 DUPUIS" w:date="2013-07-01T13:18:00Z">
            <w:rPr>
              <w:ins w:id="2437" w:author="user_skill40_mac31 DUPUIS" w:date="2013-07-01T12:57:00Z"/>
              <w:rFonts w:cs="Arial"/>
              <w:szCs w:val="20"/>
            </w:rPr>
          </w:rPrChange>
        </w:rPr>
      </w:pPr>
      <w:ins w:id="2438" w:author="user_skill40_mac31 DUPUIS" w:date="2013-07-01T12:57:00Z">
        <w:r w:rsidRPr="0063705E">
          <w:rPr>
            <w:rFonts w:cs="Arial"/>
            <w:szCs w:val="20"/>
            <w:rPrChange w:id="2439" w:author="user_skill40_mac31 DUPUIS" w:date="2013-07-01T13:18:00Z">
              <w:rPr>
                <w:rFonts w:cs="Arial"/>
                <w:szCs w:val="20"/>
              </w:rPr>
            </w:rPrChange>
          </w:rPr>
          <w:t>Attac est un mouvement d'opposition à la mondialisation néo-libérale.</w:t>
        </w:r>
      </w:ins>
    </w:p>
    <w:p w14:paraId="43EF204D" w14:textId="3738941C" w:rsidR="00E01BDE" w:rsidRPr="0063705E" w:rsidRDefault="00E01BDE" w:rsidP="00E01BDE">
      <w:pPr>
        <w:widowControl w:val="0"/>
        <w:autoSpaceDE w:val="0"/>
        <w:autoSpaceDN w:val="0"/>
        <w:adjustRightInd w:val="0"/>
        <w:ind w:right="1552"/>
        <w:rPr>
          <w:ins w:id="2440" w:author="user_skill40_mac31 DUPUIS" w:date="2013-07-01T12:57:00Z"/>
          <w:rFonts w:cs="Arial"/>
          <w:szCs w:val="20"/>
          <w:rPrChange w:id="2441" w:author="user_skill40_mac31 DUPUIS" w:date="2013-07-01T13:18:00Z">
            <w:rPr>
              <w:ins w:id="2442" w:author="user_skill40_mac31 DUPUIS" w:date="2013-07-01T12:57:00Z"/>
              <w:rFonts w:cs="Arial"/>
              <w:sz w:val="24"/>
            </w:rPr>
          </w:rPrChange>
        </w:rPr>
      </w:pPr>
      <w:ins w:id="2443" w:author="user_skill40_mac31 DUPUIS" w:date="2013-07-01T12:57:00Z">
        <w:r w:rsidRPr="0063705E">
          <w:rPr>
            <w:rFonts w:cs="Arial"/>
            <w:szCs w:val="20"/>
            <w:rPrChange w:id="2444" w:author="user_skill40_mac31 DUPUIS" w:date="2013-07-01T13:18:00Z">
              <w:rPr>
                <w:rFonts w:cs="Arial"/>
                <w:szCs w:val="20"/>
              </w:rPr>
            </w:rPrChange>
          </w:rPr>
          <w:t xml:space="preserve">La mondialisation néo-libérale, fondée sur la «libéralisation» du commerce et des marchés financiers, a commencé à la fin des années 1970 et a conduit à la domination totale des marchés financiers sur la société dans son ensemble. Il s'agit d'un instrument destiné à favoriser l'enrichissement d'une petite minorité d'investisseurs au détriment du reste de la population et de la planète. Ses effets sont préjudiciables </w:t>
        </w:r>
      </w:ins>
      <w:ins w:id="2445" w:author="user_skill40_mac31 DUPUIS" w:date="2013-07-01T13:00:00Z">
        <w:r w:rsidRPr="0063705E">
          <w:rPr>
            <w:rFonts w:cs="Arial"/>
            <w:szCs w:val="20"/>
            <w:rPrChange w:id="2446" w:author="user_skill40_mac31 DUPUIS" w:date="2013-07-01T13:18:00Z">
              <w:rPr>
                <w:rFonts w:cs="Arial"/>
                <w:sz w:val="24"/>
              </w:rPr>
            </w:rPrChange>
          </w:rPr>
          <w:t>aux :</w:t>
        </w:r>
      </w:ins>
    </w:p>
    <w:p w14:paraId="3642E571" w14:textId="77777777" w:rsidR="00A33BB9" w:rsidRPr="0063705E" w:rsidRDefault="00A33BB9" w:rsidP="00A33BB9">
      <w:pPr>
        <w:widowControl w:val="0"/>
        <w:autoSpaceDE w:val="0"/>
        <w:autoSpaceDN w:val="0"/>
        <w:adjustRightInd w:val="0"/>
        <w:ind w:right="1552"/>
        <w:rPr>
          <w:ins w:id="2447" w:author="user_skill40_mac31 DUPUIS" w:date="2013-07-01T12:30:00Z"/>
          <w:rFonts w:cs="Arial"/>
          <w:szCs w:val="20"/>
          <w:rPrChange w:id="2448" w:author="user_skill40_mac31 DUPUIS" w:date="2013-07-01T13:18:00Z">
            <w:rPr>
              <w:ins w:id="2449" w:author="user_skill40_mac31 DUPUIS" w:date="2013-07-01T12:30:00Z"/>
              <w:rFonts w:cs="Arial"/>
              <w:sz w:val="24"/>
            </w:rPr>
          </w:rPrChange>
        </w:rPr>
      </w:pPr>
    </w:p>
    <w:p w14:paraId="10278528" w14:textId="77777777" w:rsidR="00E01BDE" w:rsidRPr="0063705E" w:rsidRDefault="00E01BDE" w:rsidP="00E01BDE">
      <w:pPr>
        <w:rPr>
          <w:ins w:id="2450" w:author="user_skill40_mac31 DUPUIS" w:date="2013-07-01T13:01:00Z"/>
          <w:rFonts w:cs="Arial"/>
          <w:b/>
          <w:szCs w:val="20"/>
          <w:rPrChange w:id="2451" w:author="user_skill40_mac31 DUPUIS" w:date="2013-07-01T13:18:00Z">
            <w:rPr>
              <w:ins w:id="2452" w:author="user_skill40_mac31 DUPUIS" w:date="2013-07-01T13:01:00Z"/>
              <w:rFonts w:cs="Arial"/>
              <w:sz w:val="24"/>
            </w:rPr>
          </w:rPrChange>
        </w:rPr>
      </w:pPr>
      <w:ins w:id="2453" w:author="user_skill40_mac31 DUPUIS" w:date="2013-07-01T13:01:00Z">
        <w:r w:rsidRPr="0063705E">
          <w:rPr>
            <w:rFonts w:cs="Arial"/>
            <w:b/>
            <w:szCs w:val="20"/>
            <w:rPrChange w:id="2454" w:author="user_skill40_mac31 DUPUIS" w:date="2013-07-01T13:18:00Z">
              <w:rPr>
                <w:rFonts w:cs="Arial"/>
                <w:sz w:val="24"/>
              </w:rPr>
            </w:rPrChange>
          </w:rPr>
          <w:t>Les droits sociaux</w:t>
        </w:r>
      </w:ins>
    </w:p>
    <w:p w14:paraId="363994AD" w14:textId="77777777" w:rsidR="00A33BB9" w:rsidRPr="0063705E" w:rsidRDefault="00A33BB9" w:rsidP="00A33BB9">
      <w:pPr>
        <w:widowControl w:val="0"/>
        <w:autoSpaceDE w:val="0"/>
        <w:autoSpaceDN w:val="0"/>
        <w:adjustRightInd w:val="0"/>
        <w:ind w:right="1552"/>
        <w:rPr>
          <w:ins w:id="2455" w:author="user_skill40_mac31 DUPUIS" w:date="2013-07-01T12:30:00Z"/>
          <w:rFonts w:cs="Arial"/>
          <w:b/>
          <w:szCs w:val="20"/>
          <w:rPrChange w:id="2456" w:author="user_skill40_mac31 DUPUIS" w:date="2013-07-01T13:18:00Z">
            <w:rPr>
              <w:ins w:id="2457" w:author="user_skill40_mac31 DUPUIS" w:date="2013-07-01T12:30:00Z"/>
              <w:rFonts w:cs="Arial"/>
              <w:b/>
              <w:sz w:val="24"/>
            </w:rPr>
          </w:rPrChange>
        </w:rPr>
      </w:pPr>
    </w:p>
    <w:p w14:paraId="65D37D23" w14:textId="73B946F2" w:rsidR="00E56892" w:rsidRPr="0063705E" w:rsidRDefault="00E56892" w:rsidP="00E56892">
      <w:pPr>
        <w:rPr>
          <w:ins w:id="2458" w:author="user_skill40_mac31 DUPUIS" w:date="2013-07-01T13:01:00Z"/>
          <w:rFonts w:cs="Arial"/>
          <w:szCs w:val="20"/>
          <w:rPrChange w:id="2459" w:author="user_skill40_mac31 DUPUIS" w:date="2013-07-01T13:18:00Z">
            <w:rPr>
              <w:ins w:id="2460" w:author="user_skill40_mac31 DUPUIS" w:date="2013-07-01T13:01:00Z"/>
              <w:rFonts w:cs="Arial"/>
              <w:sz w:val="24"/>
            </w:rPr>
          </w:rPrChange>
        </w:rPr>
      </w:pPr>
      <w:ins w:id="2461" w:author="user_skill40_mac31 DUPUIS" w:date="2013-07-01T13:01:00Z">
        <w:r w:rsidRPr="0063705E">
          <w:rPr>
            <w:rFonts w:cs="Arial"/>
            <w:szCs w:val="20"/>
            <w:rPrChange w:id="2462" w:author="user_skill40_mac31 DUPUIS" w:date="2013-07-01T13:18:00Z">
              <w:rPr>
                <w:rFonts w:cs="Arial"/>
                <w:sz w:val="24"/>
              </w:rPr>
            </w:rPrChange>
          </w:rPr>
          <w:t>La mondialisation néo-libérale facilite le transport des entreprises et des emplois hors du pays et favorise la concurrence mondiale entre les travailleurs et, par conséquent, leur précarisation;</w:t>
        </w:r>
      </w:ins>
    </w:p>
    <w:p w14:paraId="7C32F861" w14:textId="25E39A5E" w:rsidR="00E56892" w:rsidRPr="0063705E" w:rsidRDefault="00E56892" w:rsidP="00E56892">
      <w:pPr>
        <w:widowControl w:val="0"/>
        <w:autoSpaceDE w:val="0"/>
        <w:autoSpaceDN w:val="0"/>
        <w:adjustRightInd w:val="0"/>
        <w:ind w:right="1552"/>
        <w:rPr>
          <w:ins w:id="2463" w:author="user_skill40_mac31 DUPUIS" w:date="2013-07-01T13:01:00Z"/>
          <w:rFonts w:cs="Arial"/>
          <w:szCs w:val="20"/>
          <w:rPrChange w:id="2464" w:author="user_skill40_mac31 DUPUIS" w:date="2013-07-01T13:18:00Z">
            <w:rPr>
              <w:ins w:id="2465" w:author="user_skill40_mac31 DUPUIS" w:date="2013-07-01T13:01:00Z"/>
              <w:rFonts w:cs="Arial"/>
              <w:sz w:val="24"/>
            </w:rPr>
          </w:rPrChange>
        </w:rPr>
      </w:pPr>
      <w:ins w:id="2466" w:author="user_skill40_mac31 DUPUIS" w:date="2013-07-01T13:01:00Z">
        <w:r w:rsidRPr="0063705E">
          <w:rPr>
            <w:rFonts w:cs="Arial"/>
            <w:szCs w:val="20"/>
            <w:rPrChange w:id="2467" w:author="user_skill40_mac31 DUPUIS" w:date="2013-07-01T13:18:00Z">
              <w:rPr>
                <w:rFonts w:cs="Arial"/>
                <w:sz w:val="24"/>
              </w:rPr>
            </w:rPrChange>
          </w:rPr>
          <w:t>Il couvre jusqu'à évasion fiscale grâce à des paradis fiscaux et met en mouvement la concurrence entre les systèmes fiscaux nationaux et donc la réduction des services publics.</w:t>
        </w:r>
      </w:ins>
    </w:p>
    <w:p w14:paraId="252E3979" w14:textId="77777777" w:rsidR="00A33BB9" w:rsidRPr="0063705E" w:rsidRDefault="00A33BB9" w:rsidP="00A33BB9">
      <w:pPr>
        <w:widowControl w:val="0"/>
        <w:autoSpaceDE w:val="0"/>
        <w:autoSpaceDN w:val="0"/>
        <w:adjustRightInd w:val="0"/>
        <w:ind w:right="1552"/>
        <w:rPr>
          <w:ins w:id="2468" w:author="user_skill40_mac31 DUPUIS" w:date="2013-07-01T12:30:00Z"/>
          <w:rFonts w:cs="Arial"/>
          <w:szCs w:val="20"/>
          <w:rPrChange w:id="2469" w:author="user_skill40_mac31 DUPUIS" w:date="2013-07-01T13:18:00Z">
            <w:rPr>
              <w:ins w:id="2470" w:author="user_skill40_mac31 DUPUIS" w:date="2013-07-01T12:30:00Z"/>
              <w:rFonts w:cs="Arial"/>
              <w:sz w:val="24"/>
            </w:rPr>
          </w:rPrChange>
        </w:rPr>
      </w:pPr>
    </w:p>
    <w:p w14:paraId="68529F09" w14:textId="7863532E" w:rsidR="00E56892" w:rsidRPr="0063705E" w:rsidRDefault="00E56892" w:rsidP="00E56892">
      <w:pPr>
        <w:rPr>
          <w:ins w:id="2471" w:author="user_skill40_mac31 DUPUIS" w:date="2013-07-01T13:02:00Z"/>
          <w:rFonts w:cs="Arial"/>
          <w:b/>
          <w:szCs w:val="20"/>
          <w:rPrChange w:id="2472" w:author="user_skill40_mac31 DUPUIS" w:date="2013-07-01T13:18:00Z">
            <w:rPr>
              <w:ins w:id="2473" w:author="user_skill40_mac31 DUPUIS" w:date="2013-07-01T13:02:00Z"/>
              <w:rFonts w:cs="Arial"/>
            </w:rPr>
          </w:rPrChange>
        </w:rPr>
      </w:pPr>
      <w:ins w:id="2474" w:author="user_skill40_mac31 DUPUIS" w:date="2013-07-01T13:02:00Z">
        <w:r w:rsidRPr="0063705E">
          <w:rPr>
            <w:rFonts w:cs="Arial"/>
            <w:b/>
            <w:szCs w:val="20"/>
            <w:rPrChange w:id="2475" w:author="user_skill40_mac31 DUPUIS" w:date="2013-07-01T13:18:00Z">
              <w:rPr>
                <w:rFonts w:cs="Arial"/>
              </w:rPr>
            </w:rPrChange>
          </w:rPr>
          <w:t>La planète</w:t>
        </w:r>
      </w:ins>
    </w:p>
    <w:p w14:paraId="6584857F" w14:textId="15689617" w:rsidR="00A33BB9" w:rsidRPr="0063705E" w:rsidRDefault="00A33BB9" w:rsidP="00A33BB9">
      <w:pPr>
        <w:widowControl w:val="0"/>
        <w:autoSpaceDE w:val="0"/>
        <w:autoSpaceDN w:val="0"/>
        <w:adjustRightInd w:val="0"/>
        <w:ind w:right="1552"/>
        <w:rPr>
          <w:ins w:id="2476" w:author="user_skill40_mac31 DUPUIS" w:date="2013-07-01T12:30:00Z"/>
          <w:rFonts w:cs="Arial"/>
          <w:b/>
          <w:szCs w:val="20"/>
          <w:rPrChange w:id="2477" w:author="user_skill40_mac31 DUPUIS" w:date="2013-07-01T13:18:00Z">
            <w:rPr>
              <w:ins w:id="2478" w:author="user_skill40_mac31 DUPUIS" w:date="2013-07-01T12:30:00Z"/>
              <w:rFonts w:cs="Arial"/>
              <w:b/>
              <w:sz w:val="24"/>
            </w:rPr>
          </w:rPrChange>
        </w:rPr>
      </w:pPr>
    </w:p>
    <w:p w14:paraId="57F9BC15" w14:textId="726543D7" w:rsidR="00E56892" w:rsidRPr="0063705E" w:rsidRDefault="00E56892" w:rsidP="00E56892">
      <w:pPr>
        <w:rPr>
          <w:ins w:id="2479" w:author="user_skill40_mac31 DUPUIS" w:date="2013-07-01T13:02:00Z"/>
          <w:rFonts w:cs="Arial"/>
          <w:szCs w:val="20"/>
          <w:rPrChange w:id="2480" w:author="user_skill40_mac31 DUPUIS" w:date="2013-07-01T13:18:00Z">
            <w:rPr>
              <w:ins w:id="2481" w:author="user_skill40_mac31 DUPUIS" w:date="2013-07-01T13:02:00Z"/>
              <w:rFonts w:cs="Arial"/>
            </w:rPr>
          </w:rPrChange>
        </w:rPr>
      </w:pPr>
      <w:ins w:id="2482" w:author="user_skill40_mac31 DUPUIS" w:date="2013-07-01T13:02:00Z">
        <w:r w:rsidRPr="0063705E">
          <w:rPr>
            <w:rFonts w:cs="Arial"/>
            <w:szCs w:val="20"/>
            <w:rPrChange w:id="2483" w:author="user_skill40_mac31 DUPUIS" w:date="2013-07-01T13:18:00Z">
              <w:rPr>
                <w:rFonts w:cs="Arial"/>
              </w:rPr>
            </w:rPrChange>
          </w:rPr>
          <w:t>La mondialisation néo-libérale</w:t>
        </w:r>
      </w:ins>
      <w:ins w:id="2484" w:author="user_skill40_mac31 DUPUIS" w:date="2013-07-01T13:03:00Z">
        <w:r w:rsidRPr="0063705E">
          <w:rPr>
            <w:rFonts w:cs="Arial"/>
            <w:szCs w:val="20"/>
            <w:rPrChange w:id="2485" w:author="user_skill40_mac31 DUPUIS" w:date="2013-07-01T13:18:00Z">
              <w:rPr>
                <w:rFonts w:cs="Arial"/>
                <w:sz w:val="24"/>
              </w:rPr>
            </w:rPrChange>
          </w:rPr>
          <w:t xml:space="preserve"> fait qu’</w:t>
        </w:r>
      </w:ins>
      <w:ins w:id="2486" w:author="user_skill40_mac31 DUPUIS" w:date="2013-07-01T13:02:00Z">
        <w:r w:rsidRPr="0063705E">
          <w:rPr>
            <w:rFonts w:cs="Arial"/>
            <w:szCs w:val="20"/>
            <w:rPrChange w:id="2487" w:author="user_skill40_mac31 DUPUIS" w:date="2013-07-01T13:18:00Z">
              <w:rPr>
                <w:rFonts w:cs="Arial"/>
              </w:rPr>
            </w:rPrChange>
          </w:rPr>
          <w:t>il est possible pour les sociétés transnationales d'étendre leur production sur la surface du globe se fondant uniquement sur les coûts, de sorte que les différentes parties d'un produit peut être fabriqué en différents endroits de la planète, générant des milliers de miles de transport;</w:t>
        </w:r>
      </w:ins>
    </w:p>
    <w:p w14:paraId="22B16326" w14:textId="77777777" w:rsidR="00E56892" w:rsidRPr="0063705E" w:rsidRDefault="00E56892" w:rsidP="00E56892">
      <w:pPr>
        <w:rPr>
          <w:ins w:id="2488" w:author="user_skill40_mac31 DUPUIS" w:date="2013-07-01T13:02:00Z"/>
          <w:rFonts w:cs="Arial"/>
          <w:szCs w:val="20"/>
          <w:rPrChange w:id="2489" w:author="user_skill40_mac31 DUPUIS" w:date="2013-07-01T13:18:00Z">
            <w:rPr>
              <w:ins w:id="2490" w:author="user_skill40_mac31 DUPUIS" w:date="2013-07-01T13:02:00Z"/>
              <w:rFonts w:cs="Arial"/>
            </w:rPr>
          </w:rPrChange>
        </w:rPr>
      </w:pPr>
      <w:ins w:id="2491" w:author="user_skill40_mac31 DUPUIS" w:date="2013-07-01T13:02:00Z">
        <w:r w:rsidRPr="0063705E">
          <w:rPr>
            <w:rFonts w:cs="Arial"/>
            <w:szCs w:val="20"/>
            <w:rPrChange w:id="2492" w:author="user_skill40_mac31 DUPUIS" w:date="2013-07-01T13:18:00Z">
              <w:rPr>
                <w:rFonts w:cs="Arial"/>
              </w:rPr>
            </w:rPrChange>
          </w:rPr>
          <w:t>Il met en place une concurrence entre les réglementations environnementales nationales et donc les pousse au plus bas niveau possible;</w:t>
        </w:r>
      </w:ins>
    </w:p>
    <w:p w14:paraId="3948E195" w14:textId="511292C4" w:rsidR="00A33BB9" w:rsidRPr="0063705E" w:rsidRDefault="00E56892" w:rsidP="00E56892">
      <w:pPr>
        <w:rPr>
          <w:ins w:id="2493" w:author="user_skill40_mac31 DUPUIS" w:date="2013-07-01T12:30:00Z"/>
          <w:rFonts w:cs="Arial"/>
          <w:szCs w:val="20"/>
          <w:rPrChange w:id="2494" w:author="user_skill40_mac31 DUPUIS" w:date="2013-07-01T13:18:00Z">
            <w:rPr>
              <w:ins w:id="2495" w:author="user_skill40_mac31 DUPUIS" w:date="2013-07-01T12:30:00Z"/>
              <w:rFonts w:cs="Arial"/>
              <w:sz w:val="24"/>
            </w:rPr>
          </w:rPrChange>
        </w:rPr>
        <w:pPrChange w:id="2496" w:author="user_skill40_mac31 DUPUIS" w:date="2013-07-01T13:07:00Z">
          <w:pPr>
            <w:widowControl w:val="0"/>
            <w:autoSpaceDE w:val="0"/>
            <w:autoSpaceDN w:val="0"/>
            <w:adjustRightInd w:val="0"/>
            <w:ind w:right="1552"/>
          </w:pPr>
        </w:pPrChange>
      </w:pPr>
      <w:ins w:id="2497" w:author="user_skill40_mac31 DUPUIS" w:date="2013-07-01T13:02:00Z">
        <w:r w:rsidRPr="0063705E">
          <w:rPr>
            <w:rFonts w:cs="Arial"/>
            <w:szCs w:val="20"/>
            <w:rPrChange w:id="2498" w:author="user_skill40_mac31 DUPUIS" w:date="2013-07-01T13:18:00Z">
              <w:rPr>
                <w:rFonts w:cs="Arial"/>
              </w:rPr>
            </w:rPrChange>
          </w:rPr>
          <w:t xml:space="preserve">Elle tend à commercialiser tous les aspects de la société et </w:t>
        </w:r>
      </w:ins>
      <w:ins w:id="2499" w:author="user_skill40_mac31 DUPUIS" w:date="2013-07-01T13:04:00Z">
        <w:r w:rsidRPr="0063705E">
          <w:rPr>
            <w:rFonts w:cs="Arial"/>
            <w:szCs w:val="20"/>
            <w:rPrChange w:id="2500" w:author="user_skill40_mac31 DUPUIS" w:date="2013-07-01T13:18:00Z">
              <w:rPr>
                <w:rFonts w:cs="Arial"/>
                <w:sz w:val="24"/>
              </w:rPr>
            </w:rPrChange>
          </w:rPr>
          <w:t>s’</w:t>
        </w:r>
      </w:ins>
      <w:ins w:id="2501" w:author="user_skill40_mac31 DUPUIS" w:date="2013-07-01T13:02:00Z">
        <w:r w:rsidRPr="0063705E">
          <w:rPr>
            <w:rFonts w:cs="Arial"/>
            <w:szCs w:val="20"/>
            <w:rPrChange w:id="2502" w:author="user_skill40_mac31 DUPUIS" w:date="2013-07-01T13:18:00Z">
              <w:rPr>
                <w:rFonts w:cs="Arial"/>
              </w:rPr>
            </w:rPrChange>
          </w:rPr>
          <w:t>étend donc sans cesse</w:t>
        </w:r>
      </w:ins>
      <w:ins w:id="2503" w:author="user_skill40_mac31 DUPUIS" w:date="2013-07-01T13:06:00Z">
        <w:r w:rsidRPr="0063705E">
          <w:rPr>
            <w:rFonts w:cs="Arial"/>
            <w:szCs w:val="20"/>
            <w:rPrChange w:id="2504" w:author="user_skill40_mac31 DUPUIS" w:date="2013-07-01T13:18:00Z">
              <w:rPr>
                <w:rFonts w:cs="Arial"/>
                <w:sz w:val="24"/>
              </w:rPr>
            </w:rPrChange>
          </w:rPr>
          <w:t xml:space="preserve"> sur le consommateur et</w:t>
        </w:r>
      </w:ins>
      <w:ins w:id="2505" w:author="user_skill40_mac31 DUPUIS" w:date="2013-07-01T13:02:00Z">
        <w:r w:rsidRPr="0063705E">
          <w:rPr>
            <w:rFonts w:cs="Arial"/>
            <w:szCs w:val="20"/>
            <w:rPrChange w:id="2506" w:author="user_skill40_mac31 DUPUIS" w:date="2013-07-01T13:18:00Z">
              <w:rPr>
                <w:rFonts w:cs="Arial"/>
              </w:rPr>
            </w:rPrChange>
          </w:rPr>
          <w:t xml:space="preserve"> </w:t>
        </w:r>
      </w:ins>
      <w:ins w:id="2507" w:author="user_skill40_mac31 DUPUIS" w:date="2013-07-01T13:06:00Z">
        <w:r w:rsidRPr="0063705E">
          <w:rPr>
            <w:rFonts w:cs="Arial"/>
            <w:szCs w:val="20"/>
            <w:rPrChange w:id="2508" w:author="user_skill40_mac31 DUPUIS" w:date="2013-07-01T13:18:00Z">
              <w:rPr>
                <w:rFonts w:cs="Arial"/>
                <w:sz w:val="24"/>
              </w:rPr>
            </w:rPrChange>
          </w:rPr>
          <w:t xml:space="preserve">l’augmentation de la </w:t>
        </w:r>
      </w:ins>
      <w:ins w:id="2509" w:author="user_skill40_mac31 DUPUIS" w:date="2013-07-01T13:02:00Z">
        <w:r w:rsidRPr="0063705E">
          <w:rPr>
            <w:rFonts w:cs="Arial"/>
            <w:szCs w:val="20"/>
            <w:rPrChange w:id="2510" w:author="user_skill40_mac31 DUPUIS" w:date="2013-07-01T13:18:00Z">
              <w:rPr>
                <w:rFonts w:cs="Arial"/>
              </w:rPr>
            </w:rPrChange>
          </w:rPr>
          <w:t>société de consommation.</w:t>
        </w:r>
      </w:ins>
    </w:p>
    <w:p w14:paraId="3C02F3F6" w14:textId="77777777" w:rsidR="00A33BB9" w:rsidRPr="0063705E" w:rsidRDefault="00A33BB9" w:rsidP="00A33BB9">
      <w:pPr>
        <w:widowControl w:val="0"/>
        <w:autoSpaceDE w:val="0"/>
        <w:autoSpaceDN w:val="0"/>
        <w:adjustRightInd w:val="0"/>
        <w:ind w:right="1552"/>
        <w:rPr>
          <w:ins w:id="2511" w:author="user_skill40_mac31 DUPUIS" w:date="2013-07-01T12:30:00Z"/>
          <w:rFonts w:cs="Arial"/>
          <w:szCs w:val="20"/>
          <w:rPrChange w:id="2512" w:author="user_skill40_mac31 DUPUIS" w:date="2013-07-01T13:18:00Z">
            <w:rPr>
              <w:ins w:id="2513" w:author="user_skill40_mac31 DUPUIS" w:date="2013-07-01T12:30:00Z"/>
              <w:rFonts w:cs="Arial"/>
              <w:sz w:val="24"/>
            </w:rPr>
          </w:rPrChange>
        </w:rPr>
      </w:pPr>
    </w:p>
    <w:p w14:paraId="058F3011" w14:textId="77777777" w:rsidR="00E56892" w:rsidRPr="0063705E" w:rsidRDefault="00E56892" w:rsidP="00E56892">
      <w:pPr>
        <w:rPr>
          <w:ins w:id="2514" w:author="user_skill40_mac31 DUPUIS" w:date="2013-07-01T13:07:00Z"/>
          <w:rFonts w:cs="Arial"/>
          <w:b/>
          <w:szCs w:val="20"/>
          <w:rPrChange w:id="2515" w:author="user_skill40_mac31 DUPUIS" w:date="2013-07-01T13:18:00Z">
            <w:rPr>
              <w:ins w:id="2516" w:author="user_skill40_mac31 DUPUIS" w:date="2013-07-01T13:07:00Z"/>
              <w:rFonts w:cs="Arial"/>
            </w:rPr>
          </w:rPrChange>
        </w:rPr>
      </w:pPr>
      <w:ins w:id="2517" w:author="user_skill40_mac31 DUPUIS" w:date="2013-07-01T13:07:00Z">
        <w:r w:rsidRPr="0063705E">
          <w:rPr>
            <w:rFonts w:cs="Arial"/>
            <w:b/>
            <w:szCs w:val="20"/>
            <w:rPrChange w:id="2518" w:author="user_skill40_mac31 DUPUIS" w:date="2013-07-01T13:18:00Z">
              <w:rPr>
                <w:rFonts w:cs="Arial"/>
              </w:rPr>
            </w:rPrChange>
          </w:rPr>
          <w:t>North solidarité Sud</w:t>
        </w:r>
      </w:ins>
    </w:p>
    <w:p w14:paraId="73A1C478" w14:textId="77777777" w:rsidR="00A33BB9" w:rsidRPr="0063705E" w:rsidRDefault="00A33BB9" w:rsidP="00A33BB9">
      <w:pPr>
        <w:widowControl w:val="0"/>
        <w:autoSpaceDE w:val="0"/>
        <w:autoSpaceDN w:val="0"/>
        <w:adjustRightInd w:val="0"/>
        <w:ind w:right="1552"/>
        <w:rPr>
          <w:ins w:id="2519" w:author="user_skill40_mac31 DUPUIS" w:date="2013-07-01T12:30:00Z"/>
          <w:rFonts w:cs="Arial"/>
          <w:b/>
          <w:szCs w:val="20"/>
          <w:rPrChange w:id="2520" w:author="user_skill40_mac31 DUPUIS" w:date="2013-07-01T13:18:00Z">
            <w:rPr>
              <w:ins w:id="2521" w:author="user_skill40_mac31 DUPUIS" w:date="2013-07-01T12:30:00Z"/>
              <w:rFonts w:cs="Arial"/>
              <w:b/>
              <w:sz w:val="24"/>
            </w:rPr>
          </w:rPrChange>
        </w:rPr>
      </w:pPr>
    </w:p>
    <w:p w14:paraId="5EE727D9" w14:textId="146B3975" w:rsidR="00E56892" w:rsidRPr="0063705E" w:rsidRDefault="00E56892" w:rsidP="00E56892">
      <w:pPr>
        <w:rPr>
          <w:ins w:id="2522" w:author="user_skill40_mac31 DUPUIS" w:date="2013-07-01T13:07:00Z"/>
          <w:rFonts w:cs="Arial"/>
          <w:szCs w:val="20"/>
          <w:rPrChange w:id="2523" w:author="user_skill40_mac31 DUPUIS" w:date="2013-07-01T13:18:00Z">
            <w:rPr>
              <w:ins w:id="2524" w:author="user_skill40_mac31 DUPUIS" w:date="2013-07-01T13:07:00Z"/>
              <w:rFonts w:cs="Arial"/>
            </w:rPr>
          </w:rPrChange>
        </w:rPr>
      </w:pPr>
      <w:ins w:id="2525" w:author="user_skill40_mac31 DUPUIS" w:date="2013-07-01T13:07:00Z">
        <w:r w:rsidRPr="0063705E">
          <w:rPr>
            <w:rFonts w:cs="Arial"/>
            <w:szCs w:val="20"/>
            <w:rPrChange w:id="2526" w:author="user_skill40_mac31 DUPUIS" w:date="2013-07-01T13:18:00Z">
              <w:rPr>
                <w:rFonts w:cs="Arial"/>
              </w:rPr>
            </w:rPrChange>
          </w:rPr>
          <w:t xml:space="preserve">Comme </w:t>
        </w:r>
        <w:r w:rsidR="006D004B" w:rsidRPr="0063705E">
          <w:rPr>
            <w:rFonts w:cs="Arial"/>
            <w:szCs w:val="20"/>
            <w:rPrChange w:id="2527" w:author="user_skill40_mac31 DUPUIS" w:date="2013-07-01T13:18:00Z">
              <w:rPr>
                <w:rFonts w:cs="Arial"/>
                <w:sz w:val="24"/>
              </w:rPr>
            </w:rPrChange>
          </w:rPr>
          <w:t>elle</w:t>
        </w:r>
        <w:r w:rsidRPr="0063705E">
          <w:rPr>
            <w:rFonts w:cs="Arial"/>
            <w:szCs w:val="20"/>
            <w:rPrChange w:id="2528" w:author="user_skill40_mac31 DUPUIS" w:date="2013-07-01T13:18:00Z">
              <w:rPr>
                <w:rFonts w:cs="Arial"/>
              </w:rPr>
            </w:rPrChange>
          </w:rPr>
          <w:t xml:space="preserve"> organise l'évasion fiscale, la mondialisation néo-libérale impose une nouvelle forme de colonialisme par la corruption des élites dans les pays du Sud;</w:t>
        </w:r>
      </w:ins>
    </w:p>
    <w:p w14:paraId="64F09F79" w14:textId="74C86E11" w:rsidR="00E56892" w:rsidRPr="0063705E" w:rsidRDefault="00E56892" w:rsidP="00E56892">
      <w:pPr>
        <w:rPr>
          <w:ins w:id="2529" w:author="user_skill40_mac31 DUPUIS" w:date="2013-07-01T13:07:00Z"/>
          <w:rFonts w:cs="Arial"/>
          <w:szCs w:val="20"/>
          <w:rPrChange w:id="2530" w:author="user_skill40_mac31 DUPUIS" w:date="2013-07-01T13:18:00Z">
            <w:rPr>
              <w:ins w:id="2531" w:author="user_skill40_mac31 DUPUIS" w:date="2013-07-01T13:07:00Z"/>
              <w:rFonts w:cs="Arial"/>
            </w:rPr>
          </w:rPrChange>
        </w:rPr>
      </w:pPr>
      <w:ins w:id="2532" w:author="user_skill40_mac31 DUPUIS" w:date="2013-07-01T13:07:00Z">
        <w:r w:rsidRPr="0063705E">
          <w:rPr>
            <w:rFonts w:cs="Arial"/>
            <w:szCs w:val="20"/>
            <w:rPrChange w:id="2533" w:author="user_skill40_mac31 DUPUIS" w:date="2013-07-01T13:18:00Z">
              <w:rPr>
                <w:rFonts w:cs="Arial"/>
              </w:rPr>
            </w:rPrChange>
          </w:rPr>
          <w:t xml:space="preserve">Grâce </w:t>
        </w:r>
      </w:ins>
      <w:ins w:id="2534" w:author="user_skill40_mac31 DUPUIS" w:date="2013-07-01T13:08:00Z">
        <w:r w:rsidR="006D004B" w:rsidRPr="0063705E">
          <w:rPr>
            <w:rFonts w:cs="Arial"/>
            <w:szCs w:val="20"/>
            <w:rPrChange w:id="2535" w:author="user_skill40_mac31 DUPUIS" w:date="2013-07-01T13:18:00Z">
              <w:rPr>
                <w:rFonts w:cs="Arial"/>
                <w:sz w:val="24"/>
              </w:rPr>
            </w:rPrChange>
          </w:rPr>
          <w:t xml:space="preserve">au </w:t>
        </w:r>
      </w:ins>
      <w:ins w:id="2536" w:author="user_skill40_mac31 DUPUIS" w:date="2013-07-01T13:07:00Z">
        <w:r w:rsidRPr="0063705E">
          <w:rPr>
            <w:rFonts w:cs="Arial"/>
            <w:szCs w:val="20"/>
            <w:rPrChange w:id="2537" w:author="user_skill40_mac31 DUPUIS" w:date="2013-07-01T13:18:00Z">
              <w:rPr>
                <w:rFonts w:cs="Arial"/>
              </w:rPr>
            </w:rPrChange>
          </w:rPr>
          <w:t xml:space="preserve">libre-échange, </w:t>
        </w:r>
      </w:ins>
      <w:ins w:id="2538" w:author="user_skill40_mac31 DUPUIS" w:date="2013-07-01T13:08:00Z">
        <w:r w:rsidR="006D004B" w:rsidRPr="0063705E">
          <w:rPr>
            <w:rFonts w:cs="Arial"/>
            <w:szCs w:val="20"/>
            <w:rPrChange w:id="2539" w:author="user_skill40_mac31 DUPUIS" w:date="2013-07-01T13:18:00Z">
              <w:rPr>
                <w:rFonts w:cs="Arial"/>
                <w:sz w:val="24"/>
              </w:rPr>
            </w:rPrChange>
          </w:rPr>
          <w:t>elle</w:t>
        </w:r>
      </w:ins>
      <w:ins w:id="2540" w:author="user_skill40_mac31 DUPUIS" w:date="2013-07-01T13:07:00Z">
        <w:r w:rsidRPr="0063705E">
          <w:rPr>
            <w:rFonts w:cs="Arial"/>
            <w:szCs w:val="20"/>
            <w:rPrChange w:id="2541" w:author="user_skill40_mac31 DUPUIS" w:date="2013-07-01T13:18:00Z">
              <w:rPr>
                <w:rFonts w:cs="Arial"/>
              </w:rPr>
            </w:rPrChange>
          </w:rPr>
          <w:t xml:space="preserve"> impose la concurrence entre les agriculteurs des pays du Sud et les grands propriétaires agro-</w:t>
        </w:r>
      </w:ins>
      <w:ins w:id="2542" w:author="user_skill40_mac31 DUPUIS" w:date="2013-07-01T13:08:00Z">
        <w:r w:rsidR="006D004B" w:rsidRPr="0063705E">
          <w:rPr>
            <w:rFonts w:cs="Arial"/>
            <w:szCs w:val="20"/>
            <w:rPrChange w:id="2543" w:author="user_skill40_mac31 DUPUIS" w:date="2013-07-01T13:18:00Z">
              <w:rPr>
                <w:rFonts w:cs="Arial"/>
                <w:sz w:val="24"/>
              </w:rPr>
            </w:rPrChange>
          </w:rPr>
          <w:t>alimentaires</w:t>
        </w:r>
      </w:ins>
      <w:ins w:id="2544" w:author="user_skill40_mac31 DUPUIS" w:date="2013-07-01T13:07:00Z">
        <w:r w:rsidRPr="0063705E">
          <w:rPr>
            <w:rFonts w:cs="Arial"/>
            <w:szCs w:val="20"/>
            <w:rPrChange w:id="2545" w:author="user_skill40_mac31 DUPUIS" w:date="2013-07-01T13:18:00Z">
              <w:rPr>
                <w:rFonts w:cs="Arial"/>
              </w:rPr>
            </w:rPrChange>
          </w:rPr>
          <w:t xml:space="preserve"> du Nord;</w:t>
        </w:r>
      </w:ins>
    </w:p>
    <w:p w14:paraId="7E22D785" w14:textId="7A8AFB81" w:rsidR="00E56892" w:rsidRPr="0063705E" w:rsidRDefault="00E56892" w:rsidP="00E56892">
      <w:pPr>
        <w:rPr>
          <w:ins w:id="2546" w:author="user_skill40_mac31 DUPUIS" w:date="2013-07-01T13:07:00Z"/>
          <w:rFonts w:cs="Arial"/>
          <w:szCs w:val="20"/>
          <w:rPrChange w:id="2547" w:author="user_skill40_mac31 DUPUIS" w:date="2013-07-01T13:18:00Z">
            <w:rPr>
              <w:ins w:id="2548" w:author="user_skill40_mac31 DUPUIS" w:date="2013-07-01T13:07:00Z"/>
              <w:rFonts w:cs="Arial"/>
            </w:rPr>
          </w:rPrChange>
        </w:rPr>
      </w:pPr>
      <w:ins w:id="2549" w:author="user_skill40_mac31 DUPUIS" w:date="2013-07-01T13:07:00Z">
        <w:r w:rsidRPr="0063705E">
          <w:rPr>
            <w:rFonts w:cs="Arial"/>
            <w:szCs w:val="20"/>
            <w:rPrChange w:id="2550" w:author="user_skill40_mac31 DUPUIS" w:date="2013-07-01T13:18:00Z">
              <w:rPr>
                <w:rFonts w:cs="Arial"/>
              </w:rPr>
            </w:rPrChange>
          </w:rPr>
          <w:t xml:space="preserve">Via le mécanisme de la dette, </w:t>
        </w:r>
      </w:ins>
      <w:ins w:id="2551" w:author="user_skill40_mac31 DUPUIS" w:date="2013-07-01T13:09:00Z">
        <w:r w:rsidR="006D004B" w:rsidRPr="0063705E">
          <w:rPr>
            <w:rFonts w:cs="Arial"/>
            <w:szCs w:val="20"/>
            <w:rPrChange w:id="2552" w:author="user_skill40_mac31 DUPUIS" w:date="2013-07-01T13:18:00Z">
              <w:rPr>
                <w:rFonts w:cs="Arial"/>
                <w:sz w:val="24"/>
              </w:rPr>
            </w:rPrChange>
          </w:rPr>
          <w:t>elle</w:t>
        </w:r>
      </w:ins>
      <w:ins w:id="2553" w:author="user_skill40_mac31 DUPUIS" w:date="2013-07-01T13:07:00Z">
        <w:r w:rsidRPr="0063705E">
          <w:rPr>
            <w:rFonts w:cs="Arial"/>
            <w:szCs w:val="20"/>
            <w:rPrChange w:id="2554" w:author="user_skill40_mac31 DUPUIS" w:date="2013-07-01T13:18:00Z">
              <w:rPr>
                <w:rFonts w:cs="Arial"/>
              </w:rPr>
            </w:rPrChange>
          </w:rPr>
          <w:t xml:space="preserve"> permet à la Banque mondiale et le FMI d'imposer des politiques de déréglementation massive sur les pays en développement.</w:t>
        </w:r>
      </w:ins>
    </w:p>
    <w:p w14:paraId="4B978D00" w14:textId="77777777" w:rsidR="00A33BB9" w:rsidRPr="0063705E" w:rsidRDefault="00A33BB9" w:rsidP="00A33BB9">
      <w:pPr>
        <w:widowControl w:val="0"/>
        <w:autoSpaceDE w:val="0"/>
        <w:autoSpaceDN w:val="0"/>
        <w:adjustRightInd w:val="0"/>
        <w:ind w:right="1552"/>
        <w:rPr>
          <w:ins w:id="2555" w:author="user_skill40_mac31 DUPUIS" w:date="2013-07-01T12:30:00Z"/>
          <w:rFonts w:cs="Arial"/>
          <w:szCs w:val="20"/>
          <w:rPrChange w:id="2556" w:author="user_skill40_mac31 DUPUIS" w:date="2013-07-01T13:18:00Z">
            <w:rPr>
              <w:ins w:id="2557" w:author="user_skill40_mac31 DUPUIS" w:date="2013-07-01T12:30:00Z"/>
              <w:rFonts w:cs="Arial"/>
              <w:sz w:val="24"/>
            </w:rPr>
          </w:rPrChange>
        </w:rPr>
      </w:pPr>
    </w:p>
    <w:p w14:paraId="10091607" w14:textId="7E080A05" w:rsidR="00A33BB9" w:rsidRPr="0063705E" w:rsidRDefault="006D004B" w:rsidP="006D004B">
      <w:pPr>
        <w:rPr>
          <w:ins w:id="2558" w:author="user_skill40_mac31 DUPUIS" w:date="2013-07-01T12:30:00Z"/>
          <w:rFonts w:cs="Arial"/>
          <w:b/>
          <w:szCs w:val="20"/>
          <w:rPrChange w:id="2559" w:author="user_skill40_mac31 DUPUIS" w:date="2013-07-01T13:18:00Z">
            <w:rPr>
              <w:ins w:id="2560" w:author="user_skill40_mac31 DUPUIS" w:date="2013-07-01T12:30:00Z"/>
              <w:rFonts w:cs="Arial"/>
              <w:b/>
              <w:sz w:val="24"/>
            </w:rPr>
          </w:rPrChange>
        </w:rPr>
        <w:pPrChange w:id="2561" w:author="user_skill40_mac31 DUPUIS" w:date="2013-07-01T13:09:00Z">
          <w:pPr>
            <w:widowControl w:val="0"/>
            <w:autoSpaceDE w:val="0"/>
            <w:autoSpaceDN w:val="0"/>
            <w:adjustRightInd w:val="0"/>
            <w:ind w:right="1552"/>
          </w:pPr>
        </w:pPrChange>
      </w:pPr>
      <w:ins w:id="2562" w:author="user_skill40_mac31 DUPUIS" w:date="2013-07-01T13:09:00Z">
        <w:r w:rsidRPr="0063705E">
          <w:rPr>
            <w:rFonts w:cs="Arial"/>
            <w:b/>
            <w:szCs w:val="20"/>
            <w:rPrChange w:id="2563" w:author="user_skill40_mac31 DUPUIS" w:date="2013-07-01T13:18:00Z">
              <w:rPr>
                <w:rFonts w:cs="Arial"/>
              </w:rPr>
            </w:rPrChange>
          </w:rPr>
          <w:t>Démocratie</w:t>
        </w:r>
      </w:ins>
    </w:p>
    <w:p w14:paraId="479EBE3E" w14:textId="77777777" w:rsidR="00A33BB9" w:rsidRPr="0063705E" w:rsidRDefault="00A33BB9" w:rsidP="00A33BB9">
      <w:pPr>
        <w:widowControl w:val="0"/>
        <w:autoSpaceDE w:val="0"/>
        <w:autoSpaceDN w:val="0"/>
        <w:adjustRightInd w:val="0"/>
        <w:ind w:right="1552"/>
        <w:rPr>
          <w:ins w:id="2564" w:author="user_skill40_mac31 DUPUIS" w:date="2013-07-01T12:30:00Z"/>
          <w:rFonts w:cs="Arial"/>
          <w:b/>
          <w:szCs w:val="20"/>
          <w:rPrChange w:id="2565" w:author="user_skill40_mac31 DUPUIS" w:date="2013-07-01T13:18:00Z">
            <w:rPr>
              <w:ins w:id="2566" w:author="user_skill40_mac31 DUPUIS" w:date="2013-07-01T12:30:00Z"/>
              <w:rFonts w:cs="Arial"/>
              <w:b/>
              <w:sz w:val="24"/>
            </w:rPr>
          </w:rPrChange>
        </w:rPr>
      </w:pPr>
    </w:p>
    <w:p w14:paraId="3452E77D" w14:textId="60010B5B" w:rsidR="006D004B" w:rsidRPr="0063705E" w:rsidRDefault="006D004B" w:rsidP="006D004B">
      <w:pPr>
        <w:rPr>
          <w:ins w:id="2567" w:author="user_skill40_mac31 DUPUIS" w:date="2013-07-01T13:09:00Z"/>
          <w:rFonts w:cs="Arial"/>
          <w:szCs w:val="20"/>
          <w:rPrChange w:id="2568" w:author="user_skill40_mac31 DUPUIS" w:date="2013-07-01T13:18:00Z">
            <w:rPr>
              <w:ins w:id="2569" w:author="user_skill40_mac31 DUPUIS" w:date="2013-07-01T13:09:00Z"/>
              <w:rFonts w:cs="Arial"/>
            </w:rPr>
          </w:rPrChange>
        </w:rPr>
      </w:pPr>
      <w:ins w:id="2570" w:author="user_skill40_mac31 DUPUIS" w:date="2013-07-01T13:09:00Z">
        <w:r w:rsidRPr="0063705E">
          <w:rPr>
            <w:rFonts w:cs="Arial"/>
            <w:szCs w:val="20"/>
            <w:rPrChange w:id="2571" w:author="user_skill40_mac31 DUPUIS" w:date="2013-07-01T13:18:00Z">
              <w:rPr>
                <w:rFonts w:cs="Arial"/>
                <w:sz w:val="24"/>
              </w:rPr>
            </w:rPrChange>
          </w:rPr>
          <w:t xml:space="preserve">L’OMC, le FMI, la Banque mondiale et l'Union européenne </w:t>
        </w:r>
      </w:ins>
      <w:ins w:id="2572" w:author="user_skill40_mac31 DUPUIS" w:date="2013-07-01T13:10:00Z">
        <w:r w:rsidRPr="0063705E">
          <w:rPr>
            <w:rFonts w:cs="Arial"/>
            <w:szCs w:val="20"/>
            <w:rPrChange w:id="2573" w:author="user_skill40_mac31 DUPUIS" w:date="2013-07-01T13:18:00Z">
              <w:rPr>
                <w:rFonts w:cs="Arial"/>
                <w:sz w:val="24"/>
              </w:rPr>
            </w:rPrChange>
          </w:rPr>
          <w:t xml:space="preserve">ont </w:t>
        </w:r>
      </w:ins>
      <w:ins w:id="2574" w:author="user_skill40_mac31 DUPUIS" w:date="2013-07-01T13:09:00Z">
        <w:r w:rsidRPr="0063705E">
          <w:rPr>
            <w:rFonts w:cs="Arial"/>
            <w:szCs w:val="20"/>
            <w:rPrChange w:id="2575" w:author="user_skill40_mac31 DUPUIS" w:date="2013-07-01T13:18:00Z">
              <w:rPr>
                <w:rFonts w:cs="Arial"/>
              </w:rPr>
            </w:rPrChange>
          </w:rPr>
          <w:t>mis en place de nouvelles règles économiques mondiales en dehors de tout débat démocratique: la plupart des négociations internationales sur le commerce ou la régulation financière se produisent loin des gens, la mondialisation néo-libérale favorise la concentration de la diffusion de l'information dans les mains d</w:t>
        </w:r>
      </w:ins>
      <w:ins w:id="2576" w:author="user_skill40_mac31 DUPUIS" w:date="2013-07-01T13:10:00Z">
        <w:r w:rsidRPr="0063705E">
          <w:rPr>
            <w:rFonts w:cs="Arial"/>
            <w:szCs w:val="20"/>
            <w:rPrChange w:id="2577" w:author="user_skill40_mac31 DUPUIS" w:date="2013-07-01T13:18:00Z">
              <w:rPr>
                <w:rFonts w:cs="Arial"/>
                <w:sz w:val="24"/>
              </w:rPr>
            </w:rPrChange>
          </w:rPr>
          <w:t>e</w:t>
        </w:r>
      </w:ins>
      <w:ins w:id="2578" w:author="user_skill40_mac31 DUPUIS" w:date="2013-07-01T13:09:00Z">
        <w:r w:rsidRPr="0063705E">
          <w:rPr>
            <w:rFonts w:cs="Arial"/>
            <w:szCs w:val="20"/>
            <w:rPrChange w:id="2579" w:author="user_skill40_mac31 DUPUIS" w:date="2013-07-01T13:18:00Z">
              <w:rPr>
                <w:rFonts w:cs="Arial"/>
              </w:rPr>
            </w:rPrChange>
          </w:rPr>
          <w:t xml:space="preserve"> quelques conglomérats</w:t>
        </w:r>
      </w:ins>
      <w:ins w:id="2580" w:author="user_skill40_mac31 DUPUIS" w:date="2013-07-01T13:10:00Z">
        <w:r w:rsidRPr="0063705E">
          <w:rPr>
            <w:rFonts w:cs="Arial"/>
            <w:szCs w:val="20"/>
            <w:rPrChange w:id="2581" w:author="user_skill40_mac31 DUPUIS" w:date="2013-07-01T13:18:00Z">
              <w:rPr>
                <w:rFonts w:cs="Arial"/>
                <w:sz w:val="24"/>
              </w:rPr>
            </w:rPrChange>
          </w:rPr>
          <w:t>,</w:t>
        </w:r>
      </w:ins>
      <w:ins w:id="2582" w:author="user_skill40_mac31 DUPUIS" w:date="2013-07-01T13:09:00Z">
        <w:r w:rsidRPr="0063705E">
          <w:rPr>
            <w:rFonts w:cs="Arial"/>
            <w:szCs w:val="20"/>
            <w:rPrChange w:id="2583" w:author="user_skill40_mac31 DUPUIS" w:date="2013-07-01T13:18:00Z">
              <w:rPr>
                <w:rFonts w:cs="Arial"/>
              </w:rPr>
            </w:rPrChange>
          </w:rPr>
          <w:t xml:space="preserve"> des médias et d'Internet.</w:t>
        </w:r>
      </w:ins>
    </w:p>
    <w:p w14:paraId="6B8785F1" w14:textId="77777777" w:rsidR="006D004B" w:rsidRPr="0063705E" w:rsidRDefault="006D004B" w:rsidP="006D004B">
      <w:pPr>
        <w:rPr>
          <w:ins w:id="2584" w:author="user_skill40_mac31 DUPUIS" w:date="2013-07-01T13:09:00Z"/>
          <w:rFonts w:cs="Arial"/>
          <w:szCs w:val="20"/>
          <w:rPrChange w:id="2585" w:author="user_skill40_mac31 DUPUIS" w:date="2013-07-01T13:18:00Z">
            <w:rPr>
              <w:ins w:id="2586" w:author="user_skill40_mac31 DUPUIS" w:date="2013-07-01T13:09:00Z"/>
              <w:rFonts w:cs="Arial"/>
            </w:rPr>
          </w:rPrChange>
        </w:rPr>
      </w:pPr>
      <w:ins w:id="2587" w:author="user_skill40_mac31 DUPUIS" w:date="2013-07-01T13:09:00Z">
        <w:r w:rsidRPr="0063705E">
          <w:rPr>
            <w:rFonts w:cs="Arial"/>
            <w:szCs w:val="20"/>
            <w:rPrChange w:id="2588" w:author="user_skill40_mac31 DUPUIS" w:date="2013-07-01T13:18:00Z">
              <w:rPr>
                <w:rFonts w:cs="Arial"/>
              </w:rPr>
            </w:rPrChange>
          </w:rPr>
          <w:t>La commercialisation de toutes les sphères de la société réduit les gens à de simples consommateurs au détriment de leur citoyenneté.</w:t>
        </w:r>
      </w:ins>
    </w:p>
    <w:p w14:paraId="492A5F18" w14:textId="77777777" w:rsidR="006D004B" w:rsidRPr="0063705E" w:rsidRDefault="006D004B" w:rsidP="006D004B">
      <w:pPr>
        <w:rPr>
          <w:ins w:id="2589" w:author="user_skill40_mac31 DUPUIS" w:date="2013-07-01T13:09:00Z"/>
          <w:rFonts w:cs="Arial"/>
          <w:szCs w:val="20"/>
          <w:rPrChange w:id="2590" w:author="user_skill40_mac31 DUPUIS" w:date="2013-07-01T13:18:00Z">
            <w:rPr>
              <w:ins w:id="2591" w:author="user_skill40_mac31 DUPUIS" w:date="2013-07-01T13:09:00Z"/>
              <w:rFonts w:cs="Arial"/>
            </w:rPr>
          </w:rPrChange>
        </w:rPr>
      </w:pPr>
      <w:ins w:id="2592" w:author="user_skill40_mac31 DUPUIS" w:date="2013-07-01T13:09:00Z">
        <w:r w:rsidRPr="0063705E">
          <w:rPr>
            <w:rFonts w:cs="Arial"/>
            <w:szCs w:val="20"/>
            <w:rPrChange w:id="2593" w:author="user_skill40_mac31 DUPUIS" w:date="2013-07-01T13:18:00Z">
              <w:rPr>
                <w:rFonts w:cs="Arial"/>
              </w:rPr>
            </w:rPrChange>
          </w:rPr>
          <w:t>Et si, au cours des 30 dernières années, nous avons assisté à un enrichissement substantiel des détenteurs de capitaux au détriment de la grande majorité des salariés, avec une dégradation continue de l'état de notre planète.</w:t>
        </w:r>
      </w:ins>
    </w:p>
    <w:p w14:paraId="798EEEF6" w14:textId="50975662" w:rsidR="006D004B" w:rsidRPr="0063705E" w:rsidRDefault="006D004B" w:rsidP="006D004B">
      <w:pPr>
        <w:rPr>
          <w:ins w:id="2594" w:author="user_skill40_mac31 DUPUIS" w:date="2013-07-01T13:09:00Z"/>
          <w:rFonts w:cs="Arial"/>
          <w:szCs w:val="20"/>
          <w:rPrChange w:id="2595" w:author="user_skill40_mac31 DUPUIS" w:date="2013-07-01T13:18:00Z">
            <w:rPr>
              <w:ins w:id="2596" w:author="user_skill40_mac31 DUPUIS" w:date="2013-07-01T13:09:00Z"/>
              <w:rFonts w:cs="Arial"/>
            </w:rPr>
          </w:rPrChange>
        </w:rPr>
      </w:pPr>
      <w:ins w:id="2597" w:author="user_skill40_mac31 DUPUIS" w:date="2013-07-01T13:09:00Z">
        <w:r w:rsidRPr="0063705E">
          <w:rPr>
            <w:rFonts w:cs="Arial"/>
            <w:szCs w:val="20"/>
            <w:rPrChange w:id="2598" w:author="user_skill40_mac31 DUPUIS" w:date="2013-07-01T13:18:00Z">
              <w:rPr>
                <w:rFonts w:cs="Arial"/>
              </w:rPr>
            </w:rPrChange>
          </w:rPr>
          <w:t xml:space="preserve">Dans les pays de l'OCDE, la proportion de salariés dans les secteurs de production a diminué de 10% tandis que le rendement du capital a augmenté depuis le milieu des années 1970. Aux États-Unis, par exemple, 60% de la croissance enregistrée depuis 1980 a été capturé par </w:t>
        </w:r>
      </w:ins>
      <w:ins w:id="2599" w:author="user_skill40_mac31 DUPUIS" w:date="2013-07-01T13:11:00Z">
        <w:r w:rsidR="001D4042" w:rsidRPr="0063705E">
          <w:rPr>
            <w:rFonts w:cs="Arial"/>
            <w:szCs w:val="20"/>
            <w:rPrChange w:id="2600" w:author="user_skill40_mac31 DUPUIS" w:date="2013-07-01T13:18:00Z">
              <w:rPr>
                <w:rFonts w:cs="Arial"/>
                <w:sz w:val="24"/>
              </w:rPr>
            </w:rPrChange>
          </w:rPr>
          <w:t>1%</w:t>
        </w:r>
      </w:ins>
      <w:ins w:id="2601" w:author="user_skill40_mac31 DUPUIS" w:date="2013-07-01T13:09:00Z">
        <w:r w:rsidR="001D4042" w:rsidRPr="0063705E">
          <w:rPr>
            <w:rFonts w:cs="Arial"/>
            <w:szCs w:val="20"/>
            <w:rPrChange w:id="2602" w:author="user_skill40_mac31 DUPUIS" w:date="2013-07-01T13:18:00Z">
              <w:rPr>
                <w:rFonts w:cs="Arial"/>
                <w:sz w:val="24"/>
              </w:rPr>
            </w:rPrChange>
          </w:rPr>
          <w:t xml:space="preserve"> d</w:t>
        </w:r>
        <w:r w:rsidRPr="0063705E">
          <w:rPr>
            <w:rFonts w:cs="Arial"/>
            <w:szCs w:val="20"/>
            <w:rPrChange w:id="2603" w:author="user_skill40_mac31 DUPUIS" w:date="2013-07-01T13:18:00Z">
              <w:rPr>
                <w:rFonts w:cs="Arial"/>
              </w:rPr>
            </w:rPrChange>
          </w:rPr>
          <w:t>es plus riche</w:t>
        </w:r>
        <w:r w:rsidR="001D4042" w:rsidRPr="0063705E">
          <w:rPr>
            <w:rFonts w:cs="Arial"/>
            <w:szCs w:val="20"/>
            <w:rPrChange w:id="2604" w:author="user_skill40_mac31 DUPUIS" w:date="2013-07-01T13:18:00Z">
              <w:rPr>
                <w:rFonts w:cs="Arial"/>
                <w:sz w:val="24"/>
              </w:rPr>
            </w:rPrChange>
          </w:rPr>
          <w:t>s</w:t>
        </w:r>
        <w:r w:rsidRPr="0063705E">
          <w:rPr>
            <w:rFonts w:cs="Arial"/>
            <w:szCs w:val="20"/>
            <w:rPrChange w:id="2605" w:author="user_skill40_mac31 DUPUIS" w:date="2013-07-01T13:18:00Z">
              <w:rPr>
                <w:rFonts w:cs="Arial"/>
              </w:rPr>
            </w:rPrChange>
          </w:rPr>
          <w:t>.</w:t>
        </w:r>
      </w:ins>
    </w:p>
    <w:p w14:paraId="0479343A" w14:textId="77777777" w:rsidR="00A33BB9" w:rsidRPr="0063705E" w:rsidRDefault="00A33BB9" w:rsidP="00A33BB9">
      <w:pPr>
        <w:widowControl w:val="0"/>
        <w:autoSpaceDE w:val="0"/>
        <w:autoSpaceDN w:val="0"/>
        <w:adjustRightInd w:val="0"/>
        <w:ind w:right="1552"/>
        <w:rPr>
          <w:ins w:id="2606" w:author="user_skill40_mac31 DUPUIS" w:date="2013-07-01T12:30:00Z"/>
          <w:rFonts w:cs="Arial"/>
          <w:szCs w:val="20"/>
          <w:rPrChange w:id="2607" w:author="user_skill40_mac31 DUPUIS" w:date="2013-07-01T13:18:00Z">
            <w:rPr>
              <w:ins w:id="2608" w:author="user_skill40_mac31 DUPUIS" w:date="2013-07-01T12:30:00Z"/>
              <w:rFonts w:cs="Arial"/>
              <w:sz w:val="24"/>
            </w:rPr>
          </w:rPrChange>
        </w:rPr>
      </w:pPr>
    </w:p>
    <w:p w14:paraId="38D55117" w14:textId="77777777" w:rsidR="00A33BB9" w:rsidRPr="0063705E" w:rsidRDefault="00A33BB9" w:rsidP="00A33BB9">
      <w:pPr>
        <w:widowControl w:val="0"/>
        <w:autoSpaceDE w:val="0"/>
        <w:autoSpaceDN w:val="0"/>
        <w:adjustRightInd w:val="0"/>
        <w:ind w:right="1552"/>
        <w:rPr>
          <w:ins w:id="2609" w:author="user_skill40_mac31 DUPUIS" w:date="2013-07-01T12:30:00Z"/>
          <w:rFonts w:cs="Arial"/>
          <w:szCs w:val="20"/>
          <w:rPrChange w:id="2610" w:author="user_skill40_mac31 DUPUIS" w:date="2013-07-01T13:18:00Z">
            <w:rPr>
              <w:ins w:id="2611" w:author="user_skill40_mac31 DUPUIS" w:date="2013-07-01T12:30:00Z"/>
              <w:rFonts w:cs="Arial"/>
              <w:sz w:val="24"/>
            </w:rPr>
          </w:rPrChange>
        </w:rPr>
      </w:pPr>
    </w:p>
    <w:p w14:paraId="6A94A5C9" w14:textId="60272AA1" w:rsidR="00A33BB9" w:rsidRPr="0063705E" w:rsidRDefault="00A33BB9" w:rsidP="00A33BB9">
      <w:pPr>
        <w:widowControl w:val="0"/>
        <w:autoSpaceDE w:val="0"/>
        <w:autoSpaceDN w:val="0"/>
        <w:adjustRightInd w:val="0"/>
        <w:ind w:right="1552"/>
        <w:rPr>
          <w:ins w:id="2612" w:author="user_skill40_mac31 DUPUIS" w:date="2013-07-01T12:30:00Z"/>
          <w:rFonts w:cs="Arial"/>
          <w:bCs/>
          <w:color w:val="FF0000"/>
          <w:szCs w:val="20"/>
          <w:rPrChange w:id="2613" w:author="user_skill40_mac31 DUPUIS" w:date="2013-07-01T13:18:00Z">
            <w:rPr>
              <w:ins w:id="2614" w:author="user_skill40_mac31 DUPUIS" w:date="2013-07-01T12:30:00Z"/>
              <w:rFonts w:cs="Arial"/>
              <w:b/>
              <w:bCs/>
              <w:color w:val="FF0000"/>
            </w:rPr>
          </w:rPrChange>
        </w:rPr>
      </w:pPr>
      <w:ins w:id="2615" w:author="user_skill40_mac31 DUPUIS" w:date="2013-07-01T12:30:00Z">
        <w:r w:rsidRPr="0063705E">
          <w:rPr>
            <w:rFonts w:cs="Arial"/>
            <w:bCs/>
            <w:color w:val="FF0000"/>
            <w:szCs w:val="20"/>
            <w:rPrChange w:id="2616" w:author="user_skill40_mac31 DUPUIS" w:date="2013-07-01T13:18:00Z">
              <w:rPr>
                <w:rFonts w:cs="Arial"/>
                <w:b/>
                <w:bCs/>
                <w:color w:val="FF0000"/>
              </w:rPr>
            </w:rPrChange>
          </w:rPr>
          <w:t>(</w:t>
        </w:r>
      </w:ins>
      <w:ins w:id="2617" w:author="user_skill40_mac31 DUPUIS" w:date="2013-07-01T13:12:00Z">
        <w:r w:rsidR="001D4042" w:rsidRPr="0063705E">
          <w:rPr>
            <w:rFonts w:cs="Arial"/>
            <w:color w:val="FF0000"/>
            <w:szCs w:val="20"/>
            <w:rPrChange w:id="2618" w:author="user_skill40_mac31 DUPUIS" w:date="2013-07-01T13:18:00Z">
              <w:rPr>
                <w:rFonts w:cs="Arial"/>
              </w:rPr>
            </w:rPrChange>
          </w:rPr>
          <w:t>Légende pour les photos dans cet article: utiliser l'image de votre choix:</w:t>
        </w:r>
      </w:ins>
    </w:p>
    <w:p w14:paraId="63A90654" w14:textId="77777777" w:rsidR="00A33BB9" w:rsidRPr="0063705E" w:rsidRDefault="00A33BB9" w:rsidP="00A33BB9">
      <w:pPr>
        <w:pStyle w:val="Paragraphedeliste"/>
        <w:widowControl w:val="0"/>
        <w:numPr>
          <w:ilvl w:val="0"/>
          <w:numId w:val="10"/>
        </w:numPr>
        <w:autoSpaceDE w:val="0"/>
        <w:autoSpaceDN w:val="0"/>
        <w:adjustRightInd w:val="0"/>
        <w:ind w:right="1552"/>
        <w:rPr>
          <w:ins w:id="2619" w:author="user_skill40_mac31 DUPUIS" w:date="2013-07-01T12:30:00Z"/>
          <w:rFonts w:ascii="Arial" w:hAnsi="Arial" w:cs="Arial"/>
          <w:b/>
          <w:bCs/>
          <w:color w:val="FF0000"/>
          <w:rPrChange w:id="2620" w:author="user_skill40_mac31 DUPUIS" w:date="2013-07-01T13:18:00Z">
            <w:rPr>
              <w:ins w:id="2621" w:author="user_skill40_mac31 DUPUIS" w:date="2013-07-01T12:30:00Z"/>
              <w:rFonts w:ascii="Arial" w:hAnsi="Arial" w:cs="Arial"/>
              <w:b/>
              <w:bCs/>
              <w:color w:val="FF0000"/>
            </w:rPr>
          </w:rPrChange>
        </w:rPr>
      </w:pPr>
      <w:ins w:id="2622" w:author="user_skill40_mac31 DUPUIS" w:date="2013-07-01T12:30:00Z">
        <w:r w:rsidRPr="0063705E">
          <w:rPr>
            <w:rFonts w:ascii="Arial" w:hAnsi="Arial" w:cs="Arial"/>
            <w:b/>
            <w:bCs/>
            <w:color w:val="FF0000"/>
            <w:rPrChange w:id="2623" w:author="user_skill40_mac31 DUPUIS" w:date="2013-07-01T13:18:00Z">
              <w:rPr>
                <w:rFonts w:ascii="Arial" w:hAnsi="Arial" w:cs="Arial"/>
                <w:b/>
                <w:bCs/>
                <w:color w:val="FF0000"/>
              </w:rPr>
            </w:rPrChange>
          </w:rPr>
          <w:t>WSC2013_TP40_MOD1_PRE_EN_03.jpg</w:t>
        </w:r>
      </w:ins>
    </w:p>
    <w:p w14:paraId="6664BD73" w14:textId="77777777" w:rsidR="00A33BB9" w:rsidRPr="0063705E" w:rsidRDefault="00A33BB9" w:rsidP="00A33BB9">
      <w:pPr>
        <w:pStyle w:val="Paragraphedeliste"/>
        <w:widowControl w:val="0"/>
        <w:numPr>
          <w:ilvl w:val="0"/>
          <w:numId w:val="10"/>
        </w:numPr>
        <w:autoSpaceDE w:val="0"/>
        <w:autoSpaceDN w:val="0"/>
        <w:adjustRightInd w:val="0"/>
        <w:ind w:right="1552"/>
        <w:rPr>
          <w:ins w:id="2624" w:author="user_skill40_mac31 DUPUIS" w:date="2013-07-01T12:30:00Z"/>
          <w:rFonts w:ascii="Arial" w:hAnsi="Arial" w:cs="Arial"/>
          <w:b/>
          <w:bCs/>
          <w:color w:val="FF0000"/>
          <w:rPrChange w:id="2625" w:author="user_skill40_mac31 DUPUIS" w:date="2013-07-01T13:18:00Z">
            <w:rPr>
              <w:ins w:id="2626" w:author="user_skill40_mac31 DUPUIS" w:date="2013-07-01T12:30:00Z"/>
              <w:rFonts w:ascii="Arial" w:hAnsi="Arial" w:cs="Arial"/>
              <w:b/>
              <w:bCs/>
              <w:color w:val="FF0000"/>
            </w:rPr>
          </w:rPrChange>
        </w:rPr>
      </w:pPr>
      <w:ins w:id="2627" w:author="user_skill40_mac31 DUPUIS" w:date="2013-07-01T12:30:00Z">
        <w:r w:rsidRPr="0063705E">
          <w:rPr>
            <w:rFonts w:ascii="Arial" w:hAnsi="Arial" w:cs="Arial"/>
            <w:b/>
            <w:bCs/>
            <w:color w:val="FF0000"/>
            <w:rPrChange w:id="2628" w:author="user_skill40_mac31 DUPUIS" w:date="2013-07-01T13:18:00Z">
              <w:rPr>
                <w:rFonts w:ascii="Arial" w:hAnsi="Arial" w:cs="Arial"/>
                <w:b/>
                <w:bCs/>
                <w:color w:val="FF0000"/>
              </w:rPr>
            </w:rPrChange>
          </w:rPr>
          <w:t>WSC2013_TP40_MOD1_PRE_EN_05.jpg</w:t>
        </w:r>
      </w:ins>
    </w:p>
    <w:p w14:paraId="41C4C50F" w14:textId="77777777" w:rsidR="00A33BB9" w:rsidRPr="0063705E" w:rsidRDefault="00A33BB9" w:rsidP="00A33BB9">
      <w:pPr>
        <w:pStyle w:val="Paragraphedeliste"/>
        <w:widowControl w:val="0"/>
        <w:numPr>
          <w:ilvl w:val="0"/>
          <w:numId w:val="10"/>
        </w:numPr>
        <w:autoSpaceDE w:val="0"/>
        <w:autoSpaceDN w:val="0"/>
        <w:adjustRightInd w:val="0"/>
        <w:ind w:right="1552"/>
        <w:rPr>
          <w:ins w:id="2629" w:author="user_skill40_mac31 DUPUIS" w:date="2013-07-01T12:30:00Z"/>
          <w:rFonts w:ascii="Arial" w:hAnsi="Arial" w:cs="Arial"/>
          <w:b/>
          <w:bCs/>
          <w:color w:val="FF0000"/>
          <w:rPrChange w:id="2630" w:author="user_skill40_mac31 DUPUIS" w:date="2013-07-01T13:18:00Z">
            <w:rPr>
              <w:ins w:id="2631" w:author="user_skill40_mac31 DUPUIS" w:date="2013-07-01T12:30:00Z"/>
              <w:rFonts w:ascii="Arial" w:hAnsi="Arial" w:cs="Arial"/>
              <w:b/>
              <w:bCs/>
              <w:color w:val="FF0000"/>
            </w:rPr>
          </w:rPrChange>
        </w:rPr>
      </w:pPr>
      <w:ins w:id="2632" w:author="user_skill40_mac31 DUPUIS" w:date="2013-07-01T12:30:00Z">
        <w:r w:rsidRPr="0063705E">
          <w:rPr>
            <w:rFonts w:ascii="Arial" w:hAnsi="Arial" w:cs="Arial"/>
            <w:b/>
            <w:bCs/>
            <w:color w:val="FF0000"/>
            <w:rPrChange w:id="2633" w:author="user_skill40_mac31 DUPUIS" w:date="2013-07-01T13:18:00Z">
              <w:rPr>
                <w:rFonts w:ascii="Arial" w:hAnsi="Arial" w:cs="Arial"/>
                <w:b/>
                <w:bCs/>
                <w:color w:val="FF0000"/>
              </w:rPr>
            </w:rPrChange>
          </w:rPr>
          <w:t>WSC2013_TP40_MOD1_PRE_EN_06.jpg)</w:t>
        </w:r>
      </w:ins>
    </w:p>
    <w:p w14:paraId="34C8B9F3" w14:textId="77777777" w:rsidR="00A33BB9" w:rsidRPr="0063705E" w:rsidRDefault="00A33BB9" w:rsidP="00A33BB9">
      <w:pPr>
        <w:widowControl w:val="0"/>
        <w:autoSpaceDE w:val="0"/>
        <w:autoSpaceDN w:val="0"/>
        <w:adjustRightInd w:val="0"/>
        <w:ind w:right="1552"/>
        <w:rPr>
          <w:ins w:id="2634" w:author="user_skill40_mac31 DUPUIS" w:date="2013-07-01T12:30:00Z"/>
          <w:rFonts w:cs="Arial"/>
          <w:b/>
          <w:bCs/>
          <w:color w:val="FF0000"/>
          <w:szCs w:val="20"/>
          <w:rPrChange w:id="2635" w:author="user_skill40_mac31 DUPUIS" w:date="2013-07-01T13:18:00Z">
            <w:rPr>
              <w:ins w:id="2636" w:author="user_skill40_mac31 DUPUIS" w:date="2013-07-01T12:30:00Z"/>
              <w:rFonts w:cs="Arial"/>
              <w:b/>
              <w:bCs/>
              <w:color w:val="FF0000"/>
            </w:rPr>
          </w:rPrChange>
        </w:rPr>
      </w:pPr>
    </w:p>
    <w:p w14:paraId="4216C4A1" w14:textId="77777777" w:rsidR="0063705E" w:rsidRPr="0063705E" w:rsidRDefault="0063705E" w:rsidP="0063705E">
      <w:pPr>
        <w:rPr>
          <w:ins w:id="2637" w:author="user_skill40_mac31 DUPUIS" w:date="2013-07-01T13:15:00Z"/>
          <w:rFonts w:cs="Arial"/>
          <w:szCs w:val="20"/>
          <w:rPrChange w:id="2638" w:author="user_skill40_mac31 DUPUIS" w:date="2013-07-01T13:18:00Z">
            <w:rPr>
              <w:ins w:id="2639" w:author="user_skill40_mac31 DUPUIS" w:date="2013-07-01T13:15:00Z"/>
              <w:rFonts w:cs="Arial"/>
            </w:rPr>
          </w:rPrChange>
        </w:rPr>
      </w:pPr>
      <w:ins w:id="2640" w:author="user_skill40_mac31 DUPUIS" w:date="2013-07-01T13:15:00Z">
        <w:r w:rsidRPr="0063705E">
          <w:rPr>
            <w:rFonts w:cs="Arial"/>
            <w:szCs w:val="20"/>
            <w:rPrChange w:id="2641" w:author="user_skill40_mac31 DUPUIS" w:date="2013-07-01T13:18:00Z">
              <w:rPr>
                <w:rFonts w:cs="Arial"/>
              </w:rPr>
            </w:rPrChange>
          </w:rPr>
          <w:t>La mondialisation néo-libérale favorise la concentration de la diffusion de l'information.</w:t>
        </w:r>
      </w:ins>
    </w:p>
    <w:p w14:paraId="73CD561F" w14:textId="77777777" w:rsidR="00A33BB9" w:rsidRPr="0063705E" w:rsidRDefault="00A33BB9" w:rsidP="00A33BB9">
      <w:pPr>
        <w:widowControl w:val="0"/>
        <w:autoSpaceDE w:val="0"/>
        <w:autoSpaceDN w:val="0"/>
        <w:adjustRightInd w:val="0"/>
        <w:ind w:right="1552"/>
        <w:rPr>
          <w:ins w:id="2642" w:author="user_skill40_mac31 DUPUIS" w:date="2013-07-01T12:30:00Z"/>
          <w:rFonts w:cs="Arial"/>
          <w:szCs w:val="20"/>
          <w:rPrChange w:id="2643" w:author="user_skill40_mac31 DUPUIS" w:date="2013-07-01T13:18:00Z">
            <w:rPr>
              <w:ins w:id="2644" w:author="user_skill40_mac31 DUPUIS" w:date="2013-07-01T12:30:00Z"/>
              <w:rFonts w:cs="Arial"/>
              <w:sz w:val="24"/>
            </w:rPr>
          </w:rPrChange>
        </w:rPr>
      </w:pPr>
    </w:p>
    <w:p w14:paraId="276DD96D" w14:textId="4FBD1752" w:rsidR="00A33BB9" w:rsidRPr="0063705E" w:rsidRDefault="0063705E" w:rsidP="00A33BB9">
      <w:pPr>
        <w:widowControl w:val="0"/>
        <w:autoSpaceDE w:val="0"/>
        <w:autoSpaceDN w:val="0"/>
        <w:adjustRightInd w:val="0"/>
        <w:ind w:right="1552"/>
        <w:rPr>
          <w:ins w:id="2645" w:author="user_skill40_mac31 DUPUIS" w:date="2013-07-01T12:30:00Z"/>
          <w:rFonts w:cs="Arial"/>
          <w:color w:val="FF0000"/>
          <w:szCs w:val="20"/>
          <w:rPrChange w:id="2646" w:author="user_skill40_mac31 DUPUIS" w:date="2013-07-01T13:18:00Z">
            <w:rPr>
              <w:ins w:id="2647" w:author="user_skill40_mac31 DUPUIS" w:date="2013-07-01T12:30:00Z"/>
              <w:rFonts w:cs="Arial"/>
              <w:color w:val="FF0000"/>
              <w:sz w:val="24"/>
            </w:rPr>
          </w:rPrChange>
        </w:rPr>
      </w:pPr>
      <w:ins w:id="2648" w:author="user_skill40_mac31 DUPUIS" w:date="2013-07-01T12:30:00Z">
        <w:r w:rsidRPr="0063705E">
          <w:rPr>
            <w:rFonts w:cs="Arial"/>
            <w:color w:val="FF0000"/>
            <w:szCs w:val="20"/>
            <w:rPrChange w:id="2649" w:author="user_skill40_mac31 DUPUIS" w:date="2013-07-01T13:18:00Z">
              <w:rPr>
                <w:rFonts w:cs="Arial"/>
                <w:color w:val="FF0000"/>
                <w:sz w:val="24"/>
              </w:rPr>
            </w:rPrChange>
          </w:rPr>
          <w:t>(– Pages 8 et</w:t>
        </w:r>
        <w:r w:rsidR="00A33BB9" w:rsidRPr="0063705E">
          <w:rPr>
            <w:rFonts w:cs="Arial"/>
            <w:color w:val="FF0000"/>
            <w:szCs w:val="20"/>
            <w:rPrChange w:id="2650" w:author="user_skill40_mac31 DUPUIS" w:date="2013-07-01T13:18:00Z">
              <w:rPr>
                <w:rFonts w:cs="Arial"/>
                <w:color w:val="FF0000"/>
                <w:sz w:val="24"/>
              </w:rPr>
            </w:rPrChange>
          </w:rPr>
          <w:t xml:space="preserve"> 9)</w:t>
        </w:r>
      </w:ins>
    </w:p>
    <w:p w14:paraId="3C3AEF4F" w14:textId="77777777" w:rsidR="00A33BB9" w:rsidRPr="0063705E" w:rsidRDefault="00A33BB9" w:rsidP="00A33BB9">
      <w:pPr>
        <w:widowControl w:val="0"/>
        <w:autoSpaceDE w:val="0"/>
        <w:autoSpaceDN w:val="0"/>
        <w:adjustRightInd w:val="0"/>
        <w:ind w:right="1552"/>
        <w:rPr>
          <w:ins w:id="2651" w:author="user_skill40_mac31 DUPUIS" w:date="2013-07-01T12:30:00Z"/>
          <w:rFonts w:cs="Arial"/>
          <w:b/>
          <w:bCs/>
          <w:color w:val="FF0000"/>
          <w:szCs w:val="20"/>
          <w:rPrChange w:id="2652" w:author="user_skill40_mac31 DUPUIS" w:date="2013-07-01T13:18:00Z">
            <w:rPr>
              <w:ins w:id="2653" w:author="user_skill40_mac31 DUPUIS" w:date="2013-07-01T12:30:00Z"/>
              <w:rFonts w:cs="Arial"/>
              <w:b/>
              <w:bCs/>
              <w:color w:val="FF0000"/>
            </w:rPr>
          </w:rPrChange>
        </w:rPr>
      </w:pPr>
    </w:p>
    <w:p w14:paraId="3BFB72D4" w14:textId="77777777" w:rsidR="00A33BB9" w:rsidRPr="0063705E" w:rsidRDefault="00A33BB9" w:rsidP="00A33BB9">
      <w:pPr>
        <w:widowControl w:val="0"/>
        <w:autoSpaceDE w:val="0"/>
        <w:autoSpaceDN w:val="0"/>
        <w:adjustRightInd w:val="0"/>
        <w:ind w:right="1552"/>
        <w:rPr>
          <w:ins w:id="2654" w:author="user_skill40_mac31 DUPUIS" w:date="2013-07-01T12:30:00Z"/>
          <w:rFonts w:cs="Arial"/>
          <w:b/>
          <w:bCs/>
          <w:szCs w:val="20"/>
          <w:rPrChange w:id="2655" w:author="user_skill40_mac31 DUPUIS" w:date="2013-07-01T13:18:00Z">
            <w:rPr>
              <w:ins w:id="2656" w:author="user_skill40_mac31 DUPUIS" w:date="2013-07-01T12:30:00Z"/>
              <w:rFonts w:cs="Arial"/>
              <w:b/>
              <w:bCs/>
            </w:rPr>
          </w:rPrChange>
        </w:rPr>
      </w:pPr>
      <w:ins w:id="2657" w:author="user_skill40_mac31 DUPUIS" w:date="2013-07-01T12:30:00Z">
        <w:r w:rsidRPr="0063705E">
          <w:rPr>
            <w:rFonts w:cs="Arial"/>
            <w:b/>
            <w:bCs/>
            <w:color w:val="FF2712"/>
            <w:szCs w:val="20"/>
            <w:rPrChange w:id="2658" w:author="user_skill40_mac31 DUPUIS" w:date="2013-07-01T13:18:00Z">
              <w:rPr>
                <w:rFonts w:cs="Arial"/>
                <w:b/>
                <w:bCs/>
                <w:color w:val="FF2712"/>
              </w:rPr>
            </w:rPrChange>
          </w:rPr>
          <w:t>(Title: )</w:t>
        </w:r>
      </w:ins>
    </w:p>
    <w:p w14:paraId="387113A5" w14:textId="77777777" w:rsidR="00A33BB9" w:rsidRPr="0063705E" w:rsidRDefault="00A33BB9" w:rsidP="00A33BB9">
      <w:pPr>
        <w:widowControl w:val="0"/>
        <w:autoSpaceDE w:val="0"/>
        <w:autoSpaceDN w:val="0"/>
        <w:adjustRightInd w:val="0"/>
        <w:ind w:right="1552"/>
        <w:rPr>
          <w:ins w:id="2659" w:author="user_skill40_mac31 DUPUIS" w:date="2013-07-01T12:30:00Z"/>
          <w:rFonts w:cs="Arial"/>
          <w:szCs w:val="20"/>
          <w:rPrChange w:id="2660" w:author="user_skill40_mac31 DUPUIS" w:date="2013-07-01T13:18:00Z">
            <w:rPr>
              <w:ins w:id="2661" w:author="user_skill40_mac31 DUPUIS" w:date="2013-07-01T12:30:00Z"/>
              <w:rFonts w:cs="Arial"/>
            </w:rPr>
          </w:rPrChange>
        </w:rPr>
      </w:pPr>
      <w:ins w:id="2662" w:author="user_skill40_mac31 DUPUIS" w:date="2013-07-01T12:30:00Z">
        <w:r w:rsidRPr="0063705E">
          <w:rPr>
            <w:rFonts w:cs="Arial"/>
            <w:szCs w:val="20"/>
            <w:rPrChange w:id="2663" w:author="user_skill40_mac31 DUPUIS" w:date="2013-07-01T13:18:00Z">
              <w:rPr>
                <w:rFonts w:cs="Arial"/>
              </w:rPr>
            </w:rPrChange>
          </w:rPr>
          <w:t>Global Tax Justice:</w:t>
        </w:r>
      </w:ins>
    </w:p>
    <w:p w14:paraId="650B789B" w14:textId="77777777" w:rsidR="00A33BB9" w:rsidRPr="0063705E" w:rsidRDefault="00A33BB9" w:rsidP="00A33BB9">
      <w:pPr>
        <w:widowControl w:val="0"/>
        <w:autoSpaceDE w:val="0"/>
        <w:autoSpaceDN w:val="0"/>
        <w:adjustRightInd w:val="0"/>
        <w:ind w:right="1552"/>
        <w:rPr>
          <w:ins w:id="2664" w:author="user_skill40_mac31 DUPUIS" w:date="2013-07-01T12:30:00Z"/>
          <w:rFonts w:cs="Arial"/>
          <w:szCs w:val="20"/>
          <w:rPrChange w:id="2665" w:author="user_skill40_mac31 DUPUIS" w:date="2013-07-01T13:18:00Z">
            <w:rPr>
              <w:ins w:id="2666" w:author="user_skill40_mac31 DUPUIS" w:date="2013-07-01T12:30:00Z"/>
              <w:rFonts w:cs="Arial"/>
            </w:rPr>
          </w:rPrChange>
        </w:rPr>
      </w:pPr>
      <w:ins w:id="2667" w:author="user_skill40_mac31 DUPUIS" w:date="2013-07-01T12:30:00Z">
        <w:r w:rsidRPr="0063705E">
          <w:rPr>
            <w:rFonts w:cs="Arial"/>
            <w:szCs w:val="20"/>
            <w:rPrChange w:id="2668" w:author="user_skill40_mac31 DUPUIS" w:date="2013-07-01T13:18:00Z">
              <w:rPr>
                <w:rFonts w:cs="Arial"/>
              </w:rPr>
            </w:rPrChange>
          </w:rPr>
          <w:t>If everybody shares the burden, no one suffers.</w:t>
        </w:r>
      </w:ins>
    </w:p>
    <w:p w14:paraId="041EC015" w14:textId="77777777" w:rsidR="00A33BB9" w:rsidRPr="0063705E" w:rsidRDefault="00A33BB9" w:rsidP="00A33BB9">
      <w:pPr>
        <w:widowControl w:val="0"/>
        <w:autoSpaceDE w:val="0"/>
        <w:autoSpaceDN w:val="0"/>
        <w:adjustRightInd w:val="0"/>
        <w:ind w:right="1552"/>
        <w:rPr>
          <w:ins w:id="2669" w:author="user_skill40_mac31 DUPUIS" w:date="2013-07-01T12:30:00Z"/>
          <w:rFonts w:cs="Arial"/>
          <w:b/>
          <w:bCs/>
          <w:color w:val="FF0000"/>
          <w:szCs w:val="20"/>
          <w:rPrChange w:id="2670" w:author="user_skill40_mac31 DUPUIS" w:date="2013-07-01T13:18:00Z">
            <w:rPr>
              <w:ins w:id="2671" w:author="user_skill40_mac31 DUPUIS" w:date="2013-07-01T12:30:00Z"/>
              <w:rFonts w:cs="Arial"/>
              <w:b/>
              <w:bCs/>
              <w:color w:val="FF0000"/>
            </w:rPr>
          </w:rPrChange>
        </w:rPr>
      </w:pPr>
    </w:p>
    <w:p w14:paraId="2ABB9D14" w14:textId="77777777" w:rsidR="00A33BB9" w:rsidRPr="0063705E" w:rsidRDefault="00A33BB9" w:rsidP="00A33BB9">
      <w:pPr>
        <w:widowControl w:val="0"/>
        <w:autoSpaceDE w:val="0"/>
        <w:autoSpaceDN w:val="0"/>
        <w:adjustRightInd w:val="0"/>
        <w:ind w:right="1552"/>
        <w:rPr>
          <w:ins w:id="2672" w:author="user_skill40_mac31 DUPUIS" w:date="2013-07-01T12:30:00Z"/>
          <w:rFonts w:cs="Arial"/>
          <w:b/>
          <w:bCs/>
          <w:color w:val="FF0000"/>
          <w:szCs w:val="20"/>
          <w:rPrChange w:id="2673" w:author="user_skill40_mac31 DUPUIS" w:date="2013-07-01T13:18:00Z">
            <w:rPr>
              <w:ins w:id="2674" w:author="user_skill40_mac31 DUPUIS" w:date="2013-07-01T12:30:00Z"/>
              <w:rFonts w:cs="Arial"/>
              <w:b/>
              <w:bCs/>
              <w:color w:val="FF0000"/>
            </w:rPr>
          </w:rPrChange>
        </w:rPr>
      </w:pPr>
      <w:ins w:id="2675" w:author="user_skill40_mac31 DUPUIS" w:date="2013-07-01T12:30:00Z">
        <w:r w:rsidRPr="0063705E">
          <w:rPr>
            <w:rFonts w:cs="Arial"/>
            <w:b/>
            <w:bCs/>
            <w:color w:val="FF2712"/>
            <w:szCs w:val="20"/>
            <w:rPrChange w:id="2676" w:author="user_skill40_mac31 DUPUIS" w:date="2013-07-01T13:18:00Z">
              <w:rPr>
                <w:rFonts w:cs="Arial"/>
                <w:b/>
                <w:bCs/>
                <w:color w:val="FF2712"/>
              </w:rPr>
            </w:rPrChange>
          </w:rPr>
          <w:t>(Main text: )</w:t>
        </w:r>
      </w:ins>
    </w:p>
    <w:p w14:paraId="7A85CB9F" w14:textId="77777777" w:rsidR="00A33BB9" w:rsidRPr="0063705E" w:rsidRDefault="00A33BB9" w:rsidP="00A33BB9">
      <w:pPr>
        <w:widowControl w:val="0"/>
        <w:autoSpaceDE w:val="0"/>
        <w:autoSpaceDN w:val="0"/>
        <w:adjustRightInd w:val="0"/>
        <w:ind w:right="1552"/>
        <w:rPr>
          <w:ins w:id="2677" w:author="user_skill40_mac31 DUPUIS" w:date="2013-07-01T12:30:00Z"/>
          <w:rFonts w:cs="Arial"/>
          <w:b/>
          <w:bCs/>
          <w:szCs w:val="20"/>
          <w:rPrChange w:id="2678" w:author="user_skill40_mac31 DUPUIS" w:date="2013-07-01T13:18:00Z">
            <w:rPr>
              <w:ins w:id="2679" w:author="user_skill40_mac31 DUPUIS" w:date="2013-07-01T12:30:00Z"/>
              <w:rFonts w:cs="Arial"/>
              <w:b/>
              <w:bCs/>
            </w:rPr>
          </w:rPrChange>
        </w:rPr>
      </w:pPr>
    </w:p>
    <w:p w14:paraId="0DA58FC2" w14:textId="77777777" w:rsidR="0063705E" w:rsidRPr="0063705E" w:rsidRDefault="0063705E" w:rsidP="0063705E">
      <w:pPr>
        <w:rPr>
          <w:ins w:id="2680" w:author="user_skill40_mac31 DUPUIS" w:date="2013-07-01T13:17:00Z"/>
          <w:rFonts w:cs="Arial"/>
          <w:b/>
          <w:szCs w:val="20"/>
          <w:rPrChange w:id="2681" w:author="user_skill40_mac31 DUPUIS" w:date="2013-07-01T13:18:00Z">
            <w:rPr>
              <w:ins w:id="2682" w:author="user_skill40_mac31 DUPUIS" w:date="2013-07-01T13:17:00Z"/>
              <w:rFonts w:cs="Arial"/>
            </w:rPr>
          </w:rPrChange>
        </w:rPr>
      </w:pPr>
      <w:ins w:id="2683" w:author="user_skill40_mac31 DUPUIS" w:date="2013-07-01T13:17:00Z">
        <w:r w:rsidRPr="0063705E">
          <w:rPr>
            <w:rFonts w:cs="Arial"/>
            <w:b/>
            <w:szCs w:val="20"/>
            <w:rPrChange w:id="2684" w:author="user_skill40_mac31 DUPUIS" w:date="2013-07-01T13:18:00Z">
              <w:rPr>
                <w:rFonts w:cs="Arial"/>
              </w:rPr>
            </w:rPrChange>
          </w:rPr>
          <w:t>Comment est-ce arrivé?</w:t>
        </w:r>
      </w:ins>
    </w:p>
    <w:p w14:paraId="5F81EC06" w14:textId="77777777" w:rsidR="00A33BB9" w:rsidRPr="0063705E" w:rsidRDefault="00A33BB9" w:rsidP="00A33BB9">
      <w:pPr>
        <w:widowControl w:val="0"/>
        <w:autoSpaceDE w:val="0"/>
        <w:autoSpaceDN w:val="0"/>
        <w:adjustRightInd w:val="0"/>
        <w:ind w:right="1552"/>
        <w:rPr>
          <w:ins w:id="2685" w:author="user_skill40_mac31 DUPUIS" w:date="2013-07-01T12:30:00Z"/>
          <w:rFonts w:ascii="Helvetica" w:hAnsi="Helvetica" w:cs="Helvetica"/>
          <w:color w:val="231F20"/>
          <w:szCs w:val="20"/>
          <w:rPrChange w:id="2686" w:author="user_skill40_mac31 DUPUIS" w:date="2013-07-01T13:18:00Z">
            <w:rPr>
              <w:ins w:id="2687" w:author="user_skill40_mac31 DUPUIS" w:date="2013-07-01T12:30:00Z"/>
              <w:rFonts w:ascii="Helvetica" w:hAnsi="Helvetica" w:cs="Helvetica"/>
              <w:color w:val="231F20"/>
            </w:rPr>
          </w:rPrChange>
        </w:rPr>
      </w:pPr>
    </w:p>
    <w:p w14:paraId="1648811E" w14:textId="2E1BE699" w:rsidR="00A33BB9" w:rsidRPr="0051735E" w:rsidRDefault="0063705E" w:rsidP="0051735E">
      <w:pPr>
        <w:rPr>
          <w:ins w:id="2688" w:author="user_skill40_mac31 DUPUIS" w:date="2013-07-01T12:30:00Z"/>
          <w:rFonts w:cs="Arial"/>
          <w:szCs w:val="20"/>
          <w:rPrChange w:id="2689" w:author="user_skill40_mac31 DUPUIS" w:date="2013-07-01T13:22:00Z">
            <w:rPr>
              <w:ins w:id="2690" w:author="user_skill40_mac31 DUPUIS" w:date="2013-07-01T12:30:00Z"/>
              <w:rFonts w:ascii="Helvetica" w:hAnsi="Helvetica" w:cs="Helvetica"/>
              <w:color w:val="231F20"/>
            </w:rPr>
          </w:rPrChange>
        </w:rPr>
        <w:pPrChange w:id="2691" w:author="user_skill40_mac31 DUPUIS" w:date="2013-07-01T13:22:00Z">
          <w:pPr>
            <w:widowControl w:val="0"/>
            <w:autoSpaceDE w:val="0"/>
            <w:autoSpaceDN w:val="0"/>
            <w:adjustRightInd w:val="0"/>
            <w:ind w:right="1552"/>
          </w:pPr>
        </w:pPrChange>
      </w:pPr>
      <w:ins w:id="2692" w:author="user_skill40_mac31 DUPUIS" w:date="2013-07-01T13:17:00Z">
        <w:r w:rsidRPr="0063705E">
          <w:rPr>
            <w:rFonts w:cs="Arial"/>
            <w:szCs w:val="20"/>
            <w:rPrChange w:id="2693" w:author="user_skill40_mac31 DUPUIS" w:date="2013-07-01T13:18:00Z">
              <w:rPr>
                <w:rFonts w:cs="Arial"/>
              </w:rPr>
            </w:rPrChange>
          </w:rPr>
          <w:t xml:space="preserve">Dans les </w:t>
        </w:r>
        <w:r>
          <w:rPr>
            <w:rFonts w:cs="Arial"/>
            <w:szCs w:val="20"/>
            <w:rPrChange w:id="2694" w:author="user_skill40_mac31 DUPUIS" w:date="2013-07-01T13:18:00Z">
              <w:rPr>
                <w:rFonts w:cs="Arial"/>
                <w:szCs w:val="20"/>
              </w:rPr>
            </w:rPrChange>
          </w:rPr>
          <w:t>années soixante et soixante-dix, les capitaux</w:t>
        </w:r>
        <w:r w:rsidRPr="0063705E">
          <w:rPr>
            <w:rFonts w:cs="Arial"/>
            <w:szCs w:val="20"/>
            <w:rPrChange w:id="2695" w:author="user_skill40_mac31 DUPUIS" w:date="2013-07-01T13:18:00Z">
              <w:rPr>
                <w:rFonts w:cs="Arial"/>
              </w:rPr>
            </w:rPrChange>
          </w:rPr>
          <w:t xml:space="preserve"> n'étai</w:t>
        </w:r>
      </w:ins>
      <w:ins w:id="2696" w:author="user_skill40_mac31 DUPUIS" w:date="2013-07-01T13:18:00Z">
        <w:r>
          <w:rPr>
            <w:rFonts w:cs="Arial"/>
            <w:szCs w:val="20"/>
          </w:rPr>
          <w:t>en</w:t>
        </w:r>
      </w:ins>
      <w:ins w:id="2697" w:author="user_skill40_mac31 DUPUIS" w:date="2013-07-01T13:17:00Z">
        <w:r w:rsidRPr="0063705E">
          <w:rPr>
            <w:rFonts w:cs="Arial"/>
            <w:szCs w:val="20"/>
            <w:rPrChange w:id="2698" w:author="user_skill40_mac31 DUPUIS" w:date="2013-07-01T13:18:00Z">
              <w:rPr>
                <w:rFonts w:cs="Arial"/>
              </w:rPr>
            </w:rPrChange>
          </w:rPr>
          <w:t>t pas très mobile</w:t>
        </w:r>
      </w:ins>
      <w:ins w:id="2699" w:author="user_skill40_mac31 DUPUIS" w:date="2013-07-01T13:18:00Z">
        <w:r>
          <w:rPr>
            <w:rFonts w:cs="Arial"/>
            <w:szCs w:val="20"/>
          </w:rPr>
          <w:t>s</w:t>
        </w:r>
      </w:ins>
      <w:ins w:id="2700" w:author="user_skill40_mac31 DUPUIS" w:date="2013-07-01T13:17:00Z">
        <w:r w:rsidRPr="0063705E">
          <w:rPr>
            <w:rFonts w:cs="Arial"/>
            <w:szCs w:val="20"/>
            <w:rPrChange w:id="2701" w:author="user_skill40_mac31 DUPUIS" w:date="2013-07-01T13:18:00Z">
              <w:rPr>
                <w:rFonts w:cs="Arial"/>
              </w:rPr>
            </w:rPrChange>
          </w:rPr>
          <w:t>, un réseau serré de transfert de contrôle des capitaux entrav</w:t>
        </w:r>
      </w:ins>
      <w:ins w:id="2702" w:author="user_skill40_mac31 DUPUIS" w:date="2013-07-01T13:19:00Z">
        <w:r>
          <w:rPr>
            <w:rFonts w:cs="Arial"/>
            <w:szCs w:val="20"/>
          </w:rPr>
          <w:t>ait</w:t>
        </w:r>
      </w:ins>
      <w:ins w:id="2703" w:author="user_skill40_mac31 DUPUIS" w:date="2013-07-01T13:17:00Z">
        <w:r w:rsidRPr="0063705E">
          <w:rPr>
            <w:rFonts w:cs="Arial"/>
            <w:szCs w:val="20"/>
            <w:rPrChange w:id="2704" w:author="user_skill40_mac31 DUPUIS" w:date="2013-07-01T13:18:00Z">
              <w:rPr>
                <w:rFonts w:cs="Arial"/>
              </w:rPr>
            </w:rPrChange>
          </w:rPr>
          <w:t xml:space="preserve"> la libre circulation du deutschem</w:t>
        </w:r>
        <w:r>
          <w:rPr>
            <w:rFonts w:cs="Arial"/>
            <w:szCs w:val="20"/>
            <w:rPrChange w:id="2705" w:author="user_skill40_mac31 DUPUIS" w:date="2013-07-01T13:18:00Z">
              <w:rPr>
                <w:rFonts w:cs="Arial"/>
                <w:szCs w:val="20"/>
              </w:rPr>
            </w:rPrChange>
          </w:rPr>
          <w:t xml:space="preserve">ark, schilling, livre, etc. Grâce à cette limite </w:t>
        </w:r>
        <w:r w:rsidRPr="0063705E">
          <w:rPr>
            <w:rFonts w:cs="Arial"/>
            <w:szCs w:val="20"/>
            <w:rPrChange w:id="2706" w:author="user_skill40_mac31 DUPUIS" w:date="2013-07-01T13:18:00Z">
              <w:rPr>
                <w:rFonts w:cs="Arial"/>
              </w:rPr>
            </w:rPrChange>
          </w:rPr>
          <w:t xml:space="preserve">les </w:t>
        </w:r>
        <w:r>
          <w:rPr>
            <w:rFonts w:cs="Arial"/>
            <w:szCs w:val="20"/>
            <w:rPrChange w:id="2707" w:author="user_skill40_mac31 DUPUIS" w:date="2013-07-01T13:18:00Z">
              <w:rPr>
                <w:rFonts w:cs="Arial"/>
                <w:szCs w:val="20"/>
              </w:rPr>
            </w:rPrChange>
          </w:rPr>
          <w:t>taxes sur la</w:t>
        </w:r>
        <w:r w:rsidRPr="0063705E">
          <w:rPr>
            <w:rFonts w:cs="Arial"/>
            <w:szCs w:val="20"/>
            <w:rPrChange w:id="2708" w:author="user_skill40_mac31 DUPUIS" w:date="2013-07-01T13:18:00Z">
              <w:rPr>
                <w:rFonts w:cs="Arial"/>
              </w:rPr>
            </w:rPrChange>
          </w:rPr>
          <w:t xml:space="preserve"> fuite des capitaux était raisonnablement équitable. A cette époque</w:t>
        </w:r>
      </w:ins>
      <w:ins w:id="2709" w:author="user_skill40_mac31 DUPUIS" w:date="2013-07-01T13:20:00Z">
        <w:r>
          <w:rPr>
            <w:rFonts w:cs="Arial"/>
            <w:szCs w:val="20"/>
          </w:rPr>
          <w:t xml:space="preserve"> d’</w:t>
        </w:r>
      </w:ins>
      <w:ins w:id="2710" w:author="user_skill40_mac31 DUPUIS" w:date="2013-07-01T13:17:00Z">
        <w:r>
          <w:rPr>
            <w:rFonts w:cs="Arial"/>
            <w:szCs w:val="20"/>
            <w:rPrChange w:id="2711" w:author="user_skill40_mac31 DUPUIS" w:date="2013-07-01T13:18:00Z">
              <w:rPr>
                <w:rFonts w:cs="Arial"/>
                <w:szCs w:val="20"/>
              </w:rPr>
            </w:rPrChange>
          </w:rPr>
          <w:t>économie en plein essor,</w:t>
        </w:r>
      </w:ins>
      <w:ins w:id="2712" w:author="user_skill40_mac31 DUPUIS" w:date="2013-07-01T13:21:00Z">
        <w:r>
          <w:rPr>
            <w:rFonts w:cs="Arial"/>
            <w:szCs w:val="20"/>
          </w:rPr>
          <w:t xml:space="preserve"> </w:t>
        </w:r>
      </w:ins>
      <w:ins w:id="2713" w:author="user_skill40_mac31 DUPUIS" w:date="2013-07-01T13:17:00Z">
        <w:r>
          <w:rPr>
            <w:rFonts w:cs="Arial"/>
            <w:szCs w:val="20"/>
            <w:rPrChange w:id="2714" w:author="user_skill40_mac31 DUPUIS" w:date="2013-07-01T13:18:00Z">
              <w:rPr>
                <w:rFonts w:cs="Arial"/>
                <w:szCs w:val="20"/>
              </w:rPr>
            </w:rPrChange>
          </w:rPr>
          <w:t>elle</w:t>
        </w:r>
        <w:r w:rsidRPr="0063705E">
          <w:rPr>
            <w:rFonts w:cs="Arial"/>
            <w:szCs w:val="20"/>
            <w:rPrChange w:id="2715" w:author="user_skill40_mac31 DUPUIS" w:date="2013-07-01T13:18:00Z">
              <w:rPr>
                <w:rFonts w:cs="Arial"/>
              </w:rPr>
            </w:rPrChange>
          </w:rPr>
          <w:t xml:space="preserve"> a augmenté plus rapidement que dans les vingt dernières années, le plein emploi était à proximité et les différences de revenus a commencé à diminuer lentement. Ce scénario a changé à la fin des années soixante-dix quand les politiques néo-libérales comme le thatchérisme et Reaganomi</w:t>
        </w:r>
      </w:ins>
      <w:ins w:id="2716" w:author="user_skill40_mac31 DUPUIS" w:date="2013-07-01T13:21:00Z">
        <w:r w:rsidR="0051735E">
          <w:rPr>
            <w:rFonts w:cs="Arial"/>
            <w:szCs w:val="20"/>
          </w:rPr>
          <w:t>sme</w:t>
        </w:r>
      </w:ins>
      <w:ins w:id="2717" w:author="user_skill40_mac31 DUPUIS" w:date="2013-07-01T13:17:00Z">
        <w:r w:rsidRPr="0063705E">
          <w:rPr>
            <w:rFonts w:cs="Arial"/>
            <w:szCs w:val="20"/>
            <w:rPrChange w:id="2718" w:author="user_skill40_mac31 DUPUIS" w:date="2013-07-01T13:18:00Z">
              <w:rPr>
                <w:rFonts w:cs="Arial"/>
              </w:rPr>
            </w:rPrChange>
          </w:rPr>
          <w:t xml:space="preserve"> se sont établis dans le monde entier. Un des éléments fondamentaux du néo-libéralisme est la libre circulation des capitaux, mais une fois que le capital est totalement libre de se déplacer, il est difficile pour les ministres des Finances de l'imposer en conséquence.</w:t>
        </w:r>
      </w:ins>
    </w:p>
    <w:p w14:paraId="768E14B1" w14:textId="77777777" w:rsidR="00A33BB9" w:rsidRPr="0063705E" w:rsidRDefault="00A33BB9" w:rsidP="00A33BB9">
      <w:pPr>
        <w:widowControl w:val="0"/>
        <w:autoSpaceDE w:val="0"/>
        <w:autoSpaceDN w:val="0"/>
        <w:adjustRightInd w:val="0"/>
        <w:ind w:right="1552"/>
        <w:rPr>
          <w:ins w:id="2719" w:author="user_skill40_mac31 DUPUIS" w:date="2013-07-01T12:30:00Z"/>
          <w:rFonts w:ascii="Helvetica" w:hAnsi="Helvetica" w:cs="Helvetica"/>
          <w:color w:val="231F20"/>
          <w:szCs w:val="20"/>
          <w:rPrChange w:id="2720" w:author="user_skill40_mac31 DUPUIS" w:date="2013-07-01T13:18:00Z">
            <w:rPr>
              <w:ins w:id="2721" w:author="user_skill40_mac31 DUPUIS" w:date="2013-07-01T12:30:00Z"/>
              <w:rFonts w:ascii="Helvetica" w:hAnsi="Helvetica" w:cs="Helvetica"/>
              <w:color w:val="231F20"/>
            </w:rPr>
          </w:rPrChange>
        </w:rPr>
      </w:pPr>
    </w:p>
    <w:p w14:paraId="3A85450D" w14:textId="77777777" w:rsidR="0051735E" w:rsidRPr="0051735E" w:rsidRDefault="0051735E" w:rsidP="0051735E">
      <w:pPr>
        <w:rPr>
          <w:ins w:id="2722" w:author="user_skill40_mac31 DUPUIS" w:date="2013-07-01T13:22:00Z"/>
          <w:rFonts w:cs="Arial"/>
          <w:b/>
          <w:rPrChange w:id="2723" w:author="user_skill40_mac31 DUPUIS" w:date="2013-07-01T13:22:00Z">
            <w:rPr>
              <w:ins w:id="2724" w:author="user_skill40_mac31 DUPUIS" w:date="2013-07-01T13:22:00Z"/>
              <w:rFonts w:cs="Arial"/>
            </w:rPr>
          </w:rPrChange>
        </w:rPr>
      </w:pPr>
      <w:ins w:id="2725" w:author="user_skill40_mac31 DUPUIS" w:date="2013-07-01T13:22:00Z">
        <w:r w:rsidRPr="0051735E">
          <w:rPr>
            <w:rFonts w:cs="Arial"/>
            <w:b/>
            <w:rPrChange w:id="2726" w:author="user_skill40_mac31 DUPUIS" w:date="2013-07-01T13:22:00Z">
              <w:rPr>
                <w:rFonts w:cs="Arial"/>
              </w:rPr>
            </w:rPrChange>
          </w:rPr>
          <w:t>De plus en plus les paradis fiscaux</w:t>
        </w:r>
      </w:ins>
    </w:p>
    <w:p w14:paraId="3ADFDD90" w14:textId="77777777" w:rsidR="00A33BB9" w:rsidRPr="0063705E" w:rsidRDefault="00A33BB9" w:rsidP="00A33BB9">
      <w:pPr>
        <w:widowControl w:val="0"/>
        <w:autoSpaceDE w:val="0"/>
        <w:autoSpaceDN w:val="0"/>
        <w:adjustRightInd w:val="0"/>
        <w:ind w:right="1552"/>
        <w:rPr>
          <w:ins w:id="2727" w:author="user_skill40_mac31 DUPUIS" w:date="2013-07-01T12:30:00Z"/>
          <w:rFonts w:ascii="Helvetica" w:hAnsi="Helvetica" w:cs="Helvetica"/>
          <w:color w:val="231F20"/>
          <w:szCs w:val="20"/>
          <w:rPrChange w:id="2728" w:author="user_skill40_mac31 DUPUIS" w:date="2013-07-01T13:18:00Z">
            <w:rPr>
              <w:ins w:id="2729" w:author="user_skill40_mac31 DUPUIS" w:date="2013-07-01T12:30:00Z"/>
              <w:rFonts w:ascii="Helvetica" w:hAnsi="Helvetica" w:cs="Helvetica"/>
              <w:color w:val="231F20"/>
            </w:rPr>
          </w:rPrChange>
        </w:rPr>
      </w:pPr>
      <w:ins w:id="2730" w:author="user_skill40_mac31 DUPUIS" w:date="2013-07-01T12:30:00Z">
        <w:r w:rsidRPr="0063705E">
          <w:rPr>
            <w:rFonts w:ascii="Helvetica" w:hAnsi="Helvetica" w:cs="Helvetica"/>
            <w:color w:val="231F20"/>
            <w:szCs w:val="20"/>
            <w:rPrChange w:id="2731" w:author="user_skill40_mac31 DUPUIS" w:date="2013-07-01T13:18:00Z">
              <w:rPr>
                <w:rFonts w:ascii="Helvetica" w:hAnsi="Helvetica" w:cs="Helvetica"/>
                <w:color w:val="231F20"/>
              </w:rPr>
            </w:rPrChange>
          </w:rPr>
          <w:t xml:space="preserve"> </w:t>
        </w:r>
      </w:ins>
    </w:p>
    <w:p w14:paraId="24448628" w14:textId="7171A10B" w:rsidR="0051735E" w:rsidRPr="00443ADB" w:rsidRDefault="0051735E" w:rsidP="0051735E">
      <w:pPr>
        <w:rPr>
          <w:ins w:id="2732" w:author="user_skill40_mac31 DUPUIS" w:date="2013-07-01T13:22:00Z"/>
          <w:rFonts w:cs="Arial"/>
        </w:rPr>
      </w:pPr>
      <w:ins w:id="2733" w:author="user_skill40_mac31 DUPUIS" w:date="2013-07-01T13:22:00Z">
        <w:r w:rsidRPr="00443ADB">
          <w:rPr>
            <w:rFonts w:cs="Arial"/>
          </w:rPr>
          <w:t xml:space="preserve">Cela devient encore plus difficile lorsque, dans le cadre de la libéralisation, les paradis fiscaux apparaissent. Vous trouverez des paradis fiscaux non seulement dans les Caraïbes ou </w:t>
        </w:r>
        <w:r>
          <w:rPr>
            <w:rFonts w:cs="Arial"/>
          </w:rPr>
          <w:t>le</w:t>
        </w:r>
        <w:r w:rsidRPr="00443ADB">
          <w:rPr>
            <w:rFonts w:cs="Arial"/>
          </w:rPr>
          <w:t xml:space="preserve"> Pacifique (Bahamas, Samoa), mais aussi en plein milieu de l'Europe - Luxembourg, le Liechtenstein, Monaco, la Suisse et l'Autriche. Dans des paradis fiscaux</w:t>
        </w:r>
      </w:ins>
      <w:ins w:id="2734" w:author="user_skill40_mac31 DUPUIS" w:date="2013-07-01T13:23:00Z">
        <w:r>
          <w:rPr>
            <w:rFonts w:cs="Arial"/>
          </w:rPr>
          <w:t>, les</w:t>
        </w:r>
      </w:ins>
      <w:ins w:id="2735" w:author="user_skill40_mac31 DUPUIS" w:date="2013-07-01T13:22:00Z">
        <w:r>
          <w:rPr>
            <w:rFonts w:cs="Arial"/>
          </w:rPr>
          <w:t xml:space="preserve"> gains </w:t>
        </w:r>
      </w:ins>
      <w:ins w:id="2736" w:author="user_skill40_mac31 DUPUIS" w:date="2013-07-01T13:24:00Z">
        <w:r>
          <w:rPr>
            <w:rFonts w:cs="Arial"/>
          </w:rPr>
          <w:t xml:space="preserve">sur les capitaux </w:t>
        </w:r>
      </w:ins>
      <w:ins w:id="2737" w:author="user_skill40_mac31 DUPUIS" w:date="2013-07-01T13:22:00Z">
        <w:r>
          <w:rPr>
            <w:rFonts w:cs="Arial"/>
          </w:rPr>
          <w:t>et</w:t>
        </w:r>
        <w:r w:rsidRPr="00443ADB">
          <w:rPr>
            <w:rFonts w:cs="Arial"/>
          </w:rPr>
          <w:t xml:space="preserve"> la richesse financière </w:t>
        </w:r>
      </w:ins>
      <w:ins w:id="2738" w:author="user_skill40_mac31 DUPUIS" w:date="2013-07-01T13:27:00Z">
        <w:r>
          <w:rPr>
            <w:rFonts w:cs="Arial"/>
          </w:rPr>
          <w:t>permettent</w:t>
        </w:r>
      </w:ins>
      <w:ins w:id="2739" w:author="user_skill40_mac31 DUPUIS" w:date="2013-07-01T13:22:00Z">
        <w:r w:rsidRPr="00443ADB">
          <w:rPr>
            <w:rFonts w:cs="Arial"/>
          </w:rPr>
          <w:t xml:space="preserve"> d'économiser </w:t>
        </w:r>
      </w:ins>
      <w:ins w:id="2740" w:author="user_skill40_mac31 DUPUIS" w:date="2013-07-01T13:25:00Z">
        <w:r>
          <w:rPr>
            <w:rFonts w:cs="Arial"/>
          </w:rPr>
          <w:t>sur</w:t>
        </w:r>
      </w:ins>
      <w:ins w:id="2741" w:author="user_skill40_mac31 DUPUIS" w:date="2013-07-01T13:22:00Z">
        <w:r w:rsidRPr="00443ADB">
          <w:rPr>
            <w:rFonts w:cs="Arial"/>
          </w:rPr>
          <w:t xml:space="preserve"> l'impôt, </w:t>
        </w:r>
      </w:ins>
      <w:ins w:id="2742" w:author="user_skill40_mac31 DUPUIS" w:date="2013-07-01T13:27:00Z">
        <w:r>
          <w:rPr>
            <w:rFonts w:cs="Arial"/>
          </w:rPr>
          <w:t>car</w:t>
        </w:r>
      </w:ins>
      <w:ins w:id="2743" w:author="user_skill40_mac31 DUPUIS" w:date="2013-07-01T13:22:00Z">
        <w:r w:rsidRPr="00443ADB">
          <w:rPr>
            <w:rFonts w:cs="Arial"/>
          </w:rPr>
          <w:t xml:space="preserve"> les autorités financières </w:t>
        </w:r>
      </w:ins>
      <w:ins w:id="2744" w:author="user_skill40_mac31 DUPUIS" w:date="2013-07-01T13:25:00Z">
        <w:r>
          <w:rPr>
            <w:rFonts w:cs="Arial"/>
          </w:rPr>
          <w:t>des</w:t>
        </w:r>
      </w:ins>
      <w:ins w:id="2745" w:author="user_skill40_mac31 DUPUIS" w:date="2013-07-01T13:22:00Z">
        <w:r w:rsidRPr="00443ADB">
          <w:rPr>
            <w:rFonts w:cs="Arial"/>
          </w:rPr>
          <w:t xml:space="preserve"> pays d'origine ne </w:t>
        </w:r>
      </w:ins>
      <w:ins w:id="2746" w:author="user_skill40_mac31 DUPUIS" w:date="2013-07-01T13:25:00Z">
        <w:r>
          <w:rPr>
            <w:rFonts w:cs="Arial"/>
          </w:rPr>
          <w:t>diffusent pas l</w:t>
        </w:r>
      </w:ins>
      <w:ins w:id="2747" w:author="user_skill40_mac31 DUPUIS" w:date="2013-07-01T13:26:00Z">
        <w:r>
          <w:rPr>
            <w:rFonts w:cs="Arial"/>
          </w:rPr>
          <w:t xml:space="preserve">’information </w:t>
        </w:r>
      </w:ins>
      <w:ins w:id="2748" w:author="user_skill40_mac31 DUPUIS" w:date="2013-07-01T13:22:00Z">
        <w:r w:rsidRPr="00443ADB">
          <w:rPr>
            <w:rFonts w:cs="Arial"/>
          </w:rPr>
          <w:t>en raison du secret bancaire</w:t>
        </w:r>
      </w:ins>
      <w:ins w:id="2749" w:author="user_skill40_mac31 DUPUIS" w:date="2013-07-01T13:23:00Z">
        <w:r>
          <w:rPr>
            <w:rFonts w:cs="Arial"/>
          </w:rPr>
          <w:t>.</w:t>
        </w:r>
      </w:ins>
      <w:ins w:id="2750" w:author="user_skill40_mac31 DUPUIS" w:date="2013-07-01T13:22:00Z">
        <w:r w:rsidRPr="00443ADB">
          <w:rPr>
            <w:rFonts w:cs="Arial"/>
          </w:rPr>
          <w:t xml:space="preserve">Le résultat est que les profiteurs de la mondialisation contribuent de moins en moins </w:t>
        </w:r>
      </w:ins>
      <w:ins w:id="2751" w:author="user_skill40_mac31 DUPUIS" w:date="2013-07-01T13:28:00Z">
        <w:r>
          <w:rPr>
            <w:rFonts w:cs="Arial"/>
          </w:rPr>
          <w:t>à</w:t>
        </w:r>
      </w:ins>
      <w:ins w:id="2752" w:author="user_skill40_mac31 DUPUIS" w:date="2013-07-01T13:22:00Z">
        <w:r w:rsidRPr="00443ADB">
          <w:rPr>
            <w:rFonts w:cs="Arial"/>
          </w:rPr>
          <w:t xml:space="preserve"> nos biens communs - les hôpitaux, l'éducation, les transports publics, la protection de l'environnement, le sport et la culture.</w:t>
        </w:r>
      </w:ins>
    </w:p>
    <w:p w14:paraId="7360A129" w14:textId="77777777" w:rsidR="00A33BB9" w:rsidRPr="0063705E" w:rsidRDefault="00A33BB9" w:rsidP="00A33BB9">
      <w:pPr>
        <w:widowControl w:val="0"/>
        <w:autoSpaceDE w:val="0"/>
        <w:autoSpaceDN w:val="0"/>
        <w:adjustRightInd w:val="0"/>
        <w:ind w:right="1552"/>
        <w:rPr>
          <w:ins w:id="2753" w:author="user_skill40_mac31 DUPUIS" w:date="2013-07-01T12:30:00Z"/>
          <w:rFonts w:ascii="Helvetica" w:hAnsi="Helvetica" w:cs="Helvetica"/>
          <w:color w:val="231F20"/>
          <w:szCs w:val="20"/>
          <w:rPrChange w:id="2754" w:author="user_skill40_mac31 DUPUIS" w:date="2013-07-01T13:18:00Z">
            <w:rPr>
              <w:ins w:id="2755" w:author="user_skill40_mac31 DUPUIS" w:date="2013-07-01T12:30:00Z"/>
              <w:rFonts w:ascii="Helvetica" w:hAnsi="Helvetica" w:cs="Helvetica"/>
              <w:color w:val="231F20"/>
            </w:rPr>
          </w:rPrChange>
        </w:rPr>
      </w:pPr>
    </w:p>
    <w:p w14:paraId="10751CA0" w14:textId="77777777" w:rsidR="0051735E" w:rsidRPr="0051735E" w:rsidRDefault="0051735E" w:rsidP="0051735E">
      <w:pPr>
        <w:rPr>
          <w:ins w:id="2756" w:author="user_skill40_mac31 DUPUIS" w:date="2013-07-01T13:29:00Z"/>
          <w:rFonts w:cs="Arial"/>
          <w:b/>
          <w:rPrChange w:id="2757" w:author="user_skill40_mac31 DUPUIS" w:date="2013-07-01T13:29:00Z">
            <w:rPr>
              <w:ins w:id="2758" w:author="user_skill40_mac31 DUPUIS" w:date="2013-07-01T13:29:00Z"/>
              <w:rFonts w:cs="Arial"/>
            </w:rPr>
          </w:rPrChange>
        </w:rPr>
      </w:pPr>
      <w:ins w:id="2759" w:author="user_skill40_mac31 DUPUIS" w:date="2013-07-01T13:29:00Z">
        <w:r w:rsidRPr="0051735E">
          <w:rPr>
            <w:rFonts w:cs="Arial"/>
            <w:b/>
            <w:rPrChange w:id="2760" w:author="user_skill40_mac31 DUPUIS" w:date="2013-07-01T13:29:00Z">
              <w:rPr>
                <w:rFonts w:cs="Arial"/>
              </w:rPr>
            </w:rPrChange>
          </w:rPr>
          <w:t>La concurrence fiscale commence</w:t>
        </w:r>
      </w:ins>
    </w:p>
    <w:p w14:paraId="5272AB1B" w14:textId="77777777" w:rsidR="00A33BB9" w:rsidRPr="0063705E" w:rsidRDefault="00A33BB9" w:rsidP="00A33BB9">
      <w:pPr>
        <w:widowControl w:val="0"/>
        <w:autoSpaceDE w:val="0"/>
        <w:autoSpaceDN w:val="0"/>
        <w:adjustRightInd w:val="0"/>
        <w:ind w:right="1552"/>
        <w:rPr>
          <w:ins w:id="2761" w:author="user_skill40_mac31 DUPUIS" w:date="2013-07-01T12:30:00Z"/>
          <w:rFonts w:ascii="Helvetica" w:hAnsi="Helvetica" w:cs="Helvetica"/>
          <w:color w:val="231F20"/>
          <w:szCs w:val="20"/>
          <w:rPrChange w:id="2762" w:author="user_skill40_mac31 DUPUIS" w:date="2013-07-01T13:18:00Z">
            <w:rPr>
              <w:ins w:id="2763" w:author="user_skill40_mac31 DUPUIS" w:date="2013-07-01T12:30:00Z"/>
              <w:rFonts w:ascii="Helvetica" w:hAnsi="Helvetica" w:cs="Helvetica"/>
              <w:color w:val="231F20"/>
            </w:rPr>
          </w:rPrChange>
        </w:rPr>
      </w:pPr>
    </w:p>
    <w:p w14:paraId="323912C9" w14:textId="4655EFDB" w:rsidR="0051735E" w:rsidRPr="00443ADB" w:rsidRDefault="0051735E" w:rsidP="0051735E">
      <w:pPr>
        <w:rPr>
          <w:ins w:id="2764" w:author="user_skill40_mac31 DUPUIS" w:date="2013-07-01T13:29:00Z"/>
          <w:rFonts w:cs="Arial"/>
        </w:rPr>
      </w:pPr>
      <w:ins w:id="2765" w:author="user_skill40_mac31 DUPUIS" w:date="2013-07-01T13:29:00Z">
        <w:r w:rsidRPr="00443ADB">
          <w:rPr>
            <w:rFonts w:cs="Arial"/>
          </w:rPr>
          <w:t xml:space="preserve">Les paradis fiscaux attirent non seulement les fraudeurs, ils ont également mis la pression sur les autres pays pour réduire leurs taux d'imposition sur les revenus, les bénéfices et la richesse. Au cours des vingt dernières années, presque tous les pays ont été en compétition dans la réduction des impôts sur le revenu, les bénéfices et les gains en capital. Dans les pays industrialisés, la taxe moyenne sur les bénéfices des entreprises a chuté de 51% à 35% depuis 1985. </w:t>
        </w:r>
      </w:ins>
      <w:ins w:id="2766" w:author="user_skill40_mac31 DUPUIS" w:date="2013-07-01T13:30:00Z">
        <w:r>
          <w:rPr>
            <w:rFonts w:cs="Arial"/>
          </w:rPr>
          <w:t>L’</w:t>
        </w:r>
      </w:ins>
      <w:ins w:id="2767" w:author="user_skill40_mac31 DUPUIS" w:date="2013-07-01T13:29:00Z">
        <w:r>
          <w:rPr>
            <w:rFonts w:cs="Arial"/>
          </w:rPr>
          <w:t>i</w:t>
        </w:r>
        <w:r w:rsidRPr="00443ADB">
          <w:rPr>
            <w:rFonts w:cs="Arial"/>
          </w:rPr>
          <w:t>mpôt sur le rendement d'intérêt de 47% à 33% et la tranche supérieure d'impôt sur le revenu a chuté de 52% à 42%, et ce pr</w:t>
        </w:r>
        <w:r>
          <w:rPr>
            <w:rFonts w:cs="Arial"/>
          </w:rPr>
          <w:t>ocessus est loin d'être terminé</w:t>
        </w:r>
        <w:r w:rsidRPr="00443ADB">
          <w:rPr>
            <w:rFonts w:cs="Arial"/>
          </w:rPr>
          <w:t xml:space="preserve">. En effet, certains économistes estiment que dans le long terme, il ne sera pas possible d'imposer les bénéfices à tous. Pour certaines sociétés multinationales c'est déjà le cas - ils déposent leurs déclarations de revenus des bénéfices dans les paradis fiscaux, ils utilisent les niches fiscales ou parfois même </w:t>
        </w:r>
      </w:ins>
      <w:ins w:id="2768" w:author="user_skill40_mac31 DUPUIS" w:date="2013-07-01T13:31:00Z">
        <w:r w:rsidR="00F50B3C">
          <w:rPr>
            <w:rFonts w:cs="Arial"/>
          </w:rPr>
          <w:t>ils</w:t>
        </w:r>
      </w:ins>
      <w:ins w:id="2769" w:author="user_skill40_mac31 DUPUIS" w:date="2013-07-01T13:29:00Z">
        <w:r w:rsidRPr="00443ADB">
          <w:rPr>
            <w:rFonts w:cs="Arial"/>
          </w:rPr>
          <w:t xml:space="preserve"> manipule</w:t>
        </w:r>
      </w:ins>
      <w:ins w:id="2770" w:author="user_skill40_mac31 DUPUIS" w:date="2013-07-01T13:31:00Z">
        <w:r w:rsidR="00F50B3C">
          <w:rPr>
            <w:rFonts w:cs="Arial"/>
          </w:rPr>
          <w:t>nt</w:t>
        </w:r>
      </w:ins>
      <w:ins w:id="2771" w:author="user_skill40_mac31 DUPUIS" w:date="2013-07-01T13:29:00Z">
        <w:r w:rsidRPr="00443ADB">
          <w:rPr>
            <w:rFonts w:cs="Arial"/>
          </w:rPr>
          <w:t xml:space="preserve"> leurs bilans. Le résultat est qu'ils paient peu ou pas d'impôt où ils </w:t>
        </w:r>
      </w:ins>
      <w:ins w:id="2772" w:author="user_skill40_mac31 DUPUIS" w:date="2013-07-01T13:31:00Z">
        <w:r w:rsidR="00F50B3C">
          <w:rPr>
            <w:rFonts w:cs="Arial"/>
          </w:rPr>
          <w:t>opèr</w:t>
        </w:r>
      </w:ins>
      <w:ins w:id="2773" w:author="user_skill40_mac31 DUPUIS" w:date="2013-07-01T13:29:00Z">
        <w:r w:rsidRPr="00443ADB">
          <w:rPr>
            <w:rFonts w:cs="Arial"/>
          </w:rPr>
          <w:t>ent réellement. Quelques exemples pour l'Autriche: Creditanstalt (1998 et 99), le Spar AG (1997 et 98) et Shell Autriche (1977) ou le Immuno AG (1977). Ce n'est pas seulement injuste pour la communauté, mais aussi pour les petites et moyennes entreprises qui ne peuvent pas utiliser ces «poss</w:t>
        </w:r>
        <w:r w:rsidR="00F50B3C">
          <w:rPr>
            <w:rFonts w:cs="Arial"/>
          </w:rPr>
          <w:t xml:space="preserve">ibilités créatives» et souffrent </w:t>
        </w:r>
      </w:ins>
      <w:ins w:id="2774" w:author="user_skill40_mac31 DUPUIS" w:date="2013-07-01T13:32:00Z">
        <w:r w:rsidR="00F50B3C">
          <w:rPr>
            <w:rFonts w:cs="Arial"/>
          </w:rPr>
          <w:t>d’</w:t>
        </w:r>
      </w:ins>
      <w:ins w:id="2775" w:author="user_skill40_mac31 DUPUIS" w:date="2013-07-01T13:29:00Z">
        <w:r w:rsidRPr="00443ADB">
          <w:rPr>
            <w:rFonts w:cs="Arial"/>
          </w:rPr>
          <w:t>un désavantage concurrentiel injuste.</w:t>
        </w:r>
      </w:ins>
    </w:p>
    <w:p w14:paraId="3F5AD9A2" w14:textId="77777777" w:rsidR="00A33BB9" w:rsidRPr="00B50214" w:rsidRDefault="00A33BB9" w:rsidP="00A33BB9">
      <w:pPr>
        <w:widowControl w:val="0"/>
        <w:autoSpaceDE w:val="0"/>
        <w:autoSpaceDN w:val="0"/>
        <w:adjustRightInd w:val="0"/>
        <w:ind w:right="1552"/>
        <w:rPr>
          <w:ins w:id="2776" w:author="user_skill40_mac31 DUPUIS" w:date="2013-07-01T12:30:00Z"/>
          <w:rFonts w:cs="Arial"/>
          <w:b/>
          <w:bCs/>
          <w:color w:val="FF0000"/>
        </w:rPr>
      </w:pPr>
    </w:p>
    <w:p w14:paraId="1B5BFD30" w14:textId="704AF590" w:rsidR="00A33BB9" w:rsidRPr="00E3262A" w:rsidRDefault="00A33BB9" w:rsidP="00E3262A">
      <w:pPr>
        <w:rPr>
          <w:ins w:id="2777" w:author="user_skill40_mac31 DUPUIS" w:date="2013-07-01T12:30:00Z"/>
          <w:rFonts w:cs="Arial"/>
          <w:szCs w:val="20"/>
          <w:rPrChange w:id="2778" w:author="user_skill40_mac31 DUPUIS" w:date="2013-07-01T13:33:00Z">
            <w:rPr>
              <w:ins w:id="2779" w:author="user_skill40_mac31 DUPUIS" w:date="2013-07-01T12:30:00Z"/>
              <w:rFonts w:cs="Arial"/>
              <w:b/>
              <w:bCs/>
              <w:color w:val="FF0000"/>
            </w:rPr>
          </w:rPrChange>
        </w:rPr>
        <w:pPrChange w:id="2780" w:author="user_skill40_mac31 DUPUIS" w:date="2013-07-01T13:33:00Z">
          <w:pPr>
            <w:widowControl w:val="0"/>
            <w:autoSpaceDE w:val="0"/>
            <w:autoSpaceDN w:val="0"/>
            <w:adjustRightInd w:val="0"/>
            <w:ind w:right="1552"/>
          </w:pPr>
        </w:pPrChange>
      </w:pPr>
      <w:ins w:id="2781" w:author="user_skill40_mac31 DUPUIS" w:date="2013-07-01T12:30:00Z">
        <w:r w:rsidRPr="00E3262A">
          <w:rPr>
            <w:rFonts w:cs="Arial"/>
            <w:bCs/>
            <w:color w:val="FF0000"/>
            <w:szCs w:val="20"/>
            <w:rPrChange w:id="2782" w:author="user_skill40_mac31 DUPUIS" w:date="2013-07-01T13:33:00Z">
              <w:rPr>
                <w:rFonts w:cs="Arial"/>
                <w:b/>
                <w:bCs/>
                <w:color w:val="FF0000"/>
              </w:rPr>
            </w:rPrChange>
          </w:rPr>
          <w:t>(</w:t>
        </w:r>
      </w:ins>
      <w:ins w:id="2783" w:author="user_skill40_mac31 DUPUIS" w:date="2013-07-01T13:33:00Z">
        <w:r w:rsidR="00E3262A" w:rsidRPr="00E3262A">
          <w:rPr>
            <w:rFonts w:cs="Arial"/>
            <w:color w:val="FF0000"/>
            <w:szCs w:val="20"/>
            <w:rPrChange w:id="2784" w:author="user_skill40_mac31 DUPUIS" w:date="2013-07-01T13:33:00Z">
              <w:rPr>
                <w:rFonts w:cs="Arial"/>
              </w:rPr>
            </w:rPrChange>
          </w:rPr>
          <w:t>Légende pour les photos dans cet article: utiliser l'image de votre choix</w:t>
        </w:r>
        <w:r w:rsidR="00E3262A" w:rsidRPr="00E3262A">
          <w:rPr>
            <w:rFonts w:cs="Arial"/>
            <w:szCs w:val="20"/>
            <w:rPrChange w:id="2785" w:author="user_skill40_mac31 DUPUIS" w:date="2013-07-01T13:33:00Z">
              <w:rPr>
                <w:rFonts w:cs="Arial"/>
              </w:rPr>
            </w:rPrChange>
          </w:rPr>
          <w:t>:</w:t>
        </w:r>
      </w:ins>
    </w:p>
    <w:p w14:paraId="330CCC0B" w14:textId="77777777" w:rsidR="00A33BB9" w:rsidRPr="00E3262A" w:rsidRDefault="00A33BB9" w:rsidP="00A33BB9">
      <w:pPr>
        <w:pStyle w:val="Paragraphedeliste"/>
        <w:widowControl w:val="0"/>
        <w:numPr>
          <w:ilvl w:val="0"/>
          <w:numId w:val="10"/>
        </w:numPr>
        <w:autoSpaceDE w:val="0"/>
        <w:autoSpaceDN w:val="0"/>
        <w:adjustRightInd w:val="0"/>
        <w:ind w:right="1552"/>
        <w:rPr>
          <w:ins w:id="2786" w:author="user_skill40_mac31 DUPUIS" w:date="2013-07-01T12:30:00Z"/>
          <w:rFonts w:ascii="Arial" w:hAnsi="Arial" w:cs="Arial"/>
          <w:b/>
          <w:bCs/>
          <w:color w:val="FF0000"/>
          <w:rPrChange w:id="2787" w:author="user_skill40_mac31 DUPUIS" w:date="2013-07-01T13:33:00Z">
            <w:rPr>
              <w:ins w:id="2788" w:author="user_skill40_mac31 DUPUIS" w:date="2013-07-01T12:30:00Z"/>
              <w:rFonts w:ascii="Arial" w:hAnsi="Arial" w:cs="Arial"/>
              <w:b/>
              <w:bCs/>
              <w:color w:val="FF0000"/>
            </w:rPr>
          </w:rPrChange>
        </w:rPr>
      </w:pPr>
      <w:ins w:id="2789" w:author="user_skill40_mac31 DUPUIS" w:date="2013-07-01T12:30:00Z">
        <w:r w:rsidRPr="00E3262A">
          <w:rPr>
            <w:rFonts w:ascii="Arial" w:hAnsi="Arial" w:cs="Arial"/>
            <w:b/>
            <w:bCs/>
            <w:color w:val="FF0000"/>
            <w:rPrChange w:id="2790" w:author="user_skill40_mac31 DUPUIS" w:date="2013-07-01T13:33:00Z">
              <w:rPr>
                <w:rFonts w:ascii="Arial" w:hAnsi="Arial" w:cs="Arial"/>
                <w:b/>
                <w:bCs/>
                <w:color w:val="FF0000"/>
              </w:rPr>
            </w:rPrChange>
          </w:rPr>
          <w:t>WSC2013_TP40_MOD1_PRE_EN_01.jpg</w:t>
        </w:r>
      </w:ins>
    </w:p>
    <w:p w14:paraId="0CFC7EEB" w14:textId="77777777" w:rsidR="00A33BB9" w:rsidRPr="00E3262A" w:rsidRDefault="00A33BB9" w:rsidP="00A33BB9">
      <w:pPr>
        <w:pStyle w:val="Paragraphedeliste"/>
        <w:widowControl w:val="0"/>
        <w:numPr>
          <w:ilvl w:val="0"/>
          <w:numId w:val="10"/>
        </w:numPr>
        <w:autoSpaceDE w:val="0"/>
        <w:autoSpaceDN w:val="0"/>
        <w:adjustRightInd w:val="0"/>
        <w:ind w:right="1552"/>
        <w:rPr>
          <w:ins w:id="2791" w:author="user_skill40_mac31 DUPUIS" w:date="2013-07-01T12:30:00Z"/>
          <w:rFonts w:ascii="Arial" w:hAnsi="Arial" w:cs="Arial"/>
          <w:b/>
          <w:bCs/>
          <w:color w:val="FF0000"/>
          <w:rPrChange w:id="2792" w:author="user_skill40_mac31 DUPUIS" w:date="2013-07-01T13:33:00Z">
            <w:rPr>
              <w:ins w:id="2793" w:author="user_skill40_mac31 DUPUIS" w:date="2013-07-01T12:30:00Z"/>
              <w:rFonts w:ascii="Arial" w:hAnsi="Arial" w:cs="Arial"/>
              <w:b/>
              <w:bCs/>
              <w:color w:val="FF0000"/>
            </w:rPr>
          </w:rPrChange>
        </w:rPr>
      </w:pPr>
      <w:ins w:id="2794" w:author="user_skill40_mac31 DUPUIS" w:date="2013-07-01T12:30:00Z">
        <w:r w:rsidRPr="00E3262A">
          <w:rPr>
            <w:rFonts w:ascii="Arial" w:hAnsi="Arial" w:cs="Arial"/>
            <w:b/>
            <w:bCs/>
            <w:color w:val="FF0000"/>
            <w:rPrChange w:id="2795" w:author="user_skill40_mac31 DUPUIS" w:date="2013-07-01T13:33:00Z">
              <w:rPr>
                <w:rFonts w:ascii="Arial" w:hAnsi="Arial" w:cs="Arial"/>
                <w:b/>
                <w:bCs/>
                <w:color w:val="FF0000"/>
              </w:rPr>
            </w:rPrChange>
          </w:rPr>
          <w:t>WSC2013_TP40_MOD1_PRE_EN_02.jpg</w:t>
        </w:r>
      </w:ins>
    </w:p>
    <w:p w14:paraId="4D9DA455" w14:textId="77777777" w:rsidR="00A33BB9" w:rsidRPr="00E3262A" w:rsidRDefault="00A33BB9" w:rsidP="00A33BB9">
      <w:pPr>
        <w:pStyle w:val="Paragraphedeliste"/>
        <w:widowControl w:val="0"/>
        <w:numPr>
          <w:ilvl w:val="0"/>
          <w:numId w:val="10"/>
        </w:numPr>
        <w:autoSpaceDE w:val="0"/>
        <w:autoSpaceDN w:val="0"/>
        <w:adjustRightInd w:val="0"/>
        <w:ind w:right="1552"/>
        <w:rPr>
          <w:ins w:id="2796" w:author="user_skill40_mac31 DUPUIS" w:date="2013-07-01T12:30:00Z"/>
          <w:rFonts w:ascii="Arial" w:hAnsi="Arial" w:cs="Arial"/>
          <w:b/>
          <w:bCs/>
          <w:color w:val="FF0000"/>
          <w:rPrChange w:id="2797" w:author="user_skill40_mac31 DUPUIS" w:date="2013-07-01T13:33:00Z">
            <w:rPr>
              <w:ins w:id="2798" w:author="user_skill40_mac31 DUPUIS" w:date="2013-07-01T12:30:00Z"/>
              <w:rFonts w:ascii="Arial" w:hAnsi="Arial" w:cs="Arial"/>
              <w:b/>
              <w:bCs/>
              <w:color w:val="FF0000"/>
            </w:rPr>
          </w:rPrChange>
        </w:rPr>
      </w:pPr>
      <w:ins w:id="2799" w:author="user_skill40_mac31 DUPUIS" w:date="2013-07-01T12:30:00Z">
        <w:r w:rsidRPr="00E3262A">
          <w:rPr>
            <w:rFonts w:ascii="Arial" w:hAnsi="Arial" w:cs="Arial"/>
            <w:b/>
            <w:bCs/>
            <w:color w:val="FF0000"/>
            <w:rPrChange w:id="2800" w:author="user_skill40_mac31 DUPUIS" w:date="2013-07-01T13:33:00Z">
              <w:rPr>
                <w:rFonts w:ascii="Arial" w:hAnsi="Arial" w:cs="Arial"/>
                <w:b/>
                <w:bCs/>
                <w:color w:val="FF0000"/>
              </w:rPr>
            </w:rPrChange>
          </w:rPr>
          <w:t>WSC2013_TP40_MOD1_PRE_EN_03.jpg)</w:t>
        </w:r>
      </w:ins>
    </w:p>
    <w:p w14:paraId="33B63C1A" w14:textId="77777777" w:rsidR="00A33BB9" w:rsidRPr="00E3262A" w:rsidRDefault="00A33BB9" w:rsidP="00A33BB9">
      <w:pPr>
        <w:widowControl w:val="0"/>
        <w:autoSpaceDE w:val="0"/>
        <w:autoSpaceDN w:val="0"/>
        <w:adjustRightInd w:val="0"/>
        <w:ind w:right="1552"/>
        <w:rPr>
          <w:ins w:id="2801" w:author="user_skill40_mac31 DUPUIS" w:date="2013-07-01T12:30:00Z"/>
          <w:rFonts w:cs="Arial"/>
          <w:b/>
          <w:bCs/>
          <w:color w:val="FF0000"/>
          <w:szCs w:val="20"/>
          <w:rPrChange w:id="2802" w:author="user_skill40_mac31 DUPUIS" w:date="2013-07-01T13:33:00Z">
            <w:rPr>
              <w:ins w:id="2803" w:author="user_skill40_mac31 DUPUIS" w:date="2013-07-01T12:30:00Z"/>
              <w:rFonts w:cs="Arial"/>
              <w:b/>
              <w:bCs/>
              <w:color w:val="FF0000"/>
            </w:rPr>
          </w:rPrChange>
        </w:rPr>
      </w:pPr>
    </w:p>
    <w:p w14:paraId="7728727A" w14:textId="77777777" w:rsidR="00E3262A" w:rsidRPr="00443ADB" w:rsidRDefault="00E3262A" w:rsidP="00E3262A">
      <w:pPr>
        <w:rPr>
          <w:ins w:id="2804" w:author="user_skill40_mac31 DUPUIS" w:date="2013-07-01T13:34:00Z"/>
          <w:rFonts w:cs="Arial"/>
        </w:rPr>
      </w:pPr>
      <w:ins w:id="2805" w:author="user_skill40_mac31 DUPUIS" w:date="2013-07-01T13:34:00Z">
        <w:r w:rsidRPr="00443ADB">
          <w:rPr>
            <w:rFonts w:cs="Arial"/>
          </w:rPr>
          <w:t>Un des éléments fondamentaux du néo-libéralisme est la libre circulation des capitaux.</w:t>
        </w:r>
      </w:ins>
    </w:p>
    <w:p w14:paraId="547DE5FA" w14:textId="77777777" w:rsidR="00A33BB9" w:rsidRPr="00E3262A" w:rsidRDefault="00A33BB9" w:rsidP="00A33BB9">
      <w:pPr>
        <w:widowControl w:val="0"/>
        <w:autoSpaceDE w:val="0"/>
        <w:autoSpaceDN w:val="0"/>
        <w:adjustRightInd w:val="0"/>
        <w:ind w:right="1552"/>
        <w:rPr>
          <w:ins w:id="2806" w:author="user_skill40_mac31 DUPUIS" w:date="2013-07-01T12:30:00Z"/>
          <w:rFonts w:cs="Arial"/>
          <w:color w:val="FF0000"/>
          <w:szCs w:val="20"/>
          <w:rPrChange w:id="2807" w:author="user_skill40_mac31 DUPUIS" w:date="2013-07-01T13:33:00Z">
            <w:rPr>
              <w:ins w:id="2808" w:author="user_skill40_mac31 DUPUIS" w:date="2013-07-01T12:30:00Z"/>
              <w:rFonts w:cs="Arial"/>
              <w:color w:val="FF0000"/>
              <w:sz w:val="24"/>
            </w:rPr>
          </w:rPrChange>
        </w:rPr>
      </w:pPr>
    </w:p>
    <w:p w14:paraId="7CEC804F" w14:textId="77777777" w:rsidR="00A33BB9" w:rsidRPr="00E3262A" w:rsidRDefault="00A33BB9" w:rsidP="00A33BB9">
      <w:pPr>
        <w:widowControl w:val="0"/>
        <w:autoSpaceDE w:val="0"/>
        <w:autoSpaceDN w:val="0"/>
        <w:adjustRightInd w:val="0"/>
        <w:ind w:right="1552"/>
        <w:rPr>
          <w:ins w:id="2809" w:author="user_skill40_mac31 DUPUIS" w:date="2013-07-01T12:30:00Z"/>
          <w:rFonts w:cs="Arial"/>
          <w:color w:val="FF0000"/>
          <w:szCs w:val="20"/>
          <w:rPrChange w:id="2810" w:author="user_skill40_mac31 DUPUIS" w:date="2013-07-01T13:33:00Z">
            <w:rPr>
              <w:ins w:id="2811" w:author="user_skill40_mac31 DUPUIS" w:date="2013-07-01T12:30:00Z"/>
              <w:rFonts w:cs="Arial"/>
              <w:color w:val="FF0000"/>
              <w:sz w:val="24"/>
            </w:rPr>
          </w:rPrChange>
        </w:rPr>
      </w:pPr>
    </w:p>
    <w:p w14:paraId="18034466" w14:textId="65BC9CD4" w:rsidR="00A33BB9" w:rsidRPr="00E3262A" w:rsidRDefault="00E3262A" w:rsidP="00A33BB9">
      <w:pPr>
        <w:widowControl w:val="0"/>
        <w:autoSpaceDE w:val="0"/>
        <w:autoSpaceDN w:val="0"/>
        <w:adjustRightInd w:val="0"/>
        <w:ind w:right="1552"/>
        <w:rPr>
          <w:ins w:id="2812" w:author="user_skill40_mac31 DUPUIS" w:date="2013-07-01T12:30:00Z"/>
          <w:rFonts w:cs="Arial"/>
          <w:color w:val="FF0000"/>
          <w:szCs w:val="20"/>
          <w:rPrChange w:id="2813" w:author="user_skill40_mac31 DUPUIS" w:date="2013-07-01T13:33:00Z">
            <w:rPr>
              <w:ins w:id="2814" w:author="user_skill40_mac31 DUPUIS" w:date="2013-07-01T12:30:00Z"/>
              <w:rFonts w:cs="Arial"/>
              <w:color w:val="FF0000"/>
              <w:sz w:val="24"/>
            </w:rPr>
          </w:rPrChange>
        </w:rPr>
      </w:pPr>
      <w:ins w:id="2815" w:author="user_skill40_mac31 DUPUIS" w:date="2013-07-01T13:34:00Z">
        <w:r>
          <w:rPr>
            <w:rFonts w:cs="Arial"/>
            <w:color w:val="FF0000"/>
            <w:szCs w:val="20"/>
          </w:rPr>
          <w:t xml:space="preserve">GRAPHIQUE </w:t>
        </w:r>
      </w:ins>
      <w:ins w:id="2816" w:author="user_skill40_mac31 DUPUIS" w:date="2013-07-01T12:30:00Z">
        <w:r w:rsidR="00A33BB9" w:rsidRPr="00E3262A">
          <w:rPr>
            <w:rFonts w:cs="Arial"/>
            <w:color w:val="FF0000"/>
            <w:szCs w:val="20"/>
            <w:rPrChange w:id="2817" w:author="user_skill40_mac31 DUPUIS" w:date="2013-07-01T13:33:00Z">
              <w:rPr>
                <w:rFonts w:cs="Arial"/>
                <w:color w:val="FF0000"/>
                <w:sz w:val="24"/>
              </w:rPr>
            </w:rPrChange>
          </w:rPr>
          <w:t>(- INFOGRAPHIC)</w:t>
        </w:r>
      </w:ins>
    </w:p>
    <w:p w14:paraId="5063AD88" w14:textId="77777777" w:rsidR="00A33BB9" w:rsidRPr="00E3262A" w:rsidRDefault="00A33BB9" w:rsidP="00A33BB9">
      <w:pPr>
        <w:widowControl w:val="0"/>
        <w:autoSpaceDE w:val="0"/>
        <w:autoSpaceDN w:val="0"/>
        <w:adjustRightInd w:val="0"/>
        <w:ind w:right="1552"/>
        <w:rPr>
          <w:ins w:id="2818" w:author="user_skill40_mac31 DUPUIS" w:date="2013-07-01T12:30:00Z"/>
          <w:rFonts w:cs="Arial"/>
          <w:color w:val="FF0000"/>
          <w:szCs w:val="20"/>
          <w:rPrChange w:id="2819" w:author="user_skill40_mac31 DUPUIS" w:date="2013-07-01T13:33:00Z">
            <w:rPr>
              <w:ins w:id="2820" w:author="user_skill40_mac31 DUPUIS" w:date="2013-07-01T12:30:00Z"/>
              <w:rFonts w:cs="Arial"/>
              <w:color w:val="FF0000"/>
              <w:sz w:val="24"/>
            </w:rPr>
          </w:rPrChange>
        </w:rPr>
      </w:pPr>
    </w:p>
    <w:p w14:paraId="1B052841" w14:textId="0FD965D5" w:rsidR="00A33BB9" w:rsidRPr="00E3262A" w:rsidRDefault="00E3262A" w:rsidP="00A33BB9">
      <w:pPr>
        <w:widowControl w:val="0"/>
        <w:autoSpaceDE w:val="0"/>
        <w:autoSpaceDN w:val="0"/>
        <w:adjustRightInd w:val="0"/>
        <w:ind w:right="1552"/>
        <w:rPr>
          <w:ins w:id="2821" w:author="user_skill40_mac31 DUPUIS" w:date="2013-07-01T12:30:00Z"/>
          <w:rFonts w:cs="Arial"/>
          <w:color w:val="FF0000"/>
          <w:szCs w:val="20"/>
          <w:rPrChange w:id="2822" w:author="user_skill40_mac31 DUPUIS" w:date="2013-07-01T13:33:00Z">
            <w:rPr>
              <w:ins w:id="2823" w:author="user_skill40_mac31 DUPUIS" w:date="2013-07-01T12:30:00Z"/>
              <w:rFonts w:cs="Arial"/>
              <w:color w:val="FF0000"/>
              <w:sz w:val="24"/>
            </w:rPr>
          </w:rPrChange>
        </w:rPr>
      </w:pPr>
      <w:ins w:id="2824" w:author="user_skill40_mac31 DUPUIS" w:date="2013-07-01T13:34:00Z">
        <w:r>
          <w:rPr>
            <w:rFonts w:cs="Arial"/>
            <w:color w:val="FF0000"/>
            <w:szCs w:val="20"/>
          </w:rPr>
          <w:t xml:space="preserve">Titre </w:t>
        </w:r>
      </w:ins>
      <w:ins w:id="2825" w:author="user_skill40_mac31 DUPUIS" w:date="2013-07-01T12:30:00Z">
        <w:r w:rsidR="00A33BB9" w:rsidRPr="00E3262A">
          <w:rPr>
            <w:rFonts w:cs="Arial"/>
            <w:color w:val="FF0000"/>
            <w:szCs w:val="20"/>
            <w:rPrChange w:id="2826" w:author="user_skill40_mac31 DUPUIS" w:date="2013-07-01T13:33:00Z">
              <w:rPr>
                <w:rFonts w:cs="Arial"/>
                <w:color w:val="FF0000"/>
                <w:sz w:val="24"/>
              </w:rPr>
            </w:rPrChange>
          </w:rPr>
          <w:t>(title)</w:t>
        </w:r>
      </w:ins>
    </w:p>
    <w:p w14:paraId="20E76555" w14:textId="77777777" w:rsidR="00E3262A" w:rsidRPr="00443ADB" w:rsidRDefault="00E3262A" w:rsidP="00E3262A">
      <w:pPr>
        <w:rPr>
          <w:ins w:id="2827" w:author="user_skill40_mac31 DUPUIS" w:date="2013-07-01T13:34:00Z"/>
          <w:rFonts w:cs="Arial"/>
        </w:rPr>
      </w:pPr>
      <w:ins w:id="2828" w:author="user_skill40_mac31 DUPUIS" w:date="2013-07-01T13:34:00Z">
        <w:r w:rsidRPr="00443ADB">
          <w:rPr>
            <w:rFonts w:cs="Arial"/>
          </w:rPr>
          <w:t>Réduction du taux d'imposition sur les revenus, les bénéfices et la richesse dans les pays industrialisés</w:t>
        </w:r>
      </w:ins>
    </w:p>
    <w:p w14:paraId="26356626" w14:textId="77777777" w:rsidR="00A33BB9" w:rsidRPr="00E3262A" w:rsidRDefault="00A33BB9" w:rsidP="00A33BB9">
      <w:pPr>
        <w:widowControl w:val="0"/>
        <w:autoSpaceDE w:val="0"/>
        <w:autoSpaceDN w:val="0"/>
        <w:adjustRightInd w:val="0"/>
        <w:ind w:right="1552"/>
        <w:rPr>
          <w:ins w:id="2829" w:author="user_skill40_mac31 DUPUIS" w:date="2013-07-01T12:30:00Z"/>
          <w:rFonts w:cs="Arial"/>
          <w:color w:val="FF0000"/>
          <w:szCs w:val="20"/>
          <w:rPrChange w:id="2830" w:author="user_skill40_mac31 DUPUIS" w:date="2013-07-01T13:33:00Z">
            <w:rPr>
              <w:ins w:id="2831" w:author="user_skill40_mac31 DUPUIS" w:date="2013-07-01T12:30:00Z"/>
              <w:rFonts w:cs="Arial"/>
              <w:color w:val="FF0000"/>
              <w:sz w:val="24"/>
            </w:rPr>
          </w:rPrChange>
        </w:rPr>
      </w:pPr>
    </w:p>
    <w:p w14:paraId="699C7EF8" w14:textId="68272C12" w:rsidR="00A33BB9" w:rsidRPr="00E3262A" w:rsidRDefault="00E3262A" w:rsidP="00A33BB9">
      <w:pPr>
        <w:widowControl w:val="0"/>
        <w:autoSpaceDE w:val="0"/>
        <w:autoSpaceDN w:val="0"/>
        <w:adjustRightInd w:val="0"/>
        <w:ind w:right="1552"/>
        <w:rPr>
          <w:ins w:id="2832" w:author="user_skill40_mac31 DUPUIS" w:date="2013-07-01T12:30:00Z"/>
          <w:rFonts w:cs="Arial"/>
          <w:color w:val="FF0000"/>
          <w:szCs w:val="20"/>
          <w:rPrChange w:id="2833" w:author="user_skill40_mac31 DUPUIS" w:date="2013-07-01T13:33:00Z">
            <w:rPr>
              <w:ins w:id="2834" w:author="user_skill40_mac31 DUPUIS" w:date="2013-07-01T12:30:00Z"/>
              <w:rFonts w:cs="Arial"/>
              <w:color w:val="FF0000"/>
              <w:sz w:val="24"/>
            </w:rPr>
          </w:rPrChange>
        </w:rPr>
      </w:pPr>
      <w:ins w:id="2835" w:author="user_skill40_mac31 DUPUIS" w:date="2013-07-01T13:34:00Z">
        <w:r>
          <w:rPr>
            <w:rFonts w:cs="Arial"/>
            <w:color w:val="FF0000"/>
            <w:szCs w:val="20"/>
          </w:rPr>
          <w:t xml:space="preserve">Texte </w:t>
        </w:r>
      </w:ins>
      <w:ins w:id="2836" w:author="user_skill40_mac31 DUPUIS" w:date="2013-07-01T12:30:00Z">
        <w:r w:rsidR="00A33BB9" w:rsidRPr="00E3262A">
          <w:rPr>
            <w:rFonts w:cs="Arial"/>
            <w:color w:val="FF0000"/>
            <w:szCs w:val="20"/>
            <w:rPrChange w:id="2837" w:author="user_skill40_mac31 DUPUIS" w:date="2013-07-01T13:33:00Z">
              <w:rPr>
                <w:rFonts w:cs="Arial"/>
                <w:color w:val="FF0000"/>
                <w:sz w:val="24"/>
              </w:rPr>
            </w:rPrChange>
          </w:rPr>
          <w:t>(text)</w:t>
        </w:r>
      </w:ins>
    </w:p>
    <w:p w14:paraId="11A2068D" w14:textId="77777777" w:rsidR="00E3262A" w:rsidRPr="00443ADB" w:rsidRDefault="00E3262A" w:rsidP="00E3262A">
      <w:pPr>
        <w:rPr>
          <w:ins w:id="2838" w:author="user_skill40_mac31 DUPUIS" w:date="2013-07-01T13:35:00Z"/>
          <w:rFonts w:cs="Arial"/>
        </w:rPr>
      </w:pPr>
      <w:ins w:id="2839" w:author="user_skill40_mac31 DUPUIS" w:date="2013-07-01T13:35:00Z">
        <w:r w:rsidRPr="00443ADB">
          <w:rPr>
            <w:rFonts w:cs="Arial"/>
          </w:rPr>
          <w:t>L'imposition moyen sur les bénéfices des entreprises a chuté</w:t>
        </w:r>
      </w:ins>
    </w:p>
    <w:p w14:paraId="0FE1F72A" w14:textId="77777777" w:rsidR="00E3262A" w:rsidRPr="00443ADB" w:rsidRDefault="00E3262A" w:rsidP="00E3262A">
      <w:pPr>
        <w:rPr>
          <w:ins w:id="2840" w:author="user_skill40_mac31 DUPUIS" w:date="2013-07-01T13:35:00Z"/>
          <w:rFonts w:cs="Arial"/>
        </w:rPr>
      </w:pPr>
      <w:ins w:id="2841" w:author="user_skill40_mac31 DUPUIS" w:date="2013-07-01T13:35:00Z">
        <w:r w:rsidRPr="00443ADB">
          <w:rPr>
            <w:rFonts w:cs="Arial"/>
          </w:rPr>
          <w:t>51% à 35%</w:t>
        </w:r>
      </w:ins>
    </w:p>
    <w:p w14:paraId="6AD3B29D" w14:textId="77777777" w:rsidR="00E3262A" w:rsidRPr="00443ADB" w:rsidRDefault="00E3262A" w:rsidP="00E3262A">
      <w:pPr>
        <w:rPr>
          <w:ins w:id="2842" w:author="user_skill40_mac31 DUPUIS" w:date="2013-07-01T13:35:00Z"/>
          <w:rFonts w:cs="Arial"/>
        </w:rPr>
      </w:pPr>
    </w:p>
    <w:p w14:paraId="56781F41" w14:textId="77777777" w:rsidR="00E3262A" w:rsidRPr="00443ADB" w:rsidRDefault="00E3262A" w:rsidP="00E3262A">
      <w:pPr>
        <w:rPr>
          <w:ins w:id="2843" w:author="user_skill40_mac31 DUPUIS" w:date="2013-07-01T13:35:00Z"/>
          <w:rFonts w:cs="Arial"/>
        </w:rPr>
      </w:pPr>
      <w:ins w:id="2844" w:author="user_skill40_mac31 DUPUIS" w:date="2013-07-01T13:35:00Z">
        <w:r w:rsidRPr="00443ADB">
          <w:rPr>
            <w:rFonts w:cs="Arial"/>
          </w:rPr>
          <w:t>Impôt sur le rendement d'intérêt</w:t>
        </w:r>
      </w:ins>
    </w:p>
    <w:p w14:paraId="5953E1F2" w14:textId="77777777" w:rsidR="00E3262A" w:rsidRPr="00443ADB" w:rsidRDefault="00E3262A" w:rsidP="00E3262A">
      <w:pPr>
        <w:rPr>
          <w:ins w:id="2845" w:author="user_skill40_mac31 DUPUIS" w:date="2013-07-01T13:35:00Z"/>
          <w:rFonts w:cs="Arial"/>
        </w:rPr>
      </w:pPr>
      <w:ins w:id="2846" w:author="user_skill40_mac31 DUPUIS" w:date="2013-07-01T13:35:00Z">
        <w:r w:rsidRPr="00443ADB">
          <w:rPr>
            <w:rFonts w:cs="Arial"/>
          </w:rPr>
          <w:t>47% à 33%</w:t>
        </w:r>
      </w:ins>
    </w:p>
    <w:p w14:paraId="020FD8E2" w14:textId="77777777" w:rsidR="00E3262A" w:rsidRPr="00443ADB" w:rsidRDefault="00E3262A" w:rsidP="00E3262A">
      <w:pPr>
        <w:rPr>
          <w:ins w:id="2847" w:author="user_skill40_mac31 DUPUIS" w:date="2013-07-01T13:35:00Z"/>
          <w:rFonts w:cs="Arial"/>
        </w:rPr>
      </w:pPr>
    </w:p>
    <w:p w14:paraId="35001305" w14:textId="77777777" w:rsidR="00E3262A" w:rsidRPr="00443ADB" w:rsidRDefault="00E3262A" w:rsidP="00E3262A">
      <w:pPr>
        <w:rPr>
          <w:ins w:id="2848" w:author="user_skill40_mac31 DUPUIS" w:date="2013-07-01T13:35:00Z"/>
          <w:rFonts w:cs="Arial"/>
        </w:rPr>
      </w:pPr>
      <w:ins w:id="2849" w:author="user_skill40_mac31 DUPUIS" w:date="2013-07-01T13:35:00Z">
        <w:r w:rsidRPr="00443ADB">
          <w:rPr>
            <w:rFonts w:cs="Arial"/>
          </w:rPr>
          <w:t>La tranche supérieure d'impôt sur le revenu a chuté</w:t>
        </w:r>
      </w:ins>
    </w:p>
    <w:p w14:paraId="5EE67425" w14:textId="77777777" w:rsidR="00E3262A" w:rsidRPr="00443ADB" w:rsidRDefault="00E3262A" w:rsidP="00E3262A">
      <w:pPr>
        <w:rPr>
          <w:ins w:id="2850" w:author="user_skill40_mac31 DUPUIS" w:date="2013-07-01T13:35:00Z"/>
          <w:rFonts w:cs="Arial"/>
        </w:rPr>
      </w:pPr>
      <w:ins w:id="2851" w:author="user_skill40_mac31 DUPUIS" w:date="2013-07-01T13:35:00Z">
        <w:r w:rsidRPr="00443ADB">
          <w:rPr>
            <w:rFonts w:cs="Arial"/>
          </w:rPr>
          <w:t>52% à 42%</w:t>
        </w:r>
      </w:ins>
    </w:p>
    <w:p w14:paraId="4A028B4E" w14:textId="77777777" w:rsidR="00E3262A" w:rsidRPr="00443ADB" w:rsidRDefault="00E3262A" w:rsidP="00E3262A">
      <w:pPr>
        <w:rPr>
          <w:ins w:id="2852" w:author="user_skill40_mac31 DUPUIS" w:date="2013-07-01T13:35:00Z"/>
          <w:rFonts w:cs="Arial"/>
        </w:rPr>
      </w:pPr>
    </w:p>
    <w:p w14:paraId="5EA6FD56" w14:textId="783EFB22" w:rsidR="00E3262A" w:rsidRPr="00443ADB" w:rsidRDefault="00E3262A" w:rsidP="00E3262A">
      <w:pPr>
        <w:rPr>
          <w:ins w:id="2853" w:author="user_skill40_mac31 DUPUIS" w:date="2013-07-01T13:35:00Z"/>
          <w:rFonts w:cs="Arial"/>
        </w:rPr>
      </w:pPr>
      <w:ins w:id="2854" w:author="user_skill40_mac31 DUPUIS" w:date="2013-07-01T13:35:00Z">
        <w:r w:rsidRPr="00443ADB">
          <w:rPr>
            <w:rFonts w:cs="Arial"/>
          </w:rPr>
          <w:t xml:space="preserve">(Légende pour </w:t>
        </w:r>
        <w:r>
          <w:rPr>
            <w:rFonts w:cs="Arial"/>
          </w:rPr>
          <w:t>le graphique</w:t>
        </w:r>
        <w:r w:rsidRPr="00443ADB">
          <w:rPr>
            <w:rFonts w:cs="Arial"/>
          </w:rPr>
          <w:t>)</w:t>
        </w:r>
      </w:ins>
    </w:p>
    <w:p w14:paraId="4751A974" w14:textId="77777777" w:rsidR="00E3262A" w:rsidRPr="00443ADB" w:rsidRDefault="00E3262A" w:rsidP="00E3262A">
      <w:pPr>
        <w:rPr>
          <w:ins w:id="2855" w:author="user_skill40_mac31 DUPUIS" w:date="2013-07-01T13:35:00Z"/>
          <w:rFonts w:cs="Arial"/>
        </w:rPr>
      </w:pPr>
      <w:ins w:id="2856" w:author="user_skill40_mac31 DUPUIS" w:date="2013-07-01T13:35:00Z">
        <w:r w:rsidRPr="00443ADB">
          <w:rPr>
            <w:rFonts w:cs="Arial"/>
          </w:rPr>
          <w:t>Depuis 1985</w:t>
        </w:r>
      </w:ins>
    </w:p>
    <w:p w14:paraId="12D5469D" w14:textId="77777777" w:rsidR="00A33BB9" w:rsidRPr="00E3262A" w:rsidRDefault="00A33BB9" w:rsidP="00A33BB9">
      <w:pPr>
        <w:widowControl w:val="0"/>
        <w:autoSpaceDE w:val="0"/>
        <w:autoSpaceDN w:val="0"/>
        <w:adjustRightInd w:val="0"/>
        <w:ind w:right="1552"/>
        <w:rPr>
          <w:ins w:id="2857" w:author="user_skill40_mac31 DUPUIS" w:date="2013-07-01T12:30:00Z"/>
          <w:rFonts w:cs="Arial"/>
          <w:color w:val="FF0000"/>
          <w:szCs w:val="20"/>
          <w:rPrChange w:id="2858" w:author="user_skill40_mac31 DUPUIS" w:date="2013-07-01T13:33:00Z">
            <w:rPr>
              <w:ins w:id="2859" w:author="user_skill40_mac31 DUPUIS" w:date="2013-07-01T12:30:00Z"/>
              <w:rFonts w:cs="Arial"/>
              <w:color w:val="FF0000"/>
              <w:sz w:val="24"/>
            </w:rPr>
          </w:rPrChange>
        </w:rPr>
      </w:pPr>
    </w:p>
    <w:p w14:paraId="1B029FBF" w14:textId="77777777" w:rsidR="00A33BB9" w:rsidRPr="00E3262A" w:rsidRDefault="00A33BB9" w:rsidP="00A33BB9">
      <w:pPr>
        <w:widowControl w:val="0"/>
        <w:autoSpaceDE w:val="0"/>
        <w:autoSpaceDN w:val="0"/>
        <w:adjustRightInd w:val="0"/>
        <w:ind w:right="1552"/>
        <w:rPr>
          <w:ins w:id="2860" w:author="user_skill40_mac31 DUPUIS" w:date="2013-07-01T12:30:00Z"/>
          <w:rFonts w:cs="Arial"/>
          <w:color w:val="FF0000"/>
          <w:szCs w:val="20"/>
          <w:rPrChange w:id="2861" w:author="user_skill40_mac31 DUPUIS" w:date="2013-07-01T13:33:00Z">
            <w:rPr>
              <w:ins w:id="2862" w:author="user_skill40_mac31 DUPUIS" w:date="2013-07-01T12:30:00Z"/>
              <w:rFonts w:cs="Arial"/>
              <w:color w:val="FF0000"/>
              <w:sz w:val="24"/>
            </w:rPr>
          </w:rPrChange>
        </w:rPr>
      </w:pPr>
    </w:p>
    <w:p w14:paraId="4EB72A64" w14:textId="0A0D14F9" w:rsidR="00A33BB9" w:rsidRPr="00E3262A" w:rsidRDefault="00E3262A" w:rsidP="00A33BB9">
      <w:pPr>
        <w:widowControl w:val="0"/>
        <w:autoSpaceDE w:val="0"/>
        <w:autoSpaceDN w:val="0"/>
        <w:adjustRightInd w:val="0"/>
        <w:ind w:right="1552"/>
        <w:rPr>
          <w:ins w:id="2863" w:author="user_skill40_mac31 DUPUIS" w:date="2013-07-01T12:30:00Z"/>
          <w:rFonts w:cs="Arial"/>
          <w:color w:val="FF0000"/>
          <w:szCs w:val="20"/>
          <w:rPrChange w:id="2864" w:author="user_skill40_mac31 DUPUIS" w:date="2013-07-01T13:33:00Z">
            <w:rPr>
              <w:ins w:id="2865" w:author="user_skill40_mac31 DUPUIS" w:date="2013-07-01T12:30:00Z"/>
              <w:rFonts w:cs="Arial"/>
              <w:color w:val="FF0000"/>
              <w:sz w:val="24"/>
            </w:rPr>
          </w:rPrChange>
        </w:rPr>
      </w:pPr>
      <w:ins w:id="2866" w:author="user_skill40_mac31 DUPUIS" w:date="2013-07-01T13:35:00Z">
        <w:r>
          <w:rPr>
            <w:rFonts w:cs="Arial"/>
            <w:color w:val="FF0000"/>
            <w:szCs w:val="20"/>
          </w:rPr>
          <w:t xml:space="preserve">TABLEAU </w:t>
        </w:r>
      </w:ins>
      <w:ins w:id="2867" w:author="user_skill40_mac31 DUPUIS" w:date="2013-07-01T12:30:00Z">
        <w:r w:rsidR="00A33BB9" w:rsidRPr="00E3262A">
          <w:rPr>
            <w:rFonts w:cs="Arial"/>
            <w:color w:val="FF0000"/>
            <w:szCs w:val="20"/>
            <w:rPrChange w:id="2868" w:author="user_skill40_mac31 DUPUIS" w:date="2013-07-01T13:33:00Z">
              <w:rPr>
                <w:rFonts w:cs="Arial"/>
                <w:color w:val="FF0000"/>
                <w:sz w:val="24"/>
              </w:rPr>
            </w:rPrChange>
          </w:rPr>
          <w:t>( -TABLE)</w:t>
        </w:r>
      </w:ins>
    </w:p>
    <w:p w14:paraId="63E22D85" w14:textId="77777777" w:rsidR="00A33BB9" w:rsidRPr="00E3262A" w:rsidRDefault="00A33BB9" w:rsidP="00A33BB9">
      <w:pPr>
        <w:widowControl w:val="0"/>
        <w:autoSpaceDE w:val="0"/>
        <w:autoSpaceDN w:val="0"/>
        <w:adjustRightInd w:val="0"/>
        <w:ind w:right="1552"/>
        <w:rPr>
          <w:ins w:id="2869" w:author="user_skill40_mac31 DUPUIS" w:date="2013-07-01T12:30:00Z"/>
          <w:rFonts w:cs="Arial"/>
          <w:color w:val="FF0000"/>
          <w:szCs w:val="20"/>
          <w:rPrChange w:id="2870" w:author="user_skill40_mac31 DUPUIS" w:date="2013-07-01T13:33:00Z">
            <w:rPr>
              <w:ins w:id="2871" w:author="user_skill40_mac31 DUPUIS" w:date="2013-07-01T12:30:00Z"/>
              <w:rFonts w:cs="Arial"/>
              <w:color w:val="FF0000"/>
              <w:sz w:val="24"/>
            </w:rPr>
          </w:rPrChange>
        </w:rPr>
      </w:pPr>
    </w:p>
    <w:p w14:paraId="76F9366F" w14:textId="18CA20DE" w:rsidR="00A33BB9" w:rsidRPr="00E3262A" w:rsidRDefault="00E3262A" w:rsidP="00A33BB9">
      <w:pPr>
        <w:widowControl w:val="0"/>
        <w:autoSpaceDE w:val="0"/>
        <w:autoSpaceDN w:val="0"/>
        <w:adjustRightInd w:val="0"/>
        <w:ind w:right="1552"/>
        <w:rPr>
          <w:ins w:id="2872" w:author="user_skill40_mac31 DUPUIS" w:date="2013-07-01T12:30:00Z"/>
          <w:rFonts w:cs="Arial"/>
          <w:color w:val="FF0000"/>
          <w:szCs w:val="20"/>
          <w:rPrChange w:id="2873" w:author="user_skill40_mac31 DUPUIS" w:date="2013-07-01T13:33:00Z">
            <w:rPr>
              <w:ins w:id="2874" w:author="user_skill40_mac31 DUPUIS" w:date="2013-07-01T12:30:00Z"/>
              <w:rFonts w:cs="Arial"/>
              <w:color w:val="FF0000"/>
              <w:sz w:val="24"/>
            </w:rPr>
          </w:rPrChange>
        </w:rPr>
      </w:pPr>
      <w:ins w:id="2875" w:author="user_skill40_mac31 DUPUIS" w:date="2013-07-01T13:36:00Z">
        <w:r>
          <w:rPr>
            <w:rFonts w:cs="Arial"/>
            <w:color w:val="FF0000"/>
            <w:szCs w:val="20"/>
          </w:rPr>
          <w:t xml:space="preserve">Titre </w:t>
        </w:r>
      </w:ins>
      <w:ins w:id="2876" w:author="user_skill40_mac31 DUPUIS" w:date="2013-07-01T12:30:00Z">
        <w:r w:rsidR="00A33BB9" w:rsidRPr="00E3262A">
          <w:rPr>
            <w:rFonts w:cs="Arial"/>
            <w:color w:val="FF0000"/>
            <w:szCs w:val="20"/>
            <w:rPrChange w:id="2877" w:author="user_skill40_mac31 DUPUIS" w:date="2013-07-01T13:33:00Z">
              <w:rPr>
                <w:rFonts w:cs="Arial"/>
                <w:color w:val="FF0000"/>
                <w:sz w:val="24"/>
              </w:rPr>
            </w:rPrChange>
          </w:rPr>
          <w:t>(title)</w:t>
        </w:r>
      </w:ins>
    </w:p>
    <w:p w14:paraId="2D963099" w14:textId="77777777" w:rsidR="00E3262A" w:rsidRPr="00443ADB" w:rsidRDefault="00E3262A" w:rsidP="00E3262A">
      <w:pPr>
        <w:rPr>
          <w:ins w:id="2878" w:author="user_skill40_mac31 DUPUIS" w:date="2013-07-01T13:36:00Z"/>
          <w:rFonts w:cs="Arial"/>
        </w:rPr>
      </w:pPr>
      <w:ins w:id="2879" w:author="user_skill40_mac31 DUPUIS" w:date="2013-07-01T13:36:00Z">
        <w:r w:rsidRPr="00443ADB">
          <w:rPr>
            <w:rFonts w:cs="Arial"/>
          </w:rPr>
          <w:t>Les sociétés multinationales qui paient peu ou pas d'impôt</w:t>
        </w:r>
      </w:ins>
    </w:p>
    <w:p w14:paraId="07DF9662" w14:textId="77777777" w:rsidR="00A33BB9" w:rsidRPr="00E3262A" w:rsidRDefault="00A33BB9" w:rsidP="00A33BB9">
      <w:pPr>
        <w:widowControl w:val="0"/>
        <w:autoSpaceDE w:val="0"/>
        <w:autoSpaceDN w:val="0"/>
        <w:adjustRightInd w:val="0"/>
        <w:ind w:right="1552"/>
        <w:rPr>
          <w:ins w:id="2880" w:author="user_skill40_mac31 DUPUIS" w:date="2013-07-01T12:30:00Z"/>
          <w:rFonts w:cs="Arial"/>
          <w:color w:val="FF0000"/>
          <w:szCs w:val="20"/>
          <w:rPrChange w:id="2881" w:author="user_skill40_mac31 DUPUIS" w:date="2013-07-01T13:33:00Z">
            <w:rPr>
              <w:ins w:id="2882" w:author="user_skill40_mac31 DUPUIS" w:date="2013-07-01T12:30:00Z"/>
              <w:rFonts w:cs="Arial"/>
              <w:color w:val="FF0000"/>
              <w:sz w:val="24"/>
            </w:rPr>
          </w:rPrChange>
        </w:rPr>
      </w:pPr>
    </w:p>
    <w:p w14:paraId="2798DAB6" w14:textId="75D325A9" w:rsidR="00A33BB9" w:rsidRPr="00E3262A" w:rsidRDefault="00E3262A" w:rsidP="00A33BB9">
      <w:pPr>
        <w:widowControl w:val="0"/>
        <w:autoSpaceDE w:val="0"/>
        <w:autoSpaceDN w:val="0"/>
        <w:adjustRightInd w:val="0"/>
        <w:ind w:right="1552"/>
        <w:rPr>
          <w:ins w:id="2883" w:author="user_skill40_mac31 DUPUIS" w:date="2013-07-01T12:30:00Z"/>
          <w:rFonts w:cs="Arial"/>
          <w:color w:val="FF0000"/>
          <w:szCs w:val="20"/>
          <w:rPrChange w:id="2884" w:author="user_skill40_mac31 DUPUIS" w:date="2013-07-01T13:33:00Z">
            <w:rPr>
              <w:ins w:id="2885" w:author="user_skill40_mac31 DUPUIS" w:date="2013-07-01T12:30:00Z"/>
              <w:rFonts w:cs="Arial"/>
              <w:color w:val="FF0000"/>
              <w:sz w:val="24"/>
            </w:rPr>
          </w:rPrChange>
        </w:rPr>
      </w:pPr>
      <w:ins w:id="2886" w:author="user_skill40_mac31 DUPUIS" w:date="2013-07-01T13:36:00Z">
        <w:r>
          <w:rPr>
            <w:rFonts w:cs="Arial"/>
            <w:color w:val="FF0000"/>
            <w:szCs w:val="20"/>
          </w:rPr>
          <w:t xml:space="preserve">Texte </w:t>
        </w:r>
      </w:ins>
      <w:ins w:id="2887" w:author="user_skill40_mac31 DUPUIS" w:date="2013-07-01T12:30:00Z">
        <w:r w:rsidR="00A33BB9" w:rsidRPr="00E3262A">
          <w:rPr>
            <w:rFonts w:cs="Arial"/>
            <w:color w:val="FF0000"/>
            <w:szCs w:val="20"/>
            <w:rPrChange w:id="2888" w:author="user_skill40_mac31 DUPUIS" w:date="2013-07-01T13:33:00Z">
              <w:rPr>
                <w:rFonts w:cs="Arial"/>
                <w:color w:val="FF0000"/>
                <w:sz w:val="24"/>
              </w:rPr>
            </w:rPrChange>
          </w:rPr>
          <w:t>(text)</w:t>
        </w:r>
      </w:ins>
    </w:p>
    <w:p w14:paraId="3A02248E" w14:textId="2AC2C823" w:rsidR="00E3262A" w:rsidRPr="00443ADB" w:rsidRDefault="00E3262A" w:rsidP="00E3262A">
      <w:pPr>
        <w:rPr>
          <w:ins w:id="2889" w:author="user_skill40_mac31 DUPUIS" w:date="2013-07-01T13:36:00Z"/>
          <w:rFonts w:cs="Arial"/>
        </w:rPr>
      </w:pPr>
      <w:ins w:id="2890" w:author="user_skill40_mac31 DUPUIS" w:date="2013-07-01T13:36:00Z">
        <w:r w:rsidRPr="00443ADB">
          <w:rPr>
            <w:rFonts w:cs="Arial"/>
          </w:rPr>
          <w:t xml:space="preserve">Société </w:t>
        </w:r>
        <w:r>
          <w:rPr>
            <w:rFonts w:cs="Arial"/>
          </w:rPr>
          <w:tab/>
        </w:r>
        <w:r>
          <w:rPr>
            <w:rFonts w:cs="Arial"/>
          </w:rPr>
          <w:tab/>
        </w:r>
        <w:r w:rsidRPr="00443ADB">
          <w:rPr>
            <w:rFonts w:cs="Arial"/>
          </w:rPr>
          <w:t>Année</w:t>
        </w:r>
      </w:ins>
    </w:p>
    <w:p w14:paraId="7F413965" w14:textId="0D84A12A" w:rsidR="00E3262A" w:rsidRPr="00443ADB" w:rsidRDefault="00E3262A" w:rsidP="00E3262A">
      <w:pPr>
        <w:rPr>
          <w:ins w:id="2891" w:author="user_skill40_mac31 DUPUIS" w:date="2013-07-01T13:36:00Z"/>
          <w:rFonts w:cs="Arial"/>
        </w:rPr>
      </w:pPr>
      <w:ins w:id="2892" w:author="user_skill40_mac31 DUPUIS" w:date="2013-07-01T13:36:00Z">
        <w:r w:rsidRPr="00443ADB">
          <w:rPr>
            <w:rFonts w:cs="Arial"/>
          </w:rPr>
          <w:t xml:space="preserve">Creditanstalt </w:t>
        </w:r>
        <w:r>
          <w:rPr>
            <w:rFonts w:cs="Arial"/>
          </w:rPr>
          <w:tab/>
        </w:r>
        <w:r>
          <w:rPr>
            <w:rFonts w:cs="Arial"/>
          </w:rPr>
          <w:tab/>
        </w:r>
        <w:r w:rsidRPr="00443ADB">
          <w:rPr>
            <w:rFonts w:cs="Arial"/>
          </w:rPr>
          <w:t>1998,1999</w:t>
        </w:r>
      </w:ins>
    </w:p>
    <w:p w14:paraId="0443C16B" w14:textId="34276F72" w:rsidR="00E3262A" w:rsidRPr="00443ADB" w:rsidRDefault="00E3262A" w:rsidP="00E3262A">
      <w:pPr>
        <w:rPr>
          <w:ins w:id="2893" w:author="user_skill40_mac31 DUPUIS" w:date="2013-07-01T13:36:00Z"/>
          <w:rFonts w:cs="Arial"/>
        </w:rPr>
      </w:pPr>
      <w:ins w:id="2894" w:author="user_skill40_mac31 DUPUIS" w:date="2013-07-01T13:36:00Z">
        <w:r w:rsidRPr="00443ADB">
          <w:rPr>
            <w:rFonts w:cs="Arial"/>
          </w:rPr>
          <w:t xml:space="preserve">Spar AG </w:t>
        </w:r>
        <w:r>
          <w:rPr>
            <w:rFonts w:cs="Arial"/>
          </w:rPr>
          <w:tab/>
        </w:r>
        <w:r>
          <w:rPr>
            <w:rFonts w:cs="Arial"/>
          </w:rPr>
          <w:tab/>
        </w:r>
        <w:r w:rsidRPr="00443ADB">
          <w:rPr>
            <w:rFonts w:cs="Arial"/>
          </w:rPr>
          <w:t>1997, 1998</w:t>
        </w:r>
      </w:ins>
    </w:p>
    <w:p w14:paraId="365FE4BD" w14:textId="67EB422D" w:rsidR="00E3262A" w:rsidRPr="00443ADB" w:rsidRDefault="00E3262A" w:rsidP="00E3262A">
      <w:pPr>
        <w:rPr>
          <w:ins w:id="2895" w:author="user_skill40_mac31 DUPUIS" w:date="2013-07-01T13:36:00Z"/>
          <w:rFonts w:cs="Arial"/>
        </w:rPr>
      </w:pPr>
      <w:ins w:id="2896" w:author="user_skill40_mac31 DUPUIS" w:date="2013-07-01T13:36:00Z">
        <w:r w:rsidRPr="00443ADB">
          <w:rPr>
            <w:rFonts w:cs="Arial"/>
          </w:rPr>
          <w:t xml:space="preserve">Shell Autriche </w:t>
        </w:r>
        <w:r>
          <w:rPr>
            <w:rFonts w:cs="Arial"/>
          </w:rPr>
          <w:tab/>
        </w:r>
        <w:r>
          <w:rPr>
            <w:rFonts w:cs="Arial"/>
          </w:rPr>
          <w:tab/>
        </w:r>
        <w:r w:rsidRPr="00443ADB">
          <w:rPr>
            <w:rFonts w:cs="Arial"/>
          </w:rPr>
          <w:t>1977</w:t>
        </w:r>
      </w:ins>
    </w:p>
    <w:p w14:paraId="17D6E959" w14:textId="4756A96A" w:rsidR="00E3262A" w:rsidRPr="00443ADB" w:rsidRDefault="00E3262A" w:rsidP="00E3262A">
      <w:pPr>
        <w:rPr>
          <w:ins w:id="2897" w:author="user_skill40_mac31 DUPUIS" w:date="2013-07-01T13:36:00Z"/>
          <w:rFonts w:cs="Arial"/>
        </w:rPr>
      </w:pPr>
      <w:ins w:id="2898" w:author="user_skill40_mac31 DUPUIS" w:date="2013-07-01T13:36:00Z">
        <w:r w:rsidRPr="00443ADB">
          <w:rPr>
            <w:rFonts w:cs="Arial"/>
          </w:rPr>
          <w:t xml:space="preserve">Immuno AG </w:t>
        </w:r>
        <w:r>
          <w:rPr>
            <w:rFonts w:cs="Arial"/>
          </w:rPr>
          <w:tab/>
        </w:r>
        <w:r>
          <w:rPr>
            <w:rFonts w:cs="Arial"/>
          </w:rPr>
          <w:tab/>
        </w:r>
        <w:r w:rsidRPr="00443ADB">
          <w:rPr>
            <w:rFonts w:cs="Arial"/>
          </w:rPr>
          <w:t>1977</w:t>
        </w:r>
      </w:ins>
    </w:p>
    <w:p w14:paraId="3067DFF6" w14:textId="77777777" w:rsidR="00A33BB9" w:rsidRPr="00E3262A" w:rsidRDefault="00A33BB9" w:rsidP="00A33BB9">
      <w:pPr>
        <w:widowControl w:val="0"/>
        <w:autoSpaceDE w:val="0"/>
        <w:autoSpaceDN w:val="0"/>
        <w:adjustRightInd w:val="0"/>
        <w:ind w:right="1552"/>
        <w:rPr>
          <w:ins w:id="2899" w:author="user_skill40_mac31 DUPUIS" w:date="2013-07-01T12:30:00Z"/>
          <w:rFonts w:cs="Arial"/>
          <w:color w:val="FF0000"/>
          <w:szCs w:val="20"/>
          <w:rPrChange w:id="2900" w:author="user_skill40_mac31 DUPUIS" w:date="2013-07-01T13:33:00Z">
            <w:rPr>
              <w:ins w:id="2901" w:author="user_skill40_mac31 DUPUIS" w:date="2013-07-01T12:30:00Z"/>
              <w:rFonts w:cs="Arial"/>
              <w:color w:val="FF0000"/>
              <w:sz w:val="24"/>
            </w:rPr>
          </w:rPrChange>
        </w:rPr>
      </w:pPr>
    </w:p>
    <w:p w14:paraId="1C07B5CA" w14:textId="27FE3120" w:rsidR="00A33BB9" w:rsidRPr="00E3262A" w:rsidRDefault="00A33BB9" w:rsidP="00A33BB9">
      <w:pPr>
        <w:widowControl w:val="0"/>
        <w:autoSpaceDE w:val="0"/>
        <w:autoSpaceDN w:val="0"/>
        <w:adjustRightInd w:val="0"/>
        <w:ind w:right="1552"/>
        <w:rPr>
          <w:ins w:id="2902" w:author="user_skill40_mac31 DUPUIS" w:date="2013-07-01T12:30:00Z"/>
          <w:rFonts w:cs="Arial"/>
          <w:color w:val="FF0000"/>
          <w:szCs w:val="20"/>
          <w:rPrChange w:id="2903" w:author="user_skill40_mac31 DUPUIS" w:date="2013-07-01T13:37:00Z">
            <w:rPr>
              <w:ins w:id="2904" w:author="user_skill40_mac31 DUPUIS" w:date="2013-07-01T12:30:00Z"/>
              <w:rFonts w:cs="Arial"/>
              <w:color w:val="FF0000"/>
              <w:sz w:val="24"/>
            </w:rPr>
          </w:rPrChange>
        </w:rPr>
      </w:pPr>
      <w:ins w:id="2905" w:author="user_skill40_mac31 DUPUIS" w:date="2013-07-01T12:30:00Z">
        <w:r w:rsidRPr="00E3262A">
          <w:rPr>
            <w:rFonts w:cs="Arial"/>
            <w:color w:val="FF0000"/>
            <w:szCs w:val="20"/>
            <w:rPrChange w:id="2906" w:author="user_skill40_mac31 DUPUIS" w:date="2013-07-01T13:37:00Z">
              <w:rPr>
                <w:rFonts w:cs="Arial"/>
                <w:color w:val="FF0000"/>
                <w:sz w:val="24"/>
              </w:rPr>
            </w:rPrChange>
          </w:rPr>
          <w:t>(</w:t>
        </w:r>
      </w:ins>
      <w:ins w:id="2907" w:author="user_skill40_mac31 DUPUIS" w:date="2013-07-01T13:37:00Z">
        <w:r w:rsidR="00E3262A">
          <w:rPr>
            <w:rFonts w:cs="Arial"/>
            <w:color w:val="FF0000"/>
            <w:rPrChange w:id="2908" w:author="user_skill40_mac31 DUPUIS" w:date="2013-07-01T13:37:00Z">
              <w:rPr>
                <w:rFonts w:cs="Arial"/>
                <w:color w:val="FF0000"/>
              </w:rPr>
            </w:rPrChange>
          </w:rPr>
          <w:t>Légende pour le</w:t>
        </w:r>
        <w:r w:rsidR="00E3262A" w:rsidRPr="00E3262A">
          <w:rPr>
            <w:rFonts w:cs="Arial"/>
            <w:color w:val="FF0000"/>
            <w:rPrChange w:id="2909" w:author="user_skill40_mac31 DUPUIS" w:date="2013-07-01T13:37:00Z">
              <w:rPr>
                <w:rFonts w:cs="Arial"/>
              </w:rPr>
            </w:rPrChange>
          </w:rPr>
          <w:t xml:space="preserve"> tableau</w:t>
        </w:r>
      </w:ins>
      <w:ins w:id="2910" w:author="user_skill40_mac31 DUPUIS" w:date="2013-07-01T12:30:00Z">
        <w:r w:rsidRPr="00E3262A">
          <w:rPr>
            <w:rFonts w:cs="Arial"/>
            <w:color w:val="FF0000"/>
            <w:szCs w:val="20"/>
            <w:rPrChange w:id="2911" w:author="user_skill40_mac31 DUPUIS" w:date="2013-07-01T13:37:00Z">
              <w:rPr>
                <w:rFonts w:cs="Arial"/>
                <w:color w:val="FF0000"/>
                <w:sz w:val="24"/>
              </w:rPr>
            </w:rPrChange>
          </w:rPr>
          <w:t>)</w:t>
        </w:r>
      </w:ins>
    </w:p>
    <w:p w14:paraId="1EE1BA60" w14:textId="77777777" w:rsidR="00E3262A" w:rsidRPr="00443ADB" w:rsidRDefault="00E3262A" w:rsidP="00E3262A">
      <w:pPr>
        <w:rPr>
          <w:ins w:id="2912" w:author="user_skill40_mac31 DUPUIS" w:date="2013-07-01T13:37:00Z"/>
          <w:rFonts w:cs="Arial"/>
        </w:rPr>
      </w:pPr>
      <w:ins w:id="2913" w:author="user_skill40_mac31 DUPUIS" w:date="2013-07-01T13:37:00Z">
        <w:r w:rsidRPr="00443ADB">
          <w:rPr>
            <w:rFonts w:cs="Arial"/>
          </w:rPr>
          <w:t>Quelques exemples pour l'Autriche</w:t>
        </w:r>
      </w:ins>
    </w:p>
    <w:p w14:paraId="18AF79F1" w14:textId="77777777" w:rsidR="00A33BB9" w:rsidRPr="00E3262A" w:rsidRDefault="00A33BB9" w:rsidP="00A33BB9">
      <w:pPr>
        <w:widowControl w:val="0"/>
        <w:autoSpaceDE w:val="0"/>
        <w:autoSpaceDN w:val="0"/>
        <w:adjustRightInd w:val="0"/>
        <w:ind w:right="1552"/>
        <w:rPr>
          <w:ins w:id="2914" w:author="user_skill40_mac31 DUPUIS" w:date="2013-07-01T12:30:00Z"/>
          <w:rFonts w:cs="Arial"/>
          <w:color w:val="FF0000"/>
          <w:szCs w:val="20"/>
          <w:rPrChange w:id="2915" w:author="user_skill40_mac31 DUPUIS" w:date="2013-07-01T13:33:00Z">
            <w:rPr>
              <w:ins w:id="2916" w:author="user_skill40_mac31 DUPUIS" w:date="2013-07-01T12:30:00Z"/>
              <w:rFonts w:cs="Arial"/>
              <w:color w:val="FF0000"/>
              <w:sz w:val="24"/>
            </w:rPr>
          </w:rPrChange>
        </w:rPr>
      </w:pPr>
    </w:p>
    <w:p w14:paraId="1EE5CAD3" w14:textId="77777777" w:rsidR="00A33BB9" w:rsidRPr="00E3262A" w:rsidRDefault="00A33BB9" w:rsidP="00A33BB9">
      <w:pPr>
        <w:widowControl w:val="0"/>
        <w:autoSpaceDE w:val="0"/>
        <w:autoSpaceDN w:val="0"/>
        <w:adjustRightInd w:val="0"/>
        <w:ind w:right="1552"/>
        <w:rPr>
          <w:ins w:id="2917" w:author="user_skill40_mac31 DUPUIS" w:date="2013-07-01T12:30:00Z"/>
          <w:rFonts w:cs="Arial"/>
          <w:color w:val="FF0000"/>
          <w:szCs w:val="20"/>
          <w:rPrChange w:id="2918" w:author="user_skill40_mac31 DUPUIS" w:date="2013-07-01T13:33:00Z">
            <w:rPr>
              <w:ins w:id="2919" w:author="user_skill40_mac31 DUPUIS" w:date="2013-07-01T12:30:00Z"/>
              <w:rFonts w:cs="Arial"/>
              <w:color w:val="FF0000"/>
              <w:sz w:val="24"/>
            </w:rPr>
          </w:rPrChange>
        </w:rPr>
      </w:pPr>
    </w:p>
    <w:p w14:paraId="70A2C3EF" w14:textId="29520FC2" w:rsidR="00A33BB9" w:rsidRPr="00E3262A" w:rsidRDefault="00A33BB9" w:rsidP="00A33BB9">
      <w:pPr>
        <w:widowControl w:val="0"/>
        <w:autoSpaceDE w:val="0"/>
        <w:autoSpaceDN w:val="0"/>
        <w:adjustRightInd w:val="0"/>
        <w:ind w:right="1552"/>
        <w:rPr>
          <w:ins w:id="2920" w:author="user_skill40_mac31 DUPUIS" w:date="2013-07-01T12:30:00Z"/>
          <w:rFonts w:cs="Arial"/>
          <w:color w:val="FF0000"/>
          <w:szCs w:val="20"/>
          <w:rPrChange w:id="2921" w:author="user_skill40_mac31 DUPUIS" w:date="2013-07-01T13:33:00Z">
            <w:rPr>
              <w:ins w:id="2922" w:author="user_skill40_mac31 DUPUIS" w:date="2013-07-01T12:30:00Z"/>
              <w:rFonts w:cs="Arial"/>
              <w:color w:val="FF0000"/>
              <w:sz w:val="24"/>
            </w:rPr>
          </w:rPrChange>
        </w:rPr>
      </w:pPr>
      <w:ins w:id="2923" w:author="user_skill40_mac31 DUPUIS" w:date="2013-07-01T12:30:00Z">
        <w:r w:rsidRPr="00E3262A">
          <w:rPr>
            <w:rFonts w:cs="Arial"/>
            <w:color w:val="FF0000"/>
            <w:szCs w:val="20"/>
            <w:rPrChange w:id="2924" w:author="user_skill40_mac31 DUPUIS" w:date="2013-07-01T13:33:00Z">
              <w:rPr>
                <w:rFonts w:cs="Arial"/>
                <w:color w:val="FF0000"/>
                <w:sz w:val="24"/>
              </w:rPr>
            </w:rPrChange>
          </w:rPr>
          <w:t xml:space="preserve">(– Pages 10 </w:t>
        </w:r>
      </w:ins>
      <w:ins w:id="2925" w:author="user_skill40_mac31 DUPUIS" w:date="2013-07-01T13:37:00Z">
        <w:r w:rsidR="00E3262A">
          <w:rPr>
            <w:rFonts w:cs="Arial"/>
            <w:color w:val="FF0000"/>
            <w:szCs w:val="20"/>
          </w:rPr>
          <w:t>et</w:t>
        </w:r>
      </w:ins>
      <w:ins w:id="2926" w:author="user_skill40_mac31 DUPUIS" w:date="2013-07-01T12:30:00Z">
        <w:r w:rsidRPr="00E3262A">
          <w:rPr>
            <w:rFonts w:cs="Arial"/>
            <w:color w:val="FF0000"/>
            <w:szCs w:val="20"/>
            <w:rPrChange w:id="2927" w:author="user_skill40_mac31 DUPUIS" w:date="2013-07-01T13:33:00Z">
              <w:rPr>
                <w:rFonts w:cs="Arial"/>
                <w:color w:val="FF0000"/>
                <w:sz w:val="24"/>
              </w:rPr>
            </w:rPrChange>
          </w:rPr>
          <w:t xml:space="preserve"> 11)</w:t>
        </w:r>
      </w:ins>
    </w:p>
    <w:p w14:paraId="2F43AC60" w14:textId="77777777" w:rsidR="00A33BB9" w:rsidRPr="00B50214" w:rsidRDefault="00A33BB9" w:rsidP="00A33BB9">
      <w:pPr>
        <w:widowControl w:val="0"/>
        <w:autoSpaceDE w:val="0"/>
        <w:autoSpaceDN w:val="0"/>
        <w:adjustRightInd w:val="0"/>
        <w:ind w:right="1552"/>
        <w:rPr>
          <w:ins w:id="2928" w:author="user_skill40_mac31 DUPUIS" w:date="2013-07-01T12:30:00Z"/>
          <w:rFonts w:cs="Arial"/>
          <w:b/>
          <w:bCs/>
        </w:rPr>
      </w:pPr>
    </w:p>
    <w:p w14:paraId="52389ECA" w14:textId="77777777" w:rsidR="00A33BB9" w:rsidRPr="00B50214" w:rsidRDefault="00A33BB9" w:rsidP="00A33BB9">
      <w:pPr>
        <w:widowControl w:val="0"/>
        <w:autoSpaceDE w:val="0"/>
        <w:autoSpaceDN w:val="0"/>
        <w:adjustRightInd w:val="0"/>
        <w:ind w:right="1552"/>
        <w:rPr>
          <w:ins w:id="2929" w:author="user_skill40_mac31 DUPUIS" w:date="2013-07-01T12:30:00Z"/>
          <w:rFonts w:cs="Arial"/>
          <w:b/>
          <w:bCs/>
          <w:color w:val="FF0000"/>
        </w:rPr>
      </w:pPr>
    </w:p>
    <w:p w14:paraId="613082E6" w14:textId="4C334072" w:rsidR="00A33BB9" w:rsidRPr="00B50214" w:rsidRDefault="00E3262A" w:rsidP="00A33BB9">
      <w:pPr>
        <w:widowControl w:val="0"/>
        <w:autoSpaceDE w:val="0"/>
        <w:autoSpaceDN w:val="0"/>
        <w:adjustRightInd w:val="0"/>
        <w:ind w:right="1552"/>
        <w:rPr>
          <w:ins w:id="2930" w:author="user_skill40_mac31 DUPUIS" w:date="2013-07-01T12:30:00Z"/>
          <w:rFonts w:cs="Arial"/>
          <w:b/>
          <w:bCs/>
          <w:color w:val="FF2712"/>
        </w:rPr>
      </w:pPr>
      <w:ins w:id="2931" w:author="user_skill40_mac31 DUPUIS" w:date="2013-07-01T13:37:00Z">
        <w:r>
          <w:rPr>
            <w:rFonts w:cs="Arial"/>
            <w:b/>
            <w:bCs/>
            <w:color w:val="FF2712"/>
          </w:rPr>
          <w:t xml:space="preserve">Titre </w:t>
        </w:r>
      </w:ins>
      <w:ins w:id="2932" w:author="user_skill40_mac31 DUPUIS" w:date="2013-07-01T12:30:00Z">
        <w:r w:rsidR="00A33BB9" w:rsidRPr="00B50214">
          <w:rPr>
            <w:rFonts w:cs="Arial"/>
            <w:b/>
            <w:bCs/>
            <w:color w:val="FF2712"/>
          </w:rPr>
          <w:t>(Title: )</w:t>
        </w:r>
      </w:ins>
    </w:p>
    <w:p w14:paraId="1D1A9164" w14:textId="77777777" w:rsidR="00A33BB9" w:rsidRPr="00B50214" w:rsidRDefault="00A33BB9" w:rsidP="00A33BB9">
      <w:pPr>
        <w:widowControl w:val="0"/>
        <w:autoSpaceDE w:val="0"/>
        <w:autoSpaceDN w:val="0"/>
        <w:adjustRightInd w:val="0"/>
        <w:ind w:right="1552"/>
        <w:rPr>
          <w:ins w:id="2933" w:author="user_skill40_mac31 DUPUIS" w:date="2013-07-01T12:30:00Z"/>
          <w:rFonts w:cs="Arial"/>
          <w:b/>
          <w:bCs/>
        </w:rPr>
      </w:pPr>
    </w:p>
    <w:p w14:paraId="02974CA5" w14:textId="7865018A" w:rsidR="00E3262A" w:rsidRPr="00443ADB" w:rsidRDefault="00E3262A" w:rsidP="00E3262A">
      <w:pPr>
        <w:rPr>
          <w:ins w:id="2934" w:author="user_skill40_mac31 DUPUIS" w:date="2013-07-01T13:37:00Z"/>
          <w:rFonts w:cs="Arial"/>
        </w:rPr>
      </w:pPr>
      <w:ins w:id="2935" w:author="user_skill40_mac31 DUPUIS" w:date="2013-07-01T13:37:00Z">
        <w:r w:rsidRPr="00443ADB">
          <w:rPr>
            <w:rFonts w:cs="Arial"/>
          </w:rPr>
          <w:t xml:space="preserve">L'avenir d'Al Gore - </w:t>
        </w:r>
      </w:ins>
      <w:ins w:id="2936" w:author="user_skill40_mac31 DUPUIS" w:date="2013-07-01T13:38:00Z">
        <w:r>
          <w:rPr>
            <w:rFonts w:cs="Arial"/>
          </w:rPr>
          <w:t>revue</w:t>
        </w:r>
      </w:ins>
    </w:p>
    <w:p w14:paraId="37F1A76E" w14:textId="77777777" w:rsidR="00A33BB9" w:rsidRPr="00B50214" w:rsidRDefault="00A33BB9" w:rsidP="00A33BB9">
      <w:pPr>
        <w:widowControl w:val="0"/>
        <w:autoSpaceDE w:val="0"/>
        <w:autoSpaceDN w:val="0"/>
        <w:adjustRightInd w:val="0"/>
        <w:ind w:right="1552"/>
        <w:rPr>
          <w:ins w:id="2937" w:author="user_skill40_mac31 DUPUIS" w:date="2013-07-01T12:30:00Z"/>
          <w:rFonts w:cs="Arial"/>
          <w:b/>
          <w:bCs/>
          <w:color w:val="FF0000"/>
        </w:rPr>
      </w:pPr>
    </w:p>
    <w:p w14:paraId="06BB78D2" w14:textId="77777777" w:rsidR="00E3262A" w:rsidRDefault="00E3262A" w:rsidP="00A33BB9">
      <w:pPr>
        <w:widowControl w:val="0"/>
        <w:autoSpaceDE w:val="0"/>
        <w:autoSpaceDN w:val="0"/>
        <w:adjustRightInd w:val="0"/>
        <w:ind w:right="1552"/>
        <w:rPr>
          <w:ins w:id="2938" w:author="user_skill40_mac31 DUPUIS" w:date="2013-07-01T13:33:00Z"/>
          <w:rFonts w:cs="Arial"/>
          <w:b/>
          <w:bCs/>
          <w:color w:val="FF2712"/>
        </w:rPr>
      </w:pPr>
    </w:p>
    <w:p w14:paraId="6116CC28" w14:textId="77777777" w:rsidR="00E3262A" w:rsidRDefault="00E3262A" w:rsidP="00A33BB9">
      <w:pPr>
        <w:widowControl w:val="0"/>
        <w:autoSpaceDE w:val="0"/>
        <w:autoSpaceDN w:val="0"/>
        <w:adjustRightInd w:val="0"/>
        <w:ind w:right="1552"/>
        <w:rPr>
          <w:ins w:id="2939" w:author="user_skill40_mac31 DUPUIS" w:date="2013-07-01T13:33:00Z"/>
          <w:rFonts w:cs="Arial"/>
          <w:b/>
          <w:bCs/>
          <w:color w:val="FF2712"/>
        </w:rPr>
      </w:pPr>
    </w:p>
    <w:p w14:paraId="42A2F964" w14:textId="77777777" w:rsidR="00E3262A" w:rsidRDefault="00E3262A" w:rsidP="00A33BB9">
      <w:pPr>
        <w:widowControl w:val="0"/>
        <w:autoSpaceDE w:val="0"/>
        <w:autoSpaceDN w:val="0"/>
        <w:adjustRightInd w:val="0"/>
        <w:ind w:right="1552"/>
        <w:rPr>
          <w:ins w:id="2940" w:author="user_skill40_mac31 DUPUIS" w:date="2013-07-01T13:33:00Z"/>
          <w:rFonts w:cs="Arial"/>
          <w:b/>
          <w:bCs/>
          <w:color w:val="FF2712"/>
        </w:rPr>
      </w:pPr>
    </w:p>
    <w:p w14:paraId="4CB0ECCB" w14:textId="55F8FE84" w:rsidR="00A33BB9" w:rsidRPr="00B50214" w:rsidRDefault="00E3262A" w:rsidP="00A33BB9">
      <w:pPr>
        <w:widowControl w:val="0"/>
        <w:autoSpaceDE w:val="0"/>
        <w:autoSpaceDN w:val="0"/>
        <w:adjustRightInd w:val="0"/>
        <w:ind w:right="1552"/>
        <w:rPr>
          <w:ins w:id="2941" w:author="user_skill40_mac31 DUPUIS" w:date="2013-07-01T12:30:00Z"/>
          <w:rFonts w:cs="Arial"/>
          <w:b/>
          <w:bCs/>
          <w:color w:val="FF2712"/>
        </w:rPr>
      </w:pPr>
      <w:ins w:id="2942" w:author="user_skill40_mac31 DUPUIS" w:date="2013-07-01T13:38:00Z">
        <w:r>
          <w:rPr>
            <w:rFonts w:cs="Arial"/>
            <w:b/>
            <w:bCs/>
            <w:color w:val="FF2712"/>
          </w:rPr>
          <w:t xml:space="preserve">Texte principal </w:t>
        </w:r>
      </w:ins>
      <w:ins w:id="2943" w:author="user_skill40_mac31 DUPUIS" w:date="2013-07-01T12:30:00Z">
        <w:r w:rsidR="00A33BB9" w:rsidRPr="00B50214">
          <w:rPr>
            <w:rFonts w:cs="Arial"/>
            <w:b/>
            <w:bCs/>
            <w:color w:val="FF2712"/>
          </w:rPr>
          <w:t>(Main text: )</w:t>
        </w:r>
      </w:ins>
    </w:p>
    <w:p w14:paraId="3A790CAD" w14:textId="77777777" w:rsidR="00A33BB9" w:rsidRDefault="00A33BB9" w:rsidP="00A33BB9">
      <w:pPr>
        <w:widowControl w:val="0"/>
        <w:autoSpaceDE w:val="0"/>
        <w:autoSpaceDN w:val="0"/>
        <w:adjustRightInd w:val="0"/>
        <w:ind w:right="1552"/>
        <w:rPr>
          <w:ins w:id="2944" w:author="user_skill40_mac31 DUPUIS" w:date="2013-07-01T13:38:00Z"/>
          <w:rFonts w:cs="Arial"/>
          <w:b/>
          <w:bCs/>
        </w:rPr>
      </w:pPr>
    </w:p>
    <w:p w14:paraId="321F7DF9" w14:textId="14375588" w:rsidR="00E3262A" w:rsidRPr="00443ADB" w:rsidRDefault="00A31691" w:rsidP="00E3262A">
      <w:pPr>
        <w:rPr>
          <w:ins w:id="2945" w:author="user_skill40_mac31 DUPUIS" w:date="2013-07-01T13:38:00Z"/>
          <w:rFonts w:cs="Arial"/>
        </w:rPr>
      </w:pPr>
      <w:ins w:id="2946" w:author="user_skill40_mac31 DUPUIS" w:date="2013-07-01T13:38:00Z">
        <w:r>
          <w:rPr>
            <w:rFonts w:cs="Arial"/>
          </w:rPr>
          <w:t>Le n</w:t>
        </w:r>
        <w:r w:rsidR="00E3262A" w:rsidRPr="00443ADB">
          <w:rPr>
            <w:rFonts w:cs="Arial"/>
          </w:rPr>
          <w:t>ouveau guide alarmant d'Al Gore à ce qui doit changer dans la politique mondiale est une lecture essentielle</w:t>
        </w:r>
      </w:ins>
    </w:p>
    <w:p w14:paraId="57D1DDC2" w14:textId="7A889C4E" w:rsidR="0074665B" w:rsidRDefault="00E3262A" w:rsidP="00E3262A">
      <w:pPr>
        <w:rPr>
          <w:ins w:id="2947" w:author="user_skill40_mac31 DUPUIS" w:date="2013-07-01T13:47:00Z"/>
          <w:rFonts w:cs="Arial"/>
        </w:rPr>
      </w:pPr>
      <w:ins w:id="2948" w:author="user_skill40_mac31 DUPUIS" w:date="2013-07-01T13:38:00Z">
        <w:r w:rsidRPr="00443ADB">
          <w:rPr>
            <w:rFonts w:cs="Arial"/>
          </w:rPr>
          <w:t>Selon des sources fiables, la nouvelle direction à Beijing a lu Alexis de Tocqueville. Il n'est pas difficile de voir pourquoi l'élite de la Chine pourrait se laisser guider par le penseur français aristocratiq</w:t>
        </w:r>
        <w:r w:rsidR="00A31691">
          <w:rPr>
            <w:rFonts w:cs="Arial"/>
          </w:rPr>
          <w:t xml:space="preserve">ue. Dans son texte classique </w:t>
        </w:r>
      </w:ins>
      <w:ins w:id="2949" w:author="user_skill40_mac31 DUPUIS" w:date="2013-07-01T13:39:00Z">
        <w:r w:rsidR="00A31691">
          <w:rPr>
            <w:rFonts w:cs="Arial"/>
          </w:rPr>
          <w:t xml:space="preserve">Dans </w:t>
        </w:r>
      </w:ins>
      <w:ins w:id="2950" w:author="user_skill40_mac31 DUPUIS" w:date="2013-07-01T13:38:00Z">
        <w:r w:rsidR="00A31691">
          <w:rPr>
            <w:rFonts w:cs="Arial"/>
          </w:rPr>
          <w:t>L</w:t>
        </w:r>
      </w:ins>
      <w:ins w:id="2951" w:author="user_skill40_mac31 DUPUIS" w:date="2013-07-01T13:39:00Z">
        <w:r w:rsidR="00A31691">
          <w:rPr>
            <w:rFonts w:cs="Arial"/>
          </w:rPr>
          <w:t>’</w:t>
        </w:r>
      </w:ins>
      <w:ins w:id="2952" w:author="user_skill40_mac31 DUPUIS" w:date="2013-07-01T13:38:00Z">
        <w:r w:rsidRPr="00443ADB">
          <w:rPr>
            <w:rFonts w:cs="Arial"/>
          </w:rPr>
          <w:t>Ancien Régime et la Ré</w:t>
        </w:r>
        <w:r w:rsidR="00A31691">
          <w:rPr>
            <w:rFonts w:cs="Arial"/>
          </w:rPr>
          <w:t xml:space="preserve">volution (1856), de Tocqueville, il est </w:t>
        </w:r>
        <w:r w:rsidRPr="00443ADB">
          <w:rPr>
            <w:rFonts w:cs="Arial"/>
          </w:rPr>
          <w:t>écrit que le danger de la révolution n'est pas plus dans les profondeurs de la pauvreté et du désespoir, mais lorsque les conditions se sont améliorées - surtout si certains profit</w:t>
        </w:r>
        <w:r w:rsidR="00A31691">
          <w:rPr>
            <w:rFonts w:cs="Arial"/>
          </w:rPr>
          <w:t>ent beaucoup plus que d'autres.</w:t>
        </w:r>
      </w:ins>
      <w:ins w:id="2953" w:author="user_skill40_mac31 DUPUIS" w:date="2013-07-01T13:42:00Z">
        <w:r w:rsidR="0074665B">
          <w:rPr>
            <w:rFonts w:cs="Arial"/>
          </w:rPr>
          <w:t xml:space="preserve"> </w:t>
        </w:r>
      </w:ins>
      <w:ins w:id="2954" w:author="user_skill40_mac31 DUPUIS" w:date="2013-07-01T13:38:00Z">
        <w:r w:rsidRPr="00443ADB">
          <w:rPr>
            <w:rFonts w:cs="Arial"/>
          </w:rPr>
          <w:t xml:space="preserve">La pertinence de ce </w:t>
        </w:r>
      </w:ins>
      <w:ins w:id="2955" w:author="user_skill40_mac31 DUPUIS" w:date="2013-07-01T13:41:00Z">
        <w:r w:rsidR="0074665B">
          <w:rPr>
            <w:rFonts w:cs="Arial"/>
          </w:rPr>
          <w:t xml:space="preserve">que fait </w:t>
        </w:r>
      </w:ins>
      <w:ins w:id="2956" w:author="user_skill40_mac31 DUPUIS" w:date="2013-07-01T13:38:00Z">
        <w:r w:rsidR="00A31691">
          <w:rPr>
            <w:rFonts w:cs="Arial"/>
          </w:rPr>
          <w:t>la Chine</w:t>
        </w:r>
      </w:ins>
      <w:ins w:id="2957" w:author="user_skill40_mac31 DUPUIS" w:date="2013-07-01T13:42:00Z">
        <w:r w:rsidR="0074665B">
          <w:rPr>
            <w:rFonts w:cs="Arial"/>
          </w:rPr>
          <w:t xml:space="preserve"> est évidente</w:t>
        </w:r>
      </w:ins>
      <w:ins w:id="2958" w:author="user_skill40_mac31 DUPUIS" w:date="2013-07-01T13:38:00Z">
        <w:r w:rsidRPr="00443ADB">
          <w:rPr>
            <w:rFonts w:cs="Arial"/>
          </w:rPr>
          <w:t>. Les implications pou</w:t>
        </w:r>
        <w:r w:rsidR="0074665B">
          <w:rPr>
            <w:rFonts w:cs="Arial"/>
          </w:rPr>
          <w:t>r la politique sont un peu moindre</w:t>
        </w:r>
        <w:r w:rsidRPr="00443ADB">
          <w:rPr>
            <w:rFonts w:cs="Arial"/>
          </w:rPr>
          <w:t>, puisque de Tocqueville a également averti que pour un mauvais gouvernement, le moment du plus grand danger vient quand il commence à se réformer. Dans de telles circonstances, la répression pourrait être plus prudent</w:t>
        </w:r>
      </w:ins>
      <w:ins w:id="2959" w:author="user_skill40_mac31 DUPUIS" w:date="2013-07-01T13:44:00Z">
        <w:r w:rsidR="0074665B">
          <w:rPr>
            <w:rFonts w:cs="Arial"/>
          </w:rPr>
          <w:t>e</w:t>
        </w:r>
      </w:ins>
      <w:ins w:id="2960" w:author="user_skill40_mac31 DUPUIS" w:date="2013-07-01T13:38:00Z">
        <w:r w:rsidRPr="00443ADB">
          <w:rPr>
            <w:rFonts w:cs="Arial"/>
          </w:rPr>
          <w:t xml:space="preserve"> d</w:t>
        </w:r>
      </w:ins>
      <w:ins w:id="2961" w:author="user_skill40_mac31 DUPUIS" w:date="2013-07-01T13:44:00Z">
        <w:r w:rsidR="0074665B">
          <w:rPr>
            <w:rFonts w:cs="Arial"/>
          </w:rPr>
          <w:t>ans leur intervention</w:t>
        </w:r>
      </w:ins>
      <w:ins w:id="2962" w:author="user_skill40_mac31 DUPUIS" w:date="2013-07-01T13:38:00Z">
        <w:r w:rsidRPr="00443ADB">
          <w:rPr>
            <w:rFonts w:cs="Arial"/>
          </w:rPr>
          <w:t xml:space="preserve">. Cette ambiguïté troublante pourrait expliquer pourquoi les lecteurs chinois, luttent pour déchiffrer les intentions de leurs chefs, </w:t>
        </w:r>
      </w:ins>
      <w:ins w:id="2963" w:author="user_skill40_mac31 DUPUIS" w:date="2013-07-01T13:46:00Z">
        <w:r w:rsidR="0074665B">
          <w:rPr>
            <w:rFonts w:cs="Arial"/>
          </w:rPr>
          <w:t>il</w:t>
        </w:r>
      </w:ins>
      <w:ins w:id="2964" w:author="user_skill40_mac31 DUPUIS" w:date="2013-07-01T13:47:00Z">
        <w:r w:rsidR="0074665B">
          <w:rPr>
            <w:rFonts w:cs="Arial"/>
          </w:rPr>
          <w:t>s</w:t>
        </w:r>
      </w:ins>
      <w:ins w:id="2965" w:author="user_skill40_mac31 DUPUIS" w:date="2013-07-01T13:46:00Z">
        <w:r w:rsidR="0074665B">
          <w:rPr>
            <w:rFonts w:cs="Arial"/>
          </w:rPr>
          <w:t xml:space="preserve"> </w:t>
        </w:r>
      </w:ins>
      <w:ins w:id="2966" w:author="user_skill40_mac31 DUPUIS" w:date="2013-07-01T13:47:00Z">
        <w:r w:rsidR="0074665B">
          <w:rPr>
            <w:rFonts w:cs="Arial"/>
          </w:rPr>
          <w:t>transformeraient</w:t>
        </w:r>
      </w:ins>
      <w:ins w:id="2967" w:author="user_skill40_mac31 DUPUIS" w:date="2013-07-01T13:46:00Z">
        <w:r w:rsidR="0074665B">
          <w:rPr>
            <w:rFonts w:cs="Arial"/>
          </w:rPr>
          <w:t xml:space="preserve"> </w:t>
        </w:r>
      </w:ins>
      <w:ins w:id="2968" w:author="user_skill40_mac31 DUPUIS" w:date="2013-07-01T13:45:00Z">
        <w:r w:rsidR="0074665B">
          <w:rPr>
            <w:rFonts w:cs="Arial"/>
          </w:rPr>
          <w:t>le</w:t>
        </w:r>
      </w:ins>
      <w:ins w:id="2969" w:author="user_skill40_mac31 DUPUIS" w:date="2013-07-01T13:38:00Z">
        <w:r w:rsidR="0074665B">
          <w:rPr>
            <w:rFonts w:cs="Arial"/>
          </w:rPr>
          <w:t xml:space="preserve"> livre de Tocqueville</w:t>
        </w:r>
      </w:ins>
      <w:ins w:id="2970" w:author="user_skill40_mac31 DUPUIS" w:date="2013-07-01T13:47:00Z">
        <w:r w:rsidR="0074665B">
          <w:rPr>
            <w:rFonts w:cs="Arial"/>
          </w:rPr>
          <w:t xml:space="preserve"> </w:t>
        </w:r>
      </w:ins>
      <w:ins w:id="2971" w:author="user_skill40_mac31 DUPUIS" w:date="2013-07-01T13:38:00Z">
        <w:r w:rsidR="0074665B">
          <w:rPr>
            <w:rFonts w:cs="Arial"/>
          </w:rPr>
          <w:t xml:space="preserve">en </w:t>
        </w:r>
        <w:r w:rsidRPr="00443ADB">
          <w:rPr>
            <w:rFonts w:cs="Arial"/>
          </w:rPr>
          <w:t>un best-seller national.</w:t>
        </w:r>
      </w:ins>
    </w:p>
    <w:p w14:paraId="789EBDDB" w14:textId="77777777" w:rsidR="0074665B" w:rsidRDefault="0074665B" w:rsidP="00E3262A">
      <w:pPr>
        <w:rPr>
          <w:ins w:id="2972" w:author="user_skill40_mac31 DUPUIS" w:date="2013-07-01T13:47:00Z"/>
          <w:rFonts w:cs="Arial"/>
        </w:rPr>
      </w:pPr>
    </w:p>
    <w:p w14:paraId="474E2D4C" w14:textId="555F9042" w:rsidR="00E3262A" w:rsidRPr="00443ADB" w:rsidRDefault="00E3262A" w:rsidP="00E3262A">
      <w:pPr>
        <w:rPr>
          <w:ins w:id="2973" w:author="user_skill40_mac31 DUPUIS" w:date="2013-07-01T13:38:00Z"/>
          <w:rFonts w:cs="Arial"/>
        </w:rPr>
      </w:pPr>
      <w:ins w:id="2974" w:author="user_skill40_mac31 DUPUIS" w:date="2013-07-01T13:38:00Z">
        <w:r w:rsidRPr="00443ADB">
          <w:rPr>
            <w:rFonts w:cs="Arial"/>
          </w:rPr>
          <w:t>D'un poin</w:t>
        </w:r>
        <w:r w:rsidR="0074665B">
          <w:rPr>
            <w:rFonts w:cs="Arial"/>
          </w:rPr>
          <w:t>t de vue britannique</w:t>
        </w:r>
        <w:r w:rsidRPr="00443ADB">
          <w:rPr>
            <w:rFonts w:cs="Arial"/>
          </w:rPr>
          <w:t xml:space="preserve">, ce qui pourrait être le plus important est le fait que les dirigeants chinois </w:t>
        </w:r>
      </w:ins>
      <w:ins w:id="2975" w:author="user_skill40_mac31 DUPUIS" w:date="2013-07-01T13:48:00Z">
        <w:r w:rsidR="0074665B">
          <w:rPr>
            <w:rFonts w:cs="Arial"/>
          </w:rPr>
          <w:t xml:space="preserve">aient tous lu </w:t>
        </w:r>
      </w:ins>
      <w:ins w:id="2976" w:author="user_skill40_mac31 DUPUIS" w:date="2013-07-01T13:38:00Z">
        <w:r w:rsidRPr="00443ADB">
          <w:rPr>
            <w:rFonts w:cs="Arial"/>
          </w:rPr>
          <w:t>Tocqueville. Il est difficile d'imaginer David Cameron consacrer tout moment pour un penseur du 19ème siècle. Avec une grande partie de la classe politique, le premier ministre semble résistant à l'idée que l'histoire a quelque chose à enseigner, et cherche des conseils aux écrivains qui exaltent la sagesse des foules, expliquer l'importance capitale de points de basculement ou de transmettre la révélation que les humains sont des animaux sociaux - les p</w:t>
        </w:r>
      </w:ins>
      <w:ins w:id="2977" w:author="user_skill40_mac31 DUPUIS" w:date="2013-07-01T13:49:00Z">
        <w:r w:rsidR="0074665B">
          <w:rPr>
            <w:rFonts w:cs="Arial"/>
          </w:rPr>
          <w:t>ens</w:t>
        </w:r>
      </w:ins>
      <w:ins w:id="2978" w:author="user_skill40_mac31 DUPUIS" w:date="2013-07-01T13:38:00Z">
        <w:r w:rsidRPr="00443ADB">
          <w:rPr>
            <w:rFonts w:cs="Arial"/>
          </w:rPr>
          <w:t>ées fugaces d</w:t>
        </w:r>
      </w:ins>
      <w:ins w:id="2979" w:author="user_skill40_mac31 DUPUIS" w:date="2013-07-01T13:50:00Z">
        <w:r w:rsidR="0074665B">
          <w:rPr>
            <w:rFonts w:cs="Arial"/>
          </w:rPr>
          <w:t xml:space="preserve">’une librairie </w:t>
        </w:r>
      </w:ins>
      <w:ins w:id="2980" w:author="user_skill40_mac31 DUPUIS" w:date="2013-07-01T13:38:00Z">
        <w:r w:rsidR="0074665B">
          <w:rPr>
            <w:rFonts w:cs="Arial"/>
          </w:rPr>
          <w:t>d</w:t>
        </w:r>
        <w:r w:rsidRPr="00443ADB">
          <w:rPr>
            <w:rFonts w:cs="Arial"/>
          </w:rPr>
          <w:t>'aéroport. Mais si nos gouvernants ne s</w:t>
        </w:r>
      </w:ins>
      <w:ins w:id="2981" w:author="user_skill40_mac31 DUPUIS" w:date="2013-07-01T13:50:00Z">
        <w:r w:rsidR="0074665B">
          <w:rPr>
            <w:rFonts w:cs="Arial"/>
          </w:rPr>
          <w:t>avent</w:t>
        </w:r>
      </w:ins>
      <w:ins w:id="2982" w:author="user_skill40_mac31 DUPUIS" w:date="2013-07-01T13:38:00Z">
        <w:r w:rsidRPr="00443ADB">
          <w:rPr>
            <w:rFonts w:cs="Arial"/>
          </w:rPr>
          <w:t xml:space="preserve"> p</w:t>
        </w:r>
        <w:r w:rsidR="0074665B">
          <w:rPr>
            <w:rFonts w:cs="Arial"/>
          </w:rPr>
          <w:t xml:space="preserve">as lire les classiques alors </w:t>
        </w:r>
        <w:r w:rsidRPr="00443ADB">
          <w:rPr>
            <w:rFonts w:cs="Arial"/>
          </w:rPr>
          <w:t xml:space="preserve">ils doivent lire Al Gore, qui, après huit années de lecture et de réflexion, a produit un guide pour les perplexes </w:t>
        </w:r>
      </w:ins>
      <w:ins w:id="2983" w:author="user_skill40_mac31 DUPUIS" w:date="2013-07-01T13:51:00Z">
        <w:r w:rsidR="0074665B">
          <w:rPr>
            <w:rFonts w:cs="Arial"/>
          </w:rPr>
          <w:t xml:space="preserve">en </w:t>
        </w:r>
      </w:ins>
      <w:ins w:id="2984" w:author="user_skill40_mac31 DUPUIS" w:date="2013-07-01T13:38:00Z">
        <w:r w:rsidRPr="00443ADB">
          <w:rPr>
            <w:rFonts w:cs="Arial"/>
          </w:rPr>
          <w:t>politique qui va sûrement durer.</w:t>
        </w:r>
      </w:ins>
    </w:p>
    <w:p w14:paraId="6F7E76C4" w14:textId="77777777" w:rsidR="00A33BB9" w:rsidRPr="00B50214" w:rsidRDefault="00A33BB9" w:rsidP="00A33BB9">
      <w:pPr>
        <w:widowControl w:val="0"/>
        <w:autoSpaceDE w:val="0"/>
        <w:autoSpaceDN w:val="0"/>
        <w:adjustRightInd w:val="0"/>
        <w:ind w:right="1552"/>
        <w:rPr>
          <w:ins w:id="2985" w:author="user_skill40_mac31 DUPUIS" w:date="2013-07-01T12:30:00Z"/>
          <w:rFonts w:cs="Arial"/>
        </w:rPr>
      </w:pPr>
    </w:p>
    <w:p w14:paraId="619F4306" w14:textId="49071BE8" w:rsidR="00A33BB9" w:rsidRPr="00C6463A" w:rsidRDefault="00A33BB9" w:rsidP="00A33BB9">
      <w:pPr>
        <w:widowControl w:val="0"/>
        <w:autoSpaceDE w:val="0"/>
        <w:autoSpaceDN w:val="0"/>
        <w:adjustRightInd w:val="0"/>
        <w:ind w:right="1552"/>
        <w:rPr>
          <w:ins w:id="2986" w:author="user_skill40_mac31 DUPUIS" w:date="2013-07-01T12:30:00Z"/>
          <w:rFonts w:cs="Arial"/>
          <w:b/>
          <w:bCs/>
          <w:color w:val="FF0000"/>
          <w:rPrChange w:id="2987" w:author="user_skill40_mac31 DUPUIS" w:date="2013-07-01T13:51:00Z">
            <w:rPr>
              <w:ins w:id="2988" w:author="user_skill40_mac31 DUPUIS" w:date="2013-07-01T12:30:00Z"/>
              <w:rFonts w:cs="Arial"/>
              <w:b/>
              <w:bCs/>
              <w:color w:val="FF0000"/>
            </w:rPr>
          </w:rPrChange>
        </w:rPr>
      </w:pPr>
      <w:ins w:id="2989" w:author="user_skill40_mac31 DUPUIS" w:date="2013-07-01T12:30:00Z">
        <w:r w:rsidRPr="00C6463A">
          <w:rPr>
            <w:rFonts w:cs="Arial"/>
            <w:b/>
            <w:bCs/>
            <w:color w:val="FF0000"/>
            <w:rPrChange w:id="2990" w:author="user_skill40_mac31 DUPUIS" w:date="2013-07-01T13:51:00Z">
              <w:rPr>
                <w:rFonts w:cs="Arial"/>
                <w:b/>
                <w:bCs/>
                <w:color w:val="FF0000"/>
              </w:rPr>
            </w:rPrChange>
          </w:rPr>
          <w:t>(</w:t>
        </w:r>
      </w:ins>
      <w:ins w:id="2991" w:author="user_skill40_mac31 DUPUIS" w:date="2013-07-01T13:51:00Z">
        <w:r w:rsidR="0074665B" w:rsidRPr="00C6463A">
          <w:rPr>
            <w:rFonts w:cs="Arial"/>
            <w:color w:val="FF0000"/>
            <w:rPrChange w:id="2992" w:author="user_skill40_mac31 DUPUIS" w:date="2013-07-01T13:51:00Z">
              <w:rPr>
                <w:rFonts w:cs="Arial"/>
              </w:rPr>
            </w:rPrChange>
          </w:rPr>
          <w:t>Légende pour les photos dans cet article: utiliser l'image de votre choix:</w:t>
        </w:r>
      </w:ins>
    </w:p>
    <w:p w14:paraId="35DB26E8" w14:textId="77777777" w:rsidR="00A33BB9" w:rsidRPr="000A6AAA" w:rsidRDefault="00A33BB9" w:rsidP="00A33BB9">
      <w:pPr>
        <w:pStyle w:val="Paragraphedeliste"/>
        <w:widowControl w:val="0"/>
        <w:numPr>
          <w:ilvl w:val="0"/>
          <w:numId w:val="10"/>
        </w:numPr>
        <w:autoSpaceDE w:val="0"/>
        <w:autoSpaceDN w:val="0"/>
        <w:adjustRightInd w:val="0"/>
        <w:ind w:right="1552"/>
        <w:rPr>
          <w:ins w:id="2993" w:author="user_skill40_mac31 DUPUIS" w:date="2013-07-01T12:30:00Z"/>
          <w:rFonts w:ascii="Arial" w:hAnsi="Arial" w:cs="Arial"/>
          <w:b/>
          <w:bCs/>
          <w:color w:val="FF0000"/>
        </w:rPr>
      </w:pPr>
      <w:ins w:id="2994" w:author="user_skill40_mac31 DUPUIS" w:date="2013-07-01T12:30:00Z">
        <w:r>
          <w:rPr>
            <w:rFonts w:ascii="Arial" w:hAnsi="Arial" w:cs="Arial"/>
            <w:b/>
            <w:bCs/>
            <w:color w:val="FF0000"/>
          </w:rPr>
          <w:t>WSC2013_TP40_MOD1_PRE_EN_08</w:t>
        </w:r>
        <w:r w:rsidRPr="000A6AAA">
          <w:rPr>
            <w:rFonts w:ascii="Arial" w:hAnsi="Arial" w:cs="Arial"/>
            <w:b/>
            <w:bCs/>
            <w:color w:val="FF0000"/>
          </w:rPr>
          <w:t>.jpg</w:t>
        </w:r>
      </w:ins>
    </w:p>
    <w:p w14:paraId="33705112" w14:textId="77777777" w:rsidR="00A33BB9" w:rsidRPr="000A6AAA" w:rsidRDefault="00A33BB9" w:rsidP="00A33BB9">
      <w:pPr>
        <w:pStyle w:val="Paragraphedeliste"/>
        <w:widowControl w:val="0"/>
        <w:numPr>
          <w:ilvl w:val="0"/>
          <w:numId w:val="10"/>
        </w:numPr>
        <w:autoSpaceDE w:val="0"/>
        <w:autoSpaceDN w:val="0"/>
        <w:adjustRightInd w:val="0"/>
        <w:ind w:right="1552"/>
        <w:rPr>
          <w:ins w:id="2995" w:author="user_skill40_mac31 DUPUIS" w:date="2013-07-01T12:30:00Z"/>
          <w:rFonts w:ascii="Arial" w:hAnsi="Arial" w:cs="Arial"/>
          <w:b/>
          <w:bCs/>
          <w:color w:val="FF0000"/>
        </w:rPr>
      </w:pPr>
      <w:ins w:id="2996" w:author="user_skill40_mac31 DUPUIS" w:date="2013-07-01T12:30:00Z">
        <w:r>
          <w:rPr>
            <w:rFonts w:ascii="Arial" w:hAnsi="Arial" w:cs="Arial"/>
            <w:b/>
            <w:bCs/>
            <w:color w:val="FF0000"/>
          </w:rPr>
          <w:t>WSC2013_TP40_MOD1_PRE_EN_09</w:t>
        </w:r>
        <w:r w:rsidRPr="000A6AAA">
          <w:rPr>
            <w:rFonts w:ascii="Arial" w:hAnsi="Arial" w:cs="Arial"/>
            <w:b/>
            <w:bCs/>
            <w:color w:val="FF0000"/>
          </w:rPr>
          <w:t>.jpg)</w:t>
        </w:r>
      </w:ins>
    </w:p>
    <w:p w14:paraId="76E3019E" w14:textId="77777777" w:rsidR="00A33BB9" w:rsidRDefault="00A33BB9" w:rsidP="00A33BB9">
      <w:pPr>
        <w:widowControl w:val="0"/>
        <w:autoSpaceDE w:val="0"/>
        <w:autoSpaceDN w:val="0"/>
        <w:adjustRightInd w:val="0"/>
        <w:ind w:right="1552"/>
        <w:rPr>
          <w:ins w:id="2997" w:author="user_skill40_mac31 DUPUIS" w:date="2013-07-01T12:30:00Z"/>
          <w:rFonts w:cs="Arial"/>
          <w:b/>
          <w:bCs/>
          <w:color w:val="FF0000"/>
        </w:rPr>
      </w:pPr>
    </w:p>
    <w:p w14:paraId="74AC93AC" w14:textId="77777777" w:rsidR="00C6463A" w:rsidRPr="00443ADB" w:rsidRDefault="00C6463A" w:rsidP="00C6463A">
      <w:pPr>
        <w:rPr>
          <w:ins w:id="2998" w:author="user_skill40_mac31 DUPUIS" w:date="2013-07-01T13:52:00Z"/>
          <w:rFonts w:cs="Arial"/>
        </w:rPr>
      </w:pPr>
      <w:ins w:id="2999" w:author="user_skill40_mac31 DUPUIS" w:date="2013-07-01T13:52:00Z">
        <w:r w:rsidRPr="00443ADB">
          <w:rPr>
            <w:rFonts w:cs="Arial"/>
          </w:rPr>
          <w:t>La couverture du livre d'Al Gore, l'avenir</w:t>
        </w:r>
      </w:ins>
    </w:p>
    <w:p w14:paraId="16C77703" w14:textId="77777777" w:rsidR="00A33BB9" w:rsidRPr="00B50214" w:rsidRDefault="00A33BB9" w:rsidP="00A33BB9">
      <w:pPr>
        <w:widowControl w:val="0"/>
        <w:autoSpaceDE w:val="0"/>
        <w:autoSpaceDN w:val="0"/>
        <w:adjustRightInd w:val="0"/>
        <w:ind w:right="1552"/>
        <w:rPr>
          <w:ins w:id="3000" w:author="user_skill40_mac31 DUPUIS" w:date="2013-07-01T12:30:00Z"/>
          <w:rFonts w:cs="Arial"/>
        </w:rPr>
      </w:pPr>
    </w:p>
    <w:p w14:paraId="7D2D58DF" w14:textId="77777777" w:rsidR="00A33BB9" w:rsidRDefault="00A33BB9" w:rsidP="00A33BB9">
      <w:pPr>
        <w:widowControl w:val="0"/>
        <w:autoSpaceDE w:val="0"/>
        <w:autoSpaceDN w:val="0"/>
        <w:adjustRightInd w:val="0"/>
        <w:ind w:right="1552"/>
        <w:rPr>
          <w:ins w:id="3001" w:author="user_skill40_mac31 DUPUIS" w:date="2013-07-01T12:30:00Z"/>
          <w:rFonts w:cs="Arial"/>
          <w:b/>
          <w:bCs/>
          <w:color w:val="FF2712"/>
        </w:rPr>
      </w:pPr>
    </w:p>
    <w:p w14:paraId="4FB75859" w14:textId="1D634E9D" w:rsidR="00A33BB9" w:rsidRPr="00B50214" w:rsidRDefault="00C6463A" w:rsidP="00A33BB9">
      <w:pPr>
        <w:widowControl w:val="0"/>
        <w:autoSpaceDE w:val="0"/>
        <w:autoSpaceDN w:val="0"/>
        <w:adjustRightInd w:val="0"/>
        <w:ind w:right="1552"/>
        <w:rPr>
          <w:ins w:id="3002" w:author="user_skill40_mac31 DUPUIS" w:date="2013-07-01T12:30:00Z"/>
          <w:rFonts w:cs="Arial"/>
          <w:b/>
          <w:bCs/>
          <w:color w:val="FF2712"/>
        </w:rPr>
      </w:pPr>
      <w:ins w:id="3003" w:author="user_skill40_mac31 DUPUIS" w:date="2013-07-01T13:52:00Z">
        <w:r>
          <w:rPr>
            <w:rFonts w:cs="Arial"/>
            <w:b/>
            <w:bCs/>
            <w:color w:val="FF2712"/>
          </w:rPr>
          <w:t xml:space="preserve">Titre </w:t>
        </w:r>
      </w:ins>
      <w:ins w:id="3004" w:author="user_skill40_mac31 DUPUIS" w:date="2013-07-01T12:30:00Z">
        <w:r w:rsidR="00A33BB9" w:rsidRPr="00B50214">
          <w:rPr>
            <w:rFonts w:cs="Arial"/>
            <w:b/>
            <w:bCs/>
            <w:color w:val="FF2712"/>
          </w:rPr>
          <w:t>(Title: )</w:t>
        </w:r>
      </w:ins>
    </w:p>
    <w:p w14:paraId="47C5398E" w14:textId="77777777" w:rsidR="00A33BB9" w:rsidRPr="00B50214" w:rsidRDefault="00A33BB9" w:rsidP="00A33BB9">
      <w:pPr>
        <w:widowControl w:val="0"/>
        <w:autoSpaceDE w:val="0"/>
        <w:autoSpaceDN w:val="0"/>
        <w:adjustRightInd w:val="0"/>
        <w:ind w:right="1552"/>
        <w:rPr>
          <w:ins w:id="3005" w:author="user_skill40_mac31 DUPUIS" w:date="2013-07-01T12:30:00Z"/>
          <w:rFonts w:cs="Arial"/>
          <w:b/>
          <w:bCs/>
        </w:rPr>
      </w:pPr>
    </w:p>
    <w:p w14:paraId="199F9BBB" w14:textId="77777777" w:rsidR="00C6463A" w:rsidRPr="00C6463A" w:rsidRDefault="00C6463A" w:rsidP="00C6463A">
      <w:pPr>
        <w:rPr>
          <w:ins w:id="3006" w:author="user_skill40_mac31 DUPUIS" w:date="2013-07-01T13:52:00Z"/>
          <w:rFonts w:cs="Arial"/>
          <w:b/>
          <w:szCs w:val="20"/>
          <w:rPrChange w:id="3007" w:author="user_skill40_mac31 DUPUIS" w:date="2013-07-01T13:52:00Z">
            <w:rPr>
              <w:ins w:id="3008" w:author="user_skill40_mac31 DUPUIS" w:date="2013-07-01T13:52:00Z"/>
              <w:rFonts w:cs="Arial"/>
              <w:szCs w:val="20"/>
            </w:rPr>
          </w:rPrChange>
        </w:rPr>
      </w:pPr>
      <w:ins w:id="3009" w:author="user_skill40_mac31 DUPUIS" w:date="2013-07-01T13:52:00Z">
        <w:r w:rsidRPr="00C6463A">
          <w:rPr>
            <w:rFonts w:cs="Arial"/>
            <w:b/>
            <w:szCs w:val="20"/>
            <w:rPrChange w:id="3010" w:author="user_skill40_mac31 DUPUIS" w:date="2013-07-01T13:52:00Z">
              <w:rPr>
                <w:rFonts w:cs="Arial"/>
                <w:szCs w:val="20"/>
              </w:rPr>
            </w:rPrChange>
          </w:rPr>
          <w:t>Pour que l’Europe soit en accord avec l’impôt sur la fortune</w:t>
        </w:r>
      </w:ins>
    </w:p>
    <w:p w14:paraId="02ED8A0F" w14:textId="77777777" w:rsidR="00A33BB9" w:rsidRPr="00B50214" w:rsidRDefault="00A33BB9" w:rsidP="00A33BB9">
      <w:pPr>
        <w:widowControl w:val="0"/>
        <w:autoSpaceDE w:val="0"/>
        <w:autoSpaceDN w:val="0"/>
        <w:adjustRightInd w:val="0"/>
        <w:ind w:right="1552"/>
        <w:rPr>
          <w:ins w:id="3011" w:author="user_skill40_mac31 DUPUIS" w:date="2013-07-01T12:30:00Z"/>
          <w:rFonts w:cs="Arial"/>
          <w:b/>
          <w:bCs/>
          <w:color w:val="FF0000"/>
        </w:rPr>
      </w:pPr>
    </w:p>
    <w:p w14:paraId="6DD61393" w14:textId="1411759E" w:rsidR="00A33BB9" w:rsidRPr="00B50214" w:rsidRDefault="00C6463A" w:rsidP="00A33BB9">
      <w:pPr>
        <w:widowControl w:val="0"/>
        <w:autoSpaceDE w:val="0"/>
        <w:autoSpaceDN w:val="0"/>
        <w:adjustRightInd w:val="0"/>
        <w:ind w:right="1552"/>
        <w:rPr>
          <w:ins w:id="3012" w:author="user_skill40_mac31 DUPUIS" w:date="2013-07-01T12:30:00Z"/>
          <w:rFonts w:cs="Arial"/>
          <w:b/>
          <w:bCs/>
        </w:rPr>
      </w:pPr>
      <w:ins w:id="3013" w:author="user_skill40_mac31 DUPUIS" w:date="2013-07-01T13:52:00Z">
        <w:r>
          <w:rPr>
            <w:rFonts w:cs="Arial"/>
            <w:b/>
            <w:bCs/>
            <w:color w:val="FF2712"/>
          </w:rPr>
          <w:t xml:space="preserve">Texte principal </w:t>
        </w:r>
      </w:ins>
      <w:ins w:id="3014" w:author="user_skill40_mac31 DUPUIS" w:date="2013-07-01T12:30:00Z">
        <w:r w:rsidR="00A33BB9" w:rsidRPr="00B50214">
          <w:rPr>
            <w:rFonts w:cs="Arial"/>
            <w:b/>
            <w:bCs/>
            <w:color w:val="FF2712"/>
          </w:rPr>
          <w:t>(Main text: )</w:t>
        </w:r>
      </w:ins>
    </w:p>
    <w:p w14:paraId="48B9DC19" w14:textId="77777777" w:rsidR="00A33BB9" w:rsidRPr="00B50214" w:rsidRDefault="00A33BB9" w:rsidP="00A33BB9">
      <w:pPr>
        <w:widowControl w:val="0"/>
        <w:autoSpaceDE w:val="0"/>
        <w:autoSpaceDN w:val="0"/>
        <w:adjustRightInd w:val="0"/>
        <w:ind w:right="1552"/>
        <w:rPr>
          <w:ins w:id="3015" w:author="user_skill40_mac31 DUPUIS" w:date="2013-07-01T12:30:00Z"/>
          <w:rFonts w:cs="Arial"/>
          <w:b/>
          <w:bCs/>
        </w:rPr>
      </w:pPr>
    </w:p>
    <w:p w14:paraId="706E30E1" w14:textId="77777777" w:rsidR="00C6463A" w:rsidRPr="00443ADB" w:rsidRDefault="00C6463A" w:rsidP="00C6463A">
      <w:pPr>
        <w:rPr>
          <w:ins w:id="3016" w:author="user_skill40_mac31 DUPUIS" w:date="2013-07-01T13:53:00Z"/>
          <w:rFonts w:cs="Arial"/>
        </w:rPr>
      </w:pPr>
      <w:ins w:id="3017" w:author="user_skill40_mac31 DUPUIS" w:date="2013-07-01T13:53:00Z">
        <w:r w:rsidRPr="00443ADB">
          <w:rPr>
            <w:rFonts w:cs="Arial"/>
          </w:rPr>
          <w:t>La nature de la crise</w:t>
        </w:r>
      </w:ins>
    </w:p>
    <w:p w14:paraId="4E5624A5" w14:textId="0818E740" w:rsidR="00C6463A" w:rsidRPr="00443ADB" w:rsidRDefault="00C6463A" w:rsidP="00C6463A">
      <w:pPr>
        <w:rPr>
          <w:ins w:id="3018" w:author="user_skill40_mac31 DUPUIS" w:date="2013-07-01T13:53:00Z"/>
          <w:rFonts w:cs="Arial"/>
        </w:rPr>
      </w:pPr>
      <w:ins w:id="3019" w:author="user_skill40_mac31 DUPUIS" w:date="2013-07-01T13:53:00Z">
        <w:r w:rsidRPr="00443ADB">
          <w:rPr>
            <w:rFonts w:cs="Arial"/>
          </w:rPr>
          <w:t>Une disparité sans cesse croissante de la richesse est un aspect intrinsèque du capitalisme. La richesse croît plus vite que le revenu des travailleurs. De grandes quantités de r</w:t>
        </w:r>
        <w:r>
          <w:rPr>
            <w:rFonts w:cs="Arial"/>
          </w:rPr>
          <w:t>ichesses croissent plus vite qu’une</w:t>
        </w:r>
        <w:r w:rsidRPr="00443ADB">
          <w:rPr>
            <w:rFonts w:cs="Arial"/>
          </w:rPr>
          <w:t xml:space="preserve"> petite quantité. Dans certains pays, </w:t>
        </w:r>
        <w:r>
          <w:rPr>
            <w:rFonts w:cs="Arial"/>
          </w:rPr>
          <w:t>l’impôt sur la fortune existe</w:t>
        </w:r>
        <w:r w:rsidRPr="00443ADB">
          <w:rPr>
            <w:rFonts w:cs="Arial"/>
          </w:rPr>
          <w:t xml:space="preserve">. Mais les taux d'imposition sont beaucoup plus bas que les taux de croissance des grandes fortunes. Par conséquent, </w:t>
        </w:r>
      </w:ins>
      <w:ins w:id="3020" w:author="user_skill40_mac31 DUPUIS" w:date="2013-07-01T13:54:00Z">
        <w:r>
          <w:rPr>
            <w:rFonts w:cs="Arial"/>
          </w:rPr>
          <w:t>d’importants changements</w:t>
        </w:r>
      </w:ins>
      <w:ins w:id="3021" w:author="user_skill40_mac31 DUPUIS" w:date="2013-07-01T13:53:00Z">
        <w:r>
          <w:rPr>
            <w:rFonts w:cs="Arial"/>
          </w:rPr>
          <w:t xml:space="preserve"> politiques fort</w:t>
        </w:r>
        <w:r w:rsidRPr="00443ADB">
          <w:rPr>
            <w:rFonts w:cs="Arial"/>
          </w:rPr>
          <w:t>s pour créer une répartition plus équitable sont nécessaires. Ceci vaut encore plus en forme actuellement dominante du capitalisme tirée par les marchés financiers, car ici la disparité dans la répartition de la prospérité a connu une croissance particulièrement rapide. Comme cette polarisation de la répartition de la richesse s'accroît, le montant du capital circulant autour du monde à la recherche d'opportunités d'investissement rentables. En particulier depuis les années 1970, cette masse a considérablement augmenté</w:t>
        </w:r>
      </w:ins>
      <w:ins w:id="3022" w:author="user_skill40_mac31 DUPUIS" w:date="2013-07-01T13:55:00Z">
        <w:r>
          <w:rPr>
            <w:rFonts w:cs="Arial"/>
          </w:rPr>
          <w:t>e</w:t>
        </w:r>
      </w:ins>
      <w:ins w:id="3023" w:author="user_skill40_mac31 DUPUIS" w:date="2013-07-01T13:53:00Z">
        <w:r w:rsidRPr="00443ADB">
          <w:rPr>
            <w:rFonts w:cs="Arial"/>
          </w:rPr>
          <w:t>. Il est devenu de moins en moins possible d'exploiter ce capital de manière fructueuse dans l'économie productive. Dans la recherche de nouvelles sources de profit, les marchés financiers internationaux sont devenus de plus</w:t>
        </w:r>
        <w:r>
          <w:rPr>
            <w:rFonts w:cs="Arial"/>
          </w:rPr>
          <w:t xml:space="preserve"> en plus importants</w:t>
        </w:r>
        <w:r w:rsidRPr="00443ADB">
          <w:rPr>
            <w:rFonts w:cs="Arial"/>
          </w:rPr>
          <w:t xml:space="preserve">. Cette transition a été accompagnée et encouragée par </w:t>
        </w:r>
      </w:ins>
      <w:ins w:id="3024" w:author="user_skill40_mac31 DUPUIS" w:date="2013-07-01T13:56:00Z">
        <w:r>
          <w:rPr>
            <w:rFonts w:cs="Arial"/>
          </w:rPr>
          <w:t>l’</w:t>
        </w:r>
      </w:ins>
      <w:ins w:id="3025" w:author="user_skill40_mac31 DUPUIS" w:date="2013-07-01T13:53:00Z">
        <w:r w:rsidRPr="00443ADB">
          <w:rPr>
            <w:rFonts w:cs="Arial"/>
          </w:rPr>
          <w:t xml:space="preserve">augmentation constante </w:t>
        </w:r>
      </w:ins>
      <w:ins w:id="3026" w:author="user_skill40_mac31 DUPUIS" w:date="2013-07-01T13:56:00Z">
        <w:r>
          <w:rPr>
            <w:rFonts w:cs="Arial"/>
          </w:rPr>
          <w:t xml:space="preserve">des </w:t>
        </w:r>
      </w:ins>
      <w:ins w:id="3027" w:author="user_skill40_mac31 DUPUIS" w:date="2013-07-01T13:53:00Z">
        <w:r w:rsidRPr="00443ADB">
          <w:rPr>
            <w:rFonts w:cs="Arial"/>
          </w:rPr>
          <w:t xml:space="preserve">déréglementation et la mondialisation des marchés financiers, et a conduit à </w:t>
        </w:r>
        <w:r>
          <w:rPr>
            <w:rFonts w:cs="Arial"/>
          </w:rPr>
          <w:t>une nouvelle dynamiqu</w:t>
        </w:r>
        <w:r w:rsidRPr="00443ADB">
          <w:rPr>
            <w:rFonts w:cs="Arial"/>
          </w:rPr>
          <w:t xml:space="preserve">e impliquant la polarisation de la répartition des revenus et des actifs. La domination croissante des marchés financiers a permis </w:t>
        </w:r>
      </w:ins>
      <w:ins w:id="3028" w:author="user_skill40_mac31 DUPUIS" w:date="2013-07-01T13:57:00Z">
        <w:r>
          <w:rPr>
            <w:rFonts w:cs="Arial"/>
          </w:rPr>
          <w:t xml:space="preserve">des </w:t>
        </w:r>
      </w:ins>
      <w:ins w:id="3029" w:author="user_skill40_mac31 DUPUIS" w:date="2013-07-01T13:53:00Z">
        <w:r w:rsidRPr="00443ADB">
          <w:rPr>
            <w:rFonts w:cs="Arial"/>
          </w:rPr>
          <w:t xml:space="preserve">profits gigantesques - et également des pertes - à faire en quelques secondes. Ainsi, le système devient de plus en plus instable. De plus en plus de bulles spéculatives se développent, qui </w:t>
        </w:r>
      </w:ins>
      <w:ins w:id="3030" w:author="user_skill40_mac31 DUPUIS" w:date="2013-07-01T13:57:00Z">
        <w:r>
          <w:rPr>
            <w:rFonts w:cs="Arial"/>
          </w:rPr>
          <w:t>doivent</w:t>
        </w:r>
      </w:ins>
      <w:ins w:id="3031" w:author="user_skill40_mac31 DUPUIS" w:date="2013-07-01T13:53:00Z">
        <w:r w:rsidRPr="00443ADB">
          <w:rPr>
            <w:rFonts w:cs="Arial"/>
          </w:rPr>
          <w:t xml:space="preserve"> éclater tôt ou tard.</w:t>
        </w:r>
      </w:ins>
    </w:p>
    <w:p w14:paraId="59C89FFD" w14:textId="77777777" w:rsidR="00C6463A" w:rsidRPr="00443ADB" w:rsidRDefault="00C6463A" w:rsidP="00C6463A">
      <w:pPr>
        <w:rPr>
          <w:ins w:id="3032" w:author="user_skill40_mac31 DUPUIS" w:date="2013-07-01T13:53:00Z"/>
          <w:rFonts w:cs="Arial"/>
        </w:rPr>
      </w:pPr>
    </w:p>
    <w:p w14:paraId="700F00DE" w14:textId="77777777" w:rsidR="00A33BB9" w:rsidRPr="00B50214" w:rsidRDefault="00A33BB9" w:rsidP="00A33BB9">
      <w:pPr>
        <w:widowControl w:val="0"/>
        <w:autoSpaceDE w:val="0"/>
        <w:autoSpaceDN w:val="0"/>
        <w:adjustRightInd w:val="0"/>
        <w:ind w:right="1552"/>
        <w:rPr>
          <w:ins w:id="3033" w:author="user_skill40_mac31 DUPUIS" w:date="2013-07-01T12:30:00Z"/>
          <w:rFonts w:cs="Arial"/>
        </w:rPr>
      </w:pPr>
    </w:p>
    <w:p w14:paraId="0AA12A8E" w14:textId="37A8DD06" w:rsidR="00A33BB9" w:rsidRPr="00C6463A" w:rsidRDefault="00A33BB9" w:rsidP="00A33BB9">
      <w:pPr>
        <w:widowControl w:val="0"/>
        <w:autoSpaceDE w:val="0"/>
        <w:autoSpaceDN w:val="0"/>
        <w:adjustRightInd w:val="0"/>
        <w:ind w:right="1552"/>
        <w:rPr>
          <w:ins w:id="3034" w:author="user_skill40_mac31 DUPUIS" w:date="2013-07-01T12:30:00Z"/>
          <w:rFonts w:cs="Arial"/>
          <w:b/>
          <w:bCs/>
          <w:color w:val="FF0000"/>
          <w:szCs w:val="20"/>
          <w:rPrChange w:id="3035" w:author="user_skill40_mac31 DUPUIS" w:date="2013-07-01T13:59:00Z">
            <w:rPr>
              <w:ins w:id="3036" w:author="user_skill40_mac31 DUPUIS" w:date="2013-07-01T12:30:00Z"/>
              <w:rFonts w:cs="Arial"/>
              <w:b/>
              <w:bCs/>
              <w:color w:val="FF0000"/>
            </w:rPr>
          </w:rPrChange>
        </w:rPr>
      </w:pPr>
      <w:ins w:id="3037" w:author="user_skill40_mac31 DUPUIS" w:date="2013-07-01T12:30:00Z">
        <w:r w:rsidRPr="00C6463A">
          <w:rPr>
            <w:rFonts w:cs="Arial"/>
            <w:b/>
            <w:bCs/>
            <w:color w:val="FF0000"/>
            <w:szCs w:val="20"/>
            <w:rPrChange w:id="3038" w:author="user_skill40_mac31 DUPUIS" w:date="2013-07-01T13:59:00Z">
              <w:rPr>
                <w:rFonts w:cs="Arial"/>
                <w:b/>
                <w:bCs/>
                <w:color w:val="FF0000"/>
              </w:rPr>
            </w:rPrChange>
          </w:rPr>
          <w:t>(</w:t>
        </w:r>
      </w:ins>
      <w:ins w:id="3039" w:author="user_skill40_mac31 DUPUIS" w:date="2013-07-01T13:58:00Z">
        <w:r w:rsidR="00C6463A" w:rsidRPr="00C6463A">
          <w:rPr>
            <w:rFonts w:cs="Arial"/>
            <w:color w:val="FF0000"/>
            <w:szCs w:val="20"/>
            <w:rPrChange w:id="3040" w:author="user_skill40_mac31 DUPUIS" w:date="2013-07-01T13:59:00Z">
              <w:rPr>
                <w:rFonts w:cs="Arial"/>
              </w:rPr>
            </w:rPrChange>
          </w:rPr>
          <w:t>Légende pour les photos dans cet article: utiliser l'image de votre choix:</w:t>
        </w:r>
      </w:ins>
    </w:p>
    <w:p w14:paraId="63EA3E42" w14:textId="77777777" w:rsidR="00A33BB9" w:rsidRPr="000A6AAA" w:rsidRDefault="00A33BB9" w:rsidP="00A33BB9">
      <w:pPr>
        <w:pStyle w:val="Paragraphedeliste"/>
        <w:widowControl w:val="0"/>
        <w:numPr>
          <w:ilvl w:val="0"/>
          <w:numId w:val="10"/>
        </w:numPr>
        <w:autoSpaceDE w:val="0"/>
        <w:autoSpaceDN w:val="0"/>
        <w:adjustRightInd w:val="0"/>
        <w:ind w:right="1552"/>
        <w:rPr>
          <w:ins w:id="3041" w:author="user_skill40_mac31 DUPUIS" w:date="2013-07-01T12:30:00Z"/>
          <w:rFonts w:ascii="Arial" w:hAnsi="Arial" w:cs="Arial"/>
          <w:b/>
          <w:bCs/>
          <w:color w:val="FF0000"/>
        </w:rPr>
      </w:pPr>
      <w:ins w:id="3042" w:author="user_skill40_mac31 DUPUIS" w:date="2013-07-01T12:30:00Z">
        <w:r>
          <w:rPr>
            <w:rFonts w:ascii="Arial" w:hAnsi="Arial" w:cs="Arial"/>
            <w:b/>
            <w:bCs/>
            <w:color w:val="FF0000"/>
          </w:rPr>
          <w:t>WSC2013_TP40_MOD1_PRE_EN_10</w:t>
        </w:r>
        <w:r w:rsidRPr="000A6AAA">
          <w:rPr>
            <w:rFonts w:ascii="Arial" w:hAnsi="Arial" w:cs="Arial"/>
            <w:b/>
            <w:bCs/>
            <w:color w:val="FF0000"/>
          </w:rPr>
          <w:t>.jpg</w:t>
        </w:r>
      </w:ins>
    </w:p>
    <w:p w14:paraId="2C635E6B" w14:textId="77777777" w:rsidR="00A33BB9" w:rsidRPr="000A6AAA" w:rsidRDefault="00A33BB9" w:rsidP="00A33BB9">
      <w:pPr>
        <w:pStyle w:val="Paragraphedeliste"/>
        <w:widowControl w:val="0"/>
        <w:numPr>
          <w:ilvl w:val="0"/>
          <w:numId w:val="10"/>
        </w:numPr>
        <w:autoSpaceDE w:val="0"/>
        <w:autoSpaceDN w:val="0"/>
        <w:adjustRightInd w:val="0"/>
        <w:ind w:right="1552"/>
        <w:rPr>
          <w:ins w:id="3043" w:author="user_skill40_mac31 DUPUIS" w:date="2013-07-01T12:30:00Z"/>
          <w:rFonts w:ascii="Arial" w:hAnsi="Arial" w:cs="Arial"/>
          <w:b/>
          <w:bCs/>
          <w:color w:val="FF0000"/>
        </w:rPr>
      </w:pPr>
      <w:ins w:id="3044" w:author="user_skill40_mac31 DUPUIS" w:date="2013-07-01T12:30:00Z">
        <w:r>
          <w:rPr>
            <w:rFonts w:ascii="Arial" w:hAnsi="Arial" w:cs="Arial"/>
            <w:b/>
            <w:bCs/>
            <w:color w:val="FF0000"/>
          </w:rPr>
          <w:t>WSC2013_TP40_MOD1_PRE_EN_11</w:t>
        </w:r>
        <w:r w:rsidRPr="000A6AAA">
          <w:rPr>
            <w:rFonts w:ascii="Arial" w:hAnsi="Arial" w:cs="Arial"/>
            <w:b/>
            <w:bCs/>
            <w:color w:val="FF0000"/>
          </w:rPr>
          <w:t>.jpg)</w:t>
        </w:r>
      </w:ins>
    </w:p>
    <w:p w14:paraId="7B29ECAF" w14:textId="77777777" w:rsidR="00A33BB9" w:rsidRDefault="00A33BB9" w:rsidP="00A33BB9">
      <w:pPr>
        <w:widowControl w:val="0"/>
        <w:autoSpaceDE w:val="0"/>
        <w:autoSpaceDN w:val="0"/>
        <w:adjustRightInd w:val="0"/>
        <w:ind w:right="1552"/>
        <w:rPr>
          <w:ins w:id="3045" w:author="user_skill40_mac31 DUPUIS" w:date="2013-07-01T12:30:00Z"/>
          <w:rFonts w:cs="Arial"/>
          <w:b/>
          <w:bCs/>
          <w:color w:val="FF0000"/>
        </w:rPr>
      </w:pPr>
    </w:p>
    <w:p w14:paraId="2FE5C21A" w14:textId="77777777" w:rsidR="00C6463A" w:rsidRPr="00443ADB" w:rsidRDefault="00C6463A" w:rsidP="00C6463A">
      <w:pPr>
        <w:rPr>
          <w:ins w:id="3046" w:author="user_skill40_mac31 DUPUIS" w:date="2013-07-01T13:58:00Z"/>
          <w:rFonts w:cs="Arial"/>
        </w:rPr>
      </w:pPr>
      <w:ins w:id="3047" w:author="user_skill40_mac31 DUPUIS" w:date="2013-07-01T13:58:00Z">
        <w:r w:rsidRPr="00443ADB">
          <w:rPr>
            <w:rFonts w:cs="Arial"/>
          </w:rPr>
          <w:t>Une disparité sans cesse croissante de la richesse est un aspect intrinsèque du capitalisme</w:t>
        </w:r>
      </w:ins>
    </w:p>
    <w:p w14:paraId="052F0EAB" w14:textId="77777777" w:rsidR="00A33BB9" w:rsidRDefault="00A33BB9" w:rsidP="00A33BB9">
      <w:pPr>
        <w:widowControl w:val="0"/>
        <w:autoSpaceDE w:val="0"/>
        <w:autoSpaceDN w:val="0"/>
        <w:adjustRightInd w:val="0"/>
        <w:ind w:right="1552"/>
        <w:rPr>
          <w:ins w:id="3048" w:author="user_skill40_mac31 DUPUIS" w:date="2013-07-01T12:30:00Z"/>
          <w:rFonts w:cs="Arial"/>
          <w:b/>
          <w:bCs/>
          <w:color w:val="FF2712"/>
        </w:rPr>
      </w:pPr>
    </w:p>
    <w:p w14:paraId="79526B51" w14:textId="23ED19C7" w:rsidR="00A33BB9" w:rsidRPr="00B50214" w:rsidRDefault="00113C43" w:rsidP="00A33BB9">
      <w:pPr>
        <w:widowControl w:val="0"/>
        <w:autoSpaceDE w:val="0"/>
        <w:autoSpaceDN w:val="0"/>
        <w:adjustRightInd w:val="0"/>
        <w:ind w:right="1552"/>
        <w:rPr>
          <w:ins w:id="3049" w:author="user_skill40_mac31 DUPUIS" w:date="2013-07-01T12:30:00Z"/>
          <w:rFonts w:cs="Arial"/>
          <w:b/>
          <w:bCs/>
          <w:color w:val="FF2712"/>
        </w:rPr>
      </w:pPr>
      <w:ins w:id="3050" w:author="user_skill40_mac31 DUPUIS" w:date="2013-07-01T14:00:00Z">
        <w:r>
          <w:rPr>
            <w:rFonts w:cs="Arial"/>
            <w:b/>
            <w:bCs/>
            <w:color w:val="FF2712"/>
          </w:rPr>
          <w:t xml:space="preserve">Titre </w:t>
        </w:r>
      </w:ins>
      <w:ins w:id="3051" w:author="user_skill40_mac31 DUPUIS" w:date="2013-07-01T12:30:00Z">
        <w:r w:rsidR="00A33BB9" w:rsidRPr="00B50214">
          <w:rPr>
            <w:rFonts w:cs="Arial"/>
            <w:b/>
            <w:bCs/>
            <w:color w:val="FF2712"/>
          </w:rPr>
          <w:t>(Title: )</w:t>
        </w:r>
      </w:ins>
    </w:p>
    <w:p w14:paraId="69EC0147" w14:textId="77777777" w:rsidR="00A33BB9" w:rsidRPr="00B50214" w:rsidRDefault="00A33BB9" w:rsidP="00A33BB9">
      <w:pPr>
        <w:widowControl w:val="0"/>
        <w:autoSpaceDE w:val="0"/>
        <w:autoSpaceDN w:val="0"/>
        <w:adjustRightInd w:val="0"/>
        <w:ind w:right="1552"/>
        <w:rPr>
          <w:ins w:id="3052" w:author="user_skill40_mac31 DUPUIS" w:date="2013-07-01T12:30:00Z"/>
          <w:rFonts w:cs="Arial"/>
          <w:b/>
          <w:bCs/>
        </w:rPr>
      </w:pPr>
    </w:p>
    <w:p w14:paraId="1DF9EE91" w14:textId="4A25B5B5" w:rsidR="00A33BB9" w:rsidRPr="00113C43" w:rsidRDefault="00113C43" w:rsidP="00113C43">
      <w:pPr>
        <w:rPr>
          <w:ins w:id="3053" w:author="user_skill40_mac31 DUPUIS" w:date="2013-07-01T12:30:00Z"/>
          <w:rFonts w:cs="Arial"/>
          <w:b/>
          <w:rPrChange w:id="3054" w:author="user_skill40_mac31 DUPUIS" w:date="2013-07-01T14:00:00Z">
            <w:rPr>
              <w:ins w:id="3055" w:author="user_skill40_mac31 DUPUIS" w:date="2013-07-01T12:30:00Z"/>
              <w:rFonts w:cs="Arial"/>
              <w:b/>
              <w:bCs/>
            </w:rPr>
          </w:rPrChange>
        </w:rPr>
        <w:pPrChange w:id="3056" w:author="user_skill40_mac31 DUPUIS" w:date="2013-07-01T14:00:00Z">
          <w:pPr>
            <w:widowControl w:val="0"/>
            <w:autoSpaceDE w:val="0"/>
            <w:autoSpaceDN w:val="0"/>
            <w:adjustRightInd w:val="0"/>
            <w:ind w:right="1552"/>
          </w:pPr>
        </w:pPrChange>
      </w:pPr>
      <w:ins w:id="3057" w:author="user_skill40_mac31 DUPUIS" w:date="2013-07-01T14:00:00Z">
        <w:r w:rsidRPr="00113C43">
          <w:rPr>
            <w:rFonts w:cs="Arial"/>
            <w:b/>
            <w:rPrChange w:id="3058" w:author="user_skill40_mac31 DUPUIS" w:date="2013-07-01T14:00:00Z">
              <w:rPr>
                <w:rFonts w:cs="Arial"/>
              </w:rPr>
            </w:rPrChange>
          </w:rPr>
          <w:t>Union économique et fiscale</w:t>
        </w:r>
      </w:ins>
    </w:p>
    <w:p w14:paraId="1841E820" w14:textId="77777777" w:rsidR="00A33BB9" w:rsidRPr="00B50214" w:rsidRDefault="00A33BB9" w:rsidP="00A33BB9">
      <w:pPr>
        <w:widowControl w:val="0"/>
        <w:autoSpaceDE w:val="0"/>
        <w:autoSpaceDN w:val="0"/>
        <w:adjustRightInd w:val="0"/>
        <w:ind w:right="1552"/>
        <w:rPr>
          <w:ins w:id="3059" w:author="user_skill40_mac31 DUPUIS" w:date="2013-07-01T12:30:00Z"/>
          <w:rFonts w:cs="Arial"/>
          <w:b/>
          <w:bCs/>
          <w:color w:val="FF0000"/>
        </w:rPr>
      </w:pPr>
    </w:p>
    <w:p w14:paraId="3372D6FD" w14:textId="23B8B56D" w:rsidR="00A33BB9" w:rsidRPr="00B50214" w:rsidRDefault="00113C43" w:rsidP="00A33BB9">
      <w:pPr>
        <w:widowControl w:val="0"/>
        <w:autoSpaceDE w:val="0"/>
        <w:autoSpaceDN w:val="0"/>
        <w:adjustRightInd w:val="0"/>
        <w:ind w:right="1552"/>
        <w:rPr>
          <w:ins w:id="3060" w:author="user_skill40_mac31 DUPUIS" w:date="2013-07-01T12:30:00Z"/>
          <w:rFonts w:cs="Arial"/>
          <w:b/>
          <w:bCs/>
          <w:color w:val="FF2712"/>
        </w:rPr>
      </w:pPr>
      <w:ins w:id="3061" w:author="user_skill40_mac31 DUPUIS" w:date="2013-07-01T14:00:00Z">
        <w:r>
          <w:rPr>
            <w:rFonts w:cs="Arial"/>
            <w:b/>
            <w:bCs/>
            <w:color w:val="FF2712"/>
          </w:rPr>
          <w:t xml:space="preserve">Texte principal </w:t>
        </w:r>
      </w:ins>
      <w:ins w:id="3062" w:author="user_skill40_mac31 DUPUIS" w:date="2013-07-01T12:30:00Z">
        <w:r w:rsidR="00A33BB9" w:rsidRPr="00B50214">
          <w:rPr>
            <w:rFonts w:cs="Arial"/>
            <w:b/>
            <w:bCs/>
            <w:color w:val="FF2712"/>
          </w:rPr>
          <w:t>(Main text: )</w:t>
        </w:r>
      </w:ins>
    </w:p>
    <w:p w14:paraId="57AE66B3" w14:textId="77777777" w:rsidR="00A33BB9" w:rsidRPr="00B50214" w:rsidRDefault="00A33BB9" w:rsidP="00A33BB9">
      <w:pPr>
        <w:widowControl w:val="0"/>
        <w:autoSpaceDE w:val="0"/>
        <w:autoSpaceDN w:val="0"/>
        <w:adjustRightInd w:val="0"/>
        <w:ind w:right="1552"/>
        <w:rPr>
          <w:ins w:id="3063" w:author="user_skill40_mac31 DUPUIS" w:date="2013-07-01T12:30:00Z"/>
          <w:rFonts w:cs="Arial"/>
        </w:rPr>
      </w:pPr>
    </w:p>
    <w:p w14:paraId="7F5F59EF" w14:textId="77777777" w:rsidR="005D49C9" w:rsidRPr="00443ADB" w:rsidRDefault="005D49C9" w:rsidP="005D49C9">
      <w:pPr>
        <w:rPr>
          <w:ins w:id="3064" w:author="user_skill40_mac31 DUPUIS" w:date="2013-07-01T14:02:00Z"/>
          <w:rFonts w:cs="Arial"/>
        </w:rPr>
      </w:pPr>
      <w:ins w:id="3065" w:author="user_skill40_mac31 DUPUIS" w:date="2013-07-01T14:02:00Z">
        <w:r w:rsidRPr="00443ADB">
          <w:rPr>
            <w:rFonts w:cs="Arial"/>
          </w:rPr>
          <w:t>Pacte fiscal, ESM, six-pack, deux paquets</w:t>
        </w:r>
      </w:ins>
    </w:p>
    <w:p w14:paraId="080A147F" w14:textId="1F926C78" w:rsidR="005D49C9" w:rsidRPr="00443ADB" w:rsidRDefault="005D49C9" w:rsidP="005D49C9">
      <w:pPr>
        <w:rPr>
          <w:ins w:id="3066" w:author="user_skill40_mac31 DUPUIS" w:date="2013-07-01T14:02:00Z"/>
          <w:rFonts w:cs="Arial"/>
        </w:rPr>
      </w:pPr>
      <w:ins w:id="3067" w:author="user_skill40_mac31 DUPUIS" w:date="2013-07-01T14:02:00Z">
        <w:r w:rsidRPr="00443ADB">
          <w:rPr>
            <w:rFonts w:cs="Arial"/>
          </w:rPr>
          <w:t>Sous la pression de la crise, le</w:t>
        </w:r>
      </w:ins>
      <w:ins w:id="3068" w:author="user_skill40_mac31 DUPUIS" w:date="2013-07-01T14:05:00Z">
        <w:r w:rsidR="009750C7">
          <w:rPr>
            <w:rFonts w:cs="Arial"/>
          </w:rPr>
          <w:t>s</w:t>
        </w:r>
      </w:ins>
      <w:ins w:id="3069" w:author="user_skill40_mac31 DUPUIS" w:date="2013-07-01T14:02:00Z">
        <w:r w:rsidRPr="00443ADB">
          <w:rPr>
            <w:rFonts w:cs="Arial"/>
          </w:rPr>
          <w:t xml:space="preserve"> puissant</w:t>
        </w:r>
      </w:ins>
      <w:ins w:id="3070" w:author="user_skill40_mac31 DUPUIS" w:date="2013-07-01T14:06:00Z">
        <w:r w:rsidR="009750C7">
          <w:rPr>
            <w:rFonts w:cs="Arial"/>
          </w:rPr>
          <w:t>s</w:t>
        </w:r>
      </w:ins>
      <w:ins w:id="3071" w:author="user_skill40_mac31 DUPUIS" w:date="2013-07-01T14:02:00Z">
        <w:r w:rsidRPr="00443ADB">
          <w:rPr>
            <w:rFonts w:cs="Arial"/>
          </w:rPr>
          <w:t xml:space="preserve"> poussent leurs mesures obscures "réforme</w:t>
        </w:r>
      </w:ins>
      <w:ins w:id="3072" w:author="user_skill40_mac31 DUPUIS" w:date="2013-07-01T14:06:00Z">
        <w:r w:rsidR="009750C7">
          <w:rPr>
            <w:rFonts w:cs="Arial"/>
          </w:rPr>
          <w:t>s</w:t>
        </w:r>
      </w:ins>
      <w:ins w:id="3073" w:author="user_skill40_mac31 DUPUIS" w:date="2013-07-01T14:02:00Z">
        <w:r w:rsidRPr="00443ADB">
          <w:rPr>
            <w:rFonts w:cs="Arial"/>
          </w:rPr>
          <w:t xml:space="preserve">" à un rythme rapide. La logique est toujours la même: réduire les dettes par des coupures dans les services sociaux et de la privatisation, augmenter la compétitivité grâce à </w:t>
        </w:r>
        <w:r w:rsidR="009750C7">
          <w:rPr>
            <w:rFonts w:cs="Arial"/>
          </w:rPr>
          <w:t xml:space="preserve">des réductions de salaires et </w:t>
        </w:r>
        <w:r w:rsidRPr="00443ADB">
          <w:rPr>
            <w:rFonts w:cs="Arial"/>
          </w:rPr>
          <w:t>éliminer les droits des travailleurs. Les conséquences: une profonde récession, aggravant encore la crise économique. Dans le sud de l'Europe la "troïka" de la BCE, Commis</w:t>
        </w:r>
        <w:r w:rsidR="009750C7">
          <w:rPr>
            <w:rFonts w:cs="Arial"/>
          </w:rPr>
          <w:t>sion européenne et le FMI dictent un</w:t>
        </w:r>
        <w:r w:rsidRPr="00443ADB">
          <w:rPr>
            <w:rFonts w:cs="Arial"/>
          </w:rPr>
          <w:t xml:space="preserve"> soi-disant mémorandum (plan d'austérité) </w:t>
        </w:r>
      </w:ins>
      <w:ins w:id="3074" w:author="user_skill40_mac31 DUPUIS" w:date="2013-07-01T14:08:00Z">
        <w:r w:rsidR="009750C7">
          <w:rPr>
            <w:rFonts w:cs="Arial"/>
          </w:rPr>
          <w:t xml:space="preserve">l’un </w:t>
        </w:r>
      </w:ins>
      <w:ins w:id="3075" w:author="user_skill40_mac31 DUPUIS" w:date="2013-07-01T14:02:00Z">
        <w:r w:rsidR="009750C7">
          <w:rPr>
            <w:rFonts w:cs="Arial"/>
          </w:rPr>
          <w:t>après l</w:t>
        </w:r>
      </w:ins>
      <w:ins w:id="3076" w:author="user_skill40_mac31 DUPUIS" w:date="2013-07-01T14:08:00Z">
        <w:r w:rsidR="009750C7">
          <w:rPr>
            <w:rFonts w:cs="Arial"/>
          </w:rPr>
          <w:t>’</w:t>
        </w:r>
      </w:ins>
      <w:ins w:id="3077" w:author="user_skill40_mac31 DUPUIS" w:date="2013-07-01T14:02:00Z">
        <w:r w:rsidRPr="00443ADB">
          <w:rPr>
            <w:rFonts w:cs="Arial"/>
          </w:rPr>
          <w:t xml:space="preserve">autre. La réalité est une crise sociale dévastatrice. Le chômage de masse, la pauvreté, l'itinérance, la criminalité et la </w:t>
        </w:r>
        <w:r w:rsidR="009750C7">
          <w:rPr>
            <w:rFonts w:cs="Arial"/>
          </w:rPr>
          <w:t>flambée des vagues de suicides f</w:t>
        </w:r>
        <w:r w:rsidRPr="00443ADB">
          <w:rPr>
            <w:rFonts w:cs="Arial"/>
          </w:rPr>
          <w:t xml:space="preserve">ont une fois de plus partie du quotidien européen. Et «par hasard» nos démocraties sont creusées: les pays très endettés sont contraints de céder leur souveraineté à leurs parlements élus à l'UE. Chaque jour, les technocrates de la Commission </w:t>
        </w:r>
        <w:bookmarkStart w:id="3078" w:name="_GoBack"/>
        <w:bookmarkEnd w:id="3078"/>
        <w:r w:rsidRPr="00443ADB">
          <w:rPr>
            <w:rFonts w:cs="Arial"/>
          </w:rPr>
          <w:t xml:space="preserve">européenne et la BCE </w:t>
        </w:r>
      </w:ins>
      <w:ins w:id="3079" w:author="user_skill40_mac31 DUPUIS" w:date="2013-07-01T14:09:00Z">
        <w:r w:rsidR="009750C7">
          <w:rPr>
            <w:rFonts w:cs="Arial"/>
          </w:rPr>
          <w:t>gagnent</w:t>
        </w:r>
      </w:ins>
      <w:ins w:id="3080" w:author="user_skill40_mac31 DUPUIS" w:date="2013-07-01T14:02:00Z">
        <w:r w:rsidRPr="00443ADB">
          <w:rPr>
            <w:rFonts w:cs="Arial"/>
          </w:rPr>
          <w:t xml:space="preserve"> encore plus de pouvoir pour eux-mêmes.</w:t>
        </w:r>
      </w:ins>
    </w:p>
    <w:p w14:paraId="05C10A8E" w14:textId="425FB59E" w:rsidR="005D49C9" w:rsidRPr="00443ADB" w:rsidRDefault="005D49C9" w:rsidP="005D49C9">
      <w:pPr>
        <w:rPr>
          <w:ins w:id="3081" w:author="user_skill40_mac31 DUPUIS" w:date="2013-07-01T14:02:00Z"/>
          <w:rFonts w:cs="Arial"/>
        </w:rPr>
      </w:pPr>
      <w:ins w:id="3082" w:author="user_skill40_mac31 DUPUIS" w:date="2013-07-01T14:02:00Z">
        <w:r w:rsidRPr="00443ADB">
          <w:rPr>
            <w:rFonts w:cs="Arial"/>
          </w:rPr>
          <w:t xml:space="preserve">Les choses peuvent encore empirer, après que tous les paquets de réformes </w:t>
        </w:r>
      </w:ins>
      <w:ins w:id="3083" w:author="user_skill40_mac31 DUPUIS" w:date="2013-07-01T14:09:00Z">
        <w:r w:rsidR="009750C7" w:rsidRPr="00443ADB">
          <w:rPr>
            <w:rFonts w:cs="Arial"/>
          </w:rPr>
          <w:t xml:space="preserve">qui ont mis en place </w:t>
        </w:r>
        <w:r w:rsidR="009750C7">
          <w:rPr>
            <w:rFonts w:cs="Arial"/>
          </w:rPr>
          <w:t xml:space="preserve"> </w:t>
        </w:r>
      </w:ins>
      <w:ins w:id="3084" w:author="user_skill40_mac31 DUPUIS" w:date="2013-07-01T14:02:00Z">
        <w:r w:rsidR="009750C7">
          <w:rPr>
            <w:rFonts w:cs="Arial"/>
          </w:rPr>
          <w:t xml:space="preserve">à ce jour, </w:t>
        </w:r>
        <w:r w:rsidRPr="00443ADB">
          <w:rPr>
            <w:rFonts w:cs="Arial"/>
          </w:rPr>
          <w:t>une politique néo-libérale anti-démocratiques dans toute l'Europe</w:t>
        </w:r>
      </w:ins>
      <w:ins w:id="3085" w:author="user_skill40_mac31 DUPUIS" w:date="2013-07-01T14:10:00Z">
        <w:r w:rsidR="009750C7">
          <w:rPr>
            <w:rFonts w:cs="Arial"/>
          </w:rPr>
          <w:t xml:space="preserve"> </w:t>
        </w:r>
      </w:ins>
      <w:ins w:id="3086" w:author="user_skill40_mac31 DUPUIS" w:date="2013-07-01T14:02:00Z">
        <w:r w:rsidRPr="00443ADB">
          <w:rPr>
            <w:rFonts w:cs="Arial"/>
          </w:rPr>
          <w:t>? Oui, ils le peuve</w:t>
        </w:r>
        <w:r w:rsidR="009750C7">
          <w:rPr>
            <w:rFonts w:cs="Arial"/>
          </w:rPr>
          <w:t xml:space="preserve">nt. Lors du Conseil européen </w:t>
        </w:r>
        <w:r w:rsidRPr="00443ADB">
          <w:rPr>
            <w:rFonts w:cs="Arial"/>
          </w:rPr>
          <w:t>l'introduction d'une union économique et budgétaire est en préparation en ce moment. Le diktat de l'austérité, à travers la Grèce, l'Espagne et le Portugal souffre en ce moment, sera institutionnalisée au niveau européen. Ou, comme la Commission européenne, M. Barroso a dit: Une révolution tranquille a eu lieu.</w:t>
        </w:r>
      </w:ins>
    </w:p>
    <w:p w14:paraId="2B30C83E" w14:textId="77777777" w:rsidR="00A33BB9" w:rsidRPr="00B50214" w:rsidRDefault="00A33BB9" w:rsidP="00A33BB9">
      <w:pPr>
        <w:widowControl w:val="0"/>
        <w:autoSpaceDE w:val="0"/>
        <w:autoSpaceDN w:val="0"/>
        <w:adjustRightInd w:val="0"/>
        <w:ind w:right="1552"/>
        <w:rPr>
          <w:ins w:id="3087" w:author="user_skill40_mac31 DUPUIS" w:date="2013-07-01T12:30:00Z"/>
          <w:rFonts w:cs="Arial"/>
        </w:rPr>
      </w:pPr>
    </w:p>
    <w:p w14:paraId="097EBA88" w14:textId="40221A5A" w:rsidR="00A33BB9" w:rsidRPr="00113C43" w:rsidRDefault="00A33BB9" w:rsidP="00113C43">
      <w:pPr>
        <w:rPr>
          <w:ins w:id="3088" w:author="user_skill40_mac31 DUPUIS" w:date="2013-07-01T12:30:00Z"/>
          <w:rFonts w:cs="Arial"/>
          <w:color w:val="FF0000"/>
          <w:rPrChange w:id="3089" w:author="user_skill40_mac31 DUPUIS" w:date="2013-07-01T14:01:00Z">
            <w:rPr>
              <w:ins w:id="3090" w:author="user_skill40_mac31 DUPUIS" w:date="2013-07-01T12:30:00Z"/>
              <w:rFonts w:cs="Arial"/>
              <w:b/>
              <w:bCs/>
              <w:color w:val="FF0000"/>
            </w:rPr>
          </w:rPrChange>
        </w:rPr>
        <w:pPrChange w:id="3091" w:author="user_skill40_mac31 DUPUIS" w:date="2013-07-01T14:01:00Z">
          <w:pPr>
            <w:widowControl w:val="0"/>
            <w:autoSpaceDE w:val="0"/>
            <w:autoSpaceDN w:val="0"/>
            <w:adjustRightInd w:val="0"/>
            <w:ind w:right="1552"/>
          </w:pPr>
        </w:pPrChange>
      </w:pPr>
      <w:ins w:id="3092" w:author="user_skill40_mac31 DUPUIS" w:date="2013-07-01T12:30:00Z">
        <w:r w:rsidRPr="00113C43">
          <w:rPr>
            <w:rFonts w:cs="Arial"/>
            <w:b/>
            <w:bCs/>
            <w:color w:val="FF0000"/>
            <w:rPrChange w:id="3093" w:author="user_skill40_mac31 DUPUIS" w:date="2013-07-01T14:01:00Z">
              <w:rPr>
                <w:rFonts w:cs="Arial"/>
                <w:b/>
                <w:bCs/>
                <w:color w:val="FF0000"/>
              </w:rPr>
            </w:rPrChange>
          </w:rPr>
          <w:t>(</w:t>
        </w:r>
      </w:ins>
      <w:ins w:id="3094" w:author="user_skill40_mac31 DUPUIS" w:date="2013-07-01T14:01:00Z">
        <w:r w:rsidR="00113C43" w:rsidRPr="00113C43">
          <w:rPr>
            <w:rFonts w:cs="Arial"/>
            <w:color w:val="FF0000"/>
            <w:rPrChange w:id="3095" w:author="user_skill40_mac31 DUPUIS" w:date="2013-07-01T14:01:00Z">
              <w:rPr>
                <w:rFonts w:cs="Arial"/>
              </w:rPr>
            </w:rPrChange>
          </w:rPr>
          <w:t>Légende pour les phot</w:t>
        </w:r>
        <w:r w:rsidR="00C935E9">
          <w:rPr>
            <w:rFonts w:cs="Arial"/>
            <w:color w:val="FF0000"/>
            <w:rPrChange w:id="3096" w:author="user_skill40_mac31 DUPUIS" w:date="2013-07-01T14:01:00Z">
              <w:rPr>
                <w:rFonts w:cs="Arial"/>
                <w:color w:val="FF0000"/>
              </w:rPr>
            </w:rPrChange>
          </w:rPr>
          <w:t>os dans cet article: utiliser</w:t>
        </w:r>
        <w:r w:rsidR="00113C43" w:rsidRPr="00113C43">
          <w:rPr>
            <w:rFonts w:cs="Arial"/>
            <w:color w:val="FF0000"/>
            <w:rPrChange w:id="3097" w:author="user_skill40_mac31 DUPUIS" w:date="2013-07-01T14:01:00Z">
              <w:rPr>
                <w:rFonts w:cs="Arial"/>
              </w:rPr>
            </w:rPrChange>
          </w:rPr>
          <w:t xml:space="preserve"> l’image:</w:t>
        </w:r>
      </w:ins>
    </w:p>
    <w:p w14:paraId="5DC6BC3C" w14:textId="77777777" w:rsidR="00A33BB9" w:rsidRDefault="00A33BB9" w:rsidP="00A33BB9">
      <w:pPr>
        <w:pStyle w:val="Paragraphedeliste"/>
        <w:widowControl w:val="0"/>
        <w:numPr>
          <w:ilvl w:val="0"/>
          <w:numId w:val="10"/>
        </w:numPr>
        <w:autoSpaceDE w:val="0"/>
        <w:autoSpaceDN w:val="0"/>
        <w:adjustRightInd w:val="0"/>
        <w:ind w:right="1552"/>
        <w:rPr>
          <w:ins w:id="3098" w:author="user_skill40_mac31 DUPUIS" w:date="2013-07-01T12:30:00Z"/>
          <w:rFonts w:ascii="Arial" w:hAnsi="Arial" w:cs="Arial"/>
          <w:b/>
          <w:bCs/>
          <w:color w:val="FF0000"/>
        </w:rPr>
      </w:pPr>
      <w:ins w:id="3099" w:author="user_skill40_mac31 DUPUIS" w:date="2013-07-01T12:30:00Z">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ins>
    </w:p>
    <w:p w14:paraId="2C3038EB" w14:textId="77777777" w:rsidR="00A33BB9" w:rsidRDefault="00A33BB9" w:rsidP="00A33BB9">
      <w:pPr>
        <w:widowControl w:val="0"/>
        <w:autoSpaceDE w:val="0"/>
        <w:autoSpaceDN w:val="0"/>
        <w:adjustRightInd w:val="0"/>
        <w:ind w:right="1552"/>
        <w:rPr>
          <w:ins w:id="3100" w:author="user_skill40_mac31 DUPUIS" w:date="2013-07-01T12:30:00Z"/>
          <w:rFonts w:cs="Arial"/>
          <w:b/>
          <w:bCs/>
          <w:color w:val="FF0000"/>
        </w:rPr>
      </w:pPr>
    </w:p>
    <w:p w14:paraId="51045128" w14:textId="77777777" w:rsidR="00A33BB9" w:rsidRPr="000A6AAA" w:rsidRDefault="00A33BB9" w:rsidP="00A33BB9">
      <w:pPr>
        <w:widowControl w:val="0"/>
        <w:autoSpaceDE w:val="0"/>
        <w:autoSpaceDN w:val="0"/>
        <w:adjustRightInd w:val="0"/>
        <w:ind w:right="1552"/>
        <w:rPr>
          <w:ins w:id="3101" w:author="user_skill40_mac31 DUPUIS" w:date="2013-07-01T12:30:00Z"/>
          <w:rFonts w:cs="Arial"/>
          <w:b/>
          <w:bCs/>
          <w:color w:val="FF0000"/>
        </w:rPr>
      </w:pPr>
    </w:p>
    <w:p w14:paraId="1B5DC06D" w14:textId="0D3127A2" w:rsidR="00113C43" w:rsidRPr="00443ADB" w:rsidRDefault="00113C43" w:rsidP="00113C43">
      <w:pPr>
        <w:rPr>
          <w:ins w:id="3102" w:author="user_skill40_mac31 DUPUIS" w:date="2013-07-01T14:01:00Z"/>
          <w:rFonts w:cs="Arial"/>
        </w:rPr>
      </w:pPr>
      <w:ins w:id="3103" w:author="user_skill40_mac31 DUPUIS" w:date="2013-07-01T14:01:00Z">
        <w:r w:rsidRPr="00443ADB">
          <w:rPr>
            <w:rFonts w:cs="Arial"/>
          </w:rPr>
          <w:t xml:space="preserve">Lors du Conseil européen de l'introduction d'une union économique et budgétaire est en </w:t>
        </w:r>
        <w:r>
          <w:rPr>
            <w:rFonts w:cs="Arial"/>
          </w:rPr>
          <w:t>preparation.</w:t>
        </w:r>
      </w:ins>
    </w:p>
    <w:p w14:paraId="7AF73F5E" w14:textId="77777777" w:rsidR="00A33BB9" w:rsidRDefault="00A33BB9" w:rsidP="00A33BB9">
      <w:pPr>
        <w:widowControl w:val="0"/>
        <w:autoSpaceDE w:val="0"/>
        <w:autoSpaceDN w:val="0"/>
        <w:adjustRightInd w:val="0"/>
        <w:spacing w:line="241" w:lineRule="atLeast"/>
        <w:ind w:right="1552"/>
        <w:jc w:val="both"/>
        <w:rPr>
          <w:ins w:id="3104" w:author="user_skill40_mac31 DUPUIS" w:date="2013-07-01T12:30:00Z"/>
          <w:rFonts w:cs="Arial"/>
        </w:rPr>
      </w:pPr>
    </w:p>
    <w:p w14:paraId="7A46E890" w14:textId="77777777" w:rsidR="00A33BB9" w:rsidRDefault="00A33BB9" w:rsidP="00A33BB9">
      <w:pPr>
        <w:widowControl w:val="0"/>
        <w:autoSpaceDE w:val="0"/>
        <w:autoSpaceDN w:val="0"/>
        <w:adjustRightInd w:val="0"/>
        <w:spacing w:line="241" w:lineRule="atLeast"/>
        <w:ind w:right="1552"/>
        <w:jc w:val="both"/>
        <w:rPr>
          <w:ins w:id="3105" w:author="user_skill40_mac31 DUPUIS" w:date="2013-07-01T12:30:00Z"/>
          <w:rFonts w:cs="Arial"/>
        </w:rPr>
      </w:pPr>
    </w:p>
    <w:p w14:paraId="0D54E06A" w14:textId="77777777" w:rsidR="00A33BB9" w:rsidRDefault="00A33BB9" w:rsidP="00A33BB9">
      <w:pPr>
        <w:widowControl w:val="0"/>
        <w:autoSpaceDE w:val="0"/>
        <w:autoSpaceDN w:val="0"/>
        <w:adjustRightInd w:val="0"/>
        <w:spacing w:line="241" w:lineRule="atLeast"/>
        <w:ind w:right="1552"/>
        <w:jc w:val="both"/>
        <w:rPr>
          <w:ins w:id="3106" w:author="user_skill40_mac31 DUPUIS" w:date="2013-07-01T12:30:00Z"/>
          <w:rFonts w:cs="Arial"/>
        </w:rPr>
      </w:pPr>
    </w:p>
    <w:p w14:paraId="7CA3A20B" w14:textId="77777777" w:rsidR="00A33BB9" w:rsidRPr="00A33BB9" w:rsidRDefault="00A33BB9" w:rsidP="00A33BB9">
      <w:pPr>
        <w:tabs>
          <w:tab w:val="left" w:pos="1961"/>
        </w:tabs>
        <w:ind w:right="1552"/>
        <w:jc w:val="center"/>
        <w:rPr>
          <w:b/>
          <w:sz w:val="36"/>
          <w:szCs w:val="36"/>
          <w:rPrChange w:id="3107" w:author="user_skill40_mac31 DUPUIS" w:date="2013-07-01T12:30:00Z">
            <w:rPr>
              <w:lang w:val="en-US"/>
            </w:rPr>
          </w:rPrChange>
        </w:rPr>
        <w:pPrChange w:id="3108" w:author="user_skill40_mac31 DUPUIS" w:date="2013-07-01T12:29:00Z">
          <w:pPr>
            <w:pStyle w:val="Heading1AA"/>
          </w:pPr>
        </w:pPrChange>
      </w:pPr>
    </w:p>
    <w:sectPr w:rsidR="00A33BB9" w:rsidRPr="00A33BB9"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3207" w:author="Arnold Sandjaja" w:date="2013-06-29T14:58:00Z">
        <w:sectPr w:rsidR="00A33BB9" w:rsidRPr="00A33BB9"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113C43" w:rsidRDefault="00113C43">
      <w:r>
        <w:separator/>
      </w:r>
    </w:p>
  </w:endnote>
  <w:endnote w:type="continuationSeparator" w:id="0">
    <w:p w14:paraId="4DF458D3" w14:textId="77777777" w:rsidR="00113C43" w:rsidRDefault="00113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E00002FF" w:usb1="7AC7FFFF" w:usb2="00000012" w:usb3="00000000" w:csb0="0002000D" w:csb1="00000000"/>
  </w:font>
  <w:font w:name="ＭＳ ゴシック">
    <w:charset w:val="4E"/>
    <w:family w:val="auto"/>
    <w:pitch w:val="variable"/>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3109"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3110">
        <w:tblGrid>
          <w:gridCol w:w="118"/>
          <w:gridCol w:w="2707"/>
          <w:gridCol w:w="118"/>
          <w:gridCol w:w="4560"/>
          <w:gridCol w:w="685"/>
          <w:gridCol w:w="1559"/>
          <w:gridCol w:w="133"/>
        </w:tblGrid>
      </w:tblGridChange>
    </w:tblGrid>
    <w:tr w:rsidR="00113C43" w14:paraId="7F525DED" w14:textId="77777777" w:rsidTr="00580CF8">
      <w:trPr>
        <w:cantSplit/>
        <w:trHeight w:val="270"/>
        <w:trPrChange w:id="3111"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3112"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113C43" w:rsidRDefault="00113C43">
          <w:pPr>
            <w:pStyle w:val="Pieddepage"/>
          </w:pPr>
        </w:p>
      </w:tc>
      <w:tc>
        <w:tcPr>
          <w:tcW w:w="5245" w:type="dxa"/>
          <w:shd w:val="clear" w:color="auto" w:fill="FFFFFF"/>
          <w:tcMar>
            <w:top w:w="0" w:type="dxa"/>
            <w:left w:w="0" w:type="dxa"/>
            <w:bottom w:w="0" w:type="dxa"/>
            <w:right w:w="0" w:type="dxa"/>
          </w:tcMar>
          <w:tcPrChange w:id="3113"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113C43" w:rsidRDefault="00113C43">
          <w:pPr>
            <w:pStyle w:val="Pieddepage"/>
            <w:jc w:val="center"/>
            <w:pPrChange w:id="3114" w:author="Arnold Sandjaja" w:date="2013-06-30T10:10:00Z">
              <w:pPr>
                <w:pStyle w:val="Pieddepage"/>
              </w:pPr>
            </w:pPrChange>
          </w:pPr>
        </w:p>
      </w:tc>
      <w:tc>
        <w:tcPr>
          <w:tcW w:w="1559" w:type="dxa"/>
          <w:shd w:val="clear" w:color="auto" w:fill="FFFFFF"/>
          <w:tcMar>
            <w:top w:w="0" w:type="dxa"/>
            <w:left w:w="0" w:type="dxa"/>
            <w:bottom w:w="0" w:type="dxa"/>
            <w:right w:w="0" w:type="dxa"/>
          </w:tcMar>
          <w:tcPrChange w:id="3115"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113C43" w:rsidRDefault="00113C43">
          <w:pPr>
            <w:pStyle w:val="Pieddepage"/>
          </w:pPr>
        </w:p>
      </w:tc>
    </w:tr>
    <w:tr w:rsidR="00113C43"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0101D5C8" w:rsidR="00113C43" w:rsidDel="00C40CC0" w:rsidRDefault="00113C43" w:rsidP="00836D7A">
          <w:pPr>
            <w:pStyle w:val="Pieddepage"/>
            <w:rPr>
              <w:del w:id="3116" w:author="Arnold Sandjaja" w:date="2013-06-30T10:08:00Z"/>
              <w:sz w:val="16"/>
              <w:lang w:val="en-US"/>
            </w:rPr>
          </w:pPr>
          <w:ins w:id="3117" w:author="Arnold Sandjaja" w:date="2013-06-30T10:08:00Z">
            <w:r>
              <w:rPr>
                <w:sz w:val="16"/>
                <w:lang w:val="de-DE"/>
              </w:rPr>
              <w:t>WSC2013_TP40_MOD2_actual_</w:t>
            </w:r>
          </w:ins>
          <w:ins w:id="3118" w:author="user_skill40_mac31 DUPUIS" w:date="2013-07-01T08:14:00Z">
            <w:r>
              <w:rPr>
                <w:sz w:val="16"/>
                <w:lang w:val="de-DE"/>
              </w:rPr>
              <w:t>FR</w:t>
            </w:r>
          </w:ins>
          <w:ins w:id="3119" w:author="Arnold Sandjaja" w:date="2013-06-30T10:08:00Z">
            <w:del w:id="3120" w:author="user_skill40_mac31 DUPUIS" w:date="2013-07-01T08:14:00Z">
              <w:r w:rsidDel="00520071">
                <w:rPr>
                  <w:sz w:val="16"/>
                  <w:lang w:val="de-DE"/>
                </w:rPr>
                <w:delText>EN</w:delText>
              </w:r>
            </w:del>
          </w:ins>
          <w:del w:id="3121" w:author="Arnold Sandjaja" w:date="2013-06-30T10:08:00Z">
            <w:r w:rsidDel="00C40CC0">
              <w:rPr>
                <w:sz w:val="16"/>
                <w:lang w:val="en-US"/>
              </w:rPr>
              <w:delText>Test Project proposal for skill 40</w:delText>
            </w:r>
          </w:del>
        </w:p>
        <w:p w14:paraId="5A61E0BF" w14:textId="1F28209C" w:rsidR="00113C43" w:rsidRDefault="00113C43" w:rsidP="00836D7A">
          <w:pPr>
            <w:pStyle w:val="Pieddepage"/>
            <w:rPr>
              <w:sz w:val="16"/>
              <w:lang w:val="de-DE"/>
            </w:rPr>
          </w:pPr>
          <w:del w:id="3122"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113C43" w:rsidRDefault="00113C43">
          <w:pPr>
            <w:pStyle w:val="Pieddepage"/>
            <w:ind w:right="-93"/>
            <w:jc w:val="center"/>
            <w:rPr>
              <w:ins w:id="3123" w:author="Arnold Sandjaja" w:date="2013-06-30T10:08:00Z"/>
              <w:sz w:val="16"/>
              <w:lang w:val="fr-FR"/>
            </w:rPr>
          </w:pPr>
          <w:ins w:id="3124"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113C43" w:rsidRDefault="00113C43">
          <w:pPr>
            <w:pStyle w:val="Pieddepage"/>
            <w:jc w:val="center"/>
            <w:rPr>
              <w:ins w:id="3125" w:author="Arnold Sandjaja" w:date="2013-06-30T10:08:00Z"/>
              <w:sz w:val="16"/>
              <w:lang w:val="fr-FR"/>
            </w:rPr>
          </w:pPr>
          <w:ins w:id="3126" w:author="Arnold Sandjaja" w:date="2013-06-30T10:08:00Z">
            <w:r>
              <w:rPr>
                <w:sz w:val="16"/>
                <w:lang w:val="fr-FR"/>
              </w:rPr>
              <w:t>developed for or an behalf of WSI, including translation and electronic</w:t>
            </w:r>
          </w:ins>
        </w:p>
        <w:p w14:paraId="2101D32D" w14:textId="77777777" w:rsidR="00113C43" w:rsidRDefault="00113C43">
          <w:pPr>
            <w:pStyle w:val="Pieddepage"/>
            <w:jc w:val="center"/>
            <w:rPr>
              <w:ins w:id="3127" w:author="Arnold Sandjaja" w:date="2013-06-30T10:08:00Z"/>
              <w:sz w:val="16"/>
              <w:lang w:val="fr-FR"/>
            </w:rPr>
          </w:pPr>
          <w:ins w:id="3128" w:author="Arnold Sandjaja" w:date="2013-06-30T10:08:00Z">
            <w:r>
              <w:rPr>
                <w:sz w:val="16"/>
                <w:lang w:val="fr-FR"/>
              </w:rPr>
              <w:t>distribution. This material my be reproduced for non-commercial</w:t>
            </w:r>
          </w:ins>
        </w:p>
        <w:p w14:paraId="5E0F2F9A" w14:textId="77777777" w:rsidR="00113C43" w:rsidRDefault="00113C43">
          <w:pPr>
            <w:pStyle w:val="Pieddepage"/>
            <w:tabs>
              <w:tab w:val="clear" w:pos="4680"/>
            </w:tabs>
            <w:ind w:left="567" w:right="-142"/>
            <w:jc w:val="center"/>
            <w:rPr>
              <w:ins w:id="3129" w:author="Arnold Sandjaja" w:date="2013-06-30T10:08:00Z"/>
              <w:sz w:val="16"/>
              <w:lang w:val="fr-FR"/>
            </w:rPr>
            <w:pPrChange w:id="3130" w:author="Arnold Sandjaja" w:date="2013-06-30T10:10:00Z">
              <w:pPr>
                <w:pStyle w:val="Pieddepage"/>
                <w:ind w:left="567"/>
                <w:jc w:val="center"/>
              </w:pPr>
            </w:pPrChange>
          </w:pPr>
          <w:ins w:id="3131" w:author="Arnold Sandjaja" w:date="2013-06-30T10:08:00Z">
            <w:r>
              <w:rPr>
                <w:sz w:val="16"/>
                <w:lang w:val="fr-FR"/>
              </w:rPr>
              <w:t>vocational and educational purposes provided that the WorldSkills International logo and copyright notice are left in place</w:t>
            </w:r>
          </w:ins>
        </w:p>
        <w:p w14:paraId="77F7F41F" w14:textId="04DE6C39" w:rsidR="00113C43" w:rsidDel="00C40CC0" w:rsidRDefault="00113C43">
          <w:pPr>
            <w:pStyle w:val="Pieddepage"/>
            <w:jc w:val="center"/>
            <w:rPr>
              <w:del w:id="3132" w:author="Arnold Sandjaja" w:date="2013-06-30T10:08:00Z"/>
              <w:sz w:val="16"/>
              <w:lang w:val="fr-FR"/>
            </w:rPr>
            <w:pPrChange w:id="3133" w:author="Arnold Sandjaja" w:date="2013-06-30T10:10:00Z">
              <w:pPr>
                <w:pStyle w:val="Pieddepage"/>
              </w:pPr>
            </w:pPrChange>
          </w:pPr>
          <w:del w:id="3134" w:author="Arnold Sandjaja" w:date="2013-06-30T10:08:00Z">
            <w:r w:rsidDel="00C40CC0">
              <w:rPr>
                <w:sz w:val="16"/>
                <w:lang w:val="fr-FR"/>
              </w:rPr>
              <w:delText>Version: 1.</w:delText>
            </w:r>
          </w:del>
          <w:ins w:id="3135" w:author="Michel Bulon" w:date="2013-05-20T20:24:00Z">
            <w:del w:id="3136" w:author="Arnold Sandjaja" w:date="2013-06-14T18:24:00Z">
              <w:r w:rsidDel="00820615">
                <w:rPr>
                  <w:sz w:val="16"/>
                  <w:lang w:val="fr-FR"/>
                </w:rPr>
                <w:delText>4</w:delText>
              </w:r>
            </w:del>
          </w:ins>
          <w:ins w:id="3137" w:author="Michel Bulon" w:date="2013-06-21T09:54:00Z">
            <w:del w:id="3138" w:author="Arnold Sandjaja" w:date="2013-06-29T12:06:00Z">
              <w:r w:rsidDel="00617B40">
                <w:rPr>
                  <w:sz w:val="16"/>
                  <w:lang w:val="fr-FR"/>
                </w:rPr>
                <w:delText>8</w:delText>
              </w:r>
            </w:del>
          </w:ins>
          <w:del w:id="3139" w:author="Arnold Sandjaja" w:date="2013-05-17T16:21:00Z">
            <w:r w:rsidDel="000D2FD7">
              <w:rPr>
                <w:sz w:val="16"/>
                <w:lang w:val="fr-FR"/>
              </w:rPr>
              <w:delText>1</w:delText>
            </w:r>
          </w:del>
        </w:p>
        <w:p w14:paraId="7E5D4950" w14:textId="2A025B07" w:rsidR="00113C43" w:rsidRDefault="00113C43">
          <w:pPr>
            <w:pStyle w:val="Pieddepage"/>
            <w:jc w:val="center"/>
            <w:rPr>
              <w:sz w:val="16"/>
              <w:lang w:val="fr-FR"/>
            </w:rPr>
            <w:pPrChange w:id="3140" w:author="Arnold Sandjaja" w:date="2013-06-30T10:10:00Z">
              <w:pPr>
                <w:pStyle w:val="Pieddepage"/>
              </w:pPr>
            </w:pPrChange>
          </w:pPr>
          <w:del w:id="3141" w:author="Arnold Sandjaja" w:date="2013-06-30T10:08:00Z">
            <w:r w:rsidDel="00C40CC0">
              <w:rPr>
                <w:sz w:val="16"/>
                <w:lang w:val="fr-FR"/>
              </w:rPr>
              <w:delText xml:space="preserve">Date: </w:delText>
            </w:r>
          </w:del>
          <w:ins w:id="3142" w:author="Michel Bulon" w:date="2013-05-20T20:24:00Z">
            <w:del w:id="3143" w:author="Arnold Sandjaja" w:date="2013-06-14T18:24:00Z">
              <w:r w:rsidDel="00820615">
                <w:rPr>
                  <w:sz w:val="16"/>
                  <w:lang w:val="fr-FR"/>
                </w:rPr>
                <w:delText>12</w:delText>
              </w:r>
            </w:del>
          </w:ins>
          <w:ins w:id="3144" w:author="Michel Bulon" w:date="2013-06-21T09:54:00Z">
            <w:del w:id="3145" w:author="Arnold Sandjaja" w:date="2013-06-29T12:06:00Z">
              <w:r w:rsidDel="00617B40">
                <w:rPr>
                  <w:sz w:val="16"/>
                  <w:lang w:val="fr-FR"/>
                </w:rPr>
                <w:delText>1</w:delText>
              </w:r>
            </w:del>
          </w:ins>
          <w:del w:id="3146" w:author="Arnold Sandjaja" w:date="2013-05-17T16:21:00Z">
            <w:r w:rsidDel="000D2FD7">
              <w:rPr>
                <w:sz w:val="16"/>
                <w:lang w:val="fr-FR"/>
              </w:rPr>
              <w:delText>4</w:delText>
            </w:r>
          </w:del>
          <w:del w:id="3147" w:author="Arnold Sandjaja" w:date="2013-06-30T10:08:00Z">
            <w:r w:rsidDel="00C40CC0">
              <w:rPr>
                <w:sz w:val="16"/>
                <w:lang w:val="fr-FR"/>
              </w:rPr>
              <w:delText>.0</w:delText>
            </w:r>
          </w:del>
          <w:ins w:id="3148" w:author="Michel Bulon" w:date="2013-06-12T21:05:00Z">
            <w:del w:id="3149" w:author="Arnold Sandjaja" w:date="2013-06-30T10:08:00Z">
              <w:r w:rsidDel="00C40CC0">
                <w:rPr>
                  <w:sz w:val="16"/>
                  <w:lang w:val="fr-FR"/>
                </w:rPr>
                <w:delText>6</w:delText>
              </w:r>
            </w:del>
          </w:ins>
          <w:del w:id="3150"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113C43" w:rsidRDefault="00113C43" w:rsidP="002910A2">
          <w:pPr>
            <w:pStyle w:val="Pieddepage"/>
            <w:jc w:val="right"/>
            <w:rPr>
              <w:ins w:id="3151" w:author="Arnold Sandjaja" w:date="2013-06-30T10:08:00Z"/>
              <w:rStyle w:val="Numrodepage"/>
              <w:sz w:val="20"/>
            </w:rPr>
          </w:pPr>
        </w:p>
        <w:p w14:paraId="5BD26C3C" w14:textId="5D444387" w:rsidR="00113C43" w:rsidDel="00C40CC0" w:rsidRDefault="00113C43" w:rsidP="00580CF8">
          <w:pPr>
            <w:pStyle w:val="Pieddepage"/>
            <w:ind w:left="-191"/>
            <w:jc w:val="right"/>
            <w:rPr>
              <w:del w:id="3152" w:author="Arnold Sandjaja" w:date="2013-06-30T10:08:00Z"/>
              <w:rStyle w:val="Numrodepage"/>
              <w:sz w:val="20"/>
            </w:rPr>
          </w:pPr>
          <w:ins w:id="3153" w:author="Arnold Sandjaja" w:date="2013-06-30T10:08:00Z">
            <w:r>
              <w:rPr>
                <w:rStyle w:val="Numrodepage"/>
              </w:rPr>
              <w:fldChar w:fldCharType="begin"/>
            </w:r>
            <w:r>
              <w:rPr>
                <w:rStyle w:val="Numrodepage"/>
              </w:rPr>
              <w:instrText xml:space="preserve"> PAGE </w:instrText>
            </w:r>
            <w:r>
              <w:rPr>
                <w:rStyle w:val="Numrodepage"/>
              </w:rPr>
              <w:fldChar w:fldCharType="separate"/>
            </w:r>
          </w:ins>
          <w:r w:rsidR="001A58C6">
            <w:rPr>
              <w:rStyle w:val="Numrodepage"/>
              <w:noProof/>
            </w:rPr>
            <w:t>2</w:t>
          </w:r>
          <w:ins w:id="3154" w:author="Arnold Sandjaja" w:date="2013-06-30T10:08:00Z">
            <w:r>
              <w:rPr>
                <w:rStyle w:val="Numrodepage"/>
              </w:rPr>
              <w:fldChar w:fldCharType="end"/>
            </w:r>
            <w:r>
              <w:rPr>
                <w:rStyle w:val="Numrodepage"/>
              </w:rPr>
              <w:t xml:space="preserve"> </w:t>
            </w:r>
          </w:ins>
          <w:ins w:id="3155" w:author="user_skill40_mac31 DUPUIS" w:date="2013-07-01T08:15:00Z">
            <w:r>
              <w:rPr>
                <w:rStyle w:val="Numrodepage"/>
              </w:rPr>
              <w:t>de</w:t>
            </w:r>
          </w:ins>
          <w:ins w:id="3156" w:author="Arnold Sandjaja" w:date="2013-06-30T10:08:00Z">
            <w:del w:id="3157" w:author="user_skill40_mac31 DUPUIS" w:date="2013-07-01T08:15:00Z">
              <w:r w:rsidDel="00520071">
                <w:rPr>
                  <w:rStyle w:val="Numrodepage"/>
                </w:rPr>
                <w:delText>of</w:delText>
              </w:r>
            </w:del>
            <w:r>
              <w:rPr>
                <w:rStyle w:val="Numrodepage"/>
              </w:rPr>
              <w:t xml:space="preserve"> </w:t>
            </w:r>
            <w:r>
              <w:rPr>
                <w:rStyle w:val="Numrodepage"/>
              </w:rPr>
              <w:fldChar w:fldCharType="begin"/>
            </w:r>
            <w:r>
              <w:rPr>
                <w:rStyle w:val="Numrodepage"/>
              </w:rPr>
              <w:instrText xml:space="preserve"> NUMPAGES </w:instrText>
            </w:r>
            <w:r>
              <w:rPr>
                <w:rStyle w:val="Numrodepage"/>
              </w:rPr>
              <w:fldChar w:fldCharType="separate"/>
            </w:r>
          </w:ins>
          <w:r w:rsidR="001A58C6">
            <w:rPr>
              <w:rStyle w:val="Numrodepage"/>
              <w:noProof/>
            </w:rPr>
            <w:t>23</w:t>
          </w:r>
          <w:ins w:id="3158" w:author="Arnold Sandjaja" w:date="2013-06-30T10:08:00Z">
            <w:r>
              <w:rPr>
                <w:rStyle w:val="Numrodepage"/>
              </w:rPr>
              <w:fldChar w:fldCharType="end"/>
            </w:r>
          </w:ins>
        </w:p>
        <w:p w14:paraId="328F2279" w14:textId="6EEEAC26" w:rsidR="00113C43" w:rsidRDefault="00113C43" w:rsidP="00580CF8">
          <w:pPr>
            <w:pStyle w:val="Pieddepage"/>
            <w:ind w:left="-191"/>
            <w:jc w:val="right"/>
          </w:pPr>
          <w:del w:id="3159" w:author="Arnold Sandjaja" w:date="2013-06-30T10:08:00Z">
            <w:r w:rsidDel="00C40CC0">
              <w:rPr>
                <w:rStyle w:val="Numrodepage"/>
              </w:rPr>
              <w:fldChar w:fldCharType="begin"/>
            </w:r>
            <w:r w:rsidDel="00C40CC0">
              <w:rPr>
                <w:rStyle w:val="Numrodepage"/>
              </w:rPr>
              <w:delInstrText xml:space="preserve"> PAGE </w:delInstrText>
            </w:r>
            <w:r w:rsidDel="00C40CC0">
              <w:rPr>
                <w:rStyle w:val="Numrodepage"/>
              </w:rPr>
              <w:fldChar w:fldCharType="separate"/>
            </w:r>
            <w:r w:rsidDel="00C40CC0">
              <w:rPr>
                <w:rStyle w:val="Numrodepage"/>
                <w:noProof/>
              </w:rPr>
              <w:delText>2</w:delText>
            </w:r>
            <w:r w:rsidDel="00C40CC0">
              <w:rPr>
                <w:rStyle w:val="Numrodepage"/>
              </w:rPr>
              <w:fldChar w:fldCharType="end"/>
            </w:r>
            <w:r w:rsidDel="00C40CC0">
              <w:rPr>
                <w:rStyle w:val="Numrodepage"/>
              </w:rPr>
              <w:delText xml:space="preserve"> of </w:delText>
            </w:r>
            <w:r w:rsidDel="00C40CC0">
              <w:rPr>
                <w:rStyle w:val="Numrodepage"/>
              </w:rPr>
              <w:fldChar w:fldCharType="begin"/>
            </w:r>
            <w:r w:rsidDel="00C40CC0">
              <w:rPr>
                <w:rStyle w:val="Numrodepage"/>
              </w:rPr>
              <w:delInstrText xml:space="preserve"> NUMPAGES </w:delInstrText>
            </w:r>
            <w:r w:rsidDel="00C40CC0">
              <w:rPr>
                <w:rStyle w:val="Numrodepage"/>
              </w:rPr>
              <w:fldChar w:fldCharType="separate"/>
            </w:r>
            <w:r w:rsidDel="00C40CC0">
              <w:rPr>
                <w:rStyle w:val="Numrodepage"/>
                <w:noProof/>
              </w:rPr>
              <w:delText>16</w:delText>
            </w:r>
            <w:r w:rsidDel="00C40CC0">
              <w:rPr>
                <w:rStyle w:val="Numrodepage"/>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3160"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3161">
        <w:tblGrid>
          <w:gridCol w:w="118"/>
          <w:gridCol w:w="2424"/>
          <w:gridCol w:w="401"/>
          <w:gridCol w:w="4702"/>
          <w:gridCol w:w="685"/>
          <w:gridCol w:w="1158"/>
          <w:gridCol w:w="259"/>
        </w:tblGrid>
      </w:tblGridChange>
    </w:tblGrid>
    <w:tr w:rsidR="00113C43" w14:paraId="257EE19E" w14:textId="77777777" w:rsidTr="00547E51">
      <w:trPr>
        <w:cantSplit/>
        <w:trHeight w:val="270"/>
        <w:trPrChange w:id="3162"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3163"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113C43" w:rsidRDefault="00113C43">
          <w:pPr>
            <w:pStyle w:val="Pieddepage"/>
          </w:pPr>
        </w:p>
      </w:tc>
      <w:tc>
        <w:tcPr>
          <w:tcW w:w="5387" w:type="dxa"/>
          <w:shd w:val="clear" w:color="auto" w:fill="FFFFFF"/>
          <w:tcMar>
            <w:top w:w="0" w:type="dxa"/>
            <w:left w:w="0" w:type="dxa"/>
            <w:bottom w:w="0" w:type="dxa"/>
            <w:right w:w="0" w:type="dxa"/>
          </w:tcMar>
          <w:tcPrChange w:id="3164"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113C43" w:rsidRDefault="00113C43">
          <w:pPr>
            <w:pStyle w:val="Pieddepage"/>
            <w:ind w:left="-1019" w:right="-518"/>
            <w:jc w:val="center"/>
            <w:rPr>
              <w:szCs w:val="24"/>
            </w:rPr>
            <w:pPrChange w:id="3165" w:author="Arnold Sandjaja" w:date="2013-06-30T08:27:00Z">
              <w:pPr>
                <w:pStyle w:val="Pieddepage"/>
              </w:pPr>
            </w:pPrChange>
          </w:pPr>
        </w:p>
      </w:tc>
      <w:tc>
        <w:tcPr>
          <w:tcW w:w="1417" w:type="dxa"/>
          <w:shd w:val="clear" w:color="auto" w:fill="FFFFFF"/>
          <w:tcMar>
            <w:top w:w="0" w:type="dxa"/>
            <w:left w:w="0" w:type="dxa"/>
            <w:bottom w:w="0" w:type="dxa"/>
            <w:right w:w="0" w:type="dxa"/>
          </w:tcMar>
          <w:tcPrChange w:id="3166"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113C43" w:rsidRDefault="00113C43">
          <w:pPr>
            <w:pStyle w:val="Pieddepage"/>
          </w:pPr>
        </w:p>
      </w:tc>
    </w:tr>
    <w:tr w:rsidR="00113C43"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113C43" w:rsidDel="00CF0B6B" w:rsidRDefault="00113C43">
          <w:pPr>
            <w:pStyle w:val="Pieddepage"/>
            <w:rPr>
              <w:del w:id="3167" w:author="Arnold Sandjaja" w:date="2013-06-30T08:25:00Z"/>
              <w:sz w:val="16"/>
              <w:lang w:val="en-US"/>
            </w:rPr>
          </w:pPr>
          <w:del w:id="3168" w:author="Arnold Sandjaja" w:date="2013-06-30T08:25:00Z">
            <w:r w:rsidDel="00CF0B6B">
              <w:rPr>
                <w:sz w:val="16"/>
                <w:lang w:val="en-US"/>
              </w:rPr>
              <w:delText>Test Project proposal for skill 40</w:delText>
            </w:r>
          </w:del>
        </w:p>
        <w:p w14:paraId="5E68B21B" w14:textId="7D92E30B" w:rsidR="00113C43" w:rsidRDefault="00113C43" w:rsidP="002B1C14">
          <w:pPr>
            <w:pStyle w:val="Pieddepage"/>
            <w:rPr>
              <w:sz w:val="16"/>
              <w:lang w:val="de-DE"/>
            </w:rPr>
          </w:pPr>
          <w:r>
            <w:rPr>
              <w:sz w:val="16"/>
              <w:lang w:val="de-DE"/>
            </w:rPr>
            <w:t>WSC2013_TP40_M</w:t>
          </w:r>
          <w:ins w:id="3169" w:author="Arnold Sandjaja" w:date="2013-06-30T08:25:00Z">
            <w:r>
              <w:rPr>
                <w:sz w:val="16"/>
                <w:lang w:val="de-DE"/>
              </w:rPr>
              <w:t>OD2</w:t>
            </w:r>
          </w:ins>
          <w:del w:id="3170" w:author="Arnold Sandjaja" w:date="2013-06-30T08:25:00Z">
            <w:r w:rsidDel="00CF0B6B">
              <w:rPr>
                <w:sz w:val="16"/>
                <w:lang w:val="de-DE"/>
              </w:rPr>
              <w:delText>1</w:delText>
            </w:r>
          </w:del>
          <w:r>
            <w:rPr>
              <w:sz w:val="16"/>
              <w:lang w:val="de-DE"/>
            </w:rPr>
            <w:t>_actual_</w:t>
          </w:r>
          <w:ins w:id="3171" w:author="user_skill40_mac31 DUPUIS" w:date="2013-07-01T08:14:00Z">
            <w:r>
              <w:rPr>
                <w:sz w:val="16"/>
                <w:lang w:val="de-DE"/>
              </w:rPr>
              <w:t>FR</w:t>
            </w:r>
          </w:ins>
          <w:del w:id="3172" w:author="user_skill40_mac31 DUPUIS" w:date="2013-07-01T08:14:00Z">
            <w:r w:rsidDel="00520071">
              <w:rPr>
                <w:sz w:val="16"/>
                <w:lang w:val="de-DE"/>
              </w:rPr>
              <w:delText>EN</w:delText>
            </w:r>
          </w:del>
        </w:p>
      </w:tc>
      <w:tc>
        <w:tcPr>
          <w:tcW w:w="5387" w:type="dxa"/>
          <w:shd w:val="clear" w:color="auto" w:fill="FFFFFF"/>
          <w:tcMar>
            <w:top w:w="0" w:type="dxa"/>
            <w:left w:w="0" w:type="dxa"/>
            <w:bottom w:w="0" w:type="dxa"/>
            <w:right w:w="0" w:type="dxa"/>
          </w:tcMar>
        </w:tcPr>
        <w:p w14:paraId="7185B0C3" w14:textId="77777777" w:rsidR="00113C43" w:rsidRDefault="00113C43">
          <w:pPr>
            <w:pStyle w:val="Pieddepage"/>
            <w:jc w:val="center"/>
            <w:rPr>
              <w:ins w:id="3173" w:author="Arnold Sandjaja" w:date="2013-06-30T08:29:00Z"/>
              <w:sz w:val="16"/>
              <w:lang w:val="fr-FR"/>
            </w:rPr>
            <w:pPrChange w:id="3174" w:author="Arnold Sandjaja" w:date="2013-06-30T08:29:00Z">
              <w:pPr>
                <w:pStyle w:val="Pieddepage"/>
              </w:pPr>
            </w:pPrChange>
          </w:pPr>
          <w:ins w:id="3175"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113C43" w:rsidRDefault="00113C43">
          <w:pPr>
            <w:pStyle w:val="Pieddepage"/>
            <w:jc w:val="center"/>
            <w:rPr>
              <w:ins w:id="3176" w:author="Arnold Sandjaja" w:date="2013-06-30T08:29:00Z"/>
              <w:sz w:val="16"/>
              <w:lang w:val="fr-FR"/>
            </w:rPr>
            <w:pPrChange w:id="3177" w:author="Arnold Sandjaja" w:date="2013-06-30T08:29:00Z">
              <w:pPr>
                <w:pStyle w:val="Pieddepage"/>
              </w:pPr>
            </w:pPrChange>
          </w:pPr>
          <w:ins w:id="3178" w:author="Arnold Sandjaja" w:date="2013-06-30T08:29:00Z">
            <w:r>
              <w:rPr>
                <w:sz w:val="16"/>
                <w:lang w:val="fr-FR"/>
              </w:rPr>
              <w:t>developed for or an behalf of WSI, including translation and electronic</w:t>
            </w:r>
          </w:ins>
        </w:p>
        <w:p w14:paraId="632CB7E2" w14:textId="77777777" w:rsidR="00113C43" w:rsidRDefault="00113C43">
          <w:pPr>
            <w:pStyle w:val="Pieddepage"/>
            <w:jc w:val="center"/>
            <w:rPr>
              <w:ins w:id="3179" w:author="Arnold Sandjaja" w:date="2013-06-30T08:29:00Z"/>
              <w:sz w:val="16"/>
              <w:lang w:val="fr-FR"/>
            </w:rPr>
            <w:pPrChange w:id="3180" w:author="Arnold Sandjaja" w:date="2013-06-30T08:29:00Z">
              <w:pPr>
                <w:pStyle w:val="Pieddepage"/>
              </w:pPr>
            </w:pPrChange>
          </w:pPr>
          <w:ins w:id="3181" w:author="Arnold Sandjaja" w:date="2013-06-30T08:29:00Z">
            <w:r>
              <w:rPr>
                <w:sz w:val="16"/>
                <w:lang w:val="fr-FR"/>
              </w:rPr>
              <w:t>distribution. This material my be reproduced for non-commercial</w:t>
            </w:r>
          </w:ins>
        </w:p>
        <w:p w14:paraId="45973377" w14:textId="77777777" w:rsidR="00113C43" w:rsidRDefault="00113C43">
          <w:pPr>
            <w:pStyle w:val="Pieddepage"/>
            <w:jc w:val="center"/>
            <w:rPr>
              <w:ins w:id="3182" w:author="Arnold Sandjaja" w:date="2013-06-30T08:27:00Z"/>
              <w:sz w:val="16"/>
              <w:lang w:val="fr-FR"/>
            </w:rPr>
            <w:pPrChange w:id="3183" w:author="Arnold Sandjaja" w:date="2013-06-30T08:29:00Z">
              <w:pPr>
                <w:pStyle w:val="Pieddepage"/>
              </w:pPr>
            </w:pPrChange>
          </w:pPr>
          <w:ins w:id="3184" w:author="Arnold Sandjaja" w:date="2013-06-30T08:30:00Z">
            <w:r>
              <w:rPr>
                <w:sz w:val="16"/>
                <w:lang w:val="fr-FR"/>
              </w:rPr>
              <w:t>vocational and educational purposes provided that the WorldSkills International logo and copyright notice are left in place</w:t>
            </w:r>
          </w:ins>
        </w:p>
        <w:p w14:paraId="549E3851" w14:textId="77777777" w:rsidR="00113C43" w:rsidDel="00547E51" w:rsidRDefault="00113C43">
          <w:pPr>
            <w:pStyle w:val="Pieddepage"/>
            <w:jc w:val="center"/>
            <w:rPr>
              <w:del w:id="3185" w:author="Arnold Sandjaja" w:date="2013-06-30T08:31:00Z"/>
              <w:sz w:val="16"/>
              <w:lang w:val="fr-FR"/>
            </w:rPr>
            <w:pPrChange w:id="3186" w:author="Arnold Sandjaja" w:date="2013-06-30T08:27:00Z">
              <w:pPr>
                <w:pStyle w:val="Pieddepage"/>
              </w:pPr>
            </w:pPrChange>
          </w:pPr>
          <w:del w:id="3187" w:author="Arnold Sandjaja" w:date="2013-06-30T08:31:00Z">
            <w:r w:rsidDel="00547E51">
              <w:rPr>
                <w:sz w:val="16"/>
                <w:lang w:val="fr-FR"/>
              </w:rPr>
              <w:delText>Version: 1.</w:delText>
            </w:r>
          </w:del>
          <w:ins w:id="3188" w:author="Michel Bulon" w:date="2013-05-20T20:25:00Z">
            <w:del w:id="3189" w:author="Arnold Sandjaja" w:date="2013-06-14T18:25:00Z">
              <w:r w:rsidDel="00820615">
                <w:rPr>
                  <w:sz w:val="16"/>
                  <w:lang w:val="fr-FR"/>
                </w:rPr>
                <w:delText>4</w:delText>
              </w:r>
            </w:del>
          </w:ins>
          <w:ins w:id="3190" w:author="Michel Bulon" w:date="2013-06-21T09:53:00Z">
            <w:del w:id="3191" w:author="Arnold Sandjaja" w:date="2013-06-29T11:47:00Z">
              <w:r w:rsidDel="003219AD">
                <w:rPr>
                  <w:sz w:val="16"/>
                  <w:lang w:val="fr-FR"/>
                </w:rPr>
                <w:delText>8</w:delText>
              </w:r>
            </w:del>
          </w:ins>
          <w:del w:id="3192" w:author="Arnold Sandjaja" w:date="2013-05-17T16:20:00Z">
            <w:r w:rsidDel="000D2FD7">
              <w:rPr>
                <w:sz w:val="16"/>
                <w:lang w:val="fr-FR"/>
              </w:rPr>
              <w:delText>1</w:delText>
            </w:r>
          </w:del>
        </w:p>
        <w:p w14:paraId="54E35E55" w14:textId="77777777" w:rsidR="00113C43" w:rsidRDefault="00113C43">
          <w:pPr>
            <w:pStyle w:val="Pieddepage"/>
            <w:jc w:val="center"/>
            <w:rPr>
              <w:sz w:val="16"/>
              <w:lang w:val="fr-FR"/>
            </w:rPr>
            <w:pPrChange w:id="3193" w:author="Arnold Sandjaja" w:date="2013-06-30T08:27:00Z">
              <w:pPr>
                <w:pStyle w:val="Pieddepage"/>
              </w:pPr>
            </w:pPrChange>
          </w:pPr>
          <w:del w:id="3194" w:author="Arnold Sandjaja" w:date="2013-06-30T08:31:00Z">
            <w:r w:rsidDel="00547E51">
              <w:rPr>
                <w:sz w:val="16"/>
                <w:lang w:val="fr-FR"/>
              </w:rPr>
              <w:delText xml:space="preserve">Date: </w:delText>
            </w:r>
          </w:del>
          <w:ins w:id="3195" w:author="Michel Bulon" w:date="2013-05-20T20:25:00Z">
            <w:del w:id="3196" w:author="Arnold Sandjaja" w:date="2013-06-14T18:24:00Z">
              <w:r w:rsidDel="00820615">
                <w:rPr>
                  <w:sz w:val="16"/>
                  <w:lang w:val="fr-FR"/>
                </w:rPr>
                <w:delText>12</w:delText>
              </w:r>
            </w:del>
          </w:ins>
          <w:ins w:id="3197" w:author="Michel Bulon" w:date="2013-06-21T09:53:00Z">
            <w:del w:id="3198" w:author="Arnold Sandjaja" w:date="2013-06-29T11:47:00Z">
              <w:r w:rsidDel="003219AD">
                <w:rPr>
                  <w:sz w:val="16"/>
                  <w:lang w:val="fr-FR"/>
                </w:rPr>
                <w:delText>1</w:delText>
              </w:r>
            </w:del>
          </w:ins>
          <w:del w:id="3199" w:author="Arnold Sandjaja" w:date="2013-05-17T16:21:00Z">
            <w:r w:rsidDel="000D2FD7">
              <w:rPr>
                <w:sz w:val="16"/>
                <w:lang w:val="fr-FR"/>
              </w:rPr>
              <w:delText>4</w:delText>
            </w:r>
          </w:del>
          <w:del w:id="3200" w:author="Arnold Sandjaja" w:date="2013-06-30T08:31:00Z">
            <w:r w:rsidDel="00547E51">
              <w:rPr>
                <w:sz w:val="16"/>
                <w:lang w:val="fr-FR"/>
              </w:rPr>
              <w:delText>.0</w:delText>
            </w:r>
          </w:del>
          <w:ins w:id="3201" w:author="Michel Bulon" w:date="2013-06-12T21:04:00Z">
            <w:del w:id="3202" w:author="Arnold Sandjaja" w:date="2013-06-30T08:31:00Z">
              <w:r w:rsidDel="00547E51">
                <w:rPr>
                  <w:sz w:val="16"/>
                  <w:lang w:val="fr-FR"/>
                </w:rPr>
                <w:delText>6</w:delText>
              </w:r>
            </w:del>
          </w:ins>
          <w:del w:id="3203"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113C43" w:rsidRDefault="00113C43">
          <w:pPr>
            <w:pStyle w:val="Pieddepage"/>
            <w:jc w:val="right"/>
            <w:rPr>
              <w:rStyle w:val="Numrodepage"/>
              <w:sz w:val="20"/>
            </w:rPr>
          </w:pPr>
        </w:p>
        <w:p w14:paraId="6349C008" w14:textId="071D102A" w:rsidR="00113C43" w:rsidRDefault="00113C43">
          <w:pPr>
            <w:pStyle w:val="Pieddepage"/>
            <w:jc w:val="right"/>
          </w:pPr>
          <w:r>
            <w:rPr>
              <w:rStyle w:val="Numrodepage"/>
            </w:rPr>
            <w:fldChar w:fldCharType="begin"/>
          </w:r>
          <w:r>
            <w:rPr>
              <w:rStyle w:val="Numrodepage"/>
            </w:rPr>
            <w:instrText xml:space="preserve"> PAGE </w:instrText>
          </w:r>
          <w:r>
            <w:rPr>
              <w:rStyle w:val="Numrodepage"/>
            </w:rPr>
            <w:fldChar w:fldCharType="separate"/>
          </w:r>
          <w:r w:rsidR="001A58C6">
            <w:rPr>
              <w:rStyle w:val="Numrodepage"/>
              <w:noProof/>
            </w:rPr>
            <w:t>1</w:t>
          </w:r>
          <w:r>
            <w:rPr>
              <w:rStyle w:val="Numrodepage"/>
            </w:rPr>
            <w:fldChar w:fldCharType="end"/>
          </w:r>
          <w:r>
            <w:rPr>
              <w:rStyle w:val="Numrodepage"/>
            </w:rPr>
            <w:t xml:space="preserve"> </w:t>
          </w:r>
          <w:del w:id="3204" w:author="user_skill40_mac31 DUPUIS" w:date="2013-07-01T08:14:00Z">
            <w:r w:rsidDel="00520071">
              <w:rPr>
                <w:rStyle w:val="Numrodepage"/>
              </w:rPr>
              <w:delText>o</w:delText>
            </w:r>
          </w:del>
          <w:ins w:id="3205" w:author="user_skill40_mac31 DUPUIS" w:date="2013-07-01T08:14:00Z">
            <w:r>
              <w:rPr>
                <w:rStyle w:val="Numrodepage"/>
              </w:rPr>
              <w:t>de</w:t>
            </w:r>
          </w:ins>
          <w:del w:id="3206" w:author="user_skill40_mac31 DUPUIS" w:date="2013-07-01T08:14:00Z">
            <w:r w:rsidDel="00520071">
              <w:rPr>
                <w:rStyle w:val="Numrodepage"/>
              </w:rPr>
              <w:delText>f</w:delText>
            </w:r>
          </w:del>
          <w:r>
            <w:rPr>
              <w:rStyle w:val="Numrodepage"/>
            </w:rPr>
            <w:t xml:space="preserve"> </w:t>
          </w:r>
          <w:r>
            <w:rPr>
              <w:rStyle w:val="Numrodepage"/>
            </w:rPr>
            <w:fldChar w:fldCharType="begin"/>
          </w:r>
          <w:r>
            <w:rPr>
              <w:rStyle w:val="Numrodepage"/>
            </w:rPr>
            <w:instrText xml:space="preserve"> NUMPAGES </w:instrText>
          </w:r>
          <w:r>
            <w:rPr>
              <w:rStyle w:val="Numrodepage"/>
            </w:rPr>
            <w:fldChar w:fldCharType="separate"/>
          </w:r>
          <w:r w:rsidR="001A58C6">
            <w:rPr>
              <w:rStyle w:val="Numrodepage"/>
              <w:noProof/>
            </w:rPr>
            <w:t>2</w:t>
          </w:r>
          <w:r>
            <w:rPr>
              <w:rStyle w:val="Numrodepage"/>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113C43" w:rsidRDefault="00113C43">
      <w:r>
        <w:separator/>
      </w:r>
    </w:p>
  </w:footnote>
  <w:footnote w:type="continuationSeparator" w:id="0">
    <w:p w14:paraId="5C8E30B7" w14:textId="77777777" w:rsidR="00113C43" w:rsidRDefault="00113C4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113C43" w:rsidRDefault="00113C43">
    <w:pPr>
      <w:pStyle w:val="En-tte"/>
      <w:jc w:val="right"/>
      <w:rPr>
        <w:rFonts w:ascii="Times New Roman" w:eastAsia="Times New Roman" w:hAnsi="Times New Roman"/>
        <w:color w:val="auto"/>
        <w:lang w:val="en-US" w:bidi="x-none"/>
      </w:rPr>
    </w:pPr>
    <w:r>
      <w:rPr>
        <w:noProof/>
        <w:lang w:val="fr-FR" w:eastAsia="fr-FR"/>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fr-FR" w:eastAsia="fr-FR"/>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113C43" w:rsidRDefault="00113C43">
    <w:pPr>
      <w:pStyle w:val="En-tte"/>
      <w:jc w:val="right"/>
      <w:rPr>
        <w:rFonts w:ascii="Times New Roman" w:eastAsia="Times New Roman" w:hAnsi="Times New Roman"/>
        <w:color w:val="auto"/>
        <w:lang w:val="en-US" w:bidi="x-none"/>
      </w:rPr>
    </w:pPr>
    <w:r>
      <w:rPr>
        <w:noProof/>
        <w:lang w:val="fr-FR" w:eastAsia="fr-FR"/>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fr-FR" w:eastAsia="fr-FR"/>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81E01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D461792"/>
    <w:multiLevelType w:val="hybridMultilevel"/>
    <w:tmpl w:val="D908AEA8"/>
    <w:lvl w:ilvl="0" w:tplc="0409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1AD7A05"/>
    <w:multiLevelType w:val="hybridMultilevel"/>
    <w:tmpl w:val="E11699F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8857B1"/>
    <w:multiLevelType w:val="hybridMultilevel"/>
    <w:tmpl w:val="D7846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13"/>
  </w:num>
  <w:num w:numId="5">
    <w:abstractNumId w:val="6"/>
  </w:num>
  <w:num w:numId="6">
    <w:abstractNumId w:val="7"/>
  </w:num>
  <w:num w:numId="7">
    <w:abstractNumId w:val="3"/>
  </w:num>
  <w:num w:numId="8">
    <w:abstractNumId w:val="14"/>
  </w:num>
  <w:num w:numId="9">
    <w:abstractNumId w:val="2"/>
  </w:num>
  <w:num w:numId="10">
    <w:abstractNumId w:val="8"/>
  </w:num>
  <w:num w:numId="11">
    <w:abstractNumId w:val="11"/>
  </w:num>
  <w:num w:numId="12">
    <w:abstractNumId w:val="12"/>
  </w:num>
  <w:num w:numId="13">
    <w:abstractNumId w:val="4"/>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revisionView w:markup="0"/>
  <w:trackRevisions/>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0704A"/>
    <w:rsid w:val="00011022"/>
    <w:rsid w:val="00026B5D"/>
    <w:rsid w:val="000273A9"/>
    <w:rsid w:val="00031204"/>
    <w:rsid w:val="00033AFE"/>
    <w:rsid w:val="00045C3C"/>
    <w:rsid w:val="000520D4"/>
    <w:rsid w:val="000571D6"/>
    <w:rsid w:val="000813F4"/>
    <w:rsid w:val="00095082"/>
    <w:rsid w:val="000977A7"/>
    <w:rsid w:val="000A3A36"/>
    <w:rsid w:val="000D2FD7"/>
    <w:rsid w:val="000D584F"/>
    <w:rsid w:val="000D5D66"/>
    <w:rsid w:val="000E0DE5"/>
    <w:rsid w:val="000E4747"/>
    <w:rsid w:val="000E47F2"/>
    <w:rsid w:val="001020AE"/>
    <w:rsid w:val="00103694"/>
    <w:rsid w:val="00103D2D"/>
    <w:rsid w:val="00113C43"/>
    <w:rsid w:val="001175BA"/>
    <w:rsid w:val="0012678B"/>
    <w:rsid w:val="001268E3"/>
    <w:rsid w:val="00154042"/>
    <w:rsid w:val="0017571C"/>
    <w:rsid w:val="001A3006"/>
    <w:rsid w:val="001A354A"/>
    <w:rsid w:val="001A58C6"/>
    <w:rsid w:val="001B01A1"/>
    <w:rsid w:val="001B241F"/>
    <w:rsid w:val="001B40BB"/>
    <w:rsid w:val="001C47BB"/>
    <w:rsid w:val="001D0FB4"/>
    <w:rsid w:val="001D1A33"/>
    <w:rsid w:val="001D4042"/>
    <w:rsid w:val="001D7BF2"/>
    <w:rsid w:val="001D7D09"/>
    <w:rsid w:val="001E1F4C"/>
    <w:rsid w:val="001F39AB"/>
    <w:rsid w:val="002110A5"/>
    <w:rsid w:val="00243718"/>
    <w:rsid w:val="00246B97"/>
    <w:rsid w:val="0025428F"/>
    <w:rsid w:val="0026087B"/>
    <w:rsid w:val="002708C8"/>
    <w:rsid w:val="00271F08"/>
    <w:rsid w:val="002758D7"/>
    <w:rsid w:val="00277378"/>
    <w:rsid w:val="002910A2"/>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46098"/>
    <w:rsid w:val="00352CFB"/>
    <w:rsid w:val="00361A99"/>
    <w:rsid w:val="00363132"/>
    <w:rsid w:val="00370DDF"/>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7390E"/>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1735E"/>
    <w:rsid w:val="00520071"/>
    <w:rsid w:val="00534E11"/>
    <w:rsid w:val="005428EA"/>
    <w:rsid w:val="00547E51"/>
    <w:rsid w:val="00552773"/>
    <w:rsid w:val="00553462"/>
    <w:rsid w:val="0057055D"/>
    <w:rsid w:val="00575FF6"/>
    <w:rsid w:val="00580CF8"/>
    <w:rsid w:val="00595C14"/>
    <w:rsid w:val="005960EC"/>
    <w:rsid w:val="0059661E"/>
    <w:rsid w:val="00596F6B"/>
    <w:rsid w:val="005A1349"/>
    <w:rsid w:val="005A235B"/>
    <w:rsid w:val="005A7DE1"/>
    <w:rsid w:val="005B245B"/>
    <w:rsid w:val="005C086E"/>
    <w:rsid w:val="005D49C9"/>
    <w:rsid w:val="005E58A2"/>
    <w:rsid w:val="005E715C"/>
    <w:rsid w:val="005F0FC1"/>
    <w:rsid w:val="005F1632"/>
    <w:rsid w:val="0060008B"/>
    <w:rsid w:val="006078C6"/>
    <w:rsid w:val="00617B40"/>
    <w:rsid w:val="00627980"/>
    <w:rsid w:val="006317AB"/>
    <w:rsid w:val="0063705E"/>
    <w:rsid w:val="00640FC7"/>
    <w:rsid w:val="006466E1"/>
    <w:rsid w:val="00674D78"/>
    <w:rsid w:val="00674E20"/>
    <w:rsid w:val="00680C6D"/>
    <w:rsid w:val="0069109A"/>
    <w:rsid w:val="00695B88"/>
    <w:rsid w:val="00696F1C"/>
    <w:rsid w:val="006A0F82"/>
    <w:rsid w:val="006C3E9E"/>
    <w:rsid w:val="006C6CA9"/>
    <w:rsid w:val="006D004B"/>
    <w:rsid w:val="00701FE4"/>
    <w:rsid w:val="00711FDF"/>
    <w:rsid w:val="0071798B"/>
    <w:rsid w:val="007308FD"/>
    <w:rsid w:val="007333AF"/>
    <w:rsid w:val="00735AA8"/>
    <w:rsid w:val="0074277D"/>
    <w:rsid w:val="00742AF7"/>
    <w:rsid w:val="0074665B"/>
    <w:rsid w:val="00746DA1"/>
    <w:rsid w:val="00750FFA"/>
    <w:rsid w:val="0075233F"/>
    <w:rsid w:val="007719D4"/>
    <w:rsid w:val="007769CC"/>
    <w:rsid w:val="0078473B"/>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574B2"/>
    <w:rsid w:val="00871EF5"/>
    <w:rsid w:val="0087436E"/>
    <w:rsid w:val="00883028"/>
    <w:rsid w:val="008A0C62"/>
    <w:rsid w:val="008D20F9"/>
    <w:rsid w:val="008D6375"/>
    <w:rsid w:val="008E06C3"/>
    <w:rsid w:val="008E1A3D"/>
    <w:rsid w:val="009029D2"/>
    <w:rsid w:val="00905DDA"/>
    <w:rsid w:val="0091310A"/>
    <w:rsid w:val="0092444C"/>
    <w:rsid w:val="00931304"/>
    <w:rsid w:val="00932107"/>
    <w:rsid w:val="00933843"/>
    <w:rsid w:val="00944897"/>
    <w:rsid w:val="0095525C"/>
    <w:rsid w:val="00967DC3"/>
    <w:rsid w:val="009750C7"/>
    <w:rsid w:val="00992E57"/>
    <w:rsid w:val="00994F9E"/>
    <w:rsid w:val="009B358D"/>
    <w:rsid w:val="009B7C8F"/>
    <w:rsid w:val="009D10B9"/>
    <w:rsid w:val="009E43FC"/>
    <w:rsid w:val="009E674F"/>
    <w:rsid w:val="009F07A2"/>
    <w:rsid w:val="009F092F"/>
    <w:rsid w:val="009F346B"/>
    <w:rsid w:val="00A05610"/>
    <w:rsid w:val="00A056E6"/>
    <w:rsid w:val="00A06429"/>
    <w:rsid w:val="00A15AE0"/>
    <w:rsid w:val="00A173EA"/>
    <w:rsid w:val="00A20BC6"/>
    <w:rsid w:val="00A31691"/>
    <w:rsid w:val="00A33BB9"/>
    <w:rsid w:val="00A43AEA"/>
    <w:rsid w:val="00A47E42"/>
    <w:rsid w:val="00A56591"/>
    <w:rsid w:val="00A67535"/>
    <w:rsid w:val="00A734ED"/>
    <w:rsid w:val="00A8030B"/>
    <w:rsid w:val="00A8553E"/>
    <w:rsid w:val="00A91A88"/>
    <w:rsid w:val="00AA0A24"/>
    <w:rsid w:val="00AA496C"/>
    <w:rsid w:val="00AC1D58"/>
    <w:rsid w:val="00AC53AF"/>
    <w:rsid w:val="00AC6F35"/>
    <w:rsid w:val="00AD7B88"/>
    <w:rsid w:val="00AE3273"/>
    <w:rsid w:val="00AF3E36"/>
    <w:rsid w:val="00B03644"/>
    <w:rsid w:val="00B16740"/>
    <w:rsid w:val="00B323CC"/>
    <w:rsid w:val="00B35185"/>
    <w:rsid w:val="00B40AAF"/>
    <w:rsid w:val="00B53BF3"/>
    <w:rsid w:val="00B61441"/>
    <w:rsid w:val="00B63938"/>
    <w:rsid w:val="00B90C30"/>
    <w:rsid w:val="00B9343C"/>
    <w:rsid w:val="00BA3BF9"/>
    <w:rsid w:val="00BA451B"/>
    <w:rsid w:val="00BA53BA"/>
    <w:rsid w:val="00BA616C"/>
    <w:rsid w:val="00BB2C31"/>
    <w:rsid w:val="00BC46D2"/>
    <w:rsid w:val="00BF551C"/>
    <w:rsid w:val="00C03CCC"/>
    <w:rsid w:val="00C11A9E"/>
    <w:rsid w:val="00C3659D"/>
    <w:rsid w:val="00C6463A"/>
    <w:rsid w:val="00C712F1"/>
    <w:rsid w:val="00C82A18"/>
    <w:rsid w:val="00C935E9"/>
    <w:rsid w:val="00CA50DA"/>
    <w:rsid w:val="00CA6B7C"/>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566"/>
    <w:rsid w:val="00D53E39"/>
    <w:rsid w:val="00D73C32"/>
    <w:rsid w:val="00D86560"/>
    <w:rsid w:val="00D92D1F"/>
    <w:rsid w:val="00D95D05"/>
    <w:rsid w:val="00DC2C97"/>
    <w:rsid w:val="00DD1677"/>
    <w:rsid w:val="00DD42B2"/>
    <w:rsid w:val="00DD65CC"/>
    <w:rsid w:val="00DE0BF7"/>
    <w:rsid w:val="00DE1A43"/>
    <w:rsid w:val="00DE2F3F"/>
    <w:rsid w:val="00DE4AB5"/>
    <w:rsid w:val="00E01BDE"/>
    <w:rsid w:val="00E02146"/>
    <w:rsid w:val="00E165CA"/>
    <w:rsid w:val="00E22F70"/>
    <w:rsid w:val="00E3262A"/>
    <w:rsid w:val="00E32C64"/>
    <w:rsid w:val="00E36357"/>
    <w:rsid w:val="00E4324C"/>
    <w:rsid w:val="00E56892"/>
    <w:rsid w:val="00E648F9"/>
    <w:rsid w:val="00E7290B"/>
    <w:rsid w:val="00E931B4"/>
    <w:rsid w:val="00EB16D6"/>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50B3C"/>
    <w:rsid w:val="00F60784"/>
    <w:rsid w:val="00F6374F"/>
    <w:rsid w:val="00F71ACB"/>
    <w:rsid w:val="00F73BB5"/>
    <w:rsid w:val="00F748E5"/>
    <w:rsid w:val="00F84A43"/>
    <w:rsid w:val="00F94937"/>
    <w:rsid w:val="00FA0B50"/>
    <w:rsid w:val="00FA1B56"/>
    <w:rsid w:val="00FA44F2"/>
    <w:rsid w:val="00FA7FB0"/>
    <w:rsid w:val="00FB755D"/>
    <w:rsid w:val="00FC1D0A"/>
    <w:rsid w:val="00FC68FF"/>
    <w:rsid w:val="00FE1B1B"/>
    <w:rsid w:val="00FE45E1"/>
    <w:rsid w:val="00FE7EF2"/>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Titre1">
    <w:name w:val="heading 1"/>
    <w:basedOn w:val="Normal"/>
    <w:next w:val="Normal"/>
    <w:link w:val="Titre1Car"/>
    <w:qFormat/>
    <w:locked/>
    <w:rsid w:val="00575FF6"/>
    <w:pPr>
      <w:keepNext/>
      <w:keepLines/>
      <w:spacing w:after="360"/>
      <w:outlineLvl w:val="0"/>
    </w:pPr>
    <w:rPr>
      <w:rFonts w:eastAsia="ＭＳ ゴシック"/>
      <w:b/>
      <w:bCs/>
      <w:caps/>
      <w:color w:val="auto"/>
      <w:sz w:val="24"/>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pPr>
      <w:tabs>
        <w:tab w:val="center" w:pos="4680"/>
        <w:tab w:val="right" w:pos="9360"/>
      </w:tabs>
    </w:pPr>
    <w:rPr>
      <w:rFonts w:ascii="Arial" w:eastAsia="ヒラギノ角ゴ Pro W3" w:hAnsi="Arial"/>
      <w:color w:val="000000"/>
      <w:lang w:val="en-GB"/>
    </w:rPr>
  </w:style>
  <w:style w:type="paragraph" w:styleId="Pieddepage">
    <w:name w:val="footer"/>
    <w:pPr>
      <w:tabs>
        <w:tab w:val="center" w:pos="4680"/>
        <w:tab w:val="right" w:pos="9360"/>
      </w:tabs>
    </w:pPr>
    <w:rPr>
      <w:rFonts w:ascii="Arial" w:eastAsia="ヒラギノ角ゴ Pro W3" w:hAnsi="Arial"/>
      <w:color w:val="000000"/>
      <w:lang w:val="en-GB"/>
    </w:rPr>
  </w:style>
  <w:style w:type="character" w:styleId="Numrodepage">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M1">
    <w:name w:val="toc 1"/>
    <w:basedOn w:val="Normal"/>
    <w:next w:val="Normal"/>
    <w:autoRedefine/>
    <w:locked/>
    <w:rsid w:val="00AC6F35"/>
    <w:rPr>
      <w:rFonts w:eastAsia="Times New Roman"/>
      <w:color w:val="auto"/>
    </w:rPr>
  </w:style>
  <w:style w:type="paragraph" w:styleId="Textedebulles">
    <w:name w:val="Balloon Text"/>
    <w:basedOn w:val="Normal"/>
    <w:link w:val="TextedebullesCar"/>
    <w:locked/>
    <w:rsid w:val="00B40AAF"/>
    <w:rPr>
      <w:rFonts w:ascii="Lucida Grande" w:hAnsi="Lucida Grande" w:cs="Lucida Grande"/>
      <w:sz w:val="18"/>
      <w:szCs w:val="18"/>
    </w:rPr>
  </w:style>
  <w:style w:type="character" w:customStyle="1" w:styleId="TextedebullesCar">
    <w:name w:val="Texte de bulles Car"/>
    <w:link w:val="Textedebulles"/>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vision">
    <w:name w:val="Revision"/>
    <w:hidden/>
    <w:uiPriority w:val="99"/>
    <w:semiHidden/>
    <w:rsid w:val="00103D2D"/>
    <w:rPr>
      <w:rFonts w:ascii="Arial" w:eastAsia="ヒラギノ角ゴ Pro W3" w:hAnsi="Arial"/>
      <w:color w:val="000000"/>
      <w:szCs w:val="24"/>
      <w:lang w:val="en-GB"/>
    </w:rPr>
  </w:style>
  <w:style w:type="character" w:customStyle="1" w:styleId="Titre1Car">
    <w:name w:val="Titre 1 Car"/>
    <w:link w:val="Titre1"/>
    <w:rsid w:val="00575FF6"/>
    <w:rPr>
      <w:rFonts w:ascii="Arial" w:eastAsia="ＭＳ ゴシック" w:hAnsi="Arial"/>
      <w:b/>
      <w:bCs/>
      <w:caps/>
      <w:sz w:val="24"/>
      <w:szCs w:val="28"/>
      <w:u w:val="single"/>
      <w:lang w:val="en-GB"/>
    </w:rPr>
  </w:style>
  <w:style w:type="table" w:styleId="Trameclaire-Accent2">
    <w:name w:val="Light Shading Accent 2"/>
    <w:basedOn w:val="Tableau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Paragraphedeliste">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Titre1">
    <w:name w:val="heading 1"/>
    <w:basedOn w:val="Normal"/>
    <w:next w:val="Normal"/>
    <w:link w:val="Titre1Car"/>
    <w:qFormat/>
    <w:locked/>
    <w:rsid w:val="00575FF6"/>
    <w:pPr>
      <w:keepNext/>
      <w:keepLines/>
      <w:spacing w:after="360"/>
      <w:outlineLvl w:val="0"/>
    </w:pPr>
    <w:rPr>
      <w:rFonts w:eastAsia="ＭＳ ゴシック"/>
      <w:b/>
      <w:bCs/>
      <w:caps/>
      <w:color w:val="auto"/>
      <w:sz w:val="24"/>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pPr>
      <w:tabs>
        <w:tab w:val="center" w:pos="4680"/>
        <w:tab w:val="right" w:pos="9360"/>
      </w:tabs>
    </w:pPr>
    <w:rPr>
      <w:rFonts w:ascii="Arial" w:eastAsia="ヒラギノ角ゴ Pro W3" w:hAnsi="Arial"/>
      <w:color w:val="000000"/>
      <w:lang w:val="en-GB"/>
    </w:rPr>
  </w:style>
  <w:style w:type="paragraph" w:styleId="Pieddepage">
    <w:name w:val="footer"/>
    <w:pPr>
      <w:tabs>
        <w:tab w:val="center" w:pos="4680"/>
        <w:tab w:val="right" w:pos="9360"/>
      </w:tabs>
    </w:pPr>
    <w:rPr>
      <w:rFonts w:ascii="Arial" w:eastAsia="ヒラギノ角ゴ Pro W3" w:hAnsi="Arial"/>
      <w:color w:val="000000"/>
      <w:lang w:val="en-GB"/>
    </w:rPr>
  </w:style>
  <w:style w:type="character" w:styleId="Numrodepage">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M1">
    <w:name w:val="toc 1"/>
    <w:basedOn w:val="Normal"/>
    <w:next w:val="Normal"/>
    <w:autoRedefine/>
    <w:locked/>
    <w:rsid w:val="00AC6F35"/>
    <w:rPr>
      <w:rFonts w:eastAsia="Times New Roman"/>
      <w:color w:val="auto"/>
    </w:rPr>
  </w:style>
  <w:style w:type="paragraph" w:styleId="Textedebulles">
    <w:name w:val="Balloon Text"/>
    <w:basedOn w:val="Normal"/>
    <w:link w:val="TextedebullesCar"/>
    <w:locked/>
    <w:rsid w:val="00B40AAF"/>
    <w:rPr>
      <w:rFonts w:ascii="Lucida Grande" w:hAnsi="Lucida Grande" w:cs="Lucida Grande"/>
      <w:sz w:val="18"/>
      <w:szCs w:val="18"/>
    </w:rPr>
  </w:style>
  <w:style w:type="character" w:customStyle="1" w:styleId="TextedebullesCar">
    <w:name w:val="Texte de bulles Car"/>
    <w:link w:val="Textedebulles"/>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vision">
    <w:name w:val="Revision"/>
    <w:hidden/>
    <w:uiPriority w:val="99"/>
    <w:semiHidden/>
    <w:rsid w:val="00103D2D"/>
    <w:rPr>
      <w:rFonts w:ascii="Arial" w:eastAsia="ヒラギノ角ゴ Pro W3" w:hAnsi="Arial"/>
      <w:color w:val="000000"/>
      <w:szCs w:val="24"/>
      <w:lang w:val="en-GB"/>
    </w:rPr>
  </w:style>
  <w:style w:type="character" w:customStyle="1" w:styleId="Titre1Car">
    <w:name w:val="Titre 1 Car"/>
    <w:link w:val="Titre1"/>
    <w:rsid w:val="00575FF6"/>
    <w:rPr>
      <w:rFonts w:ascii="Arial" w:eastAsia="ＭＳ ゴシック" w:hAnsi="Arial"/>
      <w:b/>
      <w:bCs/>
      <w:caps/>
      <w:sz w:val="24"/>
      <w:szCs w:val="28"/>
      <w:u w:val="single"/>
      <w:lang w:val="en-GB"/>
    </w:rPr>
  </w:style>
  <w:style w:type="table" w:styleId="Trameclaire-Accent2">
    <w:name w:val="Light Shading Accent 2"/>
    <w:basedOn w:val="Tableau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Paragraphedeliste">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6CF03-4EC7-A641-92D5-2D2193BF0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8150</Words>
  <Characters>44827</Characters>
  <Application>Microsoft Macintosh Word</Application>
  <DocSecurity>0</DocSecurity>
  <Lines>373</Lines>
  <Paragraphs>105</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52872</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user_skill40_mac31 DUPUIS</cp:lastModifiedBy>
  <cp:revision>2</cp:revision>
  <cp:lastPrinted>2013-07-01T12:24:00Z</cp:lastPrinted>
  <dcterms:created xsi:type="dcterms:W3CDTF">2013-07-01T12:24:00Z</dcterms:created>
  <dcterms:modified xsi:type="dcterms:W3CDTF">2013-07-01T12:24:00Z</dcterms:modified>
</cp:coreProperties>
</file>