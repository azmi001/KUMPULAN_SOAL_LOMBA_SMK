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FA1E9C" w14:textId="77777777" w:rsidR="006004D0" w:rsidRDefault="006004D0">
      <w:bookmarkStart w:id="0" w:name="_GoBack"/>
      <w:bookmarkEnd w:id="0"/>
    </w:p>
    <w:p w14:paraId="037534BF" w14:textId="77777777" w:rsidR="006004D0" w:rsidRDefault="006004D0"/>
    <w:p w14:paraId="42753058" w14:textId="77777777" w:rsidR="006004D0" w:rsidRDefault="006004D0"/>
    <w:p w14:paraId="24CC7936" w14:textId="77777777" w:rsidR="006004D0" w:rsidRDefault="006004D0"/>
    <w:p w14:paraId="5352CCE8" w14:textId="77777777" w:rsidR="006004D0" w:rsidRDefault="006004D0"/>
    <w:p w14:paraId="2A8BB447" w14:textId="77777777" w:rsidR="006004D0" w:rsidRDefault="006004D0"/>
    <w:p w14:paraId="4C8FD305" w14:textId="77777777" w:rsidR="006004D0" w:rsidRDefault="006004D0"/>
    <w:p w14:paraId="449F4EBE" w14:textId="77777777" w:rsidR="006004D0" w:rsidRDefault="006004D0"/>
    <w:p w14:paraId="2E9CA664" w14:textId="77777777" w:rsidR="006004D0" w:rsidRDefault="006004D0"/>
    <w:p w14:paraId="4AA81C39" w14:textId="77777777" w:rsidR="006004D0" w:rsidRDefault="006004D0"/>
    <w:p w14:paraId="2E4FA501" w14:textId="77777777" w:rsidR="006004D0" w:rsidRDefault="006004D0"/>
    <w:p w14:paraId="4079D93A" w14:textId="77777777" w:rsidR="006004D0" w:rsidRDefault="006004D0"/>
    <w:p w14:paraId="1D8F52F3" w14:textId="77777777" w:rsidR="006004D0" w:rsidRDefault="006004D0"/>
    <w:p w14:paraId="1E6DF5B1" w14:textId="77777777" w:rsidR="006004D0" w:rsidRDefault="006004D0"/>
    <w:p w14:paraId="7B7750BA" w14:textId="77777777" w:rsidR="006004D0" w:rsidRDefault="006004D0"/>
    <w:p w14:paraId="2B60F013" w14:textId="77777777" w:rsidR="006004D0" w:rsidRDefault="003B43E1">
      <w:pPr>
        <w:pStyle w:val="Doctitle"/>
      </w:pPr>
      <w:r>
        <w:t xml:space="preserve">Test Project Module </w:t>
      </w:r>
      <w:ins w:id="1" w:author="Arnold Sandjaja" w:date="2013-06-30T08:23:00Z">
        <w:r>
          <w:t>2</w:t>
        </w:r>
      </w:ins>
      <w:del w:id="2" w:author="Arnold Sandjaja" w:date="2013-06-30T08:23:00Z">
        <w:r>
          <w:delText>1</w:delText>
        </w:r>
      </w:del>
    </w:p>
    <w:p w14:paraId="40E6D029" w14:textId="77777777" w:rsidR="006004D0" w:rsidRDefault="003B43E1">
      <w:pPr>
        <w:pStyle w:val="Doctitle"/>
      </w:pPr>
      <w:del w:id="3" w:author="Arnold Sandjaja" w:date="2013-06-30T08:23:00Z">
        <w:r>
          <w:delText xml:space="preserve"> </w:delText>
        </w:r>
      </w:del>
      <w:r>
        <w:t>(Editorial)</w:t>
      </w:r>
    </w:p>
    <w:p w14:paraId="71CC84C4" w14:textId="77777777" w:rsidR="006004D0" w:rsidRDefault="006004D0">
      <w:pPr>
        <w:pStyle w:val="Doctitle"/>
      </w:pPr>
    </w:p>
    <w:p w14:paraId="4E0E452B" w14:textId="77777777" w:rsidR="006004D0" w:rsidRDefault="003B43E1">
      <w:pPr>
        <w:pStyle w:val="Doctitle"/>
      </w:pPr>
      <w:r>
        <w:rPr>
          <w:rFonts w:ascii="Arial" w:hAnsi="Arial"/>
        </w:rPr>
        <w:t>WSC2013_TP40_M1_actual_EN</w:t>
      </w:r>
    </w:p>
    <w:p w14:paraId="1480671A" w14:textId="77777777" w:rsidR="006004D0" w:rsidRDefault="006004D0">
      <w:pPr>
        <w:pStyle w:val="Docsubtitle2"/>
      </w:pPr>
    </w:p>
    <w:p w14:paraId="1D001A2D" w14:textId="77777777" w:rsidR="006004D0" w:rsidRDefault="003B43E1">
      <w:pPr>
        <w:pStyle w:val="Docsubtitle2"/>
      </w:pPr>
      <w:r>
        <w:t xml:space="preserve">Submitted by: </w:t>
      </w:r>
      <w:ins w:id="4" w:author="Arnold Sandjaja" w:date="2013-06-30T08:24:00Z">
        <w:r>
          <w:t>Group 2</w:t>
        </w:r>
      </w:ins>
    </w:p>
    <w:p w14:paraId="27F90000" w14:textId="77777777" w:rsidR="006004D0" w:rsidRDefault="006004D0">
      <w:pPr>
        <w:pStyle w:val="Docsubtitle2"/>
      </w:pPr>
    </w:p>
    <w:p w14:paraId="1681B6B3" w14:textId="77777777" w:rsidR="006004D0" w:rsidRDefault="003B43E1">
      <w:pPr>
        <w:pStyle w:val="Docsubtitle2"/>
      </w:pPr>
      <w:del w:id="5" w:author="Arnold Sandjaja" w:date="2013-06-30T08:24:00Z">
        <w:r>
          <w:delText>Editorial Group</w:delText>
        </w:r>
      </w:del>
    </w:p>
    <w:p w14:paraId="094ABB6F" w14:textId="77777777" w:rsidR="006004D0" w:rsidRDefault="003B43E1">
      <w:pPr>
        <w:pStyle w:val="Docsubtitle2"/>
      </w:pPr>
      <w:del w:id="6" w:author="Arnold Sandjaja" w:date="2013-06-30T08:24:00Z">
        <w:r>
          <w:delText xml:space="preserve">Name:  </w:delText>
        </w:r>
      </w:del>
      <w:r>
        <w:rPr>
          <w:color w:val="181C33"/>
          <w:sz w:val="22"/>
          <w:lang w:val="en-US"/>
        </w:rPr>
        <w:t xml:space="preserve">Arnold </w:t>
      </w:r>
      <w:proofErr w:type="spellStart"/>
      <w:r>
        <w:rPr>
          <w:color w:val="181C33"/>
          <w:sz w:val="22"/>
          <w:lang w:val="en-US"/>
        </w:rPr>
        <w:t>Sandjaja</w:t>
      </w:r>
      <w:proofErr w:type="spellEnd"/>
      <w:ins w:id="7" w:author="Arnold Sandjaja" w:date="2013-06-30T08:24:00Z">
        <w:r>
          <w:rPr>
            <w:color w:val="181C33"/>
            <w:sz w:val="22"/>
            <w:lang w:val="en-US"/>
          </w:rPr>
          <w:t xml:space="preserve"> ID</w:t>
        </w:r>
      </w:ins>
    </w:p>
    <w:p w14:paraId="130552F7" w14:textId="77777777" w:rsidR="006004D0" w:rsidRDefault="003B43E1">
      <w:pPr>
        <w:widowControl w:val="0"/>
      </w:pPr>
      <w:del w:id="8" w:author="Arnold Sandjaja" w:date="2013-06-30T08:24:00Z">
        <w:r>
          <w:rPr>
            <w:color w:val="181C33"/>
            <w:sz w:val="22"/>
            <w:lang w:val="en-US"/>
          </w:rPr>
          <w:delText xml:space="preserve">, </w:delText>
        </w:r>
      </w:del>
      <w:proofErr w:type="spellStart"/>
      <w:r>
        <w:rPr>
          <w:color w:val="181C33"/>
          <w:sz w:val="22"/>
          <w:lang w:val="en-US"/>
        </w:rPr>
        <w:t>Christoph</w:t>
      </w:r>
      <w:proofErr w:type="spellEnd"/>
      <w:r>
        <w:rPr>
          <w:color w:val="181C33"/>
          <w:sz w:val="22"/>
          <w:lang w:val="en-US"/>
        </w:rPr>
        <w:t xml:space="preserve"> </w:t>
      </w:r>
      <w:proofErr w:type="spellStart"/>
      <w:r>
        <w:rPr>
          <w:color w:val="181C33"/>
          <w:sz w:val="22"/>
          <w:lang w:val="en-US"/>
        </w:rPr>
        <w:t>Elmecker</w:t>
      </w:r>
      <w:proofErr w:type="spellEnd"/>
      <w:ins w:id="9" w:author="Arnold Sandjaja" w:date="2013-06-30T08:24:00Z">
        <w:r>
          <w:rPr>
            <w:color w:val="181C33"/>
            <w:sz w:val="22"/>
            <w:lang w:val="en-US"/>
          </w:rPr>
          <w:t xml:space="preserve"> AT</w:t>
        </w:r>
      </w:ins>
    </w:p>
    <w:p w14:paraId="4E4C85B4" w14:textId="77777777" w:rsidR="006004D0" w:rsidRDefault="003B43E1">
      <w:pPr>
        <w:widowControl w:val="0"/>
      </w:pPr>
      <w:del w:id="10" w:author="Arnold Sandjaja" w:date="2013-06-30T08:24:00Z">
        <w:r>
          <w:rPr>
            <w:color w:val="181C33"/>
            <w:sz w:val="22"/>
            <w:lang w:val="en-US"/>
          </w:rPr>
          <w:delText xml:space="preserve">, </w:delText>
        </w:r>
      </w:del>
      <w:proofErr w:type="spellStart"/>
      <w:r>
        <w:rPr>
          <w:color w:val="181C33"/>
          <w:sz w:val="22"/>
          <w:lang w:val="en-US"/>
        </w:rPr>
        <w:t>Hee</w:t>
      </w:r>
      <w:proofErr w:type="spellEnd"/>
      <w:r>
        <w:rPr>
          <w:color w:val="181C33"/>
          <w:sz w:val="22"/>
          <w:lang w:val="en-US"/>
        </w:rPr>
        <w:t xml:space="preserve"> Min </w:t>
      </w:r>
      <w:proofErr w:type="gramStart"/>
      <w:r>
        <w:rPr>
          <w:color w:val="181C33"/>
          <w:sz w:val="22"/>
          <w:lang w:val="en-US"/>
        </w:rPr>
        <w:t>Sa</w:t>
      </w:r>
      <w:proofErr w:type="gramEnd"/>
      <w:ins w:id="11" w:author="Arnold Sandjaja" w:date="2013-06-30T08:24:00Z">
        <w:r>
          <w:rPr>
            <w:color w:val="181C33"/>
            <w:sz w:val="22"/>
            <w:lang w:val="en-US"/>
          </w:rPr>
          <w:t xml:space="preserve"> KR</w:t>
        </w:r>
      </w:ins>
    </w:p>
    <w:p w14:paraId="68B2182A" w14:textId="77777777" w:rsidR="006004D0" w:rsidRDefault="003B43E1">
      <w:pPr>
        <w:widowControl w:val="0"/>
      </w:pPr>
      <w:del w:id="12" w:author="Arnold Sandjaja" w:date="2013-06-30T08:24:00Z">
        <w:r>
          <w:rPr>
            <w:color w:val="181C33"/>
            <w:sz w:val="22"/>
            <w:lang w:val="en-US"/>
          </w:rPr>
          <w:delText xml:space="preserve">, </w:delText>
        </w:r>
      </w:del>
      <w:proofErr w:type="spellStart"/>
      <w:r>
        <w:rPr>
          <w:color w:val="181C33"/>
          <w:sz w:val="22"/>
          <w:lang w:val="en-US"/>
        </w:rPr>
        <w:t>Hjortur</w:t>
      </w:r>
      <w:proofErr w:type="spellEnd"/>
      <w:r>
        <w:rPr>
          <w:color w:val="181C33"/>
          <w:sz w:val="22"/>
          <w:lang w:val="en-US"/>
        </w:rPr>
        <w:t xml:space="preserve"> </w:t>
      </w:r>
      <w:proofErr w:type="spellStart"/>
      <w:r>
        <w:rPr>
          <w:color w:val="181C33"/>
          <w:sz w:val="22"/>
          <w:lang w:val="en-US"/>
        </w:rPr>
        <w:t>Gudnason</w:t>
      </w:r>
      <w:proofErr w:type="spellEnd"/>
      <w:ins w:id="13" w:author="Arnold Sandjaja" w:date="2013-06-30T08:24:00Z">
        <w:r>
          <w:rPr>
            <w:color w:val="181C33"/>
            <w:sz w:val="22"/>
            <w:lang w:val="en-US"/>
          </w:rPr>
          <w:t xml:space="preserve"> IS</w:t>
        </w:r>
      </w:ins>
    </w:p>
    <w:p w14:paraId="1355F1EE" w14:textId="77777777" w:rsidR="006004D0" w:rsidRDefault="003B43E1">
      <w:pPr>
        <w:widowControl w:val="0"/>
      </w:pPr>
      <w:del w:id="14" w:author="Arnold Sandjaja" w:date="2013-06-30T08:24:00Z">
        <w:r>
          <w:rPr>
            <w:color w:val="181C33"/>
            <w:sz w:val="22"/>
            <w:lang w:val="en-US"/>
          </w:rPr>
          <w:delText xml:space="preserve">, </w:delText>
        </w:r>
      </w:del>
      <w:proofErr w:type="spellStart"/>
      <w:r>
        <w:rPr>
          <w:color w:val="181C33"/>
          <w:sz w:val="22"/>
          <w:lang w:val="en-US"/>
        </w:rPr>
        <w:t>Katsuji</w:t>
      </w:r>
      <w:proofErr w:type="spellEnd"/>
      <w:r>
        <w:rPr>
          <w:color w:val="181C33"/>
          <w:sz w:val="22"/>
          <w:lang w:val="en-US"/>
        </w:rPr>
        <w:t xml:space="preserve"> Hirata</w:t>
      </w:r>
      <w:ins w:id="15" w:author="Arnold Sandjaja" w:date="2013-06-30T08:24:00Z">
        <w:r>
          <w:rPr>
            <w:color w:val="181C33"/>
            <w:sz w:val="22"/>
            <w:lang w:val="en-US"/>
          </w:rPr>
          <w:t xml:space="preserve"> JP</w:t>
        </w:r>
      </w:ins>
    </w:p>
    <w:p w14:paraId="632EF5CD" w14:textId="77777777" w:rsidR="006004D0" w:rsidRDefault="003B43E1">
      <w:pPr>
        <w:widowControl w:val="0"/>
      </w:pPr>
      <w:del w:id="16" w:author="Arnold Sandjaja" w:date="2013-06-30T08:24:00Z">
        <w:r>
          <w:rPr>
            <w:color w:val="181C33"/>
            <w:sz w:val="22"/>
            <w:lang w:val="en-US"/>
          </w:rPr>
          <w:delText xml:space="preserve">, </w:delText>
        </w:r>
      </w:del>
      <w:r>
        <w:rPr>
          <w:color w:val="181C33"/>
          <w:sz w:val="22"/>
          <w:lang w:val="en-US"/>
        </w:rPr>
        <w:t xml:space="preserve">Michel </w:t>
      </w:r>
      <w:del w:id="17" w:author="Michel Bulon" w:date="2013-05-14T19:15:00Z">
        <w:r>
          <w:rPr>
            <w:color w:val="181C33"/>
            <w:sz w:val="22"/>
            <w:lang w:val="en-US"/>
          </w:rPr>
          <w:delText>Maltais</w:delText>
        </w:r>
      </w:del>
      <w:proofErr w:type="spellStart"/>
      <w:ins w:id="18" w:author="Michel Bulon" w:date="2013-05-14T19:15:00Z">
        <w:r>
          <w:rPr>
            <w:color w:val="181C33"/>
            <w:sz w:val="22"/>
            <w:lang w:val="en-US"/>
          </w:rPr>
          <w:t>Bulon</w:t>
        </w:r>
      </w:ins>
      <w:proofErr w:type="spellEnd"/>
      <w:ins w:id="19" w:author="Arnold Sandjaja" w:date="2013-06-30T08:25:00Z">
        <w:r>
          <w:rPr>
            <w:color w:val="181C33"/>
            <w:sz w:val="22"/>
            <w:lang w:val="en-US"/>
          </w:rPr>
          <w:t xml:space="preserve"> </w:t>
        </w:r>
      </w:ins>
      <w:ins w:id="20" w:author="Arnold Sandjaja" w:date="2013-06-30T08:24:00Z">
        <w:r>
          <w:rPr>
            <w:color w:val="181C33"/>
            <w:sz w:val="22"/>
            <w:lang w:val="en-US"/>
          </w:rPr>
          <w:t>CA</w:t>
        </w:r>
      </w:ins>
    </w:p>
    <w:p w14:paraId="1B98981C" w14:textId="77777777" w:rsidR="006004D0" w:rsidRDefault="003B43E1">
      <w:pPr>
        <w:widowControl w:val="0"/>
      </w:pPr>
      <w:del w:id="21" w:author="Arnold Sandjaja" w:date="2013-06-30T08:24:00Z">
        <w:r>
          <w:rPr>
            <w:color w:val="181C33"/>
            <w:sz w:val="22"/>
            <w:lang w:val="en-US"/>
          </w:rPr>
          <w:delText xml:space="preserve">, </w:delText>
        </w:r>
      </w:del>
      <w:proofErr w:type="spellStart"/>
      <w:r>
        <w:rPr>
          <w:color w:val="181C33"/>
          <w:sz w:val="22"/>
          <w:lang w:val="en-US"/>
        </w:rPr>
        <w:t>Nuno</w:t>
      </w:r>
      <w:proofErr w:type="spellEnd"/>
      <w:r>
        <w:rPr>
          <w:color w:val="181C33"/>
          <w:sz w:val="22"/>
          <w:lang w:val="en-US"/>
        </w:rPr>
        <w:t xml:space="preserve"> </w:t>
      </w:r>
      <w:proofErr w:type="spellStart"/>
      <w:r>
        <w:rPr>
          <w:color w:val="181C33"/>
          <w:sz w:val="22"/>
          <w:lang w:val="en-US"/>
        </w:rPr>
        <w:t>Viana</w:t>
      </w:r>
      <w:proofErr w:type="spellEnd"/>
      <w:r>
        <w:rPr>
          <w:color w:val="181C33"/>
          <w:sz w:val="22"/>
          <w:lang w:val="en-US"/>
        </w:rPr>
        <w:t xml:space="preserve"> </w:t>
      </w:r>
      <w:ins w:id="22" w:author="Arnold Sandjaja" w:date="2013-06-30T08:25:00Z">
        <w:r>
          <w:rPr>
            <w:color w:val="181C33"/>
            <w:sz w:val="22"/>
            <w:lang w:val="en-US"/>
          </w:rPr>
          <w:t>PT</w:t>
        </w:r>
      </w:ins>
    </w:p>
    <w:p w14:paraId="48102D75" w14:textId="77777777" w:rsidR="006004D0" w:rsidRDefault="006004D0">
      <w:pPr>
        <w:widowControl w:val="0"/>
      </w:pPr>
    </w:p>
    <w:p w14:paraId="2FACBFB1" w14:textId="77777777" w:rsidR="006004D0" w:rsidRDefault="003B43E1">
      <w:pPr>
        <w:widowControl w:val="0"/>
      </w:pPr>
      <w:del w:id="23" w:author="Arnold Sandjaja" w:date="2013-06-30T08:25:00Z">
        <w:r>
          <w:delText>Member Country:</w:delText>
        </w:r>
      </w:del>
      <w:del w:id="24" w:author="Arnold Sandjaja" w:date="2013-06-30T08:24:00Z">
        <w:r>
          <w:delText xml:space="preserve"> </w:delText>
        </w:r>
        <w:r>
          <w:rPr>
            <w:color w:val="181C33"/>
            <w:sz w:val="22"/>
            <w:lang w:val="en-US"/>
          </w:rPr>
          <w:delText>ID</w:delText>
        </w:r>
      </w:del>
      <w:del w:id="25" w:author="Arnold Sandjaja" w:date="2013-06-30T08:25:00Z">
        <w:r>
          <w:rPr>
            <w:color w:val="181C33"/>
            <w:sz w:val="22"/>
            <w:lang w:val="en-US"/>
          </w:rPr>
          <w:delText>, AT, KR, IS, JP, CA, PT</w:delText>
        </w:r>
      </w:del>
    </w:p>
    <w:p w14:paraId="1142A925" w14:textId="77777777" w:rsidR="006004D0" w:rsidRDefault="006004D0">
      <w:pPr>
        <w:widowControl w:val="0"/>
      </w:pPr>
    </w:p>
    <w:p w14:paraId="455F9AA0" w14:textId="77777777" w:rsidR="006004D0" w:rsidRDefault="006004D0"/>
    <w:p w14:paraId="7FBBD013" w14:textId="77777777" w:rsidR="006004D0" w:rsidRDefault="006004D0">
      <w:pPr>
        <w:pStyle w:val="TOC1Para"/>
        <w:tabs>
          <w:tab w:val="clear" w:pos="9622"/>
          <w:tab w:val="right" w:leader="dot" w:pos="9612"/>
        </w:tabs>
      </w:pPr>
    </w:p>
    <w:p w14:paraId="632A74F1" w14:textId="77777777" w:rsidR="006004D0" w:rsidRDefault="006004D0">
      <w:pPr>
        <w:pStyle w:val="FreeForm"/>
      </w:pPr>
      <w:bookmarkStart w:id="26" w:name="TOC60887854"/>
      <w:bookmarkEnd w:id="26"/>
    </w:p>
    <w:p w14:paraId="6ED52E1F" w14:textId="77777777" w:rsidR="006004D0" w:rsidRDefault="006004D0">
      <w:pPr>
        <w:pStyle w:val="FreeFormA"/>
        <w:pageBreakBefore/>
      </w:pPr>
    </w:p>
    <w:p w14:paraId="03573CAC" w14:textId="77777777" w:rsidR="006004D0" w:rsidRDefault="006004D0">
      <w:pPr>
        <w:pStyle w:val="FreeFormAA"/>
      </w:pPr>
    </w:p>
    <w:p w14:paraId="44BF4B0E" w14:textId="77777777" w:rsidR="006004D0" w:rsidRDefault="006004D0">
      <w:pPr>
        <w:spacing w:after="200" w:line="276" w:lineRule="auto"/>
      </w:pPr>
    </w:p>
    <w:p w14:paraId="79AF373E" w14:textId="77777777" w:rsidR="006004D0" w:rsidRDefault="003B43E1">
      <w:pPr>
        <w:pStyle w:val="Heading1AA"/>
      </w:pPr>
      <w:r>
        <w:t>Introduction to test project documentation</w:t>
      </w:r>
    </w:p>
    <w:p w14:paraId="51E73996" w14:textId="77777777" w:rsidR="006004D0" w:rsidRDefault="003B43E1">
      <w:pPr>
        <w:pStyle w:val="Heading1AA"/>
      </w:pPr>
      <w:bookmarkStart w:id="27" w:name="TOC60887857"/>
      <w:bookmarkEnd w:id="27"/>
      <w:r>
        <w:t>Contents</w:t>
      </w:r>
    </w:p>
    <w:p w14:paraId="2E991745" w14:textId="77777777" w:rsidR="006004D0" w:rsidRDefault="003B43E1">
      <w:r>
        <w:t>This Test Project proposal consists of the following documentation/files:</w:t>
      </w:r>
    </w:p>
    <w:p w14:paraId="421E7B7F" w14:textId="77777777" w:rsidR="006004D0" w:rsidRDefault="006004D0"/>
    <w:p w14:paraId="26749147" w14:textId="77777777" w:rsidR="006004D0" w:rsidRDefault="003B43E1">
      <w:pPr>
        <w:numPr>
          <w:ilvl w:val="0"/>
          <w:numId w:val="7"/>
        </w:numPr>
      </w:pPr>
      <w:ins w:id="28" w:author="Arnold Sandjaja" w:date="2013-06-29T12:04:00Z">
        <w:r>
          <w:t>WSC2013_TP40_MOD02_actual_TP_EN.doc</w:t>
        </w:r>
      </w:ins>
    </w:p>
    <w:p w14:paraId="60F617F9" w14:textId="77777777" w:rsidR="006004D0" w:rsidRDefault="003B43E1">
      <w:pPr>
        <w:numPr>
          <w:ilvl w:val="0"/>
          <w:numId w:val="7"/>
        </w:numPr>
      </w:pPr>
      <w:ins w:id="29" w:author="Arnold Sandjaja" w:date="2013-06-29T11:50:00Z">
        <w:r>
          <w:t>WSC2013_TP40_MOD2_PRE_EN_images (Images Folder)</w:t>
        </w:r>
      </w:ins>
    </w:p>
    <w:p w14:paraId="5C029AB9" w14:textId="77777777" w:rsidR="006004D0" w:rsidRDefault="003B43E1">
      <w:pPr>
        <w:numPr>
          <w:ilvl w:val="0"/>
          <w:numId w:val="7"/>
        </w:numPr>
      </w:pPr>
      <w:ins w:id="30" w:author="Arnold Sandjaja" w:date="2013-06-29T11:57:00Z">
        <w:r>
          <w:t>WSC2013_TP40_MOD2_PRE_EN_ATTAC_logo</w:t>
        </w:r>
      </w:ins>
      <w:ins w:id="31" w:author="Arnold Sandjaja" w:date="2013-06-29T11:58:00Z">
        <w:r>
          <w:t xml:space="preserve"> (ATTAC Logo Folder)</w:t>
        </w:r>
      </w:ins>
    </w:p>
    <w:p w14:paraId="6AF6A14B" w14:textId="77777777" w:rsidR="006004D0" w:rsidRDefault="003B43E1">
      <w:pPr>
        <w:numPr>
          <w:ilvl w:val="0"/>
          <w:numId w:val="7"/>
        </w:numPr>
      </w:pPr>
      <w:ins w:id="32" w:author="Arnold Sandjaja" w:date="2013-06-29T11:59:00Z">
        <w:r>
          <w:t>WSC2013_TP40_MOD2_PRE_EN_BARCODE.eps</w:t>
        </w:r>
      </w:ins>
    </w:p>
    <w:p w14:paraId="12969E47" w14:textId="77777777" w:rsidR="006004D0" w:rsidRDefault="003B43E1">
      <w:pPr>
        <w:numPr>
          <w:ilvl w:val="0"/>
          <w:numId w:val="7"/>
        </w:numPr>
      </w:pPr>
      <w:ins w:id="33" w:author="Arnold Sandjaja" w:date="2013-06-29T12:02:00Z">
        <w:r>
          <w:t>WSC2013_TP40_MOD2_PRE_EN_TEXT_FILES.docx</w:t>
        </w:r>
      </w:ins>
    </w:p>
    <w:p w14:paraId="3742D027" w14:textId="77777777" w:rsidR="006004D0" w:rsidRDefault="006004D0">
      <w:pPr>
        <w:ind w:firstLine="720"/>
      </w:pPr>
    </w:p>
    <w:p w14:paraId="19383127" w14:textId="77777777" w:rsidR="006004D0" w:rsidRDefault="003B43E1">
      <w:pPr>
        <w:ind w:firstLine="720"/>
      </w:pPr>
      <w:del w:id="34" w:author="Arnold Sandjaja" w:date="2013-06-29T11:47:00Z">
        <w:r>
          <w:rPr>
            <w:rFonts w:cs="Arial"/>
            <w:shd w:val="clear" w:color="auto" w:fill="FF0000"/>
          </w:rPr>
          <w:delText>…</w:delText>
        </w:r>
      </w:del>
    </w:p>
    <w:p w14:paraId="1BC25580" w14:textId="77777777" w:rsidR="006004D0" w:rsidRDefault="006004D0">
      <w:pPr>
        <w:ind w:firstLine="720"/>
      </w:pPr>
    </w:p>
    <w:p w14:paraId="0956C90C" w14:textId="77777777" w:rsidR="006004D0" w:rsidRDefault="006004D0">
      <w:pPr>
        <w:ind w:firstLine="720"/>
      </w:pPr>
    </w:p>
    <w:p w14:paraId="616B9804" w14:textId="77777777" w:rsidR="006004D0" w:rsidRDefault="006004D0">
      <w:pPr>
        <w:ind w:firstLine="720"/>
      </w:pPr>
    </w:p>
    <w:p w14:paraId="77B3B64E" w14:textId="77777777" w:rsidR="006004D0" w:rsidRDefault="003B43E1">
      <w:pPr>
        <w:pStyle w:val="Heading1AA"/>
      </w:pPr>
      <w:r>
        <w:t>Introduction</w:t>
      </w:r>
    </w:p>
    <w:p w14:paraId="4465BAE8" w14:textId="77777777" w:rsidR="006004D0" w:rsidRDefault="006004D0">
      <w:pPr>
        <w:pStyle w:val="Heading1AA"/>
      </w:pPr>
    </w:p>
    <w:p w14:paraId="0DC037C4" w14:textId="77777777" w:rsidR="006004D0" w:rsidRDefault="003B43E1">
      <w:proofErr w:type="gramStart"/>
      <w:r>
        <w:rPr>
          <w:rFonts w:ascii="Arial Bold" w:hAnsi="Arial Bold"/>
        </w:rPr>
        <w:t>Project </w:t>
      </w:r>
      <w:r>
        <w:t>:</w:t>
      </w:r>
      <w:proofErr w:type="gramEnd"/>
      <w:r>
        <w:t xml:space="preserve"> </w:t>
      </w:r>
    </w:p>
    <w:p w14:paraId="222819BF" w14:textId="77777777" w:rsidR="006004D0" w:rsidRDefault="003B43E1">
      <w:r>
        <w:t xml:space="preserve">Task 1: Create a </w:t>
      </w:r>
      <w:ins w:id="35" w:author="Arnold Sandjaja" w:date="2013-05-17T15:38:00Z">
        <w:r>
          <w:t xml:space="preserve">masthead </w:t>
        </w:r>
      </w:ins>
      <w:del w:id="36" w:author="Arnold Sandjaja" w:date="2013-05-17T15:38:00Z">
        <w:r>
          <w:delText xml:space="preserve">logo </w:delText>
        </w:r>
      </w:del>
      <w:del w:id="37" w:author="Arnold Sandjaja" w:date="2013-05-17T15:39:00Z">
        <w:r>
          <w:delText>and an identity for the association “%ATTAC”</w:delText>
        </w:r>
      </w:del>
      <w:ins w:id="38" w:author="Arnold Sandjaja" w:date="2013-06-30T08:44:00Z">
        <w:r>
          <w:t xml:space="preserve">for </w:t>
        </w:r>
      </w:ins>
      <w:ins w:id="39" w:author="Arnold Sandjaja" w:date="2013-06-30T08:43:00Z">
        <w:r>
          <w:t xml:space="preserve">the </w:t>
        </w:r>
      </w:ins>
      <w:ins w:id="40" w:author="Arnold Sandjaja" w:date="2013-05-17T15:39:00Z">
        <w:r>
          <w:t xml:space="preserve">magazine with </w:t>
        </w:r>
      </w:ins>
      <w:ins w:id="41" w:author="Arnold Sandjaja" w:date="2013-06-30T08:43:00Z">
        <w:r>
          <w:t xml:space="preserve">the </w:t>
        </w:r>
      </w:ins>
      <w:ins w:id="42" w:author="Arnold Sandjaja" w:date="2013-05-17T15:39:00Z">
        <w:r>
          <w:t>name “SPANNER in the works</w:t>
        </w:r>
      </w:ins>
      <w:ins w:id="43" w:author="Arnold Sandjaja" w:date="2013-05-17T15:41:00Z">
        <w:r>
          <w:t>”</w:t>
        </w:r>
      </w:ins>
      <w:ins w:id="44" w:author="Arnold Sandjaja" w:date="2013-06-30T08:45:00Z">
        <w:r>
          <w:t xml:space="preserve"> for the organisation ATTAC</w:t>
        </w:r>
      </w:ins>
    </w:p>
    <w:p w14:paraId="7770690F" w14:textId="77777777" w:rsidR="006004D0" w:rsidRDefault="003B43E1">
      <w:proofErr w:type="spellStart"/>
      <w:ins w:id="45" w:author="Unknown Author" w:date="2013-06-30T17:09:00Z">
        <w:r>
          <w:rPr>
            <w:shd w:val="clear" w:color="auto" w:fill="FFFF00"/>
          </w:rPr>
          <w:t>Tarefa</w:t>
        </w:r>
        <w:proofErr w:type="spellEnd"/>
        <w:r>
          <w:rPr>
            <w:shd w:val="clear" w:color="auto" w:fill="FFFF00"/>
          </w:rPr>
          <w:t xml:space="preserve"> 1: </w:t>
        </w:r>
        <w:proofErr w:type="spellStart"/>
        <w:r>
          <w:rPr>
            <w:shd w:val="clear" w:color="auto" w:fill="FFFF00"/>
          </w:rPr>
          <w:t>Crie</w:t>
        </w:r>
        <w:proofErr w:type="spellEnd"/>
        <w:r>
          <w:rPr>
            <w:shd w:val="clear" w:color="auto" w:fill="FFFF00"/>
          </w:rPr>
          <w:t xml:space="preserve"> </w:t>
        </w:r>
        <w:proofErr w:type="spellStart"/>
        <w:r>
          <w:rPr>
            <w:shd w:val="clear" w:color="auto" w:fill="FFFF00"/>
          </w:rPr>
          <w:t>um</w:t>
        </w:r>
      </w:ins>
      <w:ins w:id="46" w:author="Unknown Author" w:date="2013-06-30T17:10:00Z">
        <w:r>
          <w:rPr>
            <w:shd w:val="clear" w:color="auto" w:fill="FFFF00"/>
          </w:rPr>
          <w:t>a</w:t>
        </w:r>
        <w:proofErr w:type="spellEnd"/>
        <w:r>
          <w:rPr>
            <w:shd w:val="clear" w:color="auto" w:fill="FFFF00"/>
          </w:rPr>
          <w:t xml:space="preserve"> </w:t>
        </w:r>
        <w:proofErr w:type="spellStart"/>
        <w:r>
          <w:rPr>
            <w:shd w:val="clear" w:color="auto" w:fill="FFFF00"/>
          </w:rPr>
          <w:t>especie</w:t>
        </w:r>
        <w:proofErr w:type="spellEnd"/>
        <w:r>
          <w:rPr>
            <w:shd w:val="clear" w:color="auto" w:fill="FFFF00"/>
          </w:rPr>
          <w:t xml:space="preserve"> de logo (</w:t>
        </w:r>
      </w:ins>
      <w:proofErr w:type="spellStart"/>
      <w:ins w:id="47" w:author="Unknown Author" w:date="2013-06-30T17:12:00Z">
        <w:r>
          <w:rPr>
            <w:shd w:val="clear" w:color="auto" w:fill="FFFF00"/>
          </w:rPr>
          <w:t>cabecalho</w:t>
        </w:r>
      </w:ins>
      <w:proofErr w:type="spellEnd"/>
      <w:ins w:id="48" w:author="Unknown Author" w:date="2013-06-30T17:13:00Z">
        <w:r>
          <w:rPr>
            <w:shd w:val="clear" w:color="auto" w:fill="FFFF00"/>
          </w:rPr>
          <w:t xml:space="preserve">) </w:t>
        </w:r>
        <w:proofErr w:type="gramStart"/>
        <w:r>
          <w:rPr>
            <w:shd w:val="clear" w:color="auto" w:fill="FFFF00"/>
          </w:rPr>
          <w:t>com</w:t>
        </w:r>
        <w:proofErr w:type="gramEnd"/>
        <w:r>
          <w:rPr>
            <w:shd w:val="clear" w:color="auto" w:fill="FFFF00"/>
          </w:rPr>
          <w:t xml:space="preserve"> o </w:t>
        </w:r>
        <w:proofErr w:type="spellStart"/>
        <w:r>
          <w:rPr>
            <w:shd w:val="clear" w:color="auto" w:fill="FFFF00"/>
          </w:rPr>
          <w:t>nome</w:t>
        </w:r>
        <w:proofErr w:type="spellEnd"/>
        <w:r>
          <w:rPr>
            <w:shd w:val="clear" w:color="auto" w:fill="FFFF00"/>
          </w:rPr>
          <w:t xml:space="preserve"> “SPANNER in the works” </w:t>
        </w:r>
        <w:proofErr w:type="spellStart"/>
        <w:r>
          <w:rPr>
            <w:shd w:val="clear" w:color="auto" w:fill="FFFF00"/>
          </w:rPr>
          <w:t>para</w:t>
        </w:r>
        <w:proofErr w:type="spellEnd"/>
        <w:r>
          <w:rPr>
            <w:shd w:val="clear" w:color="auto" w:fill="FFFF00"/>
          </w:rPr>
          <w:t xml:space="preserve"> a </w:t>
        </w:r>
        <w:proofErr w:type="spellStart"/>
        <w:r>
          <w:rPr>
            <w:shd w:val="clear" w:color="auto" w:fill="FFFF00"/>
          </w:rPr>
          <w:t>organiza</w:t>
        </w:r>
      </w:ins>
      <w:ins w:id="49" w:author="Unknown Author" w:date="2013-06-30T17:14:00Z">
        <w:r>
          <w:rPr>
            <w:shd w:val="clear" w:color="auto" w:fill="FFFF00"/>
          </w:rPr>
          <w:t>ção</w:t>
        </w:r>
        <w:proofErr w:type="spellEnd"/>
        <w:r>
          <w:rPr>
            <w:shd w:val="clear" w:color="auto" w:fill="FFFF00"/>
          </w:rPr>
          <w:t xml:space="preserve"> ATTAC</w:t>
        </w:r>
      </w:ins>
    </w:p>
    <w:p w14:paraId="2E7B58E4" w14:textId="77777777" w:rsidR="006004D0" w:rsidRDefault="003B43E1">
      <w:r>
        <w:t xml:space="preserve">Task 2: “Design a magazine </w:t>
      </w:r>
      <w:del w:id="50" w:author="Arnold Sandjaja" w:date="2013-05-17T15:39:00Z">
        <w:r>
          <w:delText xml:space="preserve">for %ATTAC with </w:delText>
        </w:r>
      </w:del>
      <w:del w:id="51" w:author="Arnold Sandjaja" w:date="2013-05-17T15:36:00Z">
        <w:r>
          <w:delText>coverline “Sand im Getriebe” : Translated to “to throw a spanner in the works”</w:delText>
        </w:r>
      </w:del>
      <w:ins w:id="52" w:author="Arnold Sandjaja" w:date="2013-05-17T15:37:00Z">
        <w:r>
          <w:t>SPANNER</w:t>
        </w:r>
      </w:ins>
      <w:ins w:id="53" w:author="Arnold Sandjaja" w:date="2013-05-17T15:39:00Z">
        <w:r>
          <w:t xml:space="preserve"> </w:t>
        </w:r>
      </w:ins>
      <w:ins w:id="54" w:author="Arnold Sandjaja" w:date="2013-05-17T15:37:00Z">
        <w:r>
          <w:t>in the works</w:t>
        </w:r>
      </w:ins>
    </w:p>
    <w:p w14:paraId="4D0DE0CB" w14:textId="77777777" w:rsidR="006004D0" w:rsidRDefault="003B43E1">
      <w:proofErr w:type="spellStart"/>
      <w:ins w:id="55" w:author="Unknown Author" w:date="2013-06-30T17:14:00Z">
        <w:r>
          <w:rPr>
            <w:shd w:val="clear" w:color="auto" w:fill="FFFF00"/>
          </w:rPr>
          <w:t>Tarefa</w:t>
        </w:r>
        <w:proofErr w:type="spellEnd"/>
        <w:r>
          <w:rPr>
            <w:shd w:val="clear" w:color="auto" w:fill="FFFF00"/>
          </w:rPr>
          <w:t xml:space="preserve"> 2: </w:t>
        </w:r>
        <w:proofErr w:type="spellStart"/>
        <w:r>
          <w:rPr>
            <w:shd w:val="clear" w:color="auto" w:fill="FFFF00"/>
          </w:rPr>
          <w:t>Desing</w:t>
        </w:r>
        <w:proofErr w:type="spellEnd"/>
        <w:r>
          <w:rPr>
            <w:shd w:val="clear" w:color="auto" w:fill="FFFF00"/>
          </w:rPr>
          <w:t xml:space="preserve"> da </w:t>
        </w:r>
        <w:proofErr w:type="spellStart"/>
        <w:r>
          <w:rPr>
            <w:shd w:val="clear" w:color="auto" w:fill="FFFF00"/>
          </w:rPr>
          <w:t>revista</w:t>
        </w:r>
        <w:proofErr w:type="spellEnd"/>
        <w:r>
          <w:rPr>
            <w:shd w:val="clear" w:color="auto" w:fill="FFFF00"/>
          </w:rPr>
          <w:t xml:space="preserve"> SPANNER in the</w:t>
        </w:r>
      </w:ins>
      <w:ins w:id="56" w:author="Unknown Author" w:date="2013-06-30T17:15:00Z">
        <w:r>
          <w:rPr>
            <w:shd w:val="clear" w:color="auto" w:fill="FFFF00"/>
          </w:rPr>
          <w:t xml:space="preserve"> works</w:t>
        </w:r>
      </w:ins>
    </w:p>
    <w:p w14:paraId="2875ADE7" w14:textId="77777777" w:rsidR="006004D0" w:rsidRDefault="006004D0"/>
    <w:p w14:paraId="459D4ECF" w14:textId="77777777" w:rsidR="006004D0" w:rsidRDefault="006004D0"/>
    <w:p w14:paraId="3EE53783" w14:textId="77777777" w:rsidR="006004D0" w:rsidRDefault="003B43E1">
      <w:proofErr w:type="gramStart"/>
      <w:r>
        <w:rPr>
          <w:rFonts w:ascii="Arial Bold" w:hAnsi="Arial Bold"/>
        </w:rPr>
        <w:t>Description :</w:t>
      </w:r>
      <w:proofErr w:type="gramEnd"/>
      <w:r>
        <w:t xml:space="preserve"> </w:t>
      </w:r>
    </w:p>
    <w:p w14:paraId="7A8F6E09" w14:textId="77777777" w:rsidR="006004D0" w:rsidRDefault="003B43E1">
      <w:r>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6B7D3A1D" w14:textId="77777777" w:rsidR="006004D0" w:rsidRDefault="003B43E1">
      <w:proofErr w:type="spellStart"/>
      <w:ins w:id="57" w:author="Unknown Author" w:date="2013-06-30T17:15:00Z">
        <w:r>
          <w:t>Descrição</w:t>
        </w:r>
        <w:proofErr w:type="spellEnd"/>
        <w:r>
          <w:t>:</w:t>
        </w:r>
      </w:ins>
    </w:p>
    <w:p w14:paraId="3E2B6BA3" w14:textId="77777777" w:rsidR="006004D0" w:rsidRDefault="003B43E1">
      <w:proofErr w:type="gramStart"/>
      <w:ins w:id="58" w:author="Unknown Author" w:date="2013-06-30T17:15:00Z">
        <w:r>
          <w:rPr>
            <w:shd w:val="clear" w:color="auto" w:fill="FFFF00"/>
          </w:rPr>
          <w:t xml:space="preserve">ATTAC é </w:t>
        </w:r>
        <w:proofErr w:type="spellStart"/>
        <w:r>
          <w:rPr>
            <w:shd w:val="clear" w:color="auto" w:fill="FFFF00"/>
          </w:rPr>
          <w:t>uma</w:t>
        </w:r>
        <w:proofErr w:type="spellEnd"/>
        <w:r>
          <w:rPr>
            <w:shd w:val="clear" w:color="auto" w:fill="FFFF00"/>
          </w:rPr>
          <w:t xml:space="preserve"> </w:t>
        </w:r>
        <w:proofErr w:type="spellStart"/>
        <w:r>
          <w:rPr>
            <w:shd w:val="clear" w:color="auto" w:fill="FFFF00"/>
          </w:rPr>
          <w:t>organização</w:t>
        </w:r>
        <w:proofErr w:type="spellEnd"/>
        <w:r>
          <w:rPr>
            <w:shd w:val="clear" w:color="auto" w:fill="FFFF00"/>
          </w:rPr>
          <w:t xml:space="preserve"> </w:t>
        </w:r>
        <w:proofErr w:type="spellStart"/>
        <w:r>
          <w:rPr>
            <w:shd w:val="clear" w:color="auto" w:fill="FFFF00"/>
          </w:rPr>
          <w:t>internacional</w:t>
        </w:r>
        <w:proofErr w:type="spellEnd"/>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envolve</w:t>
        </w:r>
        <w:proofErr w:type="spellEnd"/>
        <w:r>
          <w:rPr>
            <w:shd w:val="clear" w:color="auto" w:fill="FFFF00"/>
          </w:rPr>
          <w:t xml:space="preserve"> o </w:t>
        </w:r>
        <w:proofErr w:type="spellStart"/>
        <w:r>
          <w:rPr>
            <w:shd w:val="clear" w:color="auto" w:fill="FFFF00"/>
          </w:rPr>
          <w:t>movimento</w:t>
        </w:r>
        <w:proofErr w:type="spellEnd"/>
        <w:r>
          <w:rPr>
            <w:shd w:val="clear" w:color="auto" w:fill="FFFF00"/>
          </w:rPr>
          <w:t xml:space="preserve"> de </w:t>
        </w:r>
        <w:proofErr w:type="spellStart"/>
        <w:r>
          <w:rPr>
            <w:shd w:val="clear" w:color="auto" w:fill="FFFF00"/>
          </w:rPr>
          <w:t>globaliza</w:t>
        </w:r>
      </w:ins>
      <w:ins w:id="59" w:author="Unknown Author" w:date="2013-06-30T17:16:00Z">
        <w:r>
          <w:rPr>
            <w:shd w:val="clear" w:color="auto" w:fill="FFFF00"/>
          </w:rPr>
          <w:t>ção</w:t>
        </w:r>
        <w:proofErr w:type="spellEnd"/>
        <w:r>
          <w:rPr>
            <w:shd w:val="clear" w:color="auto" w:fill="FFFF00"/>
          </w:rPr>
          <w:t>.</w:t>
        </w:r>
        <w:proofErr w:type="gramEnd"/>
        <w:r>
          <w:rPr>
            <w:shd w:val="clear" w:color="auto" w:fill="FFFF00"/>
          </w:rPr>
          <w:t xml:space="preserve"> </w:t>
        </w:r>
        <w:proofErr w:type="spellStart"/>
        <w:r>
          <w:rPr>
            <w:shd w:val="clear" w:color="auto" w:fill="FFFF00"/>
          </w:rPr>
          <w:t>Eles</w:t>
        </w:r>
        <w:proofErr w:type="spellEnd"/>
        <w:r>
          <w:rPr>
            <w:shd w:val="clear" w:color="auto" w:fill="FFFF00"/>
          </w:rPr>
          <w:t xml:space="preserve"> se </w:t>
        </w:r>
        <w:proofErr w:type="spellStart"/>
        <w:r>
          <w:rPr>
            <w:shd w:val="clear" w:color="auto" w:fill="FFFF00"/>
          </w:rPr>
          <w:t>opoem</w:t>
        </w:r>
        <w:proofErr w:type="spellEnd"/>
        <w:r>
          <w:rPr>
            <w:shd w:val="clear" w:color="auto" w:fill="FFFF00"/>
          </w:rPr>
          <w:t xml:space="preserve"> </w:t>
        </w:r>
        <w:proofErr w:type="spellStart"/>
        <w:r>
          <w:rPr>
            <w:shd w:val="clear" w:color="auto" w:fill="FFFF00"/>
          </w:rPr>
          <w:t>ao</w:t>
        </w:r>
        <w:proofErr w:type="spellEnd"/>
        <w:r>
          <w:rPr>
            <w:shd w:val="clear" w:color="auto" w:fill="FFFF00"/>
          </w:rPr>
          <w:t xml:space="preserve"> </w:t>
        </w:r>
        <w:proofErr w:type="spellStart"/>
        <w:r>
          <w:rPr>
            <w:shd w:val="clear" w:color="auto" w:fill="FFFF00"/>
          </w:rPr>
          <w:t>movimento</w:t>
        </w:r>
        <w:proofErr w:type="spellEnd"/>
        <w:r>
          <w:rPr>
            <w:shd w:val="clear" w:color="auto" w:fill="FFFF00"/>
          </w:rPr>
          <w:t xml:space="preserve"> de </w:t>
        </w:r>
        <w:proofErr w:type="spellStart"/>
        <w:r>
          <w:rPr>
            <w:shd w:val="clear" w:color="auto" w:fill="FFFF00"/>
          </w:rPr>
          <w:t>globalização</w:t>
        </w:r>
        <w:proofErr w:type="spellEnd"/>
        <w:r>
          <w:rPr>
            <w:shd w:val="clear" w:color="auto" w:fill="FFFF00"/>
          </w:rPr>
          <w:t xml:space="preserve"> neo-liberal </w:t>
        </w:r>
      </w:ins>
      <w:ins w:id="60" w:author="Unknown Author" w:date="2013-06-30T17:17:00Z">
        <w:r>
          <w:rPr>
            <w:shd w:val="clear" w:color="auto" w:fill="FFFF00"/>
          </w:rPr>
          <w:t xml:space="preserve">e </w:t>
        </w:r>
        <w:proofErr w:type="spellStart"/>
        <w:r>
          <w:rPr>
            <w:shd w:val="clear" w:color="auto" w:fill="FFFF00"/>
          </w:rPr>
          <w:t>desenvolvimento</w:t>
        </w:r>
        <w:proofErr w:type="spellEnd"/>
        <w:r>
          <w:rPr>
            <w:shd w:val="clear" w:color="auto" w:fill="FFFF00"/>
          </w:rPr>
          <w:t xml:space="preserve"> social, </w:t>
        </w:r>
        <w:proofErr w:type="spellStart"/>
        <w:r>
          <w:rPr>
            <w:shd w:val="clear" w:color="auto" w:fill="FFFF00"/>
          </w:rPr>
          <w:t>ecológico</w:t>
        </w:r>
        <w:proofErr w:type="spellEnd"/>
        <w:r>
          <w:rPr>
            <w:shd w:val="clear" w:color="auto" w:fill="FFFF00"/>
          </w:rPr>
          <w:t xml:space="preserve"> </w:t>
        </w:r>
        <w:r>
          <w:rPr>
            <w:shd w:val="clear" w:color="auto" w:fill="FFFF00"/>
          </w:rPr>
          <w:lastRenderedPageBreak/>
          <w:t xml:space="preserve">e </w:t>
        </w:r>
        <w:proofErr w:type="spellStart"/>
        <w:r>
          <w:rPr>
            <w:shd w:val="clear" w:color="auto" w:fill="FFFF00"/>
          </w:rPr>
          <w:t>alternativas</w:t>
        </w:r>
        <w:proofErr w:type="spellEnd"/>
        <w:r>
          <w:rPr>
            <w:shd w:val="clear" w:color="auto" w:fill="FFFF00"/>
          </w:rPr>
          <w:t xml:space="preserve"> </w:t>
        </w:r>
        <w:proofErr w:type="spellStart"/>
        <w:r>
          <w:rPr>
            <w:shd w:val="clear" w:color="auto" w:fill="FFFF00"/>
          </w:rPr>
          <w:t>democráticas</w:t>
        </w:r>
      </w:ins>
      <w:proofErr w:type="spellEnd"/>
      <w:ins w:id="61" w:author="Unknown Author" w:date="2013-06-30T17:18:00Z">
        <w:r>
          <w:rPr>
            <w:shd w:val="clear" w:color="auto" w:fill="FFFF00"/>
          </w:rPr>
          <w:t xml:space="preserve"> </w:t>
        </w:r>
        <w:proofErr w:type="spellStart"/>
        <w:proofErr w:type="gramStart"/>
        <w:r>
          <w:rPr>
            <w:shd w:val="clear" w:color="auto" w:fill="FFFF00"/>
          </w:rPr>
          <w:t>como</w:t>
        </w:r>
        <w:proofErr w:type="spellEnd"/>
        <w:proofErr w:type="gramEnd"/>
        <w:r>
          <w:rPr>
            <w:shd w:val="clear" w:color="auto" w:fill="FFFF00"/>
          </w:rPr>
          <w:t xml:space="preserve"> forma de </w:t>
        </w:r>
        <w:proofErr w:type="spellStart"/>
        <w:r>
          <w:rPr>
            <w:shd w:val="clear" w:color="auto" w:fill="FFFF00"/>
          </w:rPr>
          <w:t>garantir</w:t>
        </w:r>
        <w:proofErr w:type="spellEnd"/>
        <w:r>
          <w:rPr>
            <w:shd w:val="clear" w:color="auto" w:fill="FFFF00"/>
          </w:rPr>
          <w:t xml:space="preserve"> </w:t>
        </w:r>
        <w:proofErr w:type="spellStart"/>
        <w:r>
          <w:rPr>
            <w:shd w:val="clear" w:color="auto" w:fill="FFFF00"/>
          </w:rPr>
          <w:t>os</w:t>
        </w:r>
        <w:proofErr w:type="spellEnd"/>
        <w:r>
          <w:rPr>
            <w:shd w:val="clear" w:color="auto" w:fill="FFFF00"/>
          </w:rPr>
          <w:t xml:space="preserve"> </w:t>
        </w:r>
        <w:proofErr w:type="spellStart"/>
        <w:r>
          <w:rPr>
            <w:shd w:val="clear" w:color="auto" w:fill="FFFF00"/>
          </w:rPr>
          <w:t>direitos</w:t>
        </w:r>
        <w:proofErr w:type="spellEnd"/>
        <w:r>
          <w:rPr>
            <w:shd w:val="clear" w:color="auto" w:fill="FFFF00"/>
          </w:rPr>
          <w:t xml:space="preserve"> </w:t>
        </w:r>
        <w:proofErr w:type="spellStart"/>
        <w:r>
          <w:rPr>
            <w:shd w:val="clear" w:color="auto" w:fill="FFFF00"/>
          </w:rPr>
          <w:t>fundamentais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todos</w:t>
        </w:r>
        <w:proofErr w:type="spellEnd"/>
        <w:r>
          <w:rPr>
            <w:shd w:val="clear" w:color="auto" w:fill="FFFF00"/>
          </w:rPr>
          <w:t xml:space="preserve">. </w:t>
        </w:r>
        <w:proofErr w:type="spellStart"/>
        <w:r>
          <w:rPr>
            <w:shd w:val="clear" w:color="auto" w:fill="FFFF00"/>
          </w:rPr>
          <w:t>Eles</w:t>
        </w:r>
        <w:proofErr w:type="spellEnd"/>
        <w:r>
          <w:rPr>
            <w:shd w:val="clear" w:color="auto" w:fill="FFFF00"/>
          </w:rPr>
          <w:t xml:space="preserve"> </w:t>
        </w:r>
        <w:proofErr w:type="spellStart"/>
        <w:r>
          <w:rPr>
            <w:shd w:val="clear" w:color="auto" w:fill="FFFF00"/>
          </w:rPr>
          <w:t>lutam</w:t>
        </w:r>
        <w:proofErr w:type="spellEnd"/>
        <w:r>
          <w:rPr>
            <w:shd w:val="clear" w:color="auto" w:fill="FFFF00"/>
          </w:rPr>
          <w:t xml:space="preserve"> </w:t>
        </w:r>
        <w:proofErr w:type="spellStart"/>
        <w:r>
          <w:rPr>
            <w:shd w:val="clear" w:color="auto" w:fill="FFFF00"/>
          </w:rPr>
          <w:t>especificamente</w:t>
        </w:r>
        <w:proofErr w:type="spellEnd"/>
        <w:r>
          <w:rPr>
            <w:shd w:val="clear" w:color="auto" w:fill="FFFF00"/>
          </w:rPr>
          <w:t xml:space="preserve"> </w:t>
        </w:r>
        <w:proofErr w:type="spellStart"/>
        <w:r>
          <w:rPr>
            <w:shd w:val="clear" w:color="auto" w:fill="FFFF00"/>
          </w:rPr>
          <w:t>por</w:t>
        </w:r>
        <w:proofErr w:type="spellEnd"/>
        <w:r>
          <w:rPr>
            <w:shd w:val="clear" w:color="auto" w:fill="FFFF00"/>
          </w:rPr>
          <w:t xml:space="preserve"> </w:t>
        </w:r>
        <w:proofErr w:type="spellStart"/>
        <w:r>
          <w:rPr>
            <w:shd w:val="clear" w:color="auto" w:fill="FFFF00"/>
          </w:rPr>
          <w:t>regulações</w:t>
        </w:r>
        <w:proofErr w:type="spellEnd"/>
        <w:r>
          <w:rPr>
            <w:shd w:val="clear" w:color="auto" w:fill="FFFF00"/>
          </w:rPr>
          <w:t xml:space="preserve"> no </w:t>
        </w:r>
        <w:proofErr w:type="spellStart"/>
        <w:r>
          <w:rPr>
            <w:shd w:val="clear" w:color="auto" w:fill="FFFF00"/>
          </w:rPr>
          <w:t>mercado</w:t>
        </w:r>
        <w:proofErr w:type="spellEnd"/>
        <w:r>
          <w:rPr>
            <w:shd w:val="clear" w:color="auto" w:fill="FFFF00"/>
          </w:rPr>
          <w:t xml:space="preserve"> </w:t>
        </w:r>
        <w:proofErr w:type="spellStart"/>
        <w:r>
          <w:rPr>
            <w:shd w:val="clear" w:color="auto" w:fill="FFFF00"/>
          </w:rPr>
          <w:t>financeiro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acabar</w:t>
        </w:r>
        <w:proofErr w:type="spellEnd"/>
        <w:r>
          <w:rPr>
            <w:shd w:val="clear" w:color="auto" w:fill="FFFF00"/>
          </w:rPr>
          <w:t xml:space="preserve"> com as </w:t>
        </w:r>
        <w:proofErr w:type="spellStart"/>
        <w:r>
          <w:rPr>
            <w:shd w:val="clear" w:color="auto" w:fill="FFFF00"/>
          </w:rPr>
          <w:t>taxas</w:t>
        </w:r>
        <w:proofErr w:type="spellEnd"/>
        <w:r>
          <w:rPr>
            <w:shd w:val="clear" w:color="auto" w:fill="FFFF00"/>
          </w:rPr>
          <w:t xml:space="preserve"> de </w:t>
        </w:r>
        <w:proofErr w:type="spellStart"/>
        <w:r>
          <w:rPr>
            <w:shd w:val="clear" w:color="auto" w:fill="FFFF00"/>
          </w:rPr>
          <w:t>juros</w:t>
        </w:r>
      </w:ins>
      <w:proofErr w:type="spellEnd"/>
      <w:ins w:id="62" w:author="Unknown Author" w:date="2013-06-30T17:19:00Z">
        <w:r>
          <w:rPr>
            <w:shd w:val="clear" w:color="auto" w:fill="FFFF00"/>
          </w:rPr>
          <w:t xml:space="preserve">, a </w:t>
        </w:r>
        <w:proofErr w:type="spellStart"/>
        <w:r>
          <w:rPr>
            <w:shd w:val="clear" w:color="auto" w:fill="FFFF00"/>
          </w:rPr>
          <w:t>introdução</w:t>
        </w:r>
        <w:proofErr w:type="spellEnd"/>
        <w:r>
          <w:rPr>
            <w:shd w:val="clear" w:color="auto" w:fill="FFFF00"/>
          </w:rPr>
          <w:t xml:space="preserve"> de </w:t>
        </w:r>
        <w:proofErr w:type="spellStart"/>
        <w:r>
          <w:rPr>
            <w:shd w:val="clear" w:color="auto" w:fill="FFFF00"/>
          </w:rPr>
          <w:t>taxas</w:t>
        </w:r>
        <w:proofErr w:type="spellEnd"/>
        <w:r>
          <w:rPr>
            <w:shd w:val="clear" w:color="auto" w:fill="FFFF00"/>
          </w:rPr>
          <w:t xml:space="preserve"> </w:t>
        </w:r>
        <w:proofErr w:type="spellStart"/>
        <w:r>
          <w:rPr>
            <w:shd w:val="clear" w:color="auto" w:fill="FFFF00"/>
          </w:rPr>
          <w:t>globais</w:t>
        </w:r>
        <w:proofErr w:type="spellEnd"/>
        <w:r>
          <w:rPr>
            <w:shd w:val="clear" w:color="auto" w:fill="FFFF00"/>
          </w:rPr>
          <w:t xml:space="preserve"> e </w:t>
        </w:r>
        <w:proofErr w:type="spellStart"/>
        <w:r>
          <w:rPr>
            <w:shd w:val="clear" w:color="auto" w:fill="FFFF00"/>
          </w:rPr>
          <w:t>financiamento</w:t>
        </w:r>
        <w:proofErr w:type="spellEnd"/>
        <w:r>
          <w:rPr>
            <w:shd w:val="clear" w:color="auto" w:fill="FFFF00"/>
          </w:rPr>
          <w:t xml:space="preserve"> de </w:t>
        </w:r>
        <w:proofErr w:type="spellStart"/>
        <w:r>
          <w:rPr>
            <w:shd w:val="clear" w:color="auto" w:fill="FFFF00"/>
          </w:rPr>
          <w:t>de</w:t>
        </w:r>
        <w:proofErr w:type="spellEnd"/>
        <w:r>
          <w:rPr>
            <w:shd w:val="clear" w:color="auto" w:fill="FFFF00"/>
          </w:rPr>
          <w:t xml:space="preserve"> </w:t>
        </w:r>
        <w:proofErr w:type="spellStart"/>
        <w:r>
          <w:rPr>
            <w:shd w:val="clear" w:color="auto" w:fill="FFFF00"/>
          </w:rPr>
          <w:t>benefícios</w:t>
        </w:r>
        <w:proofErr w:type="spellEnd"/>
        <w:r>
          <w:rPr>
            <w:shd w:val="clear" w:color="auto" w:fill="FFFF00"/>
          </w:rPr>
          <w:t xml:space="preserve"> </w:t>
        </w:r>
        <w:proofErr w:type="spellStart"/>
        <w:r>
          <w:rPr>
            <w:shd w:val="clear" w:color="auto" w:fill="FFFF00"/>
          </w:rPr>
          <w:t>públicos</w:t>
        </w:r>
        <w:proofErr w:type="spellEnd"/>
        <w:r>
          <w:rPr>
            <w:shd w:val="clear" w:color="auto" w:fill="FFFF00"/>
          </w:rPr>
          <w:t xml:space="preserve">, o </w:t>
        </w:r>
        <w:proofErr w:type="spellStart"/>
        <w:r>
          <w:rPr>
            <w:shd w:val="clear" w:color="auto" w:fill="FFFF00"/>
          </w:rPr>
          <w:t>cancelamento</w:t>
        </w:r>
        <w:proofErr w:type="spellEnd"/>
        <w:r>
          <w:rPr>
            <w:shd w:val="clear" w:color="auto" w:fill="FFFF00"/>
          </w:rPr>
          <w:t xml:space="preserve"> de </w:t>
        </w:r>
        <w:proofErr w:type="spellStart"/>
        <w:r>
          <w:rPr>
            <w:shd w:val="clear" w:color="auto" w:fill="FFFF00"/>
          </w:rPr>
          <w:t>débitos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desenvolvimento</w:t>
        </w:r>
        <w:proofErr w:type="spellEnd"/>
        <w:r>
          <w:rPr>
            <w:shd w:val="clear" w:color="auto" w:fill="FFFF00"/>
          </w:rPr>
          <w:t xml:space="preserve"> de </w:t>
        </w:r>
        <w:proofErr w:type="spellStart"/>
        <w:r>
          <w:rPr>
            <w:shd w:val="clear" w:color="auto" w:fill="FFFF00"/>
          </w:rPr>
          <w:t>países</w:t>
        </w:r>
      </w:ins>
      <w:proofErr w:type="spellEnd"/>
      <w:ins w:id="63" w:author="Unknown Author" w:date="2013-06-30T17:20:00Z">
        <w:r>
          <w:rPr>
            <w:shd w:val="clear" w:color="auto" w:fill="FFFF00"/>
          </w:rPr>
          <w:t xml:space="preserve">, </w:t>
        </w:r>
      </w:ins>
      <w:proofErr w:type="spellStart"/>
      <w:ins w:id="64" w:author="Unknown Author" w:date="2013-06-30T17:21:00Z">
        <w:r>
          <w:rPr>
            <w:shd w:val="clear" w:color="auto" w:fill="FFFF00"/>
          </w:rPr>
          <w:t>comercio</w:t>
        </w:r>
        <w:proofErr w:type="spellEnd"/>
        <w:r>
          <w:rPr>
            <w:shd w:val="clear" w:color="auto" w:fill="FFFF00"/>
          </w:rPr>
          <w:t xml:space="preserve"> </w:t>
        </w:r>
        <w:proofErr w:type="spellStart"/>
        <w:r>
          <w:rPr>
            <w:shd w:val="clear" w:color="auto" w:fill="FFFF00"/>
          </w:rPr>
          <w:t>justo</w:t>
        </w:r>
        <w:proofErr w:type="spellEnd"/>
        <w:r>
          <w:rPr>
            <w:shd w:val="clear" w:color="auto" w:fill="FFFF00"/>
          </w:rPr>
          <w:t xml:space="preserve">, e </w:t>
        </w:r>
        <w:proofErr w:type="spellStart"/>
        <w:r>
          <w:rPr>
            <w:shd w:val="clear" w:color="auto" w:fill="FFFF00"/>
          </w:rPr>
          <w:t>implementação</w:t>
        </w:r>
        <w:proofErr w:type="spellEnd"/>
        <w:r>
          <w:rPr>
            <w:shd w:val="clear" w:color="auto" w:fill="FFFF00"/>
          </w:rPr>
          <w:t xml:space="preserve"> de </w:t>
        </w:r>
        <w:proofErr w:type="spellStart"/>
        <w:r>
          <w:rPr>
            <w:shd w:val="clear" w:color="auto" w:fill="FFFF00"/>
          </w:rPr>
          <w:t>limites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o </w:t>
        </w:r>
        <w:proofErr w:type="spellStart"/>
        <w:r>
          <w:rPr>
            <w:shd w:val="clear" w:color="auto" w:fill="FFFF00"/>
          </w:rPr>
          <w:t>comércio</w:t>
        </w:r>
        <w:proofErr w:type="spellEnd"/>
        <w:r>
          <w:rPr>
            <w:shd w:val="clear" w:color="auto" w:fill="FFFF00"/>
          </w:rPr>
          <w:t xml:space="preserve"> </w:t>
        </w:r>
        <w:proofErr w:type="spellStart"/>
        <w:r>
          <w:rPr>
            <w:shd w:val="clear" w:color="auto" w:fill="FFFF00"/>
          </w:rPr>
          <w:t>justo</w:t>
        </w:r>
        <w:proofErr w:type="spellEnd"/>
        <w:r>
          <w:rPr>
            <w:shd w:val="clear" w:color="auto" w:fill="FFFF00"/>
          </w:rPr>
          <w:t xml:space="preserve"> e o </w:t>
        </w:r>
        <w:proofErr w:type="spellStart"/>
        <w:r>
          <w:rPr>
            <w:shd w:val="clear" w:color="auto" w:fill="FFFF00"/>
          </w:rPr>
          <w:t>fluxo</w:t>
        </w:r>
        <w:proofErr w:type="spellEnd"/>
        <w:r>
          <w:rPr>
            <w:shd w:val="clear" w:color="auto" w:fill="FFFF00"/>
          </w:rPr>
          <w:t xml:space="preserve"> de capital.</w:t>
        </w:r>
      </w:ins>
    </w:p>
    <w:p w14:paraId="22CD24DB" w14:textId="77777777" w:rsidR="006004D0" w:rsidRDefault="006004D0"/>
    <w:p w14:paraId="330BBAD4" w14:textId="77777777" w:rsidR="006004D0" w:rsidRDefault="003B43E1">
      <w:r>
        <w:t>A word on our history</w:t>
      </w:r>
    </w:p>
    <w:p w14:paraId="640B259D" w14:textId="77777777" w:rsidR="006004D0" w:rsidRDefault="003B43E1">
      <w:r>
        <w:t xml:space="preserve">The ‘Association pour la Taxation des Transactions </w:t>
      </w:r>
      <w:proofErr w:type="spellStart"/>
      <w:r>
        <w:t>financière</w:t>
      </w:r>
      <w:proofErr w:type="spellEnd"/>
      <w:r>
        <w:t xml:space="preserve"> et </w:t>
      </w:r>
      <w:proofErr w:type="spellStart"/>
      <w:r>
        <w:t>l'Aide</w:t>
      </w:r>
      <w:proofErr w:type="spellEnd"/>
      <w:r>
        <w:t xml:space="preserve"> aux </w:t>
      </w:r>
      <w:proofErr w:type="spellStart"/>
      <w:r>
        <w:t>Citoyens</w:t>
      </w:r>
      <w:proofErr w:type="spellEnd"/>
      <w:r>
        <w:t xml:space="preserve">’ (Association for the Taxation of financial Transactions and Aid to Citizens) was founded in France in December 1998 after the publication in the Monde </w:t>
      </w:r>
      <w:proofErr w:type="spellStart"/>
      <w:r>
        <w:t>Diplomatique</w:t>
      </w:r>
      <w:proofErr w:type="spellEnd"/>
      <w:r>
        <w:t xml:space="preserve"> of an editorial entitled ‘</w:t>
      </w:r>
      <w:proofErr w:type="spellStart"/>
      <w:r>
        <w:t>Désarmer</w:t>
      </w:r>
      <w:proofErr w:type="spellEnd"/>
      <w:r>
        <w:t xml:space="preserve"> les </w:t>
      </w:r>
      <w:proofErr w:type="spellStart"/>
      <w:r>
        <w:t>marchés</w:t>
      </w:r>
      <w:proofErr w:type="spellEnd"/>
      <w:r>
        <w:t>’ (Disarm the markets) that launched the notion of creating an association to promote the Tobin tax.</w:t>
      </w:r>
    </w:p>
    <w:p w14:paraId="1AAEE6A2" w14:textId="77777777" w:rsidR="006004D0" w:rsidRDefault="003B43E1">
      <w:ins w:id="65" w:author="Unknown Author" w:date="2013-06-30T17:22:00Z">
        <w:r>
          <w:rPr>
            <w:shd w:val="clear" w:color="auto" w:fill="FFFF00"/>
          </w:rPr>
          <w:t xml:space="preserve">Uma </w:t>
        </w:r>
        <w:proofErr w:type="spellStart"/>
        <w:r>
          <w:rPr>
            <w:shd w:val="clear" w:color="auto" w:fill="FFFF00"/>
          </w:rPr>
          <w:t>palavra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nossa</w:t>
        </w:r>
        <w:proofErr w:type="spellEnd"/>
        <w:r>
          <w:rPr>
            <w:shd w:val="clear" w:color="auto" w:fill="FFFF00"/>
          </w:rPr>
          <w:t xml:space="preserve"> </w:t>
        </w:r>
        <w:proofErr w:type="spellStart"/>
        <w:r>
          <w:rPr>
            <w:shd w:val="clear" w:color="auto" w:fill="FFFF00"/>
          </w:rPr>
          <w:t>história</w:t>
        </w:r>
        <w:proofErr w:type="spellEnd"/>
        <w:r>
          <w:rPr>
            <w:shd w:val="clear" w:color="auto" w:fill="FFFF00"/>
          </w:rPr>
          <w:t xml:space="preserve">: A ‘Association pour la Taxation des Transactions </w:t>
        </w:r>
        <w:proofErr w:type="spellStart"/>
        <w:r>
          <w:rPr>
            <w:shd w:val="clear" w:color="auto" w:fill="FFFF00"/>
          </w:rPr>
          <w:t>financière</w:t>
        </w:r>
        <w:proofErr w:type="spellEnd"/>
        <w:r>
          <w:rPr>
            <w:shd w:val="clear" w:color="auto" w:fill="FFFF00"/>
          </w:rPr>
          <w:t xml:space="preserve"> et </w:t>
        </w:r>
        <w:proofErr w:type="spellStart"/>
        <w:r>
          <w:rPr>
            <w:shd w:val="clear" w:color="auto" w:fill="FFFF00"/>
          </w:rPr>
          <w:t>l'Aide</w:t>
        </w:r>
        <w:proofErr w:type="spellEnd"/>
        <w:r>
          <w:rPr>
            <w:shd w:val="clear" w:color="auto" w:fill="FFFF00"/>
          </w:rPr>
          <w:t xml:space="preserve"> aux </w:t>
        </w:r>
        <w:proofErr w:type="spellStart"/>
        <w:r>
          <w:rPr>
            <w:shd w:val="clear" w:color="auto" w:fill="FFFF00"/>
          </w:rPr>
          <w:t>Citoyens</w:t>
        </w:r>
        <w:proofErr w:type="spellEnd"/>
        <w:r>
          <w:rPr>
            <w:shd w:val="clear" w:color="auto" w:fill="FFFF00"/>
          </w:rPr>
          <w:t xml:space="preserve">’ </w:t>
        </w:r>
        <w:proofErr w:type="gramStart"/>
        <w:r>
          <w:rPr>
            <w:shd w:val="clear" w:color="auto" w:fill="FFFF00"/>
          </w:rPr>
          <w:t xml:space="preserve">( </w:t>
        </w:r>
        <w:proofErr w:type="spellStart"/>
        <w:r>
          <w:rPr>
            <w:shd w:val="clear" w:color="auto" w:fill="FFFF00"/>
          </w:rPr>
          <w:t>associação</w:t>
        </w:r>
        <w:proofErr w:type="spellEnd"/>
        <w:proofErr w:type="gramEnd"/>
        <w:r>
          <w:rPr>
            <w:shd w:val="clear" w:color="auto" w:fill="FFFF00"/>
          </w:rPr>
          <w:t xml:space="preserve"> de </w:t>
        </w:r>
        <w:proofErr w:type="spellStart"/>
        <w:r>
          <w:rPr>
            <w:shd w:val="clear" w:color="auto" w:fill="FFFF00"/>
          </w:rPr>
          <w:t>transações</w:t>
        </w:r>
        <w:proofErr w:type="spellEnd"/>
        <w:r>
          <w:rPr>
            <w:shd w:val="clear" w:color="auto" w:fill="FFFF00"/>
          </w:rPr>
          <w:t xml:space="preserve"> e </w:t>
        </w:r>
      </w:ins>
      <w:proofErr w:type="spellStart"/>
      <w:ins w:id="66" w:author="Unknown Author" w:date="2013-06-30T17:23:00Z">
        <w:r>
          <w:rPr>
            <w:shd w:val="clear" w:color="auto" w:fill="FFFF00"/>
          </w:rPr>
          <w:t>taxações</w:t>
        </w:r>
        <w:proofErr w:type="spellEnd"/>
        <w:r>
          <w:rPr>
            <w:shd w:val="clear" w:color="auto" w:fill="FFFF00"/>
          </w:rPr>
          <w:t xml:space="preserve"> </w:t>
        </w:r>
        <w:proofErr w:type="spellStart"/>
        <w:r>
          <w:rPr>
            <w:shd w:val="clear" w:color="auto" w:fill="FFFF00"/>
          </w:rPr>
          <w:t>financeiras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ajudar</w:t>
        </w:r>
        <w:proofErr w:type="spellEnd"/>
        <w:r>
          <w:rPr>
            <w:shd w:val="clear" w:color="auto" w:fill="FFFF00"/>
          </w:rPr>
          <w:t xml:space="preserve"> </w:t>
        </w:r>
        <w:proofErr w:type="spellStart"/>
        <w:r>
          <w:rPr>
            <w:shd w:val="clear" w:color="auto" w:fill="FFFF00"/>
          </w:rPr>
          <w:t>os</w:t>
        </w:r>
        <w:proofErr w:type="spellEnd"/>
        <w:r>
          <w:rPr>
            <w:shd w:val="clear" w:color="auto" w:fill="FFFF00"/>
          </w:rPr>
          <w:t xml:space="preserve"> </w:t>
        </w:r>
        <w:proofErr w:type="spellStart"/>
        <w:r>
          <w:rPr>
            <w:shd w:val="clear" w:color="auto" w:fill="FFFF00"/>
          </w:rPr>
          <w:t>cidadãos</w:t>
        </w:r>
        <w:proofErr w:type="spellEnd"/>
        <w:r>
          <w:rPr>
            <w:shd w:val="clear" w:color="auto" w:fill="FFFF00"/>
          </w:rPr>
          <w:t xml:space="preserve">) </w:t>
        </w:r>
        <w:proofErr w:type="spellStart"/>
        <w:r>
          <w:rPr>
            <w:shd w:val="clear" w:color="auto" w:fill="FFFF00"/>
          </w:rPr>
          <w:t>foi</w:t>
        </w:r>
        <w:proofErr w:type="spellEnd"/>
        <w:r>
          <w:rPr>
            <w:shd w:val="clear" w:color="auto" w:fill="FFFF00"/>
          </w:rPr>
          <w:t xml:space="preserve"> </w:t>
        </w:r>
        <w:proofErr w:type="spellStart"/>
        <w:r>
          <w:rPr>
            <w:shd w:val="clear" w:color="auto" w:fill="FFFF00"/>
          </w:rPr>
          <w:t>fundada</w:t>
        </w:r>
        <w:proofErr w:type="spellEnd"/>
        <w:r>
          <w:rPr>
            <w:shd w:val="clear" w:color="auto" w:fill="FFFF00"/>
          </w:rPr>
          <w:t xml:space="preserve"> </w:t>
        </w:r>
        <w:proofErr w:type="spellStart"/>
        <w:r>
          <w:rPr>
            <w:shd w:val="clear" w:color="auto" w:fill="FFFF00"/>
          </w:rPr>
          <w:t>na</w:t>
        </w:r>
        <w:proofErr w:type="spellEnd"/>
        <w:r>
          <w:rPr>
            <w:shd w:val="clear" w:color="auto" w:fill="FFFF00"/>
          </w:rPr>
          <w:t xml:space="preserve"> </w:t>
        </w:r>
        <w:proofErr w:type="spellStart"/>
        <w:r>
          <w:rPr>
            <w:shd w:val="clear" w:color="auto" w:fill="FFFF00"/>
          </w:rPr>
          <w:t>França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dezembro</w:t>
        </w:r>
        <w:proofErr w:type="spellEnd"/>
        <w:r>
          <w:rPr>
            <w:shd w:val="clear" w:color="auto" w:fill="FFFF00"/>
          </w:rPr>
          <w:t xml:space="preserve"> de 1998 </w:t>
        </w:r>
        <w:proofErr w:type="spellStart"/>
        <w:r>
          <w:rPr>
            <w:shd w:val="clear" w:color="auto" w:fill="FFFF00"/>
          </w:rPr>
          <w:t>depois</w:t>
        </w:r>
        <w:proofErr w:type="spellEnd"/>
        <w:r>
          <w:rPr>
            <w:shd w:val="clear" w:color="auto" w:fill="FFFF00"/>
          </w:rPr>
          <w:t xml:space="preserve"> da </w:t>
        </w:r>
        <w:proofErr w:type="spellStart"/>
        <w:r>
          <w:rPr>
            <w:shd w:val="clear" w:color="auto" w:fill="FFFF00"/>
          </w:rPr>
          <w:t>publicação</w:t>
        </w:r>
        <w:proofErr w:type="spellEnd"/>
        <w:r>
          <w:rPr>
            <w:shd w:val="clear" w:color="auto" w:fill="FFFF00"/>
          </w:rPr>
          <w:t xml:space="preserve"> de um editorial no Monde </w:t>
        </w:r>
        <w:proofErr w:type="spellStart"/>
        <w:r>
          <w:rPr>
            <w:shd w:val="clear" w:color="auto" w:fill="FFFF00"/>
          </w:rPr>
          <w:t>Diplomatique</w:t>
        </w:r>
        <w:proofErr w:type="spellEnd"/>
        <w:r>
          <w:rPr>
            <w:shd w:val="clear" w:color="auto" w:fill="FFFF00"/>
          </w:rPr>
          <w:t xml:space="preserve"> </w:t>
        </w:r>
        <w:proofErr w:type="spellStart"/>
        <w:r>
          <w:rPr>
            <w:shd w:val="clear" w:color="auto" w:fill="FFFF00"/>
          </w:rPr>
          <w:t>inti</w:t>
        </w:r>
      </w:ins>
      <w:ins w:id="67" w:author="Unknown Author" w:date="2013-06-30T17:24:00Z">
        <w:r>
          <w:rPr>
            <w:shd w:val="clear" w:color="auto" w:fill="FFFF00"/>
          </w:rPr>
          <w:t>tulado</w:t>
        </w:r>
        <w:proofErr w:type="spellEnd"/>
        <w:r>
          <w:rPr>
            <w:shd w:val="clear" w:color="auto" w:fill="FFFF00"/>
          </w:rPr>
          <w:t xml:space="preserve">  “ </w:t>
        </w:r>
        <w:proofErr w:type="spellStart"/>
        <w:r>
          <w:rPr>
            <w:shd w:val="clear" w:color="auto" w:fill="FFFF00"/>
          </w:rPr>
          <w:t>Desarme</w:t>
        </w:r>
        <w:proofErr w:type="spellEnd"/>
        <w:r>
          <w:rPr>
            <w:shd w:val="clear" w:color="auto" w:fill="FFFF00"/>
          </w:rPr>
          <w:t xml:space="preserve"> o </w:t>
        </w:r>
        <w:proofErr w:type="spellStart"/>
        <w:r>
          <w:rPr>
            <w:shd w:val="clear" w:color="auto" w:fill="FFFF00"/>
          </w:rPr>
          <w:t>mercado</w:t>
        </w:r>
        <w:proofErr w:type="spellEnd"/>
        <w:r>
          <w:rPr>
            <w:shd w:val="clear" w:color="auto" w:fill="FFFF00"/>
          </w:rPr>
          <w:t xml:space="preserve">” e </w:t>
        </w:r>
        <w:proofErr w:type="spellStart"/>
        <w:r>
          <w:rPr>
            <w:shd w:val="clear" w:color="auto" w:fill="FFFF00"/>
          </w:rPr>
          <w:t>isto</w:t>
        </w:r>
        <w:proofErr w:type="spellEnd"/>
        <w:r>
          <w:rPr>
            <w:shd w:val="clear" w:color="auto" w:fill="FFFF00"/>
          </w:rPr>
          <w:t xml:space="preserve"> </w:t>
        </w:r>
        <w:proofErr w:type="spellStart"/>
        <w:r>
          <w:rPr>
            <w:shd w:val="clear" w:color="auto" w:fill="FFFF00"/>
          </w:rPr>
          <w:t>foi</w:t>
        </w:r>
        <w:proofErr w:type="spellEnd"/>
        <w:r>
          <w:rPr>
            <w:shd w:val="clear" w:color="auto" w:fill="FFFF00"/>
          </w:rPr>
          <w:t xml:space="preserve"> o </w:t>
        </w:r>
        <w:proofErr w:type="spellStart"/>
        <w:r>
          <w:rPr>
            <w:shd w:val="clear" w:color="auto" w:fill="FFFF00"/>
          </w:rPr>
          <w:t>inicio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criar</w:t>
        </w:r>
        <w:proofErr w:type="spellEnd"/>
        <w:r>
          <w:rPr>
            <w:shd w:val="clear" w:color="auto" w:fill="FFFF00"/>
          </w:rPr>
          <w:t xml:space="preserve"> </w:t>
        </w:r>
        <w:proofErr w:type="spellStart"/>
        <w:r>
          <w:rPr>
            <w:shd w:val="clear" w:color="auto" w:fill="FFFF00"/>
          </w:rPr>
          <w:t>uma</w:t>
        </w:r>
        <w:proofErr w:type="spellEnd"/>
        <w:r>
          <w:rPr>
            <w:shd w:val="clear" w:color="auto" w:fill="FFFF00"/>
          </w:rPr>
          <w:t xml:space="preserve"> </w:t>
        </w:r>
        <w:proofErr w:type="spellStart"/>
        <w:r>
          <w:rPr>
            <w:shd w:val="clear" w:color="auto" w:fill="FFFF00"/>
          </w:rPr>
          <w:t>associação</w:t>
        </w:r>
        <w:proofErr w:type="spellEnd"/>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promova</w:t>
        </w:r>
        <w:proofErr w:type="spellEnd"/>
        <w:r>
          <w:rPr>
            <w:shd w:val="clear" w:color="auto" w:fill="FFFF00"/>
          </w:rPr>
          <w:t xml:space="preserve"> a Tobin Tax.</w:t>
        </w:r>
      </w:ins>
    </w:p>
    <w:p w14:paraId="42D28C39" w14:textId="77777777" w:rsidR="006004D0" w:rsidRDefault="006004D0"/>
    <w:p w14:paraId="225A4977" w14:textId="77777777" w:rsidR="006004D0" w:rsidRDefault="003B43E1">
      <w:r>
        <w:t>An international organization</w:t>
      </w:r>
    </w:p>
    <w:p w14:paraId="7CC11D23" w14:textId="77777777" w:rsidR="006004D0" w:rsidRDefault="003B43E1">
      <w:r>
        <w:t xml:space="preserve">The organization expanded very rapidly </w:t>
      </w:r>
      <w:del w:id="68" w:author="Arnold Sandjaja" w:date="2013-06-30T08:47:00Z">
        <w:r>
          <w:delText xml:space="preserve">into the rest of </w:delText>
        </w:r>
      </w:del>
      <w:ins w:id="69" w:author="Arnold Sandjaja" w:date="2013-06-30T08:47:00Z">
        <w:r>
          <w:t xml:space="preserve">around </w:t>
        </w:r>
      </w:ins>
      <w:r>
        <w:t>the world with an ATTAC network around an international charter set up in 1999. Today, the association is active in some 40 countries, with over a thousand local groups and hundreds of organizations supporting the network.</w:t>
      </w:r>
    </w:p>
    <w:p w14:paraId="1787CFCA" w14:textId="77777777" w:rsidR="006004D0" w:rsidRDefault="003B43E1">
      <w:ins w:id="70" w:author="Unknown Author" w:date="2013-06-30T17:24:00Z">
        <w:r>
          <w:t xml:space="preserve">Uma </w:t>
        </w:r>
        <w:proofErr w:type="spellStart"/>
        <w:r>
          <w:t>organização</w:t>
        </w:r>
        <w:proofErr w:type="spellEnd"/>
        <w:r>
          <w:t xml:space="preserve"> </w:t>
        </w:r>
        <w:proofErr w:type="spellStart"/>
        <w:r>
          <w:t>internaciona</w:t>
        </w:r>
      </w:ins>
      <w:ins w:id="71" w:author="Unknown Author" w:date="2013-06-30T17:25:00Z">
        <w:r>
          <w:t>l</w:t>
        </w:r>
      </w:ins>
      <w:proofErr w:type="spellEnd"/>
    </w:p>
    <w:p w14:paraId="503B2677" w14:textId="77777777" w:rsidR="006004D0" w:rsidRDefault="003B43E1">
      <w:proofErr w:type="gramStart"/>
      <w:ins w:id="72" w:author="Unknown Author" w:date="2013-06-30T17:25:00Z">
        <w:r>
          <w:rPr>
            <w:shd w:val="clear" w:color="auto" w:fill="FFFF00"/>
          </w:rPr>
          <w:t>A</w:t>
        </w:r>
        <w:proofErr w:type="gramEnd"/>
        <w:r>
          <w:rPr>
            <w:shd w:val="clear" w:color="auto" w:fill="FFFF00"/>
          </w:rPr>
          <w:t xml:space="preserve"> </w:t>
        </w:r>
        <w:proofErr w:type="spellStart"/>
        <w:r>
          <w:rPr>
            <w:shd w:val="clear" w:color="auto" w:fill="FFFF00"/>
          </w:rPr>
          <w:t>organização</w:t>
        </w:r>
        <w:proofErr w:type="spellEnd"/>
        <w:r>
          <w:rPr>
            <w:shd w:val="clear" w:color="auto" w:fill="FFFF00"/>
          </w:rPr>
          <w:t xml:space="preserve"> </w:t>
        </w:r>
        <w:proofErr w:type="spellStart"/>
        <w:r>
          <w:rPr>
            <w:shd w:val="clear" w:color="auto" w:fill="FFFF00"/>
          </w:rPr>
          <w:t>expandiu</w:t>
        </w:r>
        <w:proofErr w:type="spellEnd"/>
        <w:r>
          <w:rPr>
            <w:shd w:val="clear" w:color="auto" w:fill="FFFF00"/>
          </w:rPr>
          <w:t xml:space="preserve"> </w:t>
        </w:r>
        <w:proofErr w:type="spellStart"/>
        <w:r>
          <w:rPr>
            <w:shd w:val="clear" w:color="auto" w:fill="FFFF00"/>
          </w:rPr>
          <w:t>muito</w:t>
        </w:r>
        <w:proofErr w:type="spellEnd"/>
        <w:r>
          <w:rPr>
            <w:shd w:val="clear" w:color="auto" w:fill="FFFF00"/>
          </w:rPr>
          <w:t xml:space="preserve"> </w:t>
        </w:r>
        <w:proofErr w:type="spellStart"/>
        <w:r>
          <w:rPr>
            <w:shd w:val="clear" w:color="auto" w:fill="FFFF00"/>
          </w:rPr>
          <w:t>rapidamente</w:t>
        </w:r>
        <w:proofErr w:type="spellEnd"/>
        <w:r>
          <w:rPr>
            <w:shd w:val="clear" w:color="auto" w:fill="FFFF00"/>
          </w:rPr>
          <w:t xml:space="preserve"> </w:t>
        </w:r>
        <w:proofErr w:type="spellStart"/>
        <w:r>
          <w:rPr>
            <w:shd w:val="clear" w:color="auto" w:fill="FFFF00"/>
          </w:rPr>
          <w:t>ao</w:t>
        </w:r>
        <w:proofErr w:type="spellEnd"/>
        <w:r>
          <w:rPr>
            <w:shd w:val="clear" w:color="auto" w:fill="FFFF00"/>
          </w:rPr>
          <w:t xml:space="preserve"> </w:t>
        </w:r>
        <w:proofErr w:type="spellStart"/>
        <w:r>
          <w:rPr>
            <w:shd w:val="clear" w:color="auto" w:fill="FFFF00"/>
          </w:rPr>
          <w:t>redor</w:t>
        </w:r>
        <w:proofErr w:type="spellEnd"/>
        <w:r>
          <w:rPr>
            <w:shd w:val="clear" w:color="auto" w:fill="FFFF00"/>
          </w:rPr>
          <w:t xml:space="preserve"> do </w:t>
        </w:r>
        <w:proofErr w:type="spellStart"/>
        <w:r>
          <w:rPr>
            <w:shd w:val="clear" w:color="auto" w:fill="FFFF00"/>
          </w:rPr>
          <w:t>mundo</w:t>
        </w:r>
        <w:proofErr w:type="spellEnd"/>
        <w:r>
          <w:rPr>
            <w:shd w:val="clear" w:color="auto" w:fill="FFFF00"/>
          </w:rPr>
          <w:t xml:space="preserve"> com o </w:t>
        </w:r>
        <w:proofErr w:type="spellStart"/>
        <w:r>
          <w:rPr>
            <w:shd w:val="clear" w:color="auto" w:fill="FFFF00"/>
          </w:rPr>
          <w:t>rede</w:t>
        </w:r>
        <w:proofErr w:type="spellEnd"/>
        <w:r>
          <w:rPr>
            <w:shd w:val="clear" w:color="auto" w:fill="FFFF00"/>
          </w:rPr>
          <w:t xml:space="preserve"> ATTAC </w:t>
        </w:r>
        <w:proofErr w:type="spellStart"/>
        <w:r>
          <w:rPr>
            <w:shd w:val="clear" w:color="auto" w:fill="FFFF00"/>
          </w:rPr>
          <w:t>ao</w:t>
        </w:r>
        <w:proofErr w:type="spellEnd"/>
        <w:r>
          <w:rPr>
            <w:shd w:val="clear" w:color="auto" w:fill="FFFF00"/>
          </w:rPr>
          <w:t xml:space="preserve"> </w:t>
        </w:r>
        <w:proofErr w:type="spellStart"/>
        <w:r>
          <w:rPr>
            <w:shd w:val="clear" w:color="auto" w:fill="FFFF00"/>
          </w:rPr>
          <w:t>redor</w:t>
        </w:r>
        <w:proofErr w:type="spellEnd"/>
        <w:r>
          <w:rPr>
            <w:shd w:val="clear" w:color="auto" w:fill="FFFF00"/>
          </w:rPr>
          <w:t xml:space="preserve"> do </w:t>
        </w:r>
        <w:proofErr w:type="spellStart"/>
        <w:r>
          <w:rPr>
            <w:shd w:val="clear" w:color="auto" w:fill="FFFF00"/>
          </w:rPr>
          <w:t>mundo</w:t>
        </w:r>
        <w:proofErr w:type="spellEnd"/>
        <w:r>
          <w:rPr>
            <w:shd w:val="clear" w:color="auto" w:fill="FFFF00"/>
          </w:rPr>
          <w:t xml:space="preserve"> no </w:t>
        </w:r>
        <w:proofErr w:type="spellStart"/>
        <w:r>
          <w:rPr>
            <w:shd w:val="clear" w:color="auto" w:fill="FFFF00"/>
          </w:rPr>
          <w:t>caso</w:t>
        </w:r>
        <w:proofErr w:type="spellEnd"/>
        <w:r>
          <w:rPr>
            <w:shd w:val="clear" w:color="auto" w:fill="FFFF00"/>
          </w:rPr>
          <w:t xml:space="preserve"> do </w:t>
        </w:r>
        <w:proofErr w:type="spellStart"/>
        <w:r>
          <w:rPr>
            <w:shd w:val="clear" w:color="auto" w:fill="FFFF00"/>
          </w:rPr>
          <w:t>ano</w:t>
        </w:r>
        <w:proofErr w:type="spellEnd"/>
        <w:r>
          <w:rPr>
            <w:shd w:val="clear" w:color="auto" w:fill="FFFF00"/>
          </w:rPr>
          <w:t xml:space="preserve"> de 1999. </w:t>
        </w:r>
        <w:proofErr w:type="spellStart"/>
        <w:r>
          <w:rPr>
            <w:shd w:val="clear" w:color="auto" w:fill="FFFF00"/>
          </w:rPr>
          <w:t>Hoje</w:t>
        </w:r>
        <w:proofErr w:type="spellEnd"/>
        <w:r>
          <w:rPr>
            <w:shd w:val="clear" w:color="auto" w:fill="FFFF00"/>
          </w:rPr>
          <w:t xml:space="preserve"> </w:t>
        </w:r>
        <w:proofErr w:type="gramStart"/>
        <w:r>
          <w:rPr>
            <w:shd w:val="clear" w:color="auto" w:fill="FFFF00"/>
          </w:rPr>
          <w:t>a</w:t>
        </w:r>
        <w:proofErr w:type="gramEnd"/>
        <w:r>
          <w:rPr>
            <w:shd w:val="clear" w:color="auto" w:fill="FFFF00"/>
          </w:rPr>
          <w:t xml:space="preserve"> </w:t>
        </w:r>
        <w:proofErr w:type="spellStart"/>
        <w:r>
          <w:rPr>
            <w:shd w:val="clear" w:color="auto" w:fill="FFFF00"/>
          </w:rPr>
          <w:t>associação</w:t>
        </w:r>
        <w:proofErr w:type="spellEnd"/>
        <w:r>
          <w:rPr>
            <w:shd w:val="clear" w:color="auto" w:fill="FFFF00"/>
          </w:rPr>
          <w:t xml:space="preserve"> é </w:t>
        </w:r>
        <w:proofErr w:type="spellStart"/>
        <w:r>
          <w:rPr>
            <w:shd w:val="clear" w:color="auto" w:fill="FFFF00"/>
          </w:rPr>
          <w:t>at</w:t>
        </w:r>
      </w:ins>
      <w:ins w:id="73" w:author="Unknown Author" w:date="2013-06-30T17:26:00Z">
        <w:r>
          <w:rPr>
            <w:shd w:val="clear" w:color="auto" w:fill="FFFF00"/>
          </w:rPr>
          <w:t>iva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mais</w:t>
        </w:r>
        <w:proofErr w:type="spellEnd"/>
        <w:r>
          <w:rPr>
            <w:shd w:val="clear" w:color="auto" w:fill="FFFF00"/>
          </w:rPr>
          <w:t xml:space="preserve"> de 40 </w:t>
        </w:r>
        <w:proofErr w:type="spellStart"/>
        <w:r>
          <w:rPr>
            <w:shd w:val="clear" w:color="auto" w:fill="FFFF00"/>
          </w:rPr>
          <w:t>países</w:t>
        </w:r>
        <w:proofErr w:type="spellEnd"/>
        <w:r>
          <w:rPr>
            <w:shd w:val="clear" w:color="auto" w:fill="FFFF00"/>
          </w:rPr>
          <w:t xml:space="preserve"> e tem </w:t>
        </w:r>
        <w:proofErr w:type="spellStart"/>
        <w:r>
          <w:rPr>
            <w:shd w:val="clear" w:color="auto" w:fill="FFFF00"/>
          </w:rPr>
          <w:t>mais</w:t>
        </w:r>
        <w:proofErr w:type="spellEnd"/>
        <w:r>
          <w:rPr>
            <w:shd w:val="clear" w:color="auto" w:fill="FFFF00"/>
          </w:rPr>
          <w:t xml:space="preserve"> de mil </w:t>
        </w:r>
        <w:proofErr w:type="spellStart"/>
        <w:r>
          <w:rPr>
            <w:shd w:val="clear" w:color="auto" w:fill="FFFF00"/>
          </w:rPr>
          <w:t>grupos</w:t>
        </w:r>
        <w:proofErr w:type="spellEnd"/>
        <w:r>
          <w:rPr>
            <w:shd w:val="clear" w:color="auto" w:fill="FFFF00"/>
          </w:rPr>
          <w:t xml:space="preserve"> </w:t>
        </w:r>
        <w:proofErr w:type="spellStart"/>
        <w:r>
          <w:rPr>
            <w:shd w:val="clear" w:color="auto" w:fill="FFFF00"/>
          </w:rPr>
          <w:t>locais</w:t>
        </w:r>
        <w:proofErr w:type="spellEnd"/>
        <w:r>
          <w:rPr>
            <w:shd w:val="clear" w:color="auto" w:fill="FFFF00"/>
          </w:rPr>
          <w:t xml:space="preserve"> e </w:t>
        </w:r>
        <w:proofErr w:type="spellStart"/>
        <w:r>
          <w:rPr>
            <w:shd w:val="clear" w:color="auto" w:fill="FFFF00"/>
          </w:rPr>
          <w:t>centenas</w:t>
        </w:r>
        <w:proofErr w:type="spellEnd"/>
        <w:r>
          <w:rPr>
            <w:shd w:val="clear" w:color="auto" w:fill="FFFF00"/>
          </w:rPr>
          <w:t xml:space="preserve"> de </w:t>
        </w:r>
        <w:proofErr w:type="spellStart"/>
        <w:r>
          <w:rPr>
            <w:shd w:val="clear" w:color="auto" w:fill="FFFF00"/>
          </w:rPr>
          <w:t>organizações</w:t>
        </w:r>
        <w:proofErr w:type="spellEnd"/>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ajudam</w:t>
        </w:r>
        <w:proofErr w:type="spellEnd"/>
        <w:r>
          <w:rPr>
            <w:shd w:val="clear" w:color="auto" w:fill="FFFF00"/>
          </w:rPr>
          <w:t xml:space="preserve"> a </w:t>
        </w:r>
        <w:proofErr w:type="spellStart"/>
        <w:r>
          <w:rPr>
            <w:shd w:val="clear" w:color="auto" w:fill="FFFF00"/>
          </w:rPr>
          <w:t>rede</w:t>
        </w:r>
        <w:proofErr w:type="spellEnd"/>
        <w:r>
          <w:rPr>
            <w:shd w:val="clear" w:color="auto" w:fill="FFFF00"/>
          </w:rPr>
          <w:t>.</w:t>
        </w:r>
      </w:ins>
    </w:p>
    <w:p w14:paraId="083F71E9" w14:textId="77777777" w:rsidR="006004D0" w:rsidRDefault="006004D0"/>
    <w:p w14:paraId="0501A07C" w14:textId="77777777" w:rsidR="006004D0" w:rsidRDefault="006004D0"/>
    <w:p w14:paraId="2A76684D" w14:textId="77777777" w:rsidR="006004D0" w:rsidRDefault="003B43E1">
      <w:r>
        <w:rPr>
          <w:rFonts w:ascii="Arial Bold" w:hAnsi="Arial Bold"/>
        </w:rPr>
        <w:t>Target market:</w:t>
      </w:r>
      <w:ins w:id="74" w:author="Unknown Author" w:date="2013-06-30T17:27:00Z">
        <w:r>
          <w:rPr>
            <w:rFonts w:ascii="Arial Bold" w:hAnsi="Arial Bold"/>
          </w:rPr>
          <w:t xml:space="preserve"> </w:t>
        </w:r>
        <w:proofErr w:type="spellStart"/>
        <w:r>
          <w:rPr>
            <w:rFonts w:ascii="Arial Bold" w:hAnsi="Arial Bold"/>
            <w:shd w:val="clear" w:color="auto" w:fill="FFFF00"/>
          </w:rPr>
          <w:t>Público</w:t>
        </w:r>
        <w:proofErr w:type="spellEnd"/>
        <w:r>
          <w:rPr>
            <w:rFonts w:ascii="Arial Bold" w:hAnsi="Arial Bold"/>
            <w:shd w:val="clear" w:color="auto" w:fill="FFFF00"/>
          </w:rPr>
          <w:t xml:space="preserve"> </w:t>
        </w:r>
        <w:proofErr w:type="spellStart"/>
        <w:r>
          <w:rPr>
            <w:rFonts w:ascii="Arial Bold" w:hAnsi="Arial Bold"/>
            <w:shd w:val="clear" w:color="auto" w:fill="FFFF00"/>
          </w:rPr>
          <w:t>alvo</w:t>
        </w:r>
      </w:ins>
      <w:proofErr w:type="spellEnd"/>
      <w:r>
        <w:rPr>
          <w:rFonts w:ascii="Arial Bold" w:hAnsi="Arial Bold"/>
          <w:shd w:val="clear" w:color="auto" w:fill="FFFF00"/>
        </w:rPr>
        <w:t xml:space="preserve"> </w:t>
      </w:r>
    </w:p>
    <w:p w14:paraId="1B8C0EBE" w14:textId="77777777" w:rsidR="006004D0" w:rsidRDefault="006004D0"/>
    <w:p w14:paraId="671E4E69" w14:textId="77777777" w:rsidR="006004D0" w:rsidRDefault="003B43E1">
      <w:del w:id="75" w:author="Michel Bulon" w:date="2013-05-20T20:25:00Z">
        <w:r>
          <w:rPr>
            <w:rStyle w:val="hps"/>
            <w:rFonts w:eastAsia="Times New Roman"/>
            <w:lang w:val="uz-Cyrl-UZ"/>
          </w:rPr>
          <w:delText>y</w:delText>
        </w:r>
      </w:del>
      <w:ins w:id="76" w:author="Michel Bulon" w:date="2013-05-20T20:25:00Z">
        <w:r>
          <w:rPr>
            <w:rStyle w:val="hps"/>
            <w:rFonts w:eastAsia="Times New Roman"/>
            <w:lang w:val="uz-Cyrl-UZ"/>
          </w:rPr>
          <w:t>Y</w:t>
        </w:r>
      </w:ins>
      <w:ins w:id="77" w:author="Arnold Sandjaja" w:date="2013-05-17T16:36:00Z">
        <w:r>
          <w:rPr>
            <w:rStyle w:val="hps"/>
            <w:rFonts w:eastAsia="Times New Roman"/>
            <w:lang w:val="uz-Cyrl-UZ"/>
          </w:rPr>
          <w:t>oung people between 16-35 years who are interested in the alter-globalization movement, which emphasizes values such as democracy, social and economic justice, environmental protection and human rights as an alternative to the current globalism.</w:t>
        </w:r>
      </w:ins>
    </w:p>
    <w:p w14:paraId="10B3059D" w14:textId="77777777" w:rsidR="006004D0" w:rsidRDefault="003B43E1">
      <w:ins w:id="78" w:author="Arnold Sandjaja" w:date="2013-05-17T16:36:00Z">
        <w:r>
          <w:rPr>
            <w:rStyle w:val="hps"/>
            <w:rFonts w:eastAsia="Times New Roman"/>
            <w:lang w:val="uz-Cyrl-UZ"/>
          </w:rPr>
          <w:t xml:space="preserve">They are either </w:t>
        </w:r>
      </w:ins>
      <w:ins w:id="79" w:author="Arnold Sandjaja" w:date="2013-06-30T08:47:00Z">
        <w:r>
          <w:rPr>
            <w:rStyle w:val="hps"/>
            <w:rFonts w:eastAsia="Times New Roman"/>
            <w:lang w:val="uz-Cyrl-UZ"/>
          </w:rPr>
          <w:t xml:space="preserve">a </w:t>
        </w:r>
      </w:ins>
      <w:ins w:id="80" w:author="Arnold Sandjaja" w:date="2013-05-17T16:36:00Z">
        <w:r>
          <w:rPr>
            <w:rStyle w:val="hps"/>
            <w:rFonts w:eastAsia="Times New Roman"/>
            <w:lang w:val="uz-Cyrl-UZ"/>
          </w:rPr>
          <w:t xml:space="preserve">member of ATTAC </w:t>
        </w:r>
      </w:ins>
      <w:ins w:id="81" w:author="Arnold Sandjaja" w:date="2013-06-30T08:47:00Z">
        <w:r>
          <w:rPr>
            <w:rStyle w:val="hps"/>
            <w:rFonts w:eastAsia="Times New Roman"/>
            <w:lang w:val="uz-Cyrl-UZ"/>
          </w:rPr>
          <w:t>or are thinking of joining</w:t>
        </w:r>
      </w:ins>
      <w:ins w:id="82" w:author="Arnold Sandjaja" w:date="2013-05-17T16:36:00Z">
        <w:r>
          <w:rPr>
            <w:rStyle w:val="hps"/>
            <w:rFonts w:eastAsia="Times New Roman"/>
            <w:lang w:val="uz-Cyrl-UZ"/>
          </w:rPr>
          <w:t>.</w:t>
        </w:r>
      </w:ins>
    </w:p>
    <w:p w14:paraId="3EEB07FD" w14:textId="77777777" w:rsidR="006004D0" w:rsidRDefault="003B43E1">
      <w:ins w:id="83" w:author="Unknown Author" w:date="2013-06-30T17:27:00Z">
        <w:r>
          <w:rPr>
            <w:rStyle w:val="hps"/>
            <w:rFonts w:eastAsia="Times New Roman"/>
            <w:shd w:val="clear" w:color="auto" w:fill="FFFF00"/>
            <w:lang w:val="uz-Cyrl-UZ"/>
          </w:rPr>
          <w:t>Pessoas jovens entre 16-35 anos que estão interessadas no movimento da globalização, que enfatiza os valores de democracia, soci</w:t>
        </w:r>
      </w:ins>
      <w:ins w:id="84" w:author="Unknown Author" w:date="2013-06-30T17:28:00Z">
        <w:r>
          <w:rPr>
            <w:rStyle w:val="hps"/>
            <w:rFonts w:eastAsia="Times New Roman"/>
            <w:shd w:val="clear" w:color="auto" w:fill="FFFF00"/>
            <w:lang w:val="uz-Cyrl-UZ"/>
          </w:rPr>
          <w:t xml:space="preserve">ais e justiça econômica, proteção ambiental </w:t>
        </w:r>
      </w:ins>
      <w:ins w:id="85" w:author="Unknown Author" w:date="2013-06-30T17:33:00Z">
        <w:r>
          <w:rPr>
            <w:rStyle w:val="hps"/>
            <w:rFonts w:eastAsia="Times New Roman"/>
            <w:shd w:val="clear" w:color="auto" w:fill="FFFF00"/>
            <w:lang w:val="uz-Cyrl-UZ"/>
          </w:rPr>
          <w:t xml:space="preserve"> e justiça econômica, proteção ambiental e direitos humanos são uma alternativa para o movimento da globalização.</w:t>
        </w:r>
      </w:ins>
    </w:p>
    <w:p w14:paraId="599E5857" w14:textId="77777777" w:rsidR="006004D0" w:rsidRDefault="003B43E1">
      <w:del w:id="86" w:author="Arnold Sandjaja" w:date="2013-05-17T16:36:00Z">
        <w:r>
          <w:rPr>
            <w:rStyle w:val="hps"/>
            <w:rFonts w:eastAsia="Times New Roman"/>
            <w:lang w:val="uz-Cyrl-UZ"/>
          </w:rPr>
          <w:delText>The target market is people the 18 years and more from very different backgrounds who are interested or who might be interested in the alter-globalization movement, which emphasizes values ​​such as democracy, social and economic justice, environmental protection and human rights as an alternative to the current globalism</w:delText>
        </w:r>
      </w:del>
      <w:del w:id="87" w:author="Arnold Sandjaja" w:date="2013-06-30T08:47:00Z">
        <w:r>
          <w:rPr>
            <w:rStyle w:val="hps"/>
            <w:rFonts w:eastAsia="Times New Roman"/>
            <w:lang w:val="uz-Cyrl-UZ"/>
          </w:rPr>
          <w:delText>.</w:delText>
        </w:r>
      </w:del>
      <w:del w:id="88" w:author="Michel Bulon" w:date="2013-05-14T19:16:00Z">
        <w:r>
          <w:rPr>
            <w:rStyle w:val="hps"/>
            <w:rFonts w:eastAsia="Times New Roman"/>
            <w:shd w:val="clear" w:color="auto" w:fill="FF0000"/>
            <w:lang w:val="uz-Cyrl-UZ"/>
          </w:rPr>
          <w:delText>…..</w:delText>
        </w:r>
      </w:del>
    </w:p>
    <w:p w14:paraId="2AAFDCDF" w14:textId="77777777" w:rsidR="006004D0" w:rsidRDefault="006004D0"/>
    <w:p w14:paraId="37B913A1" w14:textId="77777777" w:rsidR="006004D0" w:rsidRDefault="006004D0"/>
    <w:p w14:paraId="5232DF4E" w14:textId="77777777" w:rsidR="006004D0" w:rsidRDefault="006004D0">
      <w:pPr>
        <w:pStyle w:val="FreeForm"/>
      </w:pPr>
      <w:bookmarkStart w:id="89" w:name="TOC60887859"/>
      <w:bookmarkEnd w:id="89"/>
    </w:p>
    <w:p w14:paraId="04AD88AF" w14:textId="77777777" w:rsidR="006004D0" w:rsidRDefault="006004D0">
      <w:pPr>
        <w:pStyle w:val="FreeFormA"/>
        <w:pageBreakBefore/>
      </w:pPr>
    </w:p>
    <w:p w14:paraId="106150C8" w14:textId="77777777" w:rsidR="006004D0" w:rsidRDefault="006004D0">
      <w:pPr>
        <w:pStyle w:val="FreeFormAA"/>
      </w:pPr>
    </w:p>
    <w:p w14:paraId="0064CCC5" w14:textId="77777777" w:rsidR="006004D0" w:rsidRDefault="006004D0">
      <w:pPr>
        <w:spacing w:after="200" w:line="276" w:lineRule="auto"/>
      </w:pPr>
    </w:p>
    <w:p w14:paraId="36105950" w14:textId="77777777" w:rsidR="006004D0" w:rsidRDefault="003B43E1">
      <w:pPr>
        <w:pStyle w:val="Heading1AA"/>
      </w:pPr>
      <w:r>
        <w:t>Description of project and tasks</w:t>
      </w:r>
    </w:p>
    <w:p w14:paraId="2C3F314D" w14:textId="77777777" w:rsidR="006004D0" w:rsidRDefault="003B43E1">
      <w:pPr>
        <w:pStyle w:val="Heading4A"/>
      </w:pPr>
      <w:r>
        <w:rPr>
          <w:rFonts w:ascii="Arial Bold" w:hAnsi="Arial Bold"/>
          <w:b w:val="0"/>
          <w:color w:val="000000"/>
          <w:sz w:val="24"/>
        </w:rPr>
        <w:t>TASK 1</w:t>
      </w:r>
      <w:ins w:id="90" w:author="Unknown Author" w:date="2013-06-30T17:33:00Z">
        <w:r>
          <w:rPr>
            <w:rFonts w:ascii="Arial Bold" w:hAnsi="Arial Bold"/>
            <w:b w:val="0"/>
            <w:color w:val="000000"/>
            <w:sz w:val="24"/>
          </w:rPr>
          <w:t xml:space="preserve"> – </w:t>
        </w:r>
        <w:proofErr w:type="spellStart"/>
        <w:r>
          <w:rPr>
            <w:rFonts w:ascii="Arial Bold" w:hAnsi="Arial Bold"/>
            <w:b w:val="0"/>
            <w:color w:val="000000"/>
            <w:sz w:val="24"/>
            <w:shd w:val="clear" w:color="auto" w:fill="FFFF00"/>
          </w:rPr>
          <w:t>tarefa</w:t>
        </w:r>
        <w:proofErr w:type="spellEnd"/>
        <w:r>
          <w:rPr>
            <w:rFonts w:ascii="Arial Bold" w:hAnsi="Arial Bold"/>
            <w:b w:val="0"/>
            <w:color w:val="000000"/>
            <w:sz w:val="24"/>
            <w:shd w:val="clear" w:color="auto" w:fill="FFFF00"/>
          </w:rPr>
          <w:t xml:space="preserve"> 1</w:t>
        </w:r>
      </w:ins>
    </w:p>
    <w:p w14:paraId="0F5313AB" w14:textId="77777777" w:rsidR="006004D0" w:rsidRDefault="003B43E1">
      <w:r>
        <w:rPr>
          <w:rFonts w:ascii="Arial Bold" w:hAnsi="Arial Bold"/>
        </w:rPr>
        <w:t xml:space="preserve">Creation of a </w:t>
      </w:r>
      <w:ins w:id="91" w:author="Arnold Sandjaja" w:date="2013-05-17T15:38:00Z">
        <w:r>
          <w:rPr>
            <w:rFonts w:ascii="Arial Bold" w:hAnsi="Arial Bold"/>
          </w:rPr>
          <w:t>masthead</w:t>
        </w:r>
      </w:ins>
      <w:del w:id="92" w:author="Arnold Sandjaja" w:date="2013-05-17T15:38:00Z">
        <w:r>
          <w:rPr>
            <w:rFonts w:ascii="Arial Bold" w:hAnsi="Arial Bold"/>
          </w:rPr>
          <w:delText>logo</w:delText>
        </w:r>
      </w:del>
      <w:ins w:id="93" w:author="Unknown Author" w:date="2013-06-30T17:34:00Z">
        <w:r>
          <w:rPr>
            <w:rFonts w:ascii="Arial Bold" w:hAnsi="Arial Bold"/>
          </w:rPr>
          <w:t xml:space="preserve"> - </w:t>
        </w:r>
        <w:r>
          <w:rPr>
            <w:shd w:val="clear" w:color="auto" w:fill="FFFF00"/>
            <w:lang w:val="pt-BR"/>
          </w:rPr>
          <w:t xml:space="preserve">Criação do logo </w:t>
        </w:r>
        <w:proofErr w:type="gramStart"/>
        <w:r>
          <w:rPr>
            <w:shd w:val="clear" w:color="auto" w:fill="FFFF00"/>
            <w:lang w:val="pt-BR"/>
          </w:rPr>
          <w:t>( cabeçalho</w:t>
        </w:r>
        <w:proofErr w:type="gramEnd"/>
        <w:r>
          <w:rPr>
            <w:shd w:val="clear" w:color="auto" w:fill="FFFF00"/>
            <w:lang w:val="pt-BR"/>
          </w:rPr>
          <w:t>)</w:t>
        </w:r>
      </w:ins>
    </w:p>
    <w:p w14:paraId="01263F8C" w14:textId="77777777" w:rsidR="006004D0" w:rsidRDefault="003B43E1">
      <w:pPr>
        <w:numPr>
          <w:ilvl w:val="0"/>
          <w:numId w:val="2"/>
        </w:numPr>
      </w:pPr>
      <w:r>
        <w:t>Create a</w:t>
      </w:r>
      <w:del w:id="94" w:author="Michel Bulon" w:date="2013-05-14T20:44:00Z">
        <w:r>
          <w:delText xml:space="preserve"> a</w:delText>
        </w:r>
      </w:del>
      <w:r>
        <w:t xml:space="preserve"> </w:t>
      </w:r>
      <w:ins w:id="95" w:author="Arnold Sandjaja" w:date="2013-05-17T15:38:00Z">
        <w:r>
          <w:t xml:space="preserve">masthead </w:t>
        </w:r>
      </w:ins>
      <w:del w:id="96" w:author="Arnold Sandjaja" w:date="2013-05-17T15:38:00Z">
        <w:r>
          <w:delText xml:space="preserve">logo </w:delText>
        </w:r>
      </w:del>
      <w:r>
        <w:t xml:space="preserve">and use the name </w:t>
      </w:r>
      <w:ins w:id="97" w:author="Arnold Sandjaja" w:date="2013-06-14T16:38:00Z">
        <w:r>
          <w:t>“</w:t>
        </w:r>
      </w:ins>
      <w:ins w:id="98" w:author="Arnold Sandjaja" w:date="2013-05-17T15:38:00Z">
        <w:r>
          <w:t>SPANNER</w:t>
        </w:r>
      </w:ins>
      <w:del w:id="99" w:author="Arnold Sandjaja" w:date="2013-05-17T15:38:00Z">
        <w:r>
          <w:delText>“%ATTAC</w:delText>
        </w:r>
      </w:del>
      <w:r>
        <w:t>”</w:t>
      </w:r>
      <w:ins w:id="100" w:author="Arnold Sandjaja" w:date="2013-05-17T15:40:00Z">
        <w:r>
          <w:t xml:space="preserve"> </w:t>
        </w:r>
      </w:ins>
      <w:ins w:id="101" w:author="Arnold Sandjaja" w:date="2013-06-30T08:49:00Z">
        <w:r>
          <w:t>with the subhead</w:t>
        </w:r>
      </w:ins>
      <w:ins w:id="102" w:author="Arnold Sandjaja" w:date="2013-05-17T15:38:00Z">
        <w:r>
          <w:t xml:space="preserve"> “in the works”</w:t>
        </w:r>
      </w:ins>
      <w:ins w:id="103" w:author="Arnold Sandjaja" w:date="2013-06-14T16:39:00Z">
        <w:r>
          <w:t>.</w:t>
        </w:r>
      </w:ins>
    </w:p>
    <w:p w14:paraId="336088B8" w14:textId="77777777" w:rsidR="006004D0" w:rsidRDefault="003B43E1" w:rsidP="00ED5DEC">
      <w:pPr>
        <w:numPr>
          <w:ilvl w:val="0"/>
          <w:numId w:val="2"/>
        </w:numPr>
      </w:pPr>
      <w:r>
        <w:t xml:space="preserve">You are free to add any elements or illustrations of your own to the </w:t>
      </w:r>
      <w:ins w:id="104" w:author="Arnold Sandjaja" w:date="2013-05-17T15:40:00Z">
        <w:r>
          <w:rPr>
            <w:rFonts w:ascii="Arial Bold" w:hAnsi="Arial Bold"/>
          </w:rPr>
          <w:t>masthead</w:t>
        </w:r>
      </w:ins>
      <w:ins w:id="105" w:author="Arnold Sandjaja" w:date="2013-06-14T16:39:00Z">
        <w:r>
          <w:rPr>
            <w:rFonts w:ascii="Arial Bold" w:hAnsi="Arial Bold"/>
          </w:rPr>
          <w:t>.</w:t>
        </w:r>
      </w:ins>
      <w:del w:id="106" w:author="Arnold Sandjaja" w:date="2013-05-17T15:40:00Z">
        <w:r>
          <w:rPr>
            <w:rFonts w:ascii="Arial Bold" w:hAnsi="Arial Bold"/>
          </w:rPr>
          <w:delText>logo</w:delText>
        </w:r>
      </w:del>
      <w:del w:id="107" w:author="Arnold Sandjaja" w:date="2013-06-30T08:49:00Z">
        <w:r w:rsidRPr="00ED5DEC">
          <w:rPr>
            <w:shd w:val="clear" w:color="auto" w:fill="FFFF00"/>
            <w:lang w:val="pt-BR"/>
          </w:rPr>
          <w:delText>Trapping must be used if necessary</w:delText>
        </w:r>
      </w:del>
    </w:p>
    <w:p w14:paraId="1969D0CA" w14:textId="77777777" w:rsidR="006004D0" w:rsidRDefault="003B43E1">
      <w:pPr>
        <w:numPr>
          <w:ilvl w:val="0"/>
          <w:numId w:val="2"/>
        </w:numPr>
      </w:pPr>
      <w:proofErr w:type="spellStart"/>
      <w:ins w:id="108" w:author="Unknown Author" w:date="2013-06-30T17:34:00Z">
        <w:r>
          <w:rPr>
            <w:shd w:val="clear" w:color="auto" w:fill="FFFF00"/>
            <w:lang w:val="pt-BR"/>
          </w:rPr>
          <w:t>Vc</w:t>
        </w:r>
        <w:proofErr w:type="spellEnd"/>
        <w:r>
          <w:rPr>
            <w:shd w:val="clear" w:color="auto" w:fill="FFFF00"/>
            <w:lang w:val="pt-BR"/>
          </w:rPr>
          <w:t xml:space="preserve"> deve criar uma versão do nome SPANNER com o subtítulo “ in </w:t>
        </w:r>
        <w:proofErr w:type="spellStart"/>
        <w:r>
          <w:rPr>
            <w:shd w:val="clear" w:color="auto" w:fill="FFFF00"/>
            <w:lang w:val="pt-BR"/>
          </w:rPr>
          <w:t>the</w:t>
        </w:r>
        <w:proofErr w:type="spellEnd"/>
        <w:r>
          <w:rPr>
            <w:shd w:val="clear" w:color="auto" w:fill="FFFF00"/>
            <w:lang w:val="pt-BR"/>
          </w:rPr>
          <w:t xml:space="preserve"> </w:t>
        </w:r>
        <w:proofErr w:type="spellStart"/>
        <w:r>
          <w:rPr>
            <w:shd w:val="clear" w:color="auto" w:fill="FFFF00"/>
            <w:lang w:val="pt-BR"/>
          </w:rPr>
          <w:t>works</w:t>
        </w:r>
        <w:proofErr w:type="spellEnd"/>
        <w:r>
          <w:rPr>
            <w:shd w:val="clear" w:color="auto" w:fill="FFFF00"/>
            <w:lang w:val="pt-BR"/>
          </w:rPr>
          <w:t>”</w:t>
        </w:r>
      </w:ins>
    </w:p>
    <w:p w14:paraId="0B7BA17A" w14:textId="77777777" w:rsidR="006004D0" w:rsidRDefault="003B43E1">
      <w:pPr>
        <w:numPr>
          <w:ilvl w:val="0"/>
          <w:numId w:val="2"/>
        </w:numPr>
      </w:pPr>
      <w:proofErr w:type="spellStart"/>
      <w:ins w:id="109" w:author="Unknown Author" w:date="2013-06-30T17:34:00Z">
        <w:r>
          <w:rPr>
            <w:shd w:val="clear" w:color="auto" w:fill="FFFF00"/>
            <w:lang w:val="pt-BR"/>
          </w:rPr>
          <w:t>Vc</w:t>
        </w:r>
        <w:proofErr w:type="spellEnd"/>
        <w:r>
          <w:rPr>
            <w:shd w:val="clear" w:color="auto" w:fill="FFFF00"/>
            <w:lang w:val="pt-BR"/>
          </w:rPr>
          <w:t xml:space="preserve"> está livre para adicionar qualquer elemento </w:t>
        </w:r>
        <w:proofErr w:type="spellStart"/>
        <w:r>
          <w:rPr>
            <w:shd w:val="clear" w:color="auto" w:fill="FFFF00"/>
            <w:lang w:val="pt-BR"/>
          </w:rPr>
          <w:t>illustrativo</w:t>
        </w:r>
        <w:proofErr w:type="spellEnd"/>
        <w:r>
          <w:rPr>
            <w:shd w:val="clear" w:color="auto" w:fill="FFFF00"/>
            <w:lang w:val="pt-BR"/>
          </w:rPr>
          <w:t xml:space="preserve"> no seu logo (cabeçalho)</w:t>
        </w:r>
      </w:ins>
    </w:p>
    <w:p w14:paraId="20EE771D" w14:textId="77777777" w:rsidR="006004D0" w:rsidRDefault="006004D0"/>
    <w:p w14:paraId="775C4EB0" w14:textId="77777777" w:rsidR="006004D0" w:rsidRDefault="006004D0"/>
    <w:p w14:paraId="2B43B282" w14:textId="77777777" w:rsidR="006004D0" w:rsidRPr="00ED5DEC" w:rsidRDefault="003B43E1">
      <w:pPr>
        <w:pStyle w:val="Heading3AA"/>
        <w:rPr>
          <w:sz w:val="24"/>
          <w:szCs w:val="24"/>
        </w:rPr>
      </w:pPr>
      <w:r w:rsidRPr="00ED5DEC">
        <w:rPr>
          <w:sz w:val="24"/>
          <w:szCs w:val="24"/>
        </w:rPr>
        <w:t>Technical specifications</w:t>
      </w:r>
    </w:p>
    <w:p w14:paraId="5F23EB22" w14:textId="77777777" w:rsidR="006004D0" w:rsidRDefault="003B43E1">
      <w:pPr>
        <w:pStyle w:val="Heading3AA"/>
      </w:pPr>
      <w:ins w:id="110" w:author="Unknown Author" w:date="2013-06-30T17:36:00Z">
        <w:r>
          <w:t xml:space="preserve"> – </w:t>
        </w:r>
        <w:proofErr w:type="spellStart"/>
        <w:proofErr w:type="gramStart"/>
        <w:r>
          <w:rPr>
            <w:shd w:val="clear" w:color="auto" w:fill="FFFF00"/>
          </w:rPr>
          <w:t>especificações</w:t>
        </w:r>
        <w:proofErr w:type="spellEnd"/>
        <w:proofErr w:type="gramEnd"/>
        <w:r>
          <w:rPr>
            <w:shd w:val="clear" w:color="auto" w:fill="FFFF00"/>
          </w:rPr>
          <w:t xml:space="preserve"> </w:t>
        </w:r>
        <w:proofErr w:type="spellStart"/>
        <w:r>
          <w:rPr>
            <w:shd w:val="clear" w:color="auto" w:fill="FFFF00"/>
          </w:rPr>
          <w:t>técnicas</w:t>
        </w:r>
      </w:ins>
      <w:proofErr w:type="spellEnd"/>
    </w:p>
    <w:p w14:paraId="00006341" w14:textId="77777777" w:rsidR="006004D0" w:rsidRDefault="003B43E1">
      <w:pPr>
        <w:tabs>
          <w:tab w:val="left" w:pos="3686"/>
        </w:tabs>
      </w:pPr>
      <w:proofErr w:type="gramStart"/>
      <w:r>
        <w:t>Trapping</w:t>
      </w:r>
      <w:r>
        <w:tab/>
        <w:t>:</w:t>
      </w:r>
      <w:proofErr w:type="gramEnd"/>
      <w:r>
        <w:t xml:space="preserve"> 0.35 </w:t>
      </w:r>
      <w:proofErr w:type="spellStart"/>
      <w:r>
        <w:t>pts</w:t>
      </w:r>
      <w:proofErr w:type="spellEnd"/>
      <w:ins w:id="111" w:author="Arnold Sandjaja" w:date="2013-06-29T12:07:00Z">
        <w:r>
          <w:t xml:space="preserve"> (</w:t>
        </w:r>
        <w:proofErr w:type="spellStart"/>
        <w:r>
          <w:rPr>
            <w:lang w:val="pt-BR"/>
          </w:rPr>
          <w:t>if</w:t>
        </w:r>
        <w:proofErr w:type="spellEnd"/>
        <w:r>
          <w:rPr>
            <w:lang w:val="pt-BR"/>
          </w:rPr>
          <w:t xml:space="preserve"> </w:t>
        </w:r>
        <w:proofErr w:type="spellStart"/>
        <w:r>
          <w:rPr>
            <w:lang w:val="pt-BR"/>
          </w:rPr>
          <w:t>necessary</w:t>
        </w:r>
        <w:proofErr w:type="spellEnd"/>
        <w:r>
          <w:t>)</w:t>
        </w:r>
      </w:ins>
      <w:ins w:id="112" w:author="Arnold Sandjaja" w:date="2013-06-14T16:40:00Z">
        <w:r>
          <w:t>.</w:t>
        </w:r>
      </w:ins>
      <w:ins w:id="113" w:author="Unknown Author" w:date="2013-06-30T17:36:00Z">
        <w:r>
          <w:t xml:space="preserve"> </w:t>
        </w:r>
        <w:proofErr w:type="gramStart"/>
        <w:r>
          <w:rPr>
            <w:shd w:val="clear" w:color="auto" w:fill="FFFF00"/>
          </w:rPr>
          <w:t>( se</w:t>
        </w:r>
        <w:proofErr w:type="gramEnd"/>
        <w:r>
          <w:rPr>
            <w:shd w:val="clear" w:color="auto" w:fill="FFFF00"/>
          </w:rPr>
          <w:t xml:space="preserve"> </w:t>
        </w:r>
        <w:proofErr w:type="spellStart"/>
        <w:r>
          <w:rPr>
            <w:shd w:val="clear" w:color="auto" w:fill="FFFF00"/>
          </w:rPr>
          <w:t>necessário</w:t>
        </w:r>
        <w:proofErr w:type="spellEnd"/>
        <w:r>
          <w:rPr>
            <w:shd w:val="clear" w:color="auto" w:fill="FFFF00"/>
          </w:rPr>
          <w:t>)</w:t>
        </w:r>
      </w:ins>
    </w:p>
    <w:p w14:paraId="29EC574F" w14:textId="77777777" w:rsidR="006004D0" w:rsidRDefault="003B43E1">
      <w:pPr>
        <w:tabs>
          <w:tab w:val="left" w:pos="3686"/>
        </w:tabs>
      </w:pPr>
      <w:proofErr w:type="gramStart"/>
      <w:r>
        <w:t>Printing</w:t>
      </w:r>
      <w:r>
        <w:tab/>
        <w:t>:</w:t>
      </w:r>
      <w:proofErr w:type="gramEnd"/>
      <w:r>
        <w:t xml:space="preserve"> </w:t>
      </w:r>
      <w:del w:id="114" w:author="Michel Bulon" w:date="2013-06-12T21:06:00Z">
        <w:r>
          <w:delText xml:space="preserve">Printing: </w:delText>
        </w:r>
      </w:del>
      <w:del w:id="115" w:author="Arnold Sandjaja" w:date="2013-06-14T16:40:00Z">
        <w:r>
          <w:delText>s</w:delText>
        </w:r>
      </w:del>
      <w:ins w:id="116" w:author="Arnold Sandjaja" w:date="2013-06-14T16:40:00Z">
        <w:r>
          <w:t>S</w:t>
        </w:r>
      </w:ins>
      <w:r>
        <w:t>heet-fed offset</w:t>
      </w:r>
      <w:ins w:id="117" w:author="Arnold Sandjaja" w:date="2013-06-14T16:40:00Z">
        <w:r>
          <w:t>.</w:t>
        </w:r>
      </w:ins>
    </w:p>
    <w:p w14:paraId="6ADE28FF" w14:textId="77777777" w:rsidR="006004D0" w:rsidRDefault="006004D0"/>
    <w:p w14:paraId="67D7A835" w14:textId="77777777" w:rsidR="006004D0" w:rsidRDefault="006004D0"/>
    <w:p w14:paraId="575CF6E8" w14:textId="77777777" w:rsidR="006004D0" w:rsidRPr="00ED5DEC" w:rsidRDefault="003B43E1">
      <w:pPr>
        <w:pStyle w:val="Heading3AA"/>
        <w:rPr>
          <w:sz w:val="24"/>
          <w:szCs w:val="24"/>
        </w:rPr>
      </w:pPr>
      <w:r w:rsidRPr="00ED5DEC">
        <w:rPr>
          <w:sz w:val="24"/>
          <w:szCs w:val="24"/>
        </w:rPr>
        <w:t>You must deliver</w:t>
      </w:r>
      <w:ins w:id="118" w:author="Unknown Author" w:date="2013-06-30T17:36:00Z">
        <w:r w:rsidRPr="00ED5DEC">
          <w:rPr>
            <w:sz w:val="24"/>
            <w:szCs w:val="24"/>
          </w:rPr>
          <w:t xml:space="preserve"> – </w:t>
        </w:r>
        <w:proofErr w:type="spellStart"/>
        <w:proofErr w:type="gramStart"/>
        <w:r w:rsidRPr="00ED5DEC">
          <w:rPr>
            <w:sz w:val="24"/>
            <w:szCs w:val="24"/>
            <w:shd w:val="clear" w:color="auto" w:fill="FFFF00"/>
          </w:rPr>
          <w:t>vc</w:t>
        </w:r>
        <w:proofErr w:type="spellEnd"/>
        <w:proofErr w:type="gramEnd"/>
        <w:r w:rsidRPr="00ED5DEC">
          <w:rPr>
            <w:sz w:val="24"/>
            <w:szCs w:val="24"/>
            <w:shd w:val="clear" w:color="auto" w:fill="FFFF00"/>
          </w:rPr>
          <w:t xml:space="preserve"> </w:t>
        </w:r>
        <w:proofErr w:type="spellStart"/>
        <w:r w:rsidRPr="00ED5DEC">
          <w:rPr>
            <w:sz w:val="24"/>
            <w:szCs w:val="24"/>
            <w:shd w:val="clear" w:color="auto" w:fill="FFFF00"/>
          </w:rPr>
          <w:t>deve</w:t>
        </w:r>
        <w:proofErr w:type="spellEnd"/>
        <w:r w:rsidRPr="00ED5DEC">
          <w:rPr>
            <w:sz w:val="24"/>
            <w:szCs w:val="24"/>
            <w:shd w:val="clear" w:color="auto" w:fill="FFFF00"/>
          </w:rPr>
          <w:t xml:space="preserve"> </w:t>
        </w:r>
        <w:proofErr w:type="spellStart"/>
        <w:r w:rsidRPr="00ED5DEC">
          <w:rPr>
            <w:sz w:val="24"/>
            <w:szCs w:val="24"/>
            <w:shd w:val="clear" w:color="auto" w:fill="FFFF00"/>
          </w:rPr>
          <w:t>entregar</w:t>
        </w:r>
      </w:ins>
      <w:proofErr w:type="spellEnd"/>
    </w:p>
    <w:p w14:paraId="24791393" w14:textId="77777777" w:rsidR="006004D0" w:rsidRDefault="003B43E1">
      <w:pPr>
        <w:numPr>
          <w:ilvl w:val="0"/>
          <w:numId w:val="3"/>
        </w:numPr>
      </w:pPr>
      <w:r>
        <w:t xml:space="preserve">1 version of the </w:t>
      </w:r>
      <w:ins w:id="119" w:author="Arnold Sandjaja" w:date="2013-05-17T15:40:00Z">
        <w:r>
          <w:rPr>
            <w:rFonts w:ascii="Arial Bold" w:hAnsi="Arial Bold"/>
          </w:rPr>
          <w:t xml:space="preserve">masthead </w:t>
        </w:r>
      </w:ins>
      <w:del w:id="120" w:author="Arnold Sandjaja" w:date="2013-05-17T15:40:00Z">
        <w:r>
          <w:rPr>
            <w:rFonts w:ascii="Arial Bold" w:hAnsi="Arial Bold"/>
          </w:rPr>
          <w:delText xml:space="preserve">logo </w:delText>
        </w:r>
      </w:del>
      <w:r>
        <w:t xml:space="preserve">in exactly 2 PMS C colours in </w:t>
      </w:r>
      <w:proofErr w:type="spellStart"/>
      <w:r>
        <w:t>eps</w:t>
      </w:r>
      <w:proofErr w:type="spellEnd"/>
      <w:r>
        <w:t xml:space="preserve"> or AI format </w:t>
      </w:r>
    </w:p>
    <w:p w14:paraId="53F0BA74" w14:textId="77777777" w:rsidR="006004D0" w:rsidRDefault="003B43E1">
      <w:pPr>
        <w:numPr>
          <w:ilvl w:val="0"/>
          <w:numId w:val="3"/>
        </w:numPr>
      </w:pPr>
      <w:ins w:id="121" w:author="Unknown Author" w:date="2013-06-30T17:37:00Z">
        <w:r>
          <w:rPr>
            <w:shd w:val="clear" w:color="auto" w:fill="FFFF00"/>
          </w:rPr>
          <w:t xml:space="preserve">1 </w:t>
        </w:r>
        <w:proofErr w:type="spellStart"/>
        <w:r>
          <w:rPr>
            <w:shd w:val="clear" w:color="auto" w:fill="FFFF00"/>
          </w:rPr>
          <w:t>versão</w:t>
        </w:r>
        <w:proofErr w:type="spellEnd"/>
        <w:r>
          <w:rPr>
            <w:shd w:val="clear" w:color="auto" w:fill="FFFF00"/>
          </w:rPr>
          <w:t xml:space="preserve"> do </w:t>
        </w:r>
        <w:proofErr w:type="spellStart"/>
        <w:r>
          <w:rPr>
            <w:shd w:val="clear" w:color="auto" w:fill="FFFF00"/>
          </w:rPr>
          <w:t>cabeçalho</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exatamente</w:t>
        </w:r>
        <w:proofErr w:type="spellEnd"/>
        <w:r>
          <w:rPr>
            <w:shd w:val="clear" w:color="auto" w:fill="FFFF00"/>
          </w:rPr>
          <w:t xml:space="preserve"> 2 PMS C cores </w:t>
        </w:r>
        <w:proofErr w:type="spellStart"/>
        <w:r>
          <w:rPr>
            <w:shd w:val="clear" w:color="auto" w:fill="FFFF00"/>
          </w:rPr>
          <w:t>em</w:t>
        </w:r>
        <w:proofErr w:type="spellEnd"/>
        <w:r>
          <w:rPr>
            <w:shd w:val="clear" w:color="auto" w:fill="FFFF00"/>
          </w:rPr>
          <w:t xml:space="preserve"> </w:t>
        </w:r>
        <w:proofErr w:type="spellStart"/>
        <w:r>
          <w:rPr>
            <w:shd w:val="clear" w:color="auto" w:fill="FFFF00"/>
          </w:rPr>
          <w:t>eps</w:t>
        </w:r>
        <w:proofErr w:type="spellEnd"/>
        <w:r>
          <w:rPr>
            <w:shd w:val="clear" w:color="auto" w:fill="FFFF00"/>
          </w:rPr>
          <w:t xml:space="preserve"> </w:t>
        </w:r>
        <w:proofErr w:type="spellStart"/>
        <w:r>
          <w:rPr>
            <w:shd w:val="clear" w:color="auto" w:fill="FFFF00"/>
          </w:rPr>
          <w:t>ou</w:t>
        </w:r>
        <w:proofErr w:type="spellEnd"/>
        <w:r>
          <w:rPr>
            <w:shd w:val="clear" w:color="auto" w:fill="FFFF00"/>
          </w:rPr>
          <w:t xml:space="preserve"> </w:t>
        </w:r>
        <w:proofErr w:type="spellStart"/>
        <w:r>
          <w:rPr>
            <w:shd w:val="clear" w:color="auto" w:fill="FFFF00"/>
          </w:rPr>
          <w:t>ai</w:t>
        </w:r>
      </w:ins>
      <w:proofErr w:type="spellEnd"/>
    </w:p>
    <w:p w14:paraId="552DDBFE" w14:textId="77777777" w:rsidR="006004D0" w:rsidRDefault="003B43E1">
      <w:pPr>
        <w:numPr>
          <w:ilvl w:val="0"/>
          <w:numId w:val="3"/>
        </w:numPr>
      </w:pPr>
      <w:r>
        <w:t xml:space="preserve">1 version of the </w:t>
      </w:r>
      <w:ins w:id="122" w:author="Arnold Sandjaja" w:date="2013-05-17T15:40:00Z">
        <w:r>
          <w:rPr>
            <w:rFonts w:ascii="Arial Bold" w:hAnsi="Arial Bold"/>
          </w:rPr>
          <w:t xml:space="preserve">masthead </w:t>
        </w:r>
      </w:ins>
      <w:del w:id="123" w:author="Arnold Sandjaja" w:date="2013-05-17T15:40:00Z">
        <w:r>
          <w:rPr>
            <w:rFonts w:ascii="Arial Bold" w:hAnsi="Arial Bold"/>
          </w:rPr>
          <w:delText xml:space="preserve">logo </w:delText>
        </w:r>
      </w:del>
      <w:r>
        <w:t xml:space="preserve">converted to CMYK in </w:t>
      </w:r>
      <w:proofErr w:type="spellStart"/>
      <w:r>
        <w:t>eps</w:t>
      </w:r>
      <w:proofErr w:type="spellEnd"/>
      <w:r>
        <w:t xml:space="preserve"> or AI format</w:t>
      </w:r>
    </w:p>
    <w:p w14:paraId="5B5D6FAC" w14:textId="77777777" w:rsidR="006004D0" w:rsidRDefault="003B43E1">
      <w:pPr>
        <w:numPr>
          <w:ilvl w:val="0"/>
          <w:numId w:val="3"/>
        </w:numPr>
      </w:pPr>
      <w:ins w:id="124" w:author="Unknown Author" w:date="2013-06-30T17:37:00Z">
        <w:r>
          <w:rPr>
            <w:shd w:val="clear" w:color="auto" w:fill="FFFF00"/>
          </w:rPr>
          <w:t xml:space="preserve">1 </w:t>
        </w:r>
        <w:proofErr w:type="spellStart"/>
        <w:r>
          <w:rPr>
            <w:shd w:val="clear" w:color="auto" w:fill="FFFF00"/>
          </w:rPr>
          <w:t>versão</w:t>
        </w:r>
        <w:proofErr w:type="spellEnd"/>
        <w:r>
          <w:rPr>
            <w:shd w:val="clear" w:color="auto" w:fill="FFFF00"/>
          </w:rPr>
          <w:t xml:space="preserve"> do </w:t>
        </w:r>
        <w:proofErr w:type="spellStart"/>
        <w:r>
          <w:rPr>
            <w:shd w:val="clear" w:color="auto" w:fill="FFFF00"/>
          </w:rPr>
          <w:t>cabeçalho</w:t>
        </w:r>
        <w:proofErr w:type="spellEnd"/>
        <w:r>
          <w:rPr>
            <w:shd w:val="clear" w:color="auto" w:fill="FFFF00"/>
          </w:rPr>
          <w:t xml:space="preserve"> </w:t>
        </w:r>
        <w:proofErr w:type="spellStart"/>
        <w:r>
          <w:rPr>
            <w:shd w:val="clear" w:color="auto" w:fill="FFFF00"/>
          </w:rPr>
          <w:t>convertida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CMYK</w:t>
        </w:r>
      </w:ins>
      <w:ins w:id="125" w:author="Unknown Author" w:date="2013-06-30T17:39:00Z">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eps</w:t>
        </w:r>
        <w:proofErr w:type="spellEnd"/>
        <w:r>
          <w:rPr>
            <w:shd w:val="clear" w:color="auto" w:fill="FFFF00"/>
          </w:rPr>
          <w:t xml:space="preserve"> </w:t>
        </w:r>
        <w:proofErr w:type="spellStart"/>
        <w:r>
          <w:rPr>
            <w:shd w:val="clear" w:color="auto" w:fill="FFFF00"/>
          </w:rPr>
          <w:t>ou</w:t>
        </w:r>
        <w:proofErr w:type="spellEnd"/>
        <w:r>
          <w:rPr>
            <w:shd w:val="clear" w:color="auto" w:fill="FFFF00"/>
          </w:rPr>
          <w:t xml:space="preserve"> no </w:t>
        </w:r>
        <w:proofErr w:type="spellStart"/>
        <w:r>
          <w:rPr>
            <w:shd w:val="clear" w:color="auto" w:fill="FFFF00"/>
          </w:rPr>
          <w:t>formato</w:t>
        </w:r>
        <w:proofErr w:type="spellEnd"/>
        <w:r>
          <w:rPr>
            <w:shd w:val="clear" w:color="auto" w:fill="FFFF00"/>
          </w:rPr>
          <w:t xml:space="preserve"> </w:t>
        </w:r>
        <w:proofErr w:type="spellStart"/>
        <w:r>
          <w:rPr>
            <w:shd w:val="clear" w:color="auto" w:fill="FFFF00"/>
          </w:rPr>
          <w:t>ai</w:t>
        </w:r>
      </w:ins>
      <w:proofErr w:type="spellEnd"/>
    </w:p>
    <w:p w14:paraId="2A91EF81" w14:textId="77777777" w:rsidR="006004D0" w:rsidRDefault="003B43E1">
      <w:pPr>
        <w:numPr>
          <w:ilvl w:val="0"/>
          <w:numId w:val="3"/>
        </w:numPr>
      </w:pPr>
      <w:r>
        <w:t xml:space="preserve">1 version of the </w:t>
      </w:r>
      <w:ins w:id="126" w:author="Arnold Sandjaja" w:date="2013-05-17T15:40:00Z">
        <w:r>
          <w:rPr>
            <w:rFonts w:ascii="Arial Bold" w:hAnsi="Arial Bold"/>
          </w:rPr>
          <w:t xml:space="preserve">masthead </w:t>
        </w:r>
      </w:ins>
      <w:del w:id="127" w:author="Arnold Sandjaja" w:date="2013-05-17T15:40:00Z">
        <w:r>
          <w:rPr>
            <w:rFonts w:ascii="Arial Bold" w:hAnsi="Arial Bold"/>
          </w:rPr>
          <w:delText xml:space="preserve">logo </w:delText>
        </w:r>
      </w:del>
      <w:r>
        <w:t>in Adobe RGB (1998) for the web in JPG format</w:t>
      </w:r>
    </w:p>
    <w:p w14:paraId="3B9DEF6C" w14:textId="77777777" w:rsidR="006004D0" w:rsidRDefault="003B43E1">
      <w:pPr>
        <w:numPr>
          <w:ilvl w:val="0"/>
          <w:numId w:val="3"/>
        </w:numPr>
      </w:pPr>
      <w:ins w:id="128" w:author="Unknown Author" w:date="2013-06-30T17:39:00Z">
        <w:r>
          <w:rPr>
            <w:shd w:val="clear" w:color="auto" w:fill="FFFF00"/>
          </w:rPr>
          <w:t xml:space="preserve">1 </w:t>
        </w:r>
        <w:proofErr w:type="spellStart"/>
        <w:r>
          <w:rPr>
            <w:shd w:val="clear" w:color="auto" w:fill="FFFF00"/>
          </w:rPr>
          <w:t>versão</w:t>
        </w:r>
        <w:proofErr w:type="spellEnd"/>
        <w:r>
          <w:rPr>
            <w:shd w:val="clear" w:color="auto" w:fill="FFFF00"/>
          </w:rPr>
          <w:t xml:space="preserve"> do </w:t>
        </w:r>
        <w:proofErr w:type="spellStart"/>
        <w:r>
          <w:rPr>
            <w:shd w:val="clear" w:color="auto" w:fill="FFFF00"/>
          </w:rPr>
          <w:t>cabeçalho</w:t>
        </w:r>
        <w:proofErr w:type="spellEnd"/>
        <w:r>
          <w:rPr>
            <w:shd w:val="clear" w:color="auto" w:fill="FFFF00"/>
          </w:rPr>
          <w:t xml:space="preserve"> no </w:t>
        </w:r>
        <w:proofErr w:type="spellStart"/>
        <w:r>
          <w:rPr>
            <w:shd w:val="clear" w:color="auto" w:fill="FFFF00"/>
          </w:rPr>
          <w:t>formato</w:t>
        </w:r>
        <w:proofErr w:type="spellEnd"/>
        <w:r>
          <w:rPr>
            <w:shd w:val="clear" w:color="auto" w:fill="FFFF00"/>
          </w:rPr>
          <w:t xml:space="preserve"> Adobe RGB (1998) </w:t>
        </w:r>
        <w:proofErr w:type="spellStart"/>
        <w:r>
          <w:rPr>
            <w:shd w:val="clear" w:color="auto" w:fill="FFFF00"/>
          </w:rPr>
          <w:t>para</w:t>
        </w:r>
        <w:proofErr w:type="spellEnd"/>
        <w:r>
          <w:rPr>
            <w:shd w:val="clear" w:color="auto" w:fill="FFFF00"/>
          </w:rPr>
          <w:t xml:space="preserve"> web no </w:t>
        </w:r>
      </w:ins>
      <w:proofErr w:type="spellStart"/>
      <w:ins w:id="129" w:author="Unknown Author" w:date="2013-06-30T17:40:00Z">
        <w:r>
          <w:rPr>
            <w:shd w:val="clear" w:color="auto" w:fill="FFFF00"/>
          </w:rPr>
          <w:t>formato</w:t>
        </w:r>
        <w:proofErr w:type="spellEnd"/>
        <w:r>
          <w:rPr>
            <w:shd w:val="clear" w:color="auto" w:fill="FFFF00"/>
          </w:rPr>
          <w:t xml:space="preserve"> JPG</w:t>
        </w:r>
      </w:ins>
    </w:p>
    <w:p w14:paraId="34F6C79E" w14:textId="77777777" w:rsidR="006004D0" w:rsidRDefault="003B43E1">
      <w:pPr>
        <w:numPr>
          <w:ilvl w:val="0"/>
          <w:numId w:val="3"/>
        </w:numPr>
      </w:pPr>
      <w:r>
        <w:t>1 file PDF/X-4</w:t>
      </w:r>
      <w:proofErr w:type="gramStart"/>
      <w:r>
        <w:t>:2008</w:t>
      </w:r>
      <w:proofErr w:type="gramEnd"/>
      <w:r>
        <w:t xml:space="preserve"> file of the </w:t>
      </w:r>
      <w:ins w:id="130" w:author="Arnold Sandjaja" w:date="2013-05-17T15:40:00Z">
        <w:r>
          <w:rPr>
            <w:rFonts w:ascii="Arial Bold" w:hAnsi="Arial Bold"/>
          </w:rPr>
          <w:t xml:space="preserve">masthead </w:t>
        </w:r>
      </w:ins>
      <w:del w:id="131" w:author="Arnold Sandjaja" w:date="2013-05-17T15:40:00Z">
        <w:r>
          <w:rPr>
            <w:rFonts w:ascii="Arial Bold" w:hAnsi="Arial Bold"/>
          </w:rPr>
          <w:delText xml:space="preserve">logo </w:delText>
        </w:r>
      </w:del>
      <w:r>
        <w:t>in CMYK</w:t>
      </w:r>
      <w:ins w:id="132" w:author="Arnold Sandjaja" w:date="2013-06-20T17:40:00Z">
        <w:r>
          <w:rPr>
            <w:rFonts w:ascii="Arial Bold" w:hAnsi="Arial Bold"/>
          </w:rPr>
          <w:t xml:space="preserve"> </w:t>
        </w:r>
        <w:r>
          <w:t>on one single A4 sheet at both 15cm wide and 4cm wide (without any marks, bleed or colour bars)</w:t>
        </w:r>
      </w:ins>
    </w:p>
    <w:p w14:paraId="7A54D9E0" w14:textId="77777777" w:rsidR="006004D0" w:rsidRDefault="003B43E1">
      <w:pPr>
        <w:numPr>
          <w:ilvl w:val="0"/>
          <w:numId w:val="3"/>
        </w:numPr>
      </w:pPr>
      <w:ins w:id="133" w:author="Unknown Author" w:date="2013-06-30T17:43:00Z">
        <w:r>
          <w:rPr>
            <w:shd w:val="clear" w:color="auto" w:fill="FFFF00"/>
          </w:rPr>
          <w:t xml:space="preserve">1 </w:t>
        </w:r>
      </w:ins>
      <w:proofErr w:type="spellStart"/>
      <w:ins w:id="134" w:author="Unknown Author" w:date="2013-06-30T17:44:00Z">
        <w:r>
          <w:rPr>
            <w:shd w:val="clear" w:color="auto" w:fill="FFFF00"/>
          </w:rPr>
          <w:t>arquivo</w:t>
        </w:r>
        <w:proofErr w:type="spellEnd"/>
        <w:r>
          <w:rPr>
            <w:shd w:val="clear" w:color="auto" w:fill="FFFF00"/>
          </w:rPr>
          <w:t xml:space="preserve"> PDF/X4</w:t>
        </w:r>
        <w:proofErr w:type="gramStart"/>
        <w:r>
          <w:rPr>
            <w:shd w:val="clear" w:color="auto" w:fill="FFFF00"/>
          </w:rPr>
          <w:t>:2008</w:t>
        </w:r>
        <w:proofErr w:type="gramEnd"/>
        <w:r>
          <w:rPr>
            <w:shd w:val="clear" w:color="auto" w:fill="FFFF00"/>
          </w:rPr>
          <w:t xml:space="preserve"> </w:t>
        </w:r>
        <w:proofErr w:type="spellStart"/>
        <w:r>
          <w:rPr>
            <w:shd w:val="clear" w:color="auto" w:fill="FFFF00"/>
          </w:rPr>
          <w:t>em</w:t>
        </w:r>
        <w:proofErr w:type="spellEnd"/>
        <w:r>
          <w:rPr>
            <w:shd w:val="clear" w:color="auto" w:fill="FFFF00"/>
          </w:rPr>
          <w:t xml:space="preserve"> CMYK </w:t>
        </w:r>
        <w:proofErr w:type="spellStart"/>
        <w:r>
          <w:rPr>
            <w:shd w:val="clear" w:color="auto" w:fill="FFFF00"/>
          </w:rPr>
          <w:t>contendo</w:t>
        </w:r>
        <w:proofErr w:type="spellEnd"/>
        <w:r>
          <w:rPr>
            <w:shd w:val="clear" w:color="auto" w:fill="FFFF00"/>
          </w:rPr>
          <w:t xml:space="preserve"> 2 </w:t>
        </w:r>
        <w:proofErr w:type="spellStart"/>
        <w:r>
          <w:rPr>
            <w:shd w:val="clear" w:color="auto" w:fill="FFFF00"/>
          </w:rPr>
          <w:t>cabeçalhos</w:t>
        </w:r>
        <w:proofErr w:type="spellEnd"/>
        <w:r>
          <w:rPr>
            <w:shd w:val="clear" w:color="auto" w:fill="FFFF00"/>
          </w:rPr>
          <w:t xml:space="preserve"> um de 15 cm de </w:t>
        </w:r>
        <w:proofErr w:type="spellStart"/>
        <w:r>
          <w:rPr>
            <w:shd w:val="clear" w:color="auto" w:fill="FFFF00"/>
          </w:rPr>
          <w:t>largura</w:t>
        </w:r>
        <w:proofErr w:type="spellEnd"/>
        <w:r>
          <w:rPr>
            <w:shd w:val="clear" w:color="auto" w:fill="FFFF00"/>
          </w:rPr>
          <w:t xml:space="preserve"> e outro de 4 cm </w:t>
        </w:r>
        <w:proofErr w:type="spellStart"/>
        <w:r>
          <w:rPr>
            <w:shd w:val="clear" w:color="auto" w:fill="FFFF00"/>
          </w:rPr>
          <w:t>largura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uma</w:t>
        </w:r>
        <w:proofErr w:type="spellEnd"/>
        <w:r>
          <w:rPr>
            <w:shd w:val="clear" w:color="auto" w:fill="FFFF00"/>
          </w:rPr>
          <w:t xml:space="preserve"> </w:t>
        </w:r>
        <w:proofErr w:type="spellStart"/>
        <w:r>
          <w:rPr>
            <w:shd w:val="clear" w:color="auto" w:fill="FFFF00"/>
          </w:rPr>
          <w:t>única</w:t>
        </w:r>
        <w:proofErr w:type="spellEnd"/>
        <w:r>
          <w:rPr>
            <w:shd w:val="clear" w:color="auto" w:fill="FFFF00"/>
          </w:rPr>
          <w:t xml:space="preserve"> </w:t>
        </w:r>
        <w:proofErr w:type="spellStart"/>
        <w:r>
          <w:rPr>
            <w:shd w:val="clear" w:color="auto" w:fill="FFFF00"/>
          </w:rPr>
          <w:t>folha</w:t>
        </w:r>
        <w:proofErr w:type="spellEnd"/>
        <w:r>
          <w:rPr>
            <w:shd w:val="clear" w:color="auto" w:fill="FFFF00"/>
          </w:rPr>
          <w:t xml:space="preserve"> A4</w:t>
        </w:r>
      </w:ins>
      <w:ins w:id="135" w:author="Unknown Author" w:date="2013-06-30T17:56:00Z">
        <w:r>
          <w:rPr>
            <w:shd w:val="clear" w:color="auto" w:fill="FFFF00"/>
          </w:rPr>
          <w:t xml:space="preserve"> (</w:t>
        </w:r>
        <w:proofErr w:type="spellStart"/>
        <w:r>
          <w:rPr>
            <w:shd w:val="clear" w:color="auto" w:fill="FFFF00"/>
          </w:rPr>
          <w:t>sem</w:t>
        </w:r>
        <w:proofErr w:type="spellEnd"/>
        <w:r>
          <w:rPr>
            <w:shd w:val="clear" w:color="auto" w:fill="FFFF00"/>
          </w:rPr>
          <w:t xml:space="preserve"> </w:t>
        </w:r>
      </w:ins>
      <w:proofErr w:type="spellStart"/>
      <w:ins w:id="136" w:author="Unknown Author" w:date="2013-06-30T17:57:00Z">
        <w:r>
          <w:rPr>
            <w:shd w:val="clear" w:color="auto" w:fill="FFFF00"/>
          </w:rPr>
          <w:t>qualquer</w:t>
        </w:r>
        <w:proofErr w:type="spellEnd"/>
        <w:r>
          <w:rPr>
            <w:shd w:val="clear" w:color="auto" w:fill="FFFF00"/>
          </w:rPr>
          <w:t xml:space="preserve"> </w:t>
        </w:r>
        <w:proofErr w:type="spellStart"/>
        <w:r>
          <w:rPr>
            <w:shd w:val="clear" w:color="auto" w:fill="FFFF00"/>
          </w:rPr>
          <w:t>marca</w:t>
        </w:r>
        <w:proofErr w:type="spellEnd"/>
        <w:r>
          <w:rPr>
            <w:shd w:val="clear" w:color="auto" w:fill="FFFF00"/>
          </w:rPr>
          <w:t xml:space="preserve">, sangria e </w:t>
        </w:r>
        <w:proofErr w:type="spellStart"/>
        <w:r>
          <w:rPr>
            <w:shd w:val="clear" w:color="auto" w:fill="FFFF00"/>
          </w:rPr>
          <w:t>barras</w:t>
        </w:r>
        <w:proofErr w:type="spellEnd"/>
        <w:r>
          <w:rPr>
            <w:shd w:val="clear" w:color="auto" w:fill="FFFF00"/>
          </w:rPr>
          <w:t xml:space="preserve"> de cores)</w:t>
        </w:r>
      </w:ins>
    </w:p>
    <w:p w14:paraId="243772A5" w14:textId="77777777" w:rsidR="006004D0" w:rsidRDefault="003B43E1">
      <w:pPr>
        <w:numPr>
          <w:ilvl w:val="0"/>
          <w:numId w:val="3"/>
        </w:numPr>
      </w:pPr>
      <w:ins w:id="137" w:author="Arnold Sandjaja" w:date="2013-06-20T17:27:00Z">
        <w:r>
          <w:t xml:space="preserve">1 Printout </w:t>
        </w:r>
      </w:ins>
      <w:ins w:id="138" w:author="Arnold Sandjaja" w:date="2013-06-20T17:28:00Z">
        <w:r>
          <w:rPr>
            <w:rFonts w:ascii="Arial Bold" w:hAnsi="Arial Bold"/>
          </w:rPr>
          <w:t>masthead</w:t>
        </w:r>
      </w:ins>
      <w:ins w:id="139" w:author="Arnold Sandjaja" w:date="2013-06-20T17:40:00Z">
        <w:r>
          <w:rPr>
            <w:rFonts w:ascii="Arial Bold" w:hAnsi="Arial Bold"/>
          </w:rPr>
          <w:t xml:space="preserve"> </w:t>
        </w:r>
      </w:ins>
      <w:ins w:id="140" w:author="Arnold Sandjaja" w:date="2013-06-30T09:54:00Z">
        <w:r>
          <w:t xml:space="preserve">and mounted on cardboard </w:t>
        </w:r>
      </w:ins>
      <w:ins w:id="141" w:author="Arnold Sandjaja" w:date="2013-06-20T17:41:00Z">
        <w:r>
          <w:t>from</w:t>
        </w:r>
      </w:ins>
      <w:ins w:id="142" w:author="Arnold Sandjaja" w:date="2013-06-30T08:50:00Z">
        <w:r>
          <w:t xml:space="preserve"> </w:t>
        </w:r>
        <w:r>
          <w:rPr>
            <w:rFonts w:cs="Arial"/>
          </w:rPr>
          <w:t>the CMYK</w:t>
        </w:r>
      </w:ins>
      <w:ins w:id="143" w:author="Arnold Sandjaja" w:date="2013-06-20T17:41:00Z">
        <w:r>
          <w:t xml:space="preserve"> PDF/X-4</w:t>
        </w:r>
        <w:proofErr w:type="gramStart"/>
        <w:r>
          <w:t>:2008</w:t>
        </w:r>
        <w:proofErr w:type="gramEnd"/>
        <w:r>
          <w:t xml:space="preserve"> file</w:t>
        </w:r>
      </w:ins>
    </w:p>
    <w:p w14:paraId="7E35D89D" w14:textId="77777777" w:rsidR="006004D0" w:rsidRDefault="003B43E1">
      <w:pPr>
        <w:numPr>
          <w:ilvl w:val="0"/>
          <w:numId w:val="3"/>
        </w:numPr>
      </w:pPr>
      <w:del w:id="144" w:author="Arnold Sandjaja" w:date="2013-06-20T17:27:00Z">
        <w:r>
          <w:rPr>
            <w:shd w:val="clear" w:color="auto" w:fill="FFFF00"/>
          </w:rPr>
          <w:delText xml:space="preserve"> </w:delText>
        </w:r>
      </w:del>
      <w:del w:id="145" w:author="Arnold Sandjaja" w:date="2013-06-20T17:28:00Z">
        <w:r>
          <w:rPr>
            <w:shd w:val="clear" w:color="auto" w:fill="FFFF00"/>
          </w:rPr>
          <w:delText xml:space="preserve">printed </w:delText>
        </w:r>
      </w:del>
      <w:del w:id="146" w:author="Arnold Sandjaja" w:date="2013-06-20T17:40:00Z">
        <w:r>
          <w:rPr>
            <w:shd w:val="clear" w:color="auto" w:fill="FFFF00"/>
          </w:rPr>
          <w:delText>on one single A4 sheet at both 15cm wide and 4cm wide (without any marks, bleed or colour bars)</w:delText>
        </w:r>
      </w:del>
      <w:ins w:id="147" w:author="Unknown Author" w:date="2013-06-30T17:57:00Z">
        <w:r>
          <w:rPr>
            <w:shd w:val="clear" w:color="auto" w:fill="FFFF00"/>
          </w:rPr>
          <w:t xml:space="preserve">1 </w:t>
        </w:r>
        <w:proofErr w:type="spellStart"/>
        <w:r>
          <w:rPr>
            <w:shd w:val="clear" w:color="auto" w:fill="FFFF00"/>
          </w:rPr>
          <w:t>copia</w:t>
        </w:r>
        <w:proofErr w:type="spellEnd"/>
        <w:r>
          <w:rPr>
            <w:shd w:val="clear" w:color="auto" w:fill="FFFF00"/>
          </w:rPr>
          <w:t xml:space="preserve"> </w:t>
        </w:r>
        <w:proofErr w:type="spellStart"/>
        <w:r>
          <w:rPr>
            <w:shd w:val="clear" w:color="auto" w:fill="FFFF00"/>
          </w:rPr>
          <w:t>impressa</w:t>
        </w:r>
      </w:ins>
      <w:proofErr w:type="spellEnd"/>
      <w:ins w:id="148" w:author="Unknown Author" w:date="2013-06-30T17:58:00Z">
        <w:r>
          <w:rPr>
            <w:shd w:val="clear" w:color="auto" w:fill="FFFF00"/>
          </w:rPr>
          <w:t xml:space="preserve"> do </w:t>
        </w:r>
        <w:proofErr w:type="spellStart"/>
        <w:r>
          <w:rPr>
            <w:shd w:val="clear" w:color="auto" w:fill="FFFF00"/>
          </w:rPr>
          <w:t>arquivo</w:t>
        </w:r>
        <w:proofErr w:type="spellEnd"/>
        <w:r>
          <w:rPr>
            <w:shd w:val="clear" w:color="auto" w:fill="FFFF00"/>
          </w:rPr>
          <w:t xml:space="preserve"> </w:t>
        </w:r>
        <w:proofErr w:type="spellStart"/>
        <w:r>
          <w:rPr>
            <w:shd w:val="clear" w:color="auto" w:fill="FFFF00"/>
          </w:rPr>
          <w:t>acima</w:t>
        </w:r>
        <w:proofErr w:type="spellEnd"/>
        <w:r>
          <w:rPr>
            <w:shd w:val="clear" w:color="auto" w:fill="FFFF00"/>
          </w:rPr>
          <w:t xml:space="preserve"> </w:t>
        </w:r>
      </w:ins>
      <w:proofErr w:type="spellStart"/>
      <w:ins w:id="149" w:author="Unknown Author" w:date="2013-06-30T17:59:00Z">
        <w:r>
          <w:rPr>
            <w:shd w:val="clear" w:color="auto" w:fill="FFFF00"/>
          </w:rPr>
          <w:t>montada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pancha</w:t>
        </w:r>
        <w:proofErr w:type="spellEnd"/>
        <w:r>
          <w:rPr>
            <w:shd w:val="clear" w:color="auto" w:fill="FFFF00"/>
          </w:rPr>
          <w:t xml:space="preserve"> de </w:t>
        </w:r>
        <w:proofErr w:type="spellStart"/>
        <w:r>
          <w:rPr>
            <w:shd w:val="clear" w:color="auto" w:fill="FFFF00"/>
          </w:rPr>
          <w:t>apresentacao</w:t>
        </w:r>
        <w:proofErr w:type="spellEnd"/>
        <w:r>
          <w:rPr>
            <w:shd w:val="clear" w:color="auto" w:fill="FFFF00"/>
          </w:rPr>
          <w:t xml:space="preserve"> </w:t>
        </w:r>
        <w:proofErr w:type="spellStart"/>
        <w:r>
          <w:rPr>
            <w:shd w:val="clear" w:color="auto" w:fill="FFFF00"/>
          </w:rPr>
          <w:t>fornecida</w:t>
        </w:r>
      </w:ins>
      <w:proofErr w:type="spellEnd"/>
    </w:p>
    <w:p w14:paraId="72C3F379" w14:textId="77777777" w:rsidR="006004D0" w:rsidRDefault="006004D0"/>
    <w:p w14:paraId="62604D49" w14:textId="77777777" w:rsidR="006004D0" w:rsidRDefault="006004D0"/>
    <w:p w14:paraId="2381CBC1" w14:textId="77777777" w:rsidR="00ED5DEC" w:rsidRDefault="00ED5DEC">
      <w:pPr>
        <w:pStyle w:val="Heading4A"/>
      </w:pPr>
    </w:p>
    <w:p w14:paraId="4572639C" w14:textId="77777777" w:rsidR="00ED5DEC" w:rsidRDefault="00ED5DEC">
      <w:pPr>
        <w:pStyle w:val="Heading4A"/>
      </w:pPr>
    </w:p>
    <w:p w14:paraId="50642FDD" w14:textId="77777777" w:rsidR="006004D0" w:rsidRDefault="003B43E1">
      <w:pPr>
        <w:pStyle w:val="Heading4A"/>
      </w:pPr>
      <w:r>
        <w:rPr>
          <w:rFonts w:ascii="Arial Bold" w:hAnsi="Arial Bold"/>
          <w:b w:val="0"/>
          <w:color w:val="000000"/>
          <w:sz w:val="24"/>
        </w:rPr>
        <w:t>TASK 2</w:t>
      </w:r>
    </w:p>
    <w:p w14:paraId="2E8D031C" w14:textId="77777777" w:rsidR="006004D0" w:rsidRDefault="003B43E1">
      <w:pPr>
        <w:pStyle w:val="Heading4A"/>
      </w:pPr>
      <w:proofErr w:type="spellStart"/>
      <w:ins w:id="150" w:author="Unknown Author" w:date="2013-06-30T18:02:00Z">
        <w:r>
          <w:rPr>
            <w:rFonts w:ascii="Arial Bold" w:hAnsi="Arial Bold"/>
            <w:b w:val="0"/>
            <w:color w:val="000000"/>
            <w:sz w:val="24"/>
            <w:shd w:val="clear" w:color="auto" w:fill="FFFF00"/>
          </w:rPr>
          <w:t>Tarefa</w:t>
        </w:r>
        <w:proofErr w:type="spellEnd"/>
        <w:r>
          <w:rPr>
            <w:rFonts w:ascii="Arial Bold" w:hAnsi="Arial Bold"/>
            <w:b w:val="0"/>
            <w:color w:val="000000"/>
            <w:sz w:val="24"/>
            <w:shd w:val="clear" w:color="auto" w:fill="FFFF00"/>
          </w:rPr>
          <w:t xml:space="preserve"> 2</w:t>
        </w:r>
      </w:ins>
    </w:p>
    <w:p w14:paraId="72BD0A22" w14:textId="77777777" w:rsidR="006004D0" w:rsidRDefault="003B43E1">
      <w:del w:id="151" w:author="Arnold Sandjaja" w:date="2013-06-30T08:50:00Z">
        <w:r>
          <w:rPr>
            <w:rFonts w:ascii="Arial Bold" w:hAnsi="Arial Bold"/>
          </w:rPr>
          <w:delText xml:space="preserve">Design of a </w:delText>
        </w:r>
      </w:del>
      <w:ins w:id="152" w:author="Arnold Sandjaja" w:date="2013-06-30T08:50:00Z">
        <w:r>
          <w:rPr>
            <w:rFonts w:ascii="Arial Bold" w:hAnsi="Arial Bold"/>
          </w:rPr>
          <w:t>M</w:t>
        </w:r>
      </w:ins>
      <w:del w:id="153" w:author="Arnold Sandjaja" w:date="2013-06-30T08:50:00Z">
        <w:r>
          <w:rPr>
            <w:rFonts w:ascii="Arial Bold" w:hAnsi="Arial Bold"/>
          </w:rPr>
          <w:delText>m</w:delText>
        </w:r>
      </w:del>
      <w:r>
        <w:rPr>
          <w:rFonts w:ascii="Arial Bold" w:hAnsi="Arial Bold"/>
        </w:rPr>
        <w:t>agazine</w:t>
      </w:r>
      <w:ins w:id="154" w:author="Arnold Sandjaja" w:date="2013-06-30T08:50:00Z">
        <w:r>
          <w:rPr>
            <w:rFonts w:ascii="Arial Bold" w:hAnsi="Arial Bold"/>
          </w:rPr>
          <w:t xml:space="preserve"> Design</w:t>
        </w:r>
      </w:ins>
    </w:p>
    <w:p w14:paraId="593AA6B2" w14:textId="77777777" w:rsidR="006004D0" w:rsidRDefault="003B43E1">
      <w:ins w:id="155" w:author="Unknown Author" w:date="2013-06-30T18:02:00Z">
        <w:r>
          <w:rPr>
            <w:rFonts w:ascii="Arial Bold" w:hAnsi="Arial Bold"/>
            <w:shd w:val="clear" w:color="auto" w:fill="FFFF00"/>
          </w:rPr>
          <w:t xml:space="preserve">Design de </w:t>
        </w:r>
        <w:proofErr w:type="spellStart"/>
        <w:r>
          <w:rPr>
            <w:rFonts w:ascii="Arial Bold" w:hAnsi="Arial Bold"/>
            <w:shd w:val="clear" w:color="auto" w:fill="FFFF00"/>
          </w:rPr>
          <w:t>revista</w:t>
        </w:r>
      </w:ins>
      <w:proofErr w:type="spellEnd"/>
    </w:p>
    <w:p w14:paraId="3A19EDAE" w14:textId="77777777" w:rsidR="006004D0" w:rsidRDefault="003B43E1">
      <w:pPr>
        <w:numPr>
          <w:ilvl w:val="0"/>
          <w:numId w:val="9"/>
        </w:numPr>
      </w:pPr>
      <w:r>
        <w:t>Create a design for the front cover, back cover and spine</w:t>
      </w:r>
    </w:p>
    <w:p w14:paraId="0FBFFF16" w14:textId="77777777" w:rsidR="006004D0" w:rsidRDefault="003B43E1">
      <w:proofErr w:type="spellStart"/>
      <w:ins w:id="156" w:author="Unknown Author" w:date="2013-06-30T18:04:00Z">
        <w:r>
          <w:rPr>
            <w:shd w:val="clear" w:color="auto" w:fill="FFFF00"/>
          </w:rPr>
          <w:t>Crie</w:t>
        </w:r>
        <w:proofErr w:type="spellEnd"/>
        <w:r>
          <w:rPr>
            <w:shd w:val="clear" w:color="auto" w:fill="FFFF00"/>
          </w:rPr>
          <w:t xml:space="preserve"> um design </w:t>
        </w:r>
        <w:proofErr w:type="spellStart"/>
        <w:r>
          <w:rPr>
            <w:shd w:val="clear" w:color="auto" w:fill="FFFF00"/>
          </w:rPr>
          <w:t>para</w:t>
        </w:r>
        <w:proofErr w:type="spellEnd"/>
        <w:r>
          <w:rPr>
            <w:shd w:val="clear" w:color="auto" w:fill="FFFF00"/>
          </w:rPr>
          <w:t xml:space="preserve"> </w:t>
        </w:r>
        <w:proofErr w:type="spellStart"/>
        <w:r>
          <w:rPr>
            <w:shd w:val="clear" w:color="auto" w:fill="FFFF00"/>
          </w:rPr>
          <w:t>capa</w:t>
        </w:r>
        <w:proofErr w:type="spellEnd"/>
        <w:r>
          <w:rPr>
            <w:shd w:val="clear" w:color="auto" w:fill="FFFF00"/>
          </w:rPr>
          <w:t>, contra-</w:t>
        </w:r>
        <w:proofErr w:type="spellStart"/>
        <w:r>
          <w:rPr>
            <w:shd w:val="clear" w:color="auto" w:fill="FFFF00"/>
          </w:rPr>
          <w:t>capa</w:t>
        </w:r>
        <w:proofErr w:type="spellEnd"/>
        <w:r>
          <w:rPr>
            <w:shd w:val="clear" w:color="auto" w:fill="FFFF00"/>
          </w:rPr>
          <w:t xml:space="preserve"> e </w:t>
        </w:r>
        <w:proofErr w:type="spellStart"/>
        <w:r>
          <w:rPr>
            <w:shd w:val="clear" w:color="auto" w:fill="FFFF00"/>
          </w:rPr>
          <w:t>lombada</w:t>
        </w:r>
      </w:ins>
      <w:proofErr w:type="spellEnd"/>
    </w:p>
    <w:p w14:paraId="53A99E6C" w14:textId="77777777" w:rsidR="006004D0" w:rsidRDefault="003B43E1">
      <w:pPr>
        <w:numPr>
          <w:ilvl w:val="0"/>
          <w:numId w:val="9"/>
        </w:numPr>
      </w:pPr>
      <w:ins w:id="157" w:author="Michel Bulon" w:date="2013-06-21T13:10:00Z">
        <w:r>
          <w:t xml:space="preserve">Create a design </w:t>
        </w:r>
        <w:r>
          <w:rPr>
            <w:rStyle w:val="hps"/>
            <w:rFonts w:eastAsia="Times New Roman"/>
            <w:lang w:val="uz-Cyrl-UZ"/>
          </w:rPr>
          <w:t xml:space="preserve">for </w:t>
        </w:r>
      </w:ins>
      <w:ins w:id="158" w:author="Arnold Sandjaja" w:date="2013-06-30T08:51:00Z">
        <w:r>
          <w:rPr>
            <w:rStyle w:val="hps"/>
            <w:rFonts w:eastAsia="Times New Roman"/>
            <w:lang w:val="uz-Cyrl-UZ"/>
          </w:rPr>
          <w:t>page 3 of the magazine accommodating for the die-line of the cover</w:t>
        </w:r>
      </w:ins>
    </w:p>
    <w:p w14:paraId="2D2F6E40" w14:textId="77777777" w:rsidR="006004D0" w:rsidRDefault="003B43E1">
      <w:ins w:id="159" w:author="Unknown Author" w:date="2013-06-30T18:05:00Z">
        <w:r>
          <w:rPr>
            <w:rStyle w:val="hps"/>
            <w:rFonts w:eastAsia="Times New Roman"/>
            <w:shd w:val="clear" w:color="auto" w:fill="FFFF00"/>
            <w:lang w:val="uz-Cyrl-UZ"/>
          </w:rPr>
          <w:t>Crie um design para a pagina 3 da revista</w:t>
        </w:r>
      </w:ins>
      <w:ins w:id="160" w:author="Unknown Author" w:date="2013-06-30T18:09:00Z">
        <w:r>
          <w:rPr>
            <w:rStyle w:val="hps"/>
            <w:rFonts w:eastAsia="Times New Roman"/>
            <w:shd w:val="clear" w:color="auto" w:fill="FFFF00"/>
            <w:lang w:val="uz-Cyrl-UZ"/>
          </w:rPr>
          <w:t xml:space="preserve"> de modo que a faca da capa esteja encaixada com a página 3</w:t>
        </w:r>
      </w:ins>
      <w:del w:id="161" w:author="Arnold Sandjaja" w:date="2013-06-30T08:51:00Z">
        <w:r>
          <w:rPr>
            <w:rStyle w:val="hps"/>
            <w:rFonts w:eastAsia="Times New Roman"/>
            <w:shd w:val="clear" w:color="auto" w:fill="FFFF00"/>
            <w:lang w:val="uz-Cyrl-UZ"/>
          </w:rPr>
          <w:delText>one inside page of the magazine with single page linked to the</w:delText>
        </w:r>
        <w:r>
          <w:rPr>
            <w:rStyle w:val="shorttext"/>
            <w:rFonts w:eastAsia="Times New Roman"/>
            <w:shd w:val="clear" w:color="auto" w:fill="FFFF00"/>
            <w:lang w:val="uz-Cyrl-UZ"/>
          </w:rPr>
          <w:delText xml:space="preserve"> </w:delText>
        </w:r>
        <w:r>
          <w:rPr>
            <w:rStyle w:val="hps"/>
            <w:rFonts w:eastAsia="Times New Roman"/>
            <w:shd w:val="clear" w:color="auto" w:fill="FFFF00"/>
            <w:lang w:val="uz-Cyrl-UZ"/>
          </w:rPr>
          <w:delText>cover</w:delText>
        </w:r>
        <w:r>
          <w:rPr>
            <w:rStyle w:val="shorttext"/>
            <w:rFonts w:eastAsia="Times New Roman"/>
            <w:shd w:val="clear" w:color="auto" w:fill="FFFF00"/>
            <w:lang w:val="uz-Cyrl-UZ"/>
          </w:rPr>
          <w:delText xml:space="preserve"> </w:delText>
        </w:r>
        <w:r>
          <w:rPr>
            <w:rStyle w:val="hps"/>
            <w:rFonts w:eastAsia="Times New Roman"/>
            <w:shd w:val="clear" w:color="auto" w:fill="FFFF00"/>
            <w:lang w:val="uz-Cyrl-UZ"/>
          </w:rPr>
          <w:delText>and</w:delText>
        </w:r>
        <w:r>
          <w:rPr>
            <w:rStyle w:val="shorttext"/>
            <w:rFonts w:eastAsia="Times New Roman"/>
            <w:shd w:val="clear" w:color="auto" w:fill="FFFF00"/>
            <w:lang w:val="uz-Cyrl-UZ"/>
          </w:rPr>
          <w:delText xml:space="preserve"> </w:delText>
        </w:r>
        <w:r>
          <w:rPr>
            <w:rStyle w:val="hps"/>
            <w:rFonts w:eastAsia="Times New Roman"/>
            <w:shd w:val="clear" w:color="auto" w:fill="FFFF00"/>
            <w:lang w:val="uz-Cyrl-UZ"/>
          </w:rPr>
          <w:delText>the dieline</w:delText>
        </w:r>
      </w:del>
    </w:p>
    <w:p w14:paraId="0FA55F00" w14:textId="77777777" w:rsidR="006004D0" w:rsidRDefault="003B43E1">
      <w:pPr>
        <w:numPr>
          <w:ilvl w:val="0"/>
          <w:numId w:val="9"/>
        </w:numPr>
      </w:pPr>
      <w:del w:id="162" w:author="Arnold Sandjaja" w:date="2013-06-30T08:52:00Z">
        <w:r>
          <w:delText xml:space="preserve">Create a design </w:delText>
        </w:r>
        <w:r>
          <w:rPr>
            <w:rStyle w:val="hps"/>
            <w:rFonts w:eastAsia="Times New Roman"/>
            <w:lang w:val="uz-Cyrl-UZ"/>
          </w:rPr>
          <w:delText>for four</w:delText>
        </w:r>
        <w:r>
          <w:rPr>
            <w:rFonts w:eastAsia="Times New Roman"/>
            <w:lang w:val="uz-Cyrl-UZ"/>
          </w:rPr>
          <w:delText xml:space="preserve"> </w:delText>
        </w:r>
        <w:r>
          <w:rPr>
            <w:rStyle w:val="hps"/>
            <w:rFonts w:eastAsia="Times New Roman"/>
            <w:lang w:val="uz-Cyrl-UZ"/>
          </w:rPr>
          <w:delText>inside pages of the</w:delText>
        </w:r>
        <w:r>
          <w:rPr>
            <w:rFonts w:eastAsia="Times New Roman"/>
            <w:lang w:val="uz-Cyrl-UZ"/>
          </w:rPr>
          <w:delText xml:space="preserve"> </w:delText>
        </w:r>
        <w:r>
          <w:rPr>
            <w:rStyle w:val="hps"/>
            <w:rFonts w:eastAsia="Times New Roman"/>
            <w:lang w:val="uz-Cyrl-UZ"/>
          </w:rPr>
          <w:delText>magazine</w:delText>
        </w:r>
        <w:r>
          <w:rPr>
            <w:rFonts w:eastAsia="Times New Roman"/>
            <w:lang w:val="uz-Cyrl-UZ"/>
          </w:rPr>
          <w:delText xml:space="preserve"> </w:delText>
        </w:r>
        <w:r>
          <w:rPr>
            <w:rStyle w:val="hps"/>
            <w:rFonts w:eastAsia="Times New Roman"/>
            <w:lang w:val="uz-Cyrl-UZ"/>
          </w:rPr>
          <w:delText>with two</w:delText>
        </w:r>
        <w:r>
          <w:rPr>
            <w:rFonts w:eastAsia="Times New Roman"/>
            <w:lang w:val="uz-Cyrl-UZ"/>
          </w:rPr>
          <w:delText xml:space="preserve"> </w:delText>
        </w:r>
        <w:r>
          <w:rPr>
            <w:rStyle w:val="hps"/>
            <w:rFonts w:eastAsia="Times New Roman"/>
            <w:lang w:val="uz-Cyrl-UZ"/>
          </w:rPr>
          <w:delText>double</w:delText>
        </w:r>
        <w:r>
          <w:rPr>
            <w:rFonts w:eastAsia="Times New Roman"/>
            <w:lang w:val="uz-Cyrl-UZ"/>
          </w:rPr>
          <w:delText xml:space="preserve"> </w:delText>
        </w:r>
        <w:r>
          <w:rPr>
            <w:rStyle w:val="hps"/>
            <w:rFonts w:eastAsia="Times New Roman"/>
            <w:lang w:val="uz-Cyrl-UZ"/>
          </w:rPr>
          <w:delText>pageeight of the pages of the magazine</w:delText>
        </w:r>
      </w:del>
      <w:ins w:id="163" w:author="Arnold Sandjaja" w:date="2013-06-30T08:52:00Z">
        <w:r>
          <w:rPr>
            <w:rStyle w:val="hps"/>
            <w:rFonts w:eastAsia="Times New Roman"/>
            <w:lang w:val="uz-Cyrl-UZ"/>
          </w:rPr>
          <w:t>Create two spreads for the magazine (pages 8&amp;9, 10&amp;11)</w:t>
        </w:r>
      </w:ins>
    </w:p>
    <w:p w14:paraId="563A3CFE" w14:textId="77777777" w:rsidR="006004D0" w:rsidRDefault="003B43E1">
      <w:ins w:id="164" w:author="Unknown Author" w:date="2013-06-30T18:06:00Z">
        <w:r>
          <w:rPr>
            <w:rStyle w:val="hps"/>
            <w:rFonts w:eastAsia="Times New Roman"/>
            <w:shd w:val="clear" w:color="auto" w:fill="FFFF00"/>
            <w:lang w:val="uz-Cyrl-UZ"/>
          </w:rPr>
          <w:t>Crie duas spreads para a revista (nas pa</w:t>
        </w:r>
      </w:ins>
      <w:ins w:id="165" w:author="Unknown Author" w:date="2013-06-30T18:07:00Z">
        <w:r>
          <w:rPr>
            <w:rStyle w:val="hps"/>
            <w:rFonts w:eastAsia="Times New Roman"/>
            <w:shd w:val="clear" w:color="auto" w:fill="FFFF00"/>
            <w:lang w:val="uz-Cyrl-UZ"/>
          </w:rPr>
          <w:t>ginas 8&amp;9, 10&amp;11)</w:t>
        </w:r>
      </w:ins>
    </w:p>
    <w:p w14:paraId="1342CCBE" w14:textId="77777777" w:rsidR="006004D0" w:rsidRDefault="003B43E1">
      <w:pPr>
        <w:numPr>
          <w:ilvl w:val="0"/>
          <w:numId w:val="9"/>
        </w:numPr>
      </w:pPr>
      <w:r>
        <w:t xml:space="preserve">Include required text </w:t>
      </w:r>
      <w:ins w:id="166" w:author="Arnold Sandjaja" w:date="2013-06-30T08:53:00Z">
        <w:r>
          <w:t>i</w:t>
        </w:r>
      </w:ins>
      <w:del w:id="167" w:author="Arnold Sandjaja" w:date="2013-06-30T08:53:00Z">
        <w:r>
          <w:delText>o</w:delText>
        </w:r>
      </w:del>
      <w:r>
        <w:t>n the magazine</w:t>
      </w:r>
      <w:ins w:id="168" w:author="Arnold Sandjaja" w:date="2013-06-29T12:09:00Z">
        <w:r>
          <w:t xml:space="preserve"> (WSC2013_TP40_MOD2_PRE_EN_TEXT_FILES.docx)</w:t>
        </w:r>
      </w:ins>
    </w:p>
    <w:p w14:paraId="04B56128" w14:textId="77777777" w:rsidR="006004D0" w:rsidRDefault="003B43E1">
      <w:proofErr w:type="spellStart"/>
      <w:ins w:id="169" w:author="Unknown Author" w:date="2013-06-30T18:09:00Z">
        <w:r>
          <w:rPr>
            <w:shd w:val="clear" w:color="auto" w:fill="FFFF00"/>
          </w:rPr>
          <w:t>Inclua</w:t>
        </w:r>
        <w:proofErr w:type="spellEnd"/>
        <w:r>
          <w:rPr>
            <w:shd w:val="clear" w:color="auto" w:fill="FFFF00"/>
          </w:rPr>
          <w:t xml:space="preserve"> </w:t>
        </w:r>
        <w:proofErr w:type="spellStart"/>
        <w:r>
          <w:rPr>
            <w:shd w:val="clear" w:color="auto" w:fill="FFFF00"/>
          </w:rPr>
          <w:t>todo</w:t>
        </w:r>
        <w:proofErr w:type="spellEnd"/>
        <w:r>
          <w:rPr>
            <w:shd w:val="clear" w:color="auto" w:fill="FFFF00"/>
          </w:rPr>
          <w:t xml:space="preserve"> o </w:t>
        </w:r>
        <w:proofErr w:type="spellStart"/>
        <w:r>
          <w:rPr>
            <w:shd w:val="clear" w:color="auto" w:fill="FFFF00"/>
          </w:rPr>
          <w:t>texto</w:t>
        </w:r>
        <w:proofErr w:type="spellEnd"/>
        <w:r>
          <w:rPr>
            <w:shd w:val="clear" w:color="auto" w:fill="FFFF00"/>
          </w:rPr>
          <w:t xml:space="preserve"> </w:t>
        </w:r>
        <w:proofErr w:type="spellStart"/>
        <w:r>
          <w:rPr>
            <w:shd w:val="clear" w:color="auto" w:fill="FFFF00"/>
          </w:rPr>
          <w:t>requerido</w:t>
        </w:r>
        <w:proofErr w:type="spellEnd"/>
        <w:r>
          <w:rPr>
            <w:shd w:val="clear" w:color="auto" w:fill="FFFF00"/>
          </w:rPr>
          <w:t xml:space="preserve"> </w:t>
        </w:r>
        <w:proofErr w:type="spellStart"/>
        <w:proofErr w:type="gramStart"/>
        <w:r>
          <w:rPr>
            <w:shd w:val="clear" w:color="auto" w:fill="FFFF00"/>
          </w:rPr>
          <w:t>na</w:t>
        </w:r>
        <w:proofErr w:type="spellEnd"/>
        <w:proofErr w:type="gramEnd"/>
        <w:r>
          <w:rPr>
            <w:shd w:val="clear" w:color="auto" w:fill="FFFF00"/>
          </w:rPr>
          <w:t xml:space="preserve"> </w:t>
        </w:r>
        <w:proofErr w:type="spellStart"/>
        <w:r>
          <w:rPr>
            <w:shd w:val="clear" w:color="auto" w:fill="FFFF00"/>
          </w:rPr>
          <w:t>revista</w:t>
        </w:r>
      </w:ins>
      <w:proofErr w:type="spellEnd"/>
      <w:del w:id="170" w:author="Arnold Sandjaja" w:date="2013-06-30T08:53:00Z">
        <w:r>
          <w:rPr>
            <w:shd w:val="clear" w:color="auto" w:fill="FFFF00"/>
          </w:rPr>
          <w:delText xml:space="preserve">Using </w:delText>
        </w:r>
      </w:del>
      <w:del w:id="171" w:author="Arnold Sandjaja" w:date="2013-05-17T15:40:00Z">
        <w:r>
          <w:rPr>
            <w:shd w:val="clear" w:color="auto" w:fill="FFFF00"/>
          </w:rPr>
          <w:delText xml:space="preserve">logo </w:delText>
        </w:r>
      </w:del>
      <w:del w:id="172" w:author="Arnold Sandjaja" w:date="2013-06-30T08:54:00Z">
        <w:r>
          <w:rPr>
            <w:shd w:val="clear" w:color="auto" w:fill="FFFF00"/>
          </w:rPr>
          <w:delText>with CMYK on</w:delText>
        </w:r>
      </w:del>
      <w:del w:id="173" w:author="Arnold Sandjaja" w:date="2013-06-30T08:56:00Z">
        <w:r>
          <w:rPr>
            <w:shd w:val="clear" w:color="auto" w:fill="FFFF00"/>
          </w:rPr>
          <w:delText xml:space="preserve"> the magazine</w:delText>
        </w:r>
      </w:del>
      <w:del w:id="174" w:author="Arnold Sandjaja" w:date="2013-05-17T15:42:00Z">
        <w:r>
          <w:rPr>
            <w:shd w:val="clear" w:color="auto" w:fill="FFFF00"/>
          </w:rPr>
          <w:delText xml:space="preserve">The </w:delText>
        </w:r>
      </w:del>
      <w:del w:id="175" w:author="Arnold Sandjaja" w:date="2013-06-30T08:57:00Z">
        <w:r>
          <w:rPr>
            <w:shd w:val="clear" w:color="auto" w:fill="FFFF00"/>
          </w:rPr>
          <w:delText xml:space="preserve">logo at back cover exactly </w:delText>
        </w:r>
      </w:del>
      <w:del w:id="176" w:author="Arnold Sandjaja" w:date="2013-05-17T15:41:00Z">
        <w:r>
          <w:rPr>
            <w:shd w:val="clear" w:color="auto" w:fill="FFFF00"/>
          </w:rPr>
          <w:delText>2</w:delText>
        </w:r>
      </w:del>
      <w:del w:id="177" w:author="Arnold Sandjaja" w:date="2013-06-30T08:57:00Z">
        <w:r>
          <w:rPr>
            <w:shd w:val="clear" w:color="auto" w:fill="FFFF00"/>
          </w:rPr>
          <w:delText>5mm wide</w:delText>
        </w:r>
      </w:del>
    </w:p>
    <w:p w14:paraId="3D5CDDA0" w14:textId="77777777" w:rsidR="006004D0" w:rsidRDefault="003B43E1">
      <w:pPr>
        <w:numPr>
          <w:ilvl w:val="0"/>
          <w:numId w:val="9"/>
        </w:numPr>
      </w:pPr>
      <w:del w:id="178" w:author="Arnold Sandjaja" w:date="2013-06-30T09:03:00Z">
        <w:r>
          <w:delText xml:space="preserve">The </w:delText>
        </w:r>
      </w:del>
      <w:del w:id="179" w:author="Arnold Sandjaja" w:date="2013-06-30T08:58:00Z">
        <w:r>
          <w:delText xml:space="preserve">cover of </w:delText>
        </w:r>
      </w:del>
      <w:del w:id="180" w:author="Arnold Sandjaja" w:date="2013-06-30T09:03:00Z">
        <w:r>
          <w:delText xml:space="preserve">magazine </w:delText>
        </w:r>
      </w:del>
      <w:del w:id="181" w:author="Arnold Sandjaja" w:date="2013-06-30T08:58:00Z">
        <w:r>
          <w:delText xml:space="preserve">it </w:delText>
        </w:r>
      </w:del>
      <w:del w:id="182" w:author="Arnold Sandjaja" w:date="2013-06-30T09:03:00Z">
        <w:r>
          <w:delText xml:space="preserve">will be printed in CMYK and the customer requires you to use </w:delText>
        </w:r>
      </w:del>
      <w:del w:id="183" w:author="Arnold Sandjaja" w:date="2013-06-14T16:42:00Z">
        <w:r>
          <w:delText xml:space="preserve">a spot </w:delText>
        </w:r>
      </w:del>
      <w:del w:id="184" w:author="Arnold Sandjaja" w:date="2013-06-30T09:03:00Z">
        <w:r>
          <w:delText xml:space="preserve">varnishdieline and 1 spot colour (PMS 7549 C) on the front cover. You may also use </w:delText>
        </w:r>
      </w:del>
      <w:del w:id="185" w:author="Arnold Sandjaja" w:date="2013-06-14T16:43:00Z">
        <w:r>
          <w:delText xml:space="preserve">a spot </w:delText>
        </w:r>
      </w:del>
      <w:del w:id="186" w:author="Arnold Sandjaja" w:date="2013-06-30T09:03:00Z">
        <w:r>
          <w:delText>varnishdieline on the back cover and spine if you desire.</w:delText>
        </w:r>
      </w:del>
      <w:ins w:id="187" w:author="Arnold Sandjaja" w:date="2013-06-30T09:03:00Z">
        <w:r>
          <w:t>You must create a die-line for the cover</w:t>
        </w:r>
      </w:ins>
    </w:p>
    <w:p w14:paraId="2EAF0F67" w14:textId="77777777" w:rsidR="006004D0" w:rsidRDefault="003B43E1">
      <w:proofErr w:type="spellStart"/>
      <w:ins w:id="188" w:author="Unknown Author" w:date="2013-06-30T18:10:00Z">
        <w:r>
          <w:rPr>
            <w:shd w:val="clear" w:color="auto" w:fill="FFFF00"/>
          </w:rPr>
          <w:t>Você</w:t>
        </w:r>
        <w:proofErr w:type="spellEnd"/>
        <w:r>
          <w:rPr>
            <w:shd w:val="clear" w:color="auto" w:fill="FFFF00"/>
          </w:rPr>
          <w:t xml:space="preserve"> </w:t>
        </w:r>
        <w:proofErr w:type="spellStart"/>
        <w:r>
          <w:rPr>
            <w:shd w:val="clear" w:color="auto" w:fill="FFFF00"/>
          </w:rPr>
          <w:t>deve</w:t>
        </w:r>
        <w:proofErr w:type="spellEnd"/>
        <w:r>
          <w:rPr>
            <w:shd w:val="clear" w:color="auto" w:fill="FFFF00"/>
          </w:rPr>
          <w:t xml:space="preserve"> </w:t>
        </w:r>
        <w:proofErr w:type="spellStart"/>
        <w:r>
          <w:rPr>
            <w:shd w:val="clear" w:color="auto" w:fill="FFFF00"/>
          </w:rPr>
          <w:t>criar</w:t>
        </w:r>
        <w:proofErr w:type="spellEnd"/>
        <w:r>
          <w:rPr>
            <w:shd w:val="clear" w:color="auto" w:fill="FFFF00"/>
          </w:rPr>
          <w:t xml:space="preserve"> </w:t>
        </w:r>
        <w:proofErr w:type="spellStart"/>
        <w:r>
          <w:rPr>
            <w:shd w:val="clear" w:color="auto" w:fill="FFFF00"/>
          </w:rPr>
          <w:t>uma</w:t>
        </w:r>
        <w:proofErr w:type="spellEnd"/>
        <w:r>
          <w:rPr>
            <w:shd w:val="clear" w:color="auto" w:fill="FFFF00"/>
          </w:rPr>
          <w:t xml:space="preserve"> </w:t>
        </w:r>
        <w:proofErr w:type="spellStart"/>
        <w:r>
          <w:rPr>
            <w:shd w:val="clear" w:color="auto" w:fill="FFFF00"/>
          </w:rPr>
          <w:t>faca</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a </w:t>
        </w:r>
        <w:proofErr w:type="spellStart"/>
        <w:r>
          <w:rPr>
            <w:shd w:val="clear" w:color="auto" w:fill="FFFF00"/>
          </w:rPr>
          <w:t>capa</w:t>
        </w:r>
      </w:ins>
      <w:proofErr w:type="spellEnd"/>
    </w:p>
    <w:p w14:paraId="0CEEB8D0" w14:textId="77777777" w:rsidR="006004D0" w:rsidRDefault="003B43E1">
      <w:pPr>
        <w:numPr>
          <w:ilvl w:val="0"/>
          <w:numId w:val="9"/>
        </w:numPr>
      </w:pPr>
      <w:ins w:id="189" w:author="Michel Bulon" w:date="2013-06-12T21:26:00Z">
        <w:r>
          <w:t xml:space="preserve">The </w:t>
        </w:r>
      </w:ins>
      <w:del w:id="190" w:author="Arnold Sandjaja" w:date="2013-06-29T14:08:00Z">
        <w:r>
          <w:delText>interior</w:delText>
        </w:r>
      </w:del>
      <w:ins w:id="191" w:author="Arnold Sandjaja" w:date="2013-06-29T14:08:00Z">
        <w:r>
          <w:t>inside pages</w:t>
        </w:r>
      </w:ins>
      <w:ins w:id="192" w:author="Michel Bulon" w:date="2013-06-12T21:26:00Z">
        <w:r>
          <w:t xml:space="preserve"> </w:t>
        </w:r>
      </w:ins>
      <w:ins w:id="193" w:author="Arnold Sandjaja" w:date="2013-06-30T09:05:00Z">
        <w:r>
          <w:t>of the</w:t>
        </w:r>
      </w:ins>
      <w:del w:id="194" w:author="Arnold Sandjaja" w:date="2013-06-30T09:04:00Z">
        <w:r>
          <w:delText>of</w:delText>
        </w:r>
      </w:del>
      <w:ins w:id="195" w:author="Michel Bulon" w:date="2013-06-12T21:26:00Z">
        <w:r>
          <w:t xml:space="preserve"> magazine </w:t>
        </w:r>
      </w:ins>
      <w:del w:id="196" w:author="Arnold Sandjaja" w:date="2013-06-30T09:05:00Z">
        <w:r>
          <w:delText xml:space="preserve">it </w:delText>
        </w:r>
      </w:del>
      <w:ins w:id="197" w:author="Michel Bulon" w:date="2013-06-12T21:26:00Z">
        <w:r>
          <w:t xml:space="preserve">will be printed in 2 </w:t>
        </w:r>
      </w:ins>
      <w:del w:id="198" w:author="Arnold Sandjaja" w:date="2013-06-30T09:05:00Z">
        <w:r>
          <w:delText xml:space="preserve">spot </w:delText>
        </w:r>
      </w:del>
      <w:ins w:id="199" w:author="Michel Bulon" w:date="2013-06-12T21:26:00Z">
        <w:r>
          <w:t>colours (</w:t>
        </w:r>
      </w:ins>
      <w:ins w:id="200" w:author="Arnold Sandjaja" w:date="2013-06-30T09:06:00Z">
        <w:r>
          <w:t>B</w:t>
        </w:r>
      </w:ins>
      <w:ins w:id="201" w:author="Arnold Sandjaja" w:date="2013-06-30T09:05:00Z">
        <w:r>
          <w:t xml:space="preserve">lack and </w:t>
        </w:r>
      </w:ins>
      <w:ins w:id="202" w:author="Michel Bulon" w:date="2013-06-12T21:26:00Z">
        <w:r>
          <w:t>PMS 7549 C</w:t>
        </w:r>
      </w:ins>
      <w:del w:id="203" w:author="Arnold Sandjaja" w:date="2013-06-30T09:05:00Z">
        <w:r>
          <w:delText xml:space="preserve"> and Black</w:delText>
        </w:r>
      </w:del>
      <w:ins w:id="204" w:author="Michel Bulon" w:date="2013-06-12T21:26:00Z">
        <w:r>
          <w:t>)</w:t>
        </w:r>
      </w:ins>
    </w:p>
    <w:p w14:paraId="3D34C799" w14:textId="77777777" w:rsidR="006004D0" w:rsidRDefault="003B43E1">
      <w:ins w:id="205" w:author="Unknown Author" w:date="2013-06-30T18:11:00Z">
        <w:r>
          <w:rPr>
            <w:shd w:val="clear" w:color="auto" w:fill="FFFF00"/>
          </w:rPr>
          <w:t xml:space="preserve">As </w:t>
        </w:r>
        <w:proofErr w:type="spellStart"/>
        <w:r>
          <w:rPr>
            <w:shd w:val="clear" w:color="auto" w:fill="FFFF00"/>
          </w:rPr>
          <w:t>páginas</w:t>
        </w:r>
        <w:proofErr w:type="spellEnd"/>
        <w:r>
          <w:rPr>
            <w:shd w:val="clear" w:color="auto" w:fill="FFFF00"/>
          </w:rPr>
          <w:t xml:space="preserve"> </w:t>
        </w:r>
        <w:proofErr w:type="spellStart"/>
        <w:r>
          <w:rPr>
            <w:shd w:val="clear" w:color="auto" w:fill="FFFF00"/>
          </w:rPr>
          <w:t>internas</w:t>
        </w:r>
        <w:proofErr w:type="spellEnd"/>
        <w:r>
          <w:rPr>
            <w:shd w:val="clear" w:color="auto" w:fill="FFFF00"/>
          </w:rPr>
          <w:t xml:space="preserve"> </w:t>
        </w:r>
        <w:proofErr w:type="spellStart"/>
        <w:r>
          <w:rPr>
            <w:shd w:val="clear" w:color="auto" w:fill="FFFF00"/>
          </w:rPr>
          <w:t>serão</w:t>
        </w:r>
        <w:proofErr w:type="spellEnd"/>
        <w:r>
          <w:rPr>
            <w:shd w:val="clear" w:color="auto" w:fill="FFFF00"/>
          </w:rPr>
          <w:t xml:space="preserve"> </w:t>
        </w:r>
        <w:proofErr w:type="spellStart"/>
        <w:r>
          <w:rPr>
            <w:shd w:val="clear" w:color="auto" w:fill="FFFF00"/>
          </w:rPr>
          <w:t>impressas</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duas</w:t>
        </w:r>
        <w:proofErr w:type="spellEnd"/>
        <w:r>
          <w:rPr>
            <w:shd w:val="clear" w:color="auto" w:fill="FFFF00"/>
          </w:rPr>
          <w:t xml:space="preserve"> cores </w:t>
        </w:r>
        <w:proofErr w:type="gramStart"/>
        <w:r>
          <w:rPr>
            <w:shd w:val="clear" w:color="auto" w:fill="FFFF00"/>
          </w:rPr>
          <w:t>( K</w:t>
        </w:r>
        <w:proofErr w:type="gramEnd"/>
        <w:r>
          <w:rPr>
            <w:shd w:val="clear" w:color="auto" w:fill="FFFF00"/>
          </w:rPr>
          <w:t xml:space="preserve"> – </w:t>
        </w:r>
        <w:proofErr w:type="spellStart"/>
        <w:r>
          <w:rPr>
            <w:shd w:val="clear" w:color="auto" w:fill="FFFF00"/>
          </w:rPr>
          <w:t>Preto</w:t>
        </w:r>
        <w:proofErr w:type="spellEnd"/>
        <w:r>
          <w:rPr>
            <w:shd w:val="clear" w:color="auto" w:fill="FFFF00"/>
          </w:rPr>
          <w:t xml:space="preserve"> e PMS 7549 C)</w:t>
        </w:r>
      </w:ins>
    </w:p>
    <w:p w14:paraId="2CDA0FBA" w14:textId="77777777" w:rsidR="006004D0" w:rsidRDefault="003B43E1">
      <w:pPr>
        <w:numPr>
          <w:ilvl w:val="0"/>
          <w:numId w:val="9"/>
        </w:numPr>
      </w:pPr>
      <w:r>
        <w:t xml:space="preserve">Include the barcode </w:t>
      </w:r>
      <w:del w:id="206" w:author="Arnold Sandjaja" w:date="2013-06-30T09:06:00Z">
        <w:r>
          <w:delText xml:space="preserve">in </w:delText>
        </w:r>
      </w:del>
      <w:ins w:id="207" w:author="Arnold Sandjaja" w:date="2013-06-30T09:06:00Z">
        <w:r>
          <w:t xml:space="preserve">with </w:t>
        </w:r>
      </w:ins>
      <w:r>
        <w:t>a white background; do not resize it and make sure it’s 100% black</w:t>
      </w:r>
      <w:ins w:id="208" w:author="Arnold Sandjaja" w:date="2013-06-29T12:10:00Z">
        <w:r>
          <w:t xml:space="preserve"> (WSC2013_TP40_MOD2_PRE_EN_BARCODE.eps)</w:t>
        </w:r>
      </w:ins>
    </w:p>
    <w:p w14:paraId="449A0F90" w14:textId="77777777" w:rsidR="006004D0" w:rsidRDefault="003B43E1">
      <w:proofErr w:type="spellStart"/>
      <w:ins w:id="209" w:author="Unknown Author" w:date="2013-06-30T18:11:00Z">
        <w:r>
          <w:rPr>
            <w:shd w:val="clear" w:color="auto" w:fill="FFFF00"/>
          </w:rPr>
          <w:t>Inclua</w:t>
        </w:r>
        <w:proofErr w:type="spellEnd"/>
        <w:r>
          <w:rPr>
            <w:shd w:val="clear" w:color="auto" w:fill="FFFF00"/>
          </w:rPr>
          <w:t xml:space="preserve"> o </w:t>
        </w:r>
        <w:proofErr w:type="spellStart"/>
        <w:r>
          <w:rPr>
            <w:shd w:val="clear" w:color="auto" w:fill="FFFF00"/>
          </w:rPr>
          <w:t>código</w:t>
        </w:r>
        <w:proofErr w:type="spellEnd"/>
        <w:r>
          <w:rPr>
            <w:shd w:val="clear" w:color="auto" w:fill="FFFF00"/>
          </w:rPr>
          <w:t xml:space="preserve"> de </w:t>
        </w:r>
        <w:proofErr w:type="spellStart"/>
        <w:r>
          <w:rPr>
            <w:shd w:val="clear" w:color="auto" w:fill="FFFF00"/>
          </w:rPr>
          <w:t>barras</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um </w:t>
        </w:r>
        <w:proofErr w:type="spellStart"/>
        <w:r>
          <w:rPr>
            <w:shd w:val="clear" w:color="auto" w:fill="FFFF00"/>
          </w:rPr>
          <w:t>fundo</w:t>
        </w:r>
        <w:proofErr w:type="spellEnd"/>
        <w:r>
          <w:rPr>
            <w:shd w:val="clear" w:color="auto" w:fill="FFFF00"/>
          </w:rPr>
          <w:t xml:space="preserve"> </w:t>
        </w:r>
        <w:proofErr w:type="spellStart"/>
        <w:r>
          <w:rPr>
            <w:shd w:val="clear" w:color="auto" w:fill="FFFF00"/>
          </w:rPr>
          <w:t>branco</w:t>
        </w:r>
        <w:proofErr w:type="spellEnd"/>
        <w:r>
          <w:rPr>
            <w:shd w:val="clear" w:color="auto" w:fill="FFFF00"/>
          </w:rPr>
          <w:t xml:space="preserve"> </w:t>
        </w:r>
        <w:proofErr w:type="spellStart"/>
        <w:r>
          <w:rPr>
            <w:shd w:val="clear" w:color="auto" w:fill="FFFF00"/>
          </w:rPr>
          <w:t>apropriado</w:t>
        </w:r>
        <w:proofErr w:type="spellEnd"/>
        <w:r>
          <w:rPr>
            <w:shd w:val="clear" w:color="auto" w:fill="FFFF00"/>
          </w:rPr>
          <w:t xml:space="preserve">, </w:t>
        </w:r>
        <w:proofErr w:type="spellStart"/>
        <w:r>
          <w:rPr>
            <w:shd w:val="clear" w:color="auto" w:fill="FFFF00"/>
          </w:rPr>
          <w:t>n</w:t>
        </w:r>
      </w:ins>
      <w:ins w:id="210" w:author="Unknown Author" w:date="2013-06-30T18:12:00Z">
        <w:r>
          <w:rPr>
            <w:shd w:val="clear" w:color="auto" w:fill="FFFF00"/>
          </w:rPr>
          <w:t>ão</w:t>
        </w:r>
        <w:proofErr w:type="spellEnd"/>
        <w:r>
          <w:rPr>
            <w:shd w:val="clear" w:color="auto" w:fill="FFFF00"/>
          </w:rPr>
          <w:t xml:space="preserve"> </w:t>
        </w:r>
        <w:proofErr w:type="spellStart"/>
        <w:r>
          <w:rPr>
            <w:shd w:val="clear" w:color="auto" w:fill="FFFF00"/>
          </w:rPr>
          <w:t>redimensione</w:t>
        </w:r>
        <w:proofErr w:type="spellEnd"/>
        <w:r>
          <w:rPr>
            <w:shd w:val="clear" w:color="auto" w:fill="FFFF00"/>
          </w:rPr>
          <w:t xml:space="preserve"> e </w:t>
        </w:r>
        <w:proofErr w:type="spellStart"/>
        <w:r>
          <w:rPr>
            <w:shd w:val="clear" w:color="auto" w:fill="FFFF00"/>
          </w:rPr>
          <w:t>esteja</w:t>
        </w:r>
        <w:proofErr w:type="spellEnd"/>
        <w:r>
          <w:rPr>
            <w:shd w:val="clear" w:color="auto" w:fill="FFFF00"/>
          </w:rPr>
          <w:t xml:space="preserve"> </w:t>
        </w:r>
        <w:proofErr w:type="spellStart"/>
        <w:r>
          <w:rPr>
            <w:shd w:val="clear" w:color="auto" w:fill="FFFF00"/>
          </w:rPr>
          <w:t>certo</w:t>
        </w:r>
        <w:proofErr w:type="spellEnd"/>
        <w:r>
          <w:rPr>
            <w:shd w:val="clear" w:color="auto" w:fill="FFFF00"/>
          </w:rPr>
          <w:t xml:space="preserve"> </w:t>
        </w:r>
        <w:proofErr w:type="spellStart"/>
        <w:r>
          <w:rPr>
            <w:shd w:val="clear" w:color="auto" w:fill="FFFF00"/>
          </w:rPr>
          <w:t>que</w:t>
        </w:r>
        <w:proofErr w:type="spellEnd"/>
        <w:r>
          <w:rPr>
            <w:shd w:val="clear" w:color="auto" w:fill="FFFF00"/>
          </w:rPr>
          <w:t xml:space="preserve"> </w:t>
        </w:r>
        <w:proofErr w:type="spellStart"/>
        <w:r>
          <w:rPr>
            <w:shd w:val="clear" w:color="auto" w:fill="FFFF00"/>
          </w:rPr>
          <w:t>ele</w:t>
        </w:r>
        <w:proofErr w:type="spellEnd"/>
        <w:r>
          <w:rPr>
            <w:shd w:val="clear" w:color="auto" w:fill="FFFF00"/>
          </w:rPr>
          <w:t xml:space="preserve"> </w:t>
        </w:r>
        <w:proofErr w:type="spellStart"/>
        <w:r>
          <w:rPr>
            <w:shd w:val="clear" w:color="auto" w:fill="FFFF00"/>
          </w:rPr>
          <w:t>está</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100% K – </w:t>
        </w:r>
        <w:proofErr w:type="spellStart"/>
        <w:r>
          <w:rPr>
            <w:shd w:val="clear" w:color="auto" w:fill="FFFF00"/>
          </w:rPr>
          <w:t>Preto</w:t>
        </w:r>
        <w:proofErr w:type="spellEnd"/>
        <w:r>
          <w:rPr>
            <w:shd w:val="clear" w:color="auto" w:fill="FFFF00"/>
          </w:rPr>
          <w:t xml:space="preserve"> (WSC2013_TP40_MOD2_PRE_EN_BARCODE.eps)</w:t>
        </w:r>
      </w:ins>
    </w:p>
    <w:p w14:paraId="6553DB9B" w14:textId="77777777" w:rsidR="006004D0" w:rsidRDefault="003B43E1">
      <w:pPr>
        <w:numPr>
          <w:ilvl w:val="0"/>
          <w:numId w:val="9"/>
        </w:numPr>
      </w:pPr>
      <w:del w:id="211" w:author="Arnold Sandjaja" w:date="2013-06-30T09:07:00Z">
        <w:r>
          <w:delText>Use any of</w:delText>
        </w:r>
      </w:del>
      <w:del w:id="212" w:author="Arnold Sandjaja" w:date="2013-06-30T09:13:00Z">
        <w:r>
          <w:delText xml:space="preserve"> the supplied images </w:delText>
        </w:r>
      </w:del>
      <w:del w:id="213" w:author="Arnold Sandjaja" w:date="2013-06-30T09:07:00Z">
        <w:r>
          <w:delText xml:space="preserve">to design </w:delText>
        </w:r>
      </w:del>
      <w:del w:id="214" w:author="Arnold Sandjaja" w:date="2013-06-30T09:13:00Z">
        <w:r>
          <w:delText xml:space="preserve">your Magazine </w:delText>
        </w:r>
      </w:del>
      <w:del w:id="215" w:author="Arnold Sandjaja" w:date="2013-06-30T09:07:00Z">
        <w:r>
          <w:delText>o</w:delText>
        </w:r>
      </w:del>
      <w:ins w:id="216" w:author="Arnold Sandjaja" w:date="2013-06-30T09:08:00Z">
        <w:r>
          <w:t xml:space="preserve">You may </w:t>
        </w:r>
      </w:ins>
      <w:del w:id="217" w:author="Arnold Sandjaja" w:date="2013-06-30T09:07:00Z">
        <w:r>
          <w:delText xml:space="preserve">r </w:delText>
        </w:r>
      </w:del>
      <w:r>
        <w:t>create your own illustration</w:t>
      </w:r>
      <w:ins w:id="218" w:author="Arnold Sandjaja" w:date="2013-06-30T09:08:00Z">
        <w:r>
          <w:t>s</w:t>
        </w:r>
      </w:ins>
    </w:p>
    <w:p w14:paraId="5D1CB069" w14:textId="77777777" w:rsidR="006004D0" w:rsidRDefault="003B43E1">
      <w:del w:id="219" w:author="Arnold Sandjaja" w:date="2013-06-30T09:08:00Z">
        <w:r>
          <w:rPr>
            <w:shd w:val="clear" w:color="auto" w:fill="FFFF00"/>
            <w:lang w:val="pt-BR"/>
          </w:rPr>
          <w:delText>Trapping must be used if necessary</w:delText>
        </w:r>
      </w:del>
      <w:ins w:id="220" w:author="Unknown Author" w:date="2013-06-30T18:12:00Z">
        <w:r>
          <w:rPr>
            <w:shd w:val="clear" w:color="auto" w:fill="FFFF00"/>
            <w:lang w:val="pt-BR"/>
          </w:rPr>
          <w:t>Você pode criar suas próprias ilustrações</w:t>
        </w:r>
      </w:ins>
    </w:p>
    <w:p w14:paraId="30A88396" w14:textId="77777777" w:rsidR="006004D0" w:rsidRDefault="006004D0"/>
    <w:p w14:paraId="4BCCEA5B" w14:textId="77777777" w:rsidR="006004D0" w:rsidRDefault="003B43E1">
      <w:r>
        <w:rPr>
          <w:rFonts w:ascii="Arial Bold" w:hAnsi="Arial Bold"/>
        </w:rPr>
        <w:t>Front Cover must include:</w:t>
      </w:r>
      <w:ins w:id="221" w:author="Unknown Author" w:date="2013-06-30T18:13:00Z">
        <w:r>
          <w:rPr>
            <w:rFonts w:ascii="Arial Bold" w:hAnsi="Arial Bold"/>
          </w:rPr>
          <w:t xml:space="preserve"> </w:t>
        </w:r>
        <w:r>
          <w:rPr>
            <w:rFonts w:ascii="Arial Bold" w:hAnsi="Arial Bold"/>
            <w:shd w:val="clear" w:color="auto" w:fill="FFFF00"/>
          </w:rPr>
          <w:t xml:space="preserve">A </w:t>
        </w:r>
        <w:proofErr w:type="spellStart"/>
        <w:r>
          <w:rPr>
            <w:rFonts w:ascii="Arial Bold" w:hAnsi="Arial Bold"/>
            <w:shd w:val="clear" w:color="auto" w:fill="FFFF00"/>
          </w:rPr>
          <w:t>Capa</w:t>
        </w:r>
        <w:proofErr w:type="spellEnd"/>
        <w:r>
          <w:rPr>
            <w:rFonts w:ascii="Arial Bold" w:hAnsi="Arial Bold"/>
            <w:shd w:val="clear" w:color="auto" w:fill="FFFF00"/>
          </w:rPr>
          <w:t xml:space="preserve"> </w:t>
        </w:r>
        <w:proofErr w:type="spellStart"/>
        <w:r>
          <w:rPr>
            <w:rFonts w:ascii="Arial Bold" w:hAnsi="Arial Bold"/>
            <w:shd w:val="clear" w:color="auto" w:fill="FFFF00"/>
          </w:rPr>
          <w:t>deve</w:t>
        </w:r>
        <w:proofErr w:type="spellEnd"/>
        <w:r>
          <w:rPr>
            <w:rFonts w:ascii="Arial Bold" w:hAnsi="Arial Bold"/>
            <w:shd w:val="clear" w:color="auto" w:fill="FFFF00"/>
          </w:rPr>
          <w:t xml:space="preserve"> </w:t>
        </w:r>
        <w:proofErr w:type="spellStart"/>
        <w:r>
          <w:rPr>
            <w:rFonts w:ascii="Arial Bold" w:hAnsi="Arial Bold"/>
            <w:shd w:val="clear" w:color="auto" w:fill="FFFF00"/>
          </w:rPr>
          <w:t>conter</w:t>
        </w:r>
        <w:proofErr w:type="spellEnd"/>
        <w:r>
          <w:rPr>
            <w:rFonts w:ascii="Arial Bold" w:hAnsi="Arial Bold"/>
            <w:shd w:val="clear" w:color="auto" w:fill="FFFF00"/>
          </w:rPr>
          <w:t>:</w:t>
        </w:r>
      </w:ins>
    </w:p>
    <w:p w14:paraId="0F478F3C" w14:textId="77777777" w:rsidR="006004D0" w:rsidRDefault="003B43E1">
      <w:pPr>
        <w:numPr>
          <w:ilvl w:val="0"/>
          <w:numId w:val="4"/>
        </w:numPr>
      </w:pPr>
      <w:ins w:id="222" w:author="Arnold Sandjaja" w:date="2013-05-17T15:44:00Z">
        <w:r>
          <w:rPr>
            <w:rFonts w:cs="Arial"/>
          </w:rPr>
          <w:t>Masthead</w:t>
        </w:r>
      </w:ins>
      <w:ins w:id="223" w:author="Unknown Author" w:date="2013-06-30T18:13:00Z">
        <w:r>
          <w:rPr>
            <w:rFonts w:cs="Arial"/>
          </w:rPr>
          <w:t xml:space="preserve"> – Logo </w:t>
        </w:r>
        <w:proofErr w:type="spellStart"/>
        <w:r>
          <w:rPr>
            <w:rFonts w:cs="Arial"/>
          </w:rPr>
          <w:t>cabeçalho</w:t>
        </w:r>
      </w:ins>
      <w:proofErr w:type="spellEnd"/>
    </w:p>
    <w:p w14:paraId="474EB309" w14:textId="77777777" w:rsidR="006004D0" w:rsidRDefault="003B43E1">
      <w:pPr>
        <w:numPr>
          <w:ilvl w:val="0"/>
          <w:numId w:val="4"/>
        </w:numPr>
      </w:pPr>
      <w:ins w:id="224" w:author="Arnold Sandjaja" w:date="2013-06-29T12:11:00Z">
        <w:r>
          <w:t>Selling Line</w:t>
        </w:r>
      </w:ins>
      <w:ins w:id="225" w:author="Unknown Author" w:date="2013-06-30T18:13:00Z">
        <w:r>
          <w:t xml:space="preserve"> – </w:t>
        </w:r>
        <w:proofErr w:type="spellStart"/>
        <w:r>
          <w:rPr>
            <w:shd w:val="clear" w:color="auto" w:fill="FFFF00"/>
          </w:rPr>
          <w:t>Veja</w:t>
        </w:r>
        <w:proofErr w:type="spellEnd"/>
        <w:r>
          <w:rPr>
            <w:shd w:val="clear" w:color="auto" w:fill="FFFF00"/>
          </w:rPr>
          <w:t xml:space="preserve"> o </w:t>
        </w:r>
        <w:proofErr w:type="spellStart"/>
        <w:r>
          <w:rPr>
            <w:shd w:val="clear" w:color="auto" w:fill="FFFF00"/>
          </w:rPr>
          <w:t>que</w:t>
        </w:r>
        <w:proofErr w:type="spellEnd"/>
        <w:r>
          <w:rPr>
            <w:shd w:val="clear" w:color="auto" w:fill="FFFF00"/>
          </w:rPr>
          <w:t xml:space="preserve"> é no </w:t>
        </w:r>
        <w:proofErr w:type="spellStart"/>
        <w:r>
          <w:rPr>
            <w:shd w:val="clear" w:color="auto" w:fill="FFFF00"/>
          </w:rPr>
          <w:t>apendice</w:t>
        </w:r>
      </w:ins>
      <w:proofErr w:type="spellEnd"/>
    </w:p>
    <w:p w14:paraId="313729A0" w14:textId="77777777" w:rsidR="006004D0" w:rsidRDefault="003B43E1">
      <w:pPr>
        <w:numPr>
          <w:ilvl w:val="0"/>
          <w:numId w:val="4"/>
        </w:numPr>
      </w:pPr>
      <w:del w:id="226" w:author="Arnold Sandjaja" w:date="2013-05-17T15:44:00Z">
        <w:r>
          <w:delText xml:space="preserve">The </w:delText>
        </w:r>
      </w:del>
      <w:ins w:id="227" w:author="Michel Bulon" w:date="2013-05-20T20:26:00Z">
        <w:r>
          <w:t>L</w:t>
        </w:r>
      </w:ins>
      <w:del w:id="228" w:author="Michel Bulon" w:date="2013-05-20T20:26:00Z">
        <w:r>
          <w:delText>l</w:delText>
        </w:r>
      </w:del>
      <w:r>
        <w:t>ogo</w:t>
      </w:r>
      <w:ins w:id="229" w:author="Arnold Sandjaja" w:date="2013-05-17T15:44:00Z">
        <w:r>
          <w:t xml:space="preserve"> %ATTAC</w:t>
        </w:r>
      </w:ins>
      <w:del w:id="230" w:author="Arnold Sandjaja" w:date="2013-05-17T15:45:00Z">
        <w:r>
          <w:delText>/ master head</w:delText>
        </w:r>
      </w:del>
      <w:ins w:id="231" w:author="Unknown Author" w:date="2013-06-30T18:13:00Z">
        <w:r>
          <w:t xml:space="preserve"> </w:t>
        </w:r>
        <w:proofErr w:type="gramStart"/>
        <w:r>
          <w:t>–  Logo</w:t>
        </w:r>
        <w:proofErr w:type="gramEnd"/>
        <w:r>
          <w:t xml:space="preserve"> %ATTAC</w:t>
        </w:r>
      </w:ins>
      <w:del w:id="232" w:author="Arnold Sandjaja" w:date="2013-06-20T17:30:00Z">
        <w:r>
          <w:delText>Tagline</w:delText>
        </w:r>
      </w:del>
    </w:p>
    <w:p w14:paraId="2C44B24C" w14:textId="77777777" w:rsidR="006004D0" w:rsidRDefault="003B43E1">
      <w:pPr>
        <w:numPr>
          <w:ilvl w:val="0"/>
          <w:numId w:val="4"/>
        </w:numPr>
      </w:pPr>
      <w:ins w:id="233" w:author="Michel Bulon" w:date="2013-05-20T20:26:00Z">
        <w:r>
          <w:t xml:space="preserve">Main </w:t>
        </w:r>
      </w:ins>
      <w:del w:id="234" w:author="Arnold Sandjaja" w:date="2013-06-29T14:27:00Z">
        <w:r>
          <w:delText xml:space="preserve">line </w:delText>
        </w:r>
      </w:del>
      <w:ins w:id="235" w:author="Michel Bulon" w:date="2013-05-20T20:26:00Z">
        <w:r>
          <w:t>cover</w:t>
        </w:r>
      </w:ins>
      <w:ins w:id="236" w:author="Arnold Sandjaja" w:date="2013-06-29T14:27:00Z">
        <w:r>
          <w:t xml:space="preserve"> line</w:t>
        </w:r>
      </w:ins>
      <w:ins w:id="237" w:author="Unknown Author" w:date="2013-06-30T18:13:00Z">
        <w:r>
          <w:t xml:space="preserve"> </w:t>
        </w:r>
      </w:ins>
      <w:ins w:id="238" w:author="Unknown Author" w:date="2013-06-30T18:14:00Z">
        <w:r>
          <w:t xml:space="preserve">– </w:t>
        </w:r>
        <w:proofErr w:type="spellStart"/>
        <w:r>
          <w:rPr>
            <w:shd w:val="clear" w:color="auto" w:fill="FFFF00"/>
          </w:rPr>
          <w:t>Chamada</w:t>
        </w:r>
        <w:proofErr w:type="spellEnd"/>
        <w:r>
          <w:rPr>
            <w:shd w:val="clear" w:color="auto" w:fill="FFFF00"/>
          </w:rPr>
          <w:t xml:space="preserve"> principal</w:t>
        </w:r>
      </w:ins>
    </w:p>
    <w:p w14:paraId="6278D8E9" w14:textId="77777777" w:rsidR="006004D0" w:rsidRDefault="003B43E1">
      <w:pPr>
        <w:numPr>
          <w:ilvl w:val="0"/>
          <w:numId w:val="4"/>
        </w:numPr>
      </w:pPr>
      <w:del w:id="239" w:author="Arnold Sandjaja" w:date="2013-06-29T14:27:00Z">
        <w:r>
          <w:delText xml:space="preserve">Main </w:delText>
        </w:r>
      </w:del>
      <w:proofErr w:type="gramStart"/>
      <w:ins w:id="240" w:author="Michel Bulon" w:date="2013-05-20T20:26:00Z">
        <w:r>
          <w:t>image</w:t>
        </w:r>
      </w:ins>
      <w:proofErr w:type="gramEnd"/>
      <w:ins w:id="241" w:author="Arnold Sandjaja" w:date="2013-06-30T09:08:00Z">
        <w:r>
          <w:t xml:space="preserve"> </w:t>
        </w:r>
      </w:ins>
      <w:ins w:id="242" w:author="Arnold Sandjaja" w:date="2013-06-30T09:09:00Z">
        <w:r>
          <w:t>(at least one)</w:t>
        </w:r>
      </w:ins>
      <w:ins w:id="243" w:author="Unknown Author" w:date="2013-06-30T18:14:00Z">
        <w:r>
          <w:t xml:space="preserve"> – </w:t>
        </w:r>
        <w:proofErr w:type="spellStart"/>
        <w:r>
          <w:rPr>
            <w:shd w:val="clear" w:color="auto" w:fill="FFFF00"/>
          </w:rPr>
          <w:t>pelo</w:t>
        </w:r>
        <w:proofErr w:type="spellEnd"/>
        <w:r>
          <w:rPr>
            <w:shd w:val="clear" w:color="auto" w:fill="FFFF00"/>
          </w:rPr>
          <w:t xml:space="preserve"> </w:t>
        </w:r>
        <w:proofErr w:type="spellStart"/>
        <w:r>
          <w:rPr>
            <w:shd w:val="clear" w:color="auto" w:fill="FFFF00"/>
          </w:rPr>
          <w:t>menos</w:t>
        </w:r>
        <w:proofErr w:type="spellEnd"/>
        <w:r>
          <w:rPr>
            <w:shd w:val="clear" w:color="auto" w:fill="FFFF00"/>
          </w:rPr>
          <w:t xml:space="preserve"> </w:t>
        </w:r>
        <w:proofErr w:type="spellStart"/>
        <w:r>
          <w:rPr>
            <w:shd w:val="clear" w:color="auto" w:fill="FFFF00"/>
          </w:rPr>
          <w:t>uma</w:t>
        </w:r>
        <w:proofErr w:type="spellEnd"/>
        <w:r>
          <w:rPr>
            <w:shd w:val="clear" w:color="auto" w:fill="FFFF00"/>
          </w:rPr>
          <w:t xml:space="preserve"> </w:t>
        </w:r>
        <w:proofErr w:type="spellStart"/>
        <w:r>
          <w:rPr>
            <w:shd w:val="clear" w:color="auto" w:fill="FFFF00"/>
          </w:rPr>
          <w:t>imagem</w:t>
        </w:r>
      </w:ins>
      <w:proofErr w:type="spellEnd"/>
    </w:p>
    <w:p w14:paraId="5126518A" w14:textId="77777777" w:rsidR="006004D0" w:rsidRDefault="003B43E1">
      <w:pPr>
        <w:numPr>
          <w:ilvl w:val="0"/>
          <w:numId w:val="4"/>
        </w:numPr>
      </w:pPr>
      <w:r>
        <w:t>Cover lines</w:t>
      </w:r>
      <w:ins w:id="244" w:author="Unknown Author" w:date="2013-06-30T18:15:00Z">
        <w:r>
          <w:t xml:space="preserve"> – </w:t>
        </w:r>
        <w:proofErr w:type="spellStart"/>
        <w:r>
          <w:rPr>
            <w:shd w:val="clear" w:color="auto" w:fill="FFFF00"/>
          </w:rPr>
          <w:t>três</w:t>
        </w:r>
        <w:proofErr w:type="spellEnd"/>
        <w:r>
          <w:rPr>
            <w:shd w:val="clear" w:color="auto" w:fill="FFFF00"/>
          </w:rPr>
          <w:t xml:space="preserve"> </w:t>
        </w:r>
        <w:proofErr w:type="spellStart"/>
        <w:r>
          <w:rPr>
            <w:shd w:val="clear" w:color="auto" w:fill="FFFF00"/>
          </w:rPr>
          <w:t>outras</w:t>
        </w:r>
        <w:proofErr w:type="spellEnd"/>
        <w:r>
          <w:rPr>
            <w:shd w:val="clear" w:color="auto" w:fill="FFFF00"/>
          </w:rPr>
          <w:t xml:space="preserve"> </w:t>
        </w:r>
        <w:proofErr w:type="spellStart"/>
        <w:r>
          <w:rPr>
            <w:shd w:val="clear" w:color="auto" w:fill="FFFF00"/>
          </w:rPr>
          <w:t>chamadas</w:t>
        </w:r>
        <w:proofErr w:type="spellEnd"/>
        <w:r>
          <w:rPr>
            <w:shd w:val="clear" w:color="auto" w:fill="FFFF00"/>
          </w:rPr>
          <w:t xml:space="preserve"> de </w:t>
        </w:r>
        <w:proofErr w:type="spellStart"/>
        <w:r>
          <w:rPr>
            <w:shd w:val="clear" w:color="auto" w:fill="FFFF00"/>
          </w:rPr>
          <w:t>matéria</w:t>
        </w:r>
      </w:ins>
      <w:proofErr w:type="spellEnd"/>
    </w:p>
    <w:p w14:paraId="4612EE61" w14:textId="77777777" w:rsidR="006004D0" w:rsidRDefault="003B43E1">
      <w:pPr>
        <w:numPr>
          <w:ilvl w:val="0"/>
          <w:numId w:val="4"/>
        </w:numPr>
      </w:pPr>
      <w:r>
        <w:t>Dateline</w:t>
      </w:r>
      <w:ins w:id="245" w:author="Unknown Author" w:date="2013-06-30T18:15:00Z">
        <w:r>
          <w:t xml:space="preserve"> – </w:t>
        </w:r>
        <w:r>
          <w:rPr>
            <w:shd w:val="clear" w:color="auto" w:fill="FFFF00"/>
          </w:rPr>
          <w:t xml:space="preserve">data de </w:t>
        </w:r>
        <w:proofErr w:type="spellStart"/>
        <w:r>
          <w:rPr>
            <w:shd w:val="clear" w:color="auto" w:fill="FFFF00"/>
          </w:rPr>
          <w:t>publicação</w:t>
        </w:r>
      </w:ins>
      <w:proofErr w:type="spellEnd"/>
    </w:p>
    <w:p w14:paraId="5F4FD182" w14:textId="77777777" w:rsidR="006004D0" w:rsidRDefault="003B43E1">
      <w:pPr>
        <w:numPr>
          <w:ilvl w:val="0"/>
          <w:numId w:val="4"/>
        </w:numPr>
      </w:pPr>
      <w:r>
        <w:t>Barcode</w:t>
      </w:r>
      <w:ins w:id="246" w:author="Unknown Author" w:date="2013-06-30T18:16:00Z">
        <w:r>
          <w:t xml:space="preserve"> – </w:t>
        </w:r>
        <w:proofErr w:type="spellStart"/>
        <w:r>
          <w:rPr>
            <w:shd w:val="clear" w:color="auto" w:fill="FFFF00"/>
          </w:rPr>
          <w:t>Código</w:t>
        </w:r>
        <w:proofErr w:type="spellEnd"/>
        <w:r>
          <w:rPr>
            <w:shd w:val="clear" w:color="auto" w:fill="FFFF00"/>
          </w:rPr>
          <w:t xml:space="preserve"> de </w:t>
        </w:r>
        <w:proofErr w:type="spellStart"/>
        <w:r>
          <w:rPr>
            <w:shd w:val="clear" w:color="auto" w:fill="FFFF00"/>
          </w:rPr>
          <w:t>barra</w:t>
        </w:r>
      </w:ins>
      <w:proofErr w:type="spellEnd"/>
    </w:p>
    <w:p w14:paraId="14255301" w14:textId="77777777" w:rsidR="006004D0" w:rsidRDefault="003B43E1">
      <w:pPr>
        <w:numPr>
          <w:ilvl w:val="0"/>
          <w:numId w:val="4"/>
        </w:numPr>
      </w:pPr>
      <w:r>
        <w:rPr>
          <w:shd w:val="clear" w:color="auto" w:fill="FFFF00"/>
        </w:rPr>
        <w:t>Splash</w:t>
      </w:r>
      <w:ins w:id="247" w:author="Arnold Sandjaja" w:date="2013-06-29T12:11:00Z">
        <w:r>
          <w:rPr>
            <w:shd w:val="clear" w:color="auto" w:fill="FFFF00"/>
          </w:rPr>
          <w:t>/</w:t>
        </w:r>
      </w:ins>
      <w:del w:id="248" w:author="Arnold Sandjaja" w:date="2013-06-29T12:11:00Z">
        <w:r>
          <w:rPr>
            <w:shd w:val="clear" w:color="auto" w:fill="FFFF00"/>
          </w:rPr>
          <w:delText>,</w:delText>
        </w:r>
      </w:del>
      <w:ins w:id="249" w:author="Michel Bulon" w:date="2013-06-12T21:07:00Z">
        <w:r>
          <w:rPr>
            <w:shd w:val="clear" w:color="auto" w:fill="FFFF00"/>
          </w:rPr>
          <w:t xml:space="preserve"> Seal</w:t>
        </w:r>
      </w:ins>
      <w:ins w:id="250" w:author="Arnold Sandjaja" w:date="2013-06-29T12:12:00Z">
        <w:r>
          <w:rPr>
            <w:shd w:val="clear" w:color="auto" w:fill="FFFF00"/>
          </w:rPr>
          <w:t>/</w:t>
        </w:r>
      </w:ins>
      <w:ins w:id="251" w:author="Michel Bulon" w:date="2013-06-12T21:15:00Z">
        <w:r>
          <w:rPr>
            <w:shd w:val="clear" w:color="auto" w:fill="FFFF00"/>
          </w:rPr>
          <w:t xml:space="preserve"> </w:t>
        </w:r>
      </w:ins>
      <w:del w:id="252" w:author="Arnold Sandjaja" w:date="2013-06-29T12:12:00Z">
        <w:r>
          <w:rPr>
            <w:shd w:val="clear" w:color="auto" w:fill="FFFF00"/>
          </w:rPr>
          <w:delText xml:space="preserve">or </w:delText>
        </w:r>
      </w:del>
      <w:ins w:id="253" w:author="Michel Bulon" w:date="2013-06-12T21:07:00Z">
        <w:r>
          <w:rPr>
            <w:shd w:val="clear" w:color="auto" w:fill="FFFF00"/>
          </w:rPr>
          <w:t>Flash</w:t>
        </w:r>
      </w:ins>
      <w:ins w:id="254" w:author="Arnold Sandjaja" w:date="2013-06-29T12:12:00Z">
        <w:r>
          <w:rPr>
            <w:shd w:val="clear" w:color="auto" w:fill="FFFF00"/>
          </w:rPr>
          <w:t>/</w:t>
        </w:r>
      </w:ins>
      <w:ins w:id="255" w:author="Michel Bulon" w:date="2013-06-12T21:07:00Z">
        <w:r>
          <w:rPr>
            <w:shd w:val="clear" w:color="auto" w:fill="FFFF00"/>
          </w:rPr>
          <w:t xml:space="preserve"> </w:t>
        </w:r>
      </w:ins>
      <w:del w:id="256" w:author="Arnold Sandjaja" w:date="2013-06-29T12:12:00Z">
        <w:r>
          <w:rPr>
            <w:shd w:val="clear" w:color="auto" w:fill="FFFF00"/>
          </w:rPr>
          <w:delText xml:space="preserve">and </w:delText>
        </w:r>
      </w:del>
      <w:ins w:id="257" w:author="Michel Bulon" w:date="2013-06-12T21:07:00Z">
        <w:r>
          <w:rPr>
            <w:shd w:val="clear" w:color="auto" w:fill="FFFF00"/>
          </w:rPr>
          <w:t>Slashes</w:t>
        </w:r>
      </w:ins>
      <w:ins w:id="258" w:author="Unknown Author" w:date="2013-06-30T18:16:00Z">
        <w:r>
          <w:rPr>
            <w:shd w:val="clear" w:color="auto" w:fill="FFFF00"/>
          </w:rPr>
          <w:t xml:space="preserve"> – Splash </w:t>
        </w:r>
        <w:proofErr w:type="spellStart"/>
        <w:r>
          <w:rPr>
            <w:shd w:val="clear" w:color="auto" w:fill="FFFF00"/>
          </w:rPr>
          <w:t>ver</w:t>
        </w:r>
        <w:proofErr w:type="spellEnd"/>
        <w:r>
          <w:rPr>
            <w:shd w:val="clear" w:color="auto" w:fill="FFFF00"/>
          </w:rPr>
          <w:t xml:space="preserve"> no </w:t>
        </w:r>
        <w:proofErr w:type="spellStart"/>
        <w:r>
          <w:rPr>
            <w:shd w:val="clear" w:color="auto" w:fill="FFFF00"/>
          </w:rPr>
          <w:t>apendice</w:t>
        </w:r>
      </w:ins>
      <w:proofErr w:type="spellEnd"/>
      <w:del w:id="259" w:author="Michel Bulon" w:date="2013-05-20T20:27:00Z">
        <w:r>
          <w:rPr>
            <w:shd w:val="clear" w:color="auto" w:fill="FFFF00"/>
          </w:rPr>
          <w:delText>Text for front cover</w:delText>
        </w:r>
      </w:del>
    </w:p>
    <w:p w14:paraId="76EDFA9E" w14:textId="77777777" w:rsidR="006004D0" w:rsidRDefault="003B43E1">
      <w:pPr>
        <w:numPr>
          <w:ilvl w:val="0"/>
          <w:numId w:val="4"/>
        </w:numPr>
      </w:pPr>
      <w:r>
        <w:t>Any other artwork you deem necessary</w:t>
      </w:r>
      <w:ins w:id="260" w:author="Unknown Author" w:date="2013-06-30T18:16:00Z">
        <w:r>
          <w:t xml:space="preserve"> – </w:t>
        </w:r>
        <w:proofErr w:type="spellStart"/>
        <w:r>
          <w:rPr>
            <w:shd w:val="clear" w:color="auto" w:fill="FFFF00"/>
          </w:rPr>
          <w:t>qualquer</w:t>
        </w:r>
        <w:proofErr w:type="spellEnd"/>
        <w:r>
          <w:rPr>
            <w:shd w:val="clear" w:color="auto" w:fill="FFFF00"/>
          </w:rPr>
          <w:t xml:space="preserve"> </w:t>
        </w:r>
        <w:proofErr w:type="spellStart"/>
        <w:r>
          <w:rPr>
            <w:shd w:val="clear" w:color="auto" w:fill="FFFF00"/>
          </w:rPr>
          <w:t>oputra</w:t>
        </w:r>
        <w:proofErr w:type="spellEnd"/>
        <w:r>
          <w:rPr>
            <w:shd w:val="clear" w:color="auto" w:fill="FFFF00"/>
          </w:rPr>
          <w:t xml:space="preserve"> arte </w:t>
        </w:r>
        <w:proofErr w:type="spellStart"/>
        <w:r>
          <w:rPr>
            <w:shd w:val="clear" w:color="auto" w:fill="FFFF00"/>
          </w:rPr>
          <w:t>que</w:t>
        </w:r>
        <w:proofErr w:type="spellEnd"/>
        <w:r>
          <w:rPr>
            <w:shd w:val="clear" w:color="auto" w:fill="FFFF00"/>
          </w:rPr>
          <w:t xml:space="preserve"> </w:t>
        </w:r>
        <w:proofErr w:type="spellStart"/>
        <w:r>
          <w:rPr>
            <w:shd w:val="clear" w:color="auto" w:fill="FFFF00"/>
          </w:rPr>
          <w:t>você</w:t>
        </w:r>
        <w:proofErr w:type="spellEnd"/>
        <w:r>
          <w:rPr>
            <w:shd w:val="clear" w:color="auto" w:fill="FFFF00"/>
          </w:rPr>
          <w:t xml:space="preserve"> a</w:t>
        </w:r>
      </w:ins>
      <w:ins w:id="261" w:author="Unknown Author" w:date="2013-06-30T18:17:00Z">
        <w:r>
          <w:rPr>
            <w:shd w:val="clear" w:color="auto" w:fill="FFFF00"/>
          </w:rPr>
          <w:t xml:space="preserve">che </w:t>
        </w:r>
        <w:proofErr w:type="spellStart"/>
        <w:r>
          <w:rPr>
            <w:shd w:val="clear" w:color="auto" w:fill="FFFF00"/>
          </w:rPr>
          <w:t>necessário</w:t>
        </w:r>
      </w:ins>
      <w:proofErr w:type="spellEnd"/>
    </w:p>
    <w:p w14:paraId="22B47483" w14:textId="77777777" w:rsidR="006004D0" w:rsidRDefault="006004D0"/>
    <w:p w14:paraId="7FE69BD4" w14:textId="77777777" w:rsidR="006004D0" w:rsidRDefault="003B43E1">
      <w:r>
        <w:rPr>
          <w:rFonts w:ascii="Arial Bold" w:hAnsi="Arial Bold"/>
        </w:rPr>
        <w:lastRenderedPageBreak/>
        <w:t>Back Cover must include:</w:t>
      </w:r>
      <w:ins w:id="262" w:author="Unknown Author" w:date="2013-06-30T18:17:00Z">
        <w:r>
          <w:rPr>
            <w:rFonts w:ascii="Arial Bold" w:hAnsi="Arial Bold"/>
          </w:rPr>
          <w:t xml:space="preserve"> </w:t>
        </w:r>
        <w:r>
          <w:rPr>
            <w:rFonts w:ascii="Arial Bold" w:hAnsi="Arial Bold"/>
            <w:shd w:val="clear" w:color="auto" w:fill="FFFF00"/>
          </w:rPr>
          <w:t xml:space="preserve">A contra </w:t>
        </w:r>
        <w:proofErr w:type="spellStart"/>
        <w:r>
          <w:rPr>
            <w:rFonts w:ascii="Arial Bold" w:hAnsi="Arial Bold"/>
            <w:shd w:val="clear" w:color="auto" w:fill="FFFF00"/>
          </w:rPr>
          <w:t>capa</w:t>
        </w:r>
        <w:proofErr w:type="spellEnd"/>
        <w:r>
          <w:rPr>
            <w:rFonts w:ascii="Arial Bold" w:hAnsi="Arial Bold"/>
            <w:shd w:val="clear" w:color="auto" w:fill="FFFF00"/>
          </w:rPr>
          <w:t xml:space="preserve"> </w:t>
        </w:r>
        <w:proofErr w:type="spellStart"/>
        <w:r>
          <w:rPr>
            <w:rFonts w:ascii="Arial Bold" w:hAnsi="Arial Bold"/>
            <w:shd w:val="clear" w:color="auto" w:fill="FFFF00"/>
          </w:rPr>
          <w:t>deve</w:t>
        </w:r>
        <w:proofErr w:type="spellEnd"/>
        <w:r>
          <w:rPr>
            <w:rFonts w:ascii="Arial Bold" w:hAnsi="Arial Bold"/>
            <w:shd w:val="clear" w:color="auto" w:fill="FFFF00"/>
          </w:rPr>
          <w:t xml:space="preserve"> </w:t>
        </w:r>
        <w:proofErr w:type="spellStart"/>
        <w:r>
          <w:rPr>
            <w:rFonts w:ascii="Arial Bold" w:hAnsi="Arial Bold"/>
            <w:shd w:val="clear" w:color="auto" w:fill="FFFF00"/>
          </w:rPr>
          <w:t>incluir</w:t>
        </w:r>
      </w:ins>
      <w:proofErr w:type="spellEnd"/>
    </w:p>
    <w:p w14:paraId="4CF516D7" w14:textId="77777777" w:rsidR="006004D0" w:rsidRDefault="003B43E1">
      <w:pPr>
        <w:numPr>
          <w:ilvl w:val="0"/>
          <w:numId w:val="5"/>
        </w:numPr>
      </w:pPr>
      <w:r>
        <w:t xml:space="preserve">The logo at exactly </w:t>
      </w:r>
      <w:ins w:id="263" w:author="Arnold Sandjaja" w:date="2013-05-17T15:45:00Z">
        <w:r>
          <w:t>3</w:t>
        </w:r>
      </w:ins>
      <w:del w:id="264" w:author="Arnold Sandjaja" w:date="2013-05-17T15:45:00Z">
        <w:r>
          <w:delText>2</w:delText>
        </w:r>
      </w:del>
      <w:r>
        <w:t>5mm wide</w:t>
      </w:r>
    </w:p>
    <w:p w14:paraId="717A15A3" w14:textId="77777777" w:rsidR="006004D0" w:rsidRDefault="003B43E1">
      <w:pPr>
        <w:numPr>
          <w:ilvl w:val="0"/>
          <w:numId w:val="5"/>
        </w:numPr>
      </w:pPr>
      <w:proofErr w:type="gramStart"/>
      <w:ins w:id="265" w:author="Unknown Author" w:date="2013-06-30T18:17:00Z">
        <w:r>
          <w:rPr>
            <w:shd w:val="clear" w:color="auto" w:fill="FFFF00"/>
          </w:rPr>
          <w:t>logo</w:t>
        </w:r>
        <w:proofErr w:type="gramEnd"/>
        <w:r>
          <w:rPr>
            <w:shd w:val="clear" w:color="auto" w:fill="FFFF00"/>
          </w:rPr>
          <w:t xml:space="preserve"> com </w:t>
        </w:r>
        <w:proofErr w:type="spellStart"/>
        <w:r>
          <w:rPr>
            <w:shd w:val="clear" w:color="auto" w:fill="FFFF00"/>
          </w:rPr>
          <w:t>exatamente</w:t>
        </w:r>
        <w:proofErr w:type="spellEnd"/>
        <w:r>
          <w:rPr>
            <w:shd w:val="clear" w:color="auto" w:fill="FFFF00"/>
          </w:rPr>
          <w:t xml:space="preserve"> 35mm de </w:t>
        </w:r>
        <w:proofErr w:type="spellStart"/>
        <w:r>
          <w:rPr>
            <w:shd w:val="clear" w:color="auto" w:fill="FFFF00"/>
          </w:rPr>
          <w:t>largura</w:t>
        </w:r>
      </w:ins>
      <w:proofErr w:type="spellEnd"/>
    </w:p>
    <w:p w14:paraId="739CFEC1" w14:textId="77777777" w:rsidR="006004D0" w:rsidRDefault="003B43E1">
      <w:pPr>
        <w:numPr>
          <w:ilvl w:val="0"/>
          <w:numId w:val="5"/>
        </w:numPr>
      </w:pPr>
      <w:r>
        <w:t>Text for back cover</w:t>
      </w:r>
    </w:p>
    <w:p w14:paraId="68E62BB8" w14:textId="77777777" w:rsidR="006004D0" w:rsidRDefault="003B43E1">
      <w:pPr>
        <w:numPr>
          <w:ilvl w:val="0"/>
          <w:numId w:val="5"/>
        </w:numPr>
      </w:pPr>
      <w:proofErr w:type="spellStart"/>
      <w:proofErr w:type="gramStart"/>
      <w:ins w:id="266" w:author="Unknown Author" w:date="2013-06-30T18:17:00Z">
        <w:r>
          <w:rPr>
            <w:shd w:val="clear" w:color="auto" w:fill="FFFF00"/>
          </w:rPr>
          <w:t>texto</w:t>
        </w:r>
        <w:proofErr w:type="spellEnd"/>
        <w:proofErr w:type="gramEnd"/>
        <w:r>
          <w:rPr>
            <w:shd w:val="clear" w:color="auto" w:fill="FFFF00"/>
          </w:rPr>
          <w:t xml:space="preserve"> </w:t>
        </w:r>
        <w:proofErr w:type="spellStart"/>
        <w:r>
          <w:rPr>
            <w:shd w:val="clear" w:color="auto" w:fill="FFFF00"/>
          </w:rPr>
          <w:t>para</w:t>
        </w:r>
        <w:proofErr w:type="spellEnd"/>
        <w:r>
          <w:rPr>
            <w:shd w:val="clear" w:color="auto" w:fill="FFFF00"/>
          </w:rPr>
          <w:t xml:space="preserve"> a contra </w:t>
        </w:r>
        <w:proofErr w:type="spellStart"/>
        <w:r>
          <w:rPr>
            <w:shd w:val="clear" w:color="auto" w:fill="FFFF00"/>
          </w:rPr>
          <w:t>capa</w:t>
        </w:r>
      </w:ins>
      <w:proofErr w:type="spellEnd"/>
    </w:p>
    <w:p w14:paraId="61282A8D" w14:textId="77777777" w:rsidR="006004D0" w:rsidRDefault="003B43E1">
      <w:pPr>
        <w:numPr>
          <w:ilvl w:val="0"/>
          <w:numId w:val="5"/>
        </w:numPr>
      </w:pPr>
      <w:r>
        <w:t>Any other artwork you deem necessary</w:t>
      </w:r>
    </w:p>
    <w:p w14:paraId="5CF554F6" w14:textId="77777777" w:rsidR="006004D0" w:rsidRDefault="003B43E1">
      <w:pPr>
        <w:numPr>
          <w:ilvl w:val="0"/>
          <w:numId w:val="5"/>
        </w:numPr>
      </w:pPr>
      <w:proofErr w:type="spellStart"/>
      <w:ins w:id="267" w:author="Unknown Author" w:date="2013-06-30T18:18:00Z">
        <w:r>
          <w:rPr>
            <w:shd w:val="clear" w:color="auto" w:fill="FFFF00"/>
          </w:rPr>
          <w:t>Qualquer</w:t>
        </w:r>
        <w:proofErr w:type="spellEnd"/>
        <w:r>
          <w:rPr>
            <w:shd w:val="clear" w:color="auto" w:fill="FFFF00"/>
          </w:rPr>
          <w:t xml:space="preserve"> </w:t>
        </w:r>
        <w:proofErr w:type="spellStart"/>
        <w:r>
          <w:rPr>
            <w:shd w:val="clear" w:color="auto" w:fill="FFFF00"/>
          </w:rPr>
          <w:t>outra</w:t>
        </w:r>
        <w:proofErr w:type="spellEnd"/>
        <w:r>
          <w:rPr>
            <w:shd w:val="clear" w:color="auto" w:fill="FFFF00"/>
          </w:rPr>
          <w:t xml:space="preserve"> arte </w:t>
        </w:r>
        <w:proofErr w:type="spellStart"/>
        <w:r>
          <w:rPr>
            <w:shd w:val="clear" w:color="auto" w:fill="FFFF00"/>
          </w:rPr>
          <w:t>que</w:t>
        </w:r>
        <w:proofErr w:type="spellEnd"/>
        <w:r>
          <w:rPr>
            <w:shd w:val="clear" w:color="auto" w:fill="FFFF00"/>
          </w:rPr>
          <w:t xml:space="preserve"> </w:t>
        </w:r>
        <w:proofErr w:type="spellStart"/>
        <w:r>
          <w:rPr>
            <w:shd w:val="clear" w:color="auto" w:fill="FFFF00"/>
          </w:rPr>
          <w:t>vc</w:t>
        </w:r>
        <w:proofErr w:type="spellEnd"/>
        <w:r>
          <w:rPr>
            <w:shd w:val="clear" w:color="auto" w:fill="FFFF00"/>
          </w:rPr>
          <w:t xml:space="preserve"> </w:t>
        </w:r>
        <w:proofErr w:type="spellStart"/>
        <w:r>
          <w:rPr>
            <w:shd w:val="clear" w:color="auto" w:fill="FFFF00"/>
          </w:rPr>
          <w:t>quiser</w:t>
        </w:r>
      </w:ins>
      <w:proofErr w:type="spellEnd"/>
    </w:p>
    <w:p w14:paraId="4AC9573B" w14:textId="77777777" w:rsidR="006004D0" w:rsidRDefault="006004D0"/>
    <w:p w14:paraId="2924418F" w14:textId="77777777" w:rsidR="006004D0" w:rsidRDefault="003B43E1">
      <w:r>
        <w:rPr>
          <w:rFonts w:ascii="Arial Bold" w:hAnsi="Arial Bold"/>
        </w:rPr>
        <w:t>Spine must include:</w:t>
      </w:r>
      <w:ins w:id="268" w:author="Unknown Author" w:date="2013-06-30T18:18:00Z">
        <w:r>
          <w:rPr>
            <w:rFonts w:ascii="Arial Bold" w:hAnsi="Arial Bold"/>
          </w:rPr>
          <w:t xml:space="preserve"> </w:t>
        </w:r>
        <w:r>
          <w:rPr>
            <w:rFonts w:ascii="Arial Bold" w:hAnsi="Arial Bold"/>
            <w:shd w:val="clear" w:color="auto" w:fill="FFFF00"/>
          </w:rPr>
          <w:t xml:space="preserve">a </w:t>
        </w:r>
        <w:proofErr w:type="spellStart"/>
        <w:r>
          <w:rPr>
            <w:rFonts w:ascii="Arial Bold" w:hAnsi="Arial Bold"/>
            <w:shd w:val="clear" w:color="auto" w:fill="FFFF00"/>
          </w:rPr>
          <w:t>lombada</w:t>
        </w:r>
        <w:proofErr w:type="spellEnd"/>
        <w:r>
          <w:rPr>
            <w:rFonts w:ascii="Arial Bold" w:hAnsi="Arial Bold"/>
            <w:shd w:val="clear" w:color="auto" w:fill="FFFF00"/>
          </w:rPr>
          <w:t xml:space="preserve"> </w:t>
        </w:r>
        <w:proofErr w:type="spellStart"/>
        <w:r>
          <w:rPr>
            <w:rFonts w:ascii="Arial Bold" w:hAnsi="Arial Bold"/>
            <w:shd w:val="clear" w:color="auto" w:fill="FFFF00"/>
          </w:rPr>
          <w:t>deve</w:t>
        </w:r>
        <w:proofErr w:type="spellEnd"/>
        <w:r>
          <w:rPr>
            <w:rFonts w:ascii="Arial Bold" w:hAnsi="Arial Bold"/>
            <w:shd w:val="clear" w:color="auto" w:fill="FFFF00"/>
          </w:rPr>
          <w:t xml:space="preserve"> </w:t>
        </w:r>
        <w:proofErr w:type="spellStart"/>
        <w:r>
          <w:rPr>
            <w:rFonts w:ascii="Arial Bold" w:hAnsi="Arial Bold"/>
            <w:shd w:val="clear" w:color="auto" w:fill="FFFF00"/>
          </w:rPr>
          <w:t>incluir</w:t>
        </w:r>
      </w:ins>
      <w:proofErr w:type="spellEnd"/>
    </w:p>
    <w:p w14:paraId="6EF3DD98" w14:textId="77777777" w:rsidR="006004D0" w:rsidRDefault="003B43E1">
      <w:pPr>
        <w:numPr>
          <w:ilvl w:val="0"/>
          <w:numId w:val="6"/>
        </w:numPr>
      </w:pPr>
      <w:r>
        <w:t>Text for spine</w:t>
      </w:r>
      <w:ins w:id="269" w:author="Unknown Author" w:date="2013-06-30T18:18:00Z">
        <w:r>
          <w:t xml:space="preserve"> – </w:t>
        </w:r>
        <w:proofErr w:type="spellStart"/>
        <w:r>
          <w:rPr>
            <w:shd w:val="clear" w:color="auto" w:fill="FFFF00"/>
          </w:rPr>
          <w:t>texto</w:t>
        </w:r>
        <w:proofErr w:type="spellEnd"/>
        <w:r>
          <w:rPr>
            <w:shd w:val="clear" w:color="auto" w:fill="FFFF00"/>
          </w:rPr>
          <w:t xml:space="preserve"> </w:t>
        </w:r>
      </w:ins>
      <w:proofErr w:type="spellStart"/>
      <w:ins w:id="270" w:author="Unknown Author" w:date="2013-06-30T18:19:00Z">
        <w:r>
          <w:rPr>
            <w:shd w:val="clear" w:color="auto" w:fill="FFFF00"/>
          </w:rPr>
          <w:t>para</w:t>
        </w:r>
        <w:proofErr w:type="spellEnd"/>
        <w:r>
          <w:rPr>
            <w:shd w:val="clear" w:color="auto" w:fill="FFFF00"/>
          </w:rPr>
          <w:t xml:space="preserve"> </w:t>
        </w:r>
        <w:proofErr w:type="spellStart"/>
        <w:r>
          <w:rPr>
            <w:shd w:val="clear" w:color="auto" w:fill="FFFF00"/>
          </w:rPr>
          <w:t>lombada</w:t>
        </w:r>
      </w:ins>
      <w:proofErr w:type="spellEnd"/>
    </w:p>
    <w:p w14:paraId="1C88F779" w14:textId="77777777" w:rsidR="006004D0" w:rsidRDefault="006004D0"/>
    <w:p w14:paraId="4D8A9C1F" w14:textId="77777777" w:rsidR="006004D0" w:rsidRDefault="006004D0"/>
    <w:p w14:paraId="59942FD2" w14:textId="77777777" w:rsidR="006004D0" w:rsidRPr="00ED5DEC" w:rsidRDefault="003B43E1">
      <w:pPr>
        <w:rPr>
          <w:b/>
        </w:rPr>
      </w:pPr>
      <w:r w:rsidRPr="00ED5DEC">
        <w:rPr>
          <w:rFonts w:cs="Arial"/>
          <w:b/>
        </w:rPr>
        <w:t>Inside pages of the magazine</w:t>
      </w:r>
      <w:r w:rsidRPr="00ED5DEC">
        <w:rPr>
          <w:b/>
        </w:rPr>
        <w:t xml:space="preserve"> must include:</w:t>
      </w:r>
    </w:p>
    <w:p w14:paraId="24FB6DF9" w14:textId="77777777" w:rsidR="006004D0" w:rsidRDefault="003B43E1">
      <w:ins w:id="271" w:author="Unknown Author" w:date="2013-06-30T18:19:00Z">
        <w:r>
          <w:rPr>
            <w:rFonts w:ascii="Arial Bold" w:hAnsi="Arial Bold"/>
            <w:shd w:val="clear" w:color="auto" w:fill="FFFF00"/>
          </w:rPr>
          <w:t xml:space="preserve">As </w:t>
        </w:r>
        <w:proofErr w:type="spellStart"/>
        <w:r>
          <w:rPr>
            <w:rFonts w:ascii="Arial Bold" w:hAnsi="Arial Bold"/>
            <w:shd w:val="clear" w:color="auto" w:fill="FFFF00"/>
          </w:rPr>
          <w:t>páginas</w:t>
        </w:r>
        <w:proofErr w:type="spellEnd"/>
        <w:r>
          <w:rPr>
            <w:rFonts w:ascii="Arial Bold" w:hAnsi="Arial Bold"/>
            <w:shd w:val="clear" w:color="auto" w:fill="FFFF00"/>
          </w:rPr>
          <w:t xml:space="preserve"> </w:t>
        </w:r>
        <w:proofErr w:type="spellStart"/>
        <w:r>
          <w:rPr>
            <w:rFonts w:ascii="Arial Bold" w:hAnsi="Arial Bold"/>
            <w:shd w:val="clear" w:color="auto" w:fill="FFFF00"/>
          </w:rPr>
          <w:t>internas</w:t>
        </w:r>
        <w:proofErr w:type="spellEnd"/>
        <w:r>
          <w:rPr>
            <w:rFonts w:ascii="Arial Bold" w:hAnsi="Arial Bold"/>
            <w:shd w:val="clear" w:color="auto" w:fill="FFFF00"/>
          </w:rPr>
          <w:t xml:space="preserve"> </w:t>
        </w:r>
        <w:proofErr w:type="spellStart"/>
        <w:r>
          <w:rPr>
            <w:rFonts w:ascii="Arial Bold" w:hAnsi="Arial Bold"/>
            <w:shd w:val="clear" w:color="auto" w:fill="FFFF00"/>
          </w:rPr>
          <w:t>devem</w:t>
        </w:r>
        <w:proofErr w:type="spellEnd"/>
        <w:r>
          <w:rPr>
            <w:rFonts w:ascii="Arial Bold" w:hAnsi="Arial Bold"/>
            <w:shd w:val="clear" w:color="auto" w:fill="FFFF00"/>
          </w:rPr>
          <w:t xml:space="preserve"> </w:t>
        </w:r>
        <w:proofErr w:type="spellStart"/>
        <w:r>
          <w:rPr>
            <w:rFonts w:ascii="Arial Bold" w:hAnsi="Arial Bold"/>
            <w:shd w:val="clear" w:color="auto" w:fill="FFFF00"/>
          </w:rPr>
          <w:t>ter</w:t>
        </w:r>
        <w:proofErr w:type="spellEnd"/>
        <w:r>
          <w:rPr>
            <w:rFonts w:ascii="Arial Bold" w:hAnsi="Arial Bold"/>
            <w:shd w:val="clear" w:color="auto" w:fill="FFFF00"/>
          </w:rPr>
          <w:t>:</w:t>
        </w:r>
      </w:ins>
    </w:p>
    <w:p w14:paraId="5CB6A566" w14:textId="77777777" w:rsidR="006004D0" w:rsidRDefault="006004D0"/>
    <w:p w14:paraId="65F41FE1" w14:textId="77777777" w:rsidR="006004D0" w:rsidRDefault="003B43E1">
      <w:pPr>
        <w:numPr>
          <w:ilvl w:val="0"/>
          <w:numId w:val="5"/>
        </w:numPr>
      </w:pPr>
      <w:ins w:id="272" w:author="Michel Bulon" w:date="2013-06-21T12:55:00Z">
        <w:r>
          <w:t>Page 3: Single page must display</w:t>
        </w:r>
      </w:ins>
      <w:ins w:id="273" w:author="Michel Bulon" w:date="2013-06-21T12:57:00Z">
        <w:r>
          <w:t xml:space="preserve"> an editorial with titles, </w:t>
        </w:r>
      </w:ins>
      <w:del w:id="274" w:author="Arnold Sandjaja" w:date="2013-06-29T12:13:00Z">
        <w:r>
          <w:delText>subtitles and</w:delText>
        </w:r>
      </w:del>
      <w:ins w:id="275" w:author="Michel Bulon" w:date="2013-06-21T12:57:00Z">
        <w:r>
          <w:t xml:space="preserve"> texts</w:t>
        </w:r>
      </w:ins>
      <w:ins w:id="276" w:author="Arnold Sandjaja" w:date="2013-06-29T12:13:00Z">
        <w:r>
          <w:t>, and caption</w:t>
        </w:r>
      </w:ins>
      <w:ins w:id="277" w:author="Michel Bulon" w:date="2013-06-21T12:58:00Z">
        <w:r>
          <w:t xml:space="preserve"> (at least </w:t>
        </w:r>
      </w:ins>
      <w:ins w:id="278" w:author="Michel Bulon" w:date="2013-06-21T12:59:00Z">
        <w:r>
          <w:t xml:space="preserve">1 </w:t>
        </w:r>
      </w:ins>
      <w:ins w:id="279" w:author="Michel Bulon" w:date="2013-06-21T12:58:00Z">
        <w:r>
          <w:t>image</w:t>
        </w:r>
      </w:ins>
      <w:ins w:id="280" w:author="Michel Bulon" w:date="2013-06-21T13:01:00Z">
        <w:r>
          <w:t xml:space="preserve"> </w:t>
        </w:r>
      </w:ins>
      <w:del w:id="281" w:author="Arnold Sandjaja" w:date="2013-06-30T09:11:00Z">
        <w:r>
          <w:delText>or</w:delText>
        </w:r>
      </w:del>
      <w:ins w:id="282" w:author="Arnold Sandjaja" w:date="2013-06-30T09:11:00Z">
        <w:r>
          <w:t>and</w:t>
        </w:r>
      </w:ins>
      <w:ins w:id="283" w:author="Michel Bulon" w:date="2013-06-21T13:01:00Z">
        <w:r>
          <w:t xml:space="preserve"> any other artwork you </w:t>
        </w:r>
      </w:ins>
      <w:del w:id="284" w:author="Arnold Sandjaja" w:date="2013-06-30T09:12:00Z">
        <w:r>
          <w:delText>deem</w:delText>
        </w:r>
      </w:del>
      <w:ins w:id="285" w:author="Arnold Sandjaja" w:date="2013-06-30T09:12:00Z">
        <w:r>
          <w:t>consider</w:t>
        </w:r>
      </w:ins>
      <w:ins w:id="286" w:author="Michel Bulon" w:date="2013-06-21T13:01:00Z">
        <w:r>
          <w:t xml:space="preserve"> necessary</w:t>
        </w:r>
      </w:ins>
      <w:ins w:id="287" w:author="Michel Bulon" w:date="2013-06-21T12:58:00Z">
        <w:r>
          <w:t>)</w:t>
        </w:r>
      </w:ins>
      <w:ins w:id="288" w:author="Michel Bulon" w:date="2013-06-21T12:55:00Z">
        <w:r>
          <w:t xml:space="preserve"> </w:t>
        </w:r>
      </w:ins>
    </w:p>
    <w:p w14:paraId="6177F52B" w14:textId="77777777" w:rsidR="006004D0" w:rsidRDefault="003B43E1">
      <w:pPr>
        <w:numPr>
          <w:ilvl w:val="0"/>
          <w:numId w:val="5"/>
        </w:numPr>
      </w:pPr>
      <w:proofErr w:type="spellStart"/>
      <w:proofErr w:type="gramStart"/>
      <w:ins w:id="289" w:author="Unknown Author" w:date="2013-06-30T18:19:00Z">
        <w:r>
          <w:rPr>
            <w:shd w:val="clear" w:color="auto" w:fill="FFFF00"/>
          </w:rPr>
          <w:t>pagina</w:t>
        </w:r>
        <w:proofErr w:type="spellEnd"/>
        <w:proofErr w:type="gramEnd"/>
        <w:r>
          <w:rPr>
            <w:shd w:val="clear" w:color="auto" w:fill="FFFF00"/>
          </w:rPr>
          <w:t xml:space="preserve"> 3: </w:t>
        </w:r>
        <w:proofErr w:type="spellStart"/>
        <w:r>
          <w:rPr>
            <w:shd w:val="clear" w:color="auto" w:fill="FFFF00"/>
          </w:rPr>
          <w:t>página</w:t>
        </w:r>
        <w:proofErr w:type="spellEnd"/>
        <w:r>
          <w:rPr>
            <w:shd w:val="clear" w:color="auto" w:fill="FFFF00"/>
          </w:rPr>
          <w:t xml:space="preserve"> simples </w:t>
        </w:r>
        <w:proofErr w:type="spellStart"/>
        <w:r>
          <w:rPr>
            <w:shd w:val="clear" w:color="auto" w:fill="FFFF00"/>
          </w:rPr>
          <w:t>que</w:t>
        </w:r>
        <w:proofErr w:type="spellEnd"/>
        <w:r>
          <w:rPr>
            <w:shd w:val="clear" w:color="auto" w:fill="FFFF00"/>
          </w:rPr>
          <w:t xml:space="preserve"> </w:t>
        </w:r>
        <w:proofErr w:type="spellStart"/>
        <w:r>
          <w:rPr>
            <w:shd w:val="clear" w:color="auto" w:fill="FFFF00"/>
          </w:rPr>
          <w:t>deve</w:t>
        </w:r>
        <w:proofErr w:type="spellEnd"/>
        <w:r>
          <w:rPr>
            <w:shd w:val="clear" w:color="auto" w:fill="FFFF00"/>
          </w:rPr>
          <w:t xml:space="preserve"> </w:t>
        </w:r>
        <w:proofErr w:type="spellStart"/>
        <w:r>
          <w:rPr>
            <w:shd w:val="clear" w:color="auto" w:fill="FFFF00"/>
          </w:rPr>
          <w:t>mostrar</w:t>
        </w:r>
        <w:proofErr w:type="spellEnd"/>
        <w:r>
          <w:rPr>
            <w:shd w:val="clear" w:color="auto" w:fill="FFFF00"/>
          </w:rPr>
          <w:t xml:space="preserve"> </w:t>
        </w:r>
        <w:proofErr w:type="spellStart"/>
        <w:r>
          <w:rPr>
            <w:shd w:val="clear" w:color="auto" w:fill="FFFF00"/>
          </w:rPr>
          <w:t>os</w:t>
        </w:r>
        <w:proofErr w:type="spellEnd"/>
        <w:r>
          <w:rPr>
            <w:shd w:val="clear" w:color="auto" w:fill="FFFF00"/>
          </w:rPr>
          <w:t xml:space="preserve"> </w:t>
        </w:r>
        <w:proofErr w:type="spellStart"/>
        <w:r>
          <w:rPr>
            <w:shd w:val="clear" w:color="auto" w:fill="FFFF00"/>
          </w:rPr>
          <w:t>títul</w:t>
        </w:r>
      </w:ins>
      <w:ins w:id="290" w:author="Unknown Author" w:date="2013-06-30T18:20:00Z">
        <w:r>
          <w:rPr>
            <w:shd w:val="clear" w:color="auto" w:fill="FFFF00"/>
          </w:rPr>
          <w:t>os</w:t>
        </w:r>
        <w:proofErr w:type="spellEnd"/>
        <w:r>
          <w:rPr>
            <w:shd w:val="clear" w:color="auto" w:fill="FFFF00"/>
          </w:rPr>
          <w:t xml:space="preserve">, </w:t>
        </w:r>
        <w:proofErr w:type="spellStart"/>
        <w:r>
          <w:rPr>
            <w:shd w:val="clear" w:color="auto" w:fill="FFFF00"/>
          </w:rPr>
          <w:t>textos</w:t>
        </w:r>
        <w:proofErr w:type="spellEnd"/>
        <w:r>
          <w:rPr>
            <w:shd w:val="clear" w:color="auto" w:fill="FFFF00"/>
          </w:rPr>
          <w:t xml:space="preserve"> e </w:t>
        </w:r>
      </w:ins>
      <w:proofErr w:type="spellStart"/>
      <w:ins w:id="291" w:author="Unknown Author" w:date="2013-06-30T18:29:00Z">
        <w:r>
          <w:rPr>
            <w:shd w:val="clear" w:color="auto" w:fill="FFFF00"/>
          </w:rPr>
          <w:t>legenda</w:t>
        </w:r>
      </w:ins>
      <w:proofErr w:type="spellEnd"/>
      <w:ins w:id="292" w:author="Unknown Author" w:date="2013-06-30T18:21:00Z">
        <w:r>
          <w:rPr>
            <w:color w:val="800000"/>
            <w:shd w:val="clear" w:color="auto" w:fill="FFFF00"/>
          </w:rPr>
          <w:t xml:space="preserve"> </w:t>
        </w:r>
        <w:r>
          <w:rPr>
            <w:shd w:val="clear" w:color="auto" w:fill="FFFF00"/>
          </w:rPr>
          <w:t xml:space="preserve">(no </w:t>
        </w:r>
        <w:proofErr w:type="spellStart"/>
        <w:r>
          <w:rPr>
            <w:shd w:val="clear" w:color="auto" w:fill="FFFF00"/>
          </w:rPr>
          <w:t>mínimo</w:t>
        </w:r>
        <w:proofErr w:type="spellEnd"/>
        <w:r>
          <w:rPr>
            <w:shd w:val="clear" w:color="auto" w:fill="FFFF00"/>
          </w:rPr>
          <w:t xml:space="preserve"> 1 </w:t>
        </w:r>
        <w:proofErr w:type="spellStart"/>
        <w:r>
          <w:rPr>
            <w:shd w:val="clear" w:color="auto" w:fill="FFFF00"/>
          </w:rPr>
          <w:t>imagem</w:t>
        </w:r>
        <w:proofErr w:type="spellEnd"/>
        <w:r>
          <w:rPr>
            <w:shd w:val="clear" w:color="auto" w:fill="FFFF00"/>
          </w:rPr>
          <w:t xml:space="preserve"> e </w:t>
        </w:r>
        <w:proofErr w:type="spellStart"/>
        <w:r>
          <w:rPr>
            <w:shd w:val="clear" w:color="auto" w:fill="FFFF00"/>
          </w:rPr>
          <w:t>qualquer</w:t>
        </w:r>
        <w:proofErr w:type="spellEnd"/>
        <w:r>
          <w:rPr>
            <w:shd w:val="clear" w:color="auto" w:fill="FFFF00"/>
          </w:rPr>
          <w:t xml:space="preserve"> </w:t>
        </w:r>
        <w:proofErr w:type="spellStart"/>
        <w:r>
          <w:rPr>
            <w:shd w:val="clear" w:color="auto" w:fill="FFFF00"/>
          </w:rPr>
          <w:t>outra</w:t>
        </w:r>
        <w:proofErr w:type="spellEnd"/>
        <w:r>
          <w:rPr>
            <w:shd w:val="clear" w:color="auto" w:fill="FFFF00"/>
          </w:rPr>
          <w:t xml:space="preserve"> arte </w:t>
        </w:r>
        <w:proofErr w:type="spellStart"/>
        <w:r>
          <w:rPr>
            <w:shd w:val="clear" w:color="auto" w:fill="FFFF00"/>
          </w:rPr>
          <w:t>que</w:t>
        </w:r>
        <w:proofErr w:type="spellEnd"/>
        <w:r>
          <w:rPr>
            <w:shd w:val="clear" w:color="auto" w:fill="FFFF00"/>
          </w:rPr>
          <w:t xml:space="preserve"> </w:t>
        </w:r>
        <w:proofErr w:type="spellStart"/>
        <w:r>
          <w:rPr>
            <w:shd w:val="clear" w:color="auto" w:fill="FFFF00"/>
          </w:rPr>
          <w:t>vc</w:t>
        </w:r>
        <w:proofErr w:type="spellEnd"/>
        <w:r>
          <w:rPr>
            <w:shd w:val="clear" w:color="auto" w:fill="FFFF00"/>
          </w:rPr>
          <w:t xml:space="preserve"> </w:t>
        </w:r>
        <w:proofErr w:type="spellStart"/>
        <w:r>
          <w:rPr>
            <w:shd w:val="clear" w:color="auto" w:fill="FFFF00"/>
          </w:rPr>
          <w:t>considera</w:t>
        </w:r>
        <w:proofErr w:type="spellEnd"/>
        <w:r>
          <w:rPr>
            <w:shd w:val="clear" w:color="auto" w:fill="FFFF00"/>
          </w:rPr>
          <w:t xml:space="preserve"> </w:t>
        </w:r>
        <w:proofErr w:type="spellStart"/>
        <w:r>
          <w:rPr>
            <w:shd w:val="clear" w:color="auto" w:fill="FFFF00"/>
          </w:rPr>
          <w:t>necessário</w:t>
        </w:r>
        <w:proofErr w:type="spellEnd"/>
        <w:r>
          <w:rPr>
            <w:shd w:val="clear" w:color="auto" w:fill="FFFF00"/>
          </w:rPr>
          <w:t>.</w:t>
        </w:r>
      </w:ins>
    </w:p>
    <w:p w14:paraId="52056B2E" w14:textId="77777777" w:rsidR="006004D0" w:rsidRDefault="003B43E1">
      <w:pPr>
        <w:numPr>
          <w:ilvl w:val="0"/>
          <w:numId w:val="6"/>
        </w:numPr>
      </w:pPr>
      <w:ins w:id="293" w:author="Michel Bulon" w:date="2013-06-12T22:00:00Z">
        <w:r>
          <w:t xml:space="preserve">Page 8-9: </w:t>
        </w:r>
      </w:ins>
      <w:r>
        <w:t>One spread</w:t>
      </w:r>
      <w:del w:id="294" w:author="Michel Bulon" w:date="2013-05-20T20:29:00Z">
        <w:r>
          <w:delText>s</w:delText>
        </w:r>
      </w:del>
      <w:r>
        <w:t xml:space="preserve"> must display the cover story and some images of </w:t>
      </w:r>
      <w:ins w:id="295" w:author="Arnold Sandjaja" w:date="2013-06-30T09:13:00Z">
        <w:r>
          <w:t xml:space="preserve">the </w:t>
        </w:r>
      </w:ins>
      <w:r>
        <w:t xml:space="preserve">cover story (at least </w:t>
      </w:r>
      <w:ins w:id="296" w:author="Arnold Sandjaja" w:date="2013-06-29T12:12:00Z">
        <w:r>
          <w:t>2</w:t>
        </w:r>
      </w:ins>
      <w:del w:id="297" w:author="Arnold Sandjaja" w:date="2013-06-29T12:12:00Z">
        <w:r>
          <w:delText>3</w:delText>
        </w:r>
      </w:del>
      <w:r>
        <w:t xml:space="preserve"> images</w:t>
      </w:r>
      <w:del w:id="298" w:author="Arnold Sandjaja" w:date="2013-05-15T15:14:00Z">
        <w:r>
          <w:delText xml:space="preserve"> for </w:delText>
        </w:r>
      </w:del>
      <w:del w:id="299" w:author="Arnold Sandjaja" w:date="2013-05-15T15:13:00Z">
        <w:r>
          <w:delText>each spread</w:delText>
        </w:r>
      </w:del>
      <w:r>
        <w:t xml:space="preserve">) with </w:t>
      </w:r>
      <w:del w:id="300" w:author="Michel Bulon" w:date="2013-05-14T21:05:00Z">
        <w:r>
          <w:delText xml:space="preserve">the </w:delText>
        </w:r>
      </w:del>
      <w:ins w:id="301" w:author="Michel Bulon" w:date="2013-05-14T20:45:00Z">
        <w:r>
          <w:t>title</w:t>
        </w:r>
      </w:ins>
      <w:ins w:id="302" w:author="Michel Bulon" w:date="2013-05-14T21:05:00Z">
        <w:r>
          <w:t>s</w:t>
        </w:r>
      </w:ins>
      <w:ins w:id="303" w:author="Michel Bulon" w:date="2013-05-14T20:45:00Z">
        <w:r>
          <w:t xml:space="preserve">, </w:t>
        </w:r>
      </w:ins>
      <w:del w:id="304" w:author="Arnold Sandjaja" w:date="2013-06-29T12:13:00Z">
        <w:r>
          <w:delText xml:space="preserve">subtitles, </w:delText>
        </w:r>
      </w:del>
      <w:ins w:id="305" w:author="Michel Bulon" w:date="2013-05-14T21:05:00Z">
        <w:r>
          <w:t xml:space="preserve">texts, </w:t>
        </w:r>
      </w:ins>
      <w:del w:id="306" w:author="Michel Bulon" w:date="2013-05-14T21:06:00Z">
        <w:r>
          <w:delText xml:space="preserve">related </w:delText>
        </w:r>
      </w:del>
      <w:r>
        <w:t xml:space="preserve">captions, </w:t>
      </w:r>
      <w:del w:id="307" w:author="Arnold Sandjaja" w:date="2013-06-29T12:14:00Z">
        <w:r>
          <w:delText>quotes</w:delText>
        </w:r>
      </w:del>
      <w:del w:id="308" w:author="Arnold Sandjaja" w:date="2013-06-30T09:13:00Z">
        <w:r>
          <w:delText>,</w:delText>
        </w:r>
      </w:del>
      <w:ins w:id="309" w:author="Arnold Sandjaja" w:date="2013-06-29T12:14:00Z">
        <w:r>
          <w:t>1</w:t>
        </w:r>
      </w:ins>
      <w:ins w:id="310" w:author="Michel Bulon" w:date="2013-05-14T20:45:00Z">
        <w:r>
          <w:t xml:space="preserve"> table</w:t>
        </w:r>
      </w:ins>
      <w:del w:id="311" w:author="Arnold Sandjaja" w:date="2013-06-29T12:14:00Z">
        <w:r>
          <w:delText>s</w:delText>
        </w:r>
      </w:del>
      <w:r>
        <w:t xml:space="preserve"> and </w:t>
      </w:r>
      <w:ins w:id="312" w:author="Arnold Sandjaja" w:date="2013-06-29T12:14:00Z">
        <w:r>
          <w:t xml:space="preserve">1 </w:t>
        </w:r>
      </w:ins>
      <w:proofErr w:type="spellStart"/>
      <w:r>
        <w:t>infographic</w:t>
      </w:r>
      <w:proofErr w:type="spellEnd"/>
    </w:p>
    <w:p w14:paraId="34EDA784" w14:textId="77777777" w:rsidR="006004D0" w:rsidRDefault="003B43E1">
      <w:pPr>
        <w:numPr>
          <w:ilvl w:val="0"/>
          <w:numId w:val="6"/>
        </w:numPr>
        <w:jc w:val="right"/>
      </w:pPr>
      <w:del w:id="313" w:author="Arnold Sandjaja" w:date="2013-06-29T12:14:00Z">
        <w:r>
          <w:rPr>
            <w:shd w:val="clear" w:color="auto" w:fill="FFFF00"/>
          </w:rPr>
          <w:delText>s</w:delText>
        </w:r>
      </w:del>
      <w:del w:id="314" w:author="Michel Bulon" w:date="2013-05-14T20:45:00Z">
        <w:r>
          <w:rPr>
            <w:shd w:val="clear" w:color="auto" w:fill="FFFF00"/>
          </w:rPr>
          <w:delText xml:space="preserve"> but the way the content will be organized is left to your decision</w:delText>
        </w:r>
      </w:del>
      <w:proofErr w:type="spellStart"/>
      <w:ins w:id="315" w:author="Unknown Author" w:date="2013-06-30T18:21:00Z">
        <w:r>
          <w:rPr>
            <w:shd w:val="clear" w:color="auto" w:fill="FFFF00"/>
          </w:rPr>
          <w:t>Página</w:t>
        </w:r>
        <w:proofErr w:type="spellEnd"/>
        <w:r>
          <w:rPr>
            <w:shd w:val="clear" w:color="auto" w:fill="FFFF00"/>
          </w:rPr>
          <w:t xml:space="preserve"> 8-9 – 1 spread </w:t>
        </w:r>
        <w:proofErr w:type="spellStart"/>
        <w:r>
          <w:rPr>
            <w:shd w:val="clear" w:color="auto" w:fill="FFFF00"/>
          </w:rPr>
          <w:t>deve</w:t>
        </w:r>
        <w:proofErr w:type="spellEnd"/>
        <w:r>
          <w:rPr>
            <w:shd w:val="clear" w:color="auto" w:fill="FFFF00"/>
          </w:rPr>
          <w:t xml:space="preserve"> </w:t>
        </w:r>
        <w:proofErr w:type="spellStart"/>
        <w:r>
          <w:rPr>
            <w:shd w:val="clear" w:color="auto" w:fill="FFFF00"/>
          </w:rPr>
          <w:t>mostrar</w:t>
        </w:r>
        <w:proofErr w:type="spellEnd"/>
        <w:r>
          <w:rPr>
            <w:shd w:val="clear" w:color="auto" w:fill="FFFF00"/>
          </w:rPr>
          <w:t xml:space="preserve"> a </w:t>
        </w:r>
        <w:proofErr w:type="spellStart"/>
        <w:r>
          <w:rPr>
            <w:shd w:val="clear" w:color="auto" w:fill="FFFF00"/>
          </w:rPr>
          <w:t>his</w:t>
        </w:r>
      </w:ins>
      <w:ins w:id="316" w:author="Unknown Author" w:date="2013-06-30T18:22:00Z">
        <w:r>
          <w:rPr>
            <w:shd w:val="clear" w:color="auto" w:fill="FFFF00"/>
          </w:rPr>
          <w:t>tória</w:t>
        </w:r>
        <w:proofErr w:type="spellEnd"/>
        <w:r>
          <w:rPr>
            <w:shd w:val="clear" w:color="auto" w:fill="FFFF00"/>
          </w:rPr>
          <w:t xml:space="preserve"> e </w:t>
        </w:r>
        <w:proofErr w:type="spellStart"/>
        <w:r>
          <w:rPr>
            <w:shd w:val="clear" w:color="auto" w:fill="FFFF00"/>
          </w:rPr>
          <w:t>algumas</w:t>
        </w:r>
        <w:proofErr w:type="spellEnd"/>
        <w:r>
          <w:rPr>
            <w:shd w:val="clear" w:color="auto" w:fill="FFFF00"/>
          </w:rPr>
          <w:t xml:space="preserve"> </w:t>
        </w:r>
        <w:proofErr w:type="spellStart"/>
        <w:r>
          <w:rPr>
            <w:shd w:val="clear" w:color="auto" w:fill="FFFF00"/>
          </w:rPr>
          <w:t>imagens</w:t>
        </w:r>
        <w:proofErr w:type="spellEnd"/>
        <w:r>
          <w:rPr>
            <w:shd w:val="clear" w:color="auto" w:fill="FFFF00"/>
          </w:rPr>
          <w:t xml:space="preserve"> da </w:t>
        </w:r>
        <w:proofErr w:type="spellStart"/>
        <w:r>
          <w:rPr>
            <w:shd w:val="clear" w:color="auto" w:fill="FFFF00"/>
          </w:rPr>
          <w:t>história</w:t>
        </w:r>
        <w:proofErr w:type="spellEnd"/>
        <w:r>
          <w:rPr>
            <w:shd w:val="clear" w:color="auto" w:fill="FFFF00"/>
          </w:rPr>
          <w:t xml:space="preserve"> de </w:t>
        </w:r>
        <w:proofErr w:type="spellStart"/>
        <w:r>
          <w:rPr>
            <w:shd w:val="clear" w:color="auto" w:fill="FFFF00"/>
          </w:rPr>
          <w:t>capa</w:t>
        </w:r>
        <w:proofErr w:type="spellEnd"/>
        <w:r>
          <w:rPr>
            <w:shd w:val="clear" w:color="auto" w:fill="FFFF00"/>
          </w:rPr>
          <w:t xml:space="preserve"> </w:t>
        </w:r>
        <w:proofErr w:type="gramStart"/>
        <w:r>
          <w:rPr>
            <w:shd w:val="clear" w:color="auto" w:fill="FFFF00"/>
          </w:rPr>
          <w:t>( no</w:t>
        </w:r>
        <w:proofErr w:type="gramEnd"/>
        <w:r>
          <w:rPr>
            <w:shd w:val="clear" w:color="auto" w:fill="FFFF00"/>
          </w:rPr>
          <w:t xml:space="preserve"> </w:t>
        </w:r>
        <w:proofErr w:type="spellStart"/>
        <w:r>
          <w:rPr>
            <w:shd w:val="clear" w:color="auto" w:fill="FFFF00"/>
          </w:rPr>
          <w:t>mínimo</w:t>
        </w:r>
        <w:proofErr w:type="spellEnd"/>
        <w:r>
          <w:rPr>
            <w:shd w:val="clear" w:color="auto" w:fill="FFFF00"/>
          </w:rPr>
          <w:t xml:space="preserve"> </w:t>
        </w:r>
        <w:proofErr w:type="spellStart"/>
        <w:r>
          <w:rPr>
            <w:shd w:val="clear" w:color="auto" w:fill="FFFF00"/>
          </w:rPr>
          <w:t>duas</w:t>
        </w:r>
        <w:proofErr w:type="spellEnd"/>
        <w:r>
          <w:rPr>
            <w:shd w:val="clear" w:color="auto" w:fill="FFFF00"/>
          </w:rPr>
          <w:t xml:space="preserve"> </w:t>
        </w:r>
        <w:proofErr w:type="spellStart"/>
        <w:r>
          <w:rPr>
            <w:shd w:val="clear" w:color="auto" w:fill="FFFF00"/>
          </w:rPr>
          <w:t>imagens</w:t>
        </w:r>
        <w:proofErr w:type="spellEnd"/>
        <w:r>
          <w:rPr>
            <w:shd w:val="clear" w:color="auto" w:fill="FFFF00"/>
          </w:rPr>
          <w:t xml:space="preserve">), com </w:t>
        </w:r>
        <w:proofErr w:type="spellStart"/>
        <w:r>
          <w:rPr>
            <w:shd w:val="clear" w:color="auto" w:fill="FFFF00"/>
          </w:rPr>
          <w:t>títulos</w:t>
        </w:r>
        <w:proofErr w:type="spellEnd"/>
        <w:r>
          <w:rPr>
            <w:shd w:val="clear" w:color="auto" w:fill="FFFF00"/>
          </w:rPr>
          <w:t xml:space="preserve">, </w:t>
        </w:r>
        <w:proofErr w:type="spellStart"/>
        <w:r>
          <w:rPr>
            <w:shd w:val="clear" w:color="auto" w:fill="FFFF00"/>
          </w:rPr>
          <w:t>textos</w:t>
        </w:r>
        <w:proofErr w:type="spellEnd"/>
        <w:r>
          <w:rPr>
            <w:shd w:val="clear" w:color="auto" w:fill="FFFF00"/>
          </w:rPr>
          <w:t xml:space="preserve">, </w:t>
        </w:r>
      </w:ins>
      <w:proofErr w:type="spellStart"/>
      <w:ins w:id="317" w:author="Unknown Author" w:date="2013-06-30T18:29:00Z">
        <w:r>
          <w:rPr>
            <w:shd w:val="clear" w:color="auto" w:fill="FFFF00"/>
          </w:rPr>
          <w:t>legenda</w:t>
        </w:r>
      </w:ins>
      <w:proofErr w:type="spellEnd"/>
      <w:ins w:id="318" w:author="Unknown Author" w:date="2013-06-30T18:23:00Z">
        <w:r>
          <w:rPr>
            <w:color w:val="800000"/>
            <w:shd w:val="clear" w:color="auto" w:fill="FFFF00"/>
          </w:rPr>
          <w:t xml:space="preserve">, </w:t>
        </w:r>
        <w:r>
          <w:rPr>
            <w:shd w:val="clear" w:color="auto" w:fill="FFFF00"/>
          </w:rPr>
          <w:t xml:space="preserve">1 </w:t>
        </w:r>
        <w:proofErr w:type="spellStart"/>
        <w:r>
          <w:rPr>
            <w:shd w:val="clear" w:color="auto" w:fill="FFFF00"/>
          </w:rPr>
          <w:t>tabela</w:t>
        </w:r>
        <w:proofErr w:type="spellEnd"/>
        <w:r>
          <w:rPr>
            <w:shd w:val="clear" w:color="auto" w:fill="FFFF00"/>
          </w:rPr>
          <w:t xml:space="preserve"> e 1 </w:t>
        </w:r>
        <w:proofErr w:type="spellStart"/>
        <w:r>
          <w:rPr>
            <w:shd w:val="clear" w:color="auto" w:fill="FFFF00"/>
          </w:rPr>
          <w:t>infográfico</w:t>
        </w:r>
        <w:proofErr w:type="spellEnd"/>
        <w:r>
          <w:rPr>
            <w:shd w:val="clear" w:color="auto" w:fill="FFFF00"/>
          </w:rPr>
          <w:t>.</w:t>
        </w:r>
      </w:ins>
    </w:p>
    <w:p w14:paraId="1C404AB2" w14:textId="77777777" w:rsidR="006004D0" w:rsidRDefault="003B43E1">
      <w:pPr>
        <w:numPr>
          <w:ilvl w:val="0"/>
          <w:numId w:val="6"/>
        </w:numPr>
      </w:pPr>
      <w:ins w:id="319" w:author="Michel Bulon" w:date="2013-06-12T22:00:00Z">
        <w:r>
          <w:t xml:space="preserve">Page </w:t>
        </w:r>
      </w:ins>
      <w:del w:id="320" w:author="Arnold Sandjaja" w:date="2013-06-20T17:31:00Z">
        <w:r>
          <w:delText>14-3</w:delText>
        </w:r>
      </w:del>
      <w:ins w:id="321" w:author="Arnold Sandjaja" w:date="2013-06-20T17:31:00Z">
        <w:r>
          <w:t>10-11</w:t>
        </w:r>
      </w:ins>
      <w:ins w:id="322" w:author="Michel Bulon" w:date="2013-06-12T22:00:00Z">
        <w:r>
          <w:t xml:space="preserve">: </w:t>
        </w:r>
      </w:ins>
      <w:r>
        <w:t xml:space="preserve">One spread must display </w:t>
      </w:r>
      <w:del w:id="323" w:author="Arnold Sandjaja" w:date="2013-06-20T17:31:00Z">
        <w:r>
          <w:delText xml:space="preserve">(Page 14) </w:delText>
        </w:r>
      </w:del>
      <w:r>
        <w:t xml:space="preserve">three short articles </w:t>
      </w:r>
      <w:ins w:id="324" w:author="Arnold Sandjaja" w:date="2013-06-29T12:15:00Z">
        <w:r>
          <w:t xml:space="preserve">with titles, texts, and captions </w:t>
        </w:r>
      </w:ins>
      <w:r>
        <w:t>(at least 1 image for each article</w:t>
      </w:r>
      <w:del w:id="325" w:author="Arnold Sandjaja" w:date="2013-06-30T09:13:00Z">
        <w:r>
          <w:delText>s</w:delText>
        </w:r>
      </w:del>
      <w:r>
        <w:t>)</w:t>
      </w:r>
      <w:del w:id="326" w:author="Arnold Sandjaja" w:date="2013-06-20T17:31:00Z">
        <w:r>
          <w:rPr>
            <w:shd w:val="clear" w:color="auto" w:fill="FFFF00"/>
          </w:rPr>
          <w:delText xml:space="preserve"> and (Page 3) an editorial with titles, captions and texts</w:delText>
        </w:r>
      </w:del>
    </w:p>
    <w:p w14:paraId="697E5D09" w14:textId="77777777" w:rsidR="006004D0" w:rsidRDefault="003B43E1">
      <w:pPr>
        <w:numPr>
          <w:ilvl w:val="0"/>
          <w:numId w:val="6"/>
        </w:numPr>
      </w:pPr>
      <w:proofErr w:type="spellStart"/>
      <w:ins w:id="327" w:author="Unknown Author" w:date="2013-06-30T18:23:00Z">
        <w:r>
          <w:rPr>
            <w:shd w:val="clear" w:color="auto" w:fill="FFFF00"/>
          </w:rPr>
          <w:t>Pá</w:t>
        </w:r>
      </w:ins>
      <w:ins w:id="328" w:author="Unknown Author" w:date="2013-06-30T18:24:00Z">
        <w:r>
          <w:rPr>
            <w:shd w:val="clear" w:color="auto" w:fill="FFFF00"/>
          </w:rPr>
          <w:t>gina</w:t>
        </w:r>
        <w:proofErr w:type="spellEnd"/>
        <w:r>
          <w:rPr>
            <w:shd w:val="clear" w:color="auto" w:fill="FFFF00"/>
          </w:rPr>
          <w:t xml:space="preserve"> 10-11: um spread </w:t>
        </w:r>
        <w:proofErr w:type="spellStart"/>
        <w:r>
          <w:rPr>
            <w:shd w:val="clear" w:color="auto" w:fill="FFFF00"/>
          </w:rPr>
          <w:t>deve</w:t>
        </w:r>
        <w:proofErr w:type="spellEnd"/>
        <w:r>
          <w:rPr>
            <w:shd w:val="clear" w:color="auto" w:fill="FFFF00"/>
          </w:rPr>
          <w:t xml:space="preserve"> </w:t>
        </w:r>
        <w:proofErr w:type="spellStart"/>
        <w:r>
          <w:rPr>
            <w:shd w:val="clear" w:color="auto" w:fill="FFFF00"/>
          </w:rPr>
          <w:t>mostrar</w:t>
        </w:r>
        <w:proofErr w:type="spellEnd"/>
        <w:r>
          <w:rPr>
            <w:shd w:val="clear" w:color="auto" w:fill="FFFF00"/>
          </w:rPr>
          <w:t xml:space="preserve"> </w:t>
        </w:r>
        <w:proofErr w:type="spellStart"/>
        <w:r>
          <w:rPr>
            <w:shd w:val="clear" w:color="auto" w:fill="FFFF00"/>
          </w:rPr>
          <w:t>três</w:t>
        </w:r>
        <w:proofErr w:type="spellEnd"/>
        <w:r>
          <w:rPr>
            <w:shd w:val="clear" w:color="auto" w:fill="FFFF00"/>
          </w:rPr>
          <w:t xml:space="preserve"> </w:t>
        </w:r>
        <w:proofErr w:type="spellStart"/>
        <w:r>
          <w:rPr>
            <w:shd w:val="clear" w:color="auto" w:fill="FFFF00"/>
          </w:rPr>
          <w:t>artigos</w:t>
        </w:r>
        <w:proofErr w:type="spellEnd"/>
        <w:r>
          <w:rPr>
            <w:shd w:val="clear" w:color="auto" w:fill="FFFF00"/>
          </w:rPr>
          <w:t xml:space="preserve"> </w:t>
        </w:r>
        <w:proofErr w:type="spellStart"/>
        <w:r>
          <w:rPr>
            <w:shd w:val="clear" w:color="auto" w:fill="FFFF00"/>
          </w:rPr>
          <w:t>cur</w:t>
        </w:r>
      </w:ins>
      <w:r>
        <w:rPr>
          <w:shd w:val="clear" w:color="auto" w:fill="FFFF00"/>
        </w:rPr>
        <w:t>t</w:t>
      </w:r>
      <w:ins w:id="329" w:author="Unknown Author" w:date="2013-06-30T18:24:00Z">
        <w:r>
          <w:rPr>
            <w:shd w:val="clear" w:color="auto" w:fill="FFFF00"/>
          </w:rPr>
          <w:t>os</w:t>
        </w:r>
        <w:proofErr w:type="spellEnd"/>
        <w:r>
          <w:rPr>
            <w:shd w:val="clear" w:color="auto" w:fill="FFFF00"/>
          </w:rPr>
          <w:t xml:space="preserve"> com </w:t>
        </w:r>
        <w:proofErr w:type="spellStart"/>
        <w:r>
          <w:rPr>
            <w:shd w:val="clear" w:color="auto" w:fill="FFFF00"/>
          </w:rPr>
          <w:t>títulos</w:t>
        </w:r>
        <w:proofErr w:type="spellEnd"/>
        <w:r>
          <w:rPr>
            <w:shd w:val="clear" w:color="auto" w:fill="FFFF00"/>
          </w:rPr>
          <w:t xml:space="preserve">, </w:t>
        </w:r>
        <w:proofErr w:type="spellStart"/>
        <w:r>
          <w:rPr>
            <w:shd w:val="clear" w:color="auto" w:fill="FFFF00"/>
          </w:rPr>
          <w:t>textos</w:t>
        </w:r>
        <w:proofErr w:type="spellEnd"/>
        <w:r>
          <w:rPr>
            <w:shd w:val="clear" w:color="auto" w:fill="FFFF00"/>
          </w:rPr>
          <w:t xml:space="preserve"> e </w:t>
        </w:r>
      </w:ins>
      <w:proofErr w:type="spellStart"/>
      <w:r>
        <w:rPr>
          <w:shd w:val="clear" w:color="auto" w:fill="FFFF00"/>
        </w:rPr>
        <w:t>legendas</w:t>
      </w:r>
      <w:proofErr w:type="spellEnd"/>
      <w:ins w:id="330" w:author="Unknown Author" w:date="2013-06-30T18:24:00Z">
        <w:r>
          <w:rPr>
            <w:color w:val="800000"/>
            <w:shd w:val="clear" w:color="auto" w:fill="FFFF00"/>
          </w:rPr>
          <w:t xml:space="preserve"> </w:t>
        </w:r>
        <w:r>
          <w:rPr>
            <w:shd w:val="clear" w:color="auto" w:fill="FFFF00"/>
          </w:rPr>
          <w:t>(</w:t>
        </w:r>
        <w:proofErr w:type="spellStart"/>
        <w:r>
          <w:rPr>
            <w:shd w:val="clear" w:color="auto" w:fill="FFFF00"/>
          </w:rPr>
          <w:t>pelo</w:t>
        </w:r>
        <w:proofErr w:type="spellEnd"/>
        <w:r>
          <w:rPr>
            <w:shd w:val="clear" w:color="auto" w:fill="FFFF00"/>
          </w:rPr>
          <w:t xml:space="preserve"> </w:t>
        </w:r>
        <w:proofErr w:type="spellStart"/>
        <w:r>
          <w:rPr>
            <w:shd w:val="clear" w:color="auto" w:fill="FFFF00"/>
          </w:rPr>
          <w:t>menos</w:t>
        </w:r>
        <w:proofErr w:type="spellEnd"/>
        <w:r>
          <w:rPr>
            <w:shd w:val="clear" w:color="auto" w:fill="FFFF00"/>
          </w:rPr>
          <w:t xml:space="preserve"> 1 </w:t>
        </w:r>
        <w:proofErr w:type="spellStart"/>
        <w:r>
          <w:rPr>
            <w:shd w:val="clear" w:color="auto" w:fill="FFFF00"/>
          </w:rPr>
          <w:t>por</w:t>
        </w:r>
        <w:proofErr w:type="spellEnd"/>
        <w:r>
          <w:rPr>
            <w:shd w:val="clear" w:color="auto" w:fill="FFFF00"/>
          </w:rPr>
          <w:t xml:space="preserve"> </w:t>
        </w:r>
        <w:proofErr w:type="spellStart"/>
        <w:r>
          <w:rPr>
            <w:shd w:val="clear" w:color="auto" w:fill="FFFF00"/>
          </w:rPr>
          <w:t>artigo</w:t>
        </w:r>
        <w:proofErr w:type="spellEnd"/>
        <w:r>
          <w:rPr>
            <w:shd w:val="clear" w:color="auto" w:fill="FFFF00"/>
          </w:rPr>
          <w:t>)</w:t>
        </w:r>
      </w:ins>
    </w:p>
    <w:p w14:paraId="2FC42253" w14:textId="77777777" w:rsidR="006004D0" w:rsidRDefault="003B43E1">
      <w:ins w:id="331" w:author="Arnold Sandjaja" w:date="2013-05-17T15:16:00Z">
        <w:r>
          <w:t xml:space="preserve"> </w:t>
        </w:r>
      </w:ins>
    </w:p>
    <w:p w14:paraId="12658DE4" w14:textId="77777777" w:rsidR="006004D0" w:rsidRPr="00ED5DEC" w:rsidRDefault="003B43E1">
      <w:pPr>
        <w:pStyle w:val="Heading3AA"/>
        <w:rPr>
          <w:sz w:val="24"/>
          <w:szCs w:val="24"/>
        </w:rPr>
      </w:pPr>
      <w:r w:rsidRPr="00ED5DEC">
        <w:rPr>
          <w:sz w:val="24"/>
          <w:szCs w:val="24"/>
        </w:rPr>
        <w:t xml:space="preserve">Technical specifications: </w:t>
      </w:r>
      <w:proofErr w:type="spellStart"/>
      <w:r w:rsidRPr="00ED5DEC">
        <w:rPr>
          <w:sz w:val="24"/>
          <w:szCs w:val="24"/>
          <w:shd w:val="clear" w:color="auto" w:fill="FFFF00"/>
        </w:rPr>
        <w:t>especificações</w:t>
      </w:r>
      <w:proofErr w:type="spellEnd"/>
      <w:r w:rsidRPr="00ED5DEC">
        <w:rPr>
          <w:sz w:val="24"/>
          <w:szCs w:val="24"/>
          <w:shd w:val="clear" w:color="auto" w:fill="FFFF00"/>
        </w:rPr>
        <w:t xml:space="preserve"> </w:t>
      </w:r>
      <w:proofErr w:type="spellStart"/>
      <w:r w:rsidRPr="00ED5DEC">
        <w:rPr>
          <w:sz w:val="24"/>
          <w:szCs w:val="24"/>
          <w:shd w:val="clear" w:color="auto" w:fill="FFFF00"/>
        </w:rPr>
        <w:t>técnicas</w:t>
      </w:r>
      <w:proofErr w:type="spellEnd"/>
    </w:p>
    <w:p w14:paraId="5D011F18" w14:textId="77777777" w:rsidR="006004D0" w:rsidRDefault="003B43E1">
      <w:pPr>
        <w:ind w:left="3686" w:hanging="3686"/>
      </w:pPr>
      <w:proofErr w:type="gramStart"/>
      <w:r>
        <w:rPr>
          <w:rFonts w:cs="Arial"/>
        </w:rPr>
        <w:t>Dimensions</w:t>
      </w:r>
      <w:r>
        <w:rPr>
          <w:rFonts w:cs="Arial"/>
        </w:rPr>
        <w:tab/>
        <w:t>:</w:t>
      </w:r>
      <w:proofErr w:type="gramEnd"/>
      <w:r>
        <w:rPr>
          <w:rFonts w:cs="Arial"/>
        </w:rPr>
        <w:t xml:space="preserve"> A maximum page size of 190mm x 270mm (portrait) perfect bound with a 6 mm spine.</w:t>
      </w:r>
    </w:p>
    <w:p w14:paraId="0F12CF90" w14:textId="77777777" w:rsidR="006004D0" w:rsidRDefault="003B43E1">
      <w:pPr>
        <w:ind w:left="3686" w:hanging="3686"/>
      </w:pPr>
      <w:proofErr w:type="spellStart"/>
      <w:ins w:id="332" w:author="Unknown Author" w:date="2013-06-30T18:25:00Z">
        <w:r>
          <w:rPr>
            <w:rFonts w:cs="Arial"/>
            <w:shd w:val="clear" w:color="auto" w:fill="FFFF00"/>
          </w:rPr>
          <w:t>Dimensões</w:t>
        </w:r>
        <w:proofErr w:type="spellEnd"/>
        <w:r>
          <w:rPr>
            <w:rFonts w:cs="Arial"/>
            <w:shd w:val="clear" w:color="auto" w:fill="FFFF00"/>
          </w:rPr>
          <w:t>:</w:t>
        </w:r>
        <w:r>
          <w:rPr>
            <w:rFonts w:cs="Arial"/>
            <w:shd w:val="clear" w:color="auto" w:fill="FFFF00"/>
          </w:rPr>
          <w:tab/>
        </w:r>
      </w:ins>
      <w:ins w:id="333" w:author="Unknown Author" w:date="2013-06-30T18:26:00Z">
        <w:r>
          <w:rPr>
            <w:rFonts w:cs="Arial"/>
            <w:shd w:val="clear" w:color="auto" w:fill="FFFF00"/>
          </w:rPr>
          <w:t xml:space="preserve">Uma </w:t>
        </w:r>
        <w:proofErr w:type="spellStart"/>
        <w:r>
          <w:rPr>
            <w:rFonts w:cs="Arial"/>
            <w:shd w:val="clear" w:color="auto" w:fill="FFFF00"/>
          </w:rPr>
          <w:t>página</w:t>
        </w:r>
        <w:proofErr w:type="spellEnd"/>
        <w:r>
          <w:rPr>
            <w:rFonts w:cs="Arial"/>
            <w:shd w:val="clear" w:color="auto" w:fill="FFFF00"/>
          </w:rPr>
          <w:t xml:space="preserve"> </w:t>
        </w:r>
        <w:proofErr w:type="gramStart"/>
        <w:r>
          <w:rPr>
            <w:rFonts w:cs="Arial"/>
            <w:shd w:val="clear" w:color="auto" w:fill="FFFF00"/>
          </w:rPr>
          <w:t>com</w:t>
        </w:r>
        <w:proofErr w:type="gramEnd"/>
        <w:r>
          <w:rPr>
            <w:rFonts w:cs="Arial"/>
            <w:shd w:val="clear" w:color="auto" w:fill="FFFF00"/>
          </w:rPr>
          <w:t xml:space="preserve"> o </w:t>
        </w:r>
        <w:proofErr w:type="spellStart"/>
        <w:r>
          <w:rPr>
            <w:rFonts w:cs="Arial"/>
            <w:shd w:val="clear" w:color="auto" w:fill="FFFF00"/>
          </w:rPr>
          <w:t>formato</w:t>
        </w:r>
        <w:proofErr w:type="spellEnd"/>
        <w:r>
          <w:rPr>
            <w:rFonts w:cs="Arial"/>
            <w:shd w:val="clear" w:color="auto" w:fill="FFFF00"/>
          </w:rPr>
          <w:t xml:space="preserve"> </w:t>
        </w:r>
        <w:proofErr w:type="spellStart"/>
        <w:r>
          <w:rPr>
            <w:rFonts w:cs="Arial"/>
            <w:shd w:val="clear" w:color="auto" w:fill="FFFF00"/>
          </w:rPr>
          <w:t>máximo</w:t>
        </w:r>
        <w:proofErr w:type="spellEnd"/>
        <w:r>
          <w:rPr>
            <w:rFonts w:cs="Arial"/>
            <w:shd w:val="clear" w:color="auto" w:fill="FFFF00"/>
          </w:rPr>
          <w:t xml:space="preserve"> de 190mm X 270mm (</w:t>
        </w:r>
        <w:proofErr w:type="spellStart"/>
        <w:r>
          <w:rPr>
            <w:rFonts w:cs="Arial"/>
            <w:shd w:val="clear" w:color="auto" w:fill="FFFF00"/>
          </w:rPr>
          <w:t>retrato</w:t>
        </w:r>
        <w:proofErr w:type="spellEnd"/>
        <w:r>
          <w:rPr>
            <w:rFonts w:cs="Arial"/>
            <w:shd w:val="clear" w:color="auto" w:fill="FFFF00"/>
          </w:rPr>
          <w:t xml:space="preserve">) com </w:t>
        </w:r>
        <w:proofErr w:type="spellStart"/>
        <w:r>
          <w:rPr>
            <w:rFonts w:cs="Arial"/>
            <w:shd w:val="clear" w:color="auto" w:fill="FFFF00"/>
          </w:rPr>
          <w:t>lombada</w:t>
        </w:r>
        <w:proofErr w:type="spellEnd"/>
        <w:r>
          <w:rPr>
            <w:rFonts w:cs="Arial"/>
            <w:shd w:val="clear" w:color="auto" w:fill="FFFF00"/>
          </w:rPr>
          <w:t xml:space="preserve"> de 6mm</w:t>
        </w:r>
        <w:r>
          <w:rPr>
            <w:rFonts w:cs="Arial"/>
          </w:rPr>
          <w:t>.</w:t>
        </w:r>
      </w:ins>
    </w:p>
    <w:p w14:paraId="5FB173BE" w14:textId="77777777" w:rsidR="006004D0" w:rsidRDefault="003B43E1">
      <w:pPr>
        <w:ind w:left="3686" w:hanging="3686"/>
      </w:pPr>
      <w:r>
        <w:t xml:space="preserve">Paragraph </w:t>
      </w:r>
      <w:proofErr w:type="gramStart"/>
      <w:r>
        <w:t>Styles</w:t>
      </w:r>
      <w:r>
        <w:tab/>
        <w:t>:</w:t>
      </w:r>
      <w:proofErr w:type="gramEnd"/>
      <w:r>
        <w:t xml:space="preserve"> Must be used for title</w:t>
      </w:r>
      <w:ins w:id="334" w:author="Arnold Sandjaja" w:date="2013-05-15T15:03:00Z">
        <w:r>
          <w:t>s</w:t>
        </w:r>
      </w:ins>
      <w:r>
        <w:t>, body text, caption</w:t>
      </w:r>
    </w:p>
    <w:p w14:paraId="35B23536" w14:textId="77777777" w:rsidR="006004D0" w:rsidRDefault="003B43E1">
      <w:pPr>
        <w:ind w:left="3686" w:hanging="3686"/>
      </w:pPr>
      <w:proofErr w:type="spellStart"/>
      <w:ins w:id="335" w:author="Unknown Author" w:date="2013-06-30T18:26:00Z">
        <w:r>
          <w:rPr>
            <w:shd w:val="clear" w:color="auto" w:fill="FFFF00"/>
          </w:rPr>
          <w:t>Estilo</w:t>
        </w:r>
        <w:proofErr w:type="spellEnd"/>
        <w:r>
          <w:rPr>
            <w:shd w:val="clear" w:color="auto" w:fill="FFFF00"/>
          </w:rPr>
          <w:t xml:space="preserve"> de </w:t>
        </w:r>
      </w:ins>
      <w:proofErr w:type="spellStart"/>
      <w:ins w:id="336" w:author="Unknown Author" w:date="2013-06-30T18:27:00Z">
        <w:r>
          <w:rPr>
            <w:shd w:val="clear" w:color="auto" w:fill="FFFF00"/>
          </w:rPr>
          <w:t>parágrafo</w:t>
        </w:r>
        <w:proofErr w:type="spellEnd"/>
        <w:r>
          <w:rPr>
            <w:shd w:val="clear" w:color="auto" w:fill="FFFF00"/>
          </w:rPr>
          <w:tab/>
        </w:r>
        <w:proofErr w:type="spellStart"/>
        <w:r>
          <w:rPr>
            <w:shd w:val="clear" w:color="auto" w:fill="FFFF00"/>
          </w:rPr>
          <w:t>deve</w:t>
        </w:r>
        <w:proofErr w:type="spellEnd"/>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usado</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títulos</w:t>
        </w:r>
        <w:proofErr w:type="spellEnd"/>
        <w:r>
          <w:rPr>
            <w:shd w:val="clear" w:color="auto" w:fill="FFFF00"/>
          </w:rPr>
          <w:t xml:space="preserve">, </w:t>
        </w:r>
        <w:proofErr w:type="spellStart"/>
        <w:r>
          <w:rPr>
            <w:shd w:val="clear" w:color="auto" w:fill="FFFF00"/>
          </w:rPr>
          <w:t>corpo</w:t>
        </w:r>
        <w:proofErr w:type="spellEnd"/>
        <w:r>
          <w:rPr>
            <w:shd w:val="clear" w:color="auto" w:fill="FFFF00"/>
          </w:rPr>
          <w:t xml:space="preserve"> de </w:t>
        </w:r>
        <w:proofErr w:type="spellStart"/>
        <w:r>
          <w:rPr>
            <w:shd w:val="clear" w:color="auto" w:fill="FFFF00"/>
          </w:rPr>
          <w:t>texto</w:t>
        </w:r>
      </w:ins>
      <w:proofErr w:type="spellEnd"/>
      <w:ins w:id="337" w:author="Unknown Author" w:date="2013-06-30T18:29:00Z">
        <w:r>
          <w:rPr>
            <w:shd w:val="clear" w:color="auto" w:fill="FFFF00"/>
          </w:rPr>
          <w:t xml:space="preserve">, </w:t>
        </w:r>
        <w:proofErr w:type="spellStart"/>
        <w:r>
          <w:rPr>
            <w:shd w:val="clear" w:color="auto" w:fill="FFFF00"/>
          </w:rPr>
          <w:t>legenda</w:t>
        </w:r>
      </w:ins>
      <w:proofErr w:type="spellEnd"/>
    </w:p>
    <w:p w14:paraId="10B035C2" w14:textId="77777777" w:rsidR="006004D0" w:rsidRDefault="003B43E1">
      <w:pPr>
        <w:tabs>
          <w:tab w:val="left" w:pos="3686"/>
        </w:tabs>
      </w:pPr>
      <w:r>
        <w:t xml:space="preserve">Character </w:t>
      </w:r>
      <w:proofErr w:type="gramStart"/>
      <w:r>
        <w:t>Styles</w:t>
      </w:r>
      <w:r>
        <w:tab/>
        <w:t>:</w:t>
      </w:r>
      <w:proofErr w:type="gramEnd"/>
      <w:r>
        <w:t xml:space="preserve"> Must be used for </w:t>
      </w:r>
      <w:proofErr w:type="spellStart"/>
      <w:r>
        <w:t>coverline</w:t>
      </w:r>
      <w:proofErr w:type="spellEnd"/>
      <w:r>
        <w:t>, D</w:t>
      </w:r>
      <w:ins w:id="338" w:author="Arnold Sandjaja" w:date="2013-05-15T15:07:00Z">
        <w:r>
          <w:t>a</w:t>
        </w:r>
      </w:ins>
      <w:del w:id="339" w:author="Arnold Sandjaja" w:date="2013-05-15T15:07:00Z">
        <w:r>
          <w:delText>e</w:delText>
        </w:r>
      </w:del>
      <w:ins w:id="340" w:author="Arnold Sandjaja" w:date="2013-05-15T15:07:00Z">
        <w:r>
          <w:t>te</w:t>
        </w:r>
      </w:ins>
      <w:del w:id="341" w:author="Arnold Sandjaja" w:date="2013-05-15T15:07:00Z">
        <w:r>
          <w:delText>ad</w:delText>
        </w:r>
      </w:del>
      <w:r>
        <w:t>line</w:t>
      </w:r>
    </w:p>
    <w:p w14:paraId="530AFE7C" w14:textId="77777777" w:rsidR="006004D0" w:rsidRDefault="003B43E1">
      <w:pPr>
        <w:tabs>
          <w:tab w:val="left" w:pos="3686"/>
        </w:tabs>
      </w:pPr>
      <w:ins w:id="342" w:author="Unknown Author" w:date="2013-06-30T18:29:00Z">
        <w:r>
          <w:rPr>
            <w:shd w:val="clear" w:color="auto" w:fill="FFFF00"/>
          </w:rPr>
          <w:t>Cha</w:t>
        </w:r>
      </w:ins>
      <w:ins w:id="343" w:author="Unknown Author" w:date="2013-06-30T18:30:00Z">
        <w:r>
          <w:rPr>
            <w:shd w:val="clear" w:color="auto" w:fill="FFFF00"/>
          </w:rPr>
          <w:t xml:space="preserve">racter </w:t>
        </w:r>
        <w:proofErr w:type="gramStart"/>
        <w:r>
          <w:rPr>
            <w:shd w:val="clear" w:color="auto" w:fill="FFFF00"/>
          </w:rPr>
          <w:t>Styles</w:t>
        </w:r>
        <w:r>
          <w:rPr>
            <w:shd w:val="clear" w:color="auto" w:fill="FFFF00"/>
          </w:rPr>
          <w:tab/>
          <w:t>:</w:t>
        </w:r>
        <w:proofErr w:type="gramEnd"/>
        <w:r>
          <w:rPr>
            <w:shd w:val="clear" w:color="auto" w:fill="FFFF00"/>
          </w:rPr>
          <w:t xml:space="preserve"> </w:t>
        </w:r>
        <w:proofErr w:type="spellStart"/>
        <w:r>
          <w:rPr>
            <w:shd w:val="clear" w:color="auto" w:fill="FFFF00"/>
          </w:rPr>
          <w:t>devem</w:t>
        </w:r>
        <w:proofErr w:type="spellEnd"/>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usados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Coverline</w:t>
        </w:r>
        <w:proofErr w:type="spellEnd"/>
        <w:r>
          <w:rPr>
            <w:shd w:val="clear" w:color="auto" w:fill="FFFF00"/>
          </w:rPr>
          <w:t xml:space="preserve"> – </w:t>
        </w:r>
        <w:proofErr w:type="spellStart"/>
        <w:r>
          <w:rPr>
            <w:shd w:val="clear" w:color="auto" w:fill="FFFF00"/>
          </w:rPr>
          <w:t>ver</w:t>
        </w:r>
        <w:proofErr w:type="spellEnd"/>
        <w:r>
          <w:rPr>
            <w:shd w:val="clear" w:color="auto" w:fill="FFFF00"/>
          </w:rPr>
          <w:t xml:space="preserve"> no </w:t>
        </w:r>
        <w:proofErr w:type="spellStart"/>
        <w:r>
          <w:rPr>
            <w:shd w:val="clear" w:color="auto" w:fill="FFFF00"/>
          </w:rPr>
          <w:t>appendice</w:t>
        </w:r>
        <w:proofErr w:type="spellEnd"/>
        <w:r>
          <w:rPr>
            <w:shd w:val="clear" w:color="auto" w:fill="FFFF00"/>
          </w:rPr>
          <w:t>, e data</w:t>
        </w:r>
      </w:ins>
    </w:p>
    <w:p w14:paraId="67D1BEED" w14:textId="77777777" w:rsidR="006004D0" w:rsidRDefault="003B43E1">
      <w:pPr>
        <w:ind w:left="3686" w:hanging="3686"/>
      </w:pPr>
      <w:r>
        <w:t xml:space="preserve">Master Page </w:t>
      </w:r>
      <w:proofErr w:type="gramStart"/>
      <w:r>
        <w:t>Elements</w:t>
      </w:r>
      <w:r>
        <w:tab/>
        <w:t>:</w:t>
      </w:r>
      <w:proofErr w:type="gramEnd"/>
      <w:r>
        <w:t xml:space="preserve"> </w:t>
      </w:r>
      <w:del w:id="344" w:author="Arnold Sandjaja" w:date="2013-05-16T21:05:00Z">
        <w:r>
          <w:delText>Running head</w:delText>
        </w:r>
      </w:del>
      <w:ins w:id="345" w:author="Arnold Sandjaja" w:date="2013-05-16T21:05:00Z">
        <w:r>
          <w:t>Header</w:t>
        </w:r>
      </w:ins>
      <w:del w:id="346" w:author="Arnold Sandjaja" w:date="2013-06-14T18:05:00Z">
        <w:r>
          <w:delText>,</w:delText>
        </w:r>
      </w:del>
      <w:ins w:id="347" w:author="Arnold Sandjaja" w:date="2013-06-14T18:05:00Z">
        <w:r>
          <w:t>/</w:t>
        </w:r>
      </w:ins>
      <w:del w:id="348" w:author="Arnold Sandjaja" w:date="2013-06-14T18:05:00Z">
        <w:r>
          <w:delText xml:space="preserve"> </w:delText>
        </w:r>
      </w:del>
      <w:ins w:id="349" w:author="Arnold Sandjaja" w:date="2013-05-16T21:05:00Z">
        <w:r>
          <w:t xml:space="preserve">footer and </w:t>
        </w:r>
      </w:ins>
      <w:r>
        <w:t>page numbers</w:t>
      </w:r>
    </w:p>
    <w:p w14:paraId="749668CE" w14:textId="77777777" w:rsidR="006004D0" w:rsidRDefault="003B43E1">
      <w:pPr>
        <w:ind w:left="3686" w:hanging="3686"/>
      </w:pPr>
      <w:del w:id="350" w:author="Arnold Sandjaja" w:date="2013-05-16T21:05:00Z">
        <w:r>
          <w:rPr>
            <w:shd w:val="clear" w:color="auto" w:fill="FFFF00"/>
          </w:rPr>
          <w:delText xml:space="preserve"> and byline</w:delText>
        </w:r>
      </w:del>
      <w:proofErr w:type="spellStart"/>
      <w:ins w:id="351" w:author="Unknown Author" w:date="2013-06-30T18:31:00Z">
        <w:r>
          <w:rPr>
            <w:shd w:val="clear" w:color="auto" w:fill="FFFF00"/>
          </w:rPr>
          <w:t>Páginas</w:t>
        </w:r>
        <w:proofErr w:type="spellEnd"/>
        <w:r>
          <w:rPr>
            <w:shd w:val="clear" w:color="auto" w:fill="FFFF00"/>
          </w:rPr>
          <w:t xml:space="preserve"> </w:t>
        </w:r>
        <w:proofErr w:type="spellStart"/>
        <w:r>
          <w:rPr>
            <w:shd w:val="clear" w:color="auto" w:fill="FFFF00"/>
          </w:rPr>
          <w:t>mestre</w:t>
        </w:r>
        <w:proofErr w:type="spellEnd"/>
        <w:r>
          <w:rPr>
            <w:shd w:val="clear" w:color="auto" w:fill="FFFF00"/>
          </w:rPr>
          <w:t>:</w:t>
        </w:r>
        <w:r>
          <w:rPr>
            <w:shd w:val="clear" w:color="auto" w:fill="FFFF00"/>
          </w:rPr>
          <w:tab/>
        </w:r>
        <w:proofErr w:type="spellStart"/>
        <w:r>
          <w:rPr>
            <w:shd w:val="clear" w:color="auto" w:fill="FFFF00"/>
          </w:rPr>
          <w:t>cabeçalho</w:t>
        </w:r>
      </w:ins>
      <w:proofErr w:type="spellEnd"/>
      <w:ins w:id="352" w:author="Unknown Author" w:date="2013-06-30T18:32:00Z">
        <w:r>
          <w:rPr>
            <w:shd w:val="clear" w:color="auto" w:fill="FFFF00"/>
          </w:rPr>
          <w:t>/</w:t>
        </w:r>
        <w:proofErr w:type="spellStart"/>
        <w:r>
          <w:rPr>
            <w:shd w:val="clear" w:color="auto" w:fill="FFFF00"/>
          </w:rPr>
          <w:t>pé</w:t>
        </w:r>
        <w:proofErr w:type="spellEnd"/>
        <w:r>
          <w:rPr>
            <w:shd w:val="clear" w:color="auto" w:fill="FFFF00"/>
          </w:rPr>
          <w:t xml:space="preserve"> de </w:t>
        </w:r>
        <w:proofErr w:type="spellStart"/>
        <w:r>
          <w:rPr>
            <w:shd w:val="clear" w:color="auto" w:fill="FFFF00"/>
          </w:rPr>
          <w:t>página</w:t>
        </w:r>
        <w:proofErr w:type="spellEnd"/>
        <w:r>
          <w:rPr>
            <w:shd w:val="clear" w:color="auto" w:fill="FFFF00"/>
          </w:rPr>
          <w:t xml:space="preserve"> </w:t>
        </w:r>
      </w:ins>
      <w:ins w:id="353" w:author="Unknown Author" w:date="2013-06-30T18:33:00Z">
        <w:r>
          <w:rPr>
            <w:shd w:val="clear" w:color="auto" w:fill="FFFF00"/>
          </w:rPr>
          <w:t xml:space="preserve">e </w:t>
        </w:r>
        <w:proofErr w:type="spellStart"/>
        <w:r>
          <w:rPr>
            <w:shd w:val="clear" w:color="auto" w:fill="FFFF00"/>
          </w:rPr>
          <w:t>números</w:t>
        </w:r>
        <w:proofErr w:type="spellEnd"/>
        <w:r>
          <w:rPr>
            <w:shd w:val="clear" w:color="auto" w:fill="FFFF00"/>
          </w:rPr>
          <w:t xml:space="preserve"> de </w:t>
        </w:r>
        <w:proofErr w:type="spellStart"/>
        <w:r>
          <w:rPr>
            <w:shd w:val="clear" w:color="auto" w:fill="FFFF00"/>
          </w:rPr>
          <w:t>páginas</w:t>
        </w:r>
      </w:ins>
      <w:proofErr w:type="spellEnd"/>
    </w:p>
    <w:p w14:paraId="493F9774" w14:textId="77777777" w:rsidR="006004D0" w:rsidRDefault="003B43E1">
      <w:pPr>
        <w:ind w:left="3686" w:hanging="3686"/>
      </w:pPr>
      <w:proofErr w:type="gramStart"/>
      <w:r>
        <w:t>Bleed</w:t>
      </w:r>
      <w:r>
        <w:tab/>
        <w:t>:</w:t>
      </w:r>
      <w:proofErr w:type="gramEnd"/>
      <w:r>
        <w:t xml:space="preserve"> 3 mm</w:t>
      </w:r>
    </w:p>
    <w:p w14:paraId="27A21748" w14:textId="77777777" w:rsidR="006004D0" w:rsidRDefault="003B43E1">
      <w:pPr>
        <w:ind w:left="3686" w:hanging="3686"/>
      </w:pPr>
      <w:ins w:id="354" w:author="Unknown Author" w:date="2013-06-30T18:33:00Z">
        <w:r>
          <w:rPr>
            <w:shd w:val="clear" w:color="auto" w:fill="FFFF00"/>
          </w:rPr>
          <w:t>Sangria:</w:t>
        </w:r>
        <w:r>
          <w:rPr>
            <w:shd w:val="clear" w:color="auto" w:fill="FFFF00"/>
          </w:rPr>
          <w:tab/>
          <w:t>3mm</w:t>
        </w:r>
      </w:ins>
    </w:p>
    <w:p w14:paraId="1063EC57" w14:textId="77777777" w:rsidR="006004D0" w:rsidRDefault="003B43E1">
      <w:pPr>
        <w:ind w:left="3686" w:hanging="3686"/>
      </w:pPr>
      <w:r>
        <w:t>Colours</w:t>
      </w:r>
      <w:ins w:id="355" w:author="Michel Bulon" w:date="2013-06-12T21:33:00Z">
        <w:r>
          <w:t xml:space="preserve"> (</w:t>
        </w:r>
      </w:ins>
      <w:ins w:id="356" w:author="Michel Bulon" w:date="2013-06-12T21:40:00Z">
        <w:r>
          <w:t>Front</w:t>
        </w:r>
      </w:ins>
      <w:ins w:id="357" w:author="Arnold Sandjaja" w:date="2013-06-29T14:09:00Z">
        <w:r>
          <w:t>, spine</w:t>
        </w:r>
      </w:ins>
      <w:ins w:id="358" w:author="Michel Bulon" w:date="2013-06-12T21:40:00Z">
        <w:r>
          <w:t xml:space="preserve"> </w:t>
        </w:r>
      </w:ins>
      <w:ins w:id="359" w:author="Arnold Sandjaja" w:date="2013-06-14T19:27:00Z">
        <w:r>
          <w:t xml:space="preserve">&amp; Back </w:t>
        </w:r>
      </w:ins>
      <w:ins w:id="360" w:author="Michel Bulon" w:date="2013-06-12T21:40:00Z">
        <w:r>
          <w:t>c</w:t>
        </w:r>
      </w:ins>
      <w:ins w:id="361" w:author="Michel Bulon" w:date="2013-06-12T21:33:00Z">
        <w:r>
          <w:t>over</w:t>
        </w:r>
      </w:ins>
      <w:proofErr w:type="gramStart"/>
      <w:ins w:id="362" w:author="Michel Bulon" w:date="2013-06-12T21:40:00Z">
        <w:r>
          <w:t>)</w:t>
        </w:r>
      </w:ins>
      <w:r>
        <w:tab/>
        <w:t>:</w:t>
      </w:r>
      <w:proofErr w:type="gramEnd"/>
      <w:r>
        <w:t xml:space="preserve"> CMYK, </w:t>
      </w:r>
      <w:del w:id="363" w:author="Arnold Sandjaja" w:date="2013-06-30T09:03:00Z">
        <w:r>
          <w:delText xml:space="preserve">one PMS Cspot colour (PMS 7549 C), </w:delText>
        </w:r>
      </w:del>
      <w:r>
        <w:t xml:space="preserve">spot </w:t>
      </w:r>
      <w:del w:id="364" w:author="Michel Bulon" w:date="2013-06-12T21:18:00Z">
        <w:r>
          <w:delText>varnish</w:delText>
        </w:r>
      </w:del>
      <w:proofErr w:type="spellStart"/>
      <w:ins w:id="365" w:author="Michel Bulon" w:date="2013-06-12T21:18:00Z">
        <w:r>
          <w:t>dieline</w:t>
        </w:r>
      </w:ins>
      <w:proofErr w:type="spellEnd"/>
    </w:p>
    <w:p w14:paraId="646E8E82" w14:textId="77777777" w:rsidR="006004D0" w:rsidRDefault="003B43E1">
      <w:pPr>
        <w:ind w:left="3686" w:hanging="3686"/>
      </w:pPr>
      <w:ins w:id="366" w:author="Unknown Author" w:date="2013-06-30T18:34:00Z">
        <w:r>
          <w:rPr>
            <w:shd w:val="clear" w:color="auto" w:fill="FFFF00"/>
          </w:rPr>
          <w:lastRenderedPageBreak/>
          <w:t xml:space="preserve">Cores </w:t>
        </w:r>
        <w:proofErr w:type="gramStart"/>
        <w:r>
          <w:rPr>
            <w:shd w:val="clear" w:color="auto" w:fill="FFFF00"/>
          </w:rPr>
          <w:t xml:space="preserve">( </w:t>
        </w:r>
        <w:proofErr w:type="spellStart"/>
        <w:r>
          <w:rPr>
            <w:shd w:val="clear" w:color="auto" w:fill="FFFF00"/>
          </w:rPr>
          <w:t>capa</w:t>
        </w:r>
        <w:proofErr w:type="spellEnd"/>
        <w:proofErr w:type="gramEnd"/>
        <w:r>
          <w:rPr>
            <w:shd w:val="clear" w:color="auto" w:fill="FFFF00"/>
          </w:rPr>
          <w:t xml:space="preserve">, contra </w:t>
        </w:r>
        <w:proofErr w:type="spellStart"/>
        <w:r>
          <w:rPr>
            <w:shd w:val="clear" w:color="auto" w:fill="FFFF00"/>
          </w:rPr>
          <w:t>capa</w:t>
        </w:r>
        <w:proofErr w:type="spellEnd"/>
        <w:r>
          <w:rPr>
            <w:shd w:val="clear" w:color="auto" w:fill="FFFF00"/>
          </w:rPr>
          <w:t xml:space="preserve"> e </w:t>
        </w:r>
      </w:ins>
      <w:proofErr w:type="spellStart"/>
      <w:r>
        <w:rPr>
          <w:shd w:val="clear" w:color="auto" w:fill="FFFF00"/>
        </w:rPr>
        <w:t>lombada</w:t>
      </w:r>
      <w:proofErr w:type="spellEnd"/>
      <w:ins w:id="367" w:author="Unknown Author" w:date="2013-06-30T18:34:00Z">
        <w:r>
          <w:rPr>
            <w:shd w:val="clear" w:color="auto" w:fill="FFFF00"/>
          </w:rPr>
          <w:t xml:space="preserve">): CMYK, e </w:t>
        </w:r>
        <w:proofErr w:type="spellStart"/>
        <w:r>
          <w:rPr>
            <w:shd w:val="clear" w:color="auto" w:fill="FFFF00"/>
          </w:rPr>
          <w:t>cor</w:t>
        </w:r>
        <w:proofErr w:type="spellEnd"/>
        <w:r>
          <w:rPr>
            <w:shd w:val="clear" w:color="auto" w:fill="FFFF00"/>
          </w:rPr>
          <w:t xml:space="preserve"> especial </w:t>
        </w:r>
        <w:proofErr w:type="spellStart"/>
        <w:r>
          <w:rPr>
            <w:shd w:val="clear" w:color="auto" w:fill="FFFF00"/>
          </w:rPr>
          <w:t>para</w:t>
        </w:r>
        <w:proofErr w:type="spellEnd"/>
        <w:r>
          <w:rPr>
            <w:shd w:val="clear" w:color="auto" w:fill="FFFF00"/>
          </w:rPr>
          <w:t xml:space="preserve"> a </w:t>
        </w:r>
        <w:proofErr w:type="spellStart"/>
        <w:r>
          <w:rPr>
            <w:shd w:val="clear" w:color="auto" w:fill="FFFF00"/>
          </w:rPr>
          <w:t>faca</w:t>
        </w:r>
      </w:ins>
      <w:proofErr w:type="spellEnd"/>
    </w:p>
    <w:p w14:paraId="005E0751" w14:textId="77777777" w:rsidR="006004D0" w:rsidRDefault="003B43E1">
      <w:pPr>
        <w:ind w:left="3686" w:hanging="3686"/>
      </w:pPr>
      <w:del w:id="368" w:author="Arnold Sandjaja" w:date="2013-06-14T19:28:00Z">
        <w:r>
          <w:delText>Colours (Back cover)</w:delText>
        </w:r>
        <w:r>
          <w:tab/>
          <w:delText>: CMYK and spot dieline if you desire</w:delText>
        </w:r>
      </w:del>
    </w:p>
    <w:p w14:paraId="324B6C18" w14:textId="77777777" w:rsidR="006004D0" w:rsidRDefault="003B43E1">
      <w:pPr>
        <w:ind w:left="3686" w:hanging="3686"/>
      </w:pPr>
      <w:ins w:id="369" w:author="Michel Bulon" w:date="2013-06-12T21:46:00Z">
        <w:r>
          <w:t>Colours (</w:t>
        </w:r>
      </w:ins>
      <w:del w:id="370" w:author="Arnold Sandjaja" w:date="2013-06-29T14:08:00Z">
        <w:r>
          <w:delText>Interior</w:delText>
        </w:r>
      </w:del>
      <w:ins w:id="371" w:author="Arnold Sandjaja" w:date="2013-06-29T14:08:00Z">
        <w:r>
          <w:t>inside pages</w:t>
        </w:r>
      </w:ins>
      <w:ins w:id="372" w:author="Michel Bulon" w:date="2013-06-12T21:46:00Z">
        <w:r>
          <w:t xml:space="preserve"> of magazine</w:t>
        </w:r>
        <w:proofErr w:type="gramStart"/>
        <w:r>
          <w:t>)</w:t>
        </w:r>
        <w:r>
          <w:tab/>
          <w:t>:</w:t>
        </w:r>
        <w:proofErr w:type="gramEnd"/>
        <w:r>
          <w:t xml:space="preserve"> 2 </w:t>
        </w:r>
      </w:ins>
      <w:del w:id="373" w:author="Arnold Sandjaja" w:date="2013-06-14T18:05:00Z">
        <w:r>
          <w:delText xml:space="preserve">spot </w:delText>
        </w:r>
      </w:del>
      <w:ins w:id="374" w:author="Michel Bulon" w:date="2013-06-12T21:46:00Z">
        <w:r>
          <w:t>colours</w:t>
        </w:r>
      </w:ins>
      <w:ins w:id="375" w:author="Michel Bulon" w:date="2013-06-12T21:47:00Z">
        <w:r>
          <w:t xml:space="preserve"> (PMS 7549 C and Black)</w:t>
        </w:r>
      </w:ins>
    </w:p>
    <w:p w14:paraId="127E9B02" w14:textId="77777777" w:rsidR="006004D0" w:rsidRDefault="003B43E1">
      <w:pPr>
        <w:ind w:left="3686" w:hanging="3686"/>
      </w:pPr>
      <w:ins w:id="376" w:author="Unknown Author" w:date="2013-06-30T18:35:00Z">
        <w:r>
          <w:rPr>
            <w:shd w:val="clear" w:color="auto" w:fill="FFFF00"/>
          </w:rPr>
          <w:t xml:space="preserve">Cores </w:t>
        </w:r>
        <w:proofErr w:type="gramStart"/>
        <w:r>
          <w:rPr>
            <w:shd w:val="clear" w:color="auto" w:fill="FFFF00"/>
          </w:rPr>
          <w:t xml:space="preserve">( </w:t>
        </w:r>
        <w:proofErr w:type="spellStart"/>
        <w:r>
          <w:rPr>
            <w:shd w:val="clear" w:color="auto" w:fill="FFFF00"/>
          </w:rPr>
          <w:t>páginas</w:t>
        </w:r>
        <w:proofErr w:type="spellEnd"/>
        <w:proofErr w:type="gramEnd"/>
        <w:r>
          <w:rPr>
            <w:shd w:val="clear" w:color="auto" w:fill="FFFF00"/>
          </w:rPr>
          <w:t xml:space="preserve"> </w:t>
        </w:r>
        <w:proofErr w:type="spellStart"/>
        <w:r>
          <w:rPr>
            <w:shd w:val="clear" w:color="auto" w:fill="FFFF00"/>
          </w:rPr>
          <w:t>internas</w:t>
        </w:r>
      </w:ins>
      <w:proofErr w:type="spellEnd"/>
      <w:ins w:id="377" w:author="Unknown Author" w:date="2013-06-30T18:36:00Z">
        <w:r>
          <w:rPr>
            <w:shd w:val="clear" w:color="auto" w:fill="FFFF00"/>
          </w:rPr>
          <w:t xml:space="preserve"> da </w:t>
        </w:r>
        <w:proofErr w:type="spellStart"/>
        <w:r>
          <w:rPr>
            <w:shd w:val="clear" w:color="auto" w:fill="FFFF00"/>
          </w:rPr>
          <w:t>revista</w:t>
        </w:r>
        <w:proofErr w:type="spellEnd"/>
        <w:r>
          <w:rPr>
            <w:shd w:val="clear" w:color="auto" w:fill="FFFF00"/>
          </w:rPr>
          <w:t>)</w:t>
        </w:r>
        <w:r>
          <w:rPr>
            <w:shd w:val="clear" w:color="auto" w:fill="FFFF00"/>
          </w:rPr>
          <w:tab/>
          <w:t xml:space="preserve">2 cores ( PMS 7549 C e </w:t>
        </w:r>
        <w:proofErr w:type="spellStart"/>
        <w:r>
          <w:rPr>
            <w:shd w:val="clear" w:color="auto" w:fill="FFFF00"/>
          </w:rPr>
          <w:t>preto</w:t>
        </w:r>
        <w:proofErr w:type="spellEnd"/>
        <w:r>
          <w:rPr>
            <w:shd w:val="clear" w:color="auto" w:fill="FFFF00"/>
          </w:rPr>
          <w:t xml:space="preserve"> - K)</w:t>
        </w:r>
      </w:ins>
    </w:p>
    <w:p w14:paraId="1E0D45C4" w14:textId="77777777" w:rsidR="006004D0" w:rsidRDefault="003B43E1">
      <w:pPr>
        <w:ind w:left="3686" w:hanging="3686"/>
      </w:pPr>
      <w:r>
        <w:t xml:space="preserve">Output ICC profile in </w:t>
      </w:r>
      <w:proofErr w:type="gramStart"/>
      <w:r>
        <w:t>PDF</w:t>
      </w:r>
      <w:r>
        <w:tab/>
        <w:t>:</w:t>
      </w:r>
      <w:proofErr w:type="gramEnd"/>
      <w:r>
        <w:t xml:space="preserve"> ISO Web coated FOGRA28 /Total ink </w:t>
      </w:r>
      <w:del w:id="378" w:author="Arnold Sandjaja" w:date="2013-06-14T18:06:00Z">
        <w:r>
          <w:delText>310</w:delText>
        </w:r>
      </w:del>
      <w:ins w:id="379" w:author="Arnold Sandjaja" w:date="2013-06-14T18:06:00Z">
        <w:r>
          <w:t>300</w:t>
        </w:r>
      </w:ins>
      <w:r>
        <w:t>%</w:t>
      </w:r>
      <w:ins w:id="380" w:author="Arnold Sandjaja" w:date="2013-06-14T18:06:00Z">
        <w:r>
          <w:t xml:space="preserve"> (</w:t>
        </w:r>
      </w:ins>
      <w:ins w:id="381" w:author="Arnold Sandjaja" w:date="2013-06-14T18:07:00Z">
        <w:r>
          <w:t>front &amp; back Cover</w:t>
        </w:r>
      </w:ins>
      <w:ins w:id="382" w:author="Arnold Sandjaja" w:date="2013-06-14T18:06:00Z">
        <w:r>
          <w:t>)</w:t>
        </w:r>
      </w:ins>
      <w:ins w:id="383" w:author="Arnold Sandjaja" w:date="2013-06-14T18:07:00Z">
        <w:r>
          <w:t xml:space="preserve"> </w:t>
        </w:r>
      </w:ins>
      <w:ins w:id="384" w:author="Arnold Sandjaja" w:date="2013-06-14T18:08:00Z">
        <w:r>
          <w:t>20</w:t>
        </w:r>
      </w:ins>
      <w:ins w:id="385" w:author="Arnold Sandjaja" w:date="2013-06-14T18:07:00Z">
        <w:r>
          <w:t>0% (</w:t>
        </w:r>
      </w:ins>
      <w:ins w:id="386" w:author="Arnold Sandjaja" w:date="2013-06-29T14:09:00Z">
        <w:r>
          <w:t>inside pages</w:t>
        </w:r>
      </w:ins>
      <w:ins w:id="387" w:author="Arnold Sandjaja" w:date="2013-06-14T18:07:00Z">
        <w:r>
          <w:t xml:space="preserve"> of magazine)</w:t>
        </w:r>
      </w:ins>
    </w:p>
    <w:p w14:paraId="7E3A1FDB" w14:textId="77777777" w:rsidR="006004D0" w:rsidRDefault="003B43E1">
      <w:pPr>
        <w:ind w:left="3686" w:hanging="3686"/>
      </w:pPr>
      <w:proofErr w:type="spellStart"/>
      <w:ins w:id="388" w:author="Unknown Author" w:date="2013-06-30T18:37:00Z">
        <w:r>
          <w:rPr>
            <w:shd w:val="clear" w:color="auto" w:fill="FFFF00"/>
          </w:rPr>
          <w:t>Perfil</w:t>
        </w:r>
        <w:proofErr w:type="spellEnd"/>
        <w:r>
          <w:rPr>
            <w:shd w:val="clear" w:color="auto" w:fill="FFFF00"/>
          </w:rPr>
          <w:t xml:space="preserve"> de cores ICC</w:t>
        </w:r>
        <w:proofErr w:type="gramStart"/>
        <w:r>
          <w:rPr>
            <w:shd w:val="clear" w:color="auto" w:fill="FFFF00"/>
          </w:rPr>
          <w:t>:</w:t>
        </w:r>
        <w:r>
          <w:rPr>
            <w:shd w:val="clear" w:color="auto" w:fill="FFFF00"/>
          </w:rPr>
          <w:tab/>
          <w:t>:</w:t>
        </w:r>
        <w:proofErr w:type="gramEnd"/>
        <w:r>
          <w:rPr>
            <w:shd w:val="clear" w:color="auto" w:fill="FFFF00"/>
          </w:rPr>
          <w:t xml:space="preserve"> ISO Web coated FOGRA28 /Total ink 300% ( </w:t>
        </w:r>
        <w:proofErr w:type="spellStart"/>
        <w:r>
          <w:rPr>
            <w:shd w:val="clear" w:color="auto" w:fill="FFFF00"/>
          </w:rPr>
          <w:t>para</w:t>
        </w:r>
        <w:proofErr w:type="spellEnd"/>
        <w:r>
          <w:rPr>
            <w:shd w:val="clear" w:color="auto" w:fill="FFFF00"/>
          </w:rPr>
          <w:t xml:space="preserve"> </w:t>
        </w:r>
        <w:proofErr w:type="spellStart"/>
        <w:r>
          <w:rPr>
            <w:shd w:val="clear" w:color="auto" w:fill="FFFF00"/>
          </w:rPr>
          <w:t>frente</w:t>
        </w:r>
        <w:proofErr w:type="spellEnd"/>
        <w:r>
          <w:rPr>
            <w:shd w:val="clear" w:color="auto" w:fill="FFFF00"/>
          </w:rPr>
          <w:t xml:space="preserve"> e verso) 200% ( </w:t>
        </w:r>
        <w:proofErr w:type="spellStart"/>
        <w:r>
          <w:rPr>
            <w:shd w:val="clear" w:color="auto" w:fill="FFFF00"/>
          </w:rPr>
          <w:t>para</w:t>
        </w:r>
        <w:proofErr w:type="spellEnd"/>
        <w:r>
          <w:rPr>
            <w:shd w:val="clear" w:color="auto" w:fill="FFFF00"/>
          </w:rPr>
          <w:t xml:space="preserve"> as </w:t>
        </w:r>
        <w:proofErr w:type="spellStart"/>
        <w:r>
          <w:rPr>
            <w:shd w:val="clear" w:color="auto" w:fill="FFFF00"/>
          </w:rPr>
          <w:t>páginas</w:t>
        </w:r>
        <w:proofErr w:type="spellEnd"/>
        <w:r>
          <w:rPr>
            <w:shd w:val="clear" w:color="auto" w:fill="FFFF00"/>
          </w:rPr>
          <w:t xml:space="preserve"> </w:t>
        </w:r>
        <w:proofErr w:type="spellStart"/>
        <w:r>
          <w:rPr>
            <w:shd w:val="clear" w:color="auto" w:fill="FFFF00"/>
          </w:rPr>
          <w:t>int</w:t>
        </w:r>
      </w:ins>
      <w:ins w:id="389" w:author="Unknown Author" w:date="2013-06-30T18:38:00Z">
        <w:r>
          <w:rPr>
            <w:shd w:val="clear" w:color="auto" w:fill="FFFF00"/>
          </w:rPr>
          <w:t>ernas</w:t>
        </w:r>
        <w:proofErr w:type="spellEnd"/>
        <w:r>
          <w:rPr>
            <w:shd w:val="clear" w:color="auto" w:fill="FFFF00"/>
          </w:rPr>
          <w:t>)</w:t>
        </w:r>
      </w:ins>
    </w:p>
    <w:p w14:paraId="16E5027B" w14:textId="77777777" w:rsidR="006004D0" w:rsidRDefault="003B43E1">
      <w:pPr>
        <w:ind w:left="3686" w:hanging="3686"/>
      </w:pPr>
      <w:r>
        <w:t xml:space="preserve">Printing </w:t>
      </w:r>
      <w:proofErr w:type="gramStart"/>
      <w:r>
        <w:t>system</w:t>
      </w:r>
      <w:r>
        <w:tab/>
        <w:t>:</w:t>
      </w:r>
      <w:proofErr w:type="gramEnd"/>
      <w:r>
        <w:t xml:space="preserve"> </w:t>
      </w:r>
      <w:proofErr w:type="spellStart"/>
      <w:r>
        <w:t>Heatset</w:t>
      </w:r>
      <w:proofErr w:type="spellEnd"/>
      <w:r>
        <w:t xml:space="preserve"> web offset</w:t>
      </w:r>
    </w:p>
    <w:p w14:paraId="6A9CEE24" w14:textId="77777777" w:rsidR="006004D0" w:rsidRDefault="003B43E1">
      <w:pPr>
        <w:ind w:left="3686" w:hanging="3686"/>
      </w:pPr>
      <w:del w:id="390" w:author="Michel Bulon" w:date="2013-06-12T21:18:00Z">
        <w:r>
          <w:delText>Varnish</w:delText>
        </w:r>
      </w:del>
      <w:proofErr w:type="spellStart"/>
      <w:proofErr w:type="gramStart"/>
      <w:ins w:id="391" w:author="Michel Bulon" w:date="2013-06-12T21:18:00Z">
        <w:r>
          <w:t>Dieline</w:t>
        </w:r>
      </w:ins>
      <w:proofErr w:type="spellEnd"/>
      <w:r>
        <w:tab/>
        <w:t>:</w:t>
      </w:r>
      <w:proofErr w:type="gramEnd"/>
      <w:r>
        <w:t xml:space="preserve"> Must be named “</w:t>
      </w:r>
      <w:del w:id="392" w:author="Michel Bulon" w:date="2013-06-12T21:18:00Z">
        <w:r>
          <w:delText>Varnish</w:delText>
        </w:r>
      </w:del>
      <w:proofErr w:type="spellStart"/>
      <w:ins w:id="393" w:author="Michel Bulon" w:date="2013-06-12T21:18:00Z">
        <w:r>
          <w:t>Dieline</w:t>
        </w:r>
      </w:ins>
      <w:proofErr w:type="spellEnd"/>
      <w:r>
        <w:t xml:space="preserve">”, must be created as a spot colour </w:t>
      </w:r>
      <w:del w:id="394" w:author="Arnold Sandjaja" w:date="2013-06-14T18:09:00Z">
        <w:r>
          <w:delText xml:space="preserve">and it must be 100% black </w:delText>
        </w:r>
      </w:del>
      <w:r>
        <w:t xml:space="preserve">and must </w:t>
      </w:r>
      <w:del w:id="395" w:author="Arnold Sandjaja" w:date="2013-06-30T09:15:00Z">
        <w:r>
          <w:delText xml:space="preserve">be </w:delText>
        </w:r>
      </w:del>
      <w:r>
        <w:t>overprint</w:t>
      </w:r>
    </w:p>
    <w:p w14:paraId="2168C388" w14:textId="77777777" w:rsidR="006004D0" w:rsidRDefault="003B43E1">
      <w:pPr>
        <w:ind w:left="3686" w:hanging="3686"/>
      </w:pPr>
      <w:proofErr w:type="spellStart"/>
      <w:proofErr w:type="gramStart"/>
      <w:ins w:id="396" w:author="Unknown Author" w:date="2013-06-30T18:38:00Z">
        <w:r>
          <w:rPr>
            <w:shd w:val="clear" w:color="auto" w:fill="FFFF00"/>
          </w:rPr>
          <w:t>Faca</w:t>
        </w:r>
        <w:proofErr w:type="spellEnd"/>
        <w:r>
          <w:rPr>
            <w:shd w:val="clear" w:color="auto" w:fill="FFFF00"/>
          </w:rPr>
          <w:tab/>
          <w:t>:</w:t>
        </w:r>
        <w:proofErr w:type="gramEnd"/>
        <w:r>
          <w:rPr>
            <w:shd w:val="clear" w:color="auto" w:fill="FFFF00"/>
          </w:rPr>
          <w:t xml:space="preserve"> </w:t>
        </w:r>
        <w:proofErr w:type="spellStart"/>
        <w:r>
          <w:rPr>
            <w:shd w:val="clear" w:color="auto" w:fill="FFFF00"/>
          </w:rPr>
          <w:t>deve</w:t>
        </w:r>
        <w:proofErr w:type="spellEnd"/>
        <w:r>
          <w:rPr>
            <w:shd w:val="clear" w:color="auto" w:fill="FFFF00"/>
          </w:rPr>
          <w:t xml:space="preserve"> </w:t>
        </w:r>
        <w:proofErr w:type="spellStart"/>
        <w:r>
          <w:rPr>
            <w:shd w:val="clear" w:color="auto" w:fill="FFFF00"/>
          </w:rPr>
          <w:t>ser</w:t>
        </w:r>
        <w:proofErr w:type="spellEnd"/>
        <w:r>
          <w:rPr>
            <w:shd w:val="clear" w:color="auto" w:fill="FFFF00"/>
          </w:rPr>
          <w:t xml:space="preserve"> </w:t>
        </w:r>
        <w:proofErr w:type="spellStart"/>
        <w:r>
          <w:rPr>
            <w:shd w:val="clear" w:color="auto" w:fill="FFFF00"/>
          </w:rPr>
          <w:t>criada</w:t>
        </w:r>
        <w:proofErr w:type="spellEnd"/>
        <w:r>
          <w:rPr>
            <w:shd w:val="clear" w:color="auto" w:fill="FFFF00"/>
          </w:rPr>
          <w:t xml:space="preserve"> </w:t>
        </w:r>
        <w:proofErr w:type="spellStart"/>
        <w:r>
          <w:rPr>
            <w:shd w:val="clear" w:color="auto" w:fill="FFFF00"/>
          </w:rPr>
          <w:t>como</w:t>
        </w:r>
        <w:proofErr w:type="spellEnd"/>
        <w:r>
          <w:rPr>
            <w:shd w:val="clear" w:color="auto" w:fill="FFFF00"/>
          </w:rPr>
          <w:t xml:space="preserve"> </w:t>
        </w:r>
        <w:proofErr w:type="spellStart"/>
        <w:r>
          <w:rPr>
            <w:shd w:val="clear" w:color="auto" w:fill="FFFF00"/>
          </w:rPr>
          <w:t>cor</w:t>
        </w:r>
        <w:proofErr w:type="spellEnd"/>
        <w:r>
          <w:rPr>
            <w:shd w:val="clear" w:color="auto" w:fill="FFFF00"/>
          </w:rPr>
          <w:t xml:space="preserve"> especial e </w:t>
        </w:r>
        <w:proofErr w:type="spellStart"/>
        <w:r>
          <w:rPr>
            <w:shd w:val="clear" w:color="auto" w:fill="FFFF00"/>
          </w:rPr>
          <w:t>estar</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overprint e </w:t>
        </w:r>
        <w:proofErr w:type="spellStart"/>
        <w:r>
          <w:rPr>
            <w:shd w:val="clear" w:color="auto" w:fill="FFFF00"/>
          </w:rPr>
          <w:t>ser</w:t>
        </w:r>
        <w:proofErr w:type="spellEnd"/>
        <w:r>
          <w:rPr>
            <w:shd w:val="clear" w:color="auto" w:fill="FFFF00"/>
          </w:rPr>
          <w:t xml:space="preserve"> </w:t>
        </w:r>
        <w:proofErr w:type="spellStart"/>
        <w:r>
          <w:rPr>
            <w:shd w:val="clear" w:color="auto" w:fill="FFFF00"/>
          </w:rPr>
          <w:t>nomeada</w:t>
        </w:r>
      </w:ins>
      <w:proofErr w:type="spellEnd"/>
      <w:ins w:id="397" w:author="Unknown Author" w:date="2013-06-30T18:39:00Z">
        <w:r>
          <w:rPr>
            <w:shd w:val="clear" w:color="auto" w:fill="FFFF00"/>
          </w:rPr>
          <w:t xml:space="preserve"> no </w:t>
        </w:r>
        <w:proofErr w:type="spellStart"/>
        <w:r>
          <w:rPr>
            <w:shd w:val="clear" w:color="auto" w:fill="FFFF00"/>
          </w:rPr>
          <w:t>arquivo</w:t>
        </w:r>
        <w:proofErr w:type="spellEnd"/>
        <w:r>
          <w:rPr>
            <w:shd w:val="clear" w:color="auto" w:fill="FFFF00"/>
          </w:rPr>
          <w:t xml:space="preserve"> </w:t>
        </w:r>
        <w:proofErr w:type="spellStart"/>
        <w:r>
          <w:rPr>
            <w:shd w:val="clear" w:color="auto" w:fill="FFFF00"/>
          </w:rPr>
          <w:t>como</w:t>
        </w:r>
        <w:proofErr w:type="spellEnd"/>
        <w:r>
          <w:rPr>
            <w:shd w:val="clear" w:color="auto" w:fill="FFFF00"/>
          </w:rPr>
          <w:t xml:space="preserve"> “ </w:t>
        </w:r>
        <w:proofErr w:type="spellStart"/>
        <w:r>
          <w:rPr>
            <w:shd w:val="clear" w:color="auto" w:fill="FFFF00"/>
          </w:rPr>
          <w:t>Dieline</w:t>
        </w:r>
        <w:proofErr w:type="spellEnd"/>
        <w:r>
          <w:rPr>
            <w:shd w:val="clear" w:color="auto" w:fill="FFFF00"/>
          </w:rPr>
          <w:t>”</w:t>
        </w:r>
      </w:ins>
    </w:p>
    <w:p w14:paraId="4B21F3D3" w14:textId="77777777" w:rsidR="006004D0" w:rsidRDefault="003B43E1">
      <w:pPr>
        <w:ind w:left="3686" w:hanging="3686"/>
      </w:pPr>
      <w:proofErr w:type="spellStart"/>
      <w:r>
        <w:t>Greyscale</w:t>
      </w:r>
      <w:proofErr w:type="spellEnd"/>
      <w:r>
        <w:t xml:space="preserve"> and colour images </w:t>
      </w:r>
      <w:proofErr w:type="gramStart"/>
      <w:r>
        <w:t>resolution</w:t>
      </w:r>
      <w:r>
        <w:tab/>
        <w:t>:</w:t>
      </w:r>
      <w:proofErr w:type="gramEnd"/>
      <w:r>
        <w:t xml:space="preserve"> </w:t>
      </w:r>
      <w:del w:id="398" w:author="Arnold Sandjaja" w:date="2013-06-30T09:15:00Z">
        <w:r>
          <w:delText xml:space="preserve">from </w:delText>
        </w:r>
      </w:del>
      <w:r>
        <w:t xml:space="preserve">262 to 350 PPI </w:t>
      </w:r>
      <w:del w:id="399" w:author="Arnold Sandjaja" w:date="2013-06-30T09:15:00Z">
        <w:r>
          <w:delText xml:space="preserve">in </w:delText>
        </w:r>
      </w:del>
      <w:ins w:id="400" w:author="Arnold Sandjaja" w:date="2013-06-30T09:15:00Z">
        <w:r>
          <w:t xml:space="preserve">at </w:t>
        </w:r>
      </w:ins>
      <w:r>
        <w:t xml:space="preserve">100% in InDesign </w:t>
      </w:r>
    </w:p>
    <w:p w14:paraId="7093C110" w14:textId="77777777" w:rsidR="006004D0" w:rsidRDefault="003B43E1">
      <w:pPr>
        <w:ind w:left="3686" w:hanging="3686"/>
      </w:pPr>
      <w:proofErr w:type="spellStart"/>
      <w:ins w:id="401" w:author="Unknown Author" w:date="2013-06-30T18:39:00Z">
        <w:r>
          <w:rPr>
            <w:shd w:val="clear" w:color="auto" w:fill="FFFF00"/>
          </w:rPr>
          <w:t>Imagem</w:t>
        </w:r>
        <w:proofErr w:type="spellEnd"/>
        <w:r>
          <w:rPr>
            <w:shd w:val="clear" w:color="auto" w:fill="FFFF00"/>
          </w:rPr>
          <w:t xml:space="preserve">: </w:t>
        </w:r>
      </w:ins>
      <w:ins w:id="402" w:author="Unknown Author" w:date="2013-06-30T18:40:00Z">
        <w:r>
          <w:rPr>
            <w:shd w:val="clear" w:color="auto" w:fill="FFFF00"/>
          </w:rPr>
          <w:t>262 to 350 PPI at 100% in InDesign</w:t>
        </w:r>
        <w:r>
          <w:t xml:space="preserve"> </w:t>
        </w:r>
      </w:ins>
    </w:p>
    <w:p w14:paraId="6F6273BA" w14:textId="77777777" w:rsidR="006004D0" w:rsidRDefault="006004D0">
      <w:pPr>
        <w:ind w:left="3686" w:hanging="3686"/>
      </w:pPr>
    </w:p>
    <w:p w14:paraId="2EFE9C95" w14:textId="77777777" w:rsidR="006004D0" w:rsidRDefault="003B43E1">
      <w:pPr>
        <w:ind w:left="3686" w:hanging="3686"/>
      </w:pPr>
      <w:r>
        <w:t xml:space="preserve">Bitmap images </w:t>
      </w:r>
      <w:proofErr w:type="gramStart"/>
      <w:r>
        <w:t>resolution</w:t>
      </w:r>
      <w:r>
        <w:tab/>
        <w:t>:</w:t>
      </w:r>
      <w:proofErr w:type="gramEnd"/>
      <w:r>
        <w:t xml:space="preserve"> </w:t>
      </w:r>
      <w:del w:id="403" w:author="Arnold Sandjaja" w:date="2013-06-30T09:15:00Z">
        <w:r>
          <w:delText xml:space="preserve">from </w:delText>
        </w:r>
      </w:del>
      <w:r>
        <w:t>800 to 1200 PPI</w:t>
      </w:r>
      <w:ins w:id="404" w:author="Arnold Sandjaja" w:date="2013-06-30T09:15:00Z">
        <w:r>
          <w:t xml:space="preserve"> at 100% in InDesign</w:t>
        </w:r>
      </w:ins>
    </w:p>
    <w:p w14:paraId="78C9DD43" w14:textId="77777777" w:rsidR="006004D0" w:rsidRDefault="003B43E1">
      <w:pPr>
        <w:ind w:left="3686" w:hanging="3686"/>
      </w:pPr>
      <w:del w:id="405" w:author="Arnold Sandjaja" w:date="2013-06-30T09:18:00Z">
        <w:r>
          <w:delText>ICC Profiles for images</w:delText>
        </w:r>
        <w:r>
          <w:tab/>
          <w:delText>: CMYK: ISO Coated v2; Greyscale : Dot Gain 15%</w:delText>
        </w:r>
      </w:del>
    </w:p>
    <w:p w14:paraId="733A4B13" w14:textId="77777777" w:rsidR="006004D0" w:rsidRDefault="003B43E1">
      <w:pPr>
        <w:tabs>
          <w:tab w:val="left" w:pos="15878"/>
          <w:tab w:val="left" w:pos="18430"/>
        </w:tabs>
        <w:ind w:left="3686" w:hanging="3686"/>
      </w:pPr>
      <w:del w:id="406" w:author="Arnold Sandjaja" w:date="2013-06-30T09:11:00Z">
        <w:r>
          <w:delText>Trapping</w:delText>
        </w:r>
        <w:r>
          <w:tab/>
        </w:r>
        <w:r>
          <w:tab/>
          <w:delText>: 0.3 pts</w:delText>
        </w:r>
      </w:del>
    </w:p>
    <w:p w14:paraId="1E5EFBEF" w14:textId="77777777" w:rsidR="006004D0" w:rsidRPr="00ED5DEC" w:rsidRDefault="003B43E1">
      <w:pPr>
        <w:pStyle w:val="Heading3AA"/>
        <w:rPr>
          <w:sz w:val="24"/>
          <w:szCs w:val="24"/>
        </w:rPr>
      </w:pPr>
      <w:r w:rsidRPr="00ED5DEC">
        <w:rPr>
          <w:sz w:val="24"/>
          <w:szCs w:val="24"/>
        </w:rPr>
        <w:t>You must deliver</w:t>
      </w:r>
    </w:p>
    <w:p w14:paraId="3CF3C62F" w14:textId="77777777" w:rsidR="006004D0" w:rsidRDefault="003B43E1">
      <w:pPr>
        <w:pStyle w:val="Heading3AA"/>
      </w:pPr>
      <w:proofErr w:type="spellStart"/>
      <w:ins w:id="407" w:author="Unknown Author" w:date="2013-06-30T18:41:00Z">
        <w:r>
          <w:rPr>
            <w:shd w:val="clear" w:color="auto" w:fill="FFFF00"/>
          </w:rPr>
          <w:t>Você</w:t>
        </w:r>
        <w:proofErr w:type="spellEnd"/>
        <w:r>
          <w:rPr>
            <w:shd w:val="clear" w:color="auto" w:fill="FFFF00"/>
          </w:rPr>
          <w:t xml:space="preserve"> </w:t>
        </w:r>
        <w:proofErr w:type="spellStart"/>
        <w:r>
          <w:rPr>
            <w:shd w:val="clear" w:color="auto" w:fill="FFFF00"/>
          </w:rPr>
          <w:t>deve</w:t>
        </w:r>
        <w:proofErr w:type="spellEnd"/>
        <w:r>
          <w:rPr>
            <w:shd w:val="clear" w:color="auto" w:fill="FFFF00"/>
          </w:rPr>
          <w:t xml:space="preserve"> </w:t>
        </w:r>
        <w:proofErr w:type="spellStart"/>
        <w:r>
          <w:rPr>
            <w:shd w:val="clear" w:color="auto" w:fill="FFFF00"/>
          </w:rPr>
          <w:t>entregar</w:t>
        </w:r>
      </w:ins>
      <w:proofErr w:type="spellEnd"/>
    </w:p>
    <w:p w14:paraId="6F06C20D" w14:textId="77777777" w:rsidR="006004D0" w:rsidRDefault="006004D0"/>
    <w:p w14:paraId="714F69C6" w14:textId="77777777" w:rsidR="006004D0" w:rsidRDefault="003B43E1">
      <w:r>
        <w:t>• 1 final folder for archiving named with your competitor number_module2</w:t>
      </w:r>
    </w:p>
    <w:p w14:paraId="0E99D748" w14:textId="77777777" w:rsidR="006004D0" w:rsidRDefault="003B43E1">
      <w:r>
        <w:t>(</w:t>
      </w:r>
      <w:proofErr w:type="gramStart"/>
      <w:r>
        <w:t>including</w:t>
      </w:r>
      <w:proofErr w:type="gramEnd"/>
      <w:r>
        <w:t xml:space="preserve"> native files, fonts, linked images, ICC profile and the press ready PDF/X1a file) </w:t>
      </w:r>
    </w:p>
    <w:p w14:paraId="3EE48C7E" w14:textId="77777777" w:rsidR="006004D0" w:rsidRDefault="003B43E1">
      <w:proofErr w:type="gramStart"/>
      <w:r>
        <w:rPr>
          <w:rFonts w:ascii="Arial Bold" w:hAnsi="Arial Bold"/>
        </w:rPr>
        <w:t>only</w:t>
      </w:r>
      <w:proofErr w:type="gramEnd"/>
      <w:r>
        <w:rPr>
          <w:rFonts w:ascii="Arial Bold" w:hAnsi="Arial Bold"/>
        </w:rPr>
        <w:t xml:space="preserve"> files from this folder will be marked</w:t>
      </w:r>
    </w:p>
    <w:p w14:paraId="60EEA579" w14:textId="77777777" w:rsidR="006004D0" w:rsidRDefault="003B43E1">
      <w:r>
        <w:rPr>
          <w:rFonts w:ascii="Arial Bold" w:hAnsi="Arial Bold"/>
          <w:shd w:val="clear" w:color="auto" w:fill="FFFF00"/>
        </w:rPr>
        <w:t xml:space="preserve">1 pasta </w:t>
      </w:r>
      <w:proofErr w:type="gramStart"/>
      <w:r>
        <w:rPr>
          <w:rFonts w:ascii="Arial Bold" w:hAnsi="Arial Bold"/>
          <w:shd w:val="clear" w:color="auto" w:fill="FFFF00"/>
        </w:rPr>
        <w:t>com</w:t>
      </w:r>
      <w:proofErr w:type="gramEnd"/>
      <w:r>
        <w:rPr>
          <w:rFonts w:ascii="Arial Bold" w:hAnsi="Arial Bold"/>
          <w:shd w:val="clear" w:color="auto" w:fill="FFFF00"/>
        </w:rPr>
        <w:t xml:space="preserve"> </w:t>
      </w:r>
      <w:proofErr w:type="spellStart"/>
      <w:r>
        <w:rPr>
          <w:rFonts w:ascii="Arial Bold" w:hAnsi="Arial Bold"/>
          <w:shd w:val="clear" w:color="auto" w:fill="FFFF00"/>
        </w:rPr>
        <w:t>os</w:t>
      </w:r>
      <w:proofErr w:type="spellEnd"/>
      <w:r>
        <w:rPr>
          <w:rFonts w:ascii="Arial Bold" w:hAnsi="Arial Bold"/>
          <w:shd w:val="clear" w:color="auto" w:fill="FFFF00"/>
        </w:rPr>
        <w:t xml:space="preserve"> </w:t>
      </w:r>
      <w:proofErr w:type="spellStart"/>
      <w:r>
        <w:rPr>
          <w:rFonts w:ascii="Arial Bold" w:hAnsi="Arial Bold"/>
          <w:shd w:val="clear" w:color="auto" w:fill="FFFF00"/>
        </w:rPr>
        <w:t>arquivos</w:t>
      </w:r>
      <w:proofErr w:type="spellEnd"/>
      <w:r>
        <w:rPr>
          <w:rFonts w:ascii="Arial Bold" w:hAnsi="Arial Bold"/>
          <w:shd w:val="clear" w:color="auto" w:fill="FFFF00"/>
        </w:rPr>
        <w:t xml:space="preserve"> </w:t>
      </w:r>
      <w:proofErr w:type="spellStart"/>
      <w:r>
        <w:rPr>
          <w:rFonts w:ascii="Arial Bold" w:hAnsi="Arial Bold"/>
          <w:shd w:val="clear" w:color="auto" w:fill="FFFF00"/>
        </w:rPr>
        <w:t>nomeada</w:t>
      </w:r>
      <w:proofErr w:type="spellEnd"/>
      <w:r>
        <w:rPr>
          <w:rFonts w:ascii="Arial Bold" w:hAnsi="Arial Bold"/>
          <w:shd w:val="clear" w:color="auto" w:fill="FFFF00"/>
        </w:rPr>
        <w:t xml:space="preserve">: </w:t>
      </w:r>
      <w:proofErr w:type="spellStart"/>
      <w:r>
        <w:rPr>
          <w:rFonts w:ascii="Arial Bold" w:hAnsi="Arial Bold"/>
          <w:shd w:val="clear" w:color="auto" w:fill="FFFF00"/>
        </w:rPr>
        <w:t>número</w:t>
      </w:r>
      <w:proofErr w:type="spellEnd"/>
      <w:r>
        <w:rPr>
          <w:rFonts w:ascii="Arial Bold" w:hAnsi="Arial Bold"/>
          <w:shd w:val="clear" w:color="auto" w:fill="FFFF00"/>
        </w:rPr>
        <w:t xml:space="preserve"> do competidor_modulo2</w:t>
      </w:r>
      <w:ins w:id="408" w:author="Unknown Author" w:date="2013-06-30T18:42:00Z">
        <w:r>
          <w:rPr>
            <w:rFonts w:ascii="Arial Bold" w:hAnsi="Arial Bold"/>
            <w:shd w:val="clear" w:color="auto" w:fill="FFFF00"/>
          </w:rPr>
          <w:t xml:space="preserve">  (</w:t>
        </w:r>
        <w:proofErr w:type="spellStart"/>
        <w:r>
          <w:rPr>
            <w:rFonts w:ascii="Arial Bold" w:hAnsi="Arial Bold"/>
            <w:shd w:val="clear" w:color="auto" w:fill="FFFF00"/>
          </w:rPr>
          <w:t>incluindo</w:t>
        </w:r>
        <w:proofErr w:type="spellEnd"/>
        <w:r>
          <w:rPr>
            <w:rFonts w:ascii="Arial Bold" w:hAnsi="Arial Bold"/>
            <w:shd w:val="clear" w:color="auto" w:fill="FFFF00"/>
          </w:rPr>
          <w:t xml:space="preserve"> </w:t>
        </w:r>
        <w:proofErr w:type="spellStart"/>
        <w:r>
          <w:rPr>
            <w:rFonts w:ascii="Arial Bold" w:hAnsi="Arial Bold"/>
            <w:shd w:val="clear" w:color="auto" w:fill="FFFF00"/>
          </w:rPr>
          <w:t>todos</w:t>
        </w:r>
        <w:proofErr w:type="spellEnd"/>
        <w:r>
          <w:rPr>
            <w:rFonts w:ascii="Arial Bold" w:hAnsi="Arial Bold"/>
            <w:shd w:val="clear" w:color="auto" w:fill="FFFF00"/>
          </w:rPr>
          <w:t xml:space="preserve"> </w:t>
        </w:r>
        <w:proofErr w:type="spellStart"/>
        <w:r>
          <w:rPr>
            <w:rFonts w:ascii="Arial Bold" w:hAnsi="Arial Bold"/>
            <w:shd w:val="clear" w:color="auto" w:fill="FFFF00"/>
          </w:rPr>
          <w:t>os</w:t>
        </w:r>
        <w:proofErr w:type="spellEnd"/>
        <w:r>
          <w:rPr>
            <w:rFonts w:ascii="Arial Bold" w:hAnsi="Arial Bold"/>
            <w:shd w:val="clear" w:color="auto" w:fill="FFFF00"/>
          </w:rPr>
          <w:t xml:space="preserve"> </w:t>
        </w:r>
        <w:proofErr w:type="spellStart"/>
        <w:r>
          <w:rPr>
            <w:rFonts w:ascii="Arial Bold" w:hAnsi="Arial Bold"/>
            <w:shd w:val="clear" w:color="auto" w:fill="FFFF00"/>
          </w:rPr>
          <w:t>arquivos</w:t>
        </w:r>
        <w:proofErr w:type="spellEnd"/>
        <w:r>
          <w:rPr>
            <w:rFonts w:ascii="Arial Bold" w:hAnsi="Arial Bold"/>
            <w:shd w:val="clear" w:color="auto" w:fill="FFFF00"/>
          </w:rPr>
          <w:t xml:space="preserve"> </w:t>
        </w:r>
        <w:proofErr w:type="spellStart"/>
        <w:r>
          <w:rPr>
            <w:rFonts w:ascii="Arial Bold" w:hAnsi="Arial Bold"/>
            <w:shd w:val="clear" w:color="auto" w:fill="FFFF00"/>
          </w:rPr>
          <w:t>nativos</w:t>
        </w:r>
        <w:proofErr w:type="spellEnd"/>
        <w:r>
          <w:rPr>
            <w:rFonts w:ascii="Arial Bold" w:hAnsi="Arial Bold"/>
            <w:shd w:val="clear" w:color="auto" w:fill="FFFF00"/>
          </w:rPr>
          <w:t xml:space="preserve">, </w:t>
        </w:r>
        <w:proofErr w:type="spellStart"/>
        <w:r>
          <w:rPr>
            <w:rFonts w:ascii="Arial Bold" w:hAnsi="Arial Bold"/>
            <w:shd w:val="clear" w:color="auto" w:fill="FFFF00"/>
          </w:rPr>
          <w:t>fontes</w:t>
        </w:r>
        <w:proofErr w:type="spellEnd"/>
        <w:r>
          <w:rPr>
            <w:rFonts w:ascii="Arial Bold" w:hAnsi="Arial Bold"/>
            <w:shd w:val="clear" w:color="auto" w:fill="FFFF00"/>
          </w:rPr>
          <w:t xml:space="preserve">, </w:t>
        </w:r>
        <w:proofErr w:type="spellStart"/>
        <w:r>
          <w:rPr>
            <w:rFonts w:ascii="Arial Bold" w:hAnsi="Arial Bold"/>
            <w:shd w:val="clear" w:color="auto" w:fill="FFFF00"/>
          </w:rPr>
          <w:t>imagens</w:t>
        </w:r>
        <w:proofErr w:type="spellEnd"/>
        <w:r>
          <w:rPr>
            <w:rFonts w:ascii="Arial Bold" w:hAnsi="Arial Bold"/>
            <w:shd w:val="clear" w:color="auto" w:fill="FFFF00"/>
          </w:rPr>
          <w:t xml:space="preserve"> </w:t>
        </w:r>
        <w:proofErr w:type="spellStart"/>
        <w:r>
          <w:rPr>
            <w:rFonts w:ascii="Arial Bold" w:hAnsi="Arial Bold"/>
            <w:shd w:val="clear" w:color="auto" w:fill="FFFF00"/>
          </w:rPr>
          <w:t>linkadas</w:t>
        </w:r>
        <w:proofErr w:type="spellEnd"/>
        <w:r>
          <w:rPr>
            <w:rFonts w:ascii="Arial Bold" w:hAnsi="Arial Bold"/>
            <w:shd w:val="clear" w:color="auto" w:fill="FFFF00"/>
          </w:rPr>
          <w:t xml:space="preserve">, </w:t>
        </w:r>
        <w:proofErr w:type="spellStart"/>
        <w:r>
          <w:rPr>
            <w:rFonts w:ascii="Arial Bold" w:hAnsi="Arial Bold"/>
            <w:shd w:val="clear" w:color="auto" w:fill="FFFF00"/>
          </w:rPr>
          <w:t>p</w:t>
        </w:r>
      </w:ins>
      <w:r>
        <w:rPr>
          <w:rFonts w:ascii="Arial Bold" w:hAnsi="Arial Bold"/>
          <w:shd w:val="clear" w:color="auto" w:fill="FFFF00"/>
        </w:rPr>
        <w:t>er</w:t>
      </w:r>
      <w:ins w:id="409" w:author="Unknown Author" w:date="2013-06-30T18:42:00Z">
        <w:r>
          <w:rPr>
            <w:rFonts w:ascii="Arial Bold" w:hAnsi="Arial Bold"/>
            <w:shd w:val="clear" w:color="auto" w:fill="FFFF00"/>
          </w:rPr>
          <w:t>fis</w:t>
        </w:r>
        <w:proofErr w:type="spellEnd"/>
        <w:r>
          <w:rPr>
            <w:rFonts w:ascii="Arial Bold" w:hAnsi="Arial Bold"/>
            <w:shd w:val="clear" w:color="auto" w:fill="FFFF00"/>
          </w:rPr>
          <w:t xml:space="preserve"> ICC e </w:t>
        </w:r>
        <w:proofErr w:type="spellStart"/>
        <w:r>
          <w:rPr>
            <w:rFonts w:ascii="Arial Bold" w:hAnsi="Arial Bold"/>
            <w:shd w:val="clear" w:color="auto" w:fill="FFFF00"/>
          </w:rPr>
          <w:t>os</w:t>
        </w:r>
        <w:proofErr w:type="spellEnd"/>
        <w:r>
          <w:rPr>
            <w:rFonts w:ascii="Arial Bold" w:hAnsi="Arial Bold"/>
            <w:shd w:val="clear" w:color="auto" w:fill="FFFF00"/>
          </w:rPr>
          <w:t xml:space="preserve"> PDF/X1a, </w:t>
        </w:r>
        <w:proofErr w:type="spellStart"/>
        <w:r>
          <w:rPr>
            <w:rFonts w:ascii="Arial Bold" w:hAnsi="Arial Bold"/>
            <w:shd w:val="clear" w:color="auto" w:fill="FFFF00"/>
          </w:rPr>
          <w:t>somente</w:t>
        </w:r>
        <w:proofErr w:type="spellEnd"/>
        <w:r>
          <w:rPr>
            <w:rFonts w:ascii="Arial Bold" w:hAnsi="Arial Bold"/>
            <w:shd w:val="clear" w:color="auto" w:fill="FFFF00"/>
          </w:rPr>
          <w:t xml:space="preserve"> </w:t>
        </w:r>
      </w:ins>
      <w:proofErr w:type="spellStart"/>
      <w:ins w:id="410" w:author="Unknown Author" w:date="2013-06-30T18:43:00Z">
        <w:r>
          <w:rPr>
            <w:rFonts w:ascii="Arial Bold" w:hAnsi="Arial Bold"/>
            <w:shd w:val="clear" w:color="auto" w:fill="FFFF00"/>
          </w:rPr>
          <w:t>serão</w:t>
        </w:r>
        <w:proofErr w:type="spellEnd"/>
        <w:r>
          <w:rPr>
            <w:rFonts w:ascii="Arial Bold" w:hAnsi="Arial Bold"/>
            <w:shd w:val="clear" w:color="auto" w:fill="FFFF00"/>
          </w:rPr>
          <w:t xml:space="preserve"> </w:t>
        </w:r>
        <w:proofErr w:type="spellStart"/>
        <w:r>
          <w:rPr>
            <w:rFonts w:ascii="Arial Bold" w:hAnsi="Arial Bold"/>
            <w:shd w:val="clear" w:color="auto" w:fill="FFFF00"/>
          </w:rPr>
          <w:t>pontuados</w:t>
        </w:r>
        <w:proofErr w:type="spellEnd"/>
        <w:r>
          <w:rPr>
            <w:rFonts w:ascii="Arial Bold" w:hAnsi="Arial Bold"/>
            <w:shd w:val="clear" w:color="auto" w:fill="FFFF00"/>
          </w:rPr>
          <w:t xml:space="preserve"> </w:t>
        </w:r>
        <w:proofErr w:type="spellStart"/>
        <w:r>
          <w:rPr>
            <w:rFonts w:ascii="Arial Bold" w:hAnsi="Arial Bold"/>
            <w:shd w:val="clear" w:color="auto" w:fill="FFFF00"/>
          </w:rPr>
          <w:t>arquivos</w:t>
        </w:r>
        <w:proofErr w:type="spellEnd"/>
        <w:r>
          <w:rPr>
            <w:rFonts w:ascii="Arial Bold" w:hAnsi="Arial Bold"/>
            <w:shd w:val="clear" w:color="auto" w:fill="FFFF00"/>
          </w:rPr>
          <w:t xml:space="preserve"> </w:t>
        </w:r>
        <w:proofErr w:type="spellStart"/>
        <w:r>
          <w:rPr>
            <w:rFonts w:ascii="Arial Bold" w:hAnsi="Arial Bold"/>
            <w:shd w:val="clear" w:color="auto" w:fill="FFFF00"/>
          </w:rPr>
          <w:t>que</w:t>
        </w:r>
        <w:proofErr w:type="spellEnd"/>
        <w:r>
          <w:rPr>
            <w:rFonts w:ascii="Arial Bold" w:hAnsi="Arial Bold"/>
            <w:shd w:val="clear" w:color="auto" w:fill="FFFF00"/>
          </w:rPr>
          <w:t xml:space="preserve"> </w:t>
        </w:r>
        <w:proofErr w:type="spellStart"/>
        <w:r>
          <w:rPr>
            <w:rFonts w:ascii="Arial Bold" w:hAnsi="Arial Bold"/>
            <w:shd w:val="clear" w:color="auto" w:fill="FFFF00"/>
          </w:rPr>
          <w:t>estarão</w:t>
        </w:r>
        <w:proofErr w:type="spellEnd"/>
        <w:r>
          <w:rPr>
            <w:rFonts w:ascii="Arial Bold" w:hAnsi="Arial Bold"/>
            <w:shd w:val="clear" w:color="auto" w:fill="FFFF00"/>
          </w:rPr>
          <w:t xml:space="preserve"> </w:t>
        </w:r>
        <w:proofErr w:type="spellStart"/>
        <w:r>
          <w:rPr>
            <w:rFonts w:ascii="Arial Bold" w:hAnsi="Arial Bold"/>
            <w:shd w:val="clear" w:color="auto" w:fill="FFFF00"/>
          </w:rPr>
          <w:t>neste</w:t>
        </w:r>
        <w:proofErr w:type="spellEnd"/>
        <w:r>
          <w:rPr>
            <w:rFonts w:ascii="Arial Bold" w:hAnsi="Arial Bold"/>
            <w:shd w:val="clear" w:color="auto" w:fill="FFFF00"/>
          </w:rPr>
          <w:t xml:space="preserve"> folder.)</w:t>
        </w:r>
      </w:ins>
    </w:p>
    <w:p w14:paraId="3E4EFBC8" w14:textId="77777777" w:rsidR="006004D0" w:rsidRDefault="006004D0"/>
    <w:p w14:paraId="771E05EA" w14:textId="77777777" w:rsidR="006004D0" w:rsidRDefault="006004D0"/>
    <w:p w14:paraId="55D5CF2D" w14:textId="77777777" w:rsidR="006004D0" w:rsidRDefault="003B43E1">
      <w:r>
        <w:t xml:space="preserve">• </w:t>
      </w:r>
      <w:ins w:id="411" w:author="Arnold Sandjaja" w:date="2013-06-29T14:01:00Z">
        <w:r>
          <w:t>2</w:t>
        </w:r>
      </w:ins>
      <w:del w:id="412" w:author="Arnold Sandjaja" w:date="2013-06-29T14:01:00Z">
        <w:r>
          <w:delText xml:space="preserve">1 </w:delText>
        </w:r>
      </w:del>
      <w:ins w:id="413" w:author="Arnold Sandjaja" w:date="2013-06-29T13:59:00Z">
        <w:r>
          <w:t xml:space="preserve"> </w:t>
        </w:r>
      </w:ins>
      <w:r>
        <w:t>final press ready PDF/X1a file</w:t>
      </w:r>
      <w:ins w:id="414" w:author="Arnold Sandjaja" w:date="2013-06-29T14:01:00Z">
        <w:r>
          <w:t>s</w:t>
        </w:r>
      </w:ins>
      <w:r>
        <w:t xml:space="preserve"> </w:t>
      </w:r>
      <w:ins w:id="415" w:author="Arnold Sandjaja" w:date="2013-06-29T14:01:00Z">
        <w:r>
          <w:t xml:space="preserve">(1 PDF for cover, spine and back cover; and 1 PDF for inside pages, </w:t>
        </w:r>
      </w:ins>
      <w:del w:id="416" w:author="Arnold Sandjaja" w:date="2013-06-29T14:01:00Z">
        <w:r>
          <w:delText>(</w:delText>
        </w:r>
      </w:del>
      <w:r>
        <w:t>including: bleed, crop marks, registration marks, fold marks — placed outside the bleed area, colour bars for CMYK</w:t>
      </w:r>
      <w:del w:id="417" w:author="Arnold Sandjaja" w:date="2013-06-30T09:19:00Z">
        <w:r>
          <w:delText>, colour bar PMS C</w:delText>
        </w:r>
      </w:del>
      <w:del w:id="418" w:author="Arnold Sandjaja" w:date="2013-06-14T19:08:00Z">
        <w:r>
          <w:delText xml:space="preserve"> +</w:delText>
        </w:r>
      </w:del>
      <w:ins w:id="419" w:author="Arnold Sandjaja" w:date="2013-06-14T19:08:00Z">
        <w:r>
          <w:t>,</w:t>
        </w:r>
      </w:ins>
      <w:ins w:id="420" w:author="Arnold Sandjaja" w:date="2013-06-30T09:21:00Z">
        <w:r>
          <w:t xml:space="preserve"> colour bar PMS C,</w:t>
        </w:r>
      </w:ins>
      <w:ins w:id="421" w:author="Arnold Sandjaja" w:date="2013-06-14T19:07:00Z">
        <w:r>
          <w:t xml:space="preserve"> </w:t>
        </w:r>
      </w:ins>
      <w:del w:id="422" w:author="Arnold Sandjaja" w:date="2013-06-30T09:20:00Z">
        <w:r>
          <w:delText xml:space="preserve"> </w:delText>
        </w:r>
      </w:del>
      <w:del w:id="423" w:author="Michel Bulon" w:date="2013-06-12T21:18:00Z">
        <w:r>
          <w:delText>varnish</w:delText>
        </w:r>
      </w:del>
      <w:proofErr w:type="spellStart"/>
      <w:ins w:id="424" w:author="Michel Bulon" w:date="2013-06-12T21:18:00Z">
        <w:r>
          <w:t>dieline</w:t>
        </w:r>
      </w:ins>
      <w:proofErr w:type="spellEnd"/>
      <w:r>
        <w:t xml:space="preserve"> </w:t>
      </w:r>
      <w:del w:id="425" w:author="Arnold Sandjaja" w:date="2013-06-14T18:11:00Z">
        <w:r>
          <w:delText xml:space="preserve">at 100% black </w:delText>
        </w:r>
      </w:del>
      <w:r>
        <w:t>on a separate plate in the PDF, to be evaluated in the PDF file)</w:t>
      </w:r>
    </w:p>
    <w:p w14:paraId="0679E437" w14:textId="77777777" w:rsidR="006004D0" w:rsidRDefault="003B43E1">
      <w:ins w:id="426" w:author="Unknown Author" w:date="2013-06-30T18:43:00Z">
        <w:r>
          <w:rPr>
            <w:shd w:val="clear" w:color="auto" w:fill="FFFF00"/>
          </w:rPr>
          <w:t xml:space="preserve">2 </w:t>
        </w:r>
        <w:proofErr w:type="spellStart"/>
        <w:r>
          <w:rPr>
            <w:shd w:val="clear" w:color="auto" w:fill="FFFF00"/>
          </w:rPr>
          <w:t>arquivos</w:t>
        </w:r>
        <w:proofErr w:type="spellEnd"/>
        <w:r>
          <w:rPr>
            <w:shd w:val="clear" w:color="auto" w:fill="FFFF00"/>
          </w:rPr>
          <w:t xml:space="preserve"> </w:t>
        </w:r>
        <w:proofErr w:type="spellStart"/>
        <w:r>
          <w:rPr>
            <w:shd w:val="clear" w:color="auto" w:fill="FFFF00"/>
          </w:rPr>
          <w:t>finais</w:t>
        </w:r>
        <w:proofErr w:type="spellEnd"/>
        <w:r>
          <w:rPr>
            <w:shd w:val="clear" w:color="auto" w:fill="FFFF00"/>
          </w:rPr>
          <w:t xml:space="preserve"> PDF/X1a </w:t>
        </w:r>
        <w:proofErr w:type="gramStart"/>
        <w:r>
          <w:rPr>
            <w:shd w:val="clear" w:color="auto" w:fill="FFFF00"/>
          </w:rPr>
          <w:t>( 1</w:t>
        </w:r>
        <w:proofErr w:type="gramEnd"/>
        <w:r>
          <w:rPr>
            <w:shd w:val="clear" w:color="auto" w:fill="FFFF00"/>
          </w:rPr>
          <w:t xml:space="preserve"> </w:t>
        </w:r>
        <w:proofErr w:type="spellStart"/>
        <w:r>
          <w:rPr>
            <w:shd w:val="clear" w:color="auto" w:fill="FFFF00"/>
          </w:rPr>
          <w:t>pdf</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a </w:t>
        </w:r>
        <w:proofErr w:type="spellStart"/>
        <w:r>
          <w:rPr>
            <w:shd w:val="clear" w:color="auto" w:fill="FFFF00"/>
          </w:rPr>
          <w:t>capa</w:t>
        </w:r>
        <w:proofErr w:type="spellEnd"/>
        <w:r>
          <w:rPr>
            <w:shd w:val="clear" w:color="auto" w:fill="FFFF00"/>
          </w:rPr>
          <w:t xml:space="preserve">, </w:t>
        </w:r>
        <w:proofErr w:type="spellStart"/>
        <w:r>
          <w:rPr>
            <w:shd w:val="clear" w:color="auto" w:fill="FFFF00"/>
          </w:rPr>
          <w:t>lombada</w:t>
        </w:r>
        <w:proofErr w:type="spellEnd"/>
        <w:r>
          <w:rPr>
            <w:shd w:val="clear" w:color="auto" w:fill="FFFF00"/>
          </w:rPr>
          <w:t xml:space="preserve">, contra </w:t>
        </w:r>
        <w:proofErr w:type="spellStart"/>
        <w:r>
          <w:rPr>
            <w:shd w:val="clear" w:color="auto" w:fill="FFFF00"/>
          </w:rPr>
          <w:t>capa</w:t>
        </w:r>
      </w:ins>
      <w:proofErr w:type="spellEnd"/>
      <w:ins w:id="427" w:author="Unknown Author" w:date="2013-06-30T18:44:00Z">
        <w:r>
          <w:rPr>
            <w:shd w:val="clear" w:color="auto" w:fill="FFFF00"/>
          </w:rPr>
          <w:t xml:space="preserve">, e 1 </w:t>
        </w:r>
        <w:proofErr w:type="spellStart"/>
        <w:r>
          <w:rPr>
            <w:shd w:val="clear" w:color="auto" w:fill="FFFF00"/>
          </w:rPr>
          <w:t>pdf</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as </w:t>
        </w:r>
        <w:proofErr w:type="spellStart"/>
        <w:r>
          <w:rPr>
            <w:shd w:val="clear" w:color="auto" w:fill="FFFF00"/>
          </w:rPr>
          <w:t>páginas</w:t>
        </w:r>
        <w:proofErr w:type="spellEnd"/>
        <w:r>
          <w:rPr>
            <w:shd w:val="clear" w:color="auto" w:fill="FFFF00"/>
          </w:rPr>
          <w:t xml:space="preserve"> </w:t>
        </w:r>
        <w:proofErr w:type="spellStart"/>
        <w:r>
          <w:rPr>
            <w:shd w:val="clear" w:color="auto" w:fill="FFFF00"/>
          </w:rPr>
          <w:t>internas</w:t>
        </w:r>
        <w:proofErr w:type="spellEnd"/>
        <w:r>
          <w:rPr>
            <w:shd w:val="clear" w:color="auto" w:fill="FFFF00"/>
          </w:rPr>
          <w:t xml:space="preserve">, </w:t>
        </w:r>
        <w:proofErr w:type="spellStart"/>
        <w:r>
          <w:rPr>
            <w:shd w:val="clear" w:color="auto" w:fill="FFFF00"/>
          </w:rPr>
          <w:t>incluindo</w:t>
        </w:r>
        <w:proofErr w:type="spellEnd"/>
        <w:r>
          <w:rPr>
            <w:shd w:val="clear" w:color="auto" w:fill="FFFF00"/>
          </w:rPr>
          <w:t xml:space="preserve">, sangria, </w:t>
        </w:r>
        <w:proofErr w:type="spellStart"/>
        <w:r>
          <w:rPr>
            <w:shd w:val="clear" w:color="auto" w:fill="FFFF00"/>
          </w:rPr>
          <w:t>marcas</w:t>
        </w:r>
        <w:proofErr w:type="spellEnd"/>
        <w:r>
          <w:rPr>
            <w:shd w:val="clear" w:color="auto" w:fill="FFFF00"/>
          </w:rPr>
          <w:t xml:space="preserve"> </w:t>
        </w:r>
      </w:ins>
      <w:ins w:id="428" w:author="Unknown Author" w:date="2013-06-30T18:45:00Z">
        <w:r>
          <w:rPr>
            <w:shd w:val="clear" w:color="auto" w:fill="FFFF00"/>
          </w:rPr>
          <w:t xml:space="preserve">de </w:t>
        </w:r>
        <w:proofErr w:type="spellStart"/>
        <w:r>
          <w:rPr>
            <w:shd w:val="clear" w:color="auto" w:fill="FFFF00"/>
          </w:rPr>
          <w:t>corte</w:t>
        </w:r>
        <w:proofErr w:type="spellEnd"/>
        <w:r>
          <w:rPr>
            <w:shd w:val="clear" w:color="auto" w:fill="FFFF00"/>
          </w:rPr>
          <w:t xml:space="preserve">, de </w:t>
        </w:r>
        <w:proofErr w:type="spellStart"/>
        <w:r>
          <w:rPr>
            <w:shd w:val="clear" w:color="auto" w:fill="FFFF00"/>
          </w:rPr>
          <w:t>re</w:t>
        </w:r>
      </w:ins>
      <w:r>
        <w:rPr>
          <w:shd w:val="clear" w:color="auto" w:fill="FFFF00"/>
        </w:rPr>
        <w:t>gis</w:t>
      </w:r>
      <w:ins w:id="429" w:author="Unknown Author" w:date="2013-06-30T18:45:00Z">
        <w:r>
          <w:rPr>
            <w:shd w:val="clear" w:color="auto" w:fill="FFFF00"/>
          </w:rPr>
          <w:t>tro</w:t>
        </w:r>
      </w:ins>
      <w:proofErr w:type="spellEnd"/>
      <w:r>
        <w:rPr>
          <w:shd w:val="clear" w:color="auto" w:fill="FFFF00"/>
        </w:rPr>
        <w:t>,</w:t>
      </w:r>
      <w:ins w:id="430" w:author="Unknown Author" w:date="2013-06-30T18:45:00Z">
        <w:r>
          <w:rPr>
            <w:shd w:val="clear" w:color="auto" w:fill="FFFF00"/>
          </w:rPr>
          <w:t xml:space="preserve"> de dobra, </w:t>
        </w:r>
        <w:proofErr w:type="spellStart"/>
        <w:r>
          <w:rPr>
            <w:shd w:val="clear" w:color="auto" w:fill="FFFF00"/>
          </w:rPr>
          <w:t>colocadas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fora</w:t>
        </w:r>
        <w:proofErr w:type="spellEnd"/>
        <w:r>
          <w:rPr>
            <w:shd w:val="clear" w:color="auto" w:fill="FFFF00"/>
          </w:rPr>
          <w:t xml:space="preserve"> da </w:t>
        </w:r>
        <w:proofErr w:type="spellStart"/>
        <w:r>
          <w:rPr>
            <w:shd w:val="clear" w:color="auto" w:fill="FFFF00"/>
          </w:rPr>
          <w:t>área</w:t>
        </w:r>
        <w:proofErr w:type="spellEnd"/>
        <w:r>
          <w:rPr>
            <w:shd w:val="clear" w:color="auto" w:fill="FFFF00"/>
          </w:rPr>
          <w:t xml:space="preserve"> de sangria, </w:t>
        </w:r>
        <w:proofErr w:type="spellStart"/>
        <w:r>
          <w:rPr>
            <w:shd w:val="clear" w:color="auto" w:fill="FFFF00"/>
          </w:rPr>
          <w:t>barras</w:t>
        </w:r>
        <w:proofErr w:type="spellEnd"/>
        <w:r>
          <w:rPr>
            <w:shd w:val="clear" w:color="auto" w:fill="FFFF00"/>
          </w:rPr>
          <w:t xml:space="preserve"> de cores </w:t>
        </w:r>
        <w:proofErr w:type="spellStart"/>
        <w:r>
          <w:rPr>
            <w:shd w:val="clear" w:color="auto" w:fill="FFFF00"/>
          </w:rPr>
          <w:t>para</w:t>
        </w:r>
        <w:proofErr w:type="spellEnd"/>
        <w:r>
          <w:rPr>
            <w:shd w:val="clear" w:color="auto" w:fill="FFFF00"/>
          </w:rPr>
          <w:t xml:space="preserve"> CMYK, </w:t>
        </w:r>
        <w:proofErr w:type="spellStart"/>
        <w:r>
          <w:rPr>
            <w:shd w:val="clear" w:color="auto" w:fill="FFFF00"/>
          </w:rPr>
          <w:t>barra</w:t>
        </w:r>
        <w:proofErr w:type="spellEnd"/>
        <w:r>
          <w:rPr>
            <w:shd w:val="clear" w:color="auto" w:fill="FFFF00"/>
          </w:rPr>
          <w:t xml:space="preserve"> de cores </w:t>
        </w:r>
        <w:proofErr w:type="spellStart"/>
        <w:r>
          <w:rPr>
            <w:shd w:val="clear" w:color="auto" w:fill="FFFF00"/>
          </w:rPr>
          <w:t>para</w:t>
        </w:r>
        <w:proofErr w:type="spellEnd"/>
        <w:r>
          <w:rPr>
            <w:shd w:val="clear" w:color="auto" w:fill="FFFF00"/>
          </w:rPr>
          <w:t xml:space="preserve"> PMS</w:t>
        </w:r>
      </w:ins>
      <w:ins w:id="431" w:author="Unknown Author" w:date="2013-06-30T18:46:00Z">
        <w:r>
          <w:rPr>
            <w:shd w:val="clear" w:color="auto" w:fill="FFFF00"/>
          </w:rPr>
          <w:t xml:space="preserve"> C, </w:t>
        </w:r>
        <w:proofErr w:type="spellStart"/>
        <w:r>
          <w:rPr>
            <w:shd w:val="clear" w:color="auto" w:fill="FFFF00"/>
          </w:rPr>
          <w:t>faca</w:t>
        </w:r>
        <w:proofErr w:type="spellEnd"/>
        <w:r>
          <w:rPr>
            <w:shd w:val="clear" w:color="auto" w:fill="FFFF00"/>
          </w:rPr>
          <w:t xml:space="preserve"> </w:t>
        </w:r>
        <w:proofErr w:type="spellStart"/>
        <w:r>
          <w:rPr>
            <w:shd w:val="clear" w:color="auto" w:fill="FFFF00"/>
          </w:rPr>
          <w:t>em</w:t>
        </w:r>
        <w:proofErr w:type="spellEnd"/>
        <w:r>
          <w:rPr>
            <w:shd w:val="clear" w:color="auto" w:fill="FFFF00"/>
          </w:rPr>
          <w:t xml:space="preserve"> </w:t>
        </w:r>
        <w:proofErr w:type="spellStart"/>
        <w:r>
          <w:rPr>
            <w:shd w:val="clear" w:color="auto" w:fill="FFFF00"/>
          </w:rPr>
          <w:t>uma</w:t>
        </w:r>
        <w:proofErr w:type="spellEnd"/>
        <w:r>
          <w:rPr>
            <w:shd w:val="clear" w:color="auto" w:fill="FFFF00"/>
          </w:rPr>
          <w:t xml:space="preserve"> </w:t>
        </w:r>
        <w:proofErr w:type="spellStart"/>
        <w:r>
          <w:rPr>
            <w:shd w:val="clear" w:color="auto" w:fill="FFFF00"/>
          </w:rPr>
          <w:t>chapa</w:t>
        </w:r>
        <w:proofErr w:type="spellEnd"/>
        <w:r>
          <w:rPr>
            <w:shd w:val="clear" w:color="auto" w:fill="FFFF00"/>
          </w:rPr>
          <w:t xml:space="preserve"> </w:t>
        </w:r>
        <w:proofErr w:type="spellStart"/>
        <w:r>
          <w:rPr>
            <w:shd w:val="clear" w:color="auto" w:fill="FFFF00"/>
          </w:rPr>
          <w:t>diferente</w:t>
        </w:r>
        <w:proofErr w:type="spellEnd"/>
        <w:r>
          <w:rPr>
            <w:shd w:val="clear" w:color="auto" w:fill="FFFF00"/>
          </w:rPr>
          <w:t xml:space="preserve"> no </w:t>
        </w:r>
      </w:ins>
      <w:r>
        <w:rPr>
          <w:shd w:val="clear" w:color="auto" w:fill="FFFF00"/>
        </w:rPr>
        <w:t>P</w:t>
      </w:r>
      <w:ins w:id="432" w:author="Unknown Author" w:date="2013-06-30T18:46:00Z">
        <w:r>
          <w:rPr>
            <w:shd w:val="clear" w:color="auto" w:fill="FFFF00"/>
          </w:rPr>
          <w:t>DF</w:t>
        </w:r>
      </w:ins>
      <w:ins w:id="433" w:author="Unknown Author" w:date="2013-06-30T18:47:00Z">
        <w:r>
          <w:rPr>
            <w:shd w:val="clear" w:color="auto" w:fill="FFFF00"/>
          </w:rPr>
          <w:t xml:space="preserve">, a </w:t>
        </w:r>
        <w:proofErr w:type="spellStart"/>
        <w:r>
          <w:rPr>
            <w:shd w:val="clear" w:color="auto" w:fill="FFFF00"/>
          </w:rPr>
          <w:t>ser</w:t>
        </w:r>
        <w:proofErr w:type="spellEnd"/>
        <w:r>
          <w:rPr>
            <w:shd w:val="clear" w:color="auto" w:fill="FFFF00"/>
          </w:rPr>
          <w:t xml:space="preserve"> </w:t>
        </w:r>
        <w:proofErr w:type="spellStart"/>
        <w:r>
          <w:rPr>
            <w:shd w:val="clear" w:color="auto" w:fill="FFFF00"/>
          </w:rPr>
          <w:t>avaliado</w:t>
        </w:r>
        <w:proofErr w:type="spellEnd"/>
        <w:r>
          <w:rPr>
            <w:shd w:val="clear" w:color="auto" w:fill="FFFF00"/>
          </w:rPr>
          <w:t xml:space="preserve"> no </w:t>
        </w:r>
        <w:proofErr w:type="spellStart"/>
        <w:r>
          <w:rPr>
            <w:shd w:val="clear" w:color="auto" w:fill="FFFF00"/>
          </w:rPr>
          <w:t>arquivo</w:t>
        </w:r>
        <w:proofErr w:type="spellEnd"/>
        <w:r>
          <w:rPr>
            <w:shd w:val="clear" w:color="auto" w:fill="FFFF00"/>
          </w:rPr>
          <w:t xml:space="preserve"> PDF)</w:t>
        </w:r>
      </w:ins>
    </w:p>
    <w:p w14:paraId="0D34D6EB" w14:textId="77777777" w:rsidR="006004D0" w:rsidRDefault="006004D0"/>
    <w:p w14:paraId="3F25AD0B" w14:textId="77777777" w:rsidR="006004D0" w:rsidRDefault="003B43E1">
      <w:del w:id="434" w:author="Arnold Sandjaja" w:date="2013-06-20T07:05:00Z">
        <w:r>
          <w:delText xml:space="preserve">• 1 final printout of: the front cover, spine and back cover (printed as spreads), trimmed and mounted on a board for presentation. </w:delText>
        </w:r>
      </w:del>
      <w:del w:id="435" w:author="Arnold Sandjaja" w:date="2013-06-14T18:11:00Z">
        <w:r>
          <w:delText>The varnishdieline must be printed on top of the design at 20% transparency.</w:delText>
        </w:r>
      </w:del>
    </w:p>
    <w:p w14:paraId="236C5744" w14:textId="77777777" w:rsidR="006004D0" w:rsidRDefault="006004D0"/>
    <w:p w14:paraId="0E5C7E22" w14:textId="77777777" w:rsidR="006004D0" w:rsidRDefault="003B43E1">
      <w:r>
        <w:lastRenderedPageBreak/>
        <w:t>• 1 final printout</w:t>
      </w:r>
      <w:ins w:id="436" w:author="Arnold Sandjaja" w:date="2013-06-14T18:15:00Z">
        <w:r>
          <w:t xml:space="preserve"> untrimmed</w:t>
        </w:r>
      </w:ins>
      <w:r>
        <w:t xml:space="preserve"> </w:t>
      </w:r>
      <w:ins w:id="437" w:author="Arnold Sandjaja" w:date="2013-06-30T09:49:00Z">
        <w:r>
          <w:t xml:space="preserve">and mounted on cardboard </w:t>
        </w:r>
      </w:ins>
      <w:del w:id="438" w:author="Arnold Sandjaja" w:date="2013-06-30T09:50:00Z">
        <w:r>
          <w:delText>of</w:delText>
        </w:r>
      </w:del>
      <w:r>
        <w:t xml:space="preserve">: the front cover, spine and back cover </w:t>
      </w:r>
      <w:del w:id="439" w:author="Arnold Sandjaja" w:date="2013-06-30T09:57:00Z">
        <w:r>
          <w:delText>with</w:delText>
        </w:r>
      </w:del>
      <w:del w:id="440" w:author="Arnold Sandjaja" w:date="2013-06-14T18:15:00Z">
        <w:r>
          <w:delText>out</w:delText>
        </w:r>
      </w:del>
      <w:ins w:id="441" w:author="Arnold Sandjaja" w:date="2013-06-30T09:57:00Z">
        <w:r>
          <w:t>with</w:t>
        </w:r>
      </w:ins>
      <w:r>
        <w:t xml:space="preserve"> the </w:t>
      </w:r>
      <w:del w:id="442" w:author="Michel Bulon" w:date="2013-06-12T21:18:00Z">
        <w:r>
          <w:delText>varnish</w:delText>
        </w:r>
      </w:del>
      <w:ins w:id="443" w:author="Michel Bulon" w:date="2013-06-12T21:18:00Z">
        <w:r>
          <w:t>die</w:t>
        </w:r>
      </w:ins>
      <w:ins w:id="444" w:author="Arnold Sandjaja" w:date="2013-06-30T09:54:00Z">
        <w:r>
          <w:t>-</w:t>
        </w:r>
      </w:ins>
      <w:ins w:id="445" w:author="Michel Bulon" w:date="2013-06-12T21:18:00Z">
        <w:r>
          <w:t>line</w:t>
        </w:r>
      </w:ins>
      <w:r>
        <w:t xml:space="preserve"> (printed as spreads). (</w:t>
      </w:r>
      <w:proofErr w:type="gramStart"/>
      <w:r>
        <w:t>including</w:t>
      </w:r>
      <w:proofErr w:type="gramEnd"/>
      <w:r>
        <w:t>: bleed, crop marks, registration marks, fold marks — placed outside the bleed area, colour bars CMYK</w:t>
      </w:r>
      <w:del w:id="446" w:author="Arnold Sandjaja" w:date="2013-06-30T09:21:00Z">
        <w:r>
          <w:delText>, colour bar PMS C</w:delText>
        </w:r>
      </w:del>
      <w:r>
        <w:t>)</w:t>
      </w:r>
    </w:p>
    <w:p w14:paraId="0D5F9B32" w14:textId="77777777" w:rsidR="006004D0" w:rsidRDefault="003B43E1">
      <w:ins w:id="447" w:author="Unknown Author" w:date="2013-06-30T18:47:00Z">
        <w:r>
          <w:rPr>
            <w:shd w:val="clear" w:color="auto" w:fill="FFFF00"/>
          </w:rPr>
          <w:t>1</w:t>
        </w:r>
      </w:ins>
      <w:r>
        <w:rPr>
          <w:shd w:val="clear" w:color="auto" w:fill="FFFF00"/>
        </w:rPr>
        <w:t xml:space="preserve"> </w:t>
      </w:r>
      <w:proofErr w:type="spellStart"/>
      <w:r>
        <w:rPr>
          <w:shd w:val="clear" w:color="auto" w:fill="FFFF00"/>
        </w:rPr>
        <w:t>impressão</w:t>
      </w:r>
      <w:proofErr w:type="spellEnd"/>
      <w:r>
        <w:rPr>
          <w:shd w:val="clear" w:color="auto" w:fill="FFFF00"/>
        </w:rPr>
        <w:t xml:space="preserve"> final </w:t>
      </w:r>
      <w:proofErr w:type="spellStart"/>
      <w:proofErr w:type="gramStart"/>
      <w:r>
        <w:rPr>
          <w:shd w:val="clear" w:color="auto" w:fill="FFFF00"/>
        </w:rPr>
        <w:t>sem</w:t>
      </w:r>
      <w:proofErr w:type="spellEnd"/>
      <w:proofErr w:type="gramEnd"/>
      <w:r>
        <w:rPr>
          <w:shd w:val="clear" w:color="auto" w:fill="FFFF00"/>
        </w:rPr>
        <w:t xml:space="preserve"> </w:t>
      </w:r>
      <w:proofErr w:type="spellStart"/>
      <w:r>
        <w:rPr>
          <w:shd w:val="clear" w:color="auto" w:fill="FFFF00"/>
        </w:rPr>
        <w:t>cortar</w:t>
      </w:r>
      <w:proofErr w:type="spellEnd"/>
      <w:r>
        <w:rPr>
          <w:shd w:val="clear" w:color="auto" w:fill="FFFF00"/>
        </w:rPr>
        <w:t xml:space="preserve"> </w:t>
      </w:r>
      <w:proofErr w:type="spellStart"/>
      <w:r>
        <w:rPr>
          <w:shd w:val="clear" w:color="auto" w:fill="FFFF00"/>
        </w:rPr>
        <w:t>montada</w:t>
      </w:r>
      <w:proofErr w:type="spellEnd"/>
      <w:r>
        <w:rPr>
          <w:shd w:val="clear" w:color="auto" w:fill="FFFF00"/>
        </w:rPr>
        <w:t xml:space="preserve"> no </w:t>
      </w:r>
      <w:proofErr w:type="spellStart"/>
      <w:r>
        <w:rPr>
          <w:shd w:val="clear" w:color="auto" w:fill="FFFF00"/>
        </w:rPr>
        <w:t>cartão</w:t>
      </w:r>
      <w:proofErr w:type="spellEnd"/>
      <w:r>
        <w:rPr>
          <w:shd w:val="clear" w:color="auto" w:fill="FFFF00"/>
        </w:rPr>
        <w:t xml:space="preserve">: </w:t>
      </w:r>
      <w:proofErr w:type="spellStart"/>
      <w:r>
        <w:rPr>
          <w:shd w:val="clear" w:color="auto" w:fill="FFFF00"/>
        </w:rPr>
        <w:t>capa</w:t>
      </w:r>
      <w:proofErr w:type="spellEnd"/>
      <w:r>
        <w:rPr>
          <w:shd w:val="clear" w:color="auto" w:fill="FFFF00"/>
        </w:rPr>
        <w:t xml:space="preserve">, </w:t>
      </w:r>
      <w:proofErr w:type="spellStart"/>
      <w:r>
        <w:rPr>
          <w:shd w:val="clear" w:color="auto" w:fill="FFFF00"/>
        </w:rPr>
        <w:t>lombada</w:t>
      </w:r>
      <w:proofErr w:type="spellEnd"/>
      <w:r>
        <w:rPr>
          <w:shd w:val="clear" w:color="auto" w:fill="FFFF00"/>
        </w:rPr>
        <w:t xml:space="preserve"> e contra </w:t>
      </w:r>
      <w:proofErr w:type="spellStart"/>
      <w:r>
        <w:rPr>
          <w:shd w:val="clear" w:color="auto" w:fill="FFFF00"/>
        </w:rPr>
        <w:t>capa</w:t>
      </w:r>
      <w:proofErr w:type="spellEnd"/>
      <w:r>
        <w:rPr>
          <w:shd w:val="clear" w:color="auto" w:fill="FFFF00"/>
        </w:rPr>
        <w:t xml:space="preserve"> com a </w:t>
      </w:r>
      <w:proofErr w:type="spellStart"/>
      <w:r>
        <w:rPr>
          <w:shd w:val="clear" w:color="auto" w:fill="FFFF00"/>
        </w:rPr>
        <w:t>faca</w:t>
      </w:r>
      <w:proofErr w:type="spellEnd"/>
      <w:r>
        <w:rPr>
          <w:shd w:val="clear" w:color="auto" w:fill="FFFF00"/>
        </w:rPr>
        <w:t xml:space="preserve"> (</w:t>
      </w:r>
      <w:proofErr w:type="spellStart"/>
      <w:r>
        <w:rPr>
          <w:shd w:val="clear" w:color="auto" w:fill="FFFF00"/>
        </w:rPr>
        <w:t>impressa</w:t>
      </w:r>
      <w:proofErr w:type="spellEnd"/>
      <w:r>
        <w:rPr>
          <w:shd w:val="clear" w:color="auto" w:fill="FFFF00"/>
        </w:rPr>
        <w:t xml:space="preserve"> </w:t>
      </w:r>
      <w:proofErr w:type="spellStart"/>
      <w:r>
        <w:rPr>
          <w:shd w:val="clear" w:color="auto" w:fill="FFFF00"/>
        </w:rPr>
        <w:t>como</w:t>
      </w:r>
      <w:proofErr w:type="spellEnd"/>
      <w:r>
        <w:rPr>
          <w:shd w:val="clear" w:color="auto" w:fill="FFFF00"/>
        </w:rPr>
        <w:t xml:space="preserve"> spread). </w:t>
      </w:r>
      <w:proofErr w:type="gramStart"/>
      <w:r>
        <w:rPr>
          <w:shd w:val="clear" w:color="auto" w:fill="FFFF00"/>
        </w:rPr>
        <w:t xml:space="preserve">( </w:t>
      </w:r>
      <w:proofErr w:type="spellStart"/>
      <w:r>
        <w:rPr>
          <w:shd w:val="clear" w:color="auto" w:fill="FFFF00"/>
        </w:rPr>
        <w:t>inlcuindo</w:t>
      </w:r>
      <w:proofErr w:type="spellEnd"/>
      <w:proofErr w:type="gramEnd"/>
      <w:r>
        <w:rPr>
          <w:shd w:val="clear" w:color="auto" w:fill="FFFF00"/>
        </w:rPr>
        <w:t xml:space="preserve"> : sangria, </w:t>
      </w:r>
      <w:proofErr w:type="spellStart"/>
      <w:r>
        <w:rPr>
          <w:shd w:val="clear" w:color="auto" w:fill="FFFF00"/>
        </w:rPr>
        <w:t>marcas</w:t>
      </w:r>
      <w:proofErr w:type="spellEnd"/>
      <w:r>
        <w:rPr>
          <w:shd w:val="clear" w:color="auto" w:fill="FFFF00"/>
        </w:rPr>
        <w:t xml:space="preserve"> de </w:t>
      </w:r>
      <w:proofErr w:type="spellStart"/>
      <w:r>
        <w:rPr>
          <w:shd w:val="clear" w:color="auto" w:fill="FFFF00"/>
        </w:rPr>
        <w:t>corte</w:t>
      </w:r>
      <w:proofErr w:type="spellEnd"/>
      <w:r>
        <w:rPr>
          <w:shd w:val="clear" w:color="auto" w:fill="FFFF00"/>
        </w:rPr>
        <w:t xml:space="preserve"> e </w:t>
      </w:r>
      <w:proofErr w:type="spellStart"/>
      <w:r>
        <w:rPr>
          <w:shd w:val="clear" w:color="auto" w:fill="FFFF00"/>
        </w:rPr>
        <w:t>registro</w:t>
      </w:r>
      <w:proofErr w:type="spellEnd"/>
      <w:r>
        <w:rPr>
          <w:shd w:val="clear" w:color="auto" w:fill="FFFF00"/>
        </w:rPr>
        <w:t xml:space="preserve"> e </w:t>
      </w:r>
      <w:proofErr w:type="spellStart"/>
      <w:r>
        <w:rPr>
          <w:shd w:val="clear" w:color="auto" w:fill="FFFF00"/>
        </w:rPr>
        <w:t>marcas</w:t>
      </w:r>
      <w:proofErr w:type="spellEnd"/>
      <w:r>
        <w:rPr>
          <w:shd w:val="clear" w:color="auto" w:fill="FFFF00"/>
        </w:rPr>
        <w:t xml:space="preserve"> de dobra) – </w:t>
      </w:r>
      <w:proofErr w:type="spellStart"/>
      <w:r>
        <w:rPr>
          <w:shd w:val="clear" w:color="auto" w:fill="FFFF00"/>
        </w:rPr>
        <w:t>colocadas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w:t>
      </w:r>
      <w:proofErr w:type="spellStart"/>
      <w:r>
        <w:rPr>
          <w:shd w:val="clear" w:color="auto" w:fill="FFFF00"/>
        </w:rPr>
        <w:t>fora</w:t>
      </w:r>
      <w:proofErr w:type="spellEnd"/>
      <w:r>
        <w:rPr>
          <w:shd w:val="clear" w:color="auto" w:fill="FFFF00"/>
        </w:rPr>
        <w:t xml:space="preserve"> da </w:t>
      </w:r>
      <w:proofErr w:type="spellStart"/>
      <w:r>
        <w:rPr>
          <w:shd w:val="clear" w:color="auto" w:fill="FFFF00"/>
        </w:rPr>
        <w:t>área</w:t>
      </w:r>
      <w:proofErr w:type="spellEnd"/>
      <w:r>
        <w:rPr>
          <w:shd w:val="clear" w:color="auto" w:fill="FFFF00"/>
        </w:rPr>
        <w:t xml:space="preserve"> de sangria.</w:t>
      </w:r>
    </w:p>
    <w:p w14:paraId="27D19386" w14:textId="77777777" w:rsidR="006004D0" w:rsidRDefault="006004D0"/>
    <w:p w14:paraId="2E1544A9" w14:textId="77777777" w:rsidR="006004D0" w:rsidRDefault="003B43E1">
      <w:r>
        <w:t xml:space="preserve">• 1 final printout of: the </w:t>
      </w:r>
      <w:del w:id="448" w:author="Michel Bulon" w:date="2013-06-12T21:18:00Z">
        <w:r>
          <w:rPr>
            <w:color w:val="800000"/>
          </w:rPr>
          <w:delText>varnish</w:delText>
        </w:r>
      </w:del>
      <w:ins w:id="449" w:author="Michel Bulon" w:date="2013-06-12T21:18:00Z">
        <w:r>
          <w:t>die</w:t>
        </w:r>
      </w:ins>
      <w:ins w:id="450" w:author="Arnold Sandjaja" w:date="2013-06-30T09:54:00Z">
        <w:r>
          <w:t>-</w:t>
        </w:r>
      </w:ins>
      <w:ins w:id="451" w:author="Michel Bulon" w:date="2013-06-12T21:18:00Z">
        <w:r>
          <w:t>line</w:t>
        </w:r>
      </w:ins>
      <w:r>
        <w:t xml:space="preserve"> </w:t>
      </w:r>
      <w:del w:id="452" w:author="Arnold Sandjaja" w:date="2013-06-14T18:12:00Z">
        <w:r>
          <w:rPr>
            <w:color w:val="800000"/>
          </w:rPr>
          <w:delText xml:space="preserve">at 100% black </w:delText>
        </w:r>
      </w:del>
      <w:r>
        <w:t>(printed as spreads). (</w:t>
      </w:r>
      <w:proofErr w:type="gramStart"/>
      <w:r>
        <w:t>including</w:t>
      </w:r>
      <w:proofErr w:type="gramEnd"/>
      <w:r>
        <w:t>:</w:t>
      </w:r>
      <w:del w:id="453" w:author="Arnold Sandjaja" w:date="2013-06-30T09:23:00Z">
        <w:r>
          <w:rPr>
            <w:color w:val="800000"/>
          </w:rPr>
          <w:delText xml:space="preserve"> bleed</w:delText>
        </w:r>
      </w:del>
      <w:r>
        <w:t>, crop marks, registration marks, fold marks — placed outside the bleed area</w:t>
      </w:r>
      <w:del w:id="454" w:author="Arnold Sandjaja" w:date="2013-06-30T09:23:00Z">
        <w:r>
          <w:rPr>
            <w:color w:val="800000"/>
          </w:rPr>
          <w:delText>, colour bars Varnish</w:delText>
        </w:r>
      </w:del>
      <w:del w:id="455" w:author="Arnold Sandjaja" w:date="2013-06-14T18:16:00Z">
        <w:r>
          <w:rPr>
            <w:color w:val="800000"/>
          </w:rPr>
          <w:delText>D</w:delText>
        </w:r>
      </w:del>
      <w:del w:id="456" w:author="Arnold Sandjaja" w:date="2013-06-30T09:23:00Z">
        <w:r>
          <w:rPr>
            <w:color w:val="800000"/>
          </w:rPr>
          <w:delText>ieline</w:delText>
        </w:r>
      </w:del>
      <w:r>
        <w:t>)</w:t>
      </w:r>
    </w:p>
    <w:p w14:paraId="00F7DE17" w14:textId="77777777" w:rsidR="006004D0" w:rsidRDefault="003B43E1">
      <w:proofErr w:type="gramStart"/>
      <w:r>
        <w:rPr>
          <w:shd w:val="clear" w:color="auto" w:fill="FFFF00"/>
        </w:rPr>
        <w:t xml:space="preserve">1 </w:t>
      </w:r>
      <w:proofErr w:type="spellStart"/>
      <w:r>
        <w:rPr>
          <w:shd w:val="clear" w:color="auto" w:fill="FFFF00"/>
        </w:rPr>
        <w:t>impressão</w:t>
      </w:r>
      <w:proofErr w:type="spellEnd"/>
      <w:r>
        <w:rPr>
          <w:shd w:val="clear" w:color="auto" w:fill="FFFF00"/>
        </w:rPr>
        <w:t xml:space="preserve"> final da </w:t>
      </w:r>
      <w:proofErr w:type="spellStart"/>
      <w:r>
        <w:rPr>
          <w:shd w:val="clear" w:color="auto" w:fill="FFFF00"/>
        </w:rPr>
        <w:t>faca</w:t>
      </w:r>
      <w:proofErr w:type="spellEnd"/>
      <w:r>
        <w:rPr>
          <w:shd w:val="clear" w:color="auto" w:fill="FFFF00"/>
        </w:rPr>
        <w:t xml:space="preserve"> (</w:t>
      </w:r>
      <w:proofErr w:type="spellStart"/>
      <w:r>
        <w:rPr>
          <w:shd w:val="clear" w:color="auto" w:fill="FFFF00"/>
        </w:rPr>
        <w:t>impressa</w:t>
      </w:r>
      <w:proofErr w:type="spellEnd"/>
      <w:r>
        <w:rPr>
          <w:shd w:val="clear" w:color="auto" w:fill="FFFF00"/>
        </w:rPr>
        <w:t xml:space="preserve"> </w:t>
      </w:r>
      <w:proofErr w:type="spellStart"/>
      <w:r>
        <w:rPr>
          <w:shd w:val="clear" w:color="auto" w:fill="FFFF00"/>
        </w:rPr>
        <w:t>como</w:t>
      </w:r>
      <w:proofErr w:type="spellEnd"/>
      <w:r>
        <w:rPr>
          <w:shd w:val="clear" w:color="auto" w:fill="FFFF00"/>
        </w:rPr>
        <w:t xml:space="preserve"> spread).</w:t>
      </w:r>
      <w:proofErr w:type="gramEnd"/>
      <w:r>
        <w:rPr>
          <w:shd w:val="clear" w:color="auto" w:fill="FFFF00"/>
        </w:rPr>
        <w:t xml:space="preserve"> </w:t>
      </w:r>
      <w:proofErr w:type="spellStart"/>
      <w:r>
        <w:rPr>
          <w:shd w:val="clear" w:color="auto" w:fill="FFFF00"/>
        </w:rPr>
        <w:t>Incluindo</w:t>
      </w:r>
      <w:proofErr w:type="spellEnd"/>
      <w:r>
        <w:rPr>
          <w:shd w:val="clear" w:color="auto" w:fill="FFFF00"/>
        </w:rPr>
        <w:t xml:space="preserve">: </w:t>
      </w:r>
      <w:proofErr w:type="spellStart"/>
      <w:r>
        <w:rPr>
          <w:shd w:val="clear" w:color="auto" w:fill="FFFF00"/>
        </w:rPr>
        <w:t>marcas</w:t>
      </w:r>
      <w:proofErr w:type="spellEnd"/>
      <w:r>
        <w:rPr>
          <w:shd w:val="clear" w:color="auto" w:fill="FFFF00"/>
        </w:rPr>
        <w:t xml:space="preserve"> de </w:t>
      </w:r>
      <w:proofErr w:type="spellStart"/>
      <w:r>
        <w:rPr>
          <w:shd w:val="clear" w:color="auto" w:fill="FFFF00"/>
        </w:rPr>
        <w:t>corte</w:t>
      </w:r>
      <w:proofErr w:type="spellEnd"/>
      <w:r>
        <w:rPr>
          <w:shd w:val="clear" w:color="auto" w:fill="FFFF00"/>
        </w:rPr>
        <w:t xml:space="preserve">, </w:t>
      </w:r>
      <w:proofErr w:type="spellStart"/>
      <w:r>
        <w:rPr>
          <w:shd w:val="clear" w:color="auto" w:fill="FFFF00"/>
        </w:rPr>
        <w:t>registro</w:t>
      </w:r>
      <w:proofErr w:type="spellEnd"/>
      <w:r>
        <w:rPr>
          <w:shd w:val="clear" w:color="auto" w:fill="FFFF00"/>
        </w:rPr>
        <w:t xml:space="preserve">, </w:t>
      </w:r>
      <w:proofErr w:type="spellStart"/>
      <w:r>
        <w:rPr>
          <w:shd w:val="clear" w:color="auto" w:fill="FFFF00"/>
        </w:rPr>
        <w:t>marcas</w:t>
      </w:r>
      <w:proofErr w:type="spellEnd"/>
      <w:r>
        <w:rPr>
          <w:shd w:val="clear" w:color="auto" w:fill="FFFF00"/>
        </w:rPr>
        <w:t xml:space="preserve"> de dobra – </w:t>
      </w:r>
      <w:proofErr w:type="spellStart"/>
      <w:r>
        <w:rPr>
          <w:shd w:val="clear" w:color="auto" w:fill="FFFF00"/>
        </w:rPr>
        <w:t>colocadas</w:t>
      </w:r>
      <w:proofErr w:type="spellEnd"/>
      <w:r>
        <w:rPr>
          <w:shd w:val="clear" w:color="auto" w:fill="FFFF00"/>
        </w:rPr>
        <w:t xml:space="preserve"> </w:t>
      </w:r>
      <w:proofErr w:type="spellStart"/>
      <w:r>
        <w:rPr>
          <w:shd w:val="clear" w:color="auto" w:fill="FFFF00"/>
        </w:rPr>
        <w:t>para</w:t>
      </w:r>
      <w:proofErr w:type="spellEnd"/>
      <w:r>
        <w:rPr>
          <w:shd w:val="clear" w:color="auto" w:fill="FFFF00"/>
        </w:rPr>
        <w:t xml:space="preserve"> for </w:t>
      </w:r>
      <w:proofErr w:type="gramStart"/>
      <w:r>
        <w:rPr>
          <w:shd w:val="clear" w:color="auto" w:fill="FFFF00"/>
        </w:rPr>
        <w:t>a da</w:t>
      </w:r>
      <w:proofErr w:type="gramEnd"/>
      <w:r>
        <w:rPr>
          <w:shd w:val="clear" w:color="auto" w:fill="FFFF00"/>
        </w:rPr>
        <w:t xml:space="preserve"> </w:t>
      </w:r>
      <w:proofErr w:type="spellStart"/>
      <w:r>
        <w:rPr>
          <w:shd w:val="clear" w:color="auto" w:fill="FFFF00"/>
        </w:rPr>
        <w:t>área</w:t>
      </w:r>
      <w:proofErr w:type="spellEnd"/>
      <w:r>
        <w:rPr>
          <w:shd w:val="clear" w:color="auto" w:fill="FFFF00"/>
        </w:rPr>
        <w:t xml:space="preserve"> de sangria</w:t>
      </w:r>
    </w:p>
    <w:p w14:paraId="400FD1E7" w14:textId="77777777" w:rsidR="006004D0" w:rsidRDefault="006004D0">
      <w:pPr>
        <w:pStyle w:val="Default"/>
      </w:pPr>
    </w:p>
    <w:p w14:paraId="39F45194" w14:textId="77777777" w:rsidR="006004D0" w:rsidRDefault="003B43E1">
      <w:r>
        <w:t>• 1 final dummy/booklet</w:t>
      </w:r>
      <w:ins w:id="457" w:author="Arnold Sandjaja" w:date="2013-06-30T09:24:00Z">
        <w:r>
          <w:t xml:space="preserve"> trimmed to final size</w:t>
        </w:r>
      </w:ins>
      <w:r>
        <w:t xml:space="preserve"> including: </w:t>
      </w:r>
    </w:p>
    <w:p w14:paraId="6CEA64B8" w14:textId="77777777" w:rsidR="006004D0" w:rsidRDefault="003B43E1">
      <w:ins w:id="458" w:author="Unknown Author" w:date="2013-06-30T18:51:00Z">
        <w:r>
          <w:rPr>
            <w:shd w:val="clear" w:color="auto" w:fill="FFFF00"/>
          </w:rPr>
          <w:t xml:space="preserve">1 </w:t>
        </w:r>
        <w:proofErr w:type="spellStart"/>
        <w:r>
          <w:rPr>
            <w:shd w:val="clear" w:color="auto" w:fill="FFFF00"/>
          </w:rPr>
          <w:t>boneco</w:t>
        </w:r>
        <w:proofErr w:type="spellEnd"/>
        <w:r>
          <w:rPr>
            <w:shd w:val="clear" w:color="auto" w:fill="FFFF00"/>
          </w:rPr>
          <w:t xml:space="preserve"> da </w:t>
        </w:r>
        <w:proofErr w:type="spellStart"/>
        <w:r>
          <w:rPr>
            <w:shd w:val="clear" w:color="auto" w:fill="FFFF00"/>
          </w:rPr>
          <w:t>revista</w:t>
        </w:r>
        <w:proofErr w:type="spellEnd"/>
        <w:r>
          <w:rPr>
            <w:shd w:val="clear" w:color="auto" w:fill="FFFF00"/>
          </w:rPr>
          <w:t xml:space="preserve"> </w:t>
        </w:r>
        <w:proofErr w:type="spellStart"/>
        <w:r>
          <w:rPr>
            <w:shd w:val="clear" w:color="auto" w:fill="FFFF00"/>
          </w:rPr>
          <w:t>cortado</w:t>
        </w:r>
        <w:proofErr w:type="spellEnd"/>
        <w:r>
          <w:rPr>
            <w:shd w:val="clear" w:color="auto" w:fill="FFFF00"/>
          </w:rPr>
          <w:t xml:space="preserve"> e </w:t>
        </w:r>
        <w:proofErr w:type="spellStart"/>
        <w:r>
          <w:rPr>
            <w:shd w:val="clear" w:color="auto" w:fill="FFFF00"/>
          </w:rPr>
          <w:t>montado</w:t>
        </w:r>
        <w:proofErr w:type="spellEnd"/>
        <w:r>
          <w:rPr>
            <w:shd w:val="clear" w:color="auto" w:fill="FFFF00"/>
          </w:rPr>
          <w:t xml:space="preserve"> no </w:t>
        </w:r>
        <w:proofErr w:type="spellStart"/>
        <w:r>
          <w:rPr>
            <w:shd w:val="clear" w:color="auto" w:fill="FFFF00"/>
          </w:rPr>
          <w:t>tamanho</w:t>
        </w:r>
        <w:proofErr w:type="spellEnd"/>
        <w:r>
          <w:rPr>
            <w:shd w:val="clear" w:color="auto" w:fill="FFFF00"/>
          </w:rPr>
          <w:t xml:space="preserve"> final</w:t>
        </w:r>
      </w:ins>
    </w:p>
    <w:p w14:paraId="7726CB65" w14:textId="77777777" w:rsidR="006004D0" w:rsidRDefault="003B43E1">
      <w:pPr>
        <w:pStyle w:val="Listenabsatz"/>
        <w:numPr>
          <w:ilvl w:val="0"/>
          <w:numId w:val="10"/>
        </w:numPr>
      </w:pPr>
      <w:proofErr w:type="gramStart"/>
      <w:r>
        <w:rPr>
          <w:rFonts w:ascii="Arial" w:hAnsi="Arial" w:cs="Arial"/>
        </w:rPr>
        <w:t>the</w:t>
      </w:r>
      <w:proofErr w:type="gramEnd"/>
      <w:r>
        <w:rPr>
          <w:rFonts w:ascii="Arial" w:hAnsi="Arial" w:cs="Arial"/>
        </w:rPr>
        <w:t xml:space="preserve"> front cover, spine, back cover printed as spreads</w:t>
      </w:r>
    </w:p>
    <w:p w14:paraId="2655D8E7" w14:textId="77777777" w:rsidR="006004D0" w:rsidRDefault="003B43E1">
      <w:pPr>
        <w:pStyle w:val="Listenabsatz"/>
        <w:numPr>
          <w:ilvl w:val="0"/>
          <w:numId w:val="10"/>
        </w:numPr>
      </w:pPr>
      <w:proofErr w:type="spellStart"/>
      <w:proofErr w:type="gramStart"/>
      <w:ins w:id="459" w:author="Unknown Author" w:date="2013-06-30T18:52:00Z">
        <w:r>
          <w:rPr>
            <w:rFonts w:ascii="Arial" w:hAnsi="Arial" w:cs="Arial"/>
            <w:shd w:val="clear" w:color="auto" w:fill="FFFF00"/>
          </w:rPr>
          <w:t>capa</w:t>
        </w:r>
        <w:proofErr w:type="spellEnd"/>
        <w:proofErr w:type="gramEnd"/>
        <w:r>
          <w:rPr>
            <w:rFonts w:ascii="Arial" w:hAnsi="Arial" w:cs="Arial"/>
            <w:shd w:val="clear" w:color="auto" w:fill="FFFF00"/>
          </w:rPr>
          <w:t xml:space="preserve"> e contra </w:t>
        </w:r>
        <w:proofErr w:type="spellStart"/>
        <w:r>
          <w:rPr>
            <w:rFonts w:ascii="Arial" w:hAnsi="Arial" w:cs="Arial"/>
            <w:shd w:val="clear" w:color="auto" w:fill="FFFF00"/>
          </w:rPr>
          <w:t>capa</w:t>
        </w:r>
        <w:proofErr w:type="spellEnd"/>
        <w:r>
          <w:rPr>
            <w:rFonts w:ascii="Arial" w:hAnsi="Arial" w:cs="Arial"/>
            <w:shd w:val="clear" w:color="auto" w:fill="FFFF00"/>
          </w:rPr>
          <w:t xml:space="preserve"> e </w:t>
        </w:r>
        <w:proofErr w:type="spellStart"/>
        <w:r>
          <w:rPr>
            <w:rFonts w:ascii="Arial" w:hAnsi="Arial" w:cs="Arial"/>
            <w:shd w:val="clear" w:color="auto" w:fill="FFFF00"/>
          </w:rPr>
          <w:t>lombada</w:t>
        </w:r>
        <w:proofErr w:type="spellEnd"/>
        <w:r>
          <w:rPr>
            <w:rFonts w:ascii="Arial" w:hAnsi="Arial" w:cs="Arial"/>
            <w:shd w:val="clear" w:color="auto" w:fill="FFFF00"/>
          </w:rPr>
          <w:t xml:space="preserve"> </w:t>
        </w:r>
        <w:proofErr w:type="spellStart"/>
        <w:r>
          <w:rPr>
            <w:rFonts w:ascii="Arial" w:hAnsi="Arial" w:cs="Arial"/>
            <w:shd w:val="clear" w:color="auto" w:fill="FFFF00"/>
          </w:rPr>
          <w:t>impressas</w:t>
        </w:r>
        <w:proofErr w:type="spellEnd"/>
        <w:r>
          <w:rPr>
            <w:rFonts w:ascii="Arial" w:hAnsi="Arial" w:cs="Arial"/>
            <w:shd w:val="clear" w:color="auto" w:fill="FFFF00"/>
          </w:rPr>
          <w:t xml:space="preserve"> </w:t>
        </w:r>
        <w:proofErr w:type="spellStart"/>
        <w:r>
          <w:rPr>
            <w:rFonts w:ascii="Arial" w:hAnsi="Arial" w:cs="Arial"/>
            <w:shd w:val="clear" w:color="auto" w:fill="FFFF00"/>
          </w:rPr>
          <w:t>como</w:t>
        </w:r>
        <w:proofErr w:type="spellEnd"/>
        <w:r>
          <w:rPr>
            <w:rFonts w:ascii="Arial" w:hAnsi="Arial" w:cs="Arial"/>
            <w:shd w:val="clear" w:color="auto" w:fill="FFFF00"/>
          </w:rPr>
          <w:t xml:space="preserve"> spread</w:t>
        </w:r>
      </w:ins>
    </w:p>
    <w:p w14:paraId="466EEF75" w14:textId="77777777" w:rsidR="006004D0" w:rsidRDefault="003B43E1">
      <w:pPr>
        <w:pStyle w:val="Listenabsatz"/>
        <w:numPr>
          <w:ilvl w:val="0"/>
          <w:numId w:val="10"/>
        </w:numPr>
      </w:pPr>
      <w:ins w:id="460" w:author="Arnold Sandjaja" w:date="2013-06-30T09:28:00Z">
        <w:r>
          <w:rPr>
            <w:rFonts w:ascii="Arial" w:hAnsi="Arial" w:cs="Arial"/>
          </w:rPr>
          <w:t xml:space="preserve">1 page printed as a single page (page 3) </w:t>
        </w:r>
      </w:ins>
    </w:p>
    <w:p w14:paraId="28E537AB" w14:textId="77777777" w:rsidR="006004D0" w:rsidRDefault="003B43E1">
      <w:pPr>
        <w:pStyle w:val="Listenabsatz"/>
        <w:numPr>
          <w:ilvl w:val="0"/>
          <w:numId w:val="10"/>
        </w:numPr>
      </w:pPr>
      <w:ins w:id="461" w:author="Unknown Author" w:date="2013-06-30T18:52:00Z">
        <w:r>
          <w:rPr>
            <w:rFonts w:ascii="Arial" w:hAnsi="Arial" w:cs="Arial"/>
            <w:shd w:val="clear" w:color="auto" w:fill="FFFF00"/>
          </w:rPr>
          <w:t xml:space="preserve">1 </w:t>
        </w:r>
        <w:proofErr w:type="spellStart"/>
        <w:r>
          <w:rPr>
            <w:rFonts w:ascii="Arial" w:hAnsi="Arial" w:cs="Arial"/>
            <w:shd w:val="clear" w:color="auto" w:fill="FFFF00"/>
          </w:rPr>
          <w:t>página</w:t>
        </w:r>
        <w:proofErr w:type="spellEnd"/>
        <w:r>
          <w:rPr>
            <w:rFonts w:ascii="Arial" w:hAnsi="Arial" w:cs="Arial"/>
            <w:shd w:val="clear" w:color="auto" w:fill="FFFF00"/>
          </w:rPr>
          <w:t xml:space="preserve"> </w:t>
        </w:r>
        <w:proofErr w:type="spellStart"/>
        <w:r>
          <w:rPr>
            <w:rFonts w:ascii="Arial" w:hAnsi="Arial" w:cs="Arial"/>
            <w:shd w:val="clear" w:color="auto" w:fill="FFFF00"/>
          </w:rPr>
          <w:t>impressa</w:t>
        </w:r>
        <w:proofErr w:type="spellEnd"/>
        <w:r>
          <w:rPr>
            <w:rFonts w:ascii="Arial" w:hAnsi="Arial" w:cs="Arial"/>
            <w:shd w:val="clear" w:color="auto" w:fill="FFFF00"/>
          </w:rPr>
          <w:t xml:space="preserve"> </w:t>
        </w:r>
        <w:proofErr w:type="spellStart"/>
        <w:r>
          <w:rPr>
            <w:rFonts w:ascii="Arial" w:hAnsi="Arial" w:cs="Arial"/>
            <w:shd w:val="clear" w:color="auto" w:fill="FFFF00"/>
          </w:rPr>
          <w:t>como</w:t>
        </w:r>
        <w:proofErr w:type="spellEnd"/>
        <w:r>
          <w:rPr>
            <w:rFonts w:ascii="Arial" w:hAnsi="Arial" w:cs="Arial"/>
            <w:shd w:val="clear" w:color="auto" w:fill="FFFF00"/>
          </w:rPr>
          <w:t xml:space="preserve"> </w:t>
        </w:r>
        <w:proofErr w:type="spellStart"/>
        <w:r>
          <w:rPr>
            <w:rFonts w:ascii="Arial" w:hAnsi="Arial" w:cs="Arial"/>
            <w:shd w:val="clear" w:color="auto" w:fill="FFFF00"/>
          </w:rPr>
          <w:t>página</w:t>
        </w:r>
        <w:proofErr w:type="spellEnd"/>
        <w:r>
          <w:rPr>
            <w:rFonts w:ascii="Arial" w:hAnsi="Arial" w:cs="Arial"/>
            <w:shd w:val="clear" w:color="auto" w:fill="FFFF00"/>
          </w:rPr>
          <w:t xml:space="preserve"> simples </w:t>
        </w:r>
        <w:proofErr w:type="gramStart"/>
        <w:r>
          <w:rPr>
            <w:rFonts w:ascii="Arial" w:hAnsi="Arial" w:cs="Arial"/>
            <w:shd w:val="clear" w:color="auto" w:fill="FFFF00"/>
          </w:rPr>
          <w:t xml:space="preserve">( </w:t>
        </w:r>
        <w:proofErr w:type="spellStart"/>
        <w:r>
          <w:rPr>
            <w:rFonts w:ascii="Arial" w:hAnsi="Arial" w:cs="Arial"/>
            <w:shd w:val="clear" w:color="auto" w:fill="FFFF00"/>
          </w:rPr>
          <w:t>página</w:t>
        </w:r>
        <w:proofErr w:type="spellEnd"/>
        <w:proofErr w:type="gramEnd"/>
        <w:r>
          <w:rPr>
            <w:rFonts w:ascii="Arial" w:hAnsi="Arial" w:cs="Arial"/>
            <w:shd w:val="clear" w:color="auto" w:fill="FFFF00"/>
          </w:rPr>
          <w:t xml:space="preserve"> 3)</w:t>
        </w:r>
      </w:ins>
    </w:p>
    <w:p w14:paraId="7C955EA1" w14:textId="77777777" w:rsidR="006004D0" w:rsidRDefault="003B43E1">
      <w:pPr>
        <w:pStyle w:val="Listenabsatz"/>
        <w:numPr>
          <w:ilvl w:val="0"/>
          <w:numId w:val="10"/>
        </w:numPr>
      </w:pPr>
      <w:proofErr w:type="gramStart"/>
      <w:ins w:id="462" w:author="Arnold Sandjaja" w:date="2013-06-30T09:28:00Z">
        <w:r>
          <w:rPr>
            <w:rFonts w:ascii="Arial" w:hAnsi="Arial" w:cs="Arial"/>
          </w:rPr>
          <w:t>four</w:t>
        </w:r>
        <w:proofErr w:type="gramEnd"/>
        <w:r>
          <w:rPr>
            <w:rFonts w:ascii="Arial" w:hAnsi="Arial" w:cs="Arial"/>
          </w:rPr>
          <w:t xml:space="preserve"> pages printed as spreads (8-9 and 10-11)</w:t>
        </w:r>
      </w:ins>
    </w:p>
    <w:p w14:paraId="095C3995" w14:textId="77777777" w:rsidR="006004D0" w:rsidRDefault="003B43E1">
      <w:pPr>
        <w:pStyle w:val="Listenabsatz"/>
        <w:numPr>
          <w:ilvl w:val="0"/>
          <w:numId w:val="10"/>
        </w:numPr>
      </w:pPr>
      <w:ins w:id="463" w:author="Unknown Author" w:date="2013-06-30T18:52:00Z">
        <w:r>
          <w:rPr>
            <w:rFonts w:ascii="Arial" w:hAnsi="Arial" w:cs="Arial"/>
            <w:shd w:val="clear" w:color="auto" w:fill="FFFF00"/>
          </w:rPr>
          <w:t xml:space="preserve">4 </w:t>
        </w:r>
        <w:proofErr w:type="spellStart"/>
        <w:r>
          <w:rPr>
            <w:rFonts w:ascii="Arial" w:hAnsi="Arial" w:cs="Arial"/>
            <w:shd w:val="clear" w:color="auto" w:fill="FFFF00"/>
          </w:rPr>
          <w:t>páginas</w:t>
        </w:r>
        <w:proofErr w:type="spellEnd"/>
        <w:r>
          <w:rPr>
            <w:rFonts w:ascii="Arial" w:hAnsi="Arial" w:cs="Arial"/>
            <w:shd w:val="clear" w:color="auto" w:fill="FFFF00"/>
          </w:rPr>
          <w:t xml:space="preserve"> </w:t>
        </w:r>
        <w:proofErr w:type="spellStart"/>
        <w:r>
          <w:rPr>
            <w:rFonts w:ascii="Arial" w:hAnsi="Arial" w:cs="Arial"/>
            <w:shd w:val="clear" w:color="auto" w:fill="FFFF00"/>
          </w:rPr>
          <w:t>impressas</w:t>
        </w:r>
        <w:proofErr w:type="spellEnd"/>
        <w:r>
          <w:rPr>
            <w:rFonts w:ascii="Arial" w:hAnsi="Arial" w:cs="Arial"/>
            <w:shd w:val="clear" w:color="auto" w:fill="FFFF00"/>
          </w:rPr>
          <w:t xml:space="preserve"> </w:t>
        </w:r>
        <w:proofErr w:type="spellStart"/>
        <w:r>
          <w:rPr>
            <w:rFonts w:ascii="Arial" w:hAnsi="Arial" w:cs="Arial"/>
            <w:shd w:val="clear" w:color="auto" w:fill="FFFF00"/>
          </w:rPr>
          <w:t>como</w:t>
        </w:r>
        <w:proofErr w:type="spellEnd"/>
        <w:r>
          <w:rPr>
            <w:rFonts w:ascii="Arial" w:hAnsi="Arial" w:cs="Arial"/>
            <w:shd w:val="clear" w:color="auto" w:fill="FFFF00"/>
          </w:rPr>
          <w:t xml:space="preserve"> spread</w:t>
        </w:r>
      </w:ins>
      <w:ins w:id="464" w:author="Unknown Author" w:date="2013-06-30T18:53:00Z">
        <w:r>
          <w:rPr>
            <w:rFonts w:ascii="Arial" w:hAnsi="Arial" w:cs="Arial"/>
            <w:shd w:val="clear" w:color="auto" w:fill="FFFF00"/>
          </w:rPr>
          <w:t>s (8-9 e 10-11)</w:t>
        </w:r>
      </w:ins>
    </w:p>
    <w:p w14:paraId="3219BC9B" w14:textId="77777777" w:rsidR="006004D0" w:rsidRDefault="003B43E1">
      <w:del w:id="465" w:author="Arnold Sandjaja" w:date="2013-06-30T09:28:00Z">
        <w:r>
          <w:rPr>
            <w:rFonts w:cs="Arial"/>
          </w:rPr>
          <w:delText xml:space="preserve"> and</w:delText>
        </w:r>
      </w:del>
      <w:del w:id="466" w:author="Arnold Sandjaja" w:date="2013-06-30T09:24:00Z">
        <w:r>
          <w:rPr>
            <w:rFonts w:cs="Arial"/>
          </w:rPr>
          <w:delText xml:space="preserve"> trimmed to final size</w:delText>
        </w:r>
      </w:del>
      <w:del w:id="467" w:author="Arnold Sandjaja" w:date="2013-06-14T18:17:00Z">
        <w:r>
          <w:rPr>
            <w:rFonts w:cs="Arial"/>
          </w:rPr>
          <w:delText xml:space="preserve">. The varnishdieline must be printed on top of the design at 20% transparency — </w:delText>
        </w:r>
      </w:del>
      <w:del w:id="468" w:author="Arnold Sandjaja" w:date="2013-06-30T09:28:00Z">
        <w:r>
          <w:rPr>
            <w:rFonts w:cs="Arial"/>
          </w:rPr>
          <w:delText>and the four pages printed as spreads, inserted into the cover</w:delText>
        </w:r>
      </w:del>
    </w:p>
    <w:p w14:paraId="206557FC" w14:textId="77777777" w:rsidR="006004D0" w:rsidRDefault="006004D0"/>
    <w:p w14:paraId="6AED1192" w14:textId="77777777" w:rsidR="006004D0" w:rsidRDefault="006004D0">
      <w:pPr>
        <w:pStyle w:val="Heading1AA"/>
      </w:pPr>
    </w:p>
    <w:p w14:paraId="23C802A1" w14:textId="77777777" w:rsidR="006004D0" w:rsidRDefault="003B43E1">
      <w:pPr>
        <w:pStyle w:val="Heading1AA"/>
      </w:pPr>
      <w:r>
        <w:t>Instructions to the competitor</w:t>
      </w:r>
    </w:p>
    <w:p w14:paraId="4B19A63E" w14:textId="77777777" w:rsidR="00ED5DEC" w:rsidRDefault="003B43E1">
      <w:pPr>
        <w:pStyle w:val="Heading1AA"/>
      </w:pPr>
      <w:r w:rsidRPr="003B43E1">
        <w:rPr>
          <w:highlight w:val="yellow"/>
        </w:rPr>
        <w:t>Instrucoes para o competidor</w:t>
      </w:r>
    </w:p>
    <w:p w14:paraId="320B6480" w14:textId="77777777" w:rsidR="006004D0" w:rsidRDefault="003B43E1">
      <w:pPr>
        <w:widowControl w:val="0"/>
        <w:jc w:val="both"/>
        <w:rPr>
          <w:color w:val="0000FF"/>
        </w:rPr>
      </w:pPr>
      <w:ins w:id="469" w:author="Arnold Sandjaja" w:date="2013-05-17T16:08:00Z">
        <w:r>
          <w:rPr>
            <w:color w:val="0000FF"/>
          </w:rPr>
          <w:t xml:space="preserve">Create a folder on your Desktop called </w:t>
        </w:r>
        <w:r>
          <w:rPr>
            <w:b/>
            <w:color w:val="0000FF"/>
          </w:rPr>
          <w:t xml:space="preserve">YY_MODX </w:t>
        </w:r>
        <w:r>
          <w:rPr>
            <w:color w:val="0000FF"/>
          </w:rPr>
          <w:t xml:space="preserve"> (where YY represents the number of your workstation). This folder must include the following subfolders: </w:t>
        </w:r>
      </w:ins>
    </w:p>
    <w:p w14:paraId="7A1B6361" w14:textId="77777777" w:rsidR="003B43E1" w:rsidRPr="003B43E1" w:rsidRDefault="003B43E1">
      <w:pPr>
        <w:widowControl w:val="0"/>
        <w:jc w:val="both"/>
        <w:rPr>
          <w:rFonts w:ascii="Arial Bold" w:hAnsi="Arial Bold"/>
        </w:rPr>
      </w:pPr>
      <w:proofErr w:type="spellStart"/>
      <w:r w:rsidRPr="003B43E1">
        <w:rPr>
          <w:color w:val="auto"/>
          <w:highlight w:val="yellow"/>
        </w:rPr>
        <w:t>Crie</w:t>
      </w:r>
      <w:proofErr w:type="spellEnd"/>
      <w:r w:rsidRPr="003B43E1">
        <w:rPr>
          <w:color w:val="auto"/>
          <w:highlight w:val="yellow"/>
        </w:rPr>
        <w:t xml:space="preserve"> </w:t>
      </w:r>
      <w:proofErr w:type="spellStart"/>
      <w:r w:rsidRPr="003B43E1">
        <w:rPr>
          <w:color w:val="auto"/>
          <w:highlight w:val="yellow"/>
        </w:rPr>
        <w:t>uma</w:t>
      </w:r>
      <w:proofErr w:type="spellEnd"/>
      <w:r w:rsidRPr="003B43E1">
        <w:rPr>
          <w:color w:val="auto"/>
          <w:highlight w:val="yellow"/>
        </w:rPr>
        <w:t xml:space="preserve"> pasta no </w:t>
      </w:r>
      <w:proofErr w:type="spellStart"/>
      <w:r w:rsidRPr="003B43E1">
        <w:rPr>
          <w:color w:val="auto"/>
          <w:highlight w:val="yellow"/>
        </w:rPr>
        <w:t>seu</w:t>
      </w:r>
      <w:proofErr w:type="spellEnd"/>
      <w:r w:rsidRPr="003B43E1">
        <w:rPr>
          <w:color w:val="auto"/>
          <w:highlight w:val="yellow"/>
        </w:rPr>
        <w:t xml:space="preserve"> desktop </w:t>
      </w:r>
      <w:proofErr w:type="spellStart"/>
      <w:r w:rsidRPr="003B43E1">
        <w:rPr>
          <w:color w:val="auto"/>
          <w:highlight w:val="yellow"/>
        </w:rPr>
        <w:t>chamada</w:t>
      </w:r>
      <w:proofErr w:type="spellEnd"/>
      <w:r w:rsidRPr="003B43E1">
        <w:rPr>
          <w:color w:val="auto"/>
          <w:highlight w:val="yellow"/>
        </w:rPr>
        <w:t xml:space="preserve"> </w:t>
      </w:r>
      <w:ins w:id="470" w:author="Arnold Sandjaja" w:date="2013-05-17T16:08:00Z">
        <w:r w:rsidRPr="003B43E1">
          <w:rPr>
            <w:b/>
            <w:color w:val="auto"/>
            <w:highlight w:val="yellow"/>
          </w:rPr>
          <w:t>YY_MODX</w:t>
        </w:r>
      </w:ins>
      <w:r w:rsidRPr="003B43E1">
        <w:rPr>
          <w:b/>
          <w:color w:val="auto"/>
          <w:highlight w:val="yellow"/>
        </w:rPr>
        <w:t xml:space="preserve"> </w:t>
      </w:r>
      <w:proofErr w:type="gramStart"/>
      <w:ins w:id="471" w:author="Arnold Sandjaja" w:date="2013-05-17T16:08:00Z">
        <w:r w:rsidRPr="003B43E1">
          <w:rPr>
            <w:color w:val="auto"/>
            <w:highlight w:val="yellow"/>
          </w:rPr>
          <w:t>(</w:t>
        </w:r>
      </w:ins>
      <w:r w:rsidRPr="003B43E1">
        <w:rPr>
          <w:color w:val="auto"/>
          <w:highlight w:val="yellow"/>
        </w:rPr>
        <w:t xml:space="preserve"> </w:t>
      </w:r>
      <w:proofErr w:type="spellStart"/>
      <w:r w:rsidRPr="003B43E1">
        <w:rPr>
          <w:color w:val="auto"/>
          <w:highlight w:val="yellow"/>
        </w:rPr>
        <w:t>onde</w:t>
      </w:r>
      <w:proofErr w:type="spellEnd"/>
      <w:proofErr w:type="gramEnd"/>
      <w:r w:rsidRPr="003B43E1">
        <w:rPr>
          <w:color w:val="auto"/>
          <w:highlight w:val="yellow"/>
        </w:rPr>
        <w:t xml:space="preserve"> YY </w:t>
      </w:r>
      <w:proofErr w:type="spellStart"/>
      <w:r w:rsidRPr="003B43E1">
        <w:rPr>
          <w:color w:val="auto"/>
          <w:highlight w:val="yellow"/>
        </w:rPr>
        <w:t>representa</w:t>
      </w:r>
      <w:proofErr w:type="spellEnd"/>
      <w:r w:rsidRPr="003B43E1">
        <w:rPr>
          <w:color w:val="auto"/>
          <w:highlight w:val="yellow"/>
        </w:rPr>
        <w:t xml:space="preserve"> o </w:t>
      </w:r>
      <w:proofErr w:type="spellStart"/>
      <w:r w:rsidRPr="003B43E1">
        <w:rPr>
          <w:color w:val="auto"/>
          <w:highlight w:val="yellow"/>
        </w:rPr>
        <w:t>numero</w:t>
      </w:r>
      <w:proofErr w:type="spellEnd"/>
      <w:r w:rsidRPr="003B43E1">
        <w:rPr>
          <w:color w:val="auto"/>
          <w:highlight w:val="yellow"/>
        </w:rPr>
        <w:t xml:space="preserve"> da </w:t>
      </w:r>
      <w:proofErr w:type="spellStart"/>
      <w:r w:rsidRPr="003B43E1">
        <w:rPr>
          <w:color w:val="auto"/>
          <w:highlight w:val="yellow"/>
        </w:rPr>
        <w:t>sua</w:t>
      </w:r>
      <w:proofErr w:type="spellEnd"/>
      <w:r w:rsidRPr="003B43E1">
        <w:rPr>
          <w:color w:val="auto"/>
          <w:highlight w:val="yellow"/>
        </w:rPr>
        <w:t xml:space="preserve"> </w:t>
      </w:r>
      <w:proofErr w:type="spellStart"/>
      <w:r w:rsidRPr="003B43E1">
        <w:rPr>
          <w:color w:val="auto"/>
          <w:highlight w:val="yellow"/>
        </w:rPr>
        <w:t>estacao</w:t>
      </w:r>
      <w:proofErr w:type="spellEnd"/>
      <w:r w:rsidRPr="003B43E1">
        <w:rPr>
          <w:color w:val="auto"/>
          <w:highlight w:val="yellow"/>
        </w:rPr>
        <w:t xml:space="preserve"> </w:t>
      </w:r>
      <w:proofErr w:type="spellStart"/>
      <w:r w:rsidRPr="003B43E1">
        <w:rPr>
          <w:color w:val="auto"/>
          <w:highlight w:val="yellow"/>
        </w:rPr>
        <w:t>sua</w:t>
      </w:r>
      <w:proofErr w:type="spellEnd"/>
      <w:r w:rsidRPr="003B43E1">
        <w:rPr>
          <w:color w:val="auto"/>
          <w:highlight w:val="yellow"/>
        </w:rPr>
        <w:t xml:space="preserve"> </w:t>
      </w:r>
      <w:proofErr w:type="spellStart"/>
      <w:r w:rsidRPr="003B43E1">
        <w:rPr>
          <w:color w:val="auto"/>
          <w:highlight w:val="yellow"/>
        </w:rPr>
        <w:t>estacao</w:t>
      </w:r>
      <w:proofErr w:type="spellEnd"/>
      <w:r w:rsidRPr="003B43E1">
        <w:rPr>
          <w:color w:val="auto"/>
          <w:highlight w:val="yellow"/>
        </w:rPr>
        <w:t xml:space="preserve"> de </w:t>
      </w:r>
      <w:proofErr w:type="spellStart"/>
      <w:r w:rsidRPr="003B43E1">
        <w:rPr>
          <w:color w:val="auto"/>
          <w:highlight w:val="yellow"/>
        </w:rPr>
        <w:t>trabalho</w:t>
      </w:r>
      <w:proofErr w:type="spellEnd"/>
      <w:ins w:id="472" w:author="Arnold Sandjaja" w:date="2013-05-17T16:08:00Z">
        <w:r w:rsidRPr="003B43E1">
          <w:rPr>
            <w:color w:val="auto"/>
            <w:highlight w:val="yellow"/>
          </w:rPr>
          <w:t>)</w:t>
        </w:r>
      </w:ins>
      <w:r w:rsidRPr="003B43E1">
        <w:rPr>
          <w:color w:val="auto"/>
          <w:highlight w:val="yellow"/>
        </w:rPr>
        <w:t xml:space="preserve">. Este folder </w:t>
      </w:r>
      <w:proofErr w:type="spellStart"/>
      <w:r w:rsidRPr="003B43E1">
        <w:rPr>
          <w:color w:val="auto"/>
          <w:highlight w:val="yellow"/>
        </w:rPr>
        <w:t>deve</w:t>
      </w:r>
      <w:proofErr w:type="spellEnd"/>
      <w:r w:rsidRPr="003B43E1">
        <w:rPr>
          <w:color w:val="auto"/>
          <w:highlight w:val="yellow"/>
        </w:rPr>
        <w:t xml:space="preserve"> </w:t>
      </w:r>
      <w:proofErr w:type="spellStart"/>
      <w:r w:rsidRPr="003B43E1">
        <w:rPr>
          <w:color w:val="auto"/>
          <w:highlight w:val="yellow"/>
        </w:rPr>
        <w:t>incluir</w:t>
      </w:r>
      <w:proofErr w:type="spellEnd"/>
      <w:r w:rsidRPr="003B43E1">
        <w:rPr>
          <w:color w:val="auto"/>
          <w:highlight w:val="yellow"/>
        </w:rPr>
        <w:t xml:space="preserve"> as </w:t>
      </w:r>
      <w:proofErr w:type="spellStart"/>
      <w:r w:rsidRPr="003B43E1">
        <w:rPr>
          <w:color w:val="auto"/>
          <w:highlight w:val="yellow"/>
        </w:rPr>
        <w:t>seguintes</w:t>
      </w:r>
      <w:proofErr w:type="spellEnd"/>
      <w:r w:rsidRPr="003B43E1">
        <w:rPr>
          <w:color w:val="auto"/>
          <w:highlight w:val="yellow"/>
        </w:rPr>
        <w:t xml:space="preserve"> </w:t>
      </w:r>
      <w:proofErr w:type="spellStart"/>
      <w:r w:rsidRPr="003B43E1">
        <w:rPr>
          <w:color w:val="auto"/>
          <w:highlight w:val="yellow"/>
        </w:rPr>
        <w:t>subpastas</w:t>
      </w:r>
      <w:proofErr w:type="spellEnd"/>
      <w:ins w:id="473" w:author="Arnold Sandjaja" w:date="2013-05-17T16:08:00Z">
        <w:r w:rsidRPr="003B43E1">
          <w:rPr>
            <w:b/>
            <w:color w:val="auto"/>
          </w:rPr>
          <w:t xml:space="preserve"> </w:t>
        </w:r>
        <w:r w:rsidRPr="003B43E1">
          <w:rPr>
            <w:rFonts w:ascii="Arial Bold" w:hAnsi="Arial Bold"/>
          </w:rPr>
          <w:t xml:space="preserve"> </w:t>
        </w:r>
      </w:ins>
    </w:p>
    <w:p w14:paraId="07C07B20" w14:textId="77777777" w:rsidR="006004D0" w:rsidRDefault="003B43E1">
      <w:ins w:id="474" w:author="Arnold Sandjaja" w:date="2013-05-17T16:08:00Z">
        <w:r>
          <w:rPr>
            <w:rFonts w:ascii="Arial Bold" w:hAnsi="Arial Bold"/>
          </w:rPr>
          <w:br/>
        </w:r>
      </w:ins>
    </w:p>
    <w:p w14:paraId="7E4029E7" w14:textId="77777777" w:rsidR="006004D0" w:rsidRPr="003B43E1" w:rsidRDefault="003B43E1">
      <w:pPr>
        <w:widowControl w:val="0"/>
        <w:numPr>
          <w:ilvl w:val="0"/>
          <w:numId w:val="1"/>
        </w:numPr>
        <w:tabs>
          <w:tab w:val="left" w:pos="2020"/>
          <w:tab w:val="left" w:pos="2520"/>
        </w:tabs>
        <w:jc w:val="both"/>
      </w:pPr>
      <w:proofErr w:type="spellStart"/>
      <w:ins w:id="475" w:author="Arnold Sandjaja" w:date="2013-05-17T16:09:00Z">
        <w:r>
          <w:rPr>
            <w:color w:val="00000A"/>
          </w:rPr>
          <w:t>Original_</w:t>
        </w:r>
      </w:ins>
      <w:ins w:id="476" w:author="Arnold Sandjaja" w:date="2013-06-30T08:35:00Z">
        <w:r>
          <w:rPr>
            <w:color w:val="00000A"/>
          </w:rPr>
          <w:t>folder</w:t>
        </w:r>
      </w:ins>
      <w:proofErr w:type="spellEnd"/>
      <w:ins w:id="477" w:author="Arnold Sandjaja" w:date="2013-05-17T16:09:00Z">
        <w:r>
          <w:rPr>
            <w:color w:val="00000A"/>
          </w:rPr>
          <w:t>: it should contain all the files used for the development of your project, properly organized (fonts, links, etc.).</w:t>
        </w:r>
      </w:ins>
    </w:p>
    <w:p w14:paraId="7E94745B" w14:textId="77777777" w:rsidR="003B43E1" w:rsidRDefault="003B43E1" w:rsidP="003B43E1">
      <w:pPr>
        <w:widowControl w:val="0"/>
        <w:tabs>
          <w:tab w:val="left" w:pos="2020"/>
          <w:tab w:val="left" w:pos="2520"/>
        </w:tabs>
        <w:ind w:left="720"/>
        <w:jc w:val="both"/>
      </w:pPr>
      <w:r w:rsidRPr="003B43E1">
        <w:rPr>
          <w:color w:val="00000A"/>
          <w:highlight w:val="yellow"/>
        </w:rPr>
        <w:t xml:space="preserve">1. Original Folder/ </w:t>
      </w:r>
      <w:proofErr w:type="spellStart"/>
      <w:r w:rsidRPr="003B43E1">
        <w:rPr>
          <w:color w:val="00000A"/>
          <w:highlight w:val="yellow"/>
        </w:rPr>
        <w:t>deve</w:t>
      </w:r>
      <w:proofErr w:type="spellEnd"/>
      <w:r w:rsidRPr="003B43E1">
        <w:rPr>
          <w:color w:val="00000A"/>
          <w:highlight w:val="yellow"/>
        </w:rPr>
        <w:t xml:space="preserve"> </w:t>
      </w:r>
      <w:proofErr w:type="spellStart"/>
      <w:r w:rsidRPr="003B43E1">
        <w:rPr>
          <w:color w:val="00000A"/>
          <w:highlight w:val="yellow"/>
        </w:rPr>
        <w:t>conter</w:t>
      </w:r>
      <w:proofErr w:type="spellEnd"/>
      <w:r w:rsidRPr="003B43E1">
        <w:rPr>
          <w:color w:val="00000A"/>
          <w:highlight w:val="yellow"/>
        </w:rPr>
        <w:t xml:space="preserve"> </w:t>
      </w:r>
      <w:proofErr w:type="spellStart"/>
      <w:r w:rsidRPr="003B43E1">
        <w:rPr>
          <w:color w:val="00000A"/>
          <w:highlight w:val="yellow"/>
        </w:rPr>
        <w:t>todos</w:t>
      </w:r>
      <w:proofErr w:type="spellEnd"/>
      <w:r w:rsidRPr="003B43E1">
        <w:rPr>
          <w:color w:val="00000A"/>
          <w:highlight w:val="yellow"/>
        </w:rPr>
        <w:t xml:space="preserve"> </w:t>
      </w:r>
      <w:proofErr w:type="spellStart"/>
      <w:r w:rsidRPr="003B43E1">
        <w:rPr>
          <w:color w:val="00000A"/>
          <w:highlight w:val="yellow"/>
        </w:rPr>
        <w:t>os</w:t>
      </w:r>
      <w:proofErr w:type="spellEnd"/>
      <w:r w:rsidRPr="003B43E1">
        <w:rPr>
          <w:color w:val="00000A"/>
          <w:highlight w:val="yellow"/>
        </w:rPr>
        <w:t xml:space="preserve"> </w:t>
      </w:r>
      <w:proofErr w:type="spellStart"/>
      <w:r w:rsidRPr="003B43E1">
        <w:rPr>
          <w:color w:val="00000A"/>
          <w:highlight w:val="yellow"/>
        </w:rPr>
        <w:t>arquivos</w:t>
      </w:r>
      <w:proofErr w:type="spellEnd"/>
      <w:r w:rsidRPr="003B43E1">
        <w:rPr>
          <w:color w:val="00000A"/>
          <w:highlight w:val="yellow"/>
        </w:rPr>
        <w:t xml:space="preserve"> </w:t>
      </w:r>
      <w:proofErr w:type="spellStart"/>
      <w:r w:rsidRPr="003B43E1">
        <w:rPr>
          <w:color w:val="00000A"/>
          <w:highlight w:val="yellow"/>
        </w:rPr>
        <w:t>que</w:t>
      </w:r>
      <w:proofErr w:type="spellEnd"/>
      <w:r w:rsidRPr="003B43E1">
        <w:rPr>
          <w:color w:val="00000A"/>
          <w:highlight w:val="yellow"/>
        </w:rPr>
        <w:t xml:space="preserve"> </w:t>
      </w:r>
      <w:proofErr w:type="spellStart"/>
      <w:proofErr w:type="gramStart"/>
      <w:r w:rsidRPr="003B43E1">
        <w:rPr>
          <w:color w:val="00000A"/>
          <w:highlight w:val="yellow"/>
        </w:rPr>
        <w:t>vc</w:t>
      </w:r>
      <w:proofErr w:type="spellEnd"/>
      <w:proofErr w:type="gramEnd"/>
      <w:r w:rsidRPr="003B43E1">
        <w:rPr>
          <w:color w:val="00000A"/>
          <w:highlight w:val="yellow"/>
        </w:rPr>
        <w:t xml:space="preserve"> </w:t>
      </w:r>
      <w:proofErr w:type="spellStart"/>
      <w:r w:rsidRPr="003B43E1">
        <w:rPr>
          <w:color w:val="00000A"/>
          <w:highlight w:val="yellow"/>
        </w:rPr>
        <w:t>desenvolveu</w:t>
      </w:r>
      <w:proofErr w:type="spellEnd"/>
      <w:r w:rsidRPr="003B43E1">
        <w:rPr>
          <w:color w:val="00000A"/>
          <w:highlight w:val="yellow"/>
        </w:rPr>
        <w:t xml:space="preserve"> no </w:t>
      </w:r>
      <w:proofErr w:type="spellStart"/>
      <w:r w:rsidRPr="003B43E1">
        <w:rPr>
          <w:color w:val="00000A"/>
          <w:highlight w:val="yellow"/>
        </w:rPr>
        <w:t>seu</w:t>
      </w:r>
      <w:proofErr w:type="spellEnd"/>
      <w:r w:rsidRPr="003B43E1">
        <w:rPr>
          <w:color w:val="00000A"/>
          <w:highlight w:val="yellow"/>
        </w:rPr>
        <w:t xml:space="preserve"> </w:t>
      </w:r>
      <w:proofErr w:type="spellStart"/>
      <w:r w:rsidRPr="003B43E1">
        <w:rPr>
          <w:color w:val="00000A"/>
          <w:highlight w:val="yellow"/>
        </w:rPr>
        <w:t>projeto</w:t>
      </w:r>
      <w:proofErr w:type="spellEnd"/>
      <w:r w:rsidR="003C6212">
        <w:rPr>
          <w:color w:val="00000A"/>
        </w:rPr>
        <w:t xml:space="preserve">, </w:t>
      </w:r>
      <w:proofErr w:type="spellStart"/>
      <w:r w:rsidR="003C6212">
        <w:rPr>
          <w:color w:val="00000A"/>
        </w:rPr>
        <w:t>devidamente</w:t>
      </w:r>
      <w:proofErr w:type="spellEnd"/>
      <w:r w:rsidR="003C6212">
        <w:rPr>
          <w:color w:val="00000A"/>
        </w:rPr>
        <w:t xml:space="preserve"> </w:t>
      </w:r>
      <w:proofErr w:type="spellStart"/>
      <w:r w:rsidR="003C6212">
        <w:rPr>
          <w:color w:val="00000A"/>
        </w:rPr>
        <w:t>organizados</w:t>
      </w:r>
      <w:proofErr w:type="spellEnd"/>
      <w:r w:rsidR="003C6212">
        <w:rPr>
          <w:color w:val="00000A"/>
        </w:rPr>
        <w:t xml:space="preserve"> </w:t>
      </w:r>
      <w:ins w:id="478" w:author="Arnold Sandjaja" w:date="2013-05-17T16:09:00Z">
        <w:r w:rsidR="003C6212">
          <w:rPr>
            <w:color w:val="00000A"/>
          </w:rPr>
          <w:t>(fonts, links, etc.).</w:t>
        </w:r>
      </w:ins>
    </w:p>
    <w:p w14:paraId="2040C790" w14:textId="77777777" w:rsidR="006004D0" w:rsidRPr="003C6212" w:rsidRDefault="003B43E1">
      <w:pPr>
        <w:widowControl w:val="0"/>
        <w:numPr>
          <w:ilvl w:val="0"/>
          <w:numId w:val="1"/>
        </w:numPr>
        <w:tabs>
          <w:tab w:val="left" w:pos="2020"/>
          <w:tab w:val="left" w:pos="2520"/>
        </w:tabs>
        <w:jc w:val="both"/>
      </w:pPr>
      <w:proofErr w:type="spellStart"/>
      <w:ins w:id="479" w:author="Arnold Sandjaja" w:date="2013-05-17T16:09:00Z">
        <w:r>
          <w:rPr>
            <w:color w:val="00000A"/>
          </w:rPr>
          <w:t>Final_</w:t>
        </w:r>
      </w:ins>
      <w:ins w:id="480" w:author="Arnold Sandjaja" w:date="2013-06-30T08:35:00Z">
        <w:r>
          <w:rPr>
            <w:color w:val="00000A"/>
          </w:rPr>
          <w:t>folder</w:t>
        </w:r>
      </w:ins>
      <w:proofErr w:type="spellEnd"/>
      <w:ins w:id="481" w:author="Arnold Sandjaja" w:date="2013-05-17T16:09:00Z">
        <w:r>
          <w:rPr>
            <w:color w:val="00000A"/>
          </w:rPr>
          <w:t>: it should contain all the files you are supposed to deliver as required in the tasks (PDF, etc.).</w:t>
        </w:r>
      </w:ins>
    </w:p>
    <w:p w14:paraId="7034A691" w14:textId="77777777" w:rsidR="003C6212" w:rsidRPr="003C6212" w:rsidRDefault="003C6212">
      <w:pPr>
        <w:widowControl w:val="0"/>
        <w:numPr>
          <w:ilvl w:val="0"/>
          <w:numId w:val="1"/>
        </w:numPr>
        <w:tabs>
          <w:tab w:val="left" w:pos="2020"/>
          <w:tab w:val="left" w:pos="2520"/>
        </w:tabs>
        <w:jc w:val="both"/>
        <w:rPr>
          <w:highlight w:val="yellow"/>
        </w:rPr>
      </w:pPr>
      <w:r w:rsidRPr="003C6212">
        <w:rPr>
          <w:color w:val="00000A"/>
          <w:highlight w:val="yellow"/>
        </w:rPr>
        <w:t xml:space="preserve">Final Folder/ </w:t>
      </w:r>
      <w:proofErr w:type="spellStart"/>
      <w:r w:rsidRPr="003C6212">
        <w:rPr>
          <w:color w:val="00000A"/>
          <w:highlight w:val="yellow"/>
        </w:rPr>
        <w:t>isto</w:t>
      </w:r>
      <w:proofErr w:type="spellEnd"/>
      <w:r w:rsidRPr="003C6212">
        <w:rPr>
          <w:color w:val="00000A"/>
          <w:highlight w:val="yellow"/>
        </w:rPr>
        <w:t xml:space="preserve"> </w:t>
      </w:r>
      <w:proofErr w:type="spellStart"/>
      <w:r w:rsidRPr="003C6212">
        <w:rPr>
          <w:color w:val="00000A"/>
          <w:highlight w:val="yellow"/>
        </w:rPr>
        <w:t>deve</w:t>
      </w:r>
      <w:proofErr w:type="spellEnd"/>
      <w:r w:rsidRPr="003C6212">
        <w:rPr>
          <w:color w:val="00000A"/>
          <w:highlight w:val="yellow"/>
        </w:rPr>
        <w:t xml:space="preserve"> </w:t>
      </w:r>
      <w:proofErr w:type="spellStart"/>
      <w:r w:rsidRPr="003C6212">
        <w:rPr>
          <w:color w:val="00000A"/>
          <w:highlight w:val="yellow"/>
        </w:rPr>
        <w:t>conter</w:t>
      </w:r>
      <w:proofErr w:type="spellEnd"/>
      <w:r w:rsidRPr="003C6212">
        <w:rPr>
          <w:color w:val="00000A"/>
          <w:highlight w:val="yellow"/>
        </w:rPr>
        <w:t xml:space="preserve"> </w:t>
      </w:r>
      <w:proofErr w:type="spellStart"/>
      <w:r w:rsidRPr="003C6212">
        <w:rPr>
          <w:color w:val="00000A"/>
          <w:highlight w:val="yellow"/>
        </w:rPr>
        <w:t>todos</w:t>
      </w:r>
      <w:proofErr w:type="spellEnd"/>
      <w:r w:rsidRPr="003C6212">
        <w:rPr>
          <w:color w:val="00000A"/>
          <w:highlight w:val="yellow"/>
        </w:rPr>
        <w:t xml:space="preserve"> </w:t>
      </w:r>
      <w:proofErr w:type="spellStart"/>
      <w:r w:rsidRPr="003C6212">
        <w:rPr>
          <w:color w:val="00000A"/>
          <w:highlight w:val="yellow"/>
        </w:rPr>
        <w:t>os</w:t>
      </w:r>
      <w:proofErr w:type="spellEnd"/>
      <w:r w:rsidRPr="003C6212">
        <w:rPr>
          <w:color w:val="00000A"/>
          <w:highlight w:val="yellow"/>
        </w:rPr>
        <w:t xml:space="preserve"> </w:t>
      </w:r>
      <w:proofErr w:type="spellStart"/>
      <w:r w:rsidRPr="003C6212">
        <w:rPr>
          <w:color w:val="00000A"/>
          <w:highlight w:val="yellow"/>
        </w:rPr>
        <w:t>arquivos</w:t>
      </w:r>
      <w:proofErr w:type="spellEnd"/>
      <w:r w:rsidRPr="003C6212">
        <w:rPr>
          <w:color w:val="00000A"/>
          <w:highlight w:val="yellow"/>
        </w:rPr>
        <w:t xml:space="preserve"> </w:t>
      </w:r>
      <w:proofErr w:type="spellStart"/>
      <w:r w:rsidRPr="003C6212">
        <w:rPr>
          <w:color w:val="00000A"/>
          <w:highlight w:val="yellow"/>
        </w:rPr>
        <w:t>que</w:t>
      </w:r>
      <w:proofErr w:type="spellEnd"/>
      <w:r w:rsidRPr="003C6212">
        <w:rPr>
          <w:color w:val="00000A"/>
          <w:highlight w:val="yellow"/>
        </w:rPr>
        <w:t xml:space="preserve"> </w:t>
      </w:r>
      <w:proofErr w:type="spellStart"/>
      <w:proofErr w:type="gramStart"/>
      <w:r w:rsidRPr="003C6212">
        <w:rPr>
          <w:color w:val="00000A"/>
          <w:highlight w:val="yellow"/>
        </w:rPr>
        <w:t>vcs</w:t>
      </w:r>
      <w:proofErr w:type="spellEnd"/>
      <w:proofErr w:type="gramEnd"/>
      <w:r w:rsidRPr="003C6212">
        <w:rPr>
          <w:color w:val="00000A"/>
          <w:highlight w:val="yellow"/>
        </w:rPr>
        <w:t xml:space="preserve"> </w:t>
      </w:r>
      <w:proofErr w:type="spellStart"/>
      <w:r w:rsidRPr="003C6212">
        <w:rPr>
          <w:color w:val="00000A"/>
          <w:highlight w:val="yellow"/>
        </w:rPr>
        <w:t>devem</w:t>
      </w:r>
      <w:proofErr w:type="spellEnd"/>
      <w:r w:rsidRPr="003C6212">
        <w:rPr>
          <w:color w:val="00000A"/>
          <w:highlight w:val="yellow"/>
        </w:rPr>
        <w:t xml:space="preserve"> </w:t>
      </w:r>
      <w:proofErr w:type="spellStart"/>
      <w:r w:rsidRPr="003C6212">
        <w:rPr>
          <w:color w:val="00000A"/>
          <w:highlight w:val="yellow"/>
        </w:rPr>
        <w:t>entregar</w:t>
      </w:r>
      <w:proofErr w:type="spellEnd"/>
      <w:r w:rsidRPr="003C6212">
        <w:rPr>
          <w:color w:val="00000A"/>
          <w:highlight w:val="yellow"/>
        </w:rPr>
        <w:t xml:space="preserve"> </w:t>
      </w:r>
      <w:proofErr w:type="spellStart"/>
      <w:r w:rsidRPr="003C6212">
        <w:rPr>
          <w:color w:val="00000A"/>
          <w:highlight w:val="yellow"/>
        </w:rPr>
        <w:t>como</w:t>
      </w:r>
      <w:proofErr w:type="spellEnd"/>
      <w:r w:rsidRPr="003C6212">
        <w:rPr>
          <w:color w:val="00000A"/>
          <w:highlight w:val="yellow"/>
        </w:rPr>
        <w:t xml:space="preserve"> </w:t>
      </w:r>
      <w:proofErr w:type="spellStart"/>
      <w:r w:rsidRPr="003C6212">
        <w:rPr>
          <w:color w:val="00000A"/>
          <w:highlight w:val="yellow"/>
        </w:rPr>
        <w:t>pedidos</w:t>
      </w:r>
      <w:proofErr w:type="spellEnd"/>
      <w:r w:rsidRPr="003C6212">
        <w:rPr>
          <w:color w:val="00000A"/>
          <w:highlight w:val="yellow"/>
        </w:rPr>
        <w:t xml:space="preserve"> </w:t>
      </w:r>
      <w:proofErr w:type="spellStart"/>
      <w:r w:rsidRPr="003C6212">
        <w:rPr>
          <w:color w:val="00000A"/>
          <w:highlight w:val="yellow"/>
        </w:rPr>
        <w:t>na</w:t>
      </w:r>
      <w:proofErr w:type="spellEnd"/>
      <w:r w:rsidRPr="003C6212">
        <w:rPr>
          <w:color w:val="00000A"/>
          <w:highlight w:val="yellow"/>
        </w:rPr>
        <w:t xml:space="preserve"> </w:t>
      </w:r>
      <w:proofErr w:type="spellStart"/>
      <w:r w:rsidRPr="003C6212">
        <w:rPr>
          <w:color w:val="00000A"/>
          <w:highlight w:val="yellow"/>
        </w:rPr>
        <w:t>tarefa</w:t>
      </w:r>
      <w:proofErr w:type="spellEnd"/>
      <w:r w:rsidRPr="003C6212">
        <w:rPr>
          <w:color w:val="00000A"/>
          <w:highlight w:val="yellow"/>
        </w:rPr>
        <w:t xml:space="preserve"> </w:t>
      </w:r>
      <w:ins w:id="482" w:author="Arnold Sandjaja" w:date="2013-05-17T16:09:00Z">
        <w:r w:rsidRPr="003C6212">
          <w:rPr>
            <w:color w:val="00000A"/>
            <w:highlight w:val="yellow"/>
          </w:rPr>
          <w:t>(PDF, etc.).</w:t>
        </w:r>
      </w:ins>
    </w:p>
    <w:p w14:paraId="2EE6FEEA" w14:textId="77777777" w:rsidR="006004D0" w:rsidRDefault="006004D0"/>
    <w:p w14:paraId="6ECE22C2" w14:textId="77777777" w:rsidR="003C6212" w:rsidRDefault="003C6212">
      <w:pPr>
        <w:rPr>
          <w:rFonts w:ascii="Arial Bold" w:hAnsi="Arial Bold"/>
        </w:rPr>
      </w:pPr>
    </w:p>
    <w:p w14:paraId="75185ED0" w14:textId="77777777" w:rsidR="003C6212" w:rsidRDefault="003C6212">
      <w:pPr>
        <w:rPr>
          <w:rFonts w:ascii="Arial Bold" w:hAnsi="Arial Bold"/>
        </w:rPr>
      </w:pPr>
    </w:p>
    <w:p w14:paraId="42FA58F5" w14:textId="77777777" w:rsidR="003C6212" w:rsidRDefault="003C6212">
      <w:pPr>
        <w:rPr>
          <w:rFonts w:ascii="Arial Bold" w:hAnsi="Arial Bold"/>
        </w:rPr>
      </w:pPr>
    </w:p>
    <w:p w14:paraId="1933918A" w14:textId="77777777" w:rsidR="003C6212" w:rsidRDefault="003C6212">
      <w:pPr>
        <w:rPr>
          <w:rFonts w:ascii="Arial Bold" w:hAnsi="Arial Bold"/>
        </w:rPr>
      </w:pPr>
    </w:p>
    <w:p w14:paraId="6A630923" w14:textId="77777777" w:rsidR="006004D0" w:rsidRDefault="003B43E1">
      <w:pPr>
        <w:rPr>
          <w:rFonts w:ascii="Arial Bold" w:hAnsi="Arial Bold"/>
        </w:rPr>
      </w:pPr>
      <w:r>
        <w:rPr>
          <w:rFonts w:ascii="Arial Bold" w:hAnsi="Arial Bold"/>
        </w:rPr>
        <w:t>About image marking for the tasks:</w:t>
      </w:r>
    </w:p>
    <w:p w14:paraId="746271C8" w14:textId="77777777" w:rsidR="003C6212" w:rsidRDefault="003C6212">
      <w:proofErr w:type="spellStart"/>
      <w:r w:rsidRPr="003C6212">
        <w:rPr>
          <w:rFonts w:ascii="Arial Bold" w:hAnsi="Arial Bold"/>
          <w:highlight w:val="yellow"/>
        </w:rPr>
        <w:t>Sobre</w:t>
      </w:r>
      <w:proofErr w:type="spellEnd"/>
      <w:r w:rsidRPr="003C6212">
        <w:rPr>
          <w:rFonts w:ascii="Arial Bold" w:hAnsi="Arial Bold"/>
          <w:highlight w:val="yellow"/>
        </w:rPr>
        <w:t xml:space="preserve"> a </w:t>
      </w:r>
      <w:proofErr w:type="spellStart"/>
      <w:r w:rsidRPr="003C6212">
        <w:rPr>
          <w:rFonts w:ascii="Arial Bold" w:hAnsi="Arial Bold"/>
          <w:highlight w:val="yellow"/>
        </w:rPr>
        <w:t>maneira</w:t>
      </w:r>
      <w:proofErr w:type="spellEnd"/>
      <w:r w:rsidRPr="003C6212">
        <w:rPr>
          <w:rFonts w:ascii="Arial Bold" w:hAnsi="Arial Bold"/>
          <w:highlight w:val="yellow"/>
        </w:rPr>
        <w:t xml:space="preserve"> </w:t>
      </w:r>
      <w:proofErr w:type="spellStart"/>
      <w:proofErr w:type="gramStart"/>
      <w:r w:rsidRPr="003C6212">
        <w:rPr>
          <w:rFonts w:ascii="Arial Bold" w:hAnsi="Arial Bold"/>
          <w:highlight w:val="yellow"/>
        </w:rPr>
        <w:t>como</w:t>
      </w:r>
      <w:proofErr w:type="spellEnd"/>
      <w:proofErr w:type="gramEnd"/>
      <w:r w:rsidRPr="003C6212">
        <w:rPr>
          <w:rFonts w:ascii="Arial Bold" w:hAnsi="Arial Bold"/>
          <w:highlight w:val="yellow"/>
        </w:rPr>
        <w:t xml:space="preserve"> as </w:t>
      </w:r>
      <w:proofErr w:type="spellStart"/>
      <w:r w:rsidRPr="003C6212">
        <w:rPr>
          <w:rFonts w:ascii="Arial Bold" w:hAnsi="Arial Bold"/>
          <w:highlight w:val="yellow"/>
        </w:rPr>
        <w:t>tarefas</w:t>
      </w:r>
      <w:proofErr w:type="spellEnd"/>
      <w:r w:rsidRPr="003C6212">
        <w:rPr>
          <w:rFonts w:ascii="Arial Bold" w:hAnsi="Arial Bold"/>
          <w:highlight w:val="yellow"/>
        </w:rPr>
        <w:t xml:space="preserve"> </w:t>
      </w:r>
      <w:proofErr w:type="spellStart"/>
      <w:r w:rsidRPr="003C6212">
        <w:rPr>
          <w:rFonts w:ascii="Arial Bold" w:hAnsi="Arial Bold"/>
          <w:highlight w:val="yellow"/>
        </w:rPr>
        <w:t>serao</w:t>
      </w:r>
      <w:proofErr w:type="spellEnd"/>
      <w:r w:rsidRPr="003C6212">
        <w:rPr>
          <w:rFonts w:ascii="Arial Bold" w:hAnsi="Arial Bold"/>
          <w:highlight w:val="yellow"/>
        </w:rPr>
        <w:t xml:space="preserve"> </w:t>
      </w:r>
      <w:proofErr w:type="spellStart"/>
      <w:r w:rsidRPr="003C6212">
        <w:rPr>
          <w:rFonts w:ascii="Arial Bold" w:hAnsi="Arial Bold"/>
          <w:highlight w:val="yellow"/>
        </w:rPr>
        <w:t>pontuadas</w:t>
      </w:r>
      <w:proofErr w:type="spellEnd"/>
    </w:p>
    <w:p w14:paraId="7FB3FF56" w14:textId="77777777" w:rsidR="006004D0" w:rsidRDefault="003B43E1">
      <w:r>
        <w:t>The colour mode and file formats of your images will be evaluated in the press ready PDF files. The final resolution will be assessed in the InDesign file.</w:t>
      </w:r>
    </w:p>
    <w:p w14:paraId="375785D9" w14:textId="77777777" w:rsidR="003C6212" w:rsidRDefault="003C6212">
      <w:proofErr w:type="spellStart"/>
      <w:r w:rsidRPr="003C6212">
        <w:rPr>
          <w:highlight w:val="yellow"/>
        </w:rPr>
        <w:t>Os</w:t>
      </w:r>
      <w:proofErr w:type="spellEnd"/>
      <w:r w:rsidRPr="003C6212">
        <w:rPr>
          <w:highlight w:val="yellow"/>
        </w:rPr>
        <w:t xml:space="preserve"> </w:t>
      </w:r>
      <w:proofErr w:type="spellStart"/>
      <w:r w:rsidRPr="003C6212">
        <w:rPr>
          <w:highlight w:val="yellow"/>
        </w:rPr>
        <w:t>formatos</w:t>
      </w:r>
      <w:proofErr w:type="spellEnd"/>
      <w:r w:rsidRPr="003C6212">
        <w:rPr>
          <w:highlight w:val="yellow"/>
        </w:rPr>
        <w:t xml:space="preserve"> e o </w:t>
      </w:r>
      <w:proofErr w:type="spellStart"/>
      <w:r w:rsidRPr="003C6212">
        <w:rPr>
          <w:highlight w:val="yellow"/>
        </w:rPr>
        <w:t>modo</w:t>
      </w:r>
      <w:proofErr w:type="spellEnd"/>
      <w:r w:rsidRPr="003C6212">
        <w:rPr>
          <w:highlight w:val="yellow"/>
        </w:rPr>
        <w:t xml:space="preserve"> de </w:t>
      </w:r>
      <w:proofErr w:type="spellStart"/>
      <w:r w:rsidRPr="003C6212">
        <w:rPr>
          <w:highlight w:val="yellow"/>
        </w:rPr>
        <w:t>cor</w:t>
      </w:r>
      <w:proofErr w:type="spellEnd"/>
      <w:r w:rsidRPr="003C6212">
        <w:rPr>
          <w:highlight w:val="yellow"/>
        </w:rPr>
        <w:t xml:space="preserve"> de </w:t>
      </w:r>
      <w:proofErr w:type="spellStart"/>
      <w:r w:rsidRPr="003C6212">
        <w:rPr>
          <w:highlight w:val="yellow"/>
        </w:rPr>
        <w:t>suas</w:t>
      </w:r>
      <w:proofErr w:type="spellEnd"/>
      <w:r w:rsidRPr="003C6212">
        <w:rPr>
          <w:highlight w:val="yellow"/>
        </w:rPr>
        <w:t xml:space="preserve"> </w:t>
      </w:r>
      <w:proofErr w:type="spellStart"/>
      <w:r w:rsidRPr="003C6212">
        <w:rPr>
          <w:highlight w:val="yellow"/>
        </w:rPr>
        <w:t>imagens</w:t>
      </w:r>
      <w:proofErr w:type="spellEnd"/>
      <w:r w:rsidRPr="003C6212">
        <w:rPr>
          <w:highlight w:val="yellow"/>
        </w:rPr>
        <w:t xml:space="preserve"> </w:t>
      </w:r>
      <w:proofErr w:type="spellStart"/>
      <w:r w:rsidRPr="003C6212">
        <w:rPr>
          <w:highlight w:val="yellow"/>
        </w:rPr>
        <w:t>serao</w:t>
      </w:r>
      <w:proofErr w:type="spellEnd"/>
      <w:r w:rsidRPr="003C6212">
        <w:rPr>
          <w:highlight w:val="yellow"/>
        </w:rPr>
        <w:t xml:space="preserve"> </w:t>
      </w:r>
      <w:proofErr w:type="spellStart"/>
      <w:r w:rsidRPr="003C6212">
        <w:rPr>
          <w:highlight w:val="yellow"/>
        </w:rPr>
        <w:t>avaliados</w:t>
      </w:r>
      <w:proofErr w:type="spellEnd"/>
      <w:r w:rsidRPr="003C6212">
        <w:rPr>
          <w:highlight w:val="yellow"/>
        </w:rPr>
        <w:t xml:space="preserve"> </w:t>
      </w:r>
      <w:proofErr w:type="spellStart"/>
      <w:r w:rsidRPr="003C6212">
        <w:rPr>
          <w:highlight w:val="yellow"/>
        </w:rPr>
        <w:t>nos</w:t>
      </w:r>
      <w:proofErr w:type="spellEnd"/>
      <w:r w:rsidRPr="003C6212">
        <w:rPr>
          <w:highlight w:val="yellow"/>
        </w:rPr>
        <w:t xml:space="preserve"> PDF </w:t>
      </w:r>
      <w:proofErr w:type="spellStart"/>
      <w:r w:rsidRPr="003C6212">
        <w:rPr>
          <w:highlight w:val="yellow"/>
        </w:rPr>
        <w:t>para</w:t>
      </w:r>
      <w:proofErr w:type="spellEnd"/>
      <w:r w:rsidRPr="003C6212">
        <w:rPr>
          <w:highlight w:val="yellow"/>
        </w:rPr>
        <w:t xml:space="preserve"> </w:t>
      </w:r>
      <w:proofErr w:type="spellStart"/>
      <w:r w:rsidRPr="003C6212">
        <w:rPr>
          <w:highlight w:val="yellow"/>
        </w:rPr>
        <w:t>impressao</w:t>
      </w:r>
      <w:proofErr w:type="spellEnd"/>
      <w:r w:rsidRPr="003C6212">
        <w:rPr>
          <w:highlight w:val="yellow"/>
        </w:rPr>
        <w:t xml:space="preserve">. A </w:t>
      </w:r>
      <w:proofErr w:type="spellStart"/>
      <w:r w:rsidRPr="003C6212">
        <w:rPr>
          <w:highlight w:val="yellow"/>
        </w:rPr>
        <w:t>resolucao</w:t>
      </w:r>
      <w:proofErr w:type="spellEnd"/>
      <w:r w:rsidRPr="003C6212">
        <w:rPr>
          <w:highlight w:val="yellow"/>
        </w:rPr>
        <w:t xml:space="preserve"> final sera </w:t>
      </w:r>
      <w:proofErr w:type="spellStart"/>
      <w:r w:rsidRPr="003C6212">
        <w:rPr>
          <w:highlight w:val="yellow"/>
        </w:rPr>
        <w:t>avaliada</w:t>
      </w:r>
      <w:proofErr w:type="spellEnd"/>
      <w:r w:rsidRPr="003C6212">
        <w:rPr>
          <w:highlight w:val="yellow"/>
        </w:rPr>
        <w:t xml:space="preserve"> no </w:t>
      </w:r>
      <w:proofErr w:type="gramStart"/>
      <w:r w:rsidRPr="003C6212">
        <w:rPr>
          <w:highlight w:val="yellow"/>
        </w:rPr>
        <w:t>In</w:t>
      </w:r>
      <w:proofErr w:type="gramEnd"/>
      <w:r w:rsidRPr="003C6212">
        <w:rPr>
          <w:highlight w:val="yellow"/>
        </w:rPr>
        <w:t xml:space="preserve"> design.</w:t>
      </w:r>
    </w:p>
    <w:p w14:paraId="33B69632" w14:textId="77777777" w:rsidR="006004D0" w:rsidRDefault="006004D0"/>
    <w:p w14:paraId="7EACD720" w14:textId="77777777" w:rsidR="006004D0" w:rsidRDefault="003B43E1">
      <w:r>
        <w:t>The JPG file format is NOT ACCEPTED for images</w:t>
      </w:r>
      <w:proofErr w:type="gramStart"/>
      <w:r>
        <w:t>;</w:t>
      </w:r>
      <w:proofErr w:type="gramEnd"/>
      <w:r>
        <w:t xml:space="preserve"> except for the web component of the logo in RGB for the web.</w:t>
      </w:r>
    </w:p>
    <w:p w14:paraId="47C5D418" w14:textId="77777777" w:rsidR="006004D0" w:rsidRDefault="003B43E1">
      <w:r>
        <w:t>Only the following file formats are acceptable .TIF / .EPS / .AI / .PSD / DSC 2.0</w:t>
      </w:r>
    </w:p>
    <w:p w14:paraId="0B668519" w14:textId="77777777" w:rsidR="003C6212" w:rsidRDefault="003C6212">
      <w:proofErr w:type="spellStart"/>
      <w:r w:rsidRPr="003C6212">
        <w:rPr>
          <w:highlight w:val="yellow"/>
        </w:rPr>
        <w:t>Os</w:t>
      </w:r>
      <w:proofErr w:type="spellEnd"/>
      <w:r w:rsidRPr="003C6212">
        <w:rPr>
          <w:highlight w:val="yellow"/>
        </w:rPr>
        <w:t xml:space="preserve"> </w:t>
      </w:r>
      <w:proofErr w:type="spellStart"/>
      <w:r w:rsidRPr="003C6212">
        <w:rPr>
          <w:highlight w:val="yellow"/>
        </w:rPr>
        <w:t>arquivos</w:t>
      </w:r>
      <w:proofErr w:type="spellEnd"/>
      <w:r w:rsidRPr="003C6212">
        <w:rPr>
          <w:highlight w:val="yellow"/>
        </w:rPr>
        <w:t xml:space="preserve"> JPG </w:t>
      </w:r>
      <w:proofErr w:type="spellStart"/>
      <w:r w:rsidRPr="003C6212">
        <w:rPr>
          <w:highlight w:val="yellow"/>
        </w:rPr>
        <w:t>nao</w:t>
      </w:r>
      <w:proofErr w:type="spellEnd"/>
      <w:r w:rsidRPr="003C6212">
        <w:rPr>
          <w:highlight w:val="yellow"/>
        </w:rPr>
        <w:t xml:space="preserve"> </w:t>
      </w:r>
      <w:proofErr w:type="spellStart"/>
      <w:r w:rsidRPr="003C6212">
        <w:rPr>
          <w:highlight w:val="yellow"/>
        </w:rPr>
        <w:t>serao</w:t>
      </w:r>
      <w:proofErr w:type="spellEnd"/>
      <w:r w:rsidRPr="003C6212">
        <w:rPr>
          <w:highlight w:val="yellow"/>
        </w:rPr>
        <w:t xml:space="preserve"> </w:t>
      </w:r>
      <w:proofErr w:type="spellStart"/>
      <w:r w:rsidRPr="003C6212">
        <w:rPr>
          <w:highlight w:val="yellow"/>
        </w:rPr>
        <w:t>aceitos</w:t>
      </w:r>
      <w:proofErr w:type="spellEnd"/>
      <w:r w:rsidRPr="003C6212">
        <w:rPr>
          <w:highlight w:val="yellow"/>
        </w:rPr>
        <w:t xml:space="preserve"> </w:t>
      </w:r>
      <w:proofErr w:type="spellStart"/>
      <w:r w:rsidRPr="003C6212">
        <w:rPr>
          <w:highlight w:val="yellow"/>
        </w:rPr>
        <w:t>para</w:t>
      </w:r>
      <w:proofErr w:type="spellEnd"/>
      <w:r w:rsidRPr="003C6212">
        <w:rPr>
          <w:highlight w:val="yellow"/>
        </w:rPr>
        <w:t xml:space="preserve"> </w:t>
      </w:r>
      <w:proofErr w:type="spellStart"/>
      <w:r w:rsidRPr="003C6212">
        <w:rPr>
          <w:highlight w:val="yellow"/>
        </w:rPr>
        <w:t>imagens</w:t>
      </w:r>
      <w:proofErr w:type="spellEnd"/>
      <w:r w:rsidRPr="003C6212">
        <w:rPr>
          <w:highlight w:val="yellow"/>
        </w:rPr>
        <w:t xml:space="preserve">, </w:t>
      </w:r>
      <w:proofErr w:type="spellStart"/>
      <w:r w:rsidRPr="003C6212">
        <w:rPr>
          <w:highlight w:val="yellow"/>
        </w:rPr>
        <w:t>exceto</w:t>
      </w:r>
      <w:proofErr w:type="spellEnd"/>
      <w:r w:rsidRPr="003C6212">
        <w:rPr>
          <w:highlight w:val="yellow"/>
        </w:rPr>
        <w:t xml:space="preserve"> </w:t>
      </w:r>
      <w:proofErr w:type="spellStart"/>
      <w:r w:rsidRPr="003C6212">
        <w:rPr>
          <w:highlight w:val="yellow"/>
        </w:rPr>
        <w:t>os</w:t>
      </w:r>
      <w:proofErr w:type="spellEnd"/>
      <w:r w:rsidRPr="003C6212">
        <w:rPr>
          <w:highlight w:val="yellow"/>
        </w:rPr>
        <w:t xml:space="preserve"> components </w:t>
      </w:r>
      <w:proofErr w:type="spellStart"/>
      <w:r w:rsidRPr="003C6212">
        <w:rPr>
          <w:highlight w:val="yellow"/>
        </w:rPr>
        <w:t>para</w:t>
      </w:r>
      <w:proofErr w:type="spellEnd"/>
      <w:r w:rsidRPr="003C6212">
        <w:rPr>
          <w:highlight w:val="yellow"/>
        </w:rPr>
        <w:t xml:space="preserve"> Web no logo RGB </w:t>
      </w:r>
      <w:proofErr w:type="spellStart"/>
      <w:r w:rsidRPr="003C6212">
        <w:rPr>
          <w:highlight w:val="yellow"/>
        </w:rPr>
        <w:t>para</w:t>
      </w:r>
      <w:proofErr w:type="spellEnd"/>
      <w:r w:rsidRPr="003C6212">
        <w:rPr>
          <w:highlight w:val="yellow"/>
        </w:rPr>
        <w:t xml:space="preserve"> WEB</w:t>
      </w:r>
    </w:p>
    <w:p w14:paraId="770CC487" w14:textId="77777777" w:rsidR="006004D0" w:rsidRDefault="006004D0"/>
    <w:p w14:paraId="3FDC74F1" w14:textId="77777777" w:rsidR="006004D0" w:rsidRDefault="003B43E1">
      <w:r>
        <w:rPr>
          <w:rFonts w:ascii="Arial Bold" w:hAnsi="Arial Bold"/>
        </w:rPr>
        <w:t>About final design marking for the catalogue:</w:t>
      </w:r>
    </w:p>
    <w:p w14:paraId="077F0BCF" w14:textId="77777777" w:rsidR="006004D0" w:rsidRDefault="003B43E1">
      <w:r>
        <w:lastRenderedPageBreak/>
        <w:t>The task</w:t>
      </w:r>
      <w:r>
        <w:rPr>
          <w:color w:val="FF9700"/>
        </w:rPr>
        <w:t xml:space="preserve"> </w:t>
      </w:r>
      <w:r>
        <w:t xml:space="preserve">must be created in a page layout program (Adobe InDesign). </w:t>
      </w:r>
    </w:p>
    <w:p w14:paraId="2FF4B7E7" w14:textId="77777777" w:rsidR="006004D0" w:rsidRDefault="003B43E1">
      <w:r>
        <w:t>Images must not be embedded or placed in Adobe Illustrator or embedded in InDesign</w:t>
      </w:r>
    </w:p>
    <w:p w14:paraId="5A3FD921" w14:textId="77777777" w:rsidR="003C6212" w:rsidRPr="003C6212" w:rsidRDefault="003C6212">
      <w:pPr>
        <w:rPr>
          <w:highlight w:val="yellow"/>
        </w:rPr>
      </w:pPr>
      <w:proofErr w:type="spellStart"/>
      <w:r w:rsidRPr="003C6212">
        <w:rPr>
          <w:highlight w:val="yellow"/>
        </w:rPr>
        <w:t>Sobre</w:t>
      </w:r>
      <w:proofErr w:type="spellEnd"/>
      <w:r w:rsidRPr="003C6212">
        <w:rPr>
          <w:highlight w:val="yellow"/>
        </w:rPr>
        <w:t xml:space="preserve"> a </w:t>
      </w:r>
      <w:proofErr w:type="spellStart"/>
      <w:r w:rsidRPr="003C6212">
        <w:rPr>
          <w:highlight w:val="yellow"/>
        </w:rPr>
        <w:t>pontuacao</w:t>
      </w:r>
      <w:proofErr w:type="spellEnd"/>
      <w:r w:rsidRPr="003C6212">
        <w:rPr>
          <w:highlight w:val="yellow"/>
        </w:rPr>
        <w:t xml:space="preserve"> final do </w:t>
      </w:r>
      <w:proofErr w:type="spellStart"/>
      <w:r w:rsidRPr="003C6212">
        <w:rPr>
          <w:highlight w:val="yellow"/>
        </w:rPr>
        <w:t>catalogo</w:t>
      </w:r>
      <w:proofErr w:type="spellEnd"/>
    </w:p>
    <w:p w14:paraId="5E79BA60" w14:textId="77777777" w:rsidR="003C6212" w:rsidRPr="003C6212" w:rsidRDefault="003C6212">
      <w:pPr>
        <w:rPr>
          <w:highlight w:val="yellow"/>
        </w:rPr>
      </w:pPr>
      <w:r w:rsidRPr="003C6212">
        <w:rPr>
          <w:highlight w:val="yellow"/>
        </w:rPr>
        <w:t xml:space="preserve">O </w:t>
      </w:r>
      <w:proofErr w:type="spellStart"/>
      <w:r w:rsidRPr="003C6212">
        <w:rPr>
          <w:highlight w:val="yellow"/>
        </w:rPr>
        <w:t>projeto</w:t>
      </w:r>
      <w:proofErr w:type="spellEnd"/>
      <w:r w:rsidRPr="003C6212">
        <w:rPr>
          <w:highlight w:val="yellow"/>
        </w:rPr>
        <w:t xml:space="preserve"> </w:t>
      </w:r>
      <w:proofErr w:type="spellStart"/>
      <w:r w:rsidRPr="003C6212">
        <w:rPr>
          <w:highlight w:val="yellow"/>
        </w:rPr>
        <w:t>deve</w:t>
      </w:r>
      <w:proofErr w:type="spellEnd"/>
      <w:r w:rsidRPr="003C6212">
        <w:rPr>
          <w:highlight w:val="yellow"/>
        </w:rPr>
        <w:t xml:space="preserve"> </w:t>
      </w:r>
      <w:proofErr w:type="spellStart"/>
      <w:r w:rsidRPr="003C6212">
        <w:rPr>
          <w:highlight w:val="yellow"/>
        </w:rPr>
        <w:t>ser</w:t>
      </w:r>
      <w:proofErr w:type="spellEnd"/>
      <w:r w:rsidRPr="003C6212">
        <w:rPr>
          <w:highlight w:val="yellow"/>
        </w:rPr>
        <w:t xml:space="preserve"> </w:t>
      </w:r>
      <w:proofErr w:type="spellStart"/>
      <w:r w:rsidRPr="003C6212">
        <w:rPr>
          <w:highlight w:val="yellow"/>
        </w:rPr>
        <w:t>criado</w:t>
      </w:r>
      <w:proofErr w:type="spellEnd"/>
      <w:r w:rsidRPr="003C6212">
        <w:rPr>
          <w:highlight w:val="yellow"/>
        </w:rPr>
        <w:t xml:space="preserve"> no </w:t>
      </w:r>
      <w:proofErr w:type="spellStart"/>
      <w:r w:rsidRPr="003C6212">
        <w:rPr>
          <w:highlight w:val="yellow"/>
        </w:rPr>
        <w:t>indesign</w:t>
      </w:r>
      <w:proofErr w:type="spellEnd"/>
    </w:p>
    <w:p w14:paraId="7EEFEA95" w14:textId="77777777" w:rsidR="003C6212" w:rsidRDefault="003C6212">
      <w:proofErr w:type="gramStart"/>
      <w:r w:rsidRPr="003C6212">
        <w:rPr>
          <w:highlight w:val="yellow"/>
        </w:rPr>
        <w:t xml:space="preserve">As </w:t>
      </w:r>
      <w:proofErr w:type="spellStart"/>
      <w:r w:rsidRPr="003C6212">
        <w:rPr>
          <w:highlight w:val="yellow"/>
        </w:rPr>
        <w:t>imagens</w:t>
      </w:r>
      <w:proofErr w:type="spellEnd"/>
      <w:r w:rsidRPr="003C6212">
        <w:rPr>
          <w:highlight w:val="yellow"/>
        </w:rPr>
        <w:t xml:space="preserve"> </w:t>
      </w:r>
      <w:proofErr w:type="spellStart"/>
      <w:r w:rsidRPr="003C6212">
        <w:rPr>
          <w:highlight w:val="yellow"/>
        </w:rPr>
        <w:t>nao</w:t>
      </w:r>
      <w:proofErr w:type="spellEnd"/>
      <w:r w:rsidRPr="003C6212">
        <w:rPr>
          <w:highlight w:val="yellow"/>
        </w:rPr>
        <w:t xml:space="preserve"> </w:t>
      </w:r>
      <w:proofErr w:type="spellStart"/>
      <w:r w:rsidRPr="003C6212">
        <w:rPr>
          <w:highlight w:val="yellow"/>
        </w:rPr>
        <w:t>devem</w:t>
      </w:r>
      <w:proofErr w:type="spellEnd"/>
      <w:r w:rsidRPr="003C6212">
        <w:rPr>
          <w:highlight w:val="yellow"/>
        </w:rPr>
        <w:t xml:space="preserve"> </w:t>
      </w:r>
      <w:proofErr w:type="spellStart"/>
      <w:r w:rsidRPr="003C6212">
        <w:rPr>
          <w:highlight w:val="yellow"/>
        </w:rPr>
        <w:t>ser</w:t>
      </w:r>
      <w:proofErr w:type="spellEnd"/>
      <w:r w:rsidRPr="003C6212">
        <w:rPr>
          <w:highlight w:val="yellow"/>
        </w:rPr>
        <w:t xml:space="preserve"> </w:t>
      </w:r>
      <w:proofErr w:type="spellStart"/>
      <w:r w:rsidRPr="003C6212">
        <w:rPr>
          <w:highlight w:val="yellow"/>
        </w:rPr>
        <w:t>embebidas</w:t>
      </w:r>
      <w:proofErr w:type="spellEnd"/>
      <w:r w:rsidRPr="003C6212">
        <w:rPr>
          <w:highlight w:val="yellow"/>
        </w:rPr>
        <w:t xml:space="preserve"> </w:t>
      </w:r>
      <w:proofErr w:type="spellStart"/>
      <w:r w:rsidRPr="003C6212">
        <w:rPr>
          <w:highlight w:val="yellow"/>
        </w:rPr>
        <w:t>ou</w:t>
      </w:r>
      <w:proofErr w:type="spellEnd"/>
      <w:r w:rsidRPr="003C6212">
        <w:rPr>
          <w:highlight w:val="yellow"/>
        </w:rPr>
        <w:t xml:space="preserve"> </w:t>
      </w:r>
      <w:proofErr w:type="spellStart"/>
      <w:r w:rsidRPr="003C6212">
        <w:rPr>
          <w:highlight w:val="yellow"/>
        </w:rPr>
        <w:t>colocadas</w:t>
      </w:r>
      <w:proofErr w:type="spellEnd"/>
      <w:r w:rsidRPr="003C6212">
        <w:rPr>
          <w:highlight w:val="yellow"/>
        </w:rPr>
        <w:t xml:space="preserve"> no </w:t>
      </w:r>
      <w:proofErr w:type="spellStart"/>
      <w:r w:rsidRPr="003C6212">
        <w:rPr>
          <w:highlight w:val="yellow"/>
        </w:rPr>
        <w:t>illustratos</w:t>
      </w:r>
      <w:proofErr w:type="spellEnd"/>
      <w:r w:rsidRPr="003C6212">
        <w:rPr>
          <w:highlight w:val="yellow"/>
        </w:rPr>
        <w:t xml:space="preserve"> </w:t>
      </w:r>
      <w:proofErr w:type="spellStart"/>
      <w:r w:rsidRPr="003C6212">
        <w:rPr>
          <w:highlight w:val="yellow"/>
        </w:rPr>
        <w:t>ou</w:t>
      </w:r>
      <w:proofErr w:type="spellEnd"/>
      <w:r w:rsidRPr="003C6212">
        <w:rPr>
          <w:highlight w:val="yellow"/>
        </w:rPr>
        <w:t xml:space="preserve"> no in design.</w:t>
      </w:r>
      <w:proofErr w:type="gramEnd"/>
    </w:p>
    <w:p w14:paraId="5507640B" w14:textId="77777777" w:rsidR="006004D0" w:rsidRDefault="006004D0"/>
    <w:p w14:paraId="1795D509" w14:textId="77777777" w:rsidR="006004D0" w:rsidRDefault="003B43E1">
      <w:r>
        <w:t xml:space="preserve"> </w:t>
      </w:r>
      <w:ins w:id="483" w:author="Arnold Sandjaja" w:date="2013-05-17T16:06:00Z">
        <w:r>
          <w:t>Any file saved out of its respective folder WILL NOT BE EVALUATED.</w:t>
        </w:r>
      </w:ins>
    </w:p>
    <w:p w14:paraId="6A1A8858" w14:textId="77777777" w:rsidR="003C6212" w:rsidRDefault="003C6212">
      <w:proofErr w:type="spellStart"/>
      <w:r w:rsidRPr="003C6212">
        <w:rPr>
          <w:highlight w:val="yellow"/>
        </w:rPr>
        <w:t>Qualquer</w:t>
      </w:r>
      <w:proofErr w:type="spellEnd"/>
      <w:r w:rsidRPr="003C6212">
        <w:rPr>
          <w:highlight w:val="yellow"/>
        </w:rPr>
        <w:t xml:space="preserve"> </w:t>
      </w:r>
      <w:proofErr w:type="spellStart"/>
      <w:r w:rsidRPr="003C6212">
        <w:rPr>
          <w:highlight w:val="yellow"/>
        </w:rPr>
        <w:t>arquivo</w:t>
      </w:r>
      <w:proofErr w:type="spellEnd"/>
      <w:r w:rsidRPr="003C6212">
        <w:rPr>
          <w:highlight w:val="yellow"/>
        </w:rPr>
        <w:t xml:space="preserve"> salvo for a da </w:t>
      </w:r>
      <w:proofErr w:type="spellStart"/>
      <w:r w:rsidRPr="003C6212">
        <w:rPr>
          <w:highlight w:val="yellow"/>
        </w:rPr>
        <w:t>respectiva</w:t>
      </w:r>
      <w:proofErr w:type="spellEnd"/>
      <w:r w:rsidRPr="003C6212">
        <w:rPr>
          <w:highlight w:val="yellow"/>
        </w:rPr>
        <w:t xml:space="preserve"> pasta </w:t>
      </w:r>
      <w:proofErr w:type="spellStart"/>
      <w:r w:rsidRPr="003C6212">
        <w:rPr>
          <w:highlight w:val="yellow"/>
        </w:rPr>
        <w:t>nao</w:t>
      </w:r>
      <w:proofErr w:type="spellEnd"/>
      <w:r w:rsidRPr="003C6212">
        <w:rPr>
          <w:highlight w:val="yellow"/>
        </w:rPr>
        <w:t xml:space="preserve"> sera </w:t>
      </w:r>
      <w:proofErr w:type="spellStart"/>
      <w:r w:rsidRPr="003C6212">
        <w:rPr>
          <w:highlight w:val="yellow"/>
        </w:rPr>
        <w:t>avaliado</w:t>
      </w:r>
      <w:proofErr w:type="spellEnd"/>
    </w:p>
    <w:p w14:paraId="16ED7C27" w14:textId="77777777" w:rsidR="006004D0" w:rsidRDefault="006004D0">
      <w:pPr>
        <w:pStyle w:val="Default"/>
      </w:pPr>
    </w:p>
    <w:p w14:paraId="2FC09207" w14:textId="77777777" w:rsidR="006004D0" w:rsidRDefault="003B43E1">
      <w:pPr>
        <w:pStyle w:val="Heading1"/>
        <w:pageBreakBefore/>
      </w:pPr>
      <w:ins w:id="484" w:author="Arnold Sandjaja" w:date="2013-05-17T16:10:00Z">
        <w:r>
          <w:lastRenderedPageBreak/>
          <w:t>Marking scheme</w:t>
        </w:r>
      </w:ins>
    </w:p>
    <w:tbl>
      <w:tblPr>
        <w:tblW w:w="0" w:type="auto"/>
        <w:tblLook w:val="04A0" w:firstRow="1" w:lastRow="0" w:firstColumn="1" w:lastColumn="0" w:noHBand="0" w:noVBand="1"/>
      </w:tblPr>
      <w:tblGrid>
        <w:gridCol w:w="817"/>
        <w:gridCol w:w="5702"/>
        <w:gridCol w:w="1386"/>
        <w:gridCol w:w="1874"/>
      </w:tblGrid>
      <w:tr w:rsidR="005C32DD" w14:paraId="679466BA" w14:textId="77777777" w:rsidTr="005C32DD">
        <w:tc>
          <w:tcPr>
            <w:tcW w:w="817" w:type="dxa"/>
            <w:shd w:val="clear" w:color="auto" w:fill="FFFFFF"/>
          </w:tcPr>
          <w:p w14:paraId="09AED051" w14:textId="77777777" w:rsidR="006004D0" w:rsidRDefault="003B43E1">
            <w:ins w:id="485" w:author="Arnold Sandjaja" w:date="2013-05-17T16:10:00Z">
              <w:r>
                <w:rPr>
                  <w:color w:val="00000A"/>
                </w:rPr>
                <w:t>A</w:t>
              </w:r>
            </w:ins>
          </w:p>
        </w:tc>
        <w:tc>
          <w:tcPr>
            <w:tcW w:w="7088" w:type="dxa"/>
            <w:gridSpan w:val="2"/>
            <w:shd w:val="clear" w:color="auto" w:fill="FFFFFF"/>
          </w:tcPr>
          <w:p w14:paraId="127A68A1" w14:textId="77777777" w:rsidR="006004D0" w:rsidRDefault="003B43E1">
            <w:ins w:id="486" w:author="Arnold Sandjaja" w:date="2013-05-17T16:10:00Z">
              <w:r>
                <w:rPr>
                  <w:color w:val="00000A"/>
                </w:rPr>
                <w:t>Creative process</w:t>
              </w:r>
            </w:ins>
          </w:p>
        </w:tc>
        <w:tc>
          <w:tcPr>
            <w:tcW w:w="1874" w:type="dxa"/>
            <w:shd w:val="clear" w:color="auto" w:fill="FFFFFF"/>
          </w:tcPr>
          <w:p w14:paraId="7D0C9A9D" w14:textId="77777777" w:rsidR="006004D0" w:rsidRDefault="003B43E1">
            <w:pPr>
              <w:keepNext/>
              <w:keepLines/>
              <w:spacing w:before="200"/>
            </w:pPr>
            <w:ins w:id="487" w:author="Arnold Sandjaja" w:date="2013-05-17T16:10:00Z">
              <w:r>
                <w:rPr>
                  <w:b/>
                  <w:color w:val="00000A"/>
                </w:rPr>
                <w:t>Subjective /2</w:t>
              </w:r>
            </w:ins>
          </w:p>
        </w:tc>
      </w:tr>
      <w:tr w:rsidR="005C32DD" w14:paraId="0643085C" w14:textId="77777777" w:rsidTr="005C32DD">
        <w:tc>
          <w:tcPr>
            <w:tcW w:w="817" w:type="dxa"/>
            <w:shd w:val="clear" w:color="auto" w:fill="FFFFFF"/>
          </w:tcPr>
          <w:p w14:paraId="4335EAC7" w14:textId="77777777" w:rsidR="006004D0" w:rsidRDefault="003B43E1">
            <w:ins w:id="488" w:author="Arnold Sandjaja" w:date="2013-05-17T16:10:00Z">
              <w:r>
                <w:rPr>
                  <w:color w:val="00000A"/>
                </w:rPr>
                <w:t>A.1</w:t>
              </w:r>
            </w:ins>
          </w:p>
        </w:tc>
        <w:tc>
          <w:tcPr>
            <w:tcW w:w="7088" w:type="dxa"/>
            <w:gridSpan w:val="2"/>
            <w:shd w:val="clear" w:color="auto" w:fill="FFFFFF"/>
          </w:tcPr>
          <w:p w14:paraId="067C9BC7" w14:textId="77777777" w:rsidR="006004D0" w:rsidRDefault="003B43E1">
            <w:ins w:id="489" w:author="Arnold Sandjaja" w:date="2013-05-17T16:10:00Z">
              <w:r>
                <w:rPr>
                  <w:color w:val="00000A"/>
                </w:rPr>
                <w:t>Idea and originality (masthead</w:t>
              </w:r>
            </w:ins>
            <w:ins w:id="490" w:author="Michel Bulon" w:date="2013-06-21T13:26:00Z">
              <w:r>
                <w:rPr>
                  <w:color w:val="00000A"/>
                </w:rPr>
                <w:t>,</w:t>
              </w:r>
            </w:ins>
            <w:ins w:id="491" w:author="Michel Bulon" w:date="2013-06-12T21:29:00Z">
              <w:r>
                <w:rPr>
                  <w:color w:val="00000A"/>
                </w:rPr>
                <w:t xml:space="preserve"> </w:t>
              </w:r>
              <w:proofErr w:type="spellStart"/>
              <w:r>
                <w:rPr>
                  <w:color w:val="00000A"/>
                </w:rPr>
                <w:t>dieline</w:t>
              </w:r>
            </w:ins>
            <w:proofErr w:type="spellEnd"/>
            <w:ins w:id="492" w:author="Michel Bulon" w:date="2013-06-21T13:26:00Z">
              <w:r>
                <w:rPr>
                  <w:color w:val="00000A"/>
                </w:rPr>
                <w:t xml:space="preserve"> </w:t>
              </w:r>
            </w:ins>
            <w:ins w:id="493" w:author="Arnold Sandjaja" w:date="2013-05-17T16:10:00Z">
              <w:r>
                <w:rPr>
                  <w:color w:val="00000A"/>
                </w:rPr>
                <w:t>and magazine)</w:t>
              </w:r>
            </w:ins>
          </w:p>
        </w:tc>
        <w:tc>
          <w:tcPr>
            <w:tcW w:w="1874" w:type="dxa"/>
            <w:shd w:val="clear" w:color="auto" w:fill="FFFFFF"/>
            <w:vAlign w:val="bottom"/>
          </w:tcPr>
          <w:p w14:paraId="7570DFB5" w14:textId="77777777" w:rsidR="006004D0" w:rsidRDefault="003B43E1">
            <w:ins w:id="494" w:author="Arnold Sandjaja" w:date="2013-06-30T09:43:00Z">
              <w:r>
                <w:rPr>
                  <w:rFonts w:cs="Arial"/>
                </w:rPr>
                <w:t>1.00</w:t>
              </w:r>
            </w:ins>
          </w:p>
        </w:tc>
      </w:tr>
      <w:tr w:rsidR="005C32DD" w14:paraId="6049C3B9" w14:textId="77777777" w:rsidTr="005C32DD">
        <w:tc>
          <w:tcPr>
            <w:tcW w:w="817" w:type="dxa"/>
            <w:shd w:val="clear" w:color="auto" w:fill="FFFFFF"/>
          </w:tcPr>
          <w:p w14:paraId="54A47096" w14:textId="77777777" w:rsidR="006004D0" w:rsidRDefault="003B43E1">
            <w:ins w:id="495" w:author="Arnold Sandjaja" w:date="2013-05-17T16:10:00Z">
              <w:r>
                <w:rPr>
                  <w:color w:val="00000A"/>
                </w:rPr>
                <w:t>A.2</w:t>
              </w:r>
            </w:ins>
          </w:p>
        </w:tc>
        <w:tc>
          <w:tcPr>
            <w:tcW w:w="7088" w:type="dxa"/>
            <w:gridSpan w:val="2"/>
            <w:shd w:val="clear" w:color="auto" w:fill="FFFFFF"/>
          </w:tcPr>
          <w:p w14:paraId="4380090D" w14:textId="77777777" w:rsidR="006004D0" w:rsidRDefault="003B43E1">
            <w:ins w:id="496" w:author="Arnold Sandjaja" w:date="2013-05-17T16:10:00Z">
              <w:r>
                <w:rPr>
                  <w:color w:val="00000A"/>
                </w:rPr>
                <w:t>Unde</w:t>
              </w:r>
            </w:ins>
            <w:ins w:id="497" w:author="Michel Bulon" w:date="2013-05-20T20:31:00Z">
              <w:r>
                <w:rPr>
                  <w:color w:val="00000A"/>
                </w:rPr>
                <w:t>r</w:t>
              </w:r>
            </w:ins>
            <w:ins w:id="498" w:author="Arnold Sandjaja" w:date="2013-05-17T16:10:00Z">
              <w:r>
                <w:rPr>
                  <w:color w:val="00000A"/>
                </w:rPr>
                <w:t>standing the target market (masthead</w:t>
              </w:r>
            </w:ins>
            <w:ins w:id="499" w:author="Michel Bulon" w:date="2013-06-21T13:26:00Z">
              <w:r>
                <w:rPr>
                  <w:color w:val="00000A"/>
                </w:rPr>
                <w:t xml:space="preserve">, </w:t>
              </w:r>
            </w:ins>
            <w:proofErr w:type="spellStart"/>
            <w:ins w:id="500" w:author="Michel Bulon" w:date="2013-06-12T21:29:00Z">
              <w:r>
                <w:rPr>
                  <w:color w:val="00000A"/>
                </w:rPr>
                <w:t>dieline</w:t>
              </w:r>
            </w:ins>
            <w:proofErr w:type="spellEnd"/>
            <w:ins w:id="501" w:author="Michel Bulon" w:date="2013-06-21T13:26:00Z">
              <w:r>
                <w:rPr>
                  <w:color w:val="00000A"/>
                </w:rPr>
                <w:t xml:space="preserve"> </w:t>
              </w:r>
            </w:ins>
            <w:ins w:id="502" w:author="Arnold Sandjaja" w:date="2013-05-17T16:10:00Z">
              <w:r>
                <w:rPr>
                  <w:color w:val="00000A"/>
                </w:rPr>
                <w:t>and magazine)</w:t>
              </w:r>
            </w:ins>
          </w:p>
        </w:tc>
        <w:tc>
          <w:tcPr>
            <w:tcW w:w="1874" w:type="dxa"/>
            <w:shd w:val="clear" w:color="auto" w:fill="FFFFFF"/>
            <w:vAlign w:val="bottom"/>
          </w:tcPr>
          <w:p w14:paraId="21E81A68" w14:textId="77777777" w:rsidR="006004D0" w:rsidRDefault="003B43E1">
            <w:ins w:id="503" w:author="Arnold Sandjaja" w:date="2013-06-30T09:43:00Z">
              <w:r>
                <w:rPr>
                  <w:rFonts w:cs="Arial"/>
                </w:rPr>
                <w:t>0.50</w:t>
              </w:r>
            </w:ins>
          </w:p>
        </w:tc>
      </w:tr>
      <w:tr w:rsidR="005C32DD" w14:paraId="0D1CCE48" w14:textId="77777777" w:rsidTr="005C32DD">
        <w:tc>
          <w:tcPr>
            <w:tcW w:w="817" w:type="dxa"/>
            <w:shd w:val="clear" w:color="auto" w:fill="FFFFFF"/>
          </w:tcPr>
          <w:p w14:paraId="08E6760A" w14:textId="77777777" w:rsidR="006004D0" w:rsidRDefault="003B43E1">
            <w:ins w:id="504" w:author="Arnold Sandjaja" w:date="2013-05-17T16:10:00Z">
              <w:r>
                <w:rPr>
                  <w:color w:val="00000A"/>
                </w:rPr>
                <w:t>A.3</w:t>
              </w:r>
            </w:ins>
          </w:p>
        </w:tc>
        <w:tc>
          <w:tcPr>
            <w:tcW w:w="7088" w:type="dxa"/>
            <w:gridSpan w:val="2"/>
            <w:shd w:val="clear" w:color="auto" w:fill="FFFFFF"/>
          </w:tcPr>
          <w:p w14:paraId="0C4B0B58" w14:textId="77777777" w:rsidR="006004D0" w:rsidRDefault="003B43E1">
            <w:ins w:id="505" w:author="Arnold Sandjaja" w:date="2013-05-17T16:10:00Z">
              <w:r>
                <w:rPr>
                  <w:color w:val="00000A"/>
                </w:rPr>
                <w:t>Unity and relationship (masthead and magazine)</w:t>
              </w:r>
            </w:ins>
          </w:p>
        </w:tc>
        <w:tc>
          <w:tcPr>
            <w:tcW w:w="1874" w:type="dxa"/>
            <w:shd w:val="clear" w:color="auto" w:fill="FFFFFF"/>
            <w:vAlign w:val="bottom"/>
          </w:tcPr>
          <w:p w14:paraId="35FEDACE" w14:textId="77777777" w:rsidR="006004D0" w:rsidRDefault="003B43E1">
            <w:ins w:id="506" w:author="Arnold Sandjaja" w:date="2013-06-30T09:43:00Z">
              <w:r>
                <w:rPr>
                  <w:rFonts w:cs="Arial"/>
                </w:rPr>
                <w:t>0.50</w:t>
              </w:r>
            </w:ins>
          </w:p>
        </w:tc>
      </w:tr>
      <w:tr w:rsidR="005C32DD" w14:paraId="0B5CA817" w14:textId="77777777" w:rsidTr="005C32DD">
        <w:tc>
          <w:tcPr>
            <w:tcW w:w="817" w:type="dxa"/>
            <w:shd w:val="clear" w:color="auto" w:fill="FFFFFF"/>
          </w:tcPr>
          <w:p w14:paraId="25225189" w14:textId="77777777" w:rsidR="006004D0" w:rsidRDefault="006004D0"/>
        </w:tc>
        <w:tc>
          <w:tcPr>
            <w:tcW w:w="7088" w:type="dxa"/>
            <w:gridSpan w:val="2"/>
            <w:shd w:val="clear" w:color="auto" w:fill="FFFFFF"/>
          </w:tcPr>
          <w:p w14:paraId="309EC325" w14:textId="77777777" w:rsidR="006004D0" w:rsidRDefault="006004D0"/>
        </w:tc>
        <w:tc>
          <w:tcPr>
            <w:tcW w:w="1874" w:type="dxa"/>
            <w:shd w:val="clear" w:color="auto" w:fill="FFFFFF"/>
          </w:tcPr>
          <w:p w14:paraId="55B13C21" w14:textId="77777777" w:rsidR="006004D0" w:rsidRDefault="006004D0"/>
        </w:tc>
      </w:tr>
      <w:tr w:rsidR="005C32DD" w14:paraId="0ADEDD98" w14:textId="77777777" w:rsidTr="005C32DD">
        <w:tc>
          <w:tcPr>
            <w:tcW w:w="817" w:type="dxa"/>
            <w:shd w:val="clear" w:color="auto" w:fill="FFFFFF"/>
          </w:tcPr>
          <w:p w14:paraId="7CA9359F" w14:textId="77777777" w:rsidR="006004D0" w:rsidRDefault="003B43E1">
            <w:ins w:id="507" w:author="Arnold Sandjaja" w:date="2013-05-17T16:10:00Z">
              <w:r>
                <w:rPr>
                  <w:color w:val="00000A"/>
                </w:rPr>
                <w:t>B</w:t>
              </w:r>
            </w:ins>
          </w:p>
        </w:tc>
        <w:tc>
          <w:tcPr>
            <w:tcW w:w="7088" w:type="dxa"/>
            <w:gridSpan w:val="2"/>
            <w:shd w:val="clear" w:color="auto" w:fill="FFFFFF"/>
          </w:tcPr>
          <w:p w14:paraId="027B089B" w14:textId="77777777" w:rsidR="006004D0" w:rsidRDefault="003B43E1">
            <w:ins w:id="508" w:author="Arnold Sandjaja" w:date="2013-05-17T16:10:00Z">
              <w:r>
                <w:rPr>
                  <w:b/>
                  <w:color w:val="00000A"/>
                </w:rPr>
                <w:t>Final design</w:t>
              </w:r>
            </w:ins>
          </w:p>
        </w:tc>
        <w:tc>
          <w:tcPr>
            <w:tcW w:w="1874" w:type="dxa"/>
            <w:shd w:val="clear" w:color="auto" w:fill="FFFFFF"/>
          </w:tcPr>
          <w:p w14:paraId="4505CEE4" w14:textId="77777777" w:rsidR="006004D0" w:rsidRDefault="003B43E1">
            <w:ins w:id="509" w:author="Arnold Sandjaja" w:date="2013-05-17T16:10:00Z">
              <w:r>
                <w:rPr>
                  <w:b/>
                  <w:color w:val="00000A"/>
                </w:rPr>
                <w:t>Subjective /8</w:t>
              </w:r>
            </w:ins>
          </w:p>
        </w:tc>
      </w:tr>
      <w:tr w:rsidR="005C32DD" w14:paraId="54249EF1" w14:textId="77777777" w:rsidTr="005C32DD">
        <w:tc>
          <w:tcPr>
            <w:tcW w:w="817" w:type="dxa"/>
            <w:shd w:val="clear" w:color="auto" w:fill="FFFFFF"/>
          </w:tcPr>
          <w:p w14:paraId="22E7D5C1" w14:textId="77777777" w:rsidR="006004D0" w:rsidRDefault="003B43E1">
            <w:ins w:id="510" w:author="Arnold Sandjaja" w:date="2013-05-17T16:10:00Z">
              <w:r>
                <w:rPr>
                  <w:color w:val="00000A"/>
                </w:rPr>
                <w:t>B.1</w:t>
              </w:r>
            </w:ins>
          </w:p>
        </w:tc>
        <w:tc>
          <w:tcPr>
            <w:tcW w:w="7088" w:type="dxa"/>
            <w:gridSpan w:val="2"/>
            <w:shd w:val="clear" w:color="auto" w:fill="FFFFFF"/>
            <w:vAlign w:val="bottom"/>
          </w:tcPr>
          <w:p w14:paraId="3300162B" w14:textId="77777777" w:rsidR="006004D0" w:rsidRDefault="003B43E1">
            <w:ins w:id="511" w:author="Arnold Sandjaja" w:date="2013-05-17T16:10:00Z">
              <w:r>
                <w:rPr>
                  <w:rFonts w:eastAsia="Times New Roman" w:cs="Arial"/>
                  <w:color w:val="00000A"/>
                </w:rPr>
                <w:t>Quality of the visual composition (masthead</w:t>
              </w:r>
            </w:ins>
            <w:ins w:id="512" w:author="Arnold Sandjaja" w:date="2013-06-30T08:38:00Z">
              <w:r>
                <w:rPr>
                  <w:rFonts w:eastAsia="Times New Roman" w:cs="Arial"/>
                  <w:color w:val="00000A"/>
                </w:rPr>
                <w:t xml:space="preserve"> and </w:t>
              </w:r>
            </w:ins>
            <w:del w:id="513" w:author="Arnold Sandjaja" w:date="2013-06-30T08:39:00Z">
              <w:r>
                <w:rPr>
                  <w:rFonts w:eastAsia="Times New Roman" w:cs="Arial"/>
                  <w:color w:val="00000A"/>
                </w:rPr>
                <w:delText xml:space="preserve"> </w:delText>
              </w:r>
            </w:del>
            <w:ins w:id="514" w:author="Arnold Sandjaja" w:date="2013-06-30T08:39:00Z">
              <w:r>
                <w:rPr>
                  <w:rFonts w:eastAsia="Times New Roman" w:cs="Arial"/>
                  <w:color w:val="00000A"/>
                </w:rPr>
                <w:t xml:space="preserve">magazine </w:t>
              </w:r>
            </w:ins>
            <w:del w:id="515" w:author="Arnold Sandjaja" w:date="2013-06-30T08:38:00Z">
              <w:r>
                <w:rPr>
                  <w:rFonts w:eastAsia="Times New Roman" w:cs="Arial"/>
                  <w:color w:val="00000A"/>
                </w:rPr>
                <w:delText>dieline</w:delText>
              </w:r>
            </w:del>
            <w:ins w:id="516" w:author="Arnold Sandjaja" w:date="2013-06-30T08:38:00Z">
              <w:r>
                <w:rPr>
                  <w:rFonts w:eastAsia="Times New Roman" w:cs="Arial"/>
                  <w:color w:val="00000A"/>
                </w:rPr>
                <w:t>layout</w:t>
              </w:r>
            </w:ins>
            <w:del w:id="517" w:author="Arnold Sandjaja" w:date="2013-06-30T08:39:00Z">
              <w:r>
                <w:rPr>
                  <w:rFonts w:eastAsia="Times New Roman" w:cs="Arial"/>
                  <w:color w:val="00000A"/>
                </w:rPr>
                <w:delText xml:space="preserve"> </w:delText>
              </w:r>
            </w:del>
            <w:ins w:id="518" w:author="Arnold Sandjaja" w:date="2013-05-17T16:10:00Z">
              <w:r>
                <w:rPr>
                  <w:rFonts w:eastAsia="Times New Roman" w:cs="Arial"/>
                  <w:color w:val="00000A"/>
                </w:rPr>
                <w:t>)</w:t>
              </w:r>
            </w:ins>
          </w:p>
        </w:tc>
        <w:tc>
          <w:tcPr>
            <w:tcW w:w="1874" w:type="dxa"/>
            <w:shd w:val="clear" w:color="auto" w:fill="FFFFFF"/>
            <w:vAlign w:val="bottom"/>
          </w:tcPr>
          <w:p w14:paraId="255F4D49" w14:textId="77777777" w:rsidR="006004D0" w:rsidRDefault="003B43E1">
            <w:ins w:id="519" w:author="Arnold Sandjaja" w:date="2013-06-30T09:43:00Z">
              <w:r>
                <w:rPr>
                  <w:rFonts w:cs="Arial"/>
                </w:rPr>
                <w:t>1.00</w:t>
              </w:r>
            </w:ins>
          </w:p>
        </w:tc>
      </w:tr>
      <w:tr w:rsidR="005C32DD" w14:paraId="4118F37A" w14:textId="77777777" w:rsidTr="005C32DD">
        <w:tc>
          <w:tcPr>
            <w:tcW w:w="817" w:type="dxa"/>
            <w:shd w:val="clear" w:color="auto" w:fill="FFFFFF"/>
          </w:tcPr>
          <w:p w14:paraId="1BF270F3" w14:textId="77777777" w:rsidR="006004D0" w:rsidRDefault="003B43E1">
            <w:ins w:id="520" w:author="Arnold Sandjaja" w:date="2013-05-17T16:10:00Z">
              <w:r>
                <w:rPr>
                  <w:color w:val="00000A"/>
                </w:rPr>
                <w:t>B.2</w:t>
              </w:r>
            </w:ins>
          </w:p>
        </w:tc>
        <w:tc>
          <w:tcPr>
            <w:tcW w:w="7088" w:type="dxa"/>
            <w:gridSpan w:val="2"/>
            <w:shd w:val="clear" w:color="auto" w:fill="FFFFFF"/>
            <w:vAlign w:val="bottom"/>
          </w:tcPr>
          <w:p w14:paraId="3EE3D53F" w14:textId="77777777" w:rsidR="006004D0" w:rsidRDefault="003B43E1">
            <w:ins w:id="521" w:author="Arnold Sandjaja" w:date="2013-05-17T16:10:00Z">
              <w:r>
                <w:rPr>
                  <w:rFonts w:eastAsia="Times New Roman" w:cs="Arial"/>
                  <w:color w:val="00000A"/>
                </w:rPr>
                <w:t>Impact of the design (masthead</w:t>
              </w:r>
            </w:ins>
            <w:ins w:id="522" w:author="Arnold Sandjaja" w:date="2013-06-30T08:39:00Z">
              <w:r>
                <w:rPr>
                  <w:rFonts w:eastAsia="Times New Roman" w:cs="Arial"/>
                  <w:color w:val="00000A"/>
                </w:rPr>
                <w:t xml:space="preserve">, </w:t>
              </w:r>
            </w:ins>
            <w:del w:id="523" w:author="Arnold Sandjaja" w:date="2013-06-30T09:31:00Z">
              <w:r>
                <w:rPr>
                  <w:rFonts w:eastAsia="Times New Roman" w:cs="Arial"/>
                  <w:color w:val="00000A"/>
                </w:rPr>
                <w:delText xml:space="preserve"> </w:delText>
              </w:r>
            </w:del>
            <w:ins w:id="524" w:author="Arnold Sandjaja" w:date="2013-06-30T08:39:00Z">
              <w:r>
                <w:rPr>
                  <w:rFonts w:eastAsia="Times New Roman" w:cs="Arial"/>
                  <w:color w:val="00000A"/>
                </w:rPr>
                <w:t>magazine layout and usage of font</w:t>
              </w:r>
            </w:ins>
            <w:del w:id="525" w:author="Arnold Sandjaja" w:date="2013-06-30T08:39:00Z">
              <w:r>
                <w:rPr>
                  <w:rFonts w:eastAsia="Times New Roman" w:cs="Arial"/>
                  <w:color w:val="00000A"/>
                </w:rPr>
                <w:delText xml:space="preserve">dieline </w:delText>
              </w:r>
            </w:del>
            <w:ins w:id="526" w:author="Arnold Sandjaja" w:date="2013-05-17T16:10:00Z">
              <w:r>
                <w:rPr>
                  <w:rFonts w:eastAsia="Times New Roman" w:cs="Arial"/>
                  <w:color w:val="00000A"/>
                </w:rPr>
                <w:t>)</w:t>
              </w:r>
            </w:ins>
          </w:p>
        </w:tc>
        <w:tc>
          <w:tcPr>
            <w:tcW w:w="1874" w:type="dxa"/>
            <w:shd w:val="clear" w:color="auto" w:fill="FFFFFF"/>
            <w:vAlign w:val="bottom"/>
          </w:tcPr>
          <w:p w14:paraId="4578A9DA" w14:textId="77777777" w:rsidR="006004D0" w:rsidRDefault="003B43E1">
            <w:ins w:id="527" w:author="Arnold Sandjaja" w:date="2013-06-30T09:43:00Z">
              <w:r>
                <w:rPr>
                  <w:rFonts w:cs="Arial"/>
                </w:rPr>
                <w:t>1.00</w:t>
              </w:r>
            </w:ins>
          </w:p>
        </w:tc>
      </w:tr>
      <w:tr w:rsidR="005C32DD" w14:paraId="2CA1DF69" w14:textId="77777777" w:rsidTr="005C32DD">
        <w:tc>
          <w:tcPr>
            <w:tcW w:w="817" w:type="dxa"/>
            <w:shd w:val="clear" w:color="auto" w:fill="FFFFFF"/>
          </w:tcPr>
          <w:p w14:paraId="75415CA5" w14:textId="77777777" w:rsidR="006004D0" w:rsidRDefault="003B43E1">
            <w:ins w:id="528" w:author="Arnold Sandjaja" w:date="2013-05-17T16:10:00Z">
              <w:r>
                <w:rPr>
                  <w:color w:val="00000A"/>
                </w:rPr>
                <w:t>B.3</w:t>
              </w:r>
            </w:ins>
          </w:p>
        </w:tc>
        <w:tc>
          <w:tcPr>
            <w:tcW w:w="7088" w:type="dxa"/>
            <w:gridSpan w:val="2"/>
            <w:shd w:val="clear" w:color="auto" w:fill="FFFFFF"/>
            <w:vAlign w:val="bottom"/>
          </w:tcPr>
          <w:p w14:paraId="678C1129" w14:textId="77777777" w:rsidR="006004D0" w:rsidRDefault="003B43E1">
            <w:ins w:id="529" w:author="Arnold Sandjaja" w:date="2013-05-17T16:10:00Z">
              <w:r>
                <w:rPr>
                  <w:rFonts w:eastAsia="Times New Roman" w:cs="Arial"/>
                  <w:color w:val="00000A"/>
                </w:rPr>
                <w:t>Quality of the typography for the masthead</w:t>
              </w:r>
            </w:ins>
          </w:p>
        </w:tc>
        <w:tc>
          <w:tcPr>
            <w:tcW w:w="1874" w:type="dxa"/>
            <w:shd w:val="clear" w:color="auto" w:fill="FFFFFF"/>
            <w:vAlign w:val="bottom"/>
          </w:tcPr>
          <w:p w14:paraId="037B4F67" w14:textId="77777777" w:rsidR="006004D0" w:rsidRDefault="003B43E1">
            <w:ins w:id="530" w:author="Arnold Sandjaja" w:date="2013-06-30T09:43:00Z">
              <w:r>
                <w:rPr>
                  <w:rFonts w:cs="Arial"/>
                </w:rPr>
                <w:t>1.00</w:t>
              </w:r>
            </w:ins>
          </w:p>
        </w:tc>
      </w:tr>
      <w:tr w:rsidR="005C32DD" w14:paraId="1E6DE985" w14:textId="77777777" w:rsidTr="005C32DD">
        <w:tc>
          <w:tcPr>
            <w:tcW w:w="817" w:type="dxa"/>
            <w:shd w:val="clear" w:color="auto" w:fill="FFFFFF"/>
          </w:tcPr>
          <w:p w14:paraId="59049370" w14:textId="77777777" w:rsidR="006004D0" w:rsidRDefault="003B43E1">
            <w:ins w:id="531" w:author="Arnold Sandjaja" w:date="2013-05-17T16:10:00Z">
              <w:r>
                <w:rPr>
                  <w:color w:val="00000A"/>
                </w:rPr>
                <w:t xml:space="preserve">B.4 </w:t>
              </w:r>
            </w:ins>
          </w:p>
        </w:tc>
        <w:tc>
          <w:tcPr>
            <w:tcW w:w="7088" w:type="dxa"/>
            <w:gridSpan w:val="2"/>
            <w:shd w:val="clear" w:color="auto" w:fill="FFFFFF"/>
            <w:vAlign w:val="bottom"/>
          </w:tcPr>
          <w:p w14:paraId="1F9916CB" w14:textId="77777777" w:rsidR="006004D0" w:rsidRDefault="003B43E1">
            <w:ins w:id="532" w:author="Arnold Sandjaja" w:date="2013-05-17T16:10:00Z">
              <w:r>
                <w:rPr>
                  <w:rFonts w:eastAsia="Times New Roman" w:cs="Arial"/>
                  <w:color w:val="00000A"/>
                </w:rPr>
                <w:t>Quality of the typography for the magazine</w:t>
              </w:r>
            </w:ins>
          </w:p>
        </w:tc>
        <w:tc>
          <w:tcPr>
            <w:tcW w:w="1874" w:type="dxa"/>
            <w:shd w:val="clear" w:color="auto" w:fill="FFFFFF"/>
            <w:vAlign w:val="bottom"/>
          </w:tcPr>
          <w:p w14:paraId="4F0C1AD3" w14:textId="77777777" w:rsidR="006004D0" w:rsidRDefault="003B43E1">
            <w:ins w:id="533" w:author="Arnold Sandjaja" w:date="2013-06-30T09:43:00Z">
              <w:r>
                <w:rPr>
                  <w:rFonts w:cs="Arial"/>
                </w:rPr>
                <w:t>2.00</w:t>
              </w:r>
            </w:ins>
          </w:p>
        </w:tc>
      </w:tr>
      <w:tr w:rsidR="005C32DD" w14:paraId="39FE81C5" w14:textId="77777777" w:rsidTr="005C32DD">
        <w:tc>
          <w:tcPr>
            <w:tcW w:w="817" w:type="dxa"/>
            <w:shd w:val="clear" w:color="auto" w:fill="FFFFFF"/>
          </w:tcPr>
          <w:p w14:paraId="79A45720" w14:textId="77777777" w:rsidR="006004D0" w:rsidRDefault="003B43E1">
            <w:ins w:id="534" w:author="Arnold Sandjaja" w:date="2013-05-17T16:10:00Z">
              <w:r>
                <w:rPr>
                  <w:color w:val="00000A"/>
                </w:rPr>
                <w:t>B.5</w:t>
              </w:r>
            </w:ins>
          </w:p>
        </w:tc>
        <w:tc>
          <w:tcPr>
            <w:tcW w:w="7088" w:type="dxa"/>
            <w:gridSpan w:val="2"/>
            <w:shd w:val="clear" w:color="auto" w:fill="FFFFFF"/>
            <w:vAlign w:val="bottom"/>
          </w:tcPr>
          <w:p w14:paraId="30AF4F3A" w14:textId="77777777" w:rsidR="006004D0" w:rsidRDefault="003B43E1">
            <w:ins w:id="535" w:author="Arnold Sandjaja" w:date="2013-05-17T16:10:00Z">
              <w:r>
                <w:rPr>
                  <w:rFonts w:eastAsia="Times New Roman" w:cs="Arial"/>
                  <w:color w:val="00000A"/>
                </w:rPr>
                <w:t>Quality of the colours for the masthead</w:t>
              </w:r>
            </w:ins>
          </w:p>
        </w:tc>
        <w:tc>
          <w:tcPr>
            <w:tcW w:w="1874" w:type="dxa"/>
            <w:shd w:val="clear" w:color="auto" w:fill="FFFFFF"/>
            <w:vAlign w:val="bottom"/>
          </w:tcPr>
          <w:p w14:paraId="507F2D6D" w14:textId="77777777" w:rsidR="006004D0" w:rsidRDefault="003B43E1">
            <w:ins w:id="536" w:author="Arnold Sandjaja" w:date="2013-06-30T09:43:00Z">
              <w:r>
                <w:rPr>
                  <w:rFonts w:cs="Arial"/>
                </w:rPr>
                <w:t>0.75</w:t>
              </w:r>
            </w:ins>
          </w:p>
        </w:tc>
      </w:tr>
      <w:tr w:rsidR="005C32DD" w14:paraId="5A1BE25E" w14:textId="77777777" w:rsidTr="005C32DD">
        <w:tc>
          <w:tcPr>
            <w:tcW w:w="817" w:type="dxa"/>
            <w:shd w:val="clear" w:color="auto" w:fill="FFFFFF"/>
          </w:tcPr>
          <w:p w14:paraId="73C52DDE" w14:textId="77777777" w:rsidR="006004D0" w:rsidRDefault="003B43E1">
            <w:ins w:id="537" w:author="Arnold Sandjaja" w:date="2013-05-17T16:10:00Z">
              <w:r>
                <w:rPr>
                  <w:color w:val="00000A"/>
                </w:rPr>
                <w:t>B.6</w:t>
              </w:r>
            </w:ins>
          </w:p>
        </w:tc>
        <w:tc>
          <w:tcPr>
            <w:tcW w:w="7088" w:type="dxa"/>
            <w:gridSpan w:val="2"/>
            <w:shd w:val="clear" w:color="auto" w:fill="FFFFFF"/>
            <w:vAlign w:val="bottom"/>
          </w:tcPr>
          <w:p w14:paraId="6E7D8C8A" w14:textId="77777777" w:rsidR="006004D0" w:rsidRDefault="003B43E1">
            <w:ins w:id="538" w:author="Arnold Sandjaja" w:date="2013-05-17T16:10:00Z">
              <w:r>
                <w:rPr>
                  <w:rFonts w:eastAsia="Times New Roman" w:cs="Arial"/>
                  <w:color w:val="00000A"/>
                </w:rPr>
                <w:t>Quality of the colours for the magazine</w:t>
              </w:r>
            </w:ins>
          </w:p>
        </w:tc>
        <w:tc>
          <w:tcPr>
            <w:tcW w:w="1874" w:type="dxa"/>
            <w:shd w:val="clear" w:color="auto" w:fill="FFFFFF"/>
            <w:vAlign w:val="bottom"/>
          </w:tcPr>
          <w:p w14:paraId="618583BD" w14:textId="77777777" w:rsidR="006004D0" w:rsidRDefault="003B43E1">
            <w:ins w:id="539" w:author="Arnold Sandjaja" w:date="2013-06-30T09:43:00Z">
              <w:r>
                <w:rPr>
                  <w:rFonts w:cs="Arial"/>
                </w:rPr>
                <w:t>1.25</w:t>
              </w:r>
            </w:ins>
          </w:p>
        </w:tc>
      </w:tr>
      <w:tr w:rsidR="005C32DD" w14:paraId="3784E62C" w14:textId="77777777" w:rsidTr="005C32DD">
        <w:tc>
          <w:tcPr>
            <w:tcW w:w="817" w:type="dxa"/>
            <w:shd w:val="clear" w:color="auto" w:fill="FFFFFF"/>
          </w:tcPr>
          <w:p w14:paraId="7AC821E3" w14:textId="77777777" w:rsidR="006004D0" w:rsidRDefault="003B43E1">
            <w:ins w:id="540" w:author="Arnold Sandjaja" w:date="2013-05-17T16:10:00Z">
              <w:r>
                <w:rPr>
                  <w:color w:val="00000A"/>
                </w:rPr>
                <w:t>B.7</w:t>
              </w:r>
            </w:ins>
          </w:p>
        </w:tc>
        <w:tc>
          <w:tcPr>
            <w:tcW w:w="7088" w:type="dxa"/>
            <w:gridSpan w:val="2"/>
            <w:shd w:val="clear" w:color="auto" w:fill="FFFFFF"/>
            <w:vAlign w:val="bottom"/>
          </w:tcPr>
          <w:p w14:paraId="6AC8F753" w14:textId="77777777" w:rsidR="006004D0" w:rsidRDefault="003B43E1">
            <w:ins w:id="541" w:author="Arnold Sandjaja" w:date="2013-05-17T16:10:00Z">
              <w:r>
                <w:rPr>
                  <w:rFonts w:eastAsia="Times New Roman" w:cs="Arial"/>
                  <w:color w:val="00000A"/>
                </w:rPr>
                <w:t>Quality of the design &amp; originality of other elements (choice of page size &amp; master page elements)</w:t>
              </w:r>
            </w:ins>
          </w:p>
        </w:tc>
        <w:tc>
          <w:tcPr>
            <w:tcW w:w="1874" w:type="dxa"/>
            <w:shd w:val="clear" w:color="auto" w:fill="FFFFFF"/>
            <w:vAlign w:val="bottom"/>
          </w:tcPr>
          <w:p w14:paraId="3AC520B7" w14:textId="77777777" w:rsidR="006004D0" w:rsidRDefault="003B43E1">
            <w:ins w:id="542" w:author="Arnold Sandjaja" w:date="2013-06-30T09:43:00Z">
              <w:r>
                <w:rPr>
                  <w:rFonts w:cs="Arial"/>
                </w:rPr>
                <w:t>0.50</w:t>
              </w:r>
            </w:ins>
          </w:p>
        </w:tc>
      </w:tr>
      <w:tr w:rsidR="005C32DD" w14:paraId="027DB269" w14:textId="77777777" w:rsidTr="005C32DD">
        <w:tc>
          <w:tcPr>
            <w:tcW w:w="817" w:type="dxa"/>
            <w:shd w:val="clear" w:color="auto" w:fill="FFFFFF"/>
          </w:tcPr>
          <w:p w14:paraId="007EE9B9" w14:textId="77777777" w:rsidR="006004D0" w:rsidRDefault="003B43E1">
            <w:ins w:id="543" w:author="Arnold Sandjaja" w:date="2013-05-17T16:10:00Z">
              <w:r>
                <w:rPr>
                  <w:color w:val="00000A"/>
                </w:rPr>
                <w:t>B.8</w:t>
              </w:r>
            </w:ins>
          </w:p>
        </w:tc>
        <w:tc>
          <w:tcPr>
            <w:tcW w:w="7088" w:type="dxa"/>
            <w:gridSpan w:val="2"/>
            <w:shd w:val="clear" w:color="auto" w:fill="FFFFFF"/>
            <w:vAlign w:val="bottom"/>
          </w:tcPr>
          <w:p w14:paraId="1FD9197A" w14:textId="77777777" w:rsidR="006004D0" w:rsidRDefault="003B43E1">
            <w:ins w:id="544" w:author="Michel Bulon" w:date="2013-06-21T13:26:00Z">
              <w:r>
                <w:rPr>
                  <w:rFonts w:eastAsia="Times New Roman" w:cs="Arial"/>
                  <w:color w:val="00000A"/>
                </w:rPr>
                <w:t xml:space="preserve">Quality of the </w:t>
              </w:r>
              <w:proofErr w:type="spellStart"/>
              <w:r>
                <w:rPr>
                  <w:rFonts w:eastAsia="Times New Roman" w:cs="Arial"/>
                  <w:color w:val="00000A"/>
                </w:rPr>
                <w:t>infographic</w:t>
              </w:r>
              <w:proofErr w:type="spellEnd"/>
              <w:r>
                <w:rPr>
                  <w:rFonts w:eastAsia="Times New Roman" w:cs="Arial"/>
                  <w:color w:val="00000A"/>
                </w:rPr>
                <w:t xml:space="preserve"> (magazine page </w:t>
              </w:r>
            </w:ins>
            <w:ins w:id="545" w:author="Arnold Sandjaja" w:date="2013-06-29T14:32:00Z">
              <w:r>
                <w:rPr>
                  <w:rFonts w:eastAsia="Times New Roman" w:cs="Arial"/>
                  <w:color w:val="00000A"/>
                </w:rPr>
                <w:t xml:space="preserve">8 or </w:t>
              </w:r>
            </w:ins>
            <w:ins w:id="546" w:author="Michel Bulon" w:date="2013-06-21T13:26:00Z">
              <w:r>
                <w:rPr>
                  <w:rFonts w:eastAsia="Times New Roman" w:cs="Arial"/>
                  <w:color w:val="00000A"/>
                </w:rPr>
                <w:t>9)</w:t>
              </w:r>
            </w:ins>
            <w:del w:id="547" w:author="Michel Bulon" w:date="2013-06-21T13:26:00Z">
              <w:r>
                <w:rPr>
                  <w:rFonts w:eastAsia="Times New Roman" w:cs="Arial"/>
                  <w:color w:val="00000A"/>
                </w:rPr>
                <w:delText>Quality of the mounted presentation (masthead and magazine)</w:delText>
              </w:r>
            </w:del>
          </w:p>
        </w:tc>
        <w:tc>
          <w:tcPr>
            <w:tcW w:w="1874" w:type="dxa"/>
            <w:shd w:val="clear" w:color="auto" w:fill="FFFFFF"/>
            <w:vAlign w:val="bottom"/>
          </w:tcPr>
          <w:p w14:paraId="66B32ACC" w14:textId="77777777" w:rsidR="006004D0" w:rsidRDefault="003B43E1">
            <w:ins w:id="548" w:author="Arnold Sandjaja" w:date="2013-06-30T09:43:00Z">
              <w:r>
                <w:rPr>
                  <w:rFonts w:cs="Arial"/>
                </w:rPr>
                <w:t>0.50</w:t>
              </w:r>
            </w:ins>
          </w:p>
        </w:tc>
      </w:tr>
      <w:tr w:rsidR="005C32DD" w14:paraId="0946C5F1" w14:textId="77777777" w:rsidTr="005C32DD">
        <w:tc>
          <w:tcPr>
            <w:tcW w:w="817" w:type="dxa"/>
            <w:shd w:val="clear" w:color="auto" w:fill="FFFFFF"/>
          </w:tcPr>
          <w:p w14:paraId="2B321D4B" w14:textId="77777777" w:rsidR="006004D0" w:rsidRDefault="006004D0"/>
        </w:tc>
        <w:tc>
          <w:tcPr>
            <w:tcW w:w="7088" w:type="dxa"/>
            <w:gridSpan w:val="2"/>
            <w:shd w:val="clear" w:color="auto" w:fill="FFFFFF"/>
          </w:tcPr>
          <w:p w14:paraId="3C9A9419" w14:textId="77777777" w:rsidR="006004D0" w:rsidRDefault="006004D0"/>
        </w:tc>
        <w:tc>
          <w:tcPr>
            <w:tcW w:w="1874" w:type="dxa"/>
            <w:shd w:val="clear" w:color="auto" w:fill="FFFFFF"/>
          </w:tcPr>
          <w:p w14:paraId="1130695D" w14:textId="77777777" w:rsidR="006004D0" w:rsidRDefault="006004D0"/>
        </w:tc>
      </w:tr>
      <w:tr w:rsidR="005C32DD" w14:paraId="521C6DB3" w14:textId="77777777" w:rsidTr="005C32DD">
        <w:tc>
          <w:tcPr>
            <w:tcW w:w="817" w:type="dxa"/>
            <w:shd w:val="clear" w:color="auto" w:fill="FFFFFF"/>
          </w:tcPr>
          <w:p w14:paraId="7B246804" w14:textId="77777777" w:rsidR="006004D0" w:rsidRDefault="003B43E1">
            <w:ins w:id="549" w:author="Arnold Sandjaja" w:date="2013-05-17T16:10:00Z">
              <w:r>
                <w:rPr>
                  <w:color w:val="00000A"/>
                </w:rPr>
                <w:t xml:space="preserve">C </w:t>
              </w:r>
            </w:ins>
          </w:p>
        </w:tc>
        <w:tc>
          <w:tcPr>
            <w:tcW w:w="7088" w:type="dxa"/>
            <w:gridSpan w:val="2"/>
            <w:shd w:val="clear" w:color="auto" w:fill="FFFFFF"/>
          </w:tcPr>
          <w:p w14:paraId="3EB76DDF" w14:textId="77777777" w:rsidR="006004D0" w:rsidRDefault="003B43E1">
            <w:ins w:id="550" w:author="Arnold Sandjaja" w:date="2013-05-17T16:10:00Z">
              <w:r>
                <w:rPr>
                  <w:b/>
                  <w:color w:val="00000A"/>
                </w:rPr>
                <w:t>Computer usage</w:t>
              </w:r>
            </w:ins>
          </w:p>
        </w:tc>
        <w:tc>
          <w:tcPr>
            <w:tcW w:w="1874" w:type="dxa"/>
            <w:shd w:val="clear" w:color="auto" w:fill="FFFFFF"/>
          </w:tcPr>
          <w:p w14:paraId="1DFEC6C6" w14:textId="77777777" w:rsidR="006004D0" w:rsidRDefault="003B43E1">
            <w:ins w:id="551" w:author="Arnold Sandjaja" w:date="2013-05-17T16:10:00Z">
              <w:r>
                <w:rPr>
                  <w:b/>
                  <w:color w:val="00000A"/>
                </w:rPr>
                <w:t>Objective /4</w:t>
              </w:r>
            </w:ins>
          </w:p>
        </w:tc>
      </w:tr>
      <w:tr w:rsidR="005C32DD" w14:paraId="565EF0A4" w14:textId="77777777" w:rsidTr="005C32DD">
        <w:tc>
          <w:tcPr>
            <w:tcW w:w="817" w:type="dxa"/>
            <w:shd w:val="clear" w:color="auto" w:fill="FFFFFF"/>
          </w:tcPr>
          <w:p w14:paraId="27A948B7" w14:textId="77777777" w:rsidR="006004D0" w:rsidRDefault="003B43E1">
            <w:ins w:id="552" w:author="Arnold Sandjaja" w:date="2013-05-17T16:10:00Z">
              <w:r>
                <w:rPr>
                  <w:color w:val="00000A"/>
                </w:rPr>
                <w:t>C.1</w:t>
              </w:r>
            </w:ins>
          </w:p>
        </w:tc>
        <w:tc>
          <w:tcPr>
            <w:tcW w:w="7088" w:type="dxa"/>
            <w:gridSpan w:val="2"/>
            <w:shd w:val="clear" w:color="auto" w:fill="FFFFFF"/>
            <w:vAlign w:val="bottom"/>
          </w:tcPr>
          <w:p w14:paraId="24576268" w14:textId="77777777" w:rsidR="006004D0" w:rsidRDefault="003B43E1">
            <w:ins w:id="553" w:author="Arnold Sandjaja" w:date="2013-05-17T16:10:00Z">
              <w:r>
                <w:rPr>
                  <w:rFonts w:eastAsia="Times New Roman" w:cs="Arial"/>
                  <w:color w:val="00000A"/>
                </w:rPr>
                <w:t>Resolution of linked images as specified in magazine marked in InDesign</w:t>
              </w:r>
            </w:ins>
          </w:p>
        </w:tc>
        <w:tc>
          <w:tcPr>
            <w:tcW w:w="1874" w:type="dxa"/>
            <w:shd w:val="clear" w:color="auto" w:fill="FFFFFF"/>
            <w:vAlign w:val="bottom"/>
          </w:tcPr>
          <w:p w14:paraId="47670606" w14:textId="77777777" w:rsidR="006004D0" w:rsidRDefault="003B43E1">
            <w:ins w:id="554" w:author="Arnold Sandjaja" w:date="2013-06-30T09:43:00Z">
              <w:r>
                <w:rPr>
                  <w:rFonts w:cs="Arial"/>
                </w:rPr>
                <w:t>0.50</w:t>
              </w:r>
            </w:ins>
          </w:p>
        </w:tc>
      </w:tr>
      <w:tr w:rsidR="005C32DD" w14:paraId="78B615C4" w14:textId="77777777" w:rsidTr="005C32DD">
        <w:tc>
          <w:tcPr>
            <w:tcW w:w="817" w:type="dxa"/>
            <w:shd w:val="clear" w:color="auto" w:fill="FFFFFF"/>
          </w:tcPr>
          <w:p w14:paraId="1342A2F7" w14:textId="77777777" w:rsidR="006004D0" w:rsidRDefault="003B43E1">
            <w:ins w:id="555" w:author="Arnold Sandjaja" w:date="2013-05-17T16:10:00Z">
              <w:r>
                <w:rPr>
                  <w:color w:val="00000A"/>
                </w:rPr>
                <w:t>C.2</w:t>
              </w:r>
            </w:ins>
          </w:p>
        </w:tc>
        <w:tc>
          <w:tcPr>
            <w:tcW w:w="7088" w:type="dxa"/>
            <w:gridSpan w:val="2"/>
            <w:shd w:val="clear" w:color="auto" w:fill="FFFFFF"/>
            <w:vAlign w:val="bottom"/>
          </w:tcPr>
          <w:p w14:paraId="7E7299F8" w14:textId="77777777" w:rsidR="006004D0" w:rsidRDefault="003B43E1">
            <w:ins w:id="556" w:author="Arnold Sandjaja" w:date="2013-05-17T16:10:00Z">
              <w:r>
                <w:rPr>
                  <w:rFonts w:eastAsia="Times New Roman" w:cs="Arial"/>
                  <w:color w:val="00000A"/>
                </w:rPr>
                <w:t>Colour mode of linked images as specified in magazine</w:t>
              </w:r>
            </w:ins>
          </w:p>
        </w:tc>
        <w:tc>
          <w:tcPr>
            <w:tcW w:w="1874" w:type="dxa"/>
            <w:shd w:val="clear" w:color="auto" w:fill="FFFFFF"/>
            <w:vAlign w:val="bottom"/>
          </w:tcPr>
          <w:p w14:paraId="0D89C0CC" w14:textId="77777777" w:rsidR="006004D0" w:rsidRDefault="003B43E1">
            <w:ins w:id="557" w:author="Arnold Sandjaja" w:date="2013-06-30T09:43:00Z">
              <w:r>
                <w:rPr>
                  <w:rFonts w:cs="Arial"/>
                </w:rPr>
                <w:t>0.75</w:t>
              </w:r>
            </w:ins>
          </w:p>
        </w:tc>
      </w:tr>
      <w:tr w:rsidR="005C32DD" w14:paraId="6B33A383" w14:textId="77777777" w:rsidTr="005C32DD">
        <w:tc>
          <w:tcPr>
            <w:tcW w:w="817" w:type="dxa"/>
            <w:shd w:val="clear" w:color="auto" w:fill="FFFFFF"/>
          </w:tcPr>
          <w:p w14:paraId="7C6E013A" w14:textId="77777777" w:rsidR="006004D0" w:rsidRDefault="003B43E1">
            <w:ins w:id="558" w:author="Arnold Sandjaja" w:date="2013-05-17T16:10:00Z">
              <w:r>
                <w:rPr>
                  <w:color w:val="00000A"/>
                </w:rPr>
                <w:t>C.3</w:t>
              </w:r>
            </w:ins>
          </w:p>
        </w:tc>
        <w:tc>
          <w:tcPr>
            <w:tcW w:w="7088" w:type="dxa"/>
            <w:gridSpan w:val="2"/>
            <w:shd w:val="clear" w:color="auto" w:fill="FFFFFF"/>
            <w:vAlign w:val="bottom"/>
          </w:tcPr>
          <w:p w14:paraId="2332062F" w14:textId="77777777" w:rsidR="006004D0" w:rsidRDefault="003B43E1">
            <w:pPr>
              <w:keepNext/>
              <w:keepLines/>
              <w:spacing w:before="200"/>
            </w:pPr>
            <w:ins w:id="559" w:author="Arnold Sandjaja" w:date="2013-06-30T09:39:00Z">
              <w:r>
                <w:rPr>
                  <w:rFonts w:eastAsia="Times New Roman" w:cs="Arial"/>
                  <w:color w:val="00000A"/>
                  <w:sz w:val="20"/>
                  <w:szCs w:val="20"/>
                  <w:lang w:val="en-US"/>
                </w:rPr>
                <w:t>Logo and barcode dimensions as required in the task</w:t>
              </w:r>
            </w:ins>
          </w:p>
        </w:tc>
        <w:tc>
          <w:tcPr>
            <w:tcW w:w="1874" w:type="dxa"/>
            <w:shd w:val="clear" w:color="auto" w:fill="FFFFFF"/>
            <w:vAlign w:val="bottom"/>
          </w:tcPr>
          <w:p w14:paraId="5123F325" w14:textId="77777777" w:rsidR="006004D0" w:rsidRDefault="003B43E1">
            <w:ins w:id="560" w:author="Arnold Sandjaja" w:date="2013-06-30T09:43:00Z">
              <w:r>
                <w:rPr>
                  <w:rFonts w:cs="Arial"/>
                </w:rPr>
                <w:t>0.25</w:t>
              </w:r>
            </w:ins>
          </w:p>
        </w:tc>
      </w:tr>
      <w:tr w:rsidR="005C32DD" w14:paraId="4398E933" w14:textId="77777777" w:rsidTr="005C32DD">
        <w:tc>
          <w:tcPr>
            <w:tcW w:w="817" w:type="dxa"/>
            <w:shd w:val="clear" w:color="auto" w:fill="FFFFFF"/>
          </w:tcPr>
          <w:p w14:paraId="3714C6F6" w14:textId="77777777" w:rsidR="006004D0" w:rsidRDefault="003B43E1">
            <w:ins w:id="561" w:author="Arnold Sandjaja" w:date="2013-05-17T16:10:00Z">
              <w:r>
                <w:rPr>
                  <w:color w:val="00000A"/>
                </w:rPr>
                <w:t>C.4</w:t>
              </w:r>
            </w:ins>
          </w:p>
        </w:tc>
        <w:tc>
          <w:tcPr>
            <w:tcW w:w="7088" w:type="dxa"/>
            <w:gridSpan w:val="2"/>
            <w:shd w:val="clear" w:color="auto" w:fill="FFFFFF"/>
            <w:vAlign w:val="bottom"/>
          </w:tcPr>
          <w:p w14:paraId="33219446" w14:textId="77777777" w:rsidR="006004D0" w:rsidRDefault="003B43E1">
            <w:ins w:id="562" w:author="Arnold Sandjaja" w:date="2013-05-17T16:10:00Z">
              <w:r>
                <w:rPr>
                  <w:rFonts w:eastAsia="Times New Roman" w:cs="Arial"/>
                  <w:color w:val="00000A"/>
                </w:rPr>
                <w:t>Use of paragraphs styles &amp; master pages in layout as specified in magazine</w:t>
              </w:r>
            </w:ins>
          </w:p>
        </w:tc>
        <w:tc>
          <w:tcPr>
            <w:tcW w:w="1874" w:type="dxa"/>
            <w:shd w:val="clear" w:color="auto" w:fill="FFFFFF"/>
            <w:vAlign w:val="bottom"/>
          </w:tcPr>
          <w:p w14:paraId="2A421128" w14:textId="77777777" w:rsidR="006004D0" w:rsidRDefault="003B43E1">
            <w:ins w:id="563" w:author="Arnold Sandjaja" w:date="2013-06-30T09:43:00Z">
              <w:r>
                <w:rPr>
                  <w:rFonts w:cs="Arial"/>
                </w:rPr>
                <w:t>1.00</w:t>
              </w:r>
            </w:ins>
          </w:p>
        </w:tc>
      </w:tr>
      <w:tr w:rsidR="005C32DD" w14:paraId="688E9783" w14:textId="77777777" w:rsidTr="005C32DD">
        <w:tc>
          <w:tcPr>
            <w:tcW w:w="817" w:type="dxa"/>
            <w:shd w:val="clear" w:color="auto" w:fill="FFFFFF"/>
          </w:tcPr>
          <w:p w14:paraId="5C370FCF" w14:textId="77777777" w:rsidR="006004D0" w:rsidRDefault="003B43E1">
            <w:ins w:id="564" w:author="Arnold Sandjaja" w:date="2013-05-17T16:10:00Z">
              <w:r>
                <w:rPr>
                  <w:color w:val="00000A"/>
                </w:rPr>
                <w:t>C.5</w:t>
              </w:r>
            </w:ins>
          </w:p>
        </w:tc>
        <w:tc>
          <w:tcPr>
            <w:tcW w:w="7088" w:type="dxa"/>
            <w:gridSpan w:val="2"/>
            <w:shd w:val="clear" w:color="auto" w:fill="FFFFFF"/>
            <w:vAlign w:val="bottom"/>
          </w:tcPr>
          <w:p w14:paraId="47666093" w14:textId="77777777" w:rsidR="006004D0" w:rsidRDefault="003B43E1">
            <w:ins w:id="565" w:author="Arnold Sandjaja" w:date="2013-05-17T16:10:00Z">
              <w:r>
                <w:rPr>
                  <w:rFonts w:eastAsia="Times New Roman" w:cs="Arial"/>
                  <w:color w:val="00000A"/>
                </w:rPr>
                <w:t>Use of Character Styles in layout as specified in magazine</w:t>
              </w:r>
            </w:ins>
          </w:p>
        </w:tc>
        <w:tc>
          <w:tcPr>
            <w:tcW w:w="1874" w:type="dxa"/>
            <w:shd w:val="clear" w:color="auto" w:fill="FFFFFF"/>
            <w:vAlign w:val="bottom"/>
          </w:tcPr>
          <w:p w14:paraId="3D93C237" w14:textId="77777777" w:rsidR="006004D0" w:rsidRDefault="003B43E1">
            <w:ins w:id="566" w:author="Arnold Sandjaja" w:date="2013-06-30T09:43:00Z">
              <w:r>
                <w:rPr>
                  <w:rFonts w:cs="Arial"/>
                </w:rPr>
                <w:t>0.25</w:t>
              </w:r>
            </w:ins>
          </w:p>
        </w:tc>
      </w:tr>
      <w:tr w:rsidR="005C32DD" w14:paraId="2464C930" w14:textId="77777777" w:rsidTr="005C32DD">
        <w:tc>
          <w:tcPr>
            <w:tcW w:w="817" w:type="dxa"/>
            <w:shd w:val="clear" w:color="auto" w:fill="FFFFFF"/>
          </w:tcPr>
          <w:p w14:paraId="41576D22" w14:textId="77777777" w:rsidR="006004D0" w:rsidRDefault="003B43E1">
            <w:ins w:id="567" w:author="Arnold Sandjaja" w:date="2013-05-17T16:10:00Z">
              <w:r>
                <w:rPr>
                  <w:color w:val="00000A"/>
                </w:rPr>
                <w:t>C.6</w:t>
              </w:r>
            </w:ins>
          </w:p>
        </w:tc>
        <w:tc>
          <w:tcPr>
            <w:tcW w:w="7088" w:type="dxa"/>
            <w:gridSpan w:val="2"/>
            <w:shd w:val="clear" w:color="auto" w:fill="FFFFFF"/>
            <w:vAlign w:val="bottom"/>
          </w:tcPr>
          <w:p w14:paraId="52028472" w14:textId="77777777" w:rsidR="006004D0" w:rsidRDefault="003B43E1">
            <w:ins w:id="568" w:author="Arnold Sandjaja" w:date="2013-05-17T16:10:00Z">
              <w:r>
                <w:rPr>
                  <w:rFonts w:eastAsia="Times New Roman" w:cs="Arial"/>
                  <w:color w:val="00000A"/>
                </w:rPr>
                <w:t>Final dimensions of layout as specified in all tasks</w:t>
              </w:r>
            </w:ins>
            <w:ins w:id="569" w:author="Michel Bulon" w:date="2013-05-20T21:02:00Z">
              <w:r>
                <w:rPr>
                  <w:rFonts w:eastAsia="Times New Roman" w:cs="Arial"/>
                  <w:color w:val="00000A"/>
                </w:rPr>
                <w:t xml:space="preserve"> </w:t>
              </w:r>
            </w:ins>
            <w:ins w:id="570" w:author="Arnold Sandjaja" w:date="2013-05-17T16:10:00Z">
              <w:r>
                <w:rPr>
                  <w:rFonts w:eastAsia="Times New Roman" w:cs="Arial"/>
                  <w:color w:val="00000A"/>
                </w:rPr>
                <w:t>(</w:t>
              </w:r>
            </w:ins>
            <w:del w:id="571" w:author="Michel Bulon" w:date="2013-05-20T21:02:00Z">
              <w:r>
                <w:rPr>
                  <w:rFonts w:eastAsia="Times New Roman" w:cs="Arial"/>
                  <w:color w:val="00000A"/>
                </w:rPr>
                <w:delText xml:space="preserve"> </w:delText>
              </w:r>
            </w:del>
            <w:ins w:id="572" w:author="Arnold Sandjaja" w:date="2013-05-17T16:10:00Z">
              <w:r>
                <w:rPr>
                  <w:rFonts w:eastAsia="Times New Roman" w:cs="Arial"/>
                  <w:color w:val="00000A"/>
                </w:rPr>
                <w:t>masthead</w:t>
              </w:r>
            </w:ins>
            <w:ins w:id="573" w:author="Arnold Sandjaja" w:date="2013-06-14T18:22:00Z">
              <w:r>
                <w:rPr>
                  <w:rFonts w:eastAsia="Times New Roman" w:cs="Arial"/>
                  <w:color w:val="00000A"/>
                </w:rPr>
                <w:t>,</w:t>
              </w:r>
            </w:ins>
            <w:ins w:id="574" w:author="Arnold Sandjaja" w:date="2013-05-17T16:10:00Z">
              <w:r>
                <w:rPr>
                  <w:rFonts w:eastAsia="Times New Roman" w:cs="Arial"/>
                  <w:color w:val="00000A"/>
                </w:rPr>
                <w:t xml:space="preserve"> spine, </w:t>
              </w:r>
            </w:ins>
            <w:ins w:id="575" w:author="Arnold Sandjaja" w:date="2013-06-29T14:32:00Z">
              <w:r>
                <w:rPr>
                  <w:rFonts w:eastAsia="Times New Roman" w:cs="Arial"/>
                  <w:color w:val="00000A"/>
                </w:rPr>
                <w:t>inside pages</w:t>
              </w:r>
            </w:ins>
            <w:ins w:id="576" w:author="Arnold Sandjaja" w:date="2013-05-17T16:10:00Z">
              <w:r>
                <w:rPr>
                  <w:rFonts w:eastAsia="Times New Roman" w:cs="Arial"/>
                  <w:color w:val="00000A"/>
                </w:rPr>
                <w:t>)</w:t>
              </w:r>
            </w:ins>
          </w:p>
        </w:tc>
        <w:tc>
          <w:tcPr>
            <w:tcW w:w="1874" w:type="dxa"/>
            <w:shd w:val="clear" w:color="auto" w:fill="FFFFFF"/>
            <w:vAlign w:val="bottom"/>
          </w:tcPr>
          <w:p w14:paraId="459FF41D" w14:textId="77777777" w:rsidR="006004D0" w:rsidRDefault="003B43E1">
            <w:ins w:id="577" w:author="Arnold Sandjaja" w:date="2013-06-30T09:43:00Z">
              <w:r>
                <w:rPr>
                  <w:rFonts w:cs="Arial"/>
                </w:rPr>
                <w:t>0.50</w:t>
              </w:r>
            </w:ins>
          </w:p>
        </w:tc>
      </w:tr>
      <w:tr w:rsidR="005C32DD" w14:paraId="5653E221" w14:textId="77777777" w:rsidTr="005C32DD">
        <w:tc>
          <w:tcPr>
            <w:tcW w:w="817" w:type="dxa"/>
            <w:shd w:val="clear" w:color="auto" w:fill="FFFFFF"/>
          </w:tcPr>
          <w:p w14:paraId="4987094F" w14:textId="77777777" w:rsidR="006004D0" w:rsidRDefault="003B43E1">
            <w:ins w:id="578" w:author="Arnold Sandjaja" w:date="2013-05-17T16:10:00Z">
              <w:r>
                <w:rPr>
                  <w:color w:val="00000A"/>
                </w:rPr>
                <w:t>C.7</w:t>
              </w:r>
            </w:ins>
          </w:p>
        </w:tc>
        <w:tc>
          <w:tcPr>
            <w:tcW w:w="7088" w:type="dxa"/>
            <w:gridSpan w:val="2"/>
            <w:shd w:val="clear" w:color="auto" w:fill="FFFFFF"/>
            <w:vAlign w:val="bottom"/>
          </w:tcPr>
          <w:p w14:paraId="5C7CF17E" w14:textId="77777777" w:rsidR="006004D0" w:rsidRDefault="003B43E1">
            <w:ins w:id="579" w:author="Arnold Sandjaja" w:date="2013-05-17T16:10:00Z">
              <w:r>
                <w:rPr>
                  <w:rFonts w:eastAsia="Times New Roman" w:cs="Arial"/>
                  <w:color w:val="00000A"/>
                </w:rPr>
                <w:t xml:space="preserve">All required text is present (masthead and </w:t>
              </w:r>
            </w:ins>
            <w:ins w:id="580" w:author="Arnold Sandjaja" w:date="2013-06-29T14:32:00Z">
              <w:r>
                <w:rPr>
                  <w:rFonts w:eastAsia="Times New Roman" w:cs="Arial"/>
                  <w:color w:val="00000A"/>
                </w:rPr>
                <w:t>inside pages</w:t>
              </w:r>
            </w:ins>
            <w:ins w:id="581" w:author="Arnold Sandjaja" w:date="2013-05-17T16:10:00Z">
              <w:r>
                <w:rPr>
                  <w:rFonts w:eastAsia="Times New Roman" w:cs="Arial"/>
                  <w:color w:val="00000A"/>
                </w:rPr>
                <w:t>)</w:t>
              </w:r>
            </w:ins>
          </w:p>
        </w:tc>
        <w:tc>
          <w:tcPr>
            <w:tcW w:w="1874" w:type="dxa"/>
            <w:shd w:val="clear" w:color="auto" w:fill="FFFFFF"/>
            <w:vAlign w:val="bottom"/>
          </w:tcPr>
          <w:p w14:paraId="404947CA" w14:textId="77777777" w:rsidR="006004D0" w:rsidRDefault="003B43E1">
            <w:ins w:id="582" w:author="Arnold Sandjaja" w:date="2013-06-30T09:43:00Z">
              <w:r>
                <w:rPr>
                  <w:rFonts w:cs="Arial"/>
                </w:rPr>
                <w:t>0.50</w:t>
              </w:r>
            </w:ins>
          </w:p>
        </w:tc>
      </w:tr>
      <w:tr w:rsidR="005C32DD" w14:paraId="4DDB7A40" w14:textId="77777777" w:rsidTr="005C32DD">
        <w:tc>
          <w:tcPr>
            <w:tcW w:w="817" w:type="dxa"/>
            <w:shd w:val="clear" w:color="auto" w:fill="FFFFFF"/>
          </w:tcPr>
          <w:p w14:paraId="6B16EC58" w14:textId="77777777" w:rsidR="006004D0" w:rsidRDefault="003B43E1">
            <w:ins w:id="583" w:author="Arnold Sandjaja" w:date="2013-05-17T16:10:00Z">
              <w:r>
                <w:rPr>
                  <w:color w:val="00000A"/>
                </w:rPr>
                <w:t>C.8</w:t>
              </w:r>
            </w:ins>
          </w:p>
        </w:tc>
        <w:tc>
          <w:tcPr>
            <w:tcW w:w="7088" w:type="dxa"/>
            <w:gridSpan w:val="2"/>
            <w:shd w:val="clear" w:color="auto" w:fill="FFFFFF"/>
            <w:vAlign w:val="bottom"/>
          </w:tcPr>
          <w:p w14:paraId="6975DC6F" w14:textId="77777777" w:rsidR="006004D0" w:rsidRDefault="003B43E1">
            <w:ins w:id="584" w:author="Arnold Sandjaja" w:date="2013-05-17T16:10:00Z">
              <w:r>
                <w:rPr>
                  <w:rFonts w:eastAsia="Times New Roman" w:cs="Arial"/>
                  <w:color w:val="00000A"/>
                </w:rPr>
                <w:t>All required elements are present in both tasks</w:t>
              </w:r>
            </w:ins>
          </w:p>
        </w:tc>
        <w:tc>
          <w:tcPr>
            <w:tcW w:w="1874" w:type="dxa"/>
            <w:shd w:val="clear" w:color="auto" w:fill="FFFFFF"/>
            <w:vAlign w:val="bottom"/>
          </w:tcPr>
          <w:p w14:paraId="699680E3" w14:textId="77777777" w:rsidR="006004D0" w:rsidRDefault="003B43E1">
            <w:ins w:id="585" w:author="Arnold Sandjaja" w:date="2013-06-30T09:43:00Z">
              <w:r>
                <w:rPr>
                  <w:rFonts w:cs="Arial"/>
                </w:rPr>
                <w:t>0.25</w:t>
              </w:r>
            </w:ins>
          </w:p>
        </w:tc>
      </w:tr>
      <w:tr w:rsidR="005C32DD" w14:paraId="5C7D3AD4" w14:textId="77777777" w:rsidTr="005C32DD">
        <w:tc>
          <w:tcPr>
            <w:tcW w:w="817" w:type="dxa"/>
            <w:shd w:val="clear" w:color="auto" w:fill="FFFFFF"/>
          </w:tcPr>
          <w:p w14:paraId="77EDD7C4" w14:textId="77777777" w:rsidR="006004D0" w:rsidRDefault="006004D0"/>
        </w:tc>
        <w:tc>
          <w:tcPr>
            <w:tcW w:w="7088" w:type="dxa"/>
            <w:gridSpan w:val="2"/>
            <w:shd w:val="clear" w:color="auto" w:fill="FFFFFF"/>
          </w:tcPr>
          <w:p w14:paraId="7A7B7755" w14:textId="77777777" w:rsidR="006004D0" w:rsidRDefault="006004D0"/>
        </w:tc>
        <w:tc>
          <w:tcPr>
            <w:tcW w:w="1874" w:type="dxa"/>
            <w:shd w:val="clear" w:color="auto" w:fill="FFFFFF"/>
          </w:tcPr>
          <w:p w14:paraId="6D9DDEE7" w14:textId="77777777" w:rsidR="006004D0" w:rsidRDefault="006004D0"/>
        </w:tc>
      </w:tr>
      <w:tr w:rsidR="005C32DD" w14:paraId="51C56387" w14:textId="77777777" w:rsidTr="005C32DD">
        <w:tc>
          <w:tcPr>
            <w:tcW w:w="817" w:type="dxa"/>
            <w:shd w:val="clear" w:color="auto" w:fill="FFFFFF"/>
          </w:tcPr>
          <w:p w14:paraId="4B46BB0B" w14:textId="77777777" w:rsidR="006004D0" w:rsidRDefault="003B43E1">
            <w:ins w:id="586" w:author="Arnold Sandjaja" w:date="2013-05-17T16:10:00Z">
              <w:r>
                <w:rPr>
                  <w:color w:val="00000A"/>
                </w:rPr>
                <w:t>D</w:t>
              </w:r>
            </w:ins>
          </w:p>
        </w:tc>
        <w:tc>
          <w:tcPr>
            <w:tcW w:w="7088" w:type="dxa"/>
            <w:gridSpan w:val="2"/>
            <w:shd w:val="clear" w:color="auto" w:fill="FFFFFF"/>
          </w:tcPr>
          <w:p w14:paraId="738281A4" w14:textId="77777777" w:rsidR="006004D0" w:rsidRDefault="003B43E1">
            <w:ins w:id="587" w:author="Arnold Sandjaja" w:date="2013-05-17T16:10:00Z">
              <w:r>
                <w:rPr>
                  <w:b/>
                  <w:color w:val="00000A"/>
                </w:rPr>
                <w:t>Manual abilities</w:t>
              </w:r>
            </w:ins>
          </w:p>
        </w:tc>
        <w:tc>
          <w:tcPr>
            <w:tcW w:w="1874" w:type="dxa"/>
            <w:shd w:val="clear" w:color="auto" w:fill="FFFFFF"/>
          </w:tcPr>
          <w:p w14:paraId="70B458F3" w14:textId="77777777" w:rsidR="006004D0" w:rsidRDefault="003B43E1">
            <w:ins w:id="588" w:author="Arnold Sandjaja" w:date="2013-05-17T16:10:00Z">
              <w:r>
                <w:rPr>
                  <w:b/>
                  <w:color w:val="00000A"/>
                </w:rPr>
                <w:t>Objective /2</w:t>
              </w:r>
            </w:ins>
          </w:p>
        </w:tc>
      </w:tr>
      <w:tr w:rsidR="005C32DD" w14:paraId="7EF56B92" w14:textId="77777777" w:rsidTr="005C32DD">
        <w:tc>
          <w:tcPr>
            <w:tcW w:w="817" w:type="dxa"/>
            <w:shd w:val="clear" w:color="auto" w:fill="FFFFFF"/>
          </w:tcPr>
          <w:p w14:paraId="1C88189F" w14:textId="77777777" w:rsidR="006004D0" w:rsidRDefault="003B43E1">
            <w:ins w:id="589" w:author="Arnold Sandjaja" w:date="2013-05-17T16:10:00Z">
              <w:r>
                <w:rPr>
                  <w:color w:val="00000A"/>
                </w:rPr>
                <w:t>D.1</w:t>
              </w:r>
            </w:ins>
          </w:p>
          <w:p w14:paraId="2C2558CA" w14:textId="77777777" w:rsidR="006004D0" w:rsidRDefault="003B43E1">
            <w:ins w:id="590" w:author="Arnold Sandjaja" w:date="2013-06-30T09:40:00Z">
              <w:r>
                <w:rPr>
                  <w:color w:val="00000A"/>
                </w:rPr>
                <w:t>D.2</w:t>
              </w:r>
            </w:ins>
            <w:ins w:id="591" w:author="Arnold Sandjaja" w:date="2013-05-17T16:10:00Z">
              <w:r>
                <w:rPr>
                  <w:color w:val="00000A"/>
                </w:rPr>
                <w:t xml:space="preserve"> </w:t>
              </w:r>
            </w:ins>
          </w:p>
        </w:tc>
        <w:tc>
          <w:tcPr>
            <w:tcW w:w="7088" w:type="dxa"/>
            <w:gridSpan w:val="2"/>
            <w:shd w:val="clear" w:color="auto" w:fill="FFFFFF"/>
            <w:vAlign w:val="bottom"/>
          </w:tcPr>
          <w:p w14:paraId="2FCC0CBC" w14:textId="77777777" w:rsidR="006004D0" w:rsidRDefault="003B43E1">
            <w:ins w:id="592" w:author="Arnold Sandjaja" w:date="2013-05-17T16:10:00Z">
              <w:r>
                <w:rPr>
                  <w:rFonts w:eastAsia="Times New Roman" w:cs="Arial"/>
                  <w:color w:val="00000A"/>
                </w:rPr>
                <w:t>Mounting printouts for presentation</w:t>
              </w:r>
            </w:ins>
          </w:p>
          <w:p w14:paraId="4211497C" w14:textId="77777777" w:rsidR="006004D0" w:rsidRDefault="003B43E1">
            <w:ins w:id="593" w:author="Arnold Sandjaja" w:date="2013-06-30T09:40:00Z">
              <w:r>
                <w:rPr>
                  <w:rFonts w:eastAsia="Times New Roman" w:cs="Arial"/>
                  <w:color w:val="00000A"/>
                  <w:sz w:val="20"/>
                  <w:szCs w:val="20"/>
                  <w:lang w:val="en-US"/>
                </w:rPr>
                <w:t>Mounting printouts for presentation and dummy</w:t>
              </w:r>
            </w:ins>
          </w:p>
        </w:tc>
        <w:tc>
          <w:tcPr>
            <w:tcW w:w="1874" w:type="dxa"/>
            <w:shd w:val="clear" w:color="auto" w:fill="FFFFFF"/>
          </w:tcPr>
          <w:p w14:paraId="2C3CF4F0" w14:textId="77777777" w:rsidR="006004D0" w:rsidRDefault="003B43E1">
            <w:ins w:id="594" w:author="Arnold Sandjaja" w:date="2013-06-30T09:44:00Z">
              <w:r>
                <w:rPr>
                  <w:color w:val="00000A"/>
                </w:rPr>
                <w:t>1.00</w:t>
              </w:r>
            </w:ins>
          </w:p>
          <w:p w14:paraId="398D5B54" w14:textId="77777777" w:rsidR="006004D0" w:rsidRDefault="003B43E1">
            <w:ins w:id="595" w:author="Arnold Sandjaja" w:date="2013-06-30T09:44:00Z">
              <w:r>
                <w:t>1.00</w:t>
              </w:r>
            </w:ins>
          </w:p>
        </w:tc>
      </w:tr>
      <w:tr w:rsidR="005C32DD" w14:paraId="348D9F5C" w14:textId="77777777" w:rsidTr="005C32DD">
        <w:tc>
          <w:tcPr>
            <w:tcW w:w="817" w:type="dxa"/>
            <w:shd w:val="clear" w:color="auto" w:fill="FFFFFF"/>
          </w:tcPr>
          <w:p w14:paraId="282CB9E0" w14:textId="77777777" w:rsidR="006004D0" w:rsidRDefault="006004D0"/>
        </w:tc>
        <w:tc>
          <w:tcPr>
            <w:tcW w:w="7088" w:type="dxa"/>
            <w:gridSpan w:val="2"/>
            <w:shd w:val="clear" w:color="auto" w:fill="FFFFFF"/>
          </w:tcPr>
          <w:p w14:paraId="56E38756" w14:textId="77777777" w:rsidR="006004D0" w:rsidRDefault="006004D0"/>
        </w:tc>
        <w:tc>
          <w:tcPr>
            <w:tcW w:w="1874" w:type="dxa"/>
            <w:shd w:val="clear" w:color="auto" w:fill="FFFFFF"/>
          </w:tcPr>
          <w:p w14:paraId="71CBDA96" w14:textId="77777777" w:rsidR="006004D0" w:rsidRDefault="006004D0"/>
        </w:tc>
      </w:tr>
      <w:tr w:rsidR="005C32DD" w14:paraId="0F307A8B" w14:textId="77777777" w:rsidTr="005C32DD">
        <w:tc>
          <w:tcPr>
            <w:tcW w:w="817" w:type="dxa"/>
            <w:shd w:val="clear" w:color="auto" w:fill="FFFFFF"/>
          </w:tcPr>
          <w:p w14:paraId="3827516E" w14:textId="77777777" w:rsidR="006004D0" w:rsidRDefault="003B43E1">
            <w:ins w:id="596" w:author="Arnold Sandjaja" w:date="2013-05-17T16:10:00Z">
              <w:r>
                <w:rPr>
                  <w:color w:val="00000A"/>
                </w:rPr>
                <w:t>E</w:t>
              </w:r>
            </w:ins>
          </w:p>
        </w:tc>
        <w:tc>
          <w:tcPr>
            <w:tcW w:w="7088" w:type="dxa"/>
            <w:gridSpan w:val="2"/>
            <w:shd w:val="clear" w:color="auto" w:fill="FFFFFF"/>
          </w:tcPr>
          <w:p w14:paraId="576BCDF7" w14:textId="77777777" w:rsidR="006004D0" w:rsidRDefault="003B43E1">
            <w:ins w:id="597" w:author="Arnold Sandjaja" w:date="2013-05-17T16:10:00Z">
              <w:r>
                <w:rPr>
                  <w:b/>
                  <w:color w:val="00000A"/>
                </w:rPr>
                <w:t>Knowledge of the printing industry</w:t>
              </w:r>
            </w:ins>
          </w:p>
        </w:tc>
        <w:tc>
          <w:tcPr>
            <w:tcW w:w="1874" w:type="dxa"/>
            <w:shd w:val="clear" w:color="auto" w:fill="FFFFFF"/>
          </w:tcPr>
          <w:p w14:paraId="5DC950E0" w14:textId="77777777" w:rsidR="006004D0" w:rsidRDefault="003B43E1">
            <w:ins w:id="598" w:author="Arnold Sandjaja" w:date="2013-05-17T16:10:00Z">
              <w:r>
                <w:rPr>
                  <w:b/>
                  <w:color w:val="00000A"/>
                </w:rPr>
                <w:t>Objective /4</w:t>
              </w:r>
            </w:ins>
          </w:p>
        </w:tc>
      </w:tr>
      <w:tr w:rsidR="005C32DD" w14:paraId="77347547" w14:textId="77777777" w:rsidTr="005C32DD">
        <w:tc>
          <w:tcPr>
            <w:tcW w:w="817" w:type="dxa"/>
            <w:shd w:val="clear" w:color="auto" w:fill="FFFFFF"/>
          </w:tcPr>
          <w:p w14:paraId="51D9DFD1" w14:textId="77777777" w:rsidR="006004D0" w:rsidRDefault="003B43E1">
            <w:ins w:id="599" w:author="Arnold Sandjaja" w:date="2013-05-17T16:10:00Z">
              <w:r>
                <w:rPr>
                  <w:color w:val="00000A"/>
                </w:rPr>
                <w:t>E.1</w:t>
              </w:r>
            </w:ins>
          </w:p>
        </w:tc>
        <w:tc>
          <w:tcPr>
            <w:tcW w:w="7088" w:type="dxa"/>
            <w:gridSpan w:val="2"/>
            <w:shd w:val="clear" w:color="auto" w:fill="FFFFFF"/>
            <w:vAlign w:val="bottom"/>
          </w:tcPr>
          <w:p w14:paraId="2E6C2D0B" w14:textId="77777777" w:rsidR="006004D0" w:rsidRDefault="003B43E1">
            <w:ins w:id="600" w:author="Arnold Sandjaja" w:date="2013-05-17T16:10:00Z">
              <w:r>
                <w:rPr>
                  <w:rFonts w:eastAsia="Times New Roman" w:cs="Arial"/>
                  <w:color w:val="00000A"/>
                </w:rPr>
                <w:t>Bleed value applied in PDF</w:t>
              </w:r>
            </w:ins>
          </w:p>
        </w:tc>
        <w:tc>
          <w:tcPr>
            <w:tcW w:w="1874" w:type="dxa"/>
            <w:shd w:val="clear" w:color="auto" w:fill="FFFFFF"/>
            <w:vAlign w:val="bottom"/>
          </w:tcPr>
          <w:p w14:paraId="0708C9DA" w14:textId="77777777" w:rsidR="006004D0" w:rsidRDefault="003B43E1">
            <w:ins w:id="601" w:author="Arnold Sandjaja" w:date="2013-06-30T09:44:00Z">
              <w:r>
                <w:rPr>
                  <w:rFonts w:cs="Arial"/>
                </w:rPr>
                <w:t>0.25</w:t>
              </w:r>
            </w:ins>
          </w:p>
        </w:tc>
      </w:tr>
      <w:tr w:rsidR="005C32DD" w14:paraId="759FFFB9" w14:textId="77777777" w:rsidTr="005C32DD">
        <w:tc>
          <w:tcPr>
            <w:tcW w:w="817" w:type="dxa"/>
            <w:shd w:val="clear" w:color="auto" w:fill="FFFFFF"/>
          </w:tcPr>
          <w:p w14:paraId="328410C4" w14:textId="77777777" w:rsidR="006004D0" w:rsidRDefault="003B43E1">
            <w:ins w:id="602" w:author="Arnold Sandjaja" w:date="2013-05-17T16:10:00Z">
              <w:r>
                <w:rPr>
                  <w:color w:val="00000A"/>
                </w:rPr>
                <w:t>E.2</w:t>
              </w:r>
            </w:ins>
          </w:p>
        </w:tc>
        <w:tc>
          <w:tcPr>
            <w:tcW w:w="7088" w:type="dxa"/>
            <w:gridSpan w:val="2"/>
            <w:shd w:val="clear" w:color="auto" w:fill="FFFFFF"/>
            <w:vAlign w:val="bottom"/>
          </w:tcPr>
          <w:p w14:paraId="0F83FF4E" w14:textId="77777777" w:rsidR="006004D0" w:rsidRDefault="003B43E1">
            <w:ins w:id="603" w:author="Arnold Sandjaja" w:date="2013-05-17T16:10:00Z">
              <w:r>
                <w:rPr>
                  <w:rFonts w:eastAsia="Times New Roman" w:cs="Arial"/>
                  <w:color w:val="00000A"/>
                </w:rPr>
                <w:t>Fold lines, crop</w:t>
              </w:r>
            </w:ins>
            <w:ins w:id="604" w:author="Arnold Sandjaja" w:date="2013-06-14T18:22:00Z">
              <w:r>
                <w:rPr>
                  <w:rFonts w:eastAsia="Times New Roman" w:cs="Arial"/>
                  <w:color w:val="00000A"/>
                </w:rPr>
                <w:t xml:space="preserve"> mark</w:t>
              </w:r>
            </w:ins>
            <w:ins w:id="605" w:author="Arnold Sandjaja" w:date="2013-05-17T16:10:00Z">
              <w:r>
                <w:rPr>
                  <w:rFonts w:eastAsia="Times New Roman" w:cs="Arial"/>
                  <w:color w:val="00000A"/>
                </w:rPr>
                <w:t xml:space="preserve">, </w:t>
              </w:r>
            </w:ins>
            <w:ins w:id="606" w:author="Arnold Sandjaja" w:date="2013-05-17T16:19:00Z">
              <w:r>
                <w:rPr>
                  <w:rFonts w:eastAsia="Times New Roman" w:cs="Arial"/>
                  <w:color w:val="00000A"/>
                </w:rPr>
                <w:t>colour</w:t>
              </w:r>
            </w:ins>
            <w:ins w:id="607" w:author="Arnold Sandjaja" w:date="2013-05-17T16:10:00Z">
              <w:r>
                <w:rPr>
                  <w:rFonts w:eastAsia="Times New Roman" w:cs="Arial"/>
                  <w:color w:val="00000A"/>
                </w:rPr>
                <w:t xml:space="preserve"> bars &amp; registration marks supplied in </w:t>
              </w:r>
              <w:r>
                <w:rPr>
                  <w:color w:val="00000A"/>
                </w:rPr>
                <w:t>PDF</w:t>
              </w:r>
            </w:ins>
          </w:p>
        </w:tc>
        <w:tc>
          <w:tcPr>
            <w:tcW w:w="1874" w:type="dxa"/>
            <w:shd w:val="clear" w:color="auto" w:fill="FFFFFF"/>
            <w:vAlign w:val="bottom"/>
          </w:tcPr>
          <w:p w14:paraId="55E60D7B" w14:textId="77777777" w:rsidR="006004D0" w:rsidRDefault="003B43E1">
            <w:ins w:id="608" w:author="Arnold Sandjaja" w:date="2013-06-30T09:44:00Z">
              <w:r>
                <w:rPr>
                  <w:rFonts w:cs="Arial"/>
                </w:rPr>
                <w:t>1.50</w:t>
              </w:r>
            </w:ins>
          </w:p>
        </w:tc>
      </w:tr>
      <w:tr w:rsidR="005C32DD" w14:paraId="49CB1A05" w14:textId="77777777" w:rsidTr="005C32DD">
        <w:tc>
          <w:tcPr>
            <w:tcW w:w="817" w:type="dxa"/>
            <w:shd w:val="clear" w:color="auto" w:fill="FFFFFF"/>
          </w:tcPr>
          <w:p w14:paraId="16224675" w14:textId="77777777" w:rsidR="006004D0" w:rsidRDefault="003B43E1">
            <w:ins w:id="609" w:author="Arnold Sandjaja" w:date="2013-05-17T16:10:00Z">
              <w:r>
                <w:rPr>
                  <w:color w:val="00000A"/>
                </w:rPr>
                <w:t>E.3</w:t>
              </w:r>
            </w:ins>
          </w:p>
        </w:tc>
        <w:tc>
          <w:tcPr>
            <w:tcW w:w="7088" w:type="dxa"/>
            <w:gridSpan w:val="2"/>
            <w:shd w:val="clear" w:color="auto" w:fill="FFFFFF"/>
            <w:vAlign w:val="bottom"/>
          </w:tcPr>
          <w:p w14:paraId="3BF5BFDC" w14:textId="77777777" w:rsidR="006004D0" w:rsidRDefault="003B43E1">
            <w:ins w:id="610" w:author="Arnold Sandjaja" w:date="2013-05-17T16:10:00Z">
              <w:r>
                <w:rPr>
                  <w:rFonts w:eastAsia="Times New Roman" w:cs="Arial"/>
                  <w:color w:val="00000A"/>
                </w:rPr>
                <w:t>Trapping values applied in illustrator file if necessary (masthead)</w:t>
              </w:r>
            </w:ins>
          </w:p>
        </w:tc>
        <w:tc>
          <w:tcPr>
            <w:tcW w:w="1874" w:type="dxa"/>
            <w:shd w:val="clear" w:color="auto" w:fill="FFFFFF"/>
            <w:vAlign w:val="bottom"/>
          </w:tcPr>
          <w:p w14:paraId="5DCE2E17" w14:textId="77777777" w:rsidR="006004D0" w:rsidRDefault="003B43E1">
            <w:ins w:id="611" w:author="Arnold Sandjaja" w:date="2013-06-30T09:44:00Z">
              <w:r>
                <w:rPr>
                  <w:rFonts w:cs="Arial"/>
                </w:rPr>
                <w:t>0.50</w:t>
              </w:r>
            </w:ins>
          </w:p>
        </w:tc>
      </w:tr>
      <w:tr w:rsidR="005C32DD" w14:paraId="57FEBEDC" w14:textId="77777777" w:rsidTr="005C32DD">
        <w:tc>
          <w:tcPr>
            <w:tcW w:w="817" w:type="dxa"/>
            <w:shd w:val="clear" w:color="auto" w:fill="FFFFFF"/>
          </w:tcPr>
          <w:p w14:paraId="0FB220B7" w14:textId="77777777" w:rsidR="006004D0" w:rsidRDefault="003B43E1">
            <w:ins w:id="612" w:author="Arnold Sandjaja" w:date="2013-05-17T16:10:00Z">
              <w:r>
                <w:rPr>
                  <w:color w:val="00000A"/>
                </w:rPr>
                <w:t>E.4</w:t>
              </w:r>
            </w:ins>
          </w:p>
        </w:tc>
        <w:tc>
          <w:tcPr>
            <w:tcW w:w="7088" w:type="dxa"/>
            <w:gridSpan w:val="2"/>
            <w:shd w:val="clear" w:color="auto" w:fill="FFFFFF"/>
            <w:vAlign w:val="bottom"/>
          </w:tcPr>
          <w:p w14:paraId="3F9DB95D" w14:textId="77777777" w:rsidR="006004D0" w:rsidRDefault="003B43E1">
            <w:ins w:id="613" w:author="Arnold Sandjaja" w:date="2013-05-17T16:10:00Z">
              <w:r>
                <w:rPr>
                  <w:rFonts w:eastAsia="Times New Roman" w:cs="Arial"/>
                  <w:color w:val="00000A"/>
                </w:rPr>
                <w:t xml:space="preserve">Correct </w:t>
              </w:r>
            </w:ins>
            <w:ins w:id="614" w:author="Arnold Sandjaja" w:date="2013-06-30T09:34:00Z">
              <w:r>
                <w:rPr>
                  <w:rFonts w:eastAsia="Times New Roman" w:cs="Arial"/>
                  <w:color w:val="00000A"/>
                </w:rPr>
                <w:t>s</w:t>
              </w:r>
            </w:ins>
            <w:ins w:id="615" w:author="Arnold Sandjaja" w:date="2013-05-17T16:10:00Z">
              <w:r>
                <w:rPr>
                  <w:rFonts w:eastAsia="Times New Roman" w:cs="Arial"/>
                  <w:color w:val="00000A"/>
                </w:rPr>
                <w:t xml:space="preserve">pot &amp; CMYK colours used and supplied in </w:t>
              </w:r>
              <w:r>
                <w:rPr>
                  <w:color w:val="00000A"/>
                </w:rPr>
                <w:t xml:space="preserve">PDF </w:t>
              </w:r>
              <w:r>
                <w:rPr>
                  <w:rFonts w:eastAsia="Times New Roman" w:cs="Arial"/>
                  <w:color w:val="00000A"/>
                </w:rPr>
                <w:t>file as specified in magazine</w:t>
              </w:r>
            </w:ins>
          </w:p>
        </w:tc>
        <w:tc>
          <w:tcPr>
            <w:tcW w:w="1874" w:type="dxa"/>
            <w:shd w:val="clear" w:color="auto" w:fill="FFFFFF"/>
            <w:vAlign w:val="bottom"/>
          </w:tcPr>
          <w:p w14:paraId="20DCF70F" w14:textId="77777777" w:rsidR="006004D0" w:rsidRDefault="003B43E1">
            <w:ins w:id="616" w:author="Arnold Sandjaja" w:date="2013-06-30T09:44:00Z">
              <w:r>
                <w:rPr>
                  <w:rFonts w:cs="Arial"/>
                </w:rPr>
                <w:t>1.50</w:t>
              </w:r>
            </w:ins>
          </w:p>
        </w:tc>
      </w:tr>
      <w:tr w:rsidR="005C32DD" w14:paraId="3558C995" w14:textId="77777777" w:rsidTr="005C32DD">
        <w:tc>
          <w:tcPr>
            <w:tcW w:w="817" w:type="dxa"/>
            <w:shd w:val="clear" w:color="auto" w:fill="FFFFFF"/>
          </w:tcPr>
          <w:p w14:paraId="62ECD18A" w14:textId="77777777" w:rsidR="006004D0" w:rsidRDefault="003B43E1">
            <w:ins w:id="617" w:author="Arnold Sandjaja" w:date="2013-05-17T16:10:00Z">
              <w:r>
                <w:rPr>
                  <w:color w:val="00000A"/>
                </w:rPr>
                <w:t>E.5</w:t>
              </w:r>
            </w:ins>
          </w:p>
        </w:tc>
        <w:tc>
          <w:tcPr>
            <w:tcW w:w="7088" w:type="dxa"/>
            <w:gridSpan w:val="2"/>
            <w:shd w:val="clear" w:color="auto" w:fill="FFFFFF"/>
            <w:vAlign w:val="bottom"/>
          </w:tcPr>
          <w:p w14:paraId="322F903F" w14:textId="77777777" w:rsidR="006004D0" w:rsidRDefault="003B43E1">
            <w:ins w:id="618" w:author="Michel Bulon" w:date="2013-05-20T21:02:00Z">
              <w:r>
                <w:rPr>
                  <w:rFonts w:eastAsia="Times New Roman" w:cs="Arial"/>
                  <w:color w:val="00000A"/>
                </w:rPr>
                <w:t>C</w:t>
              </w:r>
            </w:ins>
            <w:del w:id="619" w:author="Michel Bulon" w:date="2013-05-20T21:02:00Z">
              <w:r>
                <w:rPr>
                  <w:rFonts w:eastAsia="Times New Roman" w:cs="Arial"/>
                  <w:color w:val="00000A"/>
                </w:rPr>
                <w:delText>c</w:delText>
              </w:r>
            </w:del>
            <w:ins w:id="620" w:author="Arnold Sandjaja" w:date="2013-05-17T16:10:00Z">
              <w:r>
                <w:rPr>
                  <w:rFonts w:eastAsia="Times New Roman" w:cs="Arial"/>
                  <w:color w:val="00000A"/>
                </w:rPr>
                <w:t>olours used in the masthead</w:t>
              </w:r>
            </w:ins>
          </w:p>
        </w:tc>
        <w:tc>
          <w:tcPr>
            <w:tcW w:w="1874" w:type="dxa"/>
            <w:shd w:val="clear" w:color="auto" w:fill="FFFFFF"/>
            <w:vAlign w:val="bottom"/>
          </w:tcPr>
          <w:p w14:paraId="65BD970D" w14:textId="77777777" w:rsidR="006004D0" w:rsidRDefault="003B43E1">
            <w:ins w:id="621" w:author="Arnold Sandjaja" w:date="2013-06-30T09:44:00Z">
              <w:r>
                <w:rPr>
                  <w:rFonts w:cs="Arial"/>
                </w:rPr>
                <w:t>0.25</w:t>
              </w:r>
            </w:ins>
          </w:p>
        </w:tc>
      </w:tr>
      <w:tr w:rsidR="006004D0" w14:paraId="58D73D78" w14:textId="77777777" w:rsidTr="005C32DD">
        <w:tc>
          <w:tcPr>
            <w:tcW w:w="817" w:type="dxa"/>
            <w:shd w:val="clear" w:color="auto" w:fill="FFFFFF"/>
            <w:vAlign w:val="bottom"/>
          </w:tcPr>
          <w:p w14:paraId="2A3A1646" w14:textId="77777777" w:rsidR="006004D0" w:rsidRDefault="006004D0"/>
        </w:tc>
        <w:tc>
          <w:tcPr>
            <w:tcW w:w="8962" w:type="dxa"/>
            <w:gridSpan w:val="3"/>
            <w:shd w:val="clear" w:color="auto" w:fill="FFFFFF"/>
          </w:tcPr>
          <w:p w14:paraId="1175374D" w14:textId="77777777" w:rsidR="006004D0" w:rsidRDefault="006004D0"/>
        </w:tc>
      </w:tr>
      <w:tr w:rsidR="006004D0" w14:paraId="0BB80750" w14:textId="77777777" w:rsidTr="005C32DD">
        <w:tc>
          <w:tcPr>
            <w:tcW w:w="817" w:type="dxa"/>
            <w:shd w:val="clear" w:color="auto" w:fill="FFFFFF"/>
          </w:tcPr>
          <w:p w14:paraId="545DFCC9" w14:textId="77777777" w:rsidR="006004D0" w:rsidRDefault="006004D0"/>
        </w:tc>
        <w:tc>
          <w:tcPr>
            <w:tcW w:w="5702" w:type="dxa"/>
            <w:shd w:val="clear" w:color="auto" w:fill="FFFFFF"/>
          </w:tcPr>
          <w:p w14:paraId="34B77CD8" w14:textId="77777777" w:rsidR="006004D0" w:rsidRDefault="006004D0"/>
        </w:tc>
        <w:tc>
          <w:tcPr>
            <w:tcW w:w="3260" w:type="dxa"/>
            <w:gridSpan w:val="2"/>
            <w:shd w:val="clear" w:color="auto" w:fill="FFFFFF"/>
          </w:tcPr>
          <w:p w14:paraId="7E3D2B6E" w14:textId="77777777" w:rsidR="006004D0" w:rsidRDefault="006004D0"/>
        </w:tc>
      </w:tr>
      <w:tr w:rsidR="006004D0" w14:paraId="58EA119B" w14:textId="77777777" w:rsidTr="005C32DD">
        <w:tc>
          <w:tcPr>
            <w:tcW w:w="817" w:type="dxa"/>
            <w:shd w:val="clear" w:color="auto" w:fill="FFFFFF"/>
          </w:tcPr>
          <w:p w14:paraId="2DFD2E5A" w14:textId="77777777" w:rsidR="006004D0" w:rsidRDefault="003B43E1">
            <w:ins w:id="622" w:author="Arnold Sandjaja" w:date="2013-05-17T16:10:00Z">
              <w:r>
                <w:rPr>
                  <w:color w:val="00000A"/>
                </w:rPr>
                <w:t>F</w:t>
              </w:r>
            </w:ins>
          </w:p>
        </w:tc>
        <w:tc>
          <w:tcPr>
            <w:tcW w:w="5702" w:type="dxa"/>
            <w:shd w:val="clear" w:color="auto" w:fill="FFFFFF"/>
          </w:tcPr>
          <w:p w14:paraId="64E80590" w14:textId="77777777" w:rsidR="006004D0" w:rsidRDefault="003B43E1">
            <w:ins w:id="623" w:author="Arnold Sandjaja" w:date="2013-05-17T16:10:00Z">
              <w:r>
                <w:rPr>
                  <w:b/>
                  <w:color w:val="00000A"/>
                </w:rPr>
                <w:t>Saving and file format</w:t>
              </w:r>
            </w:ins>
          </w:p>
        </w:tc>
        <w:tc>
          <w:tcPr>
            <w:tcW w:w="3260" w:type="dxa"/>
            <w:gridSpan w:val="2"/>
            <w:shd w:val="clear" w:color="auto" w:fill="FFFFFF"/>
          </w:tcPr>
          <w:p w14:paraId="342A6178" w14:textId="77777777" w:rsidR="006004D0" w:rsidRDefault="003B43E1">
            <w:ins w:id="624" w:author="Arnold Sandjaja" w:date="2013-05-17T16:10:00Z">
              <w:r>
                <w:rPr>
                  <w:b/>
                  <w:color w:val="00000A"/>
                </w:rPr>
                <w:t>Objective /5</w:t>
              </w:r>
            </w:ins>
          </w:p>
        </w:tc>
      </w:tr>
      <w:tr w:rsidR="006004D0" w14:paraId="094EC343" w14:textId="77777777" w:rsidTr="005C32DD">
        <w:tc>
          <w:tcPr>
            <w:tcW w:w="817" w:type="dxa"/>
            <w:shd w:val="clear" w:color="auto" w:fill="FFFFFF"/>
          </w:tcPr>
          <w:p w14:paraId="26B25F6C" w14:textId="77777777" w:rsidR="006004D0" w:rsidRDefault="003B43E1">
            <w:ins w:id="625" w:author="Arnold Sandjaja" w:date="2013-05-17T16:10:00Z">
              <w:r>
                <w:rPr>
                  <w:color w:val="00000A"/>
                </w:rPr>
                <w:t>F.1</w:t>
              </w:r>
            </w:ins>
          </w:p>
        </w:tc>
        <w:tc>
          <w:tcPr>
            <w:tcW w:w="5702" w:type="dxa"/>
            <w:shd w:val="clear" w:color="auto" w:fill="FFFFFF"/>
          </w:tcPr>
          <w:p w14:paraId="24036C3B" w14:textId="77777777" w:rsidR="006004D0" w:rsidRDefault="003B43E1">
            <w:ins w:id="626" w:author="Arnold Sandjaja" w:date="2013-05-17T16:10:00Z">
              <w:r>
                <w:rPr>
                  <w:color w:val="00000A"/>
                </w:rPr>
                <w:t xml:space="preserve">All files saved in the correct format </w:t>
              </w:r>
              <w:r>
                <w:rPr>
                  <w:rFonts w:cs="Arial"/>
                  <w:color w:val="00000A"/>
                </w:rPr>
                <w:t>(masthead and magazine)</w:t>
              </w:r>
            </w:ins>
          </w:p>
        </w:tc>
        <w:tc>
          <w:tcPr>
            <w:tcW w:w="3260" w:type="dxa"/>
            <w:gridSpan w:val="2"/>
            <w:shd w:val="clear" w:color="auto" w:fill="FFFFFF"/>
            <w:vAlign w:val="bottom"/>
          </w:tcPr>
          <w:p w14:paraId="325BDD8A" w14:textId="77777777" w:rsidR="006004D0" w:rsidRDefault="003B43E1">
            <w:ins w:id="627" w:author="Arnold Sandjaja" w:date="2013-06-30T09:44:00Z">
              <w:r>
                <w:rPr>
                  <w:rFonts w:cs="Arial"/>
                </w:rPr>
                <w:t>1.00</w:t>
              </w:r>
            </w:ins>
          </w:p>
        </w:tc>
      </w:tr>
      <w:tr w:rsidR="006004D0" w14:paraId="26672475" w14:textId="77777777" w:rsidTr="005C32DD">
        <w:tc>
          <w:tcPr>
            <w:tcW w:w="817" w:type="dxa"/>
            <w:shd w:val="clear" w:color="auto" w:fill="FFFFFF"/>
          </w:tcPr>
          <w:p w14:paraId="2DA5A9CC" w14:textId="77777777" w:rsidR="006004D0" w:rsidRDefault="003B43E1">
            <w:ins w:id="628" w:author="Arnold Sandjaja" w:date="2013-05-17T16:10:00Z">
              <w:r>
                <w:rPr>
                  <w:color w:val="00000A"/>
                </w:rPr>
                <w:t>F.2</w:t>
              </w:r>
            </w:ins>
          </w:p>
        </w:tc>
        <w:tc>
          <w:tcPr>
            <w:tcW w:w="5702" w:type="dxa"/>
            <w:shd w:val="clear" w:color="auto" w:fill="FFFFFF"/>
          </w:tcPr>
          <w:p w14:paraId="476FC363" w14:textId="77777777" w:rsidR="006004D0" w:rsidRDefault="003B43E1">
            <w:ins w:id="629" w:author="Arnold Sandjaja" w:date="2013-05-17T16:10:00Z">
              <w:r>
                <w:rPr>
                  <w:color w:val="00000A"/>
                </w:rPr>
                <w:t>ICC profile applied in images, PDF or layout file as specified in the task</w:t>
              </w:r>
            </w:ins>
          </w:p>
        </w:tc>
        <w:tc>
          <w:tcPr>
            <w:tcW w:w="3260" w:type="dxa"/>
            <w:gridSpan w:val="2"/>
            <w:shd w:val="clear" w:color="auto" w:fill="FFFFFF"/>
            <w:vAlign w:val="bottom"/>
          </w:tcPr>
          <w:p w14:paraId="25A7835C" w14:textId="77777777" w:rsidR="006004D0" w:rsidRDefault="003B43E1">
            <w:ins w:id="630" w:author="Arnold Sandjaja" w:date="2013-06-30T09:44:00Z">
              <w:r>
                <w:rPr>
                  <w:rFonts w:cs="Arial"/>
                </w:rPr>
                <w:t>2.25</w:t>
              </w:r>
            </w:ins>
          </w:p>
        </w:tc>
      </w:tr>
      <w:tr w:rsidR="006004D0" w14:paraId="2C170405" w14:textId="77777777" w:rsidTr="005C32DD">
        <w:tc>
          <w:tcPr>
            <w:tcW w:w="817" w:type="dxa"/>
            <w:shd w:val="clear" w:color="auto" w:fill="FFFFFF"/>
          </w:tcPr>
          <w:p w14:paraId="5DEE73A5" w14:textId="77777777" w:rsidR="006004D0" w:rsidRDefault="003B43E1">
            <w:ins w:id="631" w:author="Arnold Sandjaja" w:date="2013-05-17T16:10:00Z">
              <w:r>
                <w:rPr>
                  <w:color w:val="00000A"/>
                </w:rPr>
                <w:t>F.3</w:t>
              </w:r>
            </w:ins>
          </w:p>
        </w:tc>
        <w:tc>
          <w:tcPr>
            <w:tcW w:w="5702" w:type="dxa"/>
            <w:shd w:val="clear" w:color="auto" w:fill="FFFFFF"/>
          </w:tcPr>
          <w:p w14:paraId="1FD7644C" w14:textId="77777777" w:rsidR="006004D0" w:rsidRDefault="003B43E1">
            <w:ins w:id="632" w:author="Arnold Sandjaja" w:date="2013-05-17T16:10:00Z">
              <w:r>
                <w:rPr>
                  <w:color w:val="00000A"/>
                </w:rPr>
                <w:t>Saving in a specified PDF format as required in the task</w:t>
              </w:r>
            </w:ins>
          </w:p>
        </w:tc>
        <w:tc>
          <w:tcPr>
            <w:tcW w:w="3260" w:type="dxa"/>
            <w:gridSpan w:val="2"/>
            <w:shd w:val="clear" w:color="auto" w:fill="FFFFFF"/>
            <w:vAlign w:val="bottom"/>
          </w:tcPr>
          <w:p w14:paraId="252F8BE8" w14:textId="77777777" w:rsidR="006004D0" w:rsidRDefault="003B43E1">
            <w:ins w:id="633" w:author="Arnold Sandjaja" w:date="2013-06-30T09:44:00Z">
              <w:r>
                <w:rPr>
                  <w:rFonts w:cs="Arial"/>
                </w:rPr>
                <w:t>1.00</w:t>
              </w:r>
            </w:ins>
          </w:p>
        </w:tc>
      </w:tr>
      <w:tr w:rsidR="006004D0" w14:paraId="5AD0B964" w14:textId="77777777" w:rsidTr="005C32DD">
        <w:tc>
          <w:tcPr>
            <w:tcW w:w="817" w:type="dxa"/>
            <w:shd w:val="clear" w:color="auto" w:fill="FFFFFF"/>
          </w:tcPr>
          <w:p w14:paraId="0A020B43" w14:textId="77777777" w:rsidR="006004D0" w:rsidRDefault="003B43E1">
            <w:ins w:id="634" w:author="Arnold Sandjaja" w:date="2013-05-17T16:10:00Z">
              <w:r>
                <w:rPr>
                  <w:color w:val="00000A"/>
                </w:rPr>
                <w:t>F.4</w:t>
              </w:r>
            </w:ins>
          </w:p>
        </w:tc>
        <w:tc>
          <w:tcPr>
            <w:tcW w:w="5702" w:type="dxa"/>
            <w:shd w:val="clear" w:color="auto" w:fill="FFFFFF"/>
          </w:tcPr>
          <w:p w14:paraId="0B76BBD8" w14:textId="77777777" w:rsidR="006004D0" w:rsidRDefault="003B43E1">
            <w:ins w:id="635" w:author="Arnold Sandjaja" w:date="2013-05-17T16:10:00Z">
              <w:r>
                <w:rPr>
                  <w:color w:val="00000A"/>
                </w:rPr>
                <w:t>Final production folder saved as required in the task</w:t>
              </w:r>
            </w:ins>
          </w:p>
        </w:tc>
        <w:tc>
          <w:tcPr>
            <w:tcW w:w="3260" w:type="dxa"/>
            <w:gridSpan w:val="2"/>
            <w:shd w:val="clear" w:color="auto" w:fill="FFFFFF"/>
            <w:vAlign w:val="bottom"/>
          </w:tcPr>
          <w:p w14:paraId="574E0E59" w14:textId="77777777" w:rsidR="006004D0" w:rsidRDefault="003B43E1">
            <w:pPr>
              <w:rPr>
                <w:rFonts w:cs="Arial"/>
              </w:rPr>
            </w:pPr>
            <w:ins w:id="636" w:author="Arnold Sandjaja" w:date="2013-06-30T09:44:00Z">
              <w:r>
                <w:rPr>
                  <w:rFonts w:cs="Arial"/>
                </w:rPr>
                <w:t>0.75</w:t>
              </w:r>
            </w:ins>
          </w:p>
          <w:p w14:paraId="65111147" w14:textId="77777777" w:rsidR="005C32DD" w:rsidRDefault="005C32DD"/>
        </w:tc>
      </w:tr>
    </w:tbl>
    <w:p w14:paraId="19E4D8C6" w14:textId="77777777" w:rsidR="005C32DD" w:rsidRDefault="005C32DD">
      <w:r>
        <w:br w:type="page"/>
      </w:r>
    </w:p>
    <w:tbl>
      <w:tblPr>
        <w:tblW w:w="0" w:type="auto"/>
        <w:tblLook w:val="04A0" w:firstRow="1" w:lastRow="0" w:firstColumn="1" w:lastColumn="0" w:noHBand="0" w:noVBand="1"/>
      </w:tblPr>
      <w:tblGrid>
        <w:gridCol w:w="817"/>
        <w:gridCol w:w="5702"/>
        <w:gridCol w:w="3260"/>
      </w:tblGrid>
      <w:tr w:rsidR="005C32DD" w14:paraId="5A968B0C" w14:textId="77777777" w:rsidTr="005C32DD">
        <w:tc>
          <w:tcPr>
            <w:tcW w:w="817" w:type="dxa"/>
            <w:shd w:val="clear" w:color="auto" w:fill="FFFFFF"/>
          </w:tcPr>
          <w:p w14:paraId="60EA2A0A" w14:textId="5C614019" w:rsidR="005C32DD" w:rsidRDefault="005C32DD">
            <w:pPr>
              <w:rPr>
                <w:color w:val="00000A"/>
              </w:rPr>
            </w:pPr>
          </w:p>
        </w:tc>
        <w:tc>
          <w:tcPr>
            <w:tcW w:w="5702" w:type="dxa"/>
            <w:shd w:val="clear" w:color="auto" w:fill="FFFFFF"/>
          </w:tcPr>
          <w:p w14:paraId="125BBA32" w14:textId="77777777" w:rsidR="005C32DD" w:rsidRDefault="005C32DD">
            <w:pPr>
              <w:rPr>
                <w:color w:val="00000A"/>
              </w:rPr>
            </w:pPr>
          </w:p>
        </w:tc>
        <w:tc>
          <w:tcPr>
            <w:tcW w:w="3260" w:type="dxa"/>
            <w:shd w:val="clear" w:color="auto" w:fill="FFFFFF"/>
            <w:vAlign w:val="bottom"/>
          </w:tcPr>
          <w:p w14:paraId="6402CD9A" w14:textId="77777777" w:rsidR="005C32DD" w:rsidRDefault="005C32DD">
            <w:pPr>
              <w:rPr>
                <w:rFonts w:cs="Arial"/>
              </w:rPr>
            </w:pPr>
          </w:p>
        </w:tc>
      </w:tr>
    </w:tbl>
    <w:p w14:paraId="51FC3E39" w14:textId="77777777" w:rsidR="005C32DD" w:rsidRPr="009E674F" w:rsidRDefault="005C32DD" w:rsidP="005C32DD">
      <w:r>
        <w:rPr>
          <w:noProof/>
          <w:lang w:val="de-DE" w:eastAsia="de-DE"/>
        </w:rPr>
        <w:drawing>
          <wp:inline distT="0" distB="0" distL="0" distR="0" wp14:anchorId="07DB1CE3" wp14:editId="7BEFD4F4">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p>
    <w:p w14:paraId="54EBE453" w14:textId="77777777" w:rsidR="005C32DD" w:rsidRDefault="005C32DD" w:rsidP="005C32DD">
      <w:pPr>
        <w:tabs>
          <w:tab w:val="left" w:pos="1961"/>
        </w:tabs>
      </w:pPr>
    </w:p>
    <w:p w14:paraId="78A33943" w14:textId="77777777" w:rsidR="005C32DD" w:rsidRDefault="005C32DD" w:rsidP="005C32DD">
      <w:pPr>
        <w:tabs>
          <w:tab w:val="left" w:pos="1961"/>
        </w:tabs>
      </w:pPr>
    </w:p>
    <w:p w14:paraId="28D8BBDF" w14:textId="77777777" w:rsidR="005C32DD" w:rsidRDefault="005C32DD" w:rsidP="005C32DD">
      <w:pPr>
        <w:tabs>
          <w:tab w:val="left" w:pos="1961"/>
        </w:tabs>
      </w:pPr>
    </w:p>
    <w:p w14:paraId="1DAC2FA8" w14:textId="77777777" w:rsidR="005C32DD" w:rsidRDefault="005C32DD" w:rsidP="005C32DD">
      <w:pPr>
        <w:tabs>
          <w:tab w:val="left" w:pos="1961"/>
        </w:tabs>
      </w:pPr>
    </w:p>
    <w:p w14:paraId="71AD0B1B" w14:textId="77777777" w:rsidR="005C32DD" w:rsidRDefault="005C32DD" w:rsidP="005C32DD">
      <w:pPr>
        <w:tabs>
          <w:tab w:val="left" w:pos="1961"/>
        </w:tabs>
      </w:pPr>
      <w:r w:rsidRPr="00EA3680">
        <w:rPr>
          <w:noProof/>
          <w:sz w:val="20"/>
          <w:lang w:val="de-DE" w:eastAsia="de-DE"/>
        </w:rPr>
        <w:drawing>
          <wp:inline distT="0" distB="0" distL="0" distR="0" wp14:anchorId="3AC98017" wp14:editId="5F43B81D">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p>
    <w:p w14:paraId="16900B2A" w14:textId="77777777" w:rsidR="005C32DD" w:rsidRDefault="005C32DD" w:rsidP="005C32DD">
      <w:pPr>
        <w:tabs>
          <w:tab w:val="left" w:pos="1961"/>
        </w:tabs>
      </w:pPr>
    </w:p>
    <w:p w14:paraId="2F090394" w14:textId="77777777" w:rsidR="005C32DD" w:rsidRDefault="005C32DD" w:rsidP="005C32DD">
      <w:pPr>
        <w:tabs>
          <w:tab w:val="left" w:pos="1961"/>
        </w:tabs>
      </w:pPr>
      <w:r w:rsidRPr="00C178D4">
        <w:rPr>
          <w:noProof/>
          <w:sz w:val="20"/>
          <w:lang w:val="de-DE" w:eastAsia="de-DE"/>
        </w:rPr>
        <w:drawing>
          <wp:inline distT="0" distB="0" distL="0" distR="0" wp14:anchorId="43FB0E7F" wp14:editId="1167EF70">
            <wp:extent cx="2349500" cy="869950"/>
            <wp:effectExtent l="0" t="0" r="12700" b="0"/>
            <wp:docPr id="9"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r>
        <w:br w:type="page"/>
      </w:r>
      <w:r w:rsidRPr="00C178D4">
        <w:rPr>
          <w:noProof/>
          <w:sz w:val="20"/>
          <w:lang w:val="de-DE" w:eastAsia="de-DE"/>
        </w:rPr>
        <w:drawing>
          <wp:inline distT="0" distB="0" distL="0" distR="0" wp14:anchorId="5B59523C" wp14:editId="0CB4AAA1">
            <wp:extent cx="6108700" cy="8439150"/>
            <wp:effectExtent l="0" t="0" r="12700" b="0"/>
            <wp:docPr id="10"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p>
    <w:p w14:paraId="161B99C7" w14:textId="750937E0" w:rsidR="006004D0" w:rsidRDefault="003B43E1">
      <w:pPr>
        <w:pageBreakBefore/>
        <w:widowControl w:val="0"/>
        <w:ind w:right="1552"/>
      </w:pPr>
      <w:ins w:id="637" w:author="Arnold Sandjaja" w:date="2013-06-29T14:37:00Z">
        <w:r>
          <w:rPr>
            <w:rFonts w:cs="Arial"/>
            <w:color w:val="FF0000"/>
          </w:rPr>
          <w:t>(- COVER)</w:t>
        </w:r>
      </w:ins>
      <w:ins w:id="638" w:author="Unknown Author" w:date="2013-06-30T18:55:00Z">
        <w:r>
          <w:rPr>
            <w:rFonts w:cs="Arial"/>
            <w:color w:val="FF0000"/>
          </w:rPr>
          <w:t xml:space="preserve"> - </w:t>
        </w:r>
        <w:proofErr w:type="spellStart"/>
        <w:r>
          <w:rPr>
            <w:rFonts w:cs="Arial"/>
            <w:color w:val="FF0000"/>
            <w:shd w:val="clear" w:color="auto" w:fill="FFFF00"/>
          </w:rPr>
          <w:t>Capa</w:t>
        </w:r>
      </w:ins>
      <w:proofErr w:type="spellEnd"/>
    </w:p>
    <w:p w14:paraId="3BE71872" w14:textId="77777777" w:rsidR="006004D0" w:rsidRDefault="003B43E1">
      <w:pPr>
        <w:widowControl w:val="0"/>
        <w:ind w:right="1552"/>
      </w:pPr>
      <w:ins w:id="639" w:author="Arnold Sandjaja" w:date="2013-06-29T14:37:00Z">
        <w:r>
          <w:rPr>
            <w:rFonts w:cs="Arial"/>
            <w:b/>
            <w:bCs/>
            <w:color w:val="FF0000"/>
          </w:rPr>
          <w:t>(</w:t>
        </w:r>
        <w:proofErr w:type="gramStart"/>
        <w:r>
          <w:rPr>
            <w:rFonts w:cs="Arial"/>
            <w:b/>
            <w:bCs/>
            <w:color w:val="FF0000"/>
          </w:rPr>
          <w:t>use</w:t>
        </w:r>
        <w:proofErr w:type="gramEnd"/>
        <w:r>
          <w:rPr>
            <w:rFonts w:cs="Arial"/>
            <w:b/>
            <w:bCs/>
            <w:color w:val="FF0000"/>
          </w:rPr>
          <w:t xml:space="preserve"> picture at your choice:</w:t>
        </w:r>
      </w:ins>
      <w:ins w:id="640" w:author="Unknown Author" w:date="2013-06-30T18:55:00Z">
        <w:r>
          <w:rPr>
            <w:rFonts w:cs="Arial"/>
            <w:b/>
            <w:bCs/>
            <w:color w:val="FF0000"/>
          </w:rPr>
          <w:t xml:space="preserve"> </w:t>
        </w:r>
        <w:r>
          <w:rPr>
            <w:rFonts w:cs="Arial"/>
            <w:b/>
            <w:bCs/>
            <w:color w:val="FF0000"/>
            <w:shd w:val="clear" w:color="auto" w:fill="FFFF00"/>
          </w:rPr>
          <w:t xml:space="preserve">(use as </w:t>
        </w:r>
        <w:proofErr w:type="spellStart"/>
        <w:r>
          <w:rPr>
            <w:rFonts w:cs="Arial"/>
            <w:b/>
            <w:bCs/>
            <w:color w:val="FF0000"/>
            <w:shd w:val="clear" w:color="auto" w:fill="FFFF00"/>
          </w:rPr>
          <w:t>imagens</w:t>
        </w:r>
        <w:proofErr w:type="spellEnd"/>
        <w:r>
          <w:rPr>
            <w:rFonts w:cs="Arial"/>
            <w:b/>
            <w:bCs/>
            <w:color w:val="FF0000"/>
            <w:shd w:val="clear" w:color="auto" w:fill="FFFF00"/>
          </w:rPr>
          <w:t xml:space="preserve"> da </w:t>
        </w:r>
        <w:proofErr w:type="spellStart"/>
        <w:r>
          <w:rPr>
            <w:rFonts w:cs="Arial"/>
            <w:b/>
            <w:bCs/>
            <w:color w:val="FF0000"/>
            <w:shd w:val="clear" w:color="auto" w:fill="FFFF00"/>
          </w:rPr>
          <w:t>sua</w:t>
        </w:r>
        <w:proofErr w:type="spellEnd"/>
        <w:r>
          <w:rPr>
            <w:rFonts w:cs="Arial"/>
            <w:b/>
            <w:bCs/>
            <w:color w:val="FF0000"/>
            <w:shd w:val="clear" w:color="auto" w:fill="FFFF00"/>
          </w:rPr>
          <w:t xml:space="preserve"> </w:t>
        </w:r>
        <w:proofErr w:type="spellStart"/>
        <w:r>
          <w:rPr>
            <w:rFonts w:cs="Arial"/>
            <w:b/>
            <w:bCs/>
            <w:color w:val="FF0000"/>
            <w:shd w:val="clear" w:color="auto" w:fill="FFFF00"/>
          </w:rPr>
          <w:t>escolha</w:t>
        </w:r>
        <w:proofErr w:type="spellEnd"/>
        <w:r>
          <w:rPr>
            <w:rFonts w:cs="Arial"/>
            <w:b/>
            <w:bCs/>
            <w:color w:val="FF0000"/>
            <w:shd w:val="clear" w:color="auto" w:fill="FFFF00"/>
          </w:rPr>
          <w:t>)</w:t>
        </w:r>
      </w:ins>
    </w:p>
    <w:p w14:paraId="2BA1AD40" w14:textId="77777777" w:rsidR="006004D0" w:rsidRDefault="003B43E1">
      <w:pPr>
        <w:pStyle w:val="Listenabsatz"/>
        <w:widowControl w:val="0"/>
        <w:numPr>
          <w:ilvl w:val="0"/>
          <w:numId w:val="8"/>
        </w:numPr>
        <w:ind w:right="1552"/>
      </w:pPr>
      <w:ins w:id="641" w:author="Arnold Sandjaja" w:date="2013-06-29T14:37:00Z">
        <w:r>
          <w:rPr>
            <w:rFonts w:ascii="Arial" w:hAnsi="Arial" w:cs="Arial"/>
            <w:b/>
            <w:bCs/>
            <w:color w:val="FF0000"/>
          </w:rPr>
          <w:t>WSC2013_TP40_MOD1_PRE_EN_01.jpg</w:t>
        </w:r>
      </w:ins>
    </w:p>
    <w:p w14:paraId="74802FF0" w14:textId="77777777" w:rsidR="006004D0" w:rsidRDefault="003B43E1">
      <w:pPr>
        <w:pStyle w:val="Listenabsatz"/>
        <w:widowControl w:val="0"/>
        <w:numPr>
          <w:ilvl w:val="0"/>
          <w:numId w:val="8"/>
        </w:numPr>
        <w:ind w:right="1552"/>
      </w:pPr>
      <w:ins w:id="642" w:author="Arnold Sandjaja" w:date="2013-06-29T14:37:00Z">
        <w:r>
          <w:rPr>
            <w:rFonts w:ascii="Arial" w:hAnsi="Arial" w:cs="Arial"/>
            <w:b/>
            <w:bCs/>
            <w:color w:val="FF0000"/>
          </w:rPr>
          <w:t>WSC2013_TP40_MOD1_PRE_EN_02.jpg</w:t>
        </w:r>
      </w:ins>
    </w:p>
    <w:p w14:paraId="74BBF329" w14:textId="77777777" w:rsidR="006004D0" w:rsidRDefault="003B43E1">
      <w:pPr>
        <w:pStyle w:val="Listenabsatz"/>
        <w:widowControl w:val="0"/>
        <w:numPr>
          <w:ilvl w:val="0"/>
          <w:numId w:val="8"/>
        </w:numPr>
        <w:ind w:right="1552"/>
      </w:pPr>
      <w:ins w:id="643" w:author="Arnold Sandjaja" w:date="2013-06-29T14:37:00Z">
        <w:r>
          <w:rPr>
            <w:rFonts w:ascii="Arial" w:hAnsi="Arial" w:cs="Arial"/>
            <w:b/>
            <w:bCs/>
            <w:color w:val="FF0000"/>
          </w:rPr>
          <w:t>WSC2013_TP40_MOD1_PRE_EN_03.jpg)</w:t>
        </w:r>
      </w:ins>
    </w:p>
    <w:p w14:paraId="696C582A" w14:textId="77777777" w:rsidR="006004D0" w:rsidRDefault="006004D0">
      <w:pPr>
        <w:widowControl w:val="0"/>
        <w:ind w:right="1552"/>
      </w:pPr>
    </w:p>
    <w:p w14:paraId="7C7F2F3A" w14:textId="77777777" w:rsidR="006004D0" w:rsidRDefault="006004D0">
      <w:pPr>
        <w:widowControl w:val="0"/>
        <w:ind w:right="1552"/>
      </w:pPr>
    </w:p>
    <w:p w14:paraId="3643BA75" w14:textId="77777777" w:rsidR="006004D0" w:rsidRDefault="003B43E1">
      <w:pPr>
        <w:widowControl w:val="0"/>
        <w:ind w:right="1552"/>
      </w:pPr>
      <w:ins w:id="644" w:author="Arnold Sandjaja" w:date="2013-06-29T14:37:00Z">
        <w:r>
          <w:rPr>
            <w:rFonts w:cs="Arial"/>
            <w:color w:val="FF0000"/>
          </w:rPr>
          <w:t xml:space="preserve">(– </w:t>
        </w:r>
        <w:proofErr w:type="gramStart"/>
        <w:r>
          <w:rPr>
            <w:rFonts w:cs="Arial"/>
            <w:color w:val="FF0000"/>
          </w:rPr>
          <w:t>Masthead )</w:t>
        </w:r>
      </w:ins>
      <w:proofErr w:type="gramEnd"/>
      <w:ins w:id="645" w:author="Unknown Author" w:date="2013-06-30T18:55:00Z">
        <w:r>
          <w:rPr>
            <w:rFonts w:cs="Arial"/>
            <w:color w:val="FF0000"/>
          </w:rPr>
          <w:t xml:space="preserve"> - </w:t>
        </w:r>
        <w:r>
          <w:rPr>
            <w:rFonts w:cs="Arial"/>
            <w:color w:val="FF0000"/>
            <w:shd w:val="clear" w:color="auto" w:fill="FFFF00"/>
          </w:rPr>
          <w:t xml:space="preserve">logo </w:t>
        </w:r>
        <w:proofErr w:type="spellStart"/>
        <w:r>
          <w:rPr>
            <w:rFonts w:cs="Arial"/>
            <w:color w:val="FF0000"/>
            <w:shd w:val="clear" w:color="auto" w:fill="FFFF00"/>
          </w:rPr>
          <w:t>cabeçalho</w:t>
        </w:r>
      </w:ins>
      <w:proofErr w:type="spellEnd"/>
    </w:p>
    <w:p w14:paraId="5F54F40B" w14:textId="77777777" w:rsidR="006004D0" w:rsidRDefault="006004D0">
      <w:pPr>
        <w:widowControl w:val="0"/>
        <w:ind w:right="1552"/>
      </w:pPr>
    </w:p>
    <w:p w14:paraId="59232628" w14:textId="77777777" w:rsidR="006004D0" w:rsidRDefault="003B43E1">
      <w:pPr>
        <w:widowControl w:val="0"/>
        <w:ind w:right="1552"/>
      </w:pPr>
      <w:ins w:id="646" w:author="Arnold Sandjaja" w:date="2013-06-29T14:37:00Z">
        <w:r>
          <w:rPr>
            <w:rFonts w:cs="Arial"/>
          </w:rPr>
          <w:t xml:space="preserve">SPANNER in the works  </w:t>
        </w:r>
      </w:ins>
    </w:p>
    <w:p w14:paraId="347BB668" w14:textId="77777777" w:rsidR="006004D0" w:rsidRDefault="006004D0">
      <w:pPr>
        <w:widowControl w:val="0"/>
        <w:ind w:right="1552"/>
      </w:pPr>
    </w:p>
    <w:p w14:paraId="09118083" w14:textId="77777777" w:rsidR="006004D0" w:rsidRDefault="006004D0">
      <w:pPr>
        <w:widowControl w:val="0"/>
        <w:ind w:right="1552"/>
      </w:pPr>
    </w:p>
    <w:p w14:paraId="7F7BD510" w14:textId="77777777" w:rsidR="006004D0" w:rsidRDefault="003B43E1">
      <w:pPr>
        <w:widowControl w:val="0"/>
        <w:ind w:right="1552"/>
      </w:pPr>
      <w:ins w:id="647" w:author="Arnold Sandjaja" w:date="2013-06-29T14:37:00Z">
        <w:r>
          <w:rPr>
            <w:rFonts w:cs="Arial"/>
            <w:color w:val="FF0000"/>
          </w:rPr>
          <w:t xml:space="preserve">(– Selling </w:t>
        </w:r>
        <w:proofErr w:type="gramStart"/>
        <w:r>
          <w:rPr>
            <w:rFonts w:cs="Arial"/>
            <w:color w:val="FF0000"/>
          </w:rPr>
          <w:t>Lines )</w:t>
        </w:r>
      </w:ins>
      <w:proofErr w:type="gramEnd"/>
    </w:p>
    <w:p w14:paraId="4CA9BED9" w14:textId="77777777" w:rsidR="006004D0" w:rsidRDefault="006004D0">
      <w:pPr>
        <w:widowControl w:val="0"/>
        <w:ind w:right="1552"/>
      </w:pPr>
    </w:p>
    <w:p w14:paraId="270B6460" w14:textId="77777777" w:rsidR="006004D0" w:rsidRDefault="003B43E1">
      <w:pPr>
        <w:widowControl w:val="0"/>
        <w:ind w:right="1552"/>
      </w:pPr>
      <w:ins w:id="648" w:author="Arnold Sandjaja" w:date="2013-06-29T14:37:00Z">
        <w:r>
          <w:rPr>
            <w:rFonts w:cs="Arial"/>
          </w:rPr>
          <w:t>News magazine of ATTAC network</w:t>
        </w:r>
      </w:ins>
    </w:p>
    <w:p w14:paraId="7B166CAC" w14:textId="77777777" w:rsidR="006004D0" w:rsidRDefault="006004D0">
      <w:pPr>
        <w:widowControl w:val="0"/>
        <w:ind w:right="1552"/>
      </w:pPr>
    </w:p>
    <w:p w14:paraId="2653EC5C" w14:textId="77777777" w:rsidR="006004D0" w:rsidRDefault="006004D0">
      <w:pPr>
        <w:widowControl w:val="0"/>
        <w:ind w:right="1552"/>
      </w:pPr>
    </w:p>
    <w:p w14:paraId="7C9F5238" w14:textId="77777777" w:rsidR="006004D0" w:rsidRDefault="003B43E1">
      <w:pPr>
        <w:widowControl w:val="0"/>
        <w:ind w:right="1552"/>
      </w:pPr>
      <w:ins w:id="649" w:author="Arnold Sandjaja" w:date="2013-06-29T14:37:00Z">
        <w:r>
          <w:rPr>
            <w:rFonts w:cs="Arial"/>
            <w:color w:val="FF0000"/>
          </w:rPr>
          <w:t>(– Main Line Cover)</w:t>
        </w:r>
      </w:ins>
    </w:p>
    <w:p w14:paraId="07223585" w14:textId="77777777" w:rsidR="006004D0" w:rsidRDefault="006004D0">
      <w:pPr>
        <w:widowControl w:val="0"/>
        <w:ind w:right="1552"/>
      </w:pPr>
    </w:p>
    <w:p w14:paraId="466BD681" w14:textId="77777777" w:rsidR="006004D0" w:rsidRDefault="003B43E1">
      <w:pPr>
        <w:widowControl w:val="0"/>
        <w:ind w:right="1552"/>
      </w:pPr>
      <w:ins w:id="650" w:author="Arnold Sandjaja" w:date="2013-06-29T14:37:00Z">
        <w:r>
          <w:rPr>
            <w:rFonts w:cs="Arial"/>
          </w:rPr>
          <w:t>Global Tax Justice:</w:t>
        </w:r>
      </w:ins>
    </w:p>
    <w:p w14:paraId="3210ECA1" w14:textId="77777777" w:rsidR="006004D0" w:rsidRDefault="003B43E1">
      <w:pPr>
        <w:widowControl w:val="0"/>
        <w:ind w:right="1552"/>
      </w:pPr>
      <w:ins w:id="651" w:author="Arnold Sandjaja" w:date="2013-06-29T14:37:00Z">
        <w:r>
          <w:rPr>
            <w:rFonts w:cs="Arial"/>
          </w:rPr>
          <w:t>If everybody shares the burden, no one suffers</w:t>
        </w:r>
      </w:ins>
    </w:p>
    <w:p w14:paraId="4E52A731" w14:textId="77777777" w:rsidR="006004D0" w:rsidRDefault="006004D0">
      <w:pPr>
        <w:widowControl w:val="0"/>
        <w:ind w:right="1552"/>
      </w:pPr>
    </w:p>
    <w:p w14:paraId="53E4E04F" w14:textId="77777777" w:rsidR="006004D0" w:rsidRDefault="006004D0">
      <w:pPr>
        <w:widowControl w:val="0"/>
        <w:ind w:right="1552"/>
      </w:pPr>
    </w:p>
    <w:p w14:paraId="0E7E2AEB" w14:textId="77777777" w:rsidR="006004D0" w:rsidRDefault="003B43E1">
      <w:pPr>
        <w:widowControl w:val="0"/>
        <w:ind w:right="1552"/>
      </w:pPr>
      <w:ins w:id="652" w:author="Arnold Sandjaja" w:date="2013-06-29T14:37:00Z">
        <w:r>
          <w:rPr>
            <w:rFonts w:cs="Arial"/>
            <w:color w:val="FF0000"/>
          </w:rPr>
          <w:t>(– Cover Lines)</w:t>
        </w:r>
      </w:ins>
    </w:p>
    <w:p w14:paraId="19412249" w14:textId="77777777" w:rsidR="006004D0" w:rsidRDefault="006004D0">
      <w:pPr>
        <w:widowControl w:val="0"/>
        <w:ind w:right="1552"/>
      </w:pPr>
    </w:p>
    <w:p w14:paraId="72CD04BC" w14:textId="77777777" w:rsidR="006004D0" w:rsidRDefault="003B43E1">
      <w:pPr>
        <w:widowControl w:val="0"/>
        <w:ind w:right="1552"/>
      </w:pPr>
      <w:ins w:id="653" w:author="Arnold Sandjaja" w:date="2013-06-29T14:37:00Z">
        <w:r>
          <w:rPr>
            <w:rFonts w:cs="Arial"/>
          </w:rPr>
          <w:t>Fiscal and Economic Union</w:t>
        </w:r>
      </w:ins>
    </w:p>
    <w:p w14:paraId="3E3BA5AB" w14:textId="77777777" w:rsidR="006004D0" w:rsidRDefault="003B43E1">
      <w:pPr>
        <w:widowControl w:val="0"/>
        <w:ind w:right="1552"/>
      </w:pPr>
      <w:ins w:id="654" w:author="Arnold Sandjaja" w:date="2013-06-29T14:37:00Z">
        <w:r>
          <w:rPr>
            <w:rFonts w:cs="Arial"/>
          </w:rPr>
          <w:t>The Future by Al Gore</w:t>
        </w:r>
      </w:ins>
    </w:p>
    <w:p w14:paraId="114F7740" w14:textId="77777777" w:rsidR="006004D0" w:rsidRDefault="003B43E1">
      <w:pPr>
        <w:widowControl w:val="0"/>
        <w:ind w:right="1552"/>
      </w:pPr>
      <w:ins w:id="655" w:author="Arnold Sandjaja" w:date="2013-06-29T14:37:00Z">
        <w:r>
          <w:rPr>
            <w:rFonts w:cs="Arial"/>
          </w:rPr>
          <w:t>For a Europe-wide coordinated levy on wealth</w:t>
        </w:r>
      </w:ins>
    </w:p>
    <w:p w14:paraId="309E9BD5" w14:textId="77777777" w:rsidR="006004D0" w:rsidRDefault="006004D0">
      <w:pPr>
        <w:widowControl w:val="0"/>
        <w:ind w:right="1552"/>
      </w:pPr>
    </w:p>
    <w:p w14:paraId="4FCCFC17" w14:textId="77777777" w:rsidR="006004D0" w:rsidRDefault="003B43E1">
      <w:pPr>
        <w:widowControl w:val="0"/>
        <w:ind w:right="1552"/>
      </w:pPr>
      <w:ins w:id="656" w:author="Arnold Sandjaja" w:date="2013-06-29T14:37:00Z">
        <w:r>
          <w:rPr>
            <w:rFonts w:cs="Arial"/>
            <w:color w:val="FF0000"/>
          </w:rPr>
          <w:t>(– Date Line)</w:t>
        </w:r>
      </w:ins>
    </w:p>
    <w:p w14:paraId="05EFE3AA" w14:textId="77777777" w:rsidR="006004D0" w:rsidRDefault="006004D0">
      <w:pPr>
        <w:widowControl w:val="0"/>
        <w:ind w:right="1552"/>
      </w:pPr>
    </w:p>
    <w:p w14:paraId="5EFD940C" w14:textId="77777777" w:rsidR="006004D0" w:rsidRDefault="003B43E1">
      <w:pPr>
        <w:widowControl w:val="0"/>
        <w:ind w:right="1552"/>
      </w:pPr>
      <w:ins w:id="657" w:author="Arnold Sandjaja" w:date="2013-06-29T14:37:00Z">
        <w:r>
          <w:rPr>
            <w:rFonts w:cs="Arial"/>
          </w:rPr>
          <w:t>17 August 2013</w:t>
        </w:r>
      </w:ins>
    </w:p>
    <w:p w14:paraId="41257F67" w14:textId="77777777" w:rsidR="006004D0" w:rsidRDefault="006004D0">
      <w:pPr>
        <w:widowControl w:val="0"/>
        <w:ind w:right="1552"/>
      </w:pPr>
    </w:p>
    <w:p w14:paraId="56957399" w14:textId="77777777" w:rsidR="006004D0" w:rsidRDefault="003B43E1">
      <w:pPr>
        <w:widowControl w:val="0"/>
        <w:ind w:right="1552"/>
      </w:pPr>
      <w:ins w:id="658" w:author="Arnold Sandjaja" w:date="2013-06-29T14:37:00Z">
        <w:r>
          <w:rPr>
            <w:rFonts w:cs="Arial"/>
            <w:color w:val="FF0000"/>
          </w:rPr>
          <w:t xml:space="preserve">(– Splash/ Seal/ Flash/ </w:t>
        </w:r>
        <w:proofErr w:type="gramStart"/>
        <w:r>
          <w:rPr>
            <w:rFonts w:cs="Arial"/>
            <w:color w:val="FF0000"/>
          </w:rPr>
          <w:t>Slashes )</w:t>
        </w:r>
      </w:ins>
      <w:proofErr w:type="gramEnd"/>
    </w:p>
    <w:p w14:paraId="3E80A4FA" w14:textId="77777777" w:rsidR="006004D0" w:rsidRDefault="006004D0">
      <w:pPr>
        <w:widowControl w:val="0"/>
        <w:ind w:right="1552"/>
      </w:pPr>
    </w:p>
    <w:p w14:paraId="6845CFFA" w14:textId="77777777" w:rsidR="006004D0" w:rsidRDefault="003B43E1">
      <w:pPr>
        <w:widowControl w:val="0"/>
        <w:ind w:right="1552"/>
      </w:pPr>
      <w:ins w:id="659" w:author="Arnold Sandjaja" w:date="2013-06-29T14:37:00Z">
        <w:r>
          <w:rPr>
            <w:rFonts w:cs="Arial"/>
          </w:rPr>
          <w:t>SPECIAL EDITION</w:t>
        </w:r>
      </w:ins>
    </w:p>
    <w:p w14:paraId="59489CC2" w14:textId="77777777" w:rsidR="006004D0" w:rsidRDefault="006004D0">
      <w:pPr>
        <w:widowControl w:val="0"/>
        <w:ind w:right="1552"/>
      </w:pPr>
    </w:p>
    <w:p w14:paraId="51B2B0BE" w14:textId="77777777" w:rsidR="006004D0" w:rsidRDefault="006004D0">
      <w:pPr>
        <w:widowControl w:val="0"/>
        <w:ind w:right="1552"/>
      </w:pPr>
    </w:p>
    <w:p w14:paraId="4F3342F0" w14:textId="77777777" w:rsidR="006004D0" w:rsidRDefault="003B43E1">
      <w:pPr>
        <w:widowControl w:val="0"/>
        <w:ind w:right="1552"/>
      </w:pPr>
      <w:ins w:id="660" w:author="Arnold Sandjaja" w:date="2013-06-29T14:37:00Z">
        <w:r>
          <w:rPr>
            <w:rFonts w:cs="Arial"/>
            <w:color w:val="FF0000"/>
          </w:rPr>
          <w:t xml:space="preserve">(– Back Cover) </w:t>
        </w:r>
      </w:ins>
      <w:ins w:id="661" w:author="Unknown Author" w:date="2013-06-30T18:55:00Z">
        <w:r>
          <w:rPr>
            <w:rFonts w:cs="Arial"/>
            <w:color w:val="FF0000"/>
          </w:rPr>
          <w:t xml:space="preserve"> </w:t>
        </w:r>
        <w:r>
          <w:rPr>
            <w:rFonts w:cs="Arial"/>
            <w:color w:val="FF0000"/>
            <w:shd w:val="clear" w:color="auto" w:fill="FFFF00"/>
          </w:rPr>
          <w:t xml:space="preserve">Contra </w:t>
        </w:r>
        <w:proofErr w:type="spellStart"/>
        <w:r>
          <w:rPr>
            <w:rFonts w:cs="Arial"/>
            <w:color w:val="FF0000"/>
            <w:shd w:val="clear" w:color="auto" w:fill="FFFF00"/>
          </w:rPr>
          <w:t>capa</w:t>
        </w:r>
      </w:ins>
      <w:proofErr w:type="spellEnd"/>
    </w:p>
    <w:p w14:paraId="7C9BC9D3" w14:textId="77777777" w:rsidR="006004D0" w:rsidRDefault="003B43E1">
      <w:pPr>
        <w:widowControl w:val="0"/>
        <w:ind w:right="1552"/>
      </w:pPr>
      <w:ins w:id="662" w:author="Arnold Sandjaja" w:date="2013-06-29T14:37:00Z">
        <w:r>
          <w:rPr>
            <w:rFonts w:cs="Arial"/>
            <w:b/>
            <w:bCs/>
            <w:color w:val="FF0000"/>
          </w:rPr>
          <w:t>(</w:t>
        </w:r>
        <w:proofErr w:type="gramStart"/>
        <w:r>
          <w:rPr>
            <w:rFonts w:cs="Arial"/>
            <w:b/>
            <w:bCs/>
            <w:color w:val="FF0000"/>
          </w:rPr>
          <w:t>use</w:t>
        </w:r>
        <w:proofErr w:type="gramEnd"/>
        <w:r>
          <w:rPr>
            <w:rFonts w:cs="Arial"/>
            <w:b/>
            <w:bCs/>
            <w:color w:val="FF0000"/>
          </w:rPr>
          <w:t xml:space="preserve"> picture:</w:t>
        </w:r>
      </w:ins>
      <w:ins w:id="663" w:author="Unknown Author" w:date="2013-06-30T18:55:00Z">
        <w:r>
          <w:rPr>
            <w:rFonts w:cs="Arial"/>
            <w:b/>
            <w:bCs/>
            <w:color w:val="FF0000"/>
          </w:rPr>
          <w:t xml:space="preserve"> </w:t>
        </w:r>
        <w:r>
          <w:rPr>
            <w:rFonts w:cs="Arial"/>
            <w:b/>
            <w:bCs/>
            <w:color w:val="FF0000"/>
            <w:shd w:val="clear" w:color="auto" w:fill="FFFF00"/>
          </w:rPr>
          <w:t xml:space="preserve">use a </w:t>
        </w:r>
        <w:proofErr w:type="spellStart"/>
        <w:r>
          <w:rPr>
            <w:rFonts w:cs="Arial"/>
            <w:b/>
            <w:bCs/>
            <w:color w:val="FF0000"/>
            <w:shd w:val="clear" w:color="auto" w:fill="FFFF00"/>
          </w:rPr>
          <w:t>figura</w:t>
        </w:r>
      </w:ins>
      <w:proofErr w:type="spellEnd"/>
    </w:p>
    <w:p w14:paraId="7F9A9F48" w14:textId="77777777" w:rsidR="006004D0" w:rsidRDefault="003B43E1">
      <w:pPr>
        <w:pStyle w:val="Listenabsatz"/>
        <w:widowControl w:val="0"/>
        <w:numPr>
          <w:ilvl w:val="0"/>
          <w:numId w:val="8"/>
        </w:numPr>
        <w:ind w:right="1552"/>
      </w:pPr>
      <w:ins w:id="664" w:author="Arnold Sandjaja" w:date="2013-06-29T14:37:00Z">
        <w:r>
          <w:rPr>
            <w:rFonts w:ascii="Arial" w:hAnsi="Arial" w:cs="Arial"/>
            <w:b/>
            <w:bCs/>
            <w:color w:val="FF0000"/>
          </w:rPr>
          <w:t>WSC2013_TP40_MOD1_PRE_EN_07.jpg)</w:t>
        </w:r>
      </w:ins>
    </w:p>
    <w:p w14:paraId="69DD8244" w14:textId="77777777" w:rsidR="006004D0" w:rsidRDefault="006004D0">
      <w:pPr>
        <w:widowControl w:val="0"/>
        <w:ind w:right="1552"/>
      </w:pPr>
    </w:p>
    <w:p w14:paraId="71DB674E" w14:textId="77777777" w:rsidR="006004D0" w:rsidRDefault="003B43E1">
      <w:pPr>
        <w:widowControl w:val="0"/>
        <w:ind w:right="1552"/>
      </w:pPr>
      <w:proofErr w:type="gramStart"/>
      <w:ins w:id="665" w:author="Arnold Sandjaja" w:date="2013-06-29T14:37:00Z">
        <w:r>
          <w:rPr>
            <w:rFonts w:cs="Arial"/>
            <w:b/>
            <w:bCs/>
            <w:color w:val="FF0000"/>
          </w:rPr>
          <w:t xml:space="preserve">( </w:t>
        </w:r>
        <w:r>
          <w:rPr>
            <w:rFonts w:cs="Arial"/>
            <w:color w:val="FF0000"/>
          </w:rPr>
          <w:t>Title</w:t>
        </w:r>
        <w:proofErr w:type="gramEnd"/>
        <w:r>
          <w:rPr>
            <w:rFonts w:cs="Arial"/>
            <w:color w:val="FF0000"/>
          </w:rPr>
          <w:t>:</w:t>
        </w:r>
        <w:r>
          <w:rPr>
            <w:rFonts w:cs="Arial"/>
            <w:b/>
            <w:bCs/>
          </w:rPr>
          <w:t xml:space="preserve"> </w:t>
        </w:r>
        <w:r>
          <w:rPr>
            <w:rFonts w:cs="Arial"/>
            <w:b/>
            <w:bCs/>
            <w:color w:val="FF0000"/>
          </w:rPr>
          <w:t>)</w:t>
        </w:r>
      </w:ins>
      <w:ins w:id="666" w:author="Unknown Author" w:date="2013-06-30T18:55:00Z">
        <w:r>
          <w:rPr>
            <w:rFonts w:cs="Arial"/>
            <w:b/>
            <w:bCs/>
            <w:color w:val="FF0000"/>
          </w:rPr>
          <w:t xml:space="preserve"> </w:t>
        </w:r>
        <w:proofErr w:type="spellStart"/>
        <w:r>
          <w:rPr>
            <w:rFonts w:cs="Arial"/>
            <w:b/>
            <w:bCs/>
            <w:color w:val="FF0000"/>
            <w:shd w:val="clear" w:color="auto" w:fill="FFFF00"/>
          </w:rPr>
          <w:t>Títu</w:t>
        </w:r>
      </w:ins>
      <w:ins w:id="667" w:author="Unknown Author" w:date="2013-06-30T18:56:00Z">
        <w:r>
          <w:rPr>
            <w:rFonts w:cs="Arial"/>
            <w:b/>
            <w:bCs/>
            <w:color w:val="FF0000"/>
            <w:shd w:val="clear" w:color="auto" w:fill="FFFF00"/>
          </w:rPr>
          <w:t>lo</w:t>
        </w:r>
      </w:ins>
      <w:proofErr w:type="spellEnd"/>
    </w:p>
    <w:p w14:paraId="09171E2A" w14:textId="77777777" w:rsidR="006004D0" w:rsidRDefault="006004D0">
      <w:pPr>
        <w:widowControl w:val="0"/>
        <w:ind w:right="1552"/>
      </w:pPr>
    </w:p>
    <w:p w14:paraId="56ECEA6D" w14:textId="77777777" w:rsidR="006004D0" w:rsidRDefault="003B43E1">
      <w:pPr>
        <w:widowControl w:val="0"/>
        <w:ind w:right="1552"/>
      </w:pPr>
      <w:ins w:id="668" w:author="Arnold Sandjaja" w:date="2013-06-29T14:37:00Z">
        <w:r>
          <w:rPr>
            <w:rFonts w:cs="Arial"/>
          </w:rPr>
          <w:t>We fight for</w:t>
        </w:r>
      </w:ins>
    </w:p>
    <w:p w14:paraId="59EA4824" w14:textId="77777777" w:rsidR="006004D0" w:rsidRDefault="006004D0">
      <w:pPr>
        <w:widowControl w:val="0"/>
        <w:ind w:right="1552"/>
      </w:pPr>
    </w:p>
    <w:p w14:paraId="0BDE602D" w14:textId="77777777" w:rsidR="006004D0" w:rsidRDefault="003B43E1">
      <w:pPr>
        <w:widowControl w:val="0"/>
        <w:ind w:right="1552"/>
      </w:pPr>
      <w:proofErr w:type="gramStart"/>
      <w:ins w:id="669" w:author="Arnold Sandjaja" w:date="2013-06-29T14:37:00Z">
        <w:r>
          <w:rPr>
            <w:rFonts w:cs="Arial"/>
            <w:b/>
            <w:bCs/>
            <w:color w:val="FF0000"/>
          </w:rPr>
          <w:t xml:space="preserve">( </w:t>
        </w:r>
        <w:r>
          <w:rPr>
            <w:rFonts w:cs="Arial"/>
            <w:color w:val="FF0000"/>
          </w:rPr>
          <w:t>Main</w:t>
        </w:r>
        <w:proofErr w:type="gramEnd"/>
        <w:r>
          <w:rPr>
            <w:rFonts w:cs="Arial"/>
            <w:color w:val="FF0000"/>
          </w:rPr>
          <w:t xml:space="preserve"> text: </w:t>
        </w:r>
        <w:r>
          <w:rPr>
            <w:rFonts w:cs="Arial"/>
            <w:b/>
            <w:bCs/>
            <w:color w:val="FF0000"/>
          </w:rPr>
          <w:t>)</w:t>
        </w:r>
      </w:ins>
      <w:ins w:id="670" w:author="Unknown Author" w:date="2013-06-30T18:56:00Z">
        <w:r>
          <w:rPr>
            <w:rFonts w:cs="Arial"/>
            <w:b/>
            <w:bCs/>
            <w:color w:val="FF0000"/>
          </w:rPr>
          <w:t xml:space="preserve"> - </w:t>
        </w:r>
        <w:r>
          <w:rPr>
            <w:rFonts w:cs="Arial"/>
            <w:b/>
            <w:bCs/>
            <w:color w:val="FF0000"/>
            <w:shd w:val="clear" w:color="auto" w:fill="FFFF00"/>
          </w:rPr>
          <w:t xml:space="preserve"> </w:t>
        </w:r>
        <w:proofErr w:type="spellStart"/>
        <w:r>
          <w:rPr>
            <w:rFonts w:cs="Arial"/>
            <w:b/>
            <w:bCs/>
            <w:color w:val="FF0000"/>
            <w:shd w:val="clear" w:color="auto" w:fill="FFFF00"/>
          </w:rPr>
          <w:t>texto</w:t>
        </w:r>
        <w:proofErr w:type="spellEnd"/>
        <w:r>
          <w:rPr>
            <w:rFonts w:cs="Arial"/>
            <w:b/>
            <w:bCs/>
            <w:color w:val="FF0000"/>
            <w:shd w:val="clear" w:color="auto" w:fill="FFFF00"/>
          </w:rPr>
          <w:t xml:space="preserve"> principal</w:t>
        </w:r>
      </w:ins>
    </w:p>
    <w:p w14:paraId="6D1C62AE" w14:textId="77777777" w:rsidR="006004D0" w:rsidRDefault="003B43E1">
      <w:pPr>
        <w:widowControl w:val="0"/>
        <w:ind w:right="1552"/>
      </w:pPr>
      <w:proofErr w:type="spellStart"/>
      <w:ins w:id="671" w:author="Arnold Sandjaja" w:date="2013-06-29T14:37:00Z">
        <w:r>
          <w:rPr>
            <w:rFonts w:cs="Arial"/>
          </w:rPr>
          <w:t>Attac</w:t>
        </w:r>
        <w:proofErr w:type="spellEnd"/>
        <w:r>
          <w:rPr>
            <w:rFonts w:cs="Arial"/>
          </w:rPr>
          <w:t xml:space="preserve"> sees the domination of financial markets on society as the main obstacle to the shift to a new mode of development that would be social, ecological, democratic, and relying on solidarity. In order to bring this domination to an end we demand:</w:t>
        </w:r>
      </w:ins>
    </w:p>
    <w:p w14:paraId="7502A039" w14:textId="77777777" w:rsidR="006004D0" w:rsidRDefault="003B43E1">
      <w:pPr>
        <w:widowControl w:val="0"/>
        <w:ind w:right="1552"/>
      </w:pPr>
      <w:proofErr w:type="gramStart"/>
      <w:ins w:id="672" w:author="Arnold Sandjaja" w:date="2013-06-29T14:37:00Z">
        <w:r>
          <w:rPr>
            <w:rFonts w:cs="Arial"/>
          </w:rPr>
          <w:t>• Limits to capital flow and regulations such as a tax on financial transactions so as to drastically reduce all speculative moves.</w:t>
        </w:r>
      </w:ins>
      <w:proofErr w:type="gramEnd"/>
    </w:p>
    <w:p w14:paraId="00C9A405" w14:textId="77777777" w:rsidR="006004D0" w:rsidRDefault="003B43E1">
      <w:pPr>
        <w:widowControl w:val="0"/>
        <w:ind w:right="1552"/>
      </w:pPr>
      <w:ins w:id="673" w:author="Arnold Sandjaja" w:date="2013-06-29T14:37:00Z">
        <w:r>
          <w:rPr>
            <w:rFonts w:cs="Arial"/>
          </w:rPr>
          <w:t xml:space="preserve">• </w:t>
        </w:r>
        <w:proofErr w:type="gramStart"/>
        <w:r>
          <w:rPr>
            <w:rFonts w:cs="Arial"/>
          </w:rPr>
          <w:t>The</w:t>
        </w:r>
        <w:proofErr w:type="gramEnd"/>
        <w:r>
          <w:rPr>
            <w:rFonts w:cs="Arial"/>
          </w:rPr>
          <w:t xml:space="preserve"> socialization of the banking sector so that the banks’ investment policies will be governed by social and ecological imperatives and not by short-term profits.</w:t>
        </w:r>
      </w:ins>
    </w:p>
    <w:p w14:paraId="52A60A4A" w14:textId="77777777" w:rsidR="006004D0" w:rsidRDefault="003B43E1">
      <w:pPr>
        <w:widowControl w:val="0"/>
        <w:ind w:right="1552"/>
      </w:pPr>
      <w:ins w:id="674" w:author="Arnold Sandjaja" w:date="2013-06-29T14:37:00Z">
        <w:r>
          <w:rPr>
            <w:rFonts w:cs="Arial"/>
          </w:rPr>
          <w:t xml:space="preserve">• </w:t>
        </w:r>
        <w:proofErr w:type="gramStart"/>
        <w:r>
          <w:rPr>
            <w:rFonts w:cs="Arial"/>
          </w:rPr>
          <w:t>The</w:t>
        </w:r>
        <w:proofErr w:type="gramEnd"/>
        <w:r>
          <w:rPr>
            <w:rFonts w:cs="Arial"/>
          </w:rPr>
          <w:t xml:space="preserve"> prohibition of any capital transit via tax havens to put an end to occult financial activities and to tax evasion.</w:t>
        </w:r>
      </w:ins>
    </w:p>
    <w:p w14:paraId="46E594BF" w14:textId="77777777" w:rsidR="006004D0" w:rsidRDefault="003B43E1">
      <w:pPr>
        <w:widowControl w:val="0"/>
        <w:ind w:right="1552"/>
      </w:pPr>
      <w:proofErr w:type="gramStart"/>
      <w:ins w:id="675" w:author="Arnold Sandjaja" w:date="2013-06-29T14:37:00Z">
        <w:r>
          <w:rPr>
            <w:rFonts w:cs="Arial"/>
          </w:rPr>
          <w:t>• Restrictions to TNCs through international regulations.</w:t>
        </w:r>
      </w:ins>
      <w:proofErr w:type="gramEnd"/>
    </w:p>
    <w:p w14:paraId="70883CD9" w14:textId="77777777" w:rsidR="006004D0" w:rsidRDefault="003B43E1">
      <w:pPr>
        <w:widowControl w:val="0"/>
        <w:ind w:right="1552"/>
      </w:pPr>
      <w:ins w:id="676" w:author="Arnold Sandjaja" w:date="2013-06-29T14:37:00Z">
        <w:r>
          <w:rPr>
            <w:rFonts w:cs="Arial"/>
          </w:rPr>
          <w:t xml:space="preserve">• </w:t>
        </w:r>
        <w:proofErr w:type="gramStart"/>
        <w:r>
          <w:rPr>
            <w:rFonts w:cs="Arial"/>
          </w:rPr>
          <w:t>The</w:t>
        </w:r>
        <w:proofErr w:type="gramEnd"/>
        <w:r>
          <w:rPr>
            <w:rFonts w:cs="Arial"/>
          </w:rPr>
          <w:t xml:space="preserve"> cancellation of the public debt of developing countries.</w:t>
        </w:r>
      </w:ins>
    </w:p>
    <w:p w14:paraId="35934C64" w14:textId="77777777" w:rsidR="006004D0" w:rsidRDefault="003B43E1">
      <w:pPr>
        <w:widowControl w:val="0"/>
        <w:ind w:right="1552"/>
      </w:pPr>
      <w:ins w:id="677" w:author="Arnold Sandjaja" w:date="2013-06-29T14:37:00Z">
        <w:r>
          <w:rPr>
            <w:rFonts w:cs="Arial"/>
          </w:rPr>
          <w:t xml:space="preserve">• </w:t>
        </w:r>
        <w:proofErr w:type="gramStart"/>
        <w:r>
          <w:rPr>
            <w:rFonts w:cs="Arial"/>
          </w:rPr>
          <w:t>An</w:t>
        </w:r>
        <w:proofErr w:type="gramEnd"/>
        <w:r>
          <w:rPr>
            <w:rFonts w:cs="Arial"/>
          </w:rPr>
          <w:t xml:space="preserve"> increase in taxes on financial incomes and on private estates;</w:t>
        </w:r>
      </w:ins>
    </w:p>
    <w:p w14:paraId="6EE66008" w14:textId="77777777" w:rsidR="006004D0" w:rsidRDefault="003B43E1">
      <w:pPr>
        <w:widowControl w:val="0"/>
        <w:ind w:right="1552"/>
      </w:pPr>
      <w:ins w:id="678" w:author="Arnold Sandjaja" w:date="2013-06-29T14:37:00Z">
        <w:r>
          <w:rPr>
            <w:rFonts w:cs="Arial"/>
          </w:rPr>
          <w:t xml:space="preserve">• </w:t>
        </w:r>
        <w:proofErr w:type="gramStart"/>
        <w:r>
          <w:rPr>
            <w:rFonts w:cs="Arial"/>
          </w:rPr>
          <w:t>A</w:t>
        </w:r>
        <w:proofErr w:type="gramEnd"/>
        <w:r>
          <w:rPr>
            <w:rFonts w:cs="Arial"/>
          </w:rPr>
          <w:t xml:space="preserve"> fair organization of international trade that is favourable to developing countries, wage earners, and the environment.</w:t>
        </w:r>
      </w:ins>
    </w:p>
    <w:p w14:paraId="16FF0C98" w14:textId="77777777" w:rsidR="006004D0" w:rsidRDefault="003B43E1">
      <w:pPr>
        <w:widowControl w:val="0"/>
        <w:ind w:right="1552"/>
      </w:pPr>
      <w:ins w:id="679" w:author="Arnold Sandjaja" w:date="2013-06-29T14:37:00Z">
        <w:r>
          <w:rPr>
            <w:rFonts w:cs="Arial"/>
          </w:rPr>
          <w:t>• Access to common goods of humankind (water, education, healthcare…) so that human rights are adhered to.</w:t>
        </w:r>
      </w:ins>
    </w:p>
    <w:p w14:paraId="5192D618" w14:textId="77777777" w:rsidR="006004D0" w:rsidRDefault="003B43E1">
      <w:pPr>
        <w:widowControl w:val="0"/>
        <w:ind w:right="1552"/>
      </w:pPr>
      <w:ins w:id="680" w:author="Arnold Sandjaja" w:date="2013-06-29T14:37:00Z">
        <w:r>
          <w:rPr>
            <w:rFonts w:cs="Arial"/>
          </w:rPr>
          <w:t>• Global taxes to finance access to common goods, namely taxes on TNC profits, polluting activities (carbon tax), on financial transactions, on large private estates.</w:t>
        </w:r>
      </w:ins>
    </w:p>
    <w:p w14:paraId="092C3D60" w14:textId="77777777" w:rsidR="006004D0" w:rsidRDefault="003B43E1">
      <w:pPr>
        <w:widowControl w:val="0"/>
        <w:ind w:right="1552"/>
      </w:pPr>
      <w:ins w:id="681" w:author="Arnold Sandjaja" w:date="2013-06-29T14:37:00Z">
        <w:r>
          <w:rPr>
            <w:rFonts w:cs="Arial"/>
          </w:rPr>
          <w:t>• A social and ecological agriculture without GM</w:t>
        </w:r>
        <w:proofErr w:type="gramStart"/>
        <w:r>
          <w:rPr>
            <w:rFonts w:cs="Arial"/>
          </w:rPr>
          <w:t>,  respectful</w:t>
        </w:r>
        <w:proofErr w:type="gramEnd"/>
        <w:r>
          <w:rPr>
            <w:rFonts w:cs="Arial"/>
          </w:rPr>
          <w:t xml:space="preserve"> of the principle of food sovereignty and making it possible for peasants to earn a decent living both in the North and in the South.</w:t>
        </w:r>
      </w:ins>
    </w:p>
    <w:p w14:paraId="013B3983" w14:textId="77777777" w:rsidR="006004D0" w:rsidRDefault="003B43E1">
      <w:pPr>
        <w:widowControl w:val="0"/>
        <w:ind w:right="1552"/>
      </w:pPr>
      <w:proofErr w:type="gramStart"/>
      <w:ins w:id="682" w:author="Arnold Sandjaja" w:date="2013-06-29T14:37:00Z">
        <w:r>
          <w:rPr>
            <w:rFonts w:cs="Arial"/>
          </w:rPr>
          <w:t>• Ways of solving conflicts peacefully (</w:t>
        </w:r>
        <w:proofErr w:type="spellStart"/>
        <w:r>
          <w:rPr>
            <w:rFonts w:cs="Arial"/>
          </w:rPr>
          <w:t>Attac</w:t>
        </w:r>
        <w:proofErr w:type="spellEnd"/>
        <w:r>
          <w:rPr>
            <w:rFonts w:cs="Arial"/>
          </w:rPr>
          <w:t xml:space="preserve"> favours non violence in its actions).</w:t>
        </w:r>
      </w:ins>
      <w:proofErr w:type="gramEnd"/>
    </w:p>
    <w:p w14:paraId="5819FB74" w14:textId="77777777" w:rsidR="006004D0" w:rsidRDefault="003B43E1">
      <w:pPr>
        <w:widowControl w:val="0"/>
        <w:ind w:right="1552"/>
      </w:pPr>
      <w:proofErr w:type="spellStart"/>
      <w:ins w:id="683" w:author="Arnold Sandjaja" w:date="2013-06-29T14:37:00Z">
        <w:r>
          <w:rPr>
            <w:rFonts w:cs="Arial"/>
          </w:rPr>
          <w:t>Attac</w:t>
        </w:r>
        <w:proofErr w:type="spellEnd"/>
        <w:r>
          <w:rPr>
            <w:rFonts w:cs="Arial"/>
          </w:rPr>
          <w:t xml:space="preserve"> also fights any extension of commodification, whether through privatization of public services, the development of pension funds, the privatization of social security, speculation on the right to pollute through a carbon market.</w:t>
        </w:r>
      </w:ins>
    </w:p>
    <w:p w14:paraId="77D07910" w14:textId="77777777" w:rsidR="006004D0" w:rsidRDefault="006004D0">
      <w:pPr>
        <w:widowControl w:val="0"/>
        <w:ind w:right="1552"/>
      </w:pPr>
    </w:p>
    <w:p w14:paraId="13C16402" w14:textId="77777777" w:rsidR="006004D0" w:rsidRDefault="006004D0">
      <w:pPr>
        <w:widowControl w:val="0"/>
        <w:ind w:right="1552"/>
      </w:pPr>
    </w:p>
    <w:p w14:paraId="7D266AAD" w14:textId="77777777" w:rsidR="006004D0" w:rsidRDefault="003B43E1">
      <w:pPr>
        <w:widowControl w:val="0"/>
        <w:ind w:right="1552"/>
      </w:pPr>
      <w:ins w:id="684" w:author="Arnold Sandjaja" w:date="2013-06-29T14:37:00Z">
        <w:r>
          <w:rPr>
            <w:rFonts w:cs="Arial"/>
            <w:color w:val="FF0000"/>
          </w:rPr>
          <w:t>(– Master Pages)</w:t>
        </w:r>
      </w:ins>
      <w:ins w:id="685" w:author="Unknown Author" w:date="2013-06-30T18:56:00Z">
        <w:r>
          <w:rPr>
            <w:rFonts w:cs="Arial"/>
            <w:color w:val="FF0000"/>
          </w:rPr>
          <w:t xml:space="preserve"> </w:t>
        </w:r>
        <w:proofErr w:type="spellStart"/>
        <w:r>
          <w:rPr>
            <w:rFonts w:cs="Arial"/>
            <w:color w:val="FF0000"/>
            <w:shd w:val="clear" w:color="auto" w:fill="FFFF00"/>
          </w:rPr>
          <w:t>páginas</w:t>
        </w:r>
        <w:proofErr w:type="spellEnd"/>
        <w:r>
          <w:rPr>
            <w:rFonts w:cs="Arial"/>
            <w:color w:val="FF0000"/>
            <w:shd w:val="clear" w:color="auto" w:fill="FFFF00"/>
          </w:rPr>
          <w:t xml:space="preserve"> </w:t>
        </w:r>
        <w:proofErr w:type="spellStart"/>
        <w:r>
          <w:rPr>
            <w:rFonts w:cs="Arial"/>
            <w:color w:val="FF0000"/>
            <w:shd w:val="clear" w:color="auto" w:fill="FFFF00"/>
          </w:rPr>
          <w:t>mestres</w:t>
        </w:r>
      </w:ins>
      <w:proofErr w:type="spellEnd"/>
    </w:p>
    <w:p w14:paraId="45D779C4" w14:textId="77777777" w:rsidR="006004D0" w:rsidRDefault="006004D0">
      <w:pPr>
        <w:widowControl w:val="0"/>
        <w:ind w:right="1552"/>
      </w:pPr>
    </w:p>
    <w:p w14:paraId="7667250C" w14:textId="77777777" w:rsidR="006004D0" w:rsidRDefault="003B43E1">
      <w:pPr>
        <w:widowControl w:val="0"/>
        <w:ind w:right="1552"/>
      </w:pPr>
      <w:ins w:id="686" w:author="Arnold Sandjaja" w:date="2013-06-29T14:37:00Z">
        <w:r>
          <w:rPr>
            <w:rFonts w:cs="Arial"/>
          </w:rPr>
          <w:t>SPANNER in the works</w:t>
        </w:r>
      </w:ins>
    </w:p>
    <w:p w14:paraId="6E053D2F" w14:textId="77777777" w:rsidR="006004D0" w:rsidRDefault="006004D0">
      <w:pPr>
        <w:widowControl w:val="0"/>
        <w:ind w:right="1552"/>
      </w:pPr>
    </w:p>
    <w:p w14:paraId="5A092FC8" w14:textId="77777777" w:rsidR="006004D0" w:rsidRDefault="003B43E1">
      <w:pPr>
        <w:widowControl w:val="0"/>
        <w:ind w:right="1552"/>
      </w:pPr>
      <w:ins w:id="687" w:author="Arnold Sandjaja" w:date="2013-06-29T14:37:00Z">
        <w:r>
          <w:rPr>
            <w:rFonts w:cs="Arial"/>
            <w:color w:val="FF0000"/>
          </w:rPr>
          <w:t xml:space="preserve">(– Page </w:t>
        </w:r>
        <w:proofErr w:type="gramStart"/>
        <w:r>
          <w:rPr>
            <w:rFonts w:cs="Arial"/>
            <w:color w:val="FF0000"/>
          </w:rPr>
          <w:t>numbers )</w:t>
        </w:r>
      </w:ins>
      <w:proofErr w:type="gramEnd"/>
      <w:ins w:id="688" w:author="Unknown Author" w:date="2013-06-30T18:56:00Z">
        <w:r>
          <w:rPr>
            <w:rFonts w:cs="Arial"/>
            <w:color w:val="FF0000"/>
          </w:rPr>
          <w:t xml:space="preserve"> - </w:t>
        </w:r>
        <w:proofErr w:type="spellStart"/>
        <w:r>
          <w:rPr>
            <w:rFonts w:cs="Arial"/>
            <w:color w:val="FF0000"/>
            <w:shd w:val="clear" w:color="auto" w:fill="FFFF00"/>
          </w:rPr>
          <w:t>número</w:t>
        </w:r>
        <w:proofErr w:type="spellEnd"/>
        <w:r>
          <w:rPr>
            <w:rFonts w:cs="Arial"/>
            <w:color w:val="FF0000"/>
            <w:shd w:val="clear" w:color="auto" w:fill="FFFF00"/>
          </w:rPr>
          <w:t xml:space="preserve"> de </w:t>
        </w:r>
        <w:proofErr w:type="spellStart"/>
        <w:r>
          <w:rPr>
            <w:rFonts w:cs="Arial"/>
            <w:color w:val="FF0000"/>
            <w:shd w:val="clear" w:color="auto" w:fill="FFFF00"/>
          </w:rPr>
          <w:t>páginas</w:t>
        </w:r>
      </w:ins>
      <w:proofErr w:type="spellEnd"/>
    </w:p>
    <w:p w14:paraId="2D7AE14D" w14:textId="77777777" w:rsidR="006004D0" w:rsidRDefault="006004D0">
      <w:pPr>
        <w:widowControl w:val="0"/>
        <w:ind w:right="1552"/>
      </w:pPr>
    </w:p>
    <w:p w14:paraId="5E22120D" w14:textId="77777777" w:rsidR="006004D0" w:rsidRDefault="003B43E1">
      <w:pPr>
        <w:widowControl w:val="0"/>
        <w:ind w:right="1552"/>
      </w:pPr>
      <w:ins w:id="689" w:author="Arnold Sandjaja" w:date="2013-06-29T14:37:00Z">
        <w:r>
          <w:rPr>
            <w:rFonts w:cs="Arial"/>
          </w:rPr>
          <w:t>3, 8, 9, 10, 11</w:t>
        </w:r>
      </w:ins>
    </w:p>
    <w:p w14:paraId="5C1B56B6" w14:textId="77777777" w:rsidR="006004D0" w:rsidRDefault="006004D0">
      <w:pPr>
        <w:widowControl w:val="0"/>
        <w:ind w:right="1552"/>
      </w:pPr>
    </w:p>
    <w:p w14:paraId="1FDA63BA" w14:textId="77777777" w:rsidR="006004D0" w:rsidRDefault="003B43E1">
      <w:pPr>
        <w:widowControl w:val="0"/>
        <w:ind w:right="1552"/>
      </w:pPr>
      <w:ins w:id="690" w:author="Arnold Sandjaja" w:date="2013-06-29T14:37:00Z">
        <w:r>
          <w:rPr>
            <w:rFonts w:cs="Arial"/>
            <w:color w:val="FF0000"/>
          </w:rPr>
          <w:t xml:space="preserve">(– </w:t>
        </w:r>
        <w:proofErr w:type="gramStart"/>
        <w:r>
          <w:rPr>
            <w:rFonts w:cs="Arial"/>
            <w:color w:val="FF0000"/>
          </w:rPr>
          <w:t>Spine )</w:t>
        </w:r>
      </w:ins>
      <w:proofErr w:type="gramEnd"/>
      <w:ins w:id="691" w:author="Unknown Author" w:date="2013-06-30T18:56:00Z">
        <w:r>
          <w:rPr>
            <w:rFonts w:cs="Arial"/>
            <w:color w:val="FF0000"/>
          </w:rPr>
          <w:t xml:space="preserve"> </w:t>
        </w:r>
        <w:proofErr w:type="spellStart"/>
        <w:r>
          <w:rPr>
            <w:rFonts w:cs="Arial"/>
            <w:color w:val="FF0000"/>
            <w:shd w:val="clear" w:color="auto" w:fill="FFFF00"/>
          </w:rPr>
          <w:t>lombada</w:t>
        </w:r>
      </w:ins>
      <w:proofErr w:type="spellEnd"/>
    </w:p>
    <w:p w14:paraId="1830A7B8" w14:textId="77777777" w:rsidR="006004D0" w:rsidRDefault="006004D0">
      <w:pPr>
        <w:widowControl w:val="0"/>
        <w:ind w:right="1552"/>
      </w:pPr>
    </w:p>
    <w:p w14:paraId="1D9F0CD2" w14:textId="77777777" w:rsidR="006004D0" w:rsidRDefault="003B43E1">
      <w:pPr>
        <w:widowControl w:val="0"/>
        <w:ind w:right="1552"/>
      </w:pPr>
      <w:ins w:id="692" w:author="Arnold Sandjaja" w:date="2013-06-29T14:37:00Z">
        <w:r>
          <w:rPr>
            <w:rFonts w:cs="Arial"/>
          </w:rPr>
          <w:lastRenderedPageBreak/>
          <w:t>SPANNER in the works</w:t>
        </w:r>
      </w:ins>
    </w:p>
    <w:p w14:paraId="79BB98FF" w14:textId="77777777" w:rsidR="006004D0" w:rsidRDefault="006004D0">
      <w:pPr>
        <w:widowControl w:val="0"/>
        <w:ind w:right="1552"/>
      </w:pPr>
    </w:p>
    <w:p w14:paraId="2CE95E22" w14:textId="77777777" w:rsidR="006004D0" w:rsidRDefault="003B43E1">
      <w:pPr>
        <w:widowControl w:val="0"/>
        <w:ind w:right="1552"/>
      </w:pPr>
      <w:ins w:id="693" w:author="Arnold Sandjaja" w:date="2013-06-29T14:37:00Z">
        <w:r>
          <w:rPr>
            <w:rFonts w:cs="Arial"/>
          </w:rPr>
          <w:t>17 August 2013</w:t>
        </w:r>
      </w:ins>
    </w:p>
    <w:p w14:paraId="0FCCFC9F" w14:textId="77777777" w:rsidR="006004D0" w:rsidRDefault="003B43E1">
      <w:pPr>
        <w:widowControl w:val="0"/>
        <w:ind w:right="1552"/>
      </w:pPr>
      <w:ins w:id="694" w:author="Arnold Sandjaja" w:date="2013-06-29T14:37:00Z">
        <w:r>
          <w:rPr>
            <w:rFonts w:cs="Arial"/>
          </w:rPr>
          <w:t xml:space="preserve"> </w:t>
        </w:r>
      </w:ins>
    </w:p>
    <w:p w14:paraId="46041111" w14:textId="77777777" w:rsidR="006004D0" w:rsidRDefault="006004D0">
      <w:pPr>
        <w:widowControl w:val="0"/>
        <w:ind w:right="1552"/>
      </w:pPr>
    </w:p>
    <w:p w14:paraId="250F8096" w14:textId="77777777" w:rsidR="006004D0" w:rsidRDefault="003B43E1">
      <w:pPr>
        <w:widowControl w:val="0"/>
        <w:ind w:right="1552"/>
      </w:pPr>
      <w:ins w:id="695" w:author="Arnold Sandjaja" w:date="2013-06-29T14:37:00Z">
        <w:r>
          <w:rPr>
            <w:rFonts w:cs="Arial"/>
            <w:color w:val="FF0000"/>
          </w:rPr>
          <w:t>(– PAGE 3)</w:t>
        </w:r>
      </w:ins>
      <w:ins w:id="696" w:author="Unknown Author" w:date="2013-06-30T18:57:00Z">
        <w:r>
          <w:rPr>
            <w:rFonts w:cs="Arial"/>
            <w:color w:val="FF0000"/>
          </w:rPr>
          <w:t xml:space="preserve"> – </w:t>
        </w:r>
        <w:proofErr w:type="spellStart"/>
        <w:r>
          <w:rPr>
            <w:rFonts w:cs="Arial"/>
            <w:color w:val="FF0000"/>
            <w:shd w:val="clear" w:color="auto" w:fill="FFFF00"/>
          </w:rPr>
          <w:t>página</w:t>
        </w:r>
        <w:proofErr w:type="spellEnd"/>
        <w:r>
          <w:rPr>
            <w:rFonts w:cs="Arial"/>
            <w:color w:val="FF0000"/>
            <w:shd w:val="clear" w:color="auto" w:fill="FFFF00"/>
          </w:rPr>
          <w:t xml:space="preserve"> 3</w:t>
        </w:r>
      </w:ins>
    </w:p>
    <w:p w14:paraId="5EC4B1F0" w14:textId="77777777" w:rsidR="006004D0" w:rsidRDefault="006004D0">
      <w:pPr>
        <w:widowControl w:val="0"/>
        <w:ind w:right="1552"/>
      </w:pPr>
    </w:p>
    <w:p w14:paraId="3AEB2DE9" w14:textId="77777777" w:rsidR="006004D0" w:rsidRDefault="003B43E1">
      <w:pPr>
        <w:widowControl w:val="0"/>
        <w:ind w:right="1552"/>
      </w:pPr>
      <w:ins w:id="697" w:author="Arnold Sandjaja" w:date="2013-06-29T14:37:00Z">
        <w:r>
          <w:rPr>
            <w:rFonts w:cs="Arial"/>
            <w:b/>
            <w:bCs/>
            <w:color w:val="FF2712"/>
          </w:rPr>
          <w:t>(Title</w:t>
        </w:r>
        <w:proofErr w:type="gramStart"/>
        <w:r>
          <w:rPr>
            <w:rFonts w:cs="Arial"/>
            <w:b/>
            <w:bCs/>
            <w:color w:val="FF2712"/>
          </w:rPr>
          <w:t>: )</w:t>
        </w:r>
      </w:ins>
      <w:proofErr w:type="gramEnd"/>
      <w:ins w:id="698" w:author="Unknown Author" w:date="2013-06-30T18:57:00Z">
        <w:r>
          <w:rPr>
            <w:rFonts w:cs="Arial"/>
            <w:b/>
            <w:bCs/>
            <w:color w:val="FF2712"/>
          </w:rPr>
          <w:t xml:space="preserve"> - </w:t>
        </w:r>
        <w:proofErr w:type="spellStart"/>
        <w:r>
          <w:rPr>
            <w:rFonts w:cs="Arial"/>
            <w:b/>
            <w:bCs/>
            <w:color w:val="FF2712"/>
            <w:shd w:val="clear" w:color="auto" w:fill="FFFF00"/>
          </w:rPr>
          <w:t>Título</w:t>
        </w:r>
      </w:ins>
      <w:proofErr w:type="spellEnd"/>
    </w:p>
    <w:p w14:paraId="6B4D28CC" w14:textId="77777777" w:rsidR="006004D0" w:rsidRDefault="003B43E1">
      <w:pPr>
        <w:widowControl w:val="0"/>
        <w:ind w:right="1552"/>
      </w:pPr>
      <w:ins w:id="699" w:author="Arnold Sandjaja" w:date="2013-06-29T14:37:00Z">
        <w:r>
          <w:rPr>
            <w:rFonts w:cs="Arial"/>
          </w:rPr>
          <w:t>Our ideas</w:t>
        </w:r>
      </w:ins>
    </w:p>
    <w:p w14:paraId="0A22FC32" w14:textId="77777777" w:rsidR="006004D0" w:rsidRDefault="006004D0">
      <w:pPr>
        <w:widowControl w:val="0"/>
        <w:ind w:right="1552"/>
      </w:pPr>
    </w:p>
    <w:p w14:paraId="7B31B4CC" w14:textId="77777777" w:rsidR="006004D0" w:rsidRDefault="006004D0">
      <w:pPr>
        <w:widowControl w:val="0"/>
        <w:ind w:right="1552"/>
      </w:pPr>
    </w:p>
    <w:p w14:paraId="3CF1DD83" w14:textId="77777777" w:rsidR="006004D0" w:rsidRDefault="003B43E1">
      <w:pPr>
        <w:widowControl w:val="0"/>
        <w:ind w:right="1552"/>
      </w:pPr>
      <w:ins w:id="700" w:author="Arnold Sandjaja" w:date="2013-06-29T14:37:00Z">
        <w:r>
          <w:rPr>
            <w:rFonts w:cs="Arial"/>
            <w:b/>
            <w:bCs/>
            <w:color w:val="FF2712"/>
          </w:rPr>
          <w:t>(Main text</w:t>
        </w:r>
        <w:proofErr w:type="gramStart"/>
        <w:r>
          <w:rPr>
            <w:rFonts w:cs="Arial"/>
            <w:b/>
            <w:bCs/>
            <w:color w:val="FF2712"/>
          </w:rPr>
          <w:t>: )</w:t>
        </w:r>
      </w:ins>
      <w:proofErr w:type="gramEnd"/>
      <w:ins w:id="701" w:author="Unknown Author" w:date="2013-06-30T18:57:00Z">
        <w:r>
          <w:rPr>
            <w:rFonts w:cs="Arial"/>
            <w:b/>
            <w:bCs/>
            <w:color w:val="FF0000"/>
          </w:rPr>
          <w:t xml:space="preserve"> </w:t>
        </w:r>
        <w:proofErr w:type="gramStart"/>
        <w:r>
          <w:rPr>
            <w:rFonts w:cs="Arial"/>
            <w:b/>
            <w:bCs/>
            <w:color w:val="FF0000"/>
            <w:shd w:val="clear" w:color="auto" w:fill="FFFF00"/>
          </w:rPr>
          <w:t xml:space="preserve">( </w:t>
        </w:r>
        <w:proofErr w:type="spellStart"/>
        <w:r>
          <w:rPr>
            <w:rFonts w:cs="Arial"/>
            <w:b/>
            <w:bCs/>
            <w:color w:val="FF0000"/>
            <w:shd w:val="clear" w:color="auto" w:fill="FFFF00"/>
          </w:rPr>
          <w:t>texto</w:t>
        </w:r>
        <w:proofErr w:type="spellEnd"/>
        <w:proofErr w:type="gramEnd"/>
        <w:r>
          <w:rPr>
            <w:rFonts w:cs="Arial"/>
            <w:b/>
            <w:bCs/>
            <w:color w:val="FF0000"/>
            <w:shd w:val="clear" w:color="auto" w:fill="FFFF00"/>
          </w:rPr>
          <w:t xml:space="preserve"> principal)</w:t>
        </w:r>
      </w:ins>
    </w:p>
    <w:p w14:paraId="25CBB78B" w14:textId="77777777" w:rsidR="006004D0" w:rsidRDefault="003B43E1">
      <w:pPr>
        <w:widowControl w:val="0"/>
        <w:ind w:right="1552"/>
      </w:pPr>
      <w:proofErr w:type="spellStart"/>
      <w:ins w:id="702" w:author="Arnold Sandjaja" w:date="2013-06-29T14:37:00Z">
        <w:r>
          <w:rPr>
            <w:rFonts w:cs="Arial"/>
          </w:rPr>
          <w:t>Attac</w:t>
        </w:r>
        <w:proofErr w:type="spellEnd"/>
        <w:r>
          <w:rPr>
            <w:rFonts w:cs="Arial"/>
          </w:rPr>
          <w:t xml:space="preserve"> is a movement opposing neo-liberal globalization</w:t>
        </w:r>
      </w:ins>
    </w:p>
    <w:p w14:paraId="134D17E1" w14:textId="77777777" w:rsidR="006004D0" w:rsidRDefault="003B43E1">
      <w:pPr>
        <w:widowControl w:val="0"/>
        <w:ind w:right="1552"/>
      </w:pPr>
      <w:ins w:id="703" w:author="Arnold Sandjaja" w:date="2013-06-29T14:37:00Z">
        <w:r>
          <w:rPr>
            <w:rFonts w:cs="Arial"/>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ins>
    </w:p>
    <w:p w14:paraId="0F99D80D" w14:textId="77777777" w:rsidR="006004D0" w:rsidRDefault="006004D0">
      <w:pPr>
        <w:widowControl w:val="0"/>
        <w:ind w:right="1552"/>
      </w:pPr>
    </w:p>
    <w:p w14:paraId="1C021EE0" w14:textId="77777777" w:rsidR="006004D0" w:rsidRDefault="003B43E1">
      <w:pPr>
        <w:widowControl w:val="0"/>
        <w:ind w:right="1552"/>
      </w:pPr>
      <w:ins w:id="704" w:author="Arnold Sandjaja" w:date="2013-06-29T14:37:00Z">
        <w:r>
          <w:rPr>
            <w:rFonts w:cs="Arial"/>
            <w:b/>
          </w:rPr>
          <w:t>Social rights</w:t>
        </w:r>
      </w:ins>
    </w:p>
    <w:p w14:paraId="18673B0A" w14:textId="77777777" w:rsidR="006004D0" w:rsidRDefault="006004D0">
      <w:pPr>
        <w:widowControl w:val="0"/>
        <w:ind w:right="1552"/>
      </w:pPr>
    </w:p>
    <w:p w14:paraId="4B50A2EF" w14:textId="77777777" w:rsidR="006004D0" w:rsidRDefault="003B43E1">
      <w:pPr>
        <w:widowControl w:val="0"/>
        <w:ind w:right="1552"/>
      </w:pPr>
      <w:proofErr w:type="gramStart"/>
      <w:ins w:id="705" w:author="Arnold Sandjaja" w:date="2013-06-29T14:37:00Z">
        <w:r>
          <w:rPr>
            <w:rFonts w:cs="Arial"/>
          </w:rPr>
          <w:t>neo</w:t>
        </w:r>
        <w:proofErr w:type="gramEnd"/>
        <w:r>
          <w:rPr>
            <w:rFonts w:cs="Arial"/>
          </w:rPr>
          <w:t xml:space="preserve">-liberal globalization facilitates the shipping of businesses and jobs out of the country and fosters the worldwide competition between workers and, consequently, their </w:t>
        </w:r>
        <w:proofErr w:type="spellStart"/>
        <w:r>
          <w:rPr>
            <w:rFonts w:cs="Arial"/>
          </w:rPr>
          <w:t>precarization</w:t>
        </w:r>
        <w:proofErr w:type="spellEnd"/>
        <w:r>
          <w:rPr>
            <w:rFonts w:cs="Arial"/>
          </w:rPr>
          <w:t xml:space="preserve"> ;</w:t>
        </w:r>
      </w:ins>
    </w:p>
    <w:p w14:paraId="6F877C6B" w14:textId="77777777" w:rsidR="006004D0" w:rsidRDefault="003B43E1">
      <w:pPr>
        <w:widowControl w:val="0"/>
        <w:ind w:right="1552"/>
      </w:pPr>
      <w:ins w:id="706" w:author="Arnold Sandjaja" w:date="2013-06-29T14:37:00Z">
        <w:r>
          <w:rPr>
            <w:rFonts w:cs="Arial"/>
          </w:rPr>
          <w:t>It covers up tax evasion thanks to tax havens and sets in motion the competition between national tax systems and thus the reduction of public services.</w:t>
        </w:r>
      </w:ins>
    </w:p>
    <w:p w14:paraId="3BBD0DA8" w14:textId="77777777" w:rsidR="006004D0" w:rsidRDefault="006004D0">
      <w:pPr>
        <w:widowControl w:val="0"/>
        <w:ind w:right="1552"/>
      </w:pPr>
    </w:p>
    <w:p w14:paraId="5EC1B860" w14:textId="77777777" w:rsidR="006004D0" w:rsidRDefault="003B43E1">
      <w:pPr>
        <w:widowControl w:val="0"/>
        <w:ind w:right="1552"/>
      </w:pPr>
      <w:ins w:id="707" w:author="Arnold Sandjaja" w:date="2013-06-29T14:37:00Z">
        <w:r>
          <w:rPr>
            <w:rFonts w:cs="Arial"/>
            <w:b/>
          </w:rPr>
          <w:t>The planet</w:t>
        </w:r>
      </w:ins>
    </w:p>
    <w:p w14:paraId="48CB2C9E" w14:textId="77777777" w:rsidR="006004D0" w:rsidRDefault="006004D0">
      <w:pPr>
        <w:widowControl w:val="0"/>
        <w:ind w:right="1552"/>
      </w:pPr>
    </w:p>
    <w:p w14:paraId="357B78E6" w14:textId="77777777" w:rsidR="006004D0" w:rsidRDefault="003B43E1">
      <w:pPr>
        <w:widowControl w:val="0"/>
        <w:ind w:right="1552"/>
      </w:pPr>
      <w:ins w:id="708" w:author="Arnold Sandjaja" w:date="2013-06-29T14:37:00Z">
        <w:r>
          <w:rPr>
            <w:rFonts w:cs="Arial"/>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proofErr w:type="gramStart"/>
        <w:r>
          <w:rPr>
            <w:rFonts w:cs="Arial"/>
          </w:rPr>
          <w:t>;</w:t>
        </w:r>
      </w:ins>
      <w:proofErr w:type="gramEnd"/>
    </w:p>
    <w:p w14:paraId="5CD9DEAD" w14:textId="77777777" w:rsidR="006004D0" w:rsidRDefault="003B43E1">
      <w:pPr>
        <w:widowControl w:val="0"/>
        <w:ind w:right="1552"/>
      </w:pPr>
      <w:ins w:id="709" w:author="Arnold Sandjaja" w:date="2013-06-29T14:37:00Z">
        <w:r>
          <w:rPr>
            <w:rFonts w:cs="Arial"/>
          </w:rPr>
          <w:t>It sets up a competition between national environmental regulations and thus pushes them to the lowest possible level</w:t>
        </w:r>
        <w:proofErr w:type="gramStart"/>
        <w:r>
          <w:rPr>
            <w:rFonts w:cs="Arial"/>
          </w:rPr>
          <w:t>;</w:t>
        </w:r>
      </w:ins>
      <w:proofErr w:type="gramEnd"/>
    </w:p>
    <w:p w14:paraId="2D408BDC" w14:textId="77777777" w:rsidR="006004D0" w:rsidRDefault="003B43E1">
      <w:pPr>
        <w:widowControl w:val="0"/>
        <w:ind w:right="1552"/>
      </w:pPr>
      <w:ins w:id="710" w:author="Arnold Sandjaja" w:date="2013-06-29T14:37:00Z">
        <w:r>
          <w:rPr>
            <w:rFonts w:cs="Arial"/>
          </w:rPr>
          <w:t>It tends to commercialize all aspects of society and thus extends endlessly the consumer and growth society.</w:t>
        </w:r>
      </w:ins>
    </w:p>
    <w:p w14:paraId="204237D0" w14:textId="77777777" w:rsidR="006004D0" w:rsidRDefault="006004D0">
      <w:pPr>
        <w:widowControl w:val="0"/>
        <w:ind w:right="1552"/>
      </w:pPr>
    </w:p>
    <w:p w14:paraId="2763E594" w14:textId="77777777" w:rsidR="006004D0" w:rsidRDefault="003B43E1">
      <w:pPr>
        <w:widowControl w:val="0"/>
        <w:ind w:right="1552"/>
      </w:pPr>
      <w:ins w:id="711" w:author="Arnold Sandjaja" w:date="2013-06-29T14:37:00Z">
        <w:r>
          <w:rPr>
            <w:rFonts w:cs="Arial"/>
            <w:b/>
          </w:rPr>
          <w:t>North South solidarity</w:t>
        </w:r>
      </w:ins>
    </w:p>
    <w:p w14:paraId="3E6B2F64" w14:textId="77777777" w:rsidR="006004D0" w:rsidRDefault="006004D0">
      <w:pPr>
        <w:widowControl w:val="0"/>
        <w:ind w:right="1552"/>
      </w:pPr>
    </w:p>
    <w:p w14:paraId="3105D3E4" w14:textId="77777777" w:rsidR="006004D0" w:rsidRDefault="003B43E1">
      <w:pPr>
        <w:widowControl w:val="0"/>
        <w:ind w:right="1552"/>
      </w:pPr>
      <w:ins w:id="712" w:author="Arnold Sandjaja" w:date="2013-06-29T14:37:00Z">
        <w:r>
          <w:rPr>
            <w:rFonts w:cs="Arial"/>
          </w:rPr>
          <w:t>As it organizes tax evasion, neo-liberal globalization imposes a new form of colonialism through corruption of elites in countries of the South</w:t>
        </w:r>
        <w:proofErr w:type="gramStart"/>
        <w:r>
          <w:rPr>
            <w:rFonts w:cs="Arial"/>
          </w:rPr>
          <w:t>;</w:t>
        </w:r>
      </w:ins>
      <w:proofErr w:type="gramEnd"/>
    </w:p>
    <w:p w14:paraId="479E8D05" w14:textId="77777777" w:rsidR="006004D0" w:rsidRDefault="003B43E1">
      <w:pPr>
        <w:widowControl w:val="0"/>
        <w:ind w:right="1552"/>
      </w:pPr>
      <w:ins w:id="713" w:author="Arnold Sandjaja" w:date="2013-06-29T14:37:00Z">
        <w:r>
          <w:rPr>
            <w:rFonts w:cs="Arial"/>
          </w:rPr>
          <w:t xml:space="preserve">Through free trade it imposes competition between farmers in the South </w:t>
        </w:r>
        <w:r>
          <w:rPr>
            <w:rFonts w:cs="Arial"/>
          </w:rPr>
          <w:lastRenderedPageBreak/>
          <w:t xml:space="preserve">and the large agro-business owners of the </w:t>
        </w:r>
        <w:proofErr w:type="gramStart"/>
        <w:r>
          <w:rPr>
            <w:rFonts w:cs="Arial"/>
          </w:rPr>
          <w:t>North ;</w:t>
        </w:r>
      </w:ins>
      <w:proofErr w:type="gramEnd"/>
    </w:p>
    <w:p w14:paraId="2894E5B0" w14:textId="77777777" w:rsidR="006004D0" w:rsidRDefault="003B43E1">
      <w:pPr>
        <w:widowControl w:val="0"/>
        <w:ind w:right="1552"/>
      </w:pPr>
      <w:ins w:id="714" w:author="Arnold Sandjaja" w:date="2013-06-29T14:37:00Z">
        <w:r>
          <w:rPr>
            <w:rFonts w:cs="Arial"/>
          </w:rPr>
          <w:t>Via the debt mechanism, it allows the World Bank and the IMF to impose massive deregulation policies on developing countries.</w:t>
        </w:r>
      </w:ins>
    </w:p>
    <w:p w14:paraId="733C67DA" w14:textId="77777777" w:rsidR="006004D0" w:rsidRDefault="006004D0">
      <w:pPr>
        <w:widowControl w:val="0"/>
        <w:ind w:right="1552"/>
      </w:pPr>
    </w:p>
    <w:p w14:paraId="6F690B02" w14:textId="77777777" w:rsidR="006004D0" w:rsidRDefault="003B43E1">
      <w:pPr>
        <w:widowControl w:val="0"/>
        <w:ind w:right="1552"/>
      </w:pPr>
      <w:ins w:id="715" w:author="Arnold Sandjaja" w:date="2013-06-29T14:37:00Z">
        <w:r>
          <w:rPr>
            <w:rFonts w:cs="Arial"/>
            <w:b/>
          </w:rPr>
          <w:t>Democracy</w:t>
        </w:r>
      </w:ins>
    </w:p>
    <w:p w14:paraId="2BD82C76" w14:textId="77777777" w:rsidR="006004D0" w:rsidRDefault="006004D0">
      <w:pPr>
        <w:widowControl w:val="0"/>
        <w:ind w:right="1552"/>
      </w:pPr>
    </w:p>
    <w:p w14:paraId="1F2E7187" w14:textId="77777777" w:rsidR="006004D0" w:rsidRDefault="003B43E1">
      <w:pPr>
        <w:widowControl w:val="0"/>
        <w:ind w:right="1552"/>
      </w:pPr>
      <w:ins w:id="716" w:author="Arnold Sandjaja" w:date="2013-06-29T14:37:00Z">
        <w:r>
          <w:rPr>
            <w:rFonts w:cs="Arial"/>
          </w:rPr>
          <w:t>WTO, IMF, World Bank and the European Union set up new global economic rules outside any democratic debate: most international negotiations on trade or financial regulation occur away from the people; Neo-liberal globalization promotes the concentration of information dissemination in the hands of a few media and internet conglomerates.</w:t>
        </w:r>
      </w:ins>
    </w:p>
    <w:p w14:paraId="53C60688" w14:textId="77777777" w:rsidR="006004D0" w:rsidRDefault="003B43E1">
      <w:pPr>
        <w:widowControl w:val="0"/>
        <w:ind w:right="1552"/>
      </w:pPr>
      <w:ins w:id="717" w:author="Arnold Sandjaja" w:date="2013-06-29T14:37:00Z">
        <w:r>
          <w:rPr>
            <w:rFonts w:cs="Arial"/>
          </w:rPr>
          <w:t>The commercialization of all spheres of society reduces people to mere consumers at the expense of their citizenship.</w:t>
        </w:r>
      </w:ins>
    </w:p>
    <w:p w14:paraId="6EF57BFA" w14:textId="77777777" w:rsidR="006004D0" w:rsidRDefault="003B43E1">
      <w:pPr>
        <w:widowControl w:val="0"/>
        <w:ind w:right="1552"/>
      </w:pPr>
      <w:ins w:id="718" w:author="Arnold Sandjaja" w:date="2013-06-29T14:37:00Z">
        <w:r>
          <w:rPr>
            <w:rFonts w:cs="Arial"/>
          </w:rPr>
          <w:t>And so, over the past 30 years we have witnessed a substantial enrichment of capital holders to the detriment of the vast majority of wage earners, together with a continued deterioration of the condition of our planet.</w:t>
        </w:r>
      </w:ins>
    </w:p>
    <w:p w14:paraId="5AA2073A" w14:textId="77777777" w:rsidR="006004D0" w:rsidRDefault="003B43E1">
      <w:pPr>
        <w:widowControl w:val="0"/>
        <w:ind w:right="1552"/>
      </w:pPr>
      <w:ins w:id="719" w:author="Arnold Sandjaja" w:date="2013-06-29T14:37:00Z">
        <w:r>
          <w:rPr>
            <w:rFonts w:cs="Arial"/>
          </w:rPr>
          <w:t>In the OECD countries, the proportion of wage earners in the producing sectors has declined by 10% while the return to capital has risen since the mid-1970s. In the United States, for instance, 60% of the growth recorded since 1980 has been captured by the wealthiest 1%.</w:t>
        </w:r>
      </w:ins>
    </w:p>
    <w:p w14:paraId="14FC1B02" w14:textId="77777777" w:rsidR="006004D0" w:rsidRDefault="006004D0">
      <w:pPr>
        <w:widowControl w:val="0"/>
        <w:ind w:right="1552"/>
      </w:pPr>
    </w:p>
    <w:p w14:paraId="26A4D486" w14:textId="77777777" w:rsidR="006004D0" w:rsidRDefault="006004D0">
      <w:pPr>
        <w:widowControl w:val="0"/>
        <w:ind w:right="1552"/>
      </w:pPr>
    </w:p>
    <w:p w14:paraId="1C79E662" w14:textId="77777777" w:rsidR="006004D0" w:rsidRDefault="003B43E1">
      <w:pPr>
        <w:widowControl w:val="0"/>
        <w:ind w:right="1552"/>
      </w:pPr>
      <w:ins w:id="720"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0B87FEF1" w14:textId="77777777" w:rsidR="006004D0" w:rsidRDefault="003B43E1">
      <w:pPr>
        <w:widowControl w:val="0"/>
        <w:ind w:right="1552"/>
      </w:pPr>
      <w:proofErr w:type="spellStart"/>
      <w:proofErr w:type="gramStart"/>
      <w:ins w:id="721" w:author="Unknown Author" w:date="2013-06-30T18:58:00Z">
        <w:r>
          <w:rPr>
            <w:rFonts w:cs="Arial"/>
            <w:b/>
            <w:bCs/>
            <w:color w:val="FF0000"/>
            <w:shd w:val="clear" w:color="auto" w:fill="FFFF00"/>
          </w:rPr>
          <w:t>legendas</w:t>
        </w:r>
        <w:proofErr w:type="spellEnd"/>
        <w:proofErr w:type="gramEnd"/>
        <w:r>
          <w:rPr>
            <w:rFonts w:cs="Arial"/>
            <w:b/>
            <w:bCs/>
            <w:color w:val="FF0000"/>
            <w:shd w:val="clear" w:color="auto" w:fill="FFFF00"/>
          </w:rPr>
          <w:t xml:space="preserve"> </w:t>
        </w:r>
        <w:proofErr w:type="spellStart"/>
        <w:r>
          <w:rPr>
            <w:rFonts w:cs="Arial"/>
            <w:b/>
            <w:bCs/>
            <w:color w:val="FF0000"/>
            <w:shd w:val="clear" w:color="auto" w:fill="FFFF00"/>
          </w:rPr>
          <w:t>apra</w:t>
        </w:r>
        <w:proofErr w:type="spellEnd"/>
        <w:r>
          <w:rPr>
            <w:rFonts w:cs="Arial"/>
            <w:b/>
            <w:bCs/>
            <w:color w:val="FF0000"/>
            <w:shd w:val="clear" w:color="auto" w:fill="FFFF00"/>
          </w:rPr>
          <w:t xml:space="preserv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w:t>
        </w:r>
        <w:proofErr w:type="spellStart"/>
        <w:r>
          <w:rPr>
            <w:rFonts w:cs="Arial"/>
            <w:b/>
            <w:bCs/>
            <w:color w:val="FF0000"/>
            <w:shd w:val="clear" w:color="auto" w:fill="FFFF00"/>
          </w:rPr>
          <w:t>neste</w:t>
        </w:r>
        <w:proofErr w:type="spellEnd"/>
        <w:r>
          <w:rPr>
            <w:rFonts w:cs="Arial"/>
            <w:b/>
            <w:bCs/>
            <w:color w:val="FF0000"/>
            <w:shd w:val="clear" w:color="auto" w:fill="FFFF00"/>
          </w:rPr>
          <w:t xml:space="preserve"> </w:t>
        </w:r>
        <w:proofErr w:type="spellStart"/>
        <w:r>
          <w:rPr>
            <w:rFonts w:cs="Arial"/>
            <w:b/>
            <w:bCs/>
            <w:color w:val="FF0000"/>
            <w:shd w:val="clear" w:color="auto" w:fill="FFFF00"/>
          </w:rPr>
          <w:t>artigo</w:t>
        </w:r>
        <w:proofErr w:type="spellEnd"/>
        <w:r>
          <w:rPr>
            <w:rFonts w:cs="Arial"/>
            <w:b/>
            <w:bCs/>
            <w:color w:val="FF0000"/>
            <w:shd w:val="clear" w:color="auto" w:fill="FFFF00"/>
          </w:rPr>
          <w:t xml:space="preserve">: use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da </w:t>
        </w:r>
        <w:proofErr w:type="spellStart"/>
        <w:r>
          <w:rPr>
            <w:rFonts w:cs="Arial"/>
            <w:b/>
            <w:bCs/>
            <w:color w:val="FF0000"/>
            <w:shd w:val="clear" w:color="auto" w:fill="FFFF00"/>
          </w:rPr>
          <w:t>sua</w:t>
        </w:r>
        <w:proofErr w:type="spellEnd"/>
        <w:r>
          <w:rPr>
            <w:rFonts w:cs="Arial"/>
            <w:b/>
            <w:bCs/>
            <w:color w:val="FF0000"/>
            <w:shd w:val="clear" w:color="auto" w:fill="FFFF00"/>
          </w:rPr>
          <w:t xml:space="preserve"> </w:t>
        </w:r>
        <w:proofErr w:type="spellStart"/>
        <w:r>
          <w:rPr>
            <w:rFonts w:cs="Arial"/>
            <w:b/>
            <w:bCs/>
            <w:color w:val="FF0000"/>
            <w:shd w:val="clear" w:color="auto" w:fill="FFFF00"/>
          </w:rPr>
          <w:t>escolha</w:t>
        </w:r>
      </w:ins>
      <w:proofErr w:type="spellEnd"/>
    </w:p>
    <w:p w14:paraId="7B4C2602" w14:textId="77777777" w:rsidR="006004D0" w:rsidRDefault="003B43E1">
      <w:pPr>
        <w:pStyle w:val="Listenabsatz"/>
        <w:widowControl w:val="0"/>
        <w:numPr>
          <w:ilvl w:val="0"/>
          <w:numId w:val="8"/>
        </w:numPr>
        <w:ind w:right="1552"/>
      </w:pPr>
      <w:ins w:id="722" w:author="Arnold Sandjaja" w:date="2013-06-29T14:37:00Z">
        <w:r>
          <w:rPr>
            <w:rFonts w:ascii="Arial" w:hAnsi="Arial" w:cs="Arial"/>
            <w:b/>
            <w:bCs/>
            <w:color w:val="FF0000"/>
          </w:rPr>
          <w:t>WSC2013_TP40_MOD1_PRE_EN_03.jpg</w:t>
        </w:r>
      </w:ins>
    </w:p>
    <w:p w14:paraId="335B1F5A" w14:textId="77777777" w:rsidR="006004D0" w:rsidRDefault="003B43E1">
      <w:pPr>
        <w:pStyle w:val="Listenabsatz"/>
        <w:widowControl w:val="0"/>
        <w:numPr>
          <w:ilvl w:val="0"/>
          <w:numId w:val="8"/>
        </w:numPr>
        <w:ind w:right="1552"/>
      </w:pPr>
      <w:ins w:id="723" w:author="Arnold Sandjaja" w:date="2013-06-29T14:37:00Z">
        <w:r>
          <w:rPr>
            <w:rFonts w:ascii="Arial" w:hAnsi="Arial" w:cs="Arial"/>
            <w:b/>
            <w:bCs/>
            <w:color w:val="FF0000"/>
          </w:rPr>
          <w:t>WSC2013_TP40_MOD1_PRE_EN_05.jpg</w:t>
        </w:r>
      </w:ins>
    </w:p>
    <w:p w14:paraId="49CE86A7" w14:textId="77777777" w:rsidR="006004D0" w:rsidRDefault="003B43E1">
      <w:pPr>
        <w:pStyle w:val="Listenabsatz"/>
        <w:widowControl w:val="0"/>
        <w:numPr>
          <w:ilvl w:val="0"/>
          <w:numId w:val="8"/>
        </w:numPr>
        <w:ind w:right="1552"/>
      </w:pPr>
      <w:ins w:id="724" w:author="Arnold Sandjaja" w:date="2013-06-29T14:37:00Z">
        <w:r>
          <w:rPr>
            <w:rFonts w:ascii="Arial" w:hAnsi="Arial" w:cs="Arial"/>
            <w:b/>
            <w:bCs/>
            <w:color w:val="FF0000"/>
          </w:rPr>
          <w:t>WSC2013_TP40_MOD1_PRE_EN_06.jpg)</w:t>
        </w:r>
      </w:ins>
    </w:p>
    <w:p w14:paraId="13108F09" w14:textId="77777777" w:rsidR="006004D0" w:rsidRDefault="006004D0">
      <w:pPr>
        <w:widowControl w:val="0"/>
        <w:ind w:right="1552"/>
      </w:pPr>
    </w:p>
    <w:p w14:paraId="7D4C01FD" w14:textId="77777777" w:rsidR="006004D0" w:rsidRDefault="003B43E1">
      <w:pPr>
        <w:widowControl w:val="0"/>
        <w:ind w:right="1552"/>
      </w:pPr>
      <w:ins w:id="725" w:author="Arnold Sandjaja" w:date="2013-06-29T14:37:00Z">
        <w:r>
          <w:rPr>
            <w:rFonts w:cs="Arial"/>
          </w:rPr>
          <w:t>Neo-liberal globalization promotes the concentration of information dissemination.</w:t>
        </w:r>
      </w:ins>
    </w:p>
    <w:p w14:paraId="67F5502D" w14:textId="77777777" w:rsidR="006004D0" w:rsidRDefault="006004D0">
      <w:pPr>
        <w:widowControl w:val="0"/>
        <w:ind w:right="1552"/>
      </w:pPr>
    </w:p>
    <w:p w14:paraId="4911C58F" w14:textId="77777777" w:rsidR="006004D0" w:rsidRDefault="006004D0">
      <w:pPr>
        <w:widowControl w:val="0"/>
        <w:ind w:right="1552"/>
      </w:pPr>
    </w:p>
    <w:p w14:paraId="49D4D86A" w14:textId="77777777" w:rsidR="006004D0" w:rsidRDefault="003B43E1">
      <w:pPr>
        <w:widowControl w:val="0"/>
        <w:ind w:right="1552"/>
      </w:pPr>
      <w:ins w:id="726" w:author="Arnold Sandjaja" w:date="2013-06-29T14:37:00Z">
        <w:r>
          <w:rPr>
            <w:rFonts w:cs="Arial"/>
            <w:color w:val="FF0000"/>
          </w:rPr>
          <w:t>(– Pages 8 and 9)</w:t>
        </w:r>
      </w:ins>
    </w:p>
    <w:p w14:paraId="057F2FB5" w14:textId="77777777" w:rsidR="006004D0" w:rsidRDefault="006004D0">
      <w:pPr>
        <w:widowControl w:val="0"/>
        <w:ind w:right="1552"/>
      </w:pPr>
    </w:p>
    <w:p w14:paraId="7B55D405" w14:textId="77777777" w:rsidR="006004D0" w:rsidRDefault="003B43E1">
      <w:pPr>
        <w:widowControl w:val="0"/>
        <w:ind w:right="1552"/>
      </w:pPr>
      <w:ins w:id="727" w:author="Arnold Sandjaja" w:date="2013-06-29T14:37:00Z">
        <w:r>
          <w:rPr>
            <w:rFonts w:cs="Arial"/>
            <w:b/>
            <w:bCs/>
            <w:color w:val="FF2712"/>
          </w:rPr>
          <w:t>(Title</w:t>
        </w:r>
        <w:proofErr w:type="gramStart"/>
        <w:r>
          <w:rPr>
            <w:rFonts w:cs="Arial"/>
            <w:b/>
            <w:bCs/>
            <w:color w:val="FF2712"/>
          </w:rPr>
          <w:t>: )</w:t>
        </w:r>
      </w:ins>
      <w:proofErr w:type="gramEnd"/>
      <w:ins w:id="728" w:author="Unknown Author" w:date="2013-06-30T18:58:00Z">
        <w:r>
          <w:rPr>
            <w:rFonts w:cs="Arial"/>
            <w:b/>
            <w:bCs/>
            <w:color w:val="FF2712"/>
          </w:rPr>
          <w:t xml:space="preserve"> - </w:t>
        </w:r>
        <w:proofErr w:type="spellStart"/>
        <w:r>
          <w:rPr>
            <w:rFonts w:cs="Arial"/>
            <w:b/>
            <w:bCs/>
            <w:color w:val="FF2712"/>
            <w:shd w:val="clear" w:color="auto" w:fill="FFFF00"/>
          </w:rPr>
          <w:t>título</w:t>
        </w:r>
      </w:ins>
      <w:proofErr w:type="spellEnd"/>
    </w:p>
    <w:p w14:paraId="26B3B689" w14:textId="77777777" w:rsidR="006004D0" w:rsidRDefault="003B43E1">
      <w:pPr>
        <w:widowControl w:val="0"/>
        <w:ind w:right="1552"/>
      </w:pPr>
      <w:ins w:id="729" w:author="Arnold Sandjaja" w:date="2013-06-29T14:37:00Z">
        <w:r>
          <w:rPr>
            <w:rFonts w:cs="Arial"/>
          </w:rPr>
          <w:t>Global Tax Justice:</w:t>
        </w:r>
      </w:ins>
    </w:p>
    <w:p w14:paraId="576E5CD7" w14:textId="77777777" w:rsidR="006004D0" w:rsidRDefault="003B43E1">
      <w:pPr>
        <w:widowControl w:val="0"/>
        <w:ind w:right="1552"/>
      </w:pPr>
      <w:ins w:id="730" w:author="Arnold Sandjaja" w:date="2013-06-29T14:37:00Z">
        <w:r>
          <w:rPr>
            <w:rFonts w:cs="Arial"/>
          </w:rPr>
          <w:t>If everybody shares the burden, no one suffers.</w:t>
        </w:r>
      </w:ins>
    </w:p>
    <w:p w14:paraId="3FEC915A" w14:textId="77777777" w:rsidR="006004D0" w:rsidRDefault="006004D0">
      <w:pPr>
        <w:widowControl w:val="0"/>
        <w:ind w:right="1552"/>
      </w:pPr>
    </w:p>
    <w:p w14:paraId="7190FD16" w14:textId="77777777" w:rsidR="006004D0" w:rsidRDefault="003B43E1">
      <w:pPr>
        <w:widowControl w:val="0"/>
        <w:ind w:right="1552"/>
      </w:pPr>
      <w:ins w:id="731" w:author="Arnold Sandjaja" w:date="2013-06-29T14:37:00Z">
        <w:r>
          <w:rPr>
            <w:rFonts w:cs="Arial"/>
            <w:b/>
            <w:bCs/>
            <w:color w:val="FF2712"/>
          </w:rPr>
          <w:t>(Main text</w:t>
        </w:r>
        <w:proofErr w:type="gramStart"/>
        <w:r>
          <w:rPr>
            <w:rFonts w:cs="Arial"/>
            <w:b/>
            <w:bCs/>
            <w:color w:val="FF2712"/>
          </w:rPr>
          <w:t>: )</w:t>
        </w:r>
      </w:ins>
      <w:proofErr w:type="gramEnd"/>
      <w:ins w:id="732" w:author="Unknown Author" w:date="2013-06-30T18:58:00Z">
        <w:r>
          <w:rPr>
            <w:rFonts w:cs="Arial"/>
            <w:b/>
            <w:bCs/>
            <w:color w:val="FF0000"/>
          </w:rPr>
          <w:t xml:space="preserve"> - </w:t>
        </w:r>
        <w:proofErr w:type="spellStart"/>
        <w:r>
          <w:rPr>
            <w:rFonts w:cs="Arial"/>
            <w:b/>
            <w:bCs/>
            <w:color w:val="FF0000"/>
            <w:shd w:val="clear" w:color="auto" w:fill="FFFF00"/>
          </w:rPr>
          <w:t>texto</w:t>
        </w:r>
        <w:proofErr w:type="spellEnd"/>
        <w:r>
          <w:rPr>
            <w:rFonts w:cs="Arial"/>
            <w:b/>
            <w:bCs/>
            <w:color w:val="FF0000"/>
            <w:shd w:val="clear" w:color="auto" w:fill="FFFF00"/>
          </w:rPr>
          <w:t xml:space="preserve"> principal</w:t>
        </w:r>
      </w:ins>
    </w:p>
    <w:p w14:paraId="624A3B90" w14:textId="77777777" w:rsidR="006004D0" w:rsidRDefault="006004D0">
      <w:pPr>
        <w:widowControl w:val="0"/>
        <w:ind w:right="1552"/>
      </w:pPr>
    </w:p>
    <w:p w14:paraId="54DBE5D8" w14:textId="77777777" w:rsidR="006004D0" w:rsidRDefault="003B43E1">
      <w:pPr>
        <w:widowControl w:val="0"/>
        <w:ind w:right="1552"/>
      </w:pPr>
      <w:ins w:id="733" w:author="Arnold Sandjaja" w:date="2013-06-29T14:37:00Z">
        <w:r>
          <w:rPr>
            <w:rFonts w:ascii="Helvetica" w:hAnsi="Helvetica" w:cs="Helvetica"/>
            <w:b/>
            <w:bCs/>
            <w:color w:val="231F20"/>
          </w:rPr>
          <w:t xml:space="preserve">How did this come about? </w:t>
        </w:r>
      </w:ins>
    </w:p>
    <w:p w14:paraId="130D63D7" w14:textId="77777777" w:rsidR="006004D0" w:rsidRDefault="006004D0">
      <w:pPr>
        <w:widowControl w:val="0"/>
        <w:ind w:right="1552"/>
      </w:pPr>
    </w:p>
    <w:p w14:paraId="03BBF6D1" w14:textId="77777777" w:rsidR="006004D0" w:rsidRDefault="003B43E1">
      <w:pPr>
        <w:widowControl w:val="0"/>
        <w:ind w:right="1552"/>
      </w:pPr>
      <w:ins w:id="734" w:author="Arnold Sandjaja" w:date="2013-06-29T14:37:00Z">
        <w:r>
          <w:rPr>
            <w:rFonts w:ascii="Helvetica" w:hAnsi="Helvetica" w:cs="Helvetica"/>
            <w:color w:val="231F20"/>
          </w:rPr>
          <w:t xml:space="preserve">In the sixties and seventies capital was not very mobile, a tight net of capital transfer controls hampered the free flow of the deutschemark, schilling, </w:t>
        </w:r>
        <w:r>
          <w:rPr>
            <w:rFonts w:ascii="Helvetica" w:hAnsi="Helvetica" w:cs="Helvetica"/>
            <w:color w:val="231F20"/>
          </w:rPr>
          <w:lastRenderedPageBreak/>
          <w:t>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5CF85CE2" w14:textId="77777777" w:rsidR="006004D0" w:rsidRDefault="006004D0">
      <w:pPr>
        <w:widowControl w:val="0"/>
        <w:ind w:right="1552"/>
      </w:pPr>
    </w:p>
    <w:p w14:paraId="3F102357" w14:textId="77777777" w:rsidR="006004D0" w:rsidRDefault="003B43E1">
      <w:pPr>
        <w:widowControl w:val="0"/>
        <w:ind w:right="1552"/>
      </w:pPr>
      <w:ins w:id="735" w:author="Arnold Sandjaja" w:date="2013-06-29T14:37:00Z">
        <w:r>
          <w:rPr>
            <w:rFonts w:ascii="Helvetica" w:hAnsi="Helvetica" w:cs="Helvetica"/>
            <w:b/>
            <w:bCs/>
            <w:color w:val="231F20"/>
          </w:rPr>
          <w:t>More and more Tax Havens</w:t>
        </w:r>
      </w:ins>
    </w:p>
    <w:p w14:paraId="6928A741" w14:textId="77777777" w:rsidR="006004D0" w:rsidRDefault="003B43E1">
      <w:pPr>
        <w:widowControl w:val="0"/>
        <w:ind w:right="1552"/>
      </w:pPr>
      <w:ins w:id="736" w:author="Arnold Sandjaja" w:date="2013-06-29T14:37:00Z">
        <w:r>
          <w:rPr>
            <w:rFonts w:ascii="Helvetica" w:hAnsi="Helvetica" w:cs="Helvetica"/>
            <w:color w:val="231F20"/>
          </w:rPr>
          <w:t xml:space="preserve"> </w:t>
        </w:r>
      </w:ins>
    </w:p>
    <w:p w14:paraId="57A562F8" w14:textId="77777777" w:rsidR="006004D0" w:rsidRDefault="003B43E1">
      <w:pPr>
        <w:widowControl w:val="0"/>
        <w:ind w:right="1552"/>
      </w:pPr>
      <w:ins w:id="737" w:author="Arnold Sandjaja" w:date="2013-06-29T14:37:00Z">
        <w:r>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w:t>
        </w:r>
        <w:proofErr w:type="gramStart"/>
        <w:r>
          <w:rPr>
            <w:rFonts w:ascii="Helvetica" w:hAnsi="Helvetica" w:cs="Helvetica"/>
            <w:color w:val="231F20"/>
          </w:rPr>
          <w:t>get</w:t>
        </w:r>
        <w:proofErr w:type="gramEnd"/>
        <w:r>
          <w:rPr>
            <w:rFonts w:ascii="Helvetica" w:hAnsi="Helvetica" w:cs="Helvetica"/>
            <w:color w:val="231F20"/>
          </w:rPr>
          <w:t xml:space="preserve"> informed because of bank secrecy. The result is that the profiteers of globalisation contribute less and less to our common goods - hospitals, education, public transport, environmental protection, sport and culture. </w:t>
        </w:r>
      </w:ins>
    </w:p>
    <w:p w14:paraId="7ED2B5AE" w14:textId="77777777" w:rsidR="006004D0" w:rsidRDefault="006004D0">
      <w:pPr>
        <w:widowControl w:val="0"/>
        <w:ind w:right="1552"/>
      </w:pPr>
    </w:p>
    <w:p w14:paraId="7490E27F" w14:textId="77777777" w:rsidR="006004D0" w:rsidRDefault="003B43E1">
      <w:pPr>
        <w:widowControl w:val="0"/>
        <w:ind w:right="1552"/>
      </w:pPr>
      <w:ins w:id="738" w:author="Arnold Sandjaja" w:date="2013-06-29T14:37:00Z">
        <w:r>
          <w:rPr>
            <w:rFonts w:ascii="Helvetica" w:hAnsi="Helvetica" w:cs="Helvetica"/>
            <w:b/>
            <w:bCs/>
            <w:color w:val="231F20"/>
          </w:rPr>
          <w:t xml:space="preserve">Tax Competition Begins </w:t>
        </w:r>
      </w:ins>
    </w:p>
    <w:p w14:paraId="754E1FF0" w14:textId="77777777" w:rsidR="006004D0" w:rsidRDefault="006004D0">
      <w:pPr>
        <w:widowControl w:val="0"/>
        <w:ind w:right="1552"/>
      </w:pPr>
    </w:p>
    <w:p w14:paraId="512C397D" w14:textId="77777777" w:rsidR="006004D0" w:rsidRDefault="003B43E1">
      <w:pPr>
        <w:widowControl w:val="0"/>
        <w:ind w:right="1552"/>
      </w:pPr>
      <w:ins w:id="739" w:author="Arnold Sandjaja" w:date="2013-06-29T14:37:00Z">
        <w:r>
          <w:rPr>
            <w:rFonts w:ascii="Helvetica" w:hAnsi="Helvetica" w:cs="Helvetica"/>
            <w:color w:val="231F20"/>
          </w:rPr>
          <w:t xml:space="preserve">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 to 35% since 1985. Tax on interest yield from 47% to 33% and the top income tax bracket plummeted from 52%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w:t>
        </w:r>
        <w:proofErr w:type="spellStart"/>
        <w:r>
          <w:rPr>
            <w:rFonts w:ascii="Helvetica" w:hAnsi="Helvetica" w:cs="Helvetica"/>
            <w:color w:val="231F20"/>
          </w:rPr>
          <w:t>Creditanstalt</w:t>
        </w:r>
        <w:proofErr w:type="spellEnd"/>
        <w:r>
          <w:rPr>
            <w:rFonts w:ascii="Helvetica" w:hAnsi="Helvetica" w:cs="Helvetica"/>
            <w:color w:val="231F20"/>
          </w:rPr>
          <w:t xml:space="preserve"> (1998 and 99) the </w:t>
        </w:r>
        <w:proofErr w:type="gramStart"/>
        <w:r>
          <w:rPr>
            <w:rFonts w:ascii="Helvetica" w:hAnsi="Helvetica" w:cs="Helvetica"/>
            <w:color w:val="231F20"/>
          </w:rPr>
          <w:t>Spar AG</w:t>
        </w:r>
        <w:proofErr w:type="gramEnd"/>
        <w:r>
          <w:rPr>
            <w:rFonts w:ascii="Helvetica" w:hAnsi="Helvetica" w:cs="Helvetica"/>
            <w:color w:val="231F20"/>
          </w:rPr>
          <w:t xml:space="preserve"> (1997 and 98) and Shell Austria (1977) or the </w:t>
        </w:r>
        <w:proofErr w:type="spellStart"/>
        <w:r>
          <w:rPr>
            <w:rFonts w:ascii="Helvetica" w:hAnsi="Helvetica" w:cs="Helvetica"/>
            <w:color w:val="231F20"/>
          </w:rPr>
          <w:t>Immuno</w:t>
        </w:r>
        <w:proofErr w:type="spellEnd"/>
        <w:r>
          <w:rPr>
            <w:rFonts w:ascii="Helvetica" w:hAnsi="Helvetica" w:cs="Helvetica"/>
            <w:color w:val="231F20"/>
          </w:rPr>
          <w:t xml:space="preserve"> AG (1977). This is not just unfair for the community, but also for the small and </w:t>
        </w:r>
        <w:proofErr w:type="spellStart"/>
        <w:r>
          <w:rPr>
            <w:rFonts w:ascii="Helvetica" w:hAnsi="Helvetica" w:cs="Helvetica"/>
            <w:color w:val="231F20"/>
          </w:rPr>
          <w:t>midium</w:t>
        </w:r>
        <w:proofErr w:type="spellEnd"/>
        <w:r>
          <w:rPr>
            <w:rFonts w:ascii="Helvetica" w:hAnsi="Helvetica" w:cs="Helvetica"/>
            <w:color w:val="231F20"/>
          </w:rPr>
          <w:t xml:space="preserve"> sized businesses that can´t use these 'creative possibilities' and suffer under an unfair competitive disadvantage.</w:t>
        </w:r>
      </w:ins>
    </w:p>
    <w:p w14:paraId="28A661A1" w14:textId="77777777" w:rsidR="006004D0" w:rsidRDefault="006004D0">
      <w:pPr>
        <w:widowControl w:val="0"/>
        <w:ind w:right="1552"/>
      </w:pPr>
    </w:p>
    <w:p w14:paraId="11FC2293" w14:textId="77777777" w:rsidR="006004D0" w:rsidRDefault="006004D0">
      <w:pPr>
        <w:widowControl w:val="0"/>
        <w:ind w:right="1552"/>
      </w:pPr>
    </w:p>
    <w:p w14:paraId="10C72704" w14:textId="77777777" w:rsidR="006004D0" w:rsidRDefault="003B43E1">
      <w:pPr>
        <w:widowControl w:val="0"/>
        <w:ind w:right="1552"/>
      </w:pPr>
      <w:ins w:id="740"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43306E1D" w14:textId="77777777" w:rsidR="006004D0" w:rsidRDefault="003B43E1">
      <w:pPr>
        <w:widowControl w:val="0"/>
        <w:ind w:right="1552"/>
      </w:pPr>
      <w:proofErr w:type="spellStart"/>
      <w:proofErr w:type="gramStart"/>
      <w:ins w:id="741" w:author="Unknown Author" w:date="2013-06-30T18:59:00Z">
        <w:r>
          <w:rPr>
            <w:rFonts w:cs="Arial"/>
            <w:b/>
            <w:bCs/>
            <w:color w:val="FF0000"/>
            <w:shd w:val="clear" w:color="auto" w:fill="FFFF00"/>
          </w:rPr>
          <w:t>legenda</w:t>
        </w:r>
        <w:proofErr w:type="spellEnd"/>
        <w:proofErr w:type="gramEnd"/>
        <w:r>
          <w:rPr>
            <w:rFonts w:cs="Arial"/>
            <w:b/>
            <w:bCs/>
            <w:color w:val="FF0000"/>
            <w:shd w:val="clear" w:color="auto" w:fill="FFFF00"/>
          </w:rPr>
          <w:t xml:space="preserve"> </w:t>
        </w:r>
        <w:proofErr w:type="spellStart"/>
        <w:r>
          <w:rPr>
            <w:rFonts w:cs="Arial"/>
            <w:b/>
            <w:bCs/>
            <w:color w:val="FF0000"/>
            <w:shd w:val="clear" w:color="auto" w:fill="FFFF00"/>
          </w:rPr>
          <w:t>para</w:t>
        </w:r>
        <w:proofErr w:type="spellEnd"/>
        <w:r>
          <w:rPr>
            <w:rFonts w:cs="Arial"/>
            <w:b/>
            <w:bCs/>
            <w:color w:val="FF0000"/>
            <w:shd w:val="clear" w:color="auto" w:fill="FFFF00"/>
          </w:rPr>
          <w:t xml:space="preserv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w:t>
        </w:r>
        <w:proofErr w:type="spellStart"/>
        <w:r>
          <w:rPr>
            <w:rFonts w:cs="Arial"/>
            <w:b/>
            <w:bCs/>
            <w:color w:val="FF0000"/>
            <w:shd w:val="clear" w:color="auto" w:fill="FFFF00"/>
          </w:rPr>
          <w:t>deste</w:t>
        </w:r>
        <w:proofErr w:type="spellEnd"/>
        <w:r>
          <w:rPr>
            <w:rFonts w:cs="Arial"/>
            <w:b/>
            <w:bCs/>
            <w:color w:val="FF0000"/>
            <w:shd w:val="clear" w:color="auto" w:fill="FFFF00"/>
          </w:rPr>
          <w:t xml:space="preserve"> </w:t>
        </w:r>
        <w:proofErr w:type="spellStart"/>
        <w:r>
          <w:rPr>
            <w:rFonts w:cs="Arial"/>
            <w:b/>
            <w:bCs/>
            <w:color w:val="FF0000"/>
            <w:shd w:val="clear" w:color="auto" w:fill="FFFF00"/>
          </w:rPr>
          <w:t>artigo</w:t>
        </w:r>
        <w:proofErr w:type="spellEnd"/>
        <w:r>
          <w:rPr>
            <w:rFonts w:cs="Arial"/>
            <w:b/>
            <w:bCs/>
            <w:color w:val="FF0000"/>
            <w:shd w:val="clear" w:color="auto" w:fill="FFFF00"/>
          </w:rPr>
          <w:t xml:space="preserve">: use as </w:t>
        </w:r>
        <w:proofErr w:type="spellStart"/>
        <w:r>
          <w:rPr>
            <w:rFonts w:cs="Arial"/>
            <w:b/>
            <w:bCs/>
            <w:color w:val="FF0000"/>
            <w:shd w:val="clear" w:color="auto" w:fill="FFFF00"/>
          </w:rPr>
          <w:t>figuras</w:t>
        </w:r>
        <w:proofErr w:type="spellEnd"/>
        <w:r>
          <w:rPr>
            <w:rFonts w:cs="Arial"/>
            <w:b/>
            <w:bCs/>
            <w:color w:val="FF0000"/>
            <w:shd w:val="clear" w:color="auto" w:fill="FFFF00"/>
          </w:rPr>
          <w:t xml:space="preserve"> de </w:t>
        </w:r>
        <w:proofErr w:type="spellStart"/>
        <w:r>
          <w:rPr>
            <w:rFonts w:cs="Arial"/>
            <w:b/>
            <w:bCs/>
            <w:color w:val="FF0000"/>
            <w:shd w:val="clear" w:color="auto" w:fill="FFFF00"/>
          </w:rPr>
          <w:t>sua</w:t>
        </w:r>
        <w:proofErr w:type="spellEnd"/>
        <w:r>
          <w:rPr>
            <w:rFonts w:cs="Arial"/>
            <w:b/>
            <w:bCs/>
            <w:color w:val="FF0000"/>
            <w:shd w:val="clear" w:color="auto" w:fill="FFFF00"/>
          </w:rPr>
          <w:t xml:space="preserve"> </w:t>
        </w:r>
        <w:proofErr w:type="spellStart"/>
        <w:r>
          <w:rPr>
            <w:rFonts w:cs="Arial"/>
            <w:b/>
            <w:bCs/>
            <w:color w:val="FF0000"/>
            <w:shd w:val="clear" w:color="auto" w:fill="FFFF00"/>
          </w:rPr>
          <w:t>escolha</w:t>
        </w:r>
      </w:ins>
      <w:proofErr w:type="spellEnd"/>
    </w:p>
    <w:p w14:paraId="33FD2813" w14:textId="77777777" w:rsidR="006004D0" w:rsidRDefault="003B43E1">
      <w:pPr>
        <w:pStyle w:val="Listenabsatz"/>
        <w:widowControl w:val="0"/>
        <w:numPr>
          <w:ilvl w:val="0"/>
          <w:numId w:val="8"/>
        </w:numPr>
        <w:ind w:right="1552"/>
      </w:pPr>
      <w:ins w:id="742" w:author="Arnold Sandjaja" w:date="2013-06-29T14:37:00Z">
        <w:r>
          <w:rPr>
            <w:rFonts w:ascii="Arial" w:hAnsi="Arial" w:cs="Arial"/>
            <w:b/>
            <w:bCs/>
            <w:color w:val="FF0000"/>
          </w:rPr>
          <w:lastRenderedPageBreak/>
          <w:t>WSC2013_TP40_MOD1_PRE_EN_01.jpg</w:t>
        </w:r>
      </w:ins>
    </w:p>
    <w:p w14:paraId="11F73D11" w14:textId="77777777" w:rsidR="006004D0" w:rsidRDefault="003B43E1">
      <w:pPr>
        <w:pStyle w:val="Listenabsatz"/>
        <w:widowControl w:val="0"/>
        <w:numPr>
          <w:ilvl w:val="0"/>
          <w:numId w:val="8"/>
        </w:numPr>
        <w:ind w:right="1552"/>
      </w:pPr>
      <w:ins w:id="743" w:author="Arnold Sandjaja" w:date="2013-06-29T14:37:00Z">
        <w:r>
          <w:rPr>
            <w:rFonts w:ascii="Arial" w:hAnsi="Arial" w:cs="Arial"/>
            <w:b/>
            <w:bCs/>
            <w:color w:val="FF0000"/>
          </w:rPr>
          <w:t>WSC2013_TP40_MOD1_PRE_EN_02.jpg</w:t>
        </w:r>
      </w:ins>
    </w:p>
    <w:p w14:paraId="54EE78AF" w14:textId="77777777" w:rsidR="006004D0" w:rsidRDefault="003B43E1">
      <w:pPr>
        <w:pStyle w:val="Listenabsatz"/>
        <w:widowControl w:val="0"/>
        <w:numPr>
          <w:ilvl w:val="0"/>
          <w:numId w:val="8"/>
        </w:numPr>
        <w:ind w:right="1552"/>
      </w:pPr>
      <w:ins w:id="744" w:author="Arnold Sandjaja" w:date="2013-06-29T14:37:00Z">
        <w:r>
          <w:rPr>
            <w:rFonts w:ascii="Arial" w:hAnsi="Arial" w:cs="Arial"/>
            <w:b/>
            <w:bCs/>
            <w:color w:val="FF0000"/>
          </w:rPr>
          <w:t>WSC2013_TP40_MOD1_PRE_EN_03.jpg)</w:t>
        </w:r>
      </w:ins>
    </w:p>
    <w:p w14:paraId="5B98C4AA" w14:textId="77777777" w:rsidR="006004D0" w:rsidRDefault="006004D0">
      <w:pPr>
        <w:widowControl w:val="0"/>
        <w:ind w:right="1552"/>
      </w:pPr>
    </w:p>
    <w:p w14:paraId="0EBD879A" w14:textId="77777777" w:rsidR="006004D0" w:rsidRDefault="003B43E1">
      <w:pPr>
        <w:widowControl w:val="0"/>
        <w:ind w:right="1552"/>
      </w:pPr>
      <w:ins w:id="745" w:author="Arnold Sandjaja" w:date="2013-06-29T14:37:00Z">
        <w:r>
          <w:rPr>
            <w:rFonts w:ascii="Helvetica" w:hAnsi="Helvetica" w:cs="Helvetica"/>
            <w:color w:val="231F20"/>
          </w:rPr>
          <w:t>One of the core elements of neo-liberalism is the free flow of capital.</w:t>
        </w:r>
      </w:ins>
    </w:p>
    <w:p w14:paraId="1807CA42" w14:textId="77777777" w:rsidR="006004D0" w:rsidRDefault="006004D0">
      <w:pPr>
        <w:widowControl w:val="0"/>
        <w:ind w:right="1552"/>
      </w:pPr>
    </w:p>
    <w:p w14:paraId="7DE6F900" w14:textId="77777777" w:rsidR="006004D0" w:rsidRDefault="006004D0">
      <w:pPr>
        <w:widowControl w:val="0"/>
        <w:ind w:right="1552"/>
      </w:pPr>
    </w:p>
    <w:p w14:paraId="20EB6997" w14:textId="77777777" w:rsidR="006004D0" w:rsidRDefault="003B43E1">
      <w:pPr>
        <w:widowControl w:val="0"/>
        <w:ind w:right="1552"/>
      </w:pPr>
      <w:ins w:id="746" w:author="Arnold Sandjaja" w:date="2013-06-29T14:37:00Z">
        <w:r>
          <w:rPr>
            <w:rFonts w:cs="Arial"/>
            <w:color w:val="FF0000"/>
          </w:rPr>
          <w:t>(- INFOGRAPHIC)</w:t>
        </w:r>
      </w:ins>
      <w:ins w:id="747" w:author="Unknown Author" w:date="2013-06-30T18:59:00Z">
        <w:r>
          <w:rPr>
            <w:rFonts w:cs="Arial"/>
            <w:color w:val="FF0000"/>
          </w:rPr>
          <w:t xml:space="preserve"> </w:t>
        </w:r>
        <w:proofErr w:type="spellStart"/>
        <w:r>
          <w:rPr>
            <w:rFonts w:cs="Arial"/>
            <w:color w:val="FF0000"/>
            <w:shd w:val="clear" w:color="auto" w:fill="FFFF00"/>
          </w:rPr>
          <w:t>infográfico</w:t>
        </w:r>
      </w:ins>
      <w:proofErr w:type="spellEnd"/>
    </w:p>
    <w:p w14:paraId="023E919D" w14:textId="77777777" w:rsidR="006004D0" w:rsidRDefault="006004D0">
      <w:pPr>
        <w:widowControl w:val="0"/>
        <w:ind w:right="1552"/>
      </w:pPr>
    </w:p>
    <w:p w14:paraId="3564D9A6" w14:textId="77777777" w:rsidR="006004D0" w:rsidRDefault="003B43E1">
      <w:pPr>
        <w:widowControl w:val="0"/>
        <w:ind w:right="1552"/>
      </w:pPr>
      <w:ins w:id="748" w:author="Arnold Sandjaja" w:date="2013-06-29T14:37:00Z">
        <w:r>
          <w:rPr>
            <w:rFonts w:cs="Arial"/>
            <w:color w:val="FF0000"/>
          </w:rPr>
          <w:t>(</w:t>
        </w:r>
        <w:proofErr w:type="gramStart"/>
        <w:r>
          <w:rPr>
            <w:rFonts w:cs="Arial"/>
            <w:color w:val="FF0000"/>
          </w:rPr>
          <w:t>title</w:t>
        </w:r>
        <w:proofErr w:type="gramEnd"/>
        <w:r>
          <w:rPr>
            <w:rFonts w:cs="Arial"/>
            <w:color w:val="FF0000"/>
          </w:rPr>
          <w:t>)</w:t>
        </w:r>
      </w:ins>
    </w:p>
    <w:p w14:paraId="78FE9630" w14:textId="77777777" w:rsidR="006004D0" w:rsidRDefault="003B43E1">
      <w:pPr>
        <w:widowControl w:val="0"/>
        <w:ind w:right="1552"/>
      </w:pPr>
      <w:ins w:id="749" w:author="Arnold Sandjaja" w:date="2013-06-29T14:37:00Z">
        <w:r>
          <w:rPr>
            <w:rFonts w:cs="Arial"/>
          </w:rPr>
          <w:t xml:space="preserve">Reduction of tax rates on income, profit and wealth </w:t>
        </w:r>
        <w:proofErr w:type="gramStart"/>
        <w:r>
          <w:rPr>
            <w:rFonts w:cs="Arial"/>
          </w:rPr>
          <w:t>In</w:t>
        </w:r>
        <w:proofErr w:type="gramEnd"/>
        <w:r>
          <w:rPr>
            <w:rFonts w:cs="Arial"/>
          </w:rPr>
          <w:t xml:space="preserve"> the industrialised countries</w:t>
        </w:r>
      </w:ins>
    </w:p>
    <w:p w14:paraId="59D49AF5" w14:textId="77777777" w:rsidR="006004D0" w:rsidRDefault="006004D0">
      <w:pPr>
        <w:widowControl w:val="0"/>
        <w:ind w:right="1552"/>
      </w:pPr>
    </w:p>
    <w:p w14:paraId="4C499C05" w14:textId="77777777" w:rsidR="006004D0" w:rsidRDefault="003B43E1">
      <w:pPr>
        <w:widowControl w:val="0"/>
        <w:ind w:right="1552"/>
      </w:pPr>
      <w:ins w:id="750" w:author="Arnold Sandjaja" w:date="2013-06-29T14:37:00Z">
        <w:r>
          <w:rPr>
            <w:rFonts w:cs="Arial"/>
            <w:color w:val="FF0000"/>
          </w:rPr>
          <w:t>(</w:t>
        </w:r>
        <w:proofErr w:type="gramStart"/>
        <w:r>
          <w:rPr>
            <w:rFonts w:cs="Arial"/>
            <w:color w:val="FF0000"/>
          </w:rPr>
          <w:t>text</w:t>
        </w:r>
        <w:proofErr w:type="gramEnd"/>
        <w:r>
          <w:rPr>
            <w:rFonts w:cs="Arial"/>
            <w:color w:val="FF0000"/>
          </w:rPr>
          <w:t>)</w:t>
        </w:r>
      </w:ins>
    </w:p>
    <w:p w14:paraId="3EF33EB0" w14:textId="77777777" w:rsidR="006004D0" w:rsidRDefault="003B43E1">
      <w:pPr>
        <w:widowControl w:val="0"/>
        <w:ind w:right="1552"/>
      </w:pPr>
      <w:ins w:id="751" w:author="Arnold Sandjaja" w:date="2013-06-29T14:37:00Z">
        <w:r>
          <w:rPr>
            <w:rFonts w:cs="Arial"/>
          </w:rPr>
          <w:t xml:space="preserve">The average tax on business profits has dropped </w:t>
        </w:r>
      </w:ins>
    </w:p>
    <w:p w14:paraId="14B8BBBC" w14:textId="77777777" w:rsidR="006004D0" w:rsidRDefault="003B43E1">
      <w:pPr>
        <w:widowControl w:val="0"/>
        <w:ind w:right="1552"/>
      </w:pPr>
      <w:ins w:id="752" w:author="Arnold Sandjaja" w:date="2013-06-29T14:37:00Z">
        <w:r>
          <w:rPr>
            <w:rFonts w:cs="Arial"/>
          </w:rPr>
          <w:t xml:space="preserve">51% to 35% </w:t>
        </w:r>
      </w:ins>
    </w:p>
    <w:p w14:paraId="0E06CDF4" w14:textId="77777777" w:rsidR="006004D0" w:rsidRDefault="006004D0">
      <w:pPr>
        <w:widowControl w:val="0"/>
        <w:ind w:right="1552"/>
      </w:pPr>
    </w:p>
    <w:p w14:paraId="3617B506" w14:textId="77777777" w:rsidR="006004D0" w:rsidRDefault="003B43E1">
      <w:pPr>
        <w:widowControl w:val="0"/>
        <w:ind w:right="1552"/>
      </w:pPr>
      <w:ins w:id="753" w:author="Arnold Sandjaja" w:date="2013-06-29T14:37:00Z">
        <w:r>
          <w:rPr>
            <w:rFonts w:cs="Arial"/>
          </w:rPr>
          <w:t xml:space="preserve">Tax on interest yield </w:t>
        </w:r>
      </w:ins>
    </w:p>
    <w:p w14:paraId="4688878A" w14:textId="77777777" w:rsidR="006004D0" w:rsidRDefault="003B43E1">
      <w:pPr>
        <w:widowControl w:val="0"/>
        <w:ind w:right="1552"/>
      </w:pPr>
      <w:ins w:id="754" w:author="Arnold Sandjaja" w:date="2013-06-29T14:37:00Z">
        <w:r>
          <w:rPr>
            <w:rFonts w:cs="Arial"/>
          </w:rPr>
          <w:t>47% to 33%</w:t>
        </w:r>
      </w:ins>
    </w:p>
    <w:p w14:paraId="7EC4833C" w14:textId="77777777" w:rsidR="006004D0" w:rsidRDefault="006004D0">
      <w:pPr>
        <w:widowControl w:val="0"/>
        <w:ind w:right="1552"/>
      </w:pPr>
    </w:p>
    <w:p w14:paraId="53EB8749" w14:textId="77777777" w:rsidR="006004D0" w:rsidRDefault="003B43E1">
      <w:pPr>
        <w:widowControl w:val="0"/>
        <w:ind w:right="1552"/>
      </w:pPr>
      <w:ins w:id="755" w:author="Arnold Sandjaja" w:date="2013-06-29T14:37:00Z">
        <w:r>
          <w:rPr>
            <w:rFonts w:cs="Arial"/>
          </w:rPr>
          <w:t xml:space="preserve">The top income tax bracket plummeted </w:t>
        </w:r>
      </w:ins>
    </w:p>
    <w:p w14:paraId="0DB1EA58" w14:textId="77777777" w:rsidR="006004D0" w:rsidRDefault="003B43E1">
      <w:pPr>
        <w:widowControl w:val="0"/>
        <w:ind w:right="1552"/>
      </w:pPr>
      <w:ins w:id="756" w:author="Arnold Sandjaja" w:date="2013-06-29T14:37:00Z">
        <w:r>
          <w:rPr>
            <w:rFonts w:cs="Arial"/>
          </w:rPr>
          <w:t>52% to 42%</w:t>
        </w:r>
      </w:ins>
    </w:p>
    <w:p w14:paraId="7D77D7E1" w14:textId="77777777" w:rsidR="006004D0" w:rsidRDefault="006004D0">
      <w:pPr>
        <w:widowControl w:val="0"/>
        <w:ind w:right="1552"/>
      </w:pPr>
    </w:p>
    <w:p w14:paraId="79A1CF7E" w14:textId="77777777" w:rsidR="006004D0" w:rsidRDefault="003B43E1">
      <w:pPr>
        <w:widowControl w:val="0"/>
        <w:ind w:right="1552"/>
      </w:pPr>
      <w:ins w:id="757" w:author="Arnold Sandjaja" w:date="2013-06-29T14:37:00Z">
        <w:r>
          <w:rPr>
            <w:rFonts w:cs="Arial"/>
            <w:color w:val="FF0000"/>
          </w:rPr>
          <w:t>(</w:t>
        </w:r>
        <w:proofErr w:type="gramStart"/>
        <w:r>
          <w:rPr>
            <w:rFonts w:cs="Arial"/>
            <w:color w:val="FF0000"/>
          </w:rPr>
          <w:t>caption</w:t>
        </w:r>
        <w:proofErr w:type="gramEnd"/>
        <w:r>
          <w:rPr>
            <w:rFonts w:cs="Arial"/>
            <w:color w:val="FF0000"/>
          </w:rPr>
          <w:t xml:space="preserve"> for </w:t>
        </w:r>
        <w:proofErr w:type="spellStart"/>
        <w:r>
          <w:rPr>
            <w:rFonts w:cs="Arial"/>
            <w:color w:val="FF0000"/>
          </w:rPr>
          <w:t>infographic</w:t>
        </w:r>
        <w:proofErr w:type="spellEnd"/>
        <w:r>
          <w:rPr>
            <w:rFonts w:cs="Arial"/>
            <w:color w:val="FF0000"/>
          </w:rPr>
          <w:t>)</w:t>
        </w:r>
      </w:ins>
      <w:ins w:id="758" w:author="Unknown Author" w:date="2013-06-30T18:59:00Z">
        <w:r>
          <w:rPr>
            <w:rFonts w:cs="Arial"/>
            <w:color w:val="FF0000"/>
          </w:rPr>
          <w:t xml:space="preserve"> –</w:t>
        </w:r>
        <w:r>
          <w:rPr>
            <w:rFonts w:cs="Arial"/>
            <w:color w:val="FF0000"/>
            <w:shd w:val="clear" w:color="auto" w:fill="FFFF00"/>
          </w:rPr>
          <w:t xml:space="preserve"> </w:t>
        </w:r>
        <w:proofErr w:type="spellStart"/>
        <w:r>
          <w:rPr>
            <w:rFonts w:cs="Arial"/>
            <w:color w:val="FF0000"/>
            <w:shd w:val="clear" w:color="auto" w:fill="FFFF00"/>
          </w:rPr>
          <w:t>legenda</w:t>
        </w:r>
        <w:proofErr w:type="spellEnd"/>
        <w:r>
          <w:rPr>
            <w:rFonts w:cs="Arial"/>
            <w:color w:val="FF0000"/>
            <w:shd w:val="clear" w:color="auto" w:fill="FFFF00"/>
          </w:rPr>
          <w:t xml:space="preserve"> </w:t>
        </w:r>
        <w:proofErr w:type="spellStart"/>
        <w:r>
          <w:rPr>
            <w:rFonts w:cs="Arial"/>
            <w:color w:val="FF0000"/>
            <w:shd w:val="clear" w:color="auto" w:fill="FFFF00"/>
          </w:rPr>
          <w:t>para</w:t>
        </w:r>
        <w:proofErr w:type="spellEnd"/>
        <w:r>
          <w:rPr>
            <w:rFonts w:cs="Arial"/>
            <w:color w:val="FF0000"/>
            <w:shd w:val="clear" w:color="auto" w:fill="FFFF00"/>
          </w:rPr>
          <w:t xml:space="preserve"> o </w:t>
        </w:r>
        <w:proofErr w:type="spellStart"/>
        <w:r>
          <w:rPr>
            <w:rFonts w:cs="Arial"/>
            <w:color w:val="FF0000"/>
            <w:shd w:val="clear" w:color="auto" w:fill="FFFF00"/>
          </w:rPr>
          <w:t>infográfico</w:t>
        </w:r>
      </w:ins>
      <w:proofErr w:type="spellEnd"/>
    </w:p>
    <w:p w14:paraId="4FA1FF3F" w14:textId="77777777" w:rsidR="006004D0" w:rsidRDefault="003B43E1">
      <w:pPr>
        <w:widowControl w:val="0"/>
        <w:ind w:right="1552"/>
      </w:pPr>
      <w:ins w:id="759" w:author="Arnold Sandjaja" w:date="2013-06-29T14:37:00Z">
        <w:r>
          <w:rPr>
            <w:rFonts w:cs="Arial"/>
          </w:rPr>
          <w:t xml:space="preserve">Since 1985 </w:t>
        </w:r>
      </w:ins>
    </w:p>
    <w:p w14:paraId="14C9F213" w14:textId="77777777" w:rsidR="006004D0" w:rsidRDefault="006004D0">
      <w:pPr>
        <w:widowControl w:val="0"/>
        <w:ind w:right="1552"/>
      </w:pPr>
    </w:p>
    <w:p w14:paraId="225882BE" w14:textId="77777777" w:rsidR="006004D0" w:rsidRDefault="006004D0">
      <w:pPr>
        <w:widowControl w:val="0"/>
        <w:ind w:right="1552"/>
      </w:pPr>
    </w:p>
    <w:p w14:paraId="389C8392" w14:textId="77777777" w:rsidR="006004D0" w:rsidRDefault="003B43E1">
      <w:pPr>
        <w:widowControl w:val="0"/>
        <w:ind w:right="1552"/>
      </w:pPr>
      <w:proofErr w:type="gramStart"/>
      <w:ins w:id="760" w:author="Arnold Sandjaja" w:date="2013-06-29T14:37:00Z">
        <w:r>
          <w:rPr>
            <w:rFonts w:cs="Arial"/>
            <w:color w:val="FF0000"/>
          </w:rPr>
          <w:t>( -</w:t>
        </w:r>
        <w:proofErr w:type="gramEnd"/>
        <w:r>
          <w:rPr>
            <w:rFonts w:cs="Arial"/>
            <w:color w:val="FF0000"/>
          </w:rPr>
          <w:t>TABLE)</w:t>
        </w:r>
      </w:ins>
    </w:p>
    <w:p w14:paraId="67705BFE" w14:textId="77777777" w:rsidR="006004D0" w:rsidRDefault="006004D0">
      <w:pPr>
        <w:widowControl w:val="0"/>
        <w:ind w:right="1552"/>
      </w:pPr>
    </w:p>
    <w:p w14:paraId="5C8604F3" w14:textId="77777777" w:rsidR="006004D0" w:rsidRDefault="003B43E1">
      <w:pPr>
        <w:widowControl w:val="0"/>
        <w:ind w:right="1552"/>
      </w:pPr>
      <w:ins w:id="761" w:author="Arnold Sandjaja" w:date="2013-06-29T14:37:00Z">
        <w:r>
          <w:rPr>
            <w:rFonts w:cs="Arial"/>
            <w:color w:val="FF0000"/>
          </w:rPr>
          <w:t>(</w:t>
        </w:r>
        <w:proofErr w:type="gramStart"/>
        <w:r>
          <w:rPr>
            <w:rFonts w:cs="Arial"/>
            <w:color w:val="FF0000"/>
          </w:rPr>
          <w:t>title</w:t>
        </w:r>
        <w:proofErr w:type="gramEnd"/>
        <w:r>
          <w:rPr>
            <w:rFonts w:cs="Arial"/>
            <w:color w:val="FF0000"/>
          </w:rPr>
          <w:t>)</w:t>
        </w:r>
      </w:ins>
    </w:p>
    <w:p w14:paraId="1C78CAC7" w14:textId="77777777" w:rsidR="006004D0" w:rsidRDefault="003B43E1">
      <w:pPr>
        <w:widowControl w:val="0"/>
        <w:ind w:right="1552"/>
      </w:pPr>
      <w:ins w:id="762" w:author="Arnold Sandjaja" w:date="2013-06-29T14:37:00Z">
        <w:r>
          <w:rPr>
            <w:rFonts w:cs="Arial"/>
          </w:rPr>
          <w:t xml:space="preserve">The multinational corporations who pay little or no tax </w:t>
        </w:r>
      </w:ins>
    </w:p>
    <w:p w14:paraId="6107E85E" w14:textId="77777777" w:rsidR="006004D0" w:rsidRDefault="006004D0">
      <w:pPr>
        <w:widowControl w:val="0"/>
        <w:ind w:right="1552"/>
      </w:pPr>
    </w:p>
    <w:p w14:paraId="076A4135" w14:textId="77777777" w:rsidR="006004D0" w:rsidRDefault="003B43E1">
      <w:pPr>
        <w:widowControl w:val="0"/>
        <w:ind w:right="1552"/>
      </w:pPr>
      <w:ins w:id="763" w:author="Arnold Sandjaja" w:date="2013-06-29T14:37:00Z">
        <w:r>
          <w:rPr>
            <w:rFonts w:cs="Arial"/>
            <w:color w:val="FF0000"/>
          </w:rPr>
          <w:t>(</w:t>
        </w:r>
        <w:proofErr w:type="gramStart"/>
        <w:r>
          <w:rPr>
            <w:rFonts w:cs="Arial"/>
            <w:color w:val="FF0000"/>
          </w:rPr>
          <w:t>text</w:t>
        </w:r>
        <w:proofErr w:type="gramEnd"/>
        <w:r>
          <w:rPr>
            <w:rFonts w:cs="Arial"/>
            <w:color w:val="FF0000"/>
          </w:rPr>
          <w:t>)</w:t>
        </w:r>
      </w:ins>
    </w:p>
    <w:p w14:paraId="125446AE" w14:textId="77777777" w:rsidR="006004D0" w:rsidRDefault="003B43E1">
      <w:pPr>
        <w:widowControl w:val="0"/>
        <w:ind w:right="1552"/>
      </w:pPr>
      <w:ins w:id="764" w:author="Arnold Sandjaja" w:date="2013-06-29T14:37:00Z">
        <w:r>
          <w:rPr>
            <w:rFonts w:cs="Arial"/>
          </w:rPr>
          <w:t xml:space="preserve">Company </w:t>
        </w:r>
        <w:r>
          <w:rPr>
            <w:rFonts w:cs="Arial"/>
          </w:rPr>
          <w:tab/>
        </w:r>
        <w:r>
          <w:rPr>
            <w:rFonts w:cs="Arial"/>
          </w:rPr>
          <w:tab/>
        </w:r>
        <w:r>
          <w:rPr>
            <w:rFonts w:cs="Arial"/>
          </w:rPr>
          <w:tab/>
          <w:t>Year</w:t>
        </w:r>
      </w:ins>
    </w:p>
    <w:p w14:paraId="46282C12" w14:textId="77777777" w:rsidR="006004D0" w:rsidRDefault="003B43E1">
      <w:pPr>
        <w:widowControl w:val="0"/>
        <w:ind w:right="1552"/>
      </w:pPr>
      <w:proofErr w:type="spellStart"/>
      <w:ins w:id="765" w:author="Arnold Sandjaja" w:date="2013-06-29T14:37:00Z">
        <w:r>
          <w:rPr>
            <w:rFonts w:cs="Arial"/>
          </w:rPr>
          <w:t>Creditanstalt</w:t>
        </w:r>
        <w:proofErr w:type="spellEnd"/>
        <w:r>
          <w:rPr>
            <w:rFonts w:cs="Arial"/>
          </w:rPr>
          <w:t xml:space="preserve"> </w:t>
        </w:r>
        <w:r>
          <w:rPr>
            <w:rFonts w:cs="Arial"/>
          </w:rPr>
          <w:tab/>
        </w:r>
        <w:r>
          <w:rPr>
            <w:rFonts w:cs="Arial"/>
          </w:rPr>
          <w:tab/>
        </w:r>
        <w:r>
          <w:rPr>
            <w:rFonts w:cs="Arial"/>
          </w:rPr>
          <w:tab/>
          <w:t>1998,1999</w:t>
        </w:r>
      </w:ins>
    </w:p>
    <w:p w14:paraId="0E2F847C" w14:textId="77777777" w:rsidR="006004D0" w:rsidRDefault="003B43E1">
      <w:pPr>
        <w:widowControl w:val="0"/>
        <w:ind w:right="1552"/>
      </w:pPr>
      <w:ins w:id="766" w:author="Arnold Sandjaja" w:date="2013-06-29T14:37:00Z">
        <w:r>
          <w:rPr>
            <w:rFonts w:cs="Arial"/>
          </w:rPr>
          <w:t xml:space="preserve">Spar AG </w:t>
        </w:r>
        <w:r>
          <w:rPr>
            <w:rFonts w:cs="Arial"/>
          </w:rPr>
          <w:tab/>
        </w:r>
        <w:r>
          <w:rPr>
            <w:rFonts w:cs="Arial"/>
          </w:rPr>
          <w:tab/>
        </w:r>
        <w:r>
          <w:rPr>
            <w:rFonts w:cs="Arial"/>
          </w:rPr>
          <w:tab/>
          <w:t>1997, 1998</w:t>
        </w:r>
      </w:ins>
    </w:p>
    <w:p w14:paraId="4FFA49A2" w14:textId="77777777" w:rsidR="006004D0" w:rsidRDefault="003B43E1">
      <w:pPr>
        <w:widowControl w:val="0"/>
        <w:ind w:right="1552"/>
      </w:pPr>
      <w:ins w:id="767" w:author="Arnold Sandjaja" w:date="2013-06-29T14:37:00Z">
        <w:r>
          <w:rPr>
            <w:rFonts w:cs="Arial"/>
          </w:rPr>
          <w:t xml:space="preserve">Shell Austria </w:t>
        </w:r>
        <w:r>
          <w:rPr>
            <w:rFonts w:cs="Arial"/>
          </w:rPr>
          <w:tab/>
        </w:r>
        <w:r>
          <w:rPr>
            <w:rFonts w:cs="Arial"/>
          </w:rPr>
          <w:tab/>
        </w:r>
        <w:r>
          <w:rPr>
            <w:rFonts w:cs="Arial"/>
          </w:rPr>
          <w:tab/>
          <w:t>1977</w:t>
        </w:r>
      </w:ins>
    </w:p>
    <w:p w14:paraId="4FE7BBB8" w14:textId="77777777" w:rsidR="006004D0" w:rsidRDefault="003B43E1">
      <w:pPr>
        <w:widowControl w:val="0"/>
        <w:ind w:right="1552"/>
      </w:pPr>
      <w:proofErr w:type="spellStart"/>
      <w:ins w:id="768" w:author="Arnold Sandjaja" w:date="2013-06-29T14:37:00Z">
        <w:r>
          <w:rPr>
            <w:rFonts w:cs="Arial"/>
          </w:rPr>
          <w:t>Immuno</w:t>
        </w:r>
        <w:proofErr w:type="spellEnd"/>
        <w:r>
          <w:rPr>
            <w:rFonts w:cs="Arial"/>
          </w:rPr>
          <w:t xml:space="preserve"> AG </w:t>
        </w:r>
        <w:r>
          <w:rPr>
            <w:rFonts w:cs="Arial"/>
          </w:rPr>
          <w:tab/>
        </w:r>
        <w:r>
          <w:rPr>
            <w:rFonts w:cs="Arial"/>
          </w:rPr>
          <w:tab/>
        </w:r>
        <w:r>
          <w:rPr>
            <w:rFonts w:cs="Arial"/>
          </w:rPr>
          <w:tab/>
          <w:t>1977</w:t>
        </w:r>
      </w:ins>
    </w:p>
    <w:p w14:paraId="081962F4" w14:textId="77777777" w:rsidR="006004D0" w:rsidRDefault="006004D0">
      <w:pPr>
        <w:widowControl w:val="0"/>
        <w:ind w:right="1552"/>
      </w:pPr>
    </w:p>
    <w:p w14:paraId="50F5EDB3" w14:textId="77777777" w:rsidR="006004D0" w:rsidRDefault="003B43E1">
      <w:pPr>
        <w:widowControl w:val="0"/>
        <w:ind w:right="1552"/>
      </w:pPr>
      <w:ins w:id="769" w:author="Arnold Sandjaja" w:date="2013-06-29T14:37:00Z">
        <w:r>
          <w:rPr>
            <w:rFonts w:cs="Arial"/>
            <w:color w:val="FF0000"/>
          </w:rPr>
          <w:t>(</w:t>
        </w:r>
        <w:proofErr w:type="gramStart"/>
        <w:r>
          <w:rPr>
            <w:rFonts w:cs="Arial"/>
            <w:color w:val="FF0000"/>
          </w:rPr>
          <w:t>caption</w:t>
        </w:r>
        <w:proofErr w:type="gramEnd"/>
        <w:r>
          <w:rPr>
            <w:rFonts w:cs="Arial"/>
            <w:color w:val="FF0000"/>
          </w:rPr>
          <w:t xml:space="preserve"> for table)</w:t>
        </w:r>
      </w:ins>
    </w:p>
    <w:p w14:paraId="05ACDBAD" w14:textId="77777777" w:rsidR="006004D0" w:rsidRDefault="003B43E1">
      <w:pPr>
        <w:widowControl w:val="0"/>
        <w:ind w:right="1552"/>
      </w:pPr>
      <w:ins w:id="770" w:author="Arnold Sandjaja" w:date="2013-06-29T14:37:00Z">
        <w:r>
          <w:rPr>
            <w:rFonts w:cs="Arial"/>
          </w:rPr>
          <w:t>Some examples for Austria</w:t>
        </w:r>
      </w:ins>
    </w:p>
    <w:p w14:paraId="537421B0" w14:textId="77777777" w:rsidR="006004D0" w:rsidRDefault="006004D0">
      <w:pPr>
        <w:widowControl w:val="0"/>
        <w:ind w:right="1552"/>
      </w:pPr>
    </w:p>
    <w:p w14:paraId="293D2C5D" w14:textId="77777777" w:rsidR="006004D0" w:rsidRDefault="006004D0">
      <w:pPr>
        <w:widowControl w:val="0"/>
        <w:ind w:right="1552"/>
      </w:pPr>
    </w:p>
    <w:p w14:paraId="2ADBB3F1" w14:textId="77777777" w:rsidR="006004D0" w:rsidRDefault="003B43E1">
      <w:pPr>
        <w:widowControl w:val="0"/>
        <w:ind w:right="1552"/>
      </w:pPr>
      <w:ins w:id="771" w:author="Arnold Sandjaja" w:date="2013-06-29T14:37:00Z">
        <w:r>
          <w:rPr>
            <w:rFonts w:cs="Arial"/>
            <w:color w:val="FF0000"/>
          </w:rPr>
          <w:t>(– Pages 10 and 11)</w:t>
        </w:r>
      </w:ins>
    </w:p>
    <w:p w14:paraId="4992FB51" w14:textId="77777777" w:rsidR="006004D0" w:rsidRDefault="006004D0">
      <w:pPr>
        <w:widowControl w:val="0"/>
        <w:ind w:right="1552"/>
      </w:pPr>
    </w:p>
    <w:p w14:paraId="26C0394E" w14:textId="77777777" w:rsidR="006004D0" w:rsidRDefault="006004D0">
      <w:pPr>
        <w:widowControl w:val="0"/>
        <w:ind w:right="1552"/>
      </w:pPr>
    </w:p>
    <w:p w14:paraId="376327E0" w14:textId="77777777" w:rsidR="006004D0" w:rsidRDefault="003B43E1">
      <w:pPr>
        <w:widowControl w:val="0"/>
        <w:ind w:right="1552"/>
      </w:pPr>
      <w:ins w:id="772" w:author="Arnold Sandjaja" w:date="2013-06-29T14:37:00Z">
        <w:r>
          <w:rPr>
            <w:rFonts w:cs="Arial"/>
            <w:b/>
            <w:bCs/>
            <w:color w:val="FF2712"/>
          </w:rPr>
          <w:t>(Title</w:t>
        </w:r>
        <w:proofErr w:type="gramStart"/>
        <w:r>
          <w:rPr>
            <w:rFonts w:cs="Arial"/>
            <w:b/>
            <w:bCs/>
            <w:color w:val="FF2712"/>
          </w:rPr>
          <w:t>: )</w:t>
        </w:r>
      </w:ins>
      <w:proofErr w:type="gramEnd"/>
    </w:p>
    <w:p w14:paraId="71FD7B3D" w14:textId="77777777" w:rsidR="006004D0" w:rsidRDefault="006004D0">
      <w:pPr>
        <w:widowControl w:val="0"/>
        <w:ind w:right="1552"/>
      </w:pPr>
    </w:p>
    <w:p w14:paraId="246DBC36" w14:textId="77777777" w:rsidR="006004D0" w:rsidRDefault="003B43E1">
      <w:pPr>
        <w:widowControl w:val="0"/>
        <w:ind w:right="1552"/>
      </w:pPr>
      <w:ins w:id="773" w:author="Arnold Sandjaja" w:date="2013-06-29T14:37:00Z">
        <w:r>
          <w:rPr>
            <w:rFonts w:cs="Arial"/>
            <w:b/>
            <w:bCs/>
          </w:rPr>
          <w:t>The Future by Al Gore – review</w:t>
        </w:r>
        <w:r>
          <w:rPr>
            <w:rFonts w:cs="Arial"/>
          </w:rPr>
          <w:t>.</w:t>
        </w:r>
      </w:ins>
    </w:p>
    <w:p w14:paraId="20DA3092" w14:textId="77777777" w:rsidR="006004D0" w:rsidRDefault="006004D0">
      <w:pPr>
        <w:widowControl w:val="0"/>
        <w:ind w:right="1552"/>
      </w:pPr>
    </w:p>
    <w:p w14:paraId="6D86196B" w14:textId="77777777" w:rsidR="006004D0" w:rsidRDefault="003B43E1">
      <w:pPr>
        <w:widowControl w:val="0"/>
        <w:ind w:right="1552"/>
      </w:pPr>
      <w:ins w:id="774" w:author="Arnold Sandjaja" w:date="2013-06-29T14:37:00Z">
        <w:r>
          <w:rPr>
            <w:rFonts w:cs="Arial"/>
            <w:b/>
            <w:bCs/>
            <w:color w:val="FF2712"/>
          </w:rPr>
          <w:t>(Main text</w:t>
        </w:r>
        <w:proofErr w:type="gramStart"/>
        <w:r>
          <w:rPr>
            <w:rFonts w:cs="Arial"/>
            <w:b/>
            <w:bCs/>
            <w:color w:val="FF2712"/>
          </w:rPr>
          <w:t>: )</w:t>
        </w:r>
      </w:ins>
      <w:proofErr w:type="gramEnd"/>
    </w:p>
    <w:p w14:paraId="4C8A098B" w14:textId="77777777" w:rsidR="006004D0" w:rsidRDefault="006004D0">
      <w:pPr>
        <w:widowControl w:val="0"/>
        <w:ind w:right="1552"/>
      </w:pPr>
    </w:p>
    <w:p w14:paraId="669CF415" w14:textId="77777777" w:rsidR="006004D0" w:rsidRDefault="003B43E1">
      <w:pPr>
        <w:widowControl w:val="0"/>
        <w:ind w:right="1552"/>
      </w:pPr>
      <w:ins w:id="775" w:author="Arnold Sandjaja" w:date="2013-06-29T14:37:00Z">
        <w:r>
          <w:rPr>
            <w:rFonts w:cs="Arial"/>
          </w:rPr>
          <w:t>Al Gore's alarming new guide to what needs to change in world politics is essential reading</w:t>
        </w:r>
      </w:ins>
    </w:p>
    <w:p w14:paraId="2E4CBA9F" w14:textId="77777777" w:rsidR="006004D0" w:rsidRDefault="003B43E1">
      <w:pPr>
        <w:widowControl w:val="0"/>
        <w:ind w:right="1552"/>
      </w:pPr>
      <w:ins w:id="776" w:author="Arnold Sandjaja" w:date="2013-06-29T14:37:00Z">
        <w:r>
          <w:rPr>
            <w:rFonts w:cs="Arial"/>
          </w:rPr>
          <w:t xml:space="preserve">According to reliable reports, the new leadership in Beijing has been reading Alexis de Tocqueville. It's not hard to see why China's elite might look for guidance to the aristocratic French thinker. In his classic text The </w:t>
        </w:r>
        <w:proofErr w:type="spellStart"/>
        <w:r>
          <w:rPr>
            <w:rFonts w:cs="Arial"/>
          </w:rPr>
          <w:t>Ancien</w:t>
        </w:r>
        <w:proofErr w:type="spellEnd"/>
        <w:r>
          <w:rPr>
            <w:rFonts w:cs="Arial"/>
          </w:rPr>
          <w:t xml:space="preserve">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50A03C4E" w14:textId="77777777" w:rsidR="006004D0" w:rsidRDefault="003B43E1">
      <w:pPr>
        <w:widowControl w:val="0"/>
        <w:ind w:right="1552"/>
      </w:pPr>
      <w:ins w:id="777" w:author="Arnold Sandjaja" w:date="2013-06-29T14:37:00Z">
        <w:r>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2E364E4F" w14:textId="77777777" w:rsidR="006004D0" w:rsidRDefault="006004D0">
      <w:pPr>
        <w:widowControl w:val="0"/>
        <w:ind w:right="1552"/>
      </w:pPr>
    </w:p>
    <w:p w14:paraId="7466FB99" w14:textId="77777777" w:rsidR="006004D0" w:rsidRDefault="003B43E1">
      <w:pPr>
        <w:widowControl w:val="0"/>
        <w:ind w:right="1552"/>
      </w:pPr>
      <w:ins w:id="778"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2DCF00B0" w14:textId="77777777" w:rsidR="006004D0" w:rsidRDefault="003B43E1">
      <w:pPr>
        <w:pStyle w:val="Listenabsatz"/>
        <w:widowControl w:val="0"/>
        <w:numPr>
          <w:ilvl w:val="0"/>
          <w:numId w:val="8"/>
        </w:numPr>
        <w:ind w:right="1552"/>
      </w:pPr>
      <w:ins w:id="779" w:author="Arnold Sandjaja" w:date="2013-06-29T14:37:00Z">
        <w:r>
          <w:rPr>
            <w:rFonts w:ascii="Arial" w:hAnsi="Arial" w:cs="Arial"/>
            <w:b/>
            <w:bCs/>
            <w:color w:val="FF0000"/>
          </w:rPr>
          <w:t>WSC2013_TP40_MOD1_PRE_EN_08.jpg</w:t>
        </w:r>
      </w:ins>
    </w:p>
    <w:p w14:paraId="795A2D2F" w14:textId="77777777" w:rsidR="006004D0" w:rsidRDefault="003B43E1">
      <w:pPr>
        <w:pStyle w:val="Listenabsatz"/>
        <w:widowControl w:val="0"/>
        <w:numPr>
          <w:ilvl w:val="0"/>
          <w:numId w:val="8"/>
        </w:numPr>
        <w:ind w:right="1552"/>
      </w:pPr>
      <w:ins w:id="780" w:author="Arnold Sandjaja" w:date="2013-06-29T14:37:00Z">
        <w:r>
          <w:rPr>
            <w:rFonts w:ascii="Arial" w:hAnsi="Arial" w:cs="Arial"/>
            <w:b/>
            <w:bCs/>
            <w:color w:val="FF0000"/>
          </w:rPr>
          <w:t>WSC2013_TP40_MOD1_PRE_EN_09.jpg)</w:t>
        </w:r>
      </w:ins>
    </w:p>
    <w:p w14:paraId="13846EB2" w14:textId="77777777" w:rsidR="006004D0" w:rsidRDefault="006004D0">
      <w:pPr>
        <w:widowControl w:val="0"/>
        <w:ind w:right="1552"/>
      </w:pPr>
    </w:p>
    <w:p w14:paraId="5A9757A3" w14:textId="77777777" w:rsidR="006004D0" w:rsidRDefault="003B43E1">
      <w:pPr>
        <w:widowControl w:val="0"/>
        <w:ind w:right="1552"/>
      </w:pPr>
      <w:ins w:id="781" w:author="Arnold Sandjaja" w:date="2013-06-29T14:37:00Z">
        <w:r>
          <w:rPr>
            <w:rFonts w:cs="Arial"/>
          </w:rPr>
          <w:t>The Cover of Al Gore’s Book, The future</w:t>
        </w:r>
      </w:ins>
    </w:p>
    <w:p w14:paraId="7B09F229" w14:textId="77777777" w:rsidR="006004D0" w:rsidRDefault="006004D0">
      <w:pPr>
        <w:widowControl w:val="0"/>
        <w:ind w:right="1552"/>
      </w:pPr>
    </w:p>
    <w:p w14:paraId="479C08F4" w14:textId="77777777" w:rsidR="006004D0" w:rsidRDefault="006004D0">
      <w:pPr>
        <w:widowControl w:val="0"/>
        <w:ind w:right="1552"/>
      </w:pPr>
    </w:p>
    <w:p w14:paraId="48104E6F" w14:textId="77777777" w:rsidR="006004D0" w:rsidRDefault="003B43E1">
      <w:pPr>
        <w:widowControl w:val="0"/>
        <w:ind w:right="1552"/>
      </w:pPr>
      <w:ins w:id="782" w:author="Arnold Sandjaja" w:date="2013-06-29T14:37:00Z">
        <w:r>
          <w:rPr>
            <w:rFonts w:cs="Arial"/>
            <w:b/>
            <w:bCs/>
            <w:color w:val="FF2712"/>
          </w:rPr>
          <w:t>(Title</w:t>
        </w:r>
        <w:proofErr w:type="gramStart"/>
        <w:r>
          <w:rPr>
            <w:rFonts w:cs="Arial"/>
            <w:b/>
            <w:bCs/>
            <w:color w:val="FF2712"/>
          </w:rPr>
          <w:t>: )</w:t>
        </w:r>
      </w:ins>
      <w:proofErr w:type="gramEnd"/>
    </w:p>
    <w:p w14:paraId="349DD157" w14:textId="77777777" w:rsidR="006004D0" w:rsidRDefault="006004D0">
      <w:pPr>
        <w:widowControl w:val="0"/>
        <w:ind w:right="1552"/>
      </w:pPr>
    </w:p>
    <w:p w14:paraId="2574C85B" w14:textId="77777777" w:rsidR="006004D0" w:rsidRDefault="003B43E1">
      <w:pPr>
        <w:widowControl w:val="0"/>
        <w:ind w:right="1552"/>
      </w:pPr>
      <w:ins w:id="783" w:author="Arnold Sandjaja" w:date="2013-06-29T14:37:00Z">
        <w:r>
          <w:rPr>
            <w:rFonts w:cs="Arial"/>
            <w:b/>
            <w:bCs/>
          </w:rPr>
          <w:t>For a Europe-wide coordinated levy on wealth</w:t>
        </w:r>
      </w:ins>
    </w:p>
    <w:p w14:paraId="0C37050E" w14:textId="77777777" w:rsidR="006004D0" w:rsidRDefault="006004D0">
      <w:pPr>
        <w:widowControl w:val="0"/>
        <w:ind w:right="1552"/>
      </w:pPr>
    </w:p>
    <w:p w14:paraId="35C9B431" w14:textId="77777777" w:rsidR="006004D0" w:rsidRDefault="003B43E1">
      <w:pPr>
        <w:widowControl w:val="0"/>
        <w:ind w:right="1552"/>
      </w:pPr>
      <w:ins w:id="784" w:author="Arnold Sandjaja" w:date="2013-06-29T14:37:00Z">
        <w:r>
          <w:rPr>
            <w:rFonts w:cs="Arial"/>
            <w:b/>
            <w:bCs/>
            <w:color w:val="FF2712"/>
          </w:rPr>
          <w:t>(Main text</w:t>
        </w:r>
        <w:proofErr w:type="gramStart"/>
        <w:r>
          <w:rPr>
            <w:rFonts w:cs="Arial"/>
            <w:b/>
            <w:bCs/>
            <w:color w:val="FF2712"/>
          </w:rPr>
          <w:t>: )</w:t>
        </w:r>
      </w:ins>
      <w:proofErr w:type="gramEnd"/>
    </w:p>
    <w:p w14:paraId="161287EE" w14:textId="77777777" w:rsidR="006004D0" w:rsidRDefault="006004D0">
      <w:pPr>
        <w:widowControl w:val="0"/>
        <w:ind w:right="1552"/>
      </w:pPr>
    </w:p>
    <w:p w14:paraId="5FF57DEA" w14:textId="77777777" w:rsidR="006004D0" w:rsidRDefault="003B43E1">
      <w:pPr>
        <w:widowControl w:val="0"/>
        <w:ind w:right="1552"/>
      </w:pPr>
      <w:ins w:id="785" w:author="Arnold Sandjaja" w:date="2013-06-29T14:37:00Z">
        <w:r>
          <w:rPr>
            <w:rFonts w:cs="Arial"/>
          </w:rPr>
          <w:t>The nature of the crisis</w:t>
        </w:r>
      </w:ins>
    </w:p>
    <w:p w14:paraId="67EC6CA5" w14:textId="77777777" w:rsidR="006004D0" w:rsidRDefault="003B43E1">
      <w:pPr>
        <w:widowControl w:val="0"/>
        <w:ind w:right="1552"/>
      </w:pPr>
      <w:ins w:id="786" w:author="Arnold Sandjaja" w:date="2013-06-29T14:37:00Z">
        <w:r>
          <w:rPr>
            <w:rFonts w:cs="Arial"/>
          </w:rPr>
          <w:t>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w:t>
        </w:r>
        <w:proofErr w:type="gramStart"/>
        <w:r>
          <w:rPr>
            <w:rFonts w:cs="Arial"/>
          </w:rPr>
          <w:t>. </w:t>
        </w:r>
        <w:proofErr w:type="gramEnd"/>
        <w:r>
          <w:rPr>
            <w:rFonts w:cs="Arial"/>
          </w:rPr>
          <w:t>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w:t>
        </w:r>
        <w:proofErr w:type="gramStart"/>
        <w:r>
          <w:rPr>
            <w:rFonts w:cs="Arial"/>
          </w:rPr>
          <w:t>. </w:t>
        </w:r>
        <w:proofErr w:type="gramEnd"/>
        <w:r>
          <w:rPr>
            <w:rFonts w:cs="Arial"/>
          </w:rPr>
          <w:t>The increasing dominance of the financial markets has allowed gigantic profits – and also losses – to be made within seconds. Thus the system is becoming more and more unstable. More and more speculative bubbles develop, which must burst sooner or later.</w:t>
        </w:r>
      </w:ins>
    </w:p>
    <w:p w14:paraId="7410F2B2" w14:textId="77777777" w:rsidR="006004D0" w:rsidRDefault="006004D0">
      <w:pPr>
        <w:widowControl w:val="0"/>
        <w:ind w:right="1552"/>
      </w:pPr>
    </w:p>
    <w:p w14:paraId="493B8110" w14:textId="77777777" w:rsidR="006004D0" w:rsidRDefault="003B43E1">
      <w:pPr>
        <w:widowControl w:val="0"/>
        <w:ind w:right="1552"/>
      </w:pPr>
      <w:ins w:id="787"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 at your choice:</w:t>
        </w:r>
      </w:ins>
    </w:p>
    <w:p w14:paraId="0AD319F5" w14:textId="77777777" w:rsidR="006004D0" w:rsidRDefault="003B43E1">
      <w:pPr>
        <w:pStyle w:val="Listenabsatz"/>
        <w:widowControl w:val="0"/>
        <w:numPr>
          <w:ilvl w:val="0"/>
          <w:numId w:val="8"/>
        </w:numPr>
        <w:ind w:right="1552"/>
      </w:pPr>
      <w:ins w:id="788" w:author="Arnold Sandjaja" w:date="2013-06-29T14:37:00Z">
        <w:r>
          <w:rPr>
            <w:rFonts w:ascii="Arial" w:hAnsi="Arial" w:cs="Arial"/>
            <w:b/>
            <w:bCs/>
            <w:color w:val="FF0000"/>
          </w:rPr>
          <w:t>WSC2013_TP40_MOD1_PRE_EN_10.jpg</w:t>
        </w:r>
      </w:ins>
    </w:p>
    <w:p w14:paraId="5F9788FE" w14:textId="77777777" w:rsidR="006004D0" w:rsidRDefault="003B43E1">
      <w:pPr>
        <w:pStyle w:val="Listenabsatz"/>
        <w:widowControl w:val="0"/>
        <w:numPr>
          <w:ilvl w:val="0"/>
          <w:numId w:val="8"/>
        </w:numPr>
        <w:ind w:right="1552"/>
      </w:pPr>
      <w:ins w:id="789" w:author="Arnold Sandjaja" w:date="2013-06-29T14:37:00Z">
        <w:r>
          <w:rPr>
            <w:rFonts w:ascii="Arial" w:hAnsi="Arial" w:cs="Arial"/>
            <w:b/>
            <w:bCs/>
            <w:color w:val="FF0000"/>
          </w:rPr>
          <w:t>WSC2013_TP40_MOD1_PRE_EN_11.jpg)</w:t>
        </w:r>
      </w:ins>
    </w:p>
    <w:p w14:paraId="536F72EE" w14:textId="77777777" w:rsidR="006004D0" w:rsidRDefault="006004D0">
      <w:pPr>
        <w:widowControl w:val="0"/>
        <w:ind w:right="1552"/>
      </w:pPr>
    </w:p>
    <w:p w14:paraId="7598FB8F" w14:textId="77777777" w:rsidR="006004D0" w:rsidRDefault="003B43E1">
      <w:pPr>
        <w:widowControl w:val="0"/>
        <w:ind w:right="1552"/>
      </w:pPr>
      <w:ins w:id="790" w:author="Arnold Sandjaja" w:date="2013-06-29T14:37:00Z">
        <w:r>
          <w:rPr>
            <w:rFonts w:cs="Arial"/>
          </w:rPr>
          <w:t>A constantly increasing disparity of wealth is an intrinsic aspect of capitalism</w:t>
        </w:r>
      </w:ins>
    </w:p>
    <w:p w14:paraId="08F79AC2" w14:textId="77777777" w:rsidR="006004D0" w:rsidRDefault="006004D0">
      <w:pPr>
        <w:widowControl w:val="0"/>
        <w:ind w:right="1552"/>
      </w:pPr>
    </w:p>
    <w:p w14:paraId="1DF8B70E" w14:textId="77777777" w:rsidR="006004D0" w:rsidRDefault="006004D0">
      <w:pPr>
        <w:widowControl w:val="0"/>
        <w:ind w:right="1552"/>
      </w:pPr>
    </w:p>
    <w:p w14:paraId="69935EDD" w14:textId="77777777" w:rsidR="006004D0" w:rsidRDefault="006004D0">
      <w:pPr>
        <w:widowControl w:val="0"/>
        <w:ind w:right="1552"/>
      </w:pPr>
    </w:p>
    <w:p w14:paraId="55AB28C3" w14:textId="77777777" w:rsidR="006004D0" w:rsidRDefault="003B43E1">
      <w:pPr>
        <w:widowControl w:val="0"/>
        <w:ind w:right="1552"/>
      </w:pPr>
      <w:ins w:id="791" w:author="Arnold Sandjaja" w:date="2013-06-29T14:37:00Z">
        <w:r>
          <w:rPr>
            <w:rFonts w:cs="Arial"/>
            <w:b/>
            <w:bCs/>
            <w:color w:val="FF2712"/>
          </w:rPr>
          <w:t>(Title</w:t>
        </w:r>
        <w:proofErr w:type="gramStart"/>
        <w:r>
          <w:rPr>
            <w:rFonts w:cs="Arial"/>
            <w:b/>
            <w:bCs/>
            <w:color w:val="FF2712"/>
          </w:rPr>
          <w:t>: )</w:t>
        </w:r>
      </w:ins>
      <w:proofErr w:type="gramEnd"/>
    </w:p>
    <w:p w14:paraId="2247B0EF" w14:textId="77777777" w:rsidR="006004D0" w:rsidRDefault="006004D0">
      <w:pPr>
        <w:widowControl w:val="0"/>
        <w:ind w:right="1552"/>
      </w:pPr>
    </w:p>
    <w:p w14:paraId="335B9079" w14:textId="77777777" w:rsidR="006004D0" w:rsidRDefault="003B43E1">
      <w:pPr>
        <w:widowControl w:val="0"/>
        <w:ind w:right="1552"/>
      </w:pPr>
      <w:ins w:id="792" w:author="Arnold Sandjaja" w:date="2013-06-29T14:37:00Z">
        <w:r>
          <w:rPr>
            <w:rFonts w:cs="Arial"/>
            <w:b/>
            <w:bCs/>
          </w:rPr>
          <w:t>Fiscal and Economic Union</w:t>
        </w:r>
      </w:ins>
    </w:p>
    <w:p w14:paraId="5AC24F04" w14:textId="77777777" w:rsidR="006004D0" w:rsidRDefault="006004D0">
      <w:pPr>
        <w:widowControl w:val="0"/>
        <w:ind w:right="1552"/>
      </w:pPr>
    </w:p>
    <w:p w14:paraId="6B5E3D38" w14:textId="77777777" w:rsidR="006004D0" w:rsidRDefault="003B43E1">
      <w:pPr>
        <w:widowControl w:val="0"/>
        <w:ind w:right="1552"/>
      </w:pPr>
      <w:ins w:id="793" w:author="Arnold Sandjaja" w:date="2013-06-29T14:37:00Z">
        <w:r>
          <w:rPr>
            <w:rFonts w:cs="Arial"/>
            <w:b/>
            <w:bCs/>
            <w:color w:val="FF2712"/>
          </w:rPr>
          <w:t>(Main text</w:t>
        </w:r>
        <w:proofErr w:type="gramStart"/>
        <w:r>
          <w:rPr>
            <w:rFonts w:cs="Arial"/>
            <w:b/>
            <w:bCs/>
            <w:color w:val="FF2712"/>
          </w:rPr>
          <w:t>: )</w:t>
        </w:r>
      </w:ins>
      <w:proofErr w:type="gramEnd"/>
    </w:p>
    <w:p w14:paraId="195F7559" w14:textId="77777777" w:rsidR="006004D0" w:rsidRDefault="006004D0">
      <w:pPr>
        <w:widowControl w:val="0"/>
        <w:ind w:right="1552"/>
      </w:pPr>
    </w:p>
    <w:p w14:paraId="7E258F4D" w14:textId="77777777" w:rsidR="006004D0" w:rsidRDefault="003B43E1">
      <w:pPr>
        <w:widowControl w:val="0"/>
        <w:ind w:right="1552"/>
      </w:pPr>
      <w:ins w:id="794" w:author="Arnold Sandjaja" w:date="2013-06-29T14:37:00Z">
        <w:r>
          <w:rPr>
            <w:rFonts w:cs="Arial"/>
          </w:rPr>
          <w:t>Fiscal pact, ESM, six-pack, two-pack</w:t>
        </w:r>
      </w:ins>
    </w:p>
    <w:p w14:paraId="01F7711E" w14:textId="77777777" w:rsidR="006004D0" w:rsidRDefault="003B43E1">
      <w:pPr>
        <w:widowControl w:val="0"/>
        <w:ind w:right="1552"/>
      </w:pPr>
      <w:ins w:id="795" w:author="Arnold Sandjaja" w:date="2013-06-29T14:37:00Z">
        <w:r>
          <w:rPr>
            <w:rFonts w:cs="Arial"/>
          </w:rPr>
          <w:t xml:space="preserve">Under the pressure of the crisis, the powerful are pushing through their murky "reform" measures at a rapid pace. The logic is always the same: Reduce debts through cuts in social services and privatisation, raise </w:t>
        </w:r>
        <w:r>
          <w:rPr>
            <w:rFonts w:cs="Arial"/>
          </w:rPr>
          <w:lastRenderedPageBreak/>
          <w:t>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ins>
    </w:p>
    <w:p w14:paraId="0CBB2DFF" w14:textId="77777777" w:rsidR="006004D0" w:rsidRDefault="003B43E1">
      <w:pPr>
        <w:widowControl w:val="0"/>
        <w:ind w:right="1552"/>
      </w:pPr>
      <w:ins w:id="796" w:author="Arnold Sandjaja" w:date="2013-06-29T14:37:00Z">
        <w:r>
          <w:rPr>
            <w:rFonts w:cs="Arial"/>
          </w:rPr>
          <w:t xml:space="preserve">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w:t>
        </w:r>
        <w:proofErr w:type="spellStart"/>
        <w:r>
          <w:rPr>
            <w:rFonts w:cs="Arial"/>
          </w:rPr>
          <w:t>Barroso</w:t>
        </w:r>
        <w:proofErr w:type="spellEnd"/>
        <w:r>
          <w:rPr>
            <w:rFonts w:cs="Arial"/>
          </w:rPr>
          <w:t xml:space="preserve"> put it: A quiet revolution has been taking place.</w:t>
        </w:r>
      </w:ins>
    </w:p>
    <w:p w14:paraId="03E0358F" w14:textId="77777777" w:rsidR="006004D0" w:rsidRDefault="006004D0">
      <w:pPr>
        <w:widowControl w:val="0"/>
        <w:ind w:right="1552"/>
      </w:pPr>
    </w:p>
    <w:p w14:paraId="4B734F9C" w14:textId="77777777" w:rsidR="006004D0" w:rsidRDefault="003B43E1">
      <w:pPr>
        <w:widowControl w:val="0"/>
        <w:ind w:right="1552"/>
      </w:pPr>
      <w:ins w:id="797" w:author="Arnold Sandjaja" w:date="2013-06-29T14:37:00Z">
        <w:r>
          <w:rPr>
            <w:rFonts w:cs="Arial"/>
            <w:b/>
            <w:bCs/>
            <w:color w:val="FF0000"/>
          </w:rPr>
          <w:t xml:space="preserve">(Caption for the pictures in this </w:t>
        </w:r>
        <w:proofErr w:type="gramStart"/>
        <w:r>
          <w:rPr>
            <w:rFonts w:cs="Arial"/>
            <w:b/>
            <w:bCs/>
            <w:color w:val="FF0000"/>
          </w:rPr>
          <w:t>article :</w:t>
        </w:r>
        <w:proofErr w:type="gramEnd"/>
        <w:r>
          <w:rPr>
            <w:rFonts w:cs="Arial"/>
            <w:b/>
            <w:bCs/>
            <w:color w:val="FF0000"/>
          </w:rPr>
          <w:t xml:space="preserve"> use picture:</w:t>
        </w:r>
      </w:ins>
    </w:p>
    <w:p w14:paraId="21C1E5C0" w14:textId="77777777" w:rsidR="006004D0" w:rsidRDefault="003B43E1">
      <w:pPr>
        <w:pStyle w:val="Listenabsatz"/>
        <w:widowControl w:val="0"/>
        <w:numPr>
          <w:ilvl w:val="0"/>
          <w:numId w:val="8"/>
        </w:numPr>
        <w:ind w:right="1552"/>
      </w:pPr>
      <w:ins w:id="798" w:author="Arnold Sandjaja" w:date="2013-06-29T14:37:00Z">
        <w:r>
          <w:rPr>
            <w:rFonts w:ascii="Arial" w:hAnsi="Arial" w:cs="Arial"/>
            <w:b/>
            <w:bCs/>
            <w:color w:val="FF0000"/>
          </w:rPr>
          <w:t>WSC2013_TP40_MOD1_PRE_EN_04.jpg)</w:t>
        </w:r>
      </w:ins>
    </w:p>
    <w:p w14:paraId="2697ADAD" w14:textId="77777777" w:rsidR="006004D0" w:rsidRDefault="006004D0">
      <w:pPr>
        <w:widowControl w:val="0"/>
        <w:ind w:right="1552"/>
      </w:pPr>
    </w:p>
    <w:p w14:paraId="23EE7ECC" w14:textId="77777777" w:rsidR="006004D0" w:rsidRDefault="006004D0">
      <w:pPr>
        <w:widowControl w:val="0"/>
        <w:ind w:right="1552"/>
      </w:pPr>
    </w:p>
    <w:p w14:paraId="0F830D63" w14:textId="77777777" w:rsidR="006004D0" w:rsidRDefault="003B43E1">
      <w:pPr>
        <w:widowControl w:val="0"/>
        <w:spacing w:line="241" w:lineRule="atLeast"/>
        <w:ind w:right="1552"/>
        <w:jc w:val="both"/>
      </w:pPr>
      <w:ins w:id="799" w:author="Arnold Sandjaja" w:date="2013-06-29T14:37:00Z">
        <w:r>
          <w:rPr>
            <w:rFonts w:cs="Arial"/>
          </w:rPr>
          <w:t>In the European Council the introduction of a fiscal and economic union is being prepared.</w:t>
        </w:r>
      </w:ins>
    </w:p>
    <w:p w14:paraId="31A54810" w14:textId="77777777" w:rsidR="006004D0" w:rsidRDefault="006004D0">
      <w:pPr>
        <w:widowControl w:val="0"/>
        <w:spacing w:line="241" w:lineRule="atLeast"/>
        <w:ind w:right="1552"/>
        <w:jc w:val="both"/>
      </w:pPr>
    </w:p>
    <w:p w14:paraId="2CCA5106" w14:textId="77777777" w:rsidR="006004D0" w:rsidRDefault="006004D0">
      <w:pPr>
        <w:widowControl w:val="0"/>
        <w:spacing w:line="241" w:lineRule="atLeast"/>
        <w:ind w:right="1552"/>
        <w:jc w:val="both"/>
      </w:pPr>
    </w:p>
    <w:p w14:paraId="68932A65" w14:textId="77777777" w:rsidR="006004D0" w:rsidRDefault="006004D0">
      <w:pPr>
        <w:tabs>
          <w:tab w:val="left" w:pos="1961"/>
        </w:tabs>
        <w:ind w:right="1552"/>
      </w:pPr>
    </w:p>
    <w:p w14:paraId="70CE4F03" w14:textId="77777777" w:rsidR="006004D0" w:rsidRDefault="006004D0">
      <w:pPr>
        <w:tabs>
          <w:tab w:val="left" w:pos="1961"/>
        </w:tabs>
        <w:ind w:right="1552"/>
      </w:pPr>
    </w:p>
    <w:sectPr w:rsidR="006004D0">
      <w:headerReference w:type="even" r:id="rId13"/>
      <w:headerReference w:type="default" r:id="rId14"/>
      <w:footerReference w:type="even" r:id="rId15"/>
      <w:footerReference w:type="default" r:id="rId16"/>
      <w:pgSz w:w="11906" w:h="16838"/>
      <w:pgMar w:top="1985" w:right="1134" w:bottom="1418" w:left="1134" w:header="567" w:footer="991" w:gutter="0"/>
      <w:cols w:space="720"/>
      <w:formProt w:val="0"/>
      <w:docGrid w:linePitch="24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D4997C" w14:textId="77777777" w:rsidR="00914166" w:rsidRDefault="00914166">
      <w:r>
        <w:separator/>
      </w:r>
    </w:p>
  </w:endnote>
  <w:endnote w:type="continuationSeparator" w:id="0">
    <w:p w14:paraId="363FB622" w14:textId="77777777" w:rsidR="00914166" w:rsidRDefault="00914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ヒラギノ角ゴ Pro W3">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Arial Bold">
    <w:panose1 w:val="020B07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98" w:type="dxa"/>
      <w:tblCellMar>
        <w:left w:w="0" w:type="dxa"/>
        <w:right w:w="0" w:type="dxa"/>
      </w:tblCellMar>
      <w:tblLook w:val="04A0" w:firstRow="1" w:lastRow="0" w:firstColumn="1" w:lastColumn="0" w:noHBand="0" w:noVBand="1"/>
    </w:tblPr>
    <w:tblGrid>
      <w:gridCol w:w="2825"/>
      <w:gridCol w:w="5245"/>
      <w:gridCol w:w="1559"/>
    </w:tblGrid>
    <w:tr w:rsidR="00914166" w14:paraId="5D812512" w14:textId="77777777">
      <w:trPr>
        <w:cantSplit/>
        <w:trHeight w:val="270"/>
      </w:trPr>
      <w:tc>
        <w:tcPr>
          <w:tcW w:w="2825" w:type="dxa"/>
          <w:shd w:val="clear" w:color="auto" w:fill="FFFFFF"/>
        </w:tcPr>
        <w:p w14:paraId="379F6B67" w14:textId="77777777" w:rsidR="00914166" w:rsidRDefault="00914166">
          <w:pPr>
            <w:pStyle w:val="Footer"/>
          </w:pPr>
        </w:p>
      </w:tc>
      <w:tc>
        <w:tcPr>
          <w:tcW w:w="5245" w:type="dxa"/>
          <w:shd w:val="clear" w:color="auto" w:fill="FFFFFF"/>
        </w:tcPr>
        <w:p w14:paraId="79E83045" w14:textId="77777777" w:rsidR="00914166" w:rsidRDefault="00914166">
          <w:pPr>
            <w:pStyle w:val="Footer"/>
            <w:jc w:val="center"/>
          </w:pPr>
        </w:p>
      </w:tc>
      <w:tc>
        <w:tcPr>
          <w:tcW w:w="1559" w:type="dxa"/>
          <w:shd w:val="clear" w:color="auto" w:fill="FFFFFF"/>
        </w:tcPr>
        <w:p w14:paraId="5B90CFCF" w14:textId="77777777" w:rsidR="00914166" w:rsidRDefault="00914166">
          <w:pPr>
            <w:pStyle w:val="Footer"/>
          </w:pPr>
        </w:p>
      </w:tc>
    </w:tr>
    <w:tr w:rsidR="00914166" w14:paraId="1FC7C247" w14:textId="77777777">
      <w:trPr>
        <w:cantSplit/>
        <w:trHeight w:val="400"/>
      </w:trPr>
      <w:tc>
        <w:tcPr>
          <w:tcW w:w="2825" w:type="dxa"/>
          <w:shd w:val="clear" w:color="auto" w:fill="FFFFFF"/>
        </w:tcPr>
        <w:p w14:paraId="3E77FA75" w14:textId="2E3F8B8C" w:rsidR="00914166" w:rsidRPr="005C32DD" w:rsidRDefault="00914166">
          <w:pPr>
            <w:pStyle w:val="Footer"/>
            <w:rPr>
              <w:sz w:val="12"/>
              <w:szCs w:val="12"/>
            </w:rPr>
          </w:pPr>
          <w:ins w:id="800" w:author="Arnold Sandjaja" w:date="2013-06-29T14:37:00Z">
            <w:r w:rsidRPr="005C32DD">
              <w:rPr>
                <w:sz w:val="12"/>
                <w:szCs w:val="12"/>
                <w:lang w:val="en-US"/>
              </w:rPr>
              <w:t>Project proposal for skill 40</w:t>
            </w:r>
          </w:ins>
        </w:p>
        <w:p w14:paraId="1BD028F5" w14:textId="77777777" w:rsidR="00914166" w:rsidRPr="005C32DD" w:rsidRDefault="00914166">
          <w:pPr>
            <w:pStyle w:val="Footer"/>
            <w:rPr>
              <w:sz w:val="12"/>
              <w:szCs w:val="12"/>
            </w:rPr>
          </w:pPr>
          <w:r w:rsidRPr="005C32DD">
            <w:rPr>
              <w:sz w:val="12"/>
              <w:szCs w:val="12"/>
              <w:lang w:val="de-DE"/>
            </w:rPr>
            <w:t>WSC2013_TP40_M1_actual_EN</w:t>
          </w:r>
        </w:p>
      </w:tc>
      <w:tc>
        <w:tcPr>
          <w:tcW w:w="5245" w:type="dxa"/>
          <w:shd w:val="clear" w:color="auto" w:fill="FFFFFF"/>
        </w:tcPr>
        <w:p w14:paraId="1BBFF94D" w14:textId="77777777" w:rsidR="00914166" w:rsidRPr="005C32DD" w:rsidRDefault="00914166">
          <w:pPr>
            <w:pStyle w:val="Footer"/>
            <w:ind w:right="-93"/>
            <w:jc w:val="center"/>
            <w:rPr>
              <w:sz w:val="12"/>
              <w:szCs w:val="12"/>
            </w:rPr>
          </w:pPr>
          <w:ins w:id="801" w:author="Arnold Sandjaja" w:date="2013-06-29T14:37:00Z">
            <w:r w:rsidRPr="005C32DD">
              <w:rPr>
                <w:sz w:val="12"/>
                <w:szCs w:val="12"/>
                <w:lang w:val="fr-FR"/>
              </w:rPr>
              <w:t xml:space="preserve">Ⓒ </w:t>
            </w:r>
            <w:proofErr w:type="spellStart"/>
            <w:r w:rsidRPr="005C32DD">
              <w:rPr>
                <w:sz w:val="12"/>
                <w:szCs w:val="12"/>
                <w:lang w:val="fr-FR"/>
              </w:rPr>
              <w:t>WorldSkills</w:t>
            </w:r>
            <w:proofErr w:type="spellEnd"/>
            <w:r w:rsidRPr="005C32DD">
              <w:rPr>
                <w:sz w:val="12"/>
                <w:szCs w:val="12"/>
                <w:lang w:val="fr-FR"/>
              </w:rPr>
              <w:t xml:space="preserve"> International (WSI) </w:t>
            </w:r>
            <w:proofErr w:type="spellStart"/>
            <w:r w:rsidRPr="005C32DD">
              <w:rPr>
                <w:sz w:val="12"/>
                <w:szCs w:val="12"/>
                <w:lang w:val="fr-FR"/>
              </w:rPr>
              <w:t>reserves</w:t>
            </w:r>
            <w:proofErr w:type="spellEnd"/>
            <w:r w:rsidRPr="005C32DD">
              <w:rPr>
                <w:sz w:val="12"/>
                <w:szCs w:val="12"/>
                <w:lang w:val="fr-FR"/>
              </w:rPr>
              <w:t xml:space="preserve"> all </w:t>
            </w:r>
            <w:proofErr w:type="spellStart"/>
            <w:r w:rsidRPr="005C32DD">
              <w:rPr>
                <w:sz w:val="12"/>
                <w:szCs w:val="12"/>
                <w:lang w:val="fr-FR"/>
              </w:rPr>
              <w:t>rights</w:t>
            </w:r>
            <w:proofErr w:type="spellEnd"/>
            <w:r w:rsidRPr="005C32DD">
              <w:rPr>
                <w:sz w:val="12"/>
                <w:szCs w:val="12"/>
                <w:lang w:val="fr-FR"/>
              </w:rPr>
              <w:t xml:space="preserve"> in documents</w:t>
            </w:r>
          </w:ins>
        </w:p>
        <w:p w14:paraId="2ECBBE97" w14:textId="77777777" w:rsidR="00914166" w:rsidRPr="005C32DD" w:rsidRDefault="00914166">
          <w:pPr>
            <w:pStyle w:val="Footer"/>
            <w:jc w:val="center"/>
            <w:rPr>
              <w:sz w:val="12"/>
              <w:szCs w:val="12"/>
            </w:rPr>
          </w:pPr>
          <w:proofErr w:type="spellStart"/>
          <w:ins w:id="802" w:author="Arnold Sandjaja" w:date="2013-06-29T14:37:00Z">
            <w:r w:rsidRPr="005C32DD">
              <w:rPr>
                <w:sz w:val="12"/>
                <w:szCs w:val="12"/>
                <w:lang w:val="fr-FR"/>
              </w:rPr>
              <w:t>developed</w:t>
            </w:r>
            <w:proofErr w:type="spellEnd"/>
            <w:r w:rsidRPr="005C32DD">
              <w:rPr>
                <w:sz w:val="12"/>
                <w:szCs w:val="12"/>
                <w:lang w:val="fr-FR"/>
              </w:rPr>
              <w:t xml:space="preserve"> for or an </w:t>
            </w:r>
            <w:proofErr w:type="spellStart"/>
            <w:r w:rsidRPr="005C32DD">
              <w:rPr>
                <w:sz w:val="12"/>
                <w:szCs w:val="12"/>
                <w:lang w:val="fr-FR"/>
              </w:rPr>
              <w:t>behalf</w:t>
            </w:r>
            <w:proofErr w:type="spellEnd"/>
            <w:r w:rsidRPr="005C32DD">
              <w:rPr>
                <w:sz w:val="12"/>
                <w:szCs w:val="12"/>
                <w:lang w:val="fr-FR"/>
              </w:rPr>
              <w:t xml:space="preserve"> of WSI, </w:t>
            </w:r>
            <w:proofErr w:type="spellStart"/>
            <w:r w:rsidRPr="005C32DD">
              <w:rPr>
                <w:sz w:val="12"/>
                <w:szCs w:val="12"/>
                <w:lang w:val="fr-FR"/>
              </w:rPr>
              <w:t>including</w:t>
            </w:r>
            <w:proofErr w:type="spellEnd"/>
            <w:r w:rsidRPr="005C32DD">
              <w:rPr>
                <w:sz w:val="12"/>
                <w:szCs w:val="12"/>
                <w:lang w:val="fr-FR"/>
              </w:rPr>
              <w:t xml:space="preserve"> translation and </w:t>
            </w:r>
            <w:proofErr w:type="spellStart"/>
            <w:r w:rsidRPr="005C32DD">
              <w:rPr>
                <w:sz w:val="12"/>
                <w:szCs w:val="12"/>
                <w:lang w:val="fr-FR"/>
              </w:rPr>
              <w:t>electronic</w:t>
            </w:r>
          </w:ins>
          <w:proofErr w:type="spellEnd"/>
        </w:p>
        <w:p w14:paraId="595B627F" w14:textId="77777777" w:rsidR="00914166" w:rsidRPr="005C32DD" w:rsidRDefault="00914166">
          <w:pPr>
            <w:pStyle w:val="Footer"/>
            <w:jc w:val="center"/>
            <w:rPr>
              <w:sz w:val="12"/>
              <w:szCs w:val="12"/>
            </w:rPr>
          </w:pPr>
          <w:ins w:id="803" w:author="Arnold Sandjaja" w:date="2013-06-29T14:37:00Z">
            <w:r w:rsidRPr="005C32DD">
              <w:rPr>
                <w:sz w:val="12"/>
                <w:szCs w:val="12"/>
                <w:lang w:val="fr-FR"/>
              </w:rPr>
              <w:t xml:space="preserve">distribution. This </w:t>
            </w:r>
            <w:proofErr w:type="spellStart"/>
            <w:r w:rsidRPr="005C32DD">
              <w:rPr>
                <w:sz w:val="12"/>
                <w:szCs w:val="12"/>
                <w:lang w:val="fr-FR"/>
              </w:rPr>
              <w:t>material</w:t>
            </w:r>
            <w:proofErr w:type="spellEnd"/>
            <w:r w:rsidRPr="005C32DD">
              <w:rPr>
                <w:sz w:val="12"/>
                <w:szCs w:val="12"/>
                <w:lang w:val="fr-FR"/>
              </w:rPr>
              <w:t xml:space="preserve"> </w:t>
            </w:r>
            <w:proofErr w:type="spellStart"/>
            <w:r w:rsidRPr="005C32DD">
              <w:rPr>
                <w:sz w:val="12"/>
                <w:szCs w:val="12"/>
                <w:lang w:val="fr-FR"/>
              </w:rPr>
              <w:t>my</w:t>
            </w:r>
            <w:proofErr w:type="spellEnd"/>
            <w:r w:rsidRPr="005C32DD">
              <w:rPr>
                <w:sz w:val="12"/>
                <w:szCs w:val="12"/>
                <w:lang w:val="fr-FR"/>
              </w:rPr>
              <w:t xml:space="preserve"> </w:t>
            </w:r>
            <w:proofErr w:type="spellStart"/>
            <w:r w:rsidRPr="005C32DD">
              <w:rPr>
                <w:sz w:val="12"/>
                <w:szCs w:val="12"/>
                <w:lang w:val="fr-FR"/>
              </w:rPr>
              <w:t>be</w:t>
            </w:r>
            <w:proofErr w:type="spellEnd"/>
            <w:r w:rsidRPr="005C32DD">
              <w:rPr>
                <w:sz w:val="12"/>
                <w:szCs w:val="12"/>
                <w:lang w:val="fr-FR"/>
              </w:rPr>
              <w:t xml:space="preserve"> </w:t>
            </w:r>
            <w:proofErr w:type="spellStart"/>
            <w:r w:rsidRPr="005C32DD">
              <w:rPr>
                <w:sz w:val="12"/>
                <w:szCs w:val="12"/>
                <w:lang w:val="fr-FR"/>
              </w:rPr>
              <w:t>reproduced</w:t>
            </w:r>
            <w:proofErr w:type="spellEnd"/>
            <w:r w:rsidRPr="005C32DD">
              <w:rPr>
                <w:sz w:val="12"/>
                <w:szCs w:val="12"/>
                <w:lang w:val="fr-FR"/>
              </w:rPr>
              <w:t xml:space="preserve"> for non-commercial</w:t>
            </w:r>
          </w:ins>
        </w:p>
        <w:p w14:paraId="21DE9275" w14:textId="77777777" w:rsidR="00914166" w:rsidRPr="005C32DD" w:rsidRDefault="00914166">
          <w:pPr>
            <w:pStyle w:val="Footer"/>
            <w:tabs>
              <w:tab w:val="center" w:pos="5247"/>
              <w:tab w:val="center" w:pos="5814"/>
              <w:tab w:val="center" w:pos="6381"/>
              <w:tab w:val="right" w:pos="9927"/>
              <w:tab w:val="right" w:pos="10494"/>
              <w:tab w:val="right" w:pos="11061"/>
              <w:tab w:val="right" w:pos="11628"/>
            </w:tabs>
            <w:ind w:left="567" w:right="-142"/>
            <w:jc w:val="center"/>
            <w:rPr>
              <w:sz w:val="12"/>
              <w:szCs w:val="12"/>
            </w:rPr>
          </w:pPr>
          <w:proofErr w:type="spellStart"/>
          <w:ins w:id="804" w:author="Arnold Sandjaja" w:date="2013-06-29T14:37:00Z">
            <w:r w:rsidRPr="005C32DD">
              <w:rPr>
                <w:sz w:val="12"/>
                <w:szCs w:val="12"/>
                <w:lang w:val="fr-FR"/>
              </w:rPr>
              <w:t>vocational</w:t>
            </w:r>
            <w:proofErr w:type="spellEnd"/>
            <w:r w:rsidRPr="005C32DD">
              <w:rPr>
                <w:sz w:val="12"/>
                <w:szCs w:val="12"/>
                <w:lang w:val="fr-FR"/>
              </w:rPr>
              <w:t xml:space="preserve"> and </w:t>
            </w:r>
            <w:proofErr w:type="spellStart"/>
            <w:r w:rsidRPr="005C32DD">
              <w:rPr>
                <w:sz w:val="12"/>
                <w:szCs w:val="12"/>
                <w:lang w:val="fr-FR"/>
              </w:rPr>
              <w:t>educational</w:t>
            </w:r>
            <w:proofErr w:type="spellEnd"/>
            <w:r w:rsidRPr="005C32DD">
              <w:rPr>
                <w:sz w:val="12"/>
                <w:szCs w:val="12"/>
                <w:lang w:val="fr-FR"/>
              </w:rPr>
              <w:t xml:space="preserve"> </w:t>
            </w:r>
            <w:proofErr w:type="spellStart"/>
            <w:r w:rsidRPr="005C32DD">
              <w:rPr>
                <w:sz w:val="12"/>
                <w:szCs w:val="12"/>
                <w:lang w:val="fr-FR"/>
              </w:rPr>
              <w:t>purposes</w:t>
            </w:r>
            <w:proofErr w:type="spellEnd"/>
            <w:r w:rsidRPr="005C32DD">
              <w:rPr>
                <w:sz w:val="12"/>
                <w:szCs w:val="12"/>
                <w:lang w:val="fr-FR"/>
              </w:rPr>
              <w:t xml:space="preserve"> </w:t>
            </w:r>
            <w:proofErr w:type="spellStart"/>
            <w:r w:rsidRPr="005C32DD">
              <w:rPr>
                <w:sz w:val="12"/>
                <w:szCs w:val="12"/>
                <w:lang w:val="fr-FR"/>
              </w:rPr>
              <w:t>provided</w:t>
            </w:r>
            <w:proofErr w:type="spellEnd"/>
            <w:r w:rsidRPr="005C32DD">
              <w:rPr>
                <w:sz w:val="12"/>
                <w:szCs w:val="12"/>
                <w:lang w:val="fr-FR"/>
              </w:rPr>
              <w:t xml:space="preserve"> </w:t>
            </w:r>
            <w:proofErr w:type="spellStart"/>
            <w:r w:rsidRPr="005C32DD">
              <w:rPr>
                <w:sz w:val="12"/>
                <w:szCs w:val="12"/>
                <w:lang w:val="fr-FR"/>
              </w:rPr>
              <w:t>that</w:t>
            </w:r>
            <w:proofErr w:type="spellEnd"/>
            <w:r w:rsidRPr="005C32DD">
              <w:rPr>
                <w:sz w:val="12"/>
                <w:szCs w:val="12"/>
                <w:lang w:val="fr-FR"/>
              </w:rPr>
              <w:t xml:space="preserve"> the </w:t>
            </w:r>
            <w:proofErr w:type="spellStart"/>
            <w:r w:rsidRPr="005C32DD">
              <w:rPr>
                <w:sz w:val="12"/>
                <w:szCs w:val="12"/>
                <w:lang w:val="fr-FR"/>
              </w:rPr>
              <w:t>WorldSkills</w:t>
            </w:r>
            <w:proofErr w:type="spellEnd"/>
            <w:r w:rsidRPr="005C32DD">
              <w:rPr>
                <w:sz w:val="12"/>
                <w:szCs w:val="12"/>
                <w:lang w:val="fr-FR"/>
              </w:rPr>
              <w:t xml:space="preserve"> International logo and copyright notice are </w:t>
            </w:r>
            <w:proofErr w:type="spellStart"/>
            <w:r w:rsidRPr="005C32DD">
              <w:rPr>
                <w:sz w:val="12"/>
                <w:szCs w:val="12"/>
                <w:lang w:val="fr-FR"/>
              </w:rPr>
              <w:t>left</w:t>
            </w:r>
            <w:proofErr w:type="spellEnd"/>
            <w:r w:rsidRPr="005C32DD">
              <w:rPr>
                <w:sz w:val="12"/>
                <w:szCs w:val="12"/>
                <w:lang w:val="fr-FR"/>
              </w:rPr>
              <w:t xml:space="preserve"> in place</w:t>
            </w:r>
          </w:ins>
        </w:p>
        <w:p w14:paraId="72A550B1" w14:textId="77777777" w:rsidR="00914166" w:rsidRPr="005C32DD" w:rsidRDefault="00914166">
          <w:pPr>
            <w:pStyle w:val="Footer"/>
            <w:jc w:val="center"/>
            <w:rPr>
              <w:sz w:val="12"/>
              <w:szCs w:val="12"/>
            </w:rPr>
          </w:pPr>
          <w:r w:rsidRPr="005C32DD">
            <w:rPr>
              <w:sz w:val="12"/>
              <w:szCs w:val="12"/>
              <w:lang w:val="fr-FR"/>
            </w:rPr>
            <w:t>Version: 1.</w:t>
          </w:r>
          <w:ins w:id="805" w:author="Michel Bulon" w:date="2013-05-20T20:24:00Z">
            <w:r w:rsidRPr="005C32DD">
              <w:rPr>
                <w:sz w:val="12"/>
                <w:szCs w:val="12"/>
                <w:lang w:val="fr-FR"/>
              </w:rPr>
              <w:t>4</w:t>
            </w:r>
          </w:ins>
          <w:del w:id="806" w:author="Arnold Sandjaja" w:date="2013-06-29T12:06:00Z">
            <w:r w:rsidRPr="005C32DD">
              <w:rPr>
                <w:sz w:val="12"/>
                <w:szCs w:val="12"/>
                <w:lang w:val="fr-FR"/>
              </w:rPr>
              <w:delText>8</w:delText>
            </w:r>
          </w:del>
          <w:ins w:id="807" w:author="Arnold Sandjaja" w:date="2013-06-29T14:37:00Z">
            <w:r w:rsidRPr="005C32DD">
              <w:rPr>
                <w:sz w:val="12"/>
                <w:szCs w:val="12"/>
                <w:lang w:val="fr-FR"/>
              </w:rPr>
              <w:t>1</w:t>
            </w:r>
          </w:ins>
        </w:p>
        <w:p w14:paraId="4B158D5D" w14:textId="77777777" w:rsidR="00914166" w:rsidRPr="005C32DD" w:rsidRDefault="00914166">
          <w:pPr>
            <w:pStyle w:val="Footer"/>
            <w:jc w:val="center"/>
            <w:rPr>
              <w:sz w:val="12"/>
              <w:szCs w:val="12"/>
            </w:rPr>
          </w:pPr>
          <w:r w:rsidRPr="005C32DD">
            <w:rPr>
              <w:sz w:val="12"/>
              <w:szCs w:val="12"/>
              <w:lang w:val="fr-FR"/>
            </w:rPr>
            <w:t xml:space="preserve">Date: </w:t>
          </w:r>
          <w:del w:id="808" w:author="Arnold Sandjaja" w:date="2013-06-14T18:24:00Z">
            <w:r w:rsidRPr="005C32DD">
              <w:rPr>
                <w:sz w:val="12"/>
                <w:szCs w:val="12"/>
                <w:lang w:val="fr-FR"/>
              </w:rPr>
              <w:delText>12</w:delText>
            </w:r>
          </w:del>
          <w:del w:id="809" w:author="Arnold Sandjaja" w:date="2013-06-29T12:06:00Z">
            <w:r w:rsidRPr="005C32DD">
              <w:rPr>
                <w:sz w:val="12"/>
                <w:szCs w:val="12"/>
                <w:lang w:val="fr-FR"/>
              </w:rPr>
              <w:delText>1</w:delText>
            </w:r>
          </w:del>
          <w:r w:rsidRPr="005C32DD">
            <w:rPr>
              <w:sz w:val="12"/>
              <w:szCs w:val="12"/>
              <w:lang w:val="fr-FR"/>
            </w:rPr>
            <w:t>4.0</w:t>
          </w:r>
          <w:ins w:id="810" w:author="Michel Bulon" w:date="2013-06-12T21:05:00Z">
            <w:r w:rsidRPr="005C32DD">
              <w:rPr>
                <w:sz w:val="12"/>
                <w:szCs w:val="12"/>
                <w:lang w:val="fr-FR"/>
              </w:rPr>
              <w:t>6</w:t>
            </w:r>
          </w:ins>
          <w:r w:rsidRPr="005C32DD">
            <w:rPr>
              <w:sz w:val="12"/>
              <w:szCs w:val="12"/>
              <w:lang w:val="fr-FR"/>
            </w:rPr>
            <w:t>5.13</w:t>
          </w:r>
        </w:p>
      </w:tc>
      <w:tc>
        <w:tcPr>
          <w:tcW w:w="1559" w:type="dxa"/>
          <w:shd w:val="clear" w:color="auto" w:fill="FFFFFF"/>
        </w:tcPr>
        <w:p w14:paraId="14DCF464" w14:textId="77777777" w:rsidR="00914166" w:rsidRDefault="00914166">
          <w:pPr>
            <w:pStyle w:val="Footer"/>
            <w:jc w:val="right"/>
          </w:pPr>
        </w:p>
        <w:p w14:paraId="7B985E5E" w14:textId="77777777" w:rsidR="00914166" w:rsidRDefault="00914166">
          <w:pPr>
            <w:pStyle w:val="Footer"/>
            <w:ind w:left="-191"/>
            <w:jc w:val="right"/>
          </w:pPr>
          <w:r>
            <w:fldChar w:fldCharType="begin"/>
          </w:r>
          <w:r>
            <w:instrText>PAGE</w:instrText>
          </w:r>
          <w:r>
            <w:fldChar w:fldCharType="separate"/>
          </w:r>
          <w:r w:rsidR="005D3E90">
            <w:rPr>
              <w:noProof/>
            </w:rPr>
            <w:t>22</w:t>
          </w:r>
          <w:r>
            <w:fldChar w:fldCharType="end"/>
          </w:r>
          <w:ins w:id="811" w:author="Arnold Sandjaja" w:date="2013-06-29T14:37:00Z">
            <w:r>
              <w:rPr>
                <w:rStyle w:val="Seitenzahl"/>
              </w:rPr>
              <w:t xml:space="preserve"> of </w:t>
            </w:r>
          </w:ins>
          <w:r>
            <w:rPr>
              <w:rStyle w:val="Seitenzahl"/>
            </w:rPr>
            <w:fldChar w:fldCharType="begin"/>
          </w:r>
          <w:r>
            <w:instrText>NUMPAGES</w:instrText>
          </w:r>
          <w:r>
            <w:fldChar w:fldCharType="separate"/>
          </w:r>
          <w:r w:rsidR="005D3E90">
            <w:rPr>
              <w:noProof/>
            </w:rPr>
            <w:t>22</w:t>
          </w:r>
          <w:r>
            <w:fldChar w:fldCharType="end"/>
          </w:r>
        </w:p>
        <w:p w14:paraId="1F692546" w14:textId="3E7BCBA0" w:rsidR="00914166" w:rsidRDefault="00914166" w:rsidP="005C32DD">
          <w:pPr>
            <w:pStyle w:val="Footer"/>
            <w:ind w:left="-191"/>
            <w:jc w:val="right"/>
          </w:pPr>
        </w:p>
      </w:tc>
    </w:tr>
  </w:tbl>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98" w:type="dxa"/>
      <w:tblCellMar>
        <w:left w:w="0" w:type="dxa"/>
        <w:right w:w="0" w:type="dxa"/>
      </w:tblCellMar>
      <w:tblLook w:val="04A0" w:firstRow="1" w:lastRow="0" w:firstColumn="1" w:lastColumn="0" w:noHBand="0" w:noVBand="1"/>
    </w:tblPr>
    <w:tblGrid>
      <w:gridCol w:w="2825"/>
      <w:gridCol w:w="5387"/>
      <w:gridCol w:w="1417"/>
    </w:tblGrid>
    <w:tr w:rsidR="00914166" w14:paraId="0454205F" w14:textId="77777777">
      <w:trPr>
        <w:cantSplit/>
        <w:trHeight w:val="270"/>
      </w:trPr>
      <w:tc>
        <w:tcPr>
          <w:tcW w:w="2825" w:type="dxa"/>
          <w:shd w:val="clear" w:color="auto" w:fill="FFFFFF"/>
        </w:tcPr>
        <w:p w14:paraId="1705A4CD" w14:textId="77777777" w:rsidR="00914166" w:rsidRDefault="00914166">
          <w:pPr>
            <w:pStyle w:val="Footer"/>
          </w:pPr>
        </w:p>
      </w:tc>
      <w:tc>
        <w:tcPr>
          <w:tcW w:w="5387" w:type="dxa"/>
          <w:shd w:val="clear" w:color="auto" w:fill="FFFFFF"/>
        </w:tcPr>
        <w:p w14:paraId="4E8FFCBA" w14:textId="77777777" w:rsidR="00914166" w:rsidRDefault="00914166">
          <w:pPr>
            <w:pStyle w:val="Footer"/>
            <w:ind w:left="-1019" w:right="-518"/>
            <w:jc w:val="center"/>
          </w:pPr>
        </w:p>
      </w:tc>
      <w:tc>
        <w:tcPr>
          <w:tcW w:w="1417" w:type="dxa"/>
          <w:shd w:val="clear" w:color="auto" w:fill="FFFFFF"/>
        </w:tcPr>
        <w:p w14:paraId="04DF4484" w14:textId="77777777" w:rsidR="00914166" w:rsidRDefault="00914166">
          <w:pPr>
            <w:pStyle w:val="Footer"/>
          </w:pPr>
        </w:p>
      </w:tc>
    </w:tr>
    <w:tr w:rsidR="00914166" w14:paraId="00B8DF7B" w14:textId="77777777">
      <w:trPr>
        <w:cantSplit/>
        <w:trHeight w:val="400"/>
      </w:trPr>
      <w:tc>
        <w:tcPr>
          <w:tcW w:w="2825" w:type="dxa"/>
          <w:shd w:val="clear" w:color="auto" w:fill="FFFFFF"/>
        </w:tcPr>
        <w:p w14:paraId="56BADC37" w14:textId="788E48A1" w:rsidR="00914166" w:rsidRDefault="00914166">
          <w:pPr>
            <w:pStyle w:val="Footer"/>
          </w:pPr>
          <w:ins w:id="812" w:author="Arnold Sandjaja" w:date="2013-06-29T14:37:00Z">
            <w:r>
              <w:rPr>
                <w:sz w:val="16"/>
                <w:lang w:val="de-DE"/>
              </w:rPr>
              <w:t>WSC2013_TP40_MOD21_actual_</w:t>
            </w:r>
          </w:ins>
          <w:r>
            <w:rPr>
              <w:sz w:val="16"/>
              <w:lang w:val="de-DE"/>
            </w:rPr>
            <w:t>BR</w:t>
          </w:r>
        </w:p>
      </w:tc>
      <w:tc>
        <w:tcPr>
          <w:tcW w:w="5387" w:type="dxa"/>
          <w:shd w:val="clear" w:color="auto" w:fill="FFFFFF"/>
        </w:tcPr>
        <w:p w14:paraId="599F1FFE" w14:textId="77777777" w:rsidR="00914166" w:rsidRDefault="00914166">
          <w:pPr>
            <w:pStyle w:val="Footer"/>
            <w:jc w:val="center"/>
          </w:pPr>
          <w:ins w:id="813" w:author="Arnold Sandjaja" w:date="2013-06-29T14:37:00Z">
            <w:r>
              <w:rPr>
                <w:sz w:val="16"/>
                <w:lang w:val="fr-FR"/>
              </w:rPr>
              <w:t xml:space="preserve">Ⓒ </w:t>
            </w:r>
            <w:proofErr w:type="spellStart"/>
            <w:r>
              <w:rPr>
                <w:sz w:val="16"/>
                <w:lang w:val="fr-FR"/>
              </w:rPr>
              <w:t>WorldSkills</w:t>
            </w:r>
            <w:proofErr w:type="spellEnd"/>
            <w:r>
              <w:rPr>
                <w:sz w:val="16"/>
                <w:lang w:val="fr-FR"/>
              </w:rPr>
              <w:t xml:space="preserve"> International (WSI) </w:t>
            </w:r>
            <w:proofErr w:type="spellStart"/>
            <w:r>
              <w:rPr>
                <w:sz w:val="16"/>
                <w:lang w:val="fr-FR"/>
              </w:rPr>
              <w:t>reserves</w:t>
            </w:r>
            <w:proofErr w:type="spellEnd"/>
            <w:r>
              <w:rPr>
                <w:sz w:val="16"/>
                <w:lang w:val="fr-FR"/>
              </w:rPr>
              <w:t xml:space="preserve"> all </w:t>
            </w:r>
            <w:proofErr w:type="spellStart"/>
            <w:r>
              <w:rPr>
                <w:sz w:val="16"/>
                <w:lang w:val="fr-FR"/>
              </w:rPr>
              <w:t>rights</w:t>
            </w:r>
            <w:proofErr w:type="spellEnd"/>
            <w:r>
              <w:rPr>
                <w:sz w:val="16"/>
                <w:lang w:val="fr-FR"/>
              </w:rPr>
              <w:t xml:space="preserve"> in documents</w:t>
            </w:r>
          </w:ins>
        </w:p>
        <w:p w14:paraId="489B3056" w14:textId="77777777" w:rsidR="00914166" w:rsidRDefault="00914166">
          <w:pPr>
            <w:pStyle w:val="Footer"/>
            <w:jc w:val="center"/>
          </w:pPr>
          <w:proofErr w:type="spellStart"/>
          <w:ins w:id="814" w:author="Arnold Sandjaja" w:date="2013-06-29T14:37:00Z">
            <w:r>
              <w:rPr>
                <w:sz w:val="16"/>
                <w:lang w:val="fr-FR"/>
              </w:rPr>
              <w:t>developed</w:t>
            </w:r>
            <w:proofErr w:type="spellEnd"/>
            <w:r>
              <w:rPr>
                <w:sz w:val="16"/>
                <w:lang w:val="fr-FR"/>
              </w:rPr>
              <w:t xml:space="preserve"> for or an </w:t>
            </w:r>
            <w:proofErr w:type="spellStart"/>
            <w:r>
              <w:rPr>
                <w:sz w:val="16"/>
                <w:lang w:val="fr-FR"/>
              </w:rPr>
              <w:t>behalf</w:t>
            </w:r>
            <w:proofErr w:type="spellEnd"/>
            <w:r>
              <w:rPr>
                <w:sz w:val="16"/>
                <w:lang w:val="fr-FR"/>
              </w:rPr>
              <w:t xml:space="preserve"> of WSI, </w:t>
            </w:r>
            <w:proofErr w:type="spellStart"/>
            <w:r>
              <w:rPr>
                <w:sz w:val="16"/>
                <w:lang w:val="fr-FR"/>
              </w:rPr>
              <w:t>including</w:t>
            </w:r>
            <w:proofErr w:type="spellEnd"/>
            <w:r>
              <w:rPr>
                <w:sz w:val="16"/>
                <w:lang w:val="fr-FR"/>
              </w:rPr>
              <w:t xml:space="preserve"> translation and </w:t>
            </w:r>
            <w:proofErr w:type="spellStart"/>
            <w:r>
              <w:rPr>
                <w:sz w:val="16"/>
                <w:lang w:val="fr-FR"/>
              </w:rPr>
              <w:t>electronic</w:t>
            </w:r>
          </w:ins>
          <w:proofErr w:type="spellEnd"/>
        </w:p>
        <w:p w14:paraId="049A1DA6" w14:textId="77777777" w:rsidR="00914166" w:rsidRDefault="00914166">
          <w:pPr>
            <w:pStyle w:val="Footer"/>
            <w:jc w:val="center"/>
          </w:pPr>
          <w:ins w:id="815" w:author="Arnold Sandjaja" w:date="2013-06-29T14:37:00Z">
            <w:r>
              <w:rPr>
                <w:sz w:val="16"/>
                <w:lang w:val="fr-FR"/>
              </w:rPr>
              <w:t xml:space="preserve">distribution. This </w:t>
            </w:r>
            <w:proofErr w:type="spellStart"/>
            <w:r>
              <w:rPr>
                <w:sz w:val="16"/>
                <w:lang w:val="fr-FR"/>
              </w:rPr>
              <w:t>material</w:t>
            </w:r>
            <w:proofErr w:type="spellEnd"/>
            <w:r>
              <w:rPr>
                <w:sz w:val="16"/>
                <w:lang w:val="fr-FR"/>
              </w:rPr>
              <w:t xml:space="preserve"> </w:t>
            </w:r>
            <w:proofErr w:type="spellStart"/>
            <w:r>
              <w:rPr>
                <w:sz w:val="16"/>
                <w:lang w:val="fr-FR"/>
              </w:rPr>
              <w:t>my</w:t>
            </w:r>
            <w:proofErr w:type="spellEnd"/>
            <w:r>
              <w:rPr>
                <w:sz w:val="16"/>
                <w:lang w:val="fr-FR"/>
              </w:rPr>
              <w:t xml:space="preserve"> </w:t>
            </w:r>
            <w:proofErr w:type="spellStart"/>
            <w:r>
              <w:rPr>
                <w:sz w:val="16"/>
                <w:lang w:val="fr-FR"/>
              </w:rPr>
              <w:t>be</w:t>
            </w:r>
            <w:proofErr w:type="spellEnd"/>
            <w:r>
              <w:rPr>
                <w:sz w:val="16"/>
                <w:lang w:val="fr-FR"/>
              </w:rPr>
              <w:t xml:space="preserve"> </w:t>
            </w:r>
            <w:proofErr w:type="spellStart"/>
            <w:r>
              <w:rPr>
                <w:sz w:val="16"/>
                <w:lang w:val="fr-FR"/>
              </w:rPr>
              <w:t>reproduced</w:t>
            </w:r>
            <w:proofErr w:type="spellEnd"/>
            <w:r>
              <w:rPr>
                <w:sz w:val="16"/>
                <w:lang w:val="fr-FR"/>
              </w:rPr>
              <w:t xml:space="preserve"> for non-commercial</w:t>
            </w:r>
          </w:ins>
        </w:p>
        <w:p w14:paraId="27702AF2" w14:textId="77777777" w:rsidR="00914166" w:rsidRDefault="00914166">
          <w:pPr>
            <w:pStyle w:val="Footer"/>
            <w:jc w:val="center"/>
          </w:pPr>
          <w:proofErr w:type="spellStart"/>
          <w:ins w:id="816" w:author="Arnold Sandjaja" w:date="2013-06-29T14:37:00Z">
            <w:r>
              <w:rPr>
                <w:sz w:val="16"/>
                <w:lang w:val="fr-FR"/>
              </w:rPr>
              <w:t>vocational</w:t>
            </w:r>
            <w:proofErr w:type="spellEnd"/>
            <w:r>
              <w:rPr>
                <w:sz w:val="16"/>
                <w:lang w:val="fr-FR"/>
              </w:rPr>
              <w:t xml:space="preserve"> and </w:t>
            </w:r>
            <w:proofErr w:type="spellStart"/>
            <w:r>
              <w:rPr>
                <w:sz w:val="16"/>
                <w:lang w:val="fr-FR"/>
              </w:rPr>
              <w:t>educational</w:t>
            </w:r>
            <w:proofErr w:type="spellEnd"/>
            <w:r>
              <w:rPr>
                <w:sz w:val="16"/>
                <w:lang w:val="fr-FR"/>
              </w:rPr>
              <w:t xml:space="preserve"> </w:t>
            </w:r>
            <w:proofErr w:type="spellStart"/>
            <w:r>
              <w:rPr>
                <w:sz w:val="16"/>
                <w:lang w:val="fr-FR"/>
              </w:rPr>
              <w:t>purposes</w:t>
            </w:r>
            <w:proofErr w:type="spellEnd"/>
            <w:r>
              <w:rPr>
                <w:sz w:val="16"/>
                <w:lang w:val="fr-FR"/>
              </w:rPr>
              <w:t xml:space="preserve"> </w:t>
            </w:r>
            <w:proofErr w:type="spellStart"/>
            <w:r>
              <w:rPr>
                <w:sz w:val="16"/>
                <w:lang w:val="fr-FR"/>
              </w:rPr>
              <w:t>provided</w:t>
            </w:r>
            <w:proofErr w:type="spellEnd"/>
            <w:r>
              <w:rPr>
                <w:sz w:val="16"/>
                <w:lang w:val="fr-FR"/>
              </w:rPr>
              <w:t xml:space="preserve"> </w:t>
            </w:r>
            <w:proofErr w:type="spellStart"/>
            <w:r>
              <w:rPr>
                <w:sz w:val="16"/>
                <w:lang w:val="fr-FR"/>
              </w:rPr>
              <w:t>that</w:t>
            </w:r>
            <w:proofErr w:type="spellEnd"/>
            <w:r>
              <w:rPr>
                <w:sz w:val="16"/>
                <w:lang w:val="fr-FR"/>
              </w:rPr>
              <w:t xml:space="preserve"> the </w:t>
            </w:r>
            <w:proofErr w:type="spellStart"/>
            <w:r>
              <w:rPr>
                <w:sz w:val="16"/>
                <w:lang w:val="fr-FR"/>
              </w:rPr>
              <w:t>WorldSkills</w:t>
            </w:r>
            <w:proofErr w:type="spellEnd"/>
            <w:r>
              <w:rPr>
                <w:sz w:val="16"/>
                <w:lang w:val="fr-FR"/>
              </w:rPr>
              <w:t xml:space="preserve"> International logo and copyright notice are </w:t>
            </w:r>
            <w:proofErr w:type="spellStart"/>
            <w:r>
              <w:rPr>
                <w:sz w:val="16"/>
                <w:lang w:val="fr-FR"/>
              </w:rPr>
              <w:t>left</w:t>
            </w:r>
            <w:proofErr w:type="spellEnd"/>
            <w:r>
              <w:rPr>
                <w:sz w:val="16"/>
                <w:lang w:val="fr-FR"/>
              </w:rPr>
              <w:t xml:space="preserve"> in place</w:t>
            </w:r>
          </w:ins>
        </w:p>
        <w:p w14:paraId="152C3DE3" w14:textId="77777777" w:rsidR="00914166" w:rsidRDefault="00914166">
          <w:pPr>
            <w:pStyle w:val="Footer"/>
            <w:jc w:val="center"/>
          </w:pPr>
          <w:r>
            <w:rPr>
              <w:sz w:val="16"/>
              <w:lang w:val="fr-FR"/>
            </w:rPr>
            <w:t>Version: 1.</w:t>
          </w:r>
          <w:ins w:id="817" w:author="Michel Bulon" w:date="2013-05-20T20:25:00Z">
            <w:r>
              <w:rPr>
                <w:sz w:val="16"/>
                <w:lang w:val="fr-FR"/>
              </w:rPr>
              <w:t>4</w:t>
            </w:r>
          </w:ins>
          <w:del w:id="818" w:author="Arnold Sandjaja" w:date="2013-06-29T11:47:00Z">
            <w:r>
              <w:rPr>
                <w:sz w:val="16"/>
                <w:lang w:val="fr-FR"/>
              </w:rPr>
              <w:delText>8</w:delText>
            </w:r>
          </w:del>
          <w:ins w:id="819" w:author="Arnold Sandjaja" w:date="2013-06-29T14:37:00Z">
            <w:r>
              <w:rPr>
                <w:sz w:val="16"/>
                <w:lang w:val="fr-FR"/>
              </w:rPr>
              <w:t>1</w:t>
            </w:r>
          </w:ins>
        </w:p>
        <w:p w14:paraId="5D4EFB3D" w14:textId="77777777" w:rsidR="00914166" w:rsidRDefault="00914166">
          <w:pPr>
            <w:pStyle w:val="Footer"/>
            <w:jc w:val="center"/>
          </w:pPr>
          <w:r>
            <w:rPr>
              <w:sz w:val="16"/>
              <w:lang w:val="fr-FR"/>
            </w:rPr>
            <w:t xml:space="preserve">Date: </w:t>
          </w:r>
          <w:del w:id="820" w:author="Arnold Sandjaja" w:date="2013-06-14T18:24:00Z">
            <w:r>
              <w:rPr>
                <w:sz w:val="16"/>
                <w:lang w:val="fr-FR"/>
              </w:rPr>
              <w:delText>12</w:delText>
            </w:r>
          </w:del>
          <w:del w:id="821" w:author="Arnold Sandjaja" w:date="2013-06-29T11:47:00Z">
            <w:r>
              <w:rPr>
                <w:sz w:val="16"/>
                <w:lang w:val="fr-FR"/>
              </w:rPr>
              <w:delText>1</w:delText>
            </w:r>
          </w:del>
          <w:r>
            <w:rPr>
              <w:sz w:val="16"/>
              <w:lang w:val="fr-FR"/>
            </w:rPr>
            <w:t>4.0</w:t>
          </w:r>
          <w:del w:id="822" w:author="Arnold Sandjaja" w:date="2013-06-30T08:31:00Z">
            <w:r>
              <w:rPr>
                <w:sz w:val="16"/>
                <w:lang w:val="fr-FR"/>
              </w:rPr>
              <w:delText>6</w:delText>
            </w:r>
          </w:del>
          <w:ins w:id="823" w:author="Arnold Sandjaja" w:date="2013-06-29T14:37:00Z">
            <w:r>
              <w:rPr>
                <w:sz w:val="16"/>
                <w:lang w:val="fr-FR"/>
              </w:rPr>
              <w:t>5.13</w:t>
            </w:r>
          </w:ins>
        </w:p>
      </w:tc>
      <w:tc>
        <w:tcPr>
          <w:tcW w:w="1417" w:type="dxa"/>
          <w:shd w:val="clear" w:color="auto" w:fill="FFFFFF"/>
        </w:tcPr>
        <w:p w14:paraId="3A0941D4" w14:textId="77777777" w:rsidR="00914166" w:rsidRDefault="00914166">
          <w:pPr>
            <w:pStyle w:val="Footer"/>
            <w:jc w:val="right"/>
          </w:pPr>
        </w:p>
        <w:p w14:paraId="102F46B9" w14:textId="77777777" w:rsidR="00914166" w:rsidRDefault="00914166">
          <w:pPr>
            <w:pStyle w:val="Footer"/>
            <w:jc w:val="right"/>
          </w:pPr>
          <w:r>
            <w:fldChar w:fldCharType="begin"/>
          </w:r>
          <w:r>
            <w:instrText>PAGE</w:instrText>
          </w:r>
          <w:r>
            <w:fldChar w:fldCharType="separate"/>
          </w:r>
          <w:r w:rsidR="005D3E90">
            <w:rPr>
              <w:noProof/>
            </w:rPr>
            <w:t>1</w:t>
          </w:r>
          <w:r>
            <w:fldChar w:fldCharType="end"/>
          </w:r>
          <w:ins w:id="824" w:author="Arnold Sandjaja" w:date="2013-06-29T14:37:00Z">
            <w:r>
              <w:rPr>
                <w:rStyle w:val="Seitenzahl"/>
              </w:rPr>
              <w:t xml:space="preserve"> of </w:t>
            </w:r>
          </w:ins>
          <w:r>
            <w:rPr>
              <w:rStyle w:val="Seitenzahl"/>
            </w:rPr>
            <w:fldChar w:fldCharType="begin"/>
          </w:r>
          <w:r>
            <w:instrText>NUMPAGES</w:instrText>
          </w:r>
          <w:r>
            <w:fldChar w:fldCharType="separate"/>
          </w:r>
          <w:r w:rsidR="005D3E90">
            <w:rPr>
              <w:noProof/>
            </w:rPr>
            <w:t>22</w:t>
          </w:r>
          <w:r>
            <w:fldChar w:fldCharType="end"/>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D46F42" w14:textId="77777777" w:rsidR="00914166" w:rsidRDefault="00914166">
      <w:r>
        <w:separator/>
      </w:r>
    </w:p>
  </w:footnote>
  <w:footnote w:type="continuationSeparator" w:id="0">
    <w:p w14:paraId="7F544FFA" w14:textId="77777777" w:rsidR="00914166" w:rsidRDefault="0091416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2556C3" w14:textId="77777777" w:rsidR="00914166" w:rsidRDefault="00914166">
    <w:pPr>
      <w:pStyle w:val="Header"/>
      <w:jc w:val="right"/>
    </w:pPr>
    <w:r>
      <w:rPr>
        <w:noProof/>
        <w:lang w:val="de-DE" w:eastAsia="de-DE"/>
      </w:rPr>
      <w:drawing>
        <wp:anchor distT="0" distB="0" distL="0" distR="0" simplePos="0" relativeHeight="23" behindDoc="1" locked="0" layoutInCell="1" allowOverlap="1" wp14:anchorId="09F35176" wp14:editId="5688E466">
          <wp:simplePos x="0" y="0"/>
          <wp:positionH relativeFrom="character">
            <wp:posOffset>5979795</wp:posOffset>
          </wp:positionH>
          <wp:positionV relativeFrom="line">
            <wp:posOffset>79375</wp:posOffset>
          </wp:positionV>
          <wp:extent cx="859790" cy="740410"/>
          <wp:effectExtent l="0" t="0" r="0" b="0"/>
          <wp:wrapNone/>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
                  <a:srcRect/>
                  <a:stretch>
                    <a:fillRect/>
                  </a:stretch>
                </pic:blipFill>
                <pic:spPr bwMode="auto">
                  <a:xfrm>
                    <a:off x="0" y="0"/>
                    <a:ext cx="859790" cy="74041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A068D1" w14:textId="446D65C4" w:rsidR="00914166" w:rsidRPr="002F27B7" w:rsidRDefault="00914166" w:rsidP="002F27B7">
    <w:pPr>
      <w:pStyle w:val="Kopfzeile"/>
    </w:pPr>
    <w:r>
      <w:rPr>
        <w:noProof/>
        <w:lang w:val="de-DE" w:eastAsia="de-DE"/>
      </w:rPr>
      <w:drawing>
        <wp:anchor distT="0" distB="0" distL="114300" distR="114300" simplePos="0" relativeHeight="251659264" behindDoc="0" locked="0" layoutInCell="1" allowOverlap="1" wp14:anchorId="33E5F163" wp14:editId="176A2CFF">
          <wp:simplePos x="0" y="0"/>
          <wp:positionH relativeFrom="character">
            <wp:posOffset>5259070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811B0"/>
    <w:multiLevelType w:val="multilevel"/>
    <w:tmpl w:val="6EE24AE4"/>
    <w:lvl w:ilvl="0">
      <w:start w:val="17"/>
      <w:numFmt w:val="bullet"/>
      <w:lvlText w:val="-"/>
      <w:lvlJc w:val="left"/>
      <w:pPr>
        <w:ind w:left="720" w:hanging="360"/>
      </w:pPr>
      <w:rPr>
        <w:rFonts w:ascii="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132944B1"/>
    <w:multiLevelType w:val="multilevel"/>
    <w:tmpl w:val="0436FCC8"/>
    <w:lvl w:ilvl="0">
      <w:start w:val="17"/>
      <w:numFmt w:val="bullet"/>
      <w:lvlText w:val="-"/>
      <w:lvlJc w:val="left"/>
      <w:pPr>
        <w:ind w:left="1080" w:hanging="360"/>
      </w:pPr>
      <w:rPr>
        <w:rFonts w:ascii="Arial" w:hAnsi="Arial" w:cs="Aria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2">
    <w:nsid w:val="138463BF"/>
    <w:multiLevelType w:val="multilevel"/>
    <w:tmpl w:val="D32850D8"/>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nsid w:val="33C24EBB"/>
    <w:multiLevelType w:val="multilevel"/>
    <w:tmpl w:val="24145656"/>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4">
    <w:nsid w:val="34752E91"/>
    <w:multiLevelType w:val="multilevel"/>
    <w:tmpl w:val="73005FEC"/>
    <w:lvl w:ilvl="0">
      <w:start w:val="1"/>
      <w:numFmt w:val="decimal"/>
      <w:lvlText w:val="%1."/>
      <w:lvlJc w:val="left"/>
      <w:pPr>
        <w:ind w:left="360" w:hanging="360"/>
      </w:p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nsid w:val="3D077DD8"/>
    <w:multiLevelType w:val="multilevel"/>
    <w:tmpl w:val="19CADF3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nsid w:val="477B6C17"/>
    <w:multiLevelType w:val="multilevel"/>
    <w:tmpl w:val="0352CEF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7">
    <w:nsid w:val="4BB80AC2"/>
    <w:multiLevelType w:val="multilevel"/>
    <w:tmpl w:val="B82C1E0A"/>
    <w:lvl w:ilvl="0">
      <w:start w:val="1"/>
      <w:numFmt w:val="decimal"/>
      <w:lvlText w:val="%1."/>
      <w:lvlJc w:val="left"/>
      <w:pPr>
        <w:tabs>
          <w:tab w:val="num" w:pos="360"/>
        </w:tabs>
        <w:ind w:left="360" w:firstLine="360"/>
      </w:pPr>
      <w:rPr>
        <w:color w:val="000000"/>
        <w:sz w:val="20"/>
      </w:rPr>
    </w:lvl>
    <w:lvl w:ilvl="1">
      <w:start w:val="1"/>
      <w:numFmt w:val="lowerLetter"/>
      <w:suff w:val="nothing"/>
      <w:lvlText w:val="%2."/>
      <w:lvlJc w:val="left"/>
      <w:pPr>
        <w:ind w:left="0" w:firstLine="1440"/>
      </w:pPr>
      <w:rPr>
        <w:color w:val="000000"/>
        <w:sz w:val="20"/>
      </w:rPr>
    </w:lvl>
    <w:lvl w:ilvl="2">
      <w:start w:val="1"/>
      <w:numFmt w:val="lowerRoman"/>
      <w:suff w:val="nothing"/>
      <w:lvlText w:val="%3."/>
      <w:lvlJc w:val="left"/>
      <w:pPr>
        <w:ind w:left="0" w:firstLine="2160"/>
      </w:pPr>
      <w:rPr>
        <w:color w:val="000000"/>
        <w:sz w:val="20"/>
      </w:rPr>
    </w:lvl>
    <w:lvl w:ilvl="3">
      <w:start w:val="1"/>
      <w:numFmt w:val="decimal"/>
      <w:suff w:val="nothing"/>
      <w:lvlText w:val="%4."/>
      <w:lvlJc w:val="left"/>
      <w:pPr>
        <w:ind w:left="0" w:firstLine="2880"/>
      </w:pPr>
      <w:rPr>
        <w:color w:val="000000"/>
        <w:sz w:val="20"/>
      </w:rPr>
    </w:lvl>
    <w:lvl w:ilvl="4">
      <w:start w:val="1"/>
      <w:numFmt w:val="lowerLetter"/>
      <w:suff w:val="nothing"/>
      <w:lvlText w:val="%5."/>
      <w:lvlJc w:val="left"/>
      <w:pPr>
        <w:ind w:left="0" w:firstLine="3600"/>
      </w:pPr>
      <w:rPr>
        <w:color w:val="000000"/>
        <w:sz w:val="20"/>
      </w:rPr>
    </w:lvl>
    <w:lvl w:ilvl="5">
      <w:start w:val="1"/>
      <w:numFmt w:val="lowerRoman"/>
      <w:suff w:val="nothing"/>
      <w:lvlText w:val="%6."/>
      <w:lvlJc w:val="left"/>
      <w:pPr>
        <w:ind w:left="0" w:firstLine="4320"/>
      </w:pPr>
      <w:rPr>
        <w:color w:val="000000"/>
        <w:sz w:val="20"/>
      </w:rPr>
    </w:lvl>
    <w:lvl w:ilvl="6">
      <w:start w:val="1"/>
      <w:numFmt w:val="decimal"/>
      <w:suff w:val="nothing"/>
      <w:lvlText w:val="%7."/>
      <w:lvlJc w:val="left"/>
      <w:pPr>
        <w:ind w:left="0" w:firstLine="5040"/>
      </w:pPr>
      <w:rPr>
        <w:color w:val="000000"/>
        <w:sz w:val="20"/>
      </w:rPr>
    </w:lvl>
    <w:lvl w:ilvl="7">
      <w:start w:val="1"/>
      <w:numFmt w:val="lowerLetter"/>
      <w:suff w:val="nothing"/>
      <w:lvlText w:val="%8."/>
      <w:lvlJc w:val="left"/>
      <w:pPr>
        <w:ind w:left="0" w:firstLine="5760"/>
      </w:pPr>
      <w:rPr>
        <w:color w:val="000000"/>
        <w:sz w:val="20"/>
      </w:rPr>
    </w:lvl>
    <w:lvl w:ilvl="8">
      <w:start w:val="1"/>
      <w:numFmt w:val="lowerRoman"/>
      <w:suff w:val="nothing"/>
      <w:lvlText w:val="%9."/>
      <w:lvlJc w:val="left"/>
      <w:pPr>
        <w:ind w:left="0" w:firstLine="360"/>
      </w:pPr>
      <w:rPr>
        <w:color w:val="000000"/>
        <w:sz w:val="20"/>
      </w:rPr>
    </w:lvl>
  </w:abstractNum>
  <w:abstractNum w:abstractNumId="8">
    <w:nsid w:val="561810DD"/>
    <w:multiLevelType w:val="multilevel"/>
    <w:tmpl w:val="30CE990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9">
    <w:nsid w:val="5F923512"/>
    <w:multiLevelType w:val="multilevel"/>
    <w:tmpl w:val="792AD758"/>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nsid w:val="77A967D8"/>
    <w:multiLevelType w:val="multilevel"/>
    <w:tmpl w:val="23F4CBE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abstractNumId w:val="7"/>
  </w:num>
  <w:num w:numId="2">
    <w:abstractNumId w:val="8"/>
  </w:num>
  <w:num w:numId="3">
    <w:abstractNumId w:val="2"/>
  </w:num>
  <w:num w:numId="4">
    <w:abstractNumId w:val="9"/>
  </w:num>
  <w:num w:numId="5">
    <w:abstractNumId w:val="10"/>
  </w:num>
  <w:num w:numId="6">
    <w:abstractNumId w:val="6"/>
  </w:num>
  <w:num w:numId="7">
    <w:abstractNumId w:val="1"/>
  </w:num>
  <w:num w:numId="8">
    <w:abstractNumId w:val="0"/>
  </w:num>
  <w:num w:numId="9">
    <w:abstractNumId w:val="4"/>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8"/>
  <w:embedSystemFonts/>
  <w:proofState w:spelling="clean" w:grammar="clean"/>
  <w:revisionView w:markup="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4D0"/>
    <w:rsid w:val="002F27B7"/>
    <w:rsid w:val="003B43E1"/>
    <w:rsid w:val="003C6212"/>
    <w:rsid w:val="005C32DD"/>
    <w:rsid w:val="005D3E90"/>
    <w:rsid w:val="006004D0"/>
    <w:rsid w:val="00914166"/>
    <w:rsid w:val="00ED5DE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E6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pPr>
    <w:rPr>
      <w:rFonts w:ascii="Arial" w:eastAsia="ヒラギノ角ゴ Pro W3" w:hAnsi="Arial" w:cs="Times New Roman"/>
      <w:color w:val="000000"/>
      <w:lang w:val="en-GB"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1">
    <w:name w:val="Heading 1"/>
    <w:basedOn w:val="Standard"/>
    <w:pPr>
      <w:keepNext/>
      <w:keepLines/>
      <w:spacing w:after="360"/>
    </w:pPr>
    <w:rPr>
      <w:rFonts w:eastAsia="ＭＳ ゴシック"/>
      <w:b/>
      <w:bCs/>
      <w:caps/>
      <w:color w:val="00000A"/>
      <w:szCs w:val="28"/>
      <w:u w:val="single"/>
    </w:rPr>
  </w:style>
  <w:style w:type="character" w:styleId="Seitenzahl">
    <w:name w:val="page number"/>
    <w:rPr>
      <w:rFonts w:ascii="Arial" w:eastAsia="ヒラギノ角ゴ Pro W3" w:hAnsi="Arial"/>
      <w:b w:val="0"/>
      <w:i w:val="0"/>
      <w:color w:val="000000"/>
      <w:sz w:val="16"/>
    </w:rPr>
  </w:style>
  <w:style w:type="character" w:customStyle="1" w:styleId="Unknown0">
    <w:name w:val="Unknown 0"/>
  </w:style>
  <w:style w:type="character" w:customStyle="1" w:styleId="A1">
    <w:name w:val="A1"/>
    <w:rPr>
      <w:color w:val="FCFFFC"/>
      <w:sz w:val="18"/>
    </w:rPr>
  </w:style>
  <w:style w:type="character" w:customStyle="1" w:styleId="BalloonTextChar">
    <w:name w:val="Balloon Text Char"/>
    <w:rPr>
      <w:rFonts w:ascii="Lucida Grande" w:eastAsia="ヒラギノ角ゴ Pro W3" w:hAnsi="Lucida Grande" w:cs="Lucida Grande"/>
      <w:color w:val="000000"/>
      <w:sz w:val="18"/>
      <w:szCs w:val="18"/>
      <w:lang w:eastAsia="en-US"/>
    </w:rPr>
  </w:style>
  <w:style w:type="character" w:customStyle="1" w:styleId="hps">
    <w:name w:val="hps"/>
  </w:style>
  <w:style w:type="character" w:customStyle="1" w:styleId="Heading1Char">
    <w:name w:val="Heading 1 Char"/>
    <w:rPr>
      <w:rFonts w:ascii="Arial" w:eastAsia="ＭＳ ゴシック" w:hAnsi="Arial"/>
      <w:b/>
      <w:bCs/>
      <w:caps/>
      <w:sz w:val="24"/>
      <w:szCs w:val="28"/>
      <w:u w:val="single"/>
      <w:lang w:val="en-GB"/>
    </w:rPr>
  </w:style>
  <w:style w:type="character" w:customStyle="1" w:styleId="shorttext">
    <w:name w:val="short_text"/>
  </w:style>
  <w:style w:type="character" w:customStyle="1" w:styleId="ListLabel1">
    <w:name w:val="ListLabel 1"/>
    <w:rPr>
      <w:color w:val="000000"/>
      <w:sz w:val="20"/>
    </w:rPr>
  </w:style>
  <w:style w:type="character" w:customStyle="1" w:styleId="ListLabel2">
    <w:name w:val="ListLabel 2"/>
    <w:rPr>
      <w:rFonts w:cs="Courier New"/>
    </w:rPr>
  </w:style>
  <w:style w:type="character" w:customStyle="1" w:styleId="ListLabel3">
    <w:name w:val="ListLabel 3"/>
    <w:rPr>
      <w:rFonts w:eastAsia="ヒラギノ角ゴ Pro W3" w:cs="Arial"/>
    </w:rPr>
  </w:style>
  <w:style w:type="character" w:customStyle="1" w:styleId="ListLabel4">
    <w:name w:val="ListLabel 4"/>
    <w:rPr>
      <w:rFonts w:eastAsia="Times New Roman" w:cs="Arial"/>
    </w:rPr>
  </w:style>
  <w:style w:type="character" w:customStyle="1" w:styleId="ListLabel5">
    <w:name w:val="ListLabel 5"/>
    <w:rPr>
      <w:color w:val="000000"/>
      <w:sz w:val="20"/>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rFonts w:cs="Arial"/>
    </w:rPr>
  </w:style>
  <w:style w:type="character" w:customStyle="1" w:styleId="ListLabel10">
    <w:name w:val="ListLabel 10"/>
    <w:rPr>
      <w:color w:val="000000"/>
      <w:sz w:val="20"/>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Arial"/>
    </w:rPr>
  </w:style>
  <w:style w:type="character" w:customStyle="1" w:styleId="ListLabel15">
    <w:name w:val="ListLabel 15"/>
    <w:rPr>
      <w:color w:val="000000"/>
      <w:sz w:val="20"/>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Arial"/>
    </w:rPr>
  </w:style>
  <w:style w:type="paragraph" w:customStyle="1" w:styleId="Heading">
    <w:name w:val="Heading"/>
    <w:basedOn w:val="Standard"/>
    <w:next w:val="TextBody"/>
    <w:pPr>
      <w:keepNext/>
      <w:spacing w:before="240" w:after="120"/>
    </w:pPr>
    <w:rPr>
      <w:rFonts w:eastAsia="Arial Unicode MS" w:cs="Arial Unicode MS"/>
      <w:sz w:val="28"/>
      <w:szCs w:val="28"/>
    </w:rPr>
  </w:style>
  <w:style w:type="paragraph" w:customStyle="1" w:styleId="TextBody">
    <w:name w:val="Text Body"/>
    <w:basedOn w:val="Standard"/>
    <w:pPr>
      <w:spacing w:after="120"/>
    </w:pPr>
  </w:style>
  <w:style w:type="paragraph" w:styleId="Liste">
    <w:name w:val="List"/>
    <w:basedOn w:val="TextBody"/>
  </w:style>
  <w:style w:type="paragraph" w:customStyle="1"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
    <w:name w:val="Header"/>
    <w:basedOn w:val="Standard"/>
    <w:pPr>
      <w:tabs>
        <w:tab w:val="center" w:pos="4680"/>
        <w:tab w:val="right" w:pos="9360"/>
      </w:tabs>
    </w:pPr>
  </w:style>
  <w:style w:type="paragraph" w:customStyle="1" w:styleId="Footer">
    <w:name w:val="Footer"/>
    <w:basedOn w:val="Standard"/>
    <w:pPr>
      <w:tabs>
        <w:tab w:val="center" w:pos="4680"/>
        <w:tab w:val="right" w:pos="9360"/>
      </w:tabs>
    </w:pPr>
  </w:style>
  <w:style w:type="paragraph" w:customStyle="1" w:styleId="Doctitle">
    <w:name w:val="Doc title"/>
    <w:pPr>
      <w:suppressAutoHyphens/>
    </w:pPr>
    <w:rPr>
      <w:rFonts w:ascii="Arial Bold" w:eastAsia="ヒラギノ角ゴ Pro W3" w:hAnsi="Arial Bold" w:cs="Times New Roman"/>
      <w:color w:val="000000"/>
      <w:sz w:val="40"/>
      <w:szCs w:val="20"/>
      <w:lang w:val="en-GB" w:eastAsia="en-US"/>
    </w:rPr>
  </w:style>
  <w:style w:type="paragraph" w:customStyle="1" w:styleId="Docsubtitle1">
    <w:name w:val="Doc subtitle1"/>
    <w:pPr>
      <w:suppressAutoHyphens/>
    </w:pPr>
    <w:rPr>
      <w:rFonts w:ascii="Arial Bold" w:eastAsia="ヒラギノ角ゴ Pro W3" w:hAnsi="Arial Bold" w:cs="Times New Roman"/>
      <w:color w:val="000000"/>
      <w:sz w:val="28"/>
      <w:szCs w:val="20"/>
      <w:lang w:val="en-GB" w:eastAsia="en-US"/>
    </w:rPr>
  </w:style>
  <w:style w:type="paragraph" w:customStyle="1" w:styleId="Docsubtitle2">
    <w:name w:val="Doc subtitle2"/>
    <w:pPr>
      <w:suppressAutoHyphens/>
    </w:pPr>
    <w:rPr>
      <w:rFonts w:ascii="Arial" w:eastAsia="ヒラギノ角ゴ Pro W3" w:hAnsi="Arial" w:cs="Times New Roman"/>
      <w:color w:val="000000"/>
      <w:sz w:val="28"/>
      <w:szCs w:val="20"/>
      <w:lang w:val="en-GB" w:eastAsia="en-US"/>
    </w:rPr>
  </w:style>
  <w:style w:type="paragraph" w:customStyle="1" w:styleId="TOC1Para">
    <w:name w:val="TOC 1 Para"/>
    <w:pPr>
      <w:tabs>
        <w:tab w:val="right" w:leader="dot" w:pos="9622"/>
      </w:tabs>
      <w:suppressAutoHyphens/>
    </w:pPr>
    <w:rPr>
      <w:rFonts w:ascii="Arial Bold" w:eastAsia="ヒラギノ角ゴ Pro W3" w:hAnsi="Arial Bold" w:cs="Times New Roman"/>
      <w:color w:val="000000"/>
      <w:sz w:val="20"/>
      <w:szCs w:val="20"/>
      <w:lang w:val="en-US" w:eastAsia="en-US"/>
    </w:rPr>
  </w:style>
  <w:style w:type="paragraph" w:customStyle="1" w:styleId="FreeForm">
    <w:name w:val="Free Form"/>
    <w:pPr>
      <w:suppressAutoHyphens/>
    </w:pPr>
    <w:rPr>
      <w:rFonts w:ascii="Times New Roman" w:eastAsia="ヒラギノ角ゴ Pro W3" w:hAnsi="Times New Roman" w:cs="Times New Roman"/>
      <w:color w:val="000000"/>
      <w:sz w:val="20"/>
      <w:szCs w:val="20"/>
      <w:lang w:val="en-US" w:eastAsia="en-US"/>
    </w:rPr>
  </w:style>
  <w:style w:type="paragraph" w:customStyle="1" w:styleId="FreeFormA">
    <w:name w:val="Free Form A"/>
    <w:pPr>
      <w:suppressAutoHyphens/>
    </w:pPr>
    <w:rPr>
      <w:rFonts w:ascii="Times New Roman" w:eastAsia="ヒラギノ角ゴ Pro W3" w:hAnsi="Times New Roman" w:cs="Times New Roman"/>
      <w:color w:val="000000"/>
      <w:sz w:val="20"/>
      <w:szCs w:val="20"/>
      <w:lang w:val="en-US" w:eastAsia="en-US"/>
    </w:rPr>
  </w:style>
  <w:style w:type="paragraph" w:customStyle="1" w:styleId="FreeFormAA">
    <w:name w:val="Free Form A A"/>
    <w:pPr>
      <w:suppressAutoHyphens/>
    </w:pPr>
    <w:rPr>
      <w:rFonts w:ascii="Lucida Grande" w:eastAsia="ヒラギノ角ゴ Pro W3" w:hAnsi="Lucida Grande" w:cs="Times New Roman"/>
      <w:color w:val="000000"/>
      <w:sz w:val="20"/>
      <w:szCs w:val="20"/>
      <w:lang w:val="en-US" w:eastAsia="en-US"/>
    </w:rPr>
  </w:style>
  <w:style w:type="paragraph" w:customStyle="1" w:styleId="Heading1AA">
    <w:name w:val="Heading 1 A A"/>
    <w:pPr>
      <w:keepNext/>
      <w:keepLines/>
      <w:suppressAutoHyphens/>
      <w:spacing w:after="360"/>
    </w:pPr>
    <w:rPr>
      <w:rFonts w:ascii="Arial Bold" w:eastAsia="ヒラギノ角ゴ Pro W3" w:hAnsi="Arial Bold" w:cs="Times New Roman"/>
      <w:caps/>
      <w:color w:val="000000"/>
      <w:szCs w:val="20"/>
      <w:u w:val="single"/>
      <w:lang w:val="en-GB" w:eastAsia="en-US"/>
    </w:rPr>
  </w:style>
  <w:style w:type="paragraph" w:customStyle="1" w:styleId="numberedlist">
    <w:name w:val="numbered list"/>
    <w:pPr>
      <w:suppressAutoHyphens/>
    </w:pPr>
    <w:rPr>
      <w:rFonts w:ascii="Arial" w:eastAsia="ヒラギノ角ゴ Pro W3" w:hAnsi="Arial" w:cs="Times New Roman"/>
      <w:color w:val="000000"/>
      <w:sz w:val="20"/>
      <w:szCs w:val="20"/>
      <w:lang w:val="en-GB" w:eastAsia="en-US"/>
    </w:rPr>
  </w:style>
  <w:style w:type="paragraph" w:customStyle="1" w:styleId="bullet">
    <w:name w:val="bullet"/>
    <w:pPr>
      <w:suppressAutoHyphens/>
      <w:spacing w:after="60"/>
    </w:pPr>
    <w:rPr>
      <w:rFonts w:ascii="Arial" w:eastAsia="ヒラギノ角ゴ Pro W3" w:hAnsi="Arial" w:cs="Times New Roman"/>
      <w:color w:val="000000"/>
      <w:sz w:val="20"/>
      <w:szCs w:val="20"/>
      <w:lang w:val="en-GB" w:eastAsia="en-US"/>
    </w:rPr>
  </w:style>
  <w:style w:type="paragraph" w:customStyle="1" w:styleId="Heading4A">
    <w:name w:val="Heading 4 A"/>
    <w:pPr>
      <w:keepNext/>
      <w:keepLines/>
      <w:suppressAutoHyphens/>
      <w:spacing w:before="200"/>
    </w:pPr>
    <w:rPr>
      <w:rFonts w:ascii="Lucida Grande" w:eastAsia="ヒラギノ角ゴ Pro W3" w:hAnsi="Lucida Grande" w:cs="Times New Roman"/>
      <w:b/>
      <w:color w:val="203A94"/>
      <w:sz w:val="20"/>
      <w:szCs w:val="20"/>
      <w:lang w:val="en-GB" w:eastAsia="en-US"/>
    </w:rPr>
  </w:style>
  <w:style w:type="paragraph" w:customStyle="1" w:styleId="Heading3AA">
    <w:name w:val="Heading 3 A A"/>
    <w:pPr>
      <w:keepNext/>
      <w:keepLines/>
      <w:suppressAutoHyphens/>
      <w:spacing w:after="60"/>
    </w:pPr>
    <w:rPr>
      <w:rFonts w:ascii="Arial Bold" w:eastAsia="ヒラギノ角ゴ Pro W3" w:hAnsi="Arial Bold" w:cs="Times New Roman"/>
      <w:color w:val="000000"/>
      <w:sz w:val="20"/>
      <w:szCs w:val="20"/>
      <w:lang w:val="en-GB" w:eastAsia="en-US"/>
    </w:rPr>
  </w:style>
  <w:style w:type="paragraph" w:customStyle="1" w:styleId="Default">
    <w:name w:val="Default"/>
    <w:pPr>
      <w:widowControl w:val="0"/>
      <w:suppressAutoHyphens/>
    </w:pPr>
    <w:rPr>
      <w:rFonts w:ascii="Arial" w:eastAsia="ヒラギノ角ゴ Pro W3" w:hAnsi="Arial" w:cs="Times New Roman"/>
      <w:color w:val="000000"/>
      <w:szCs w:val="20"/>
      <w:lang w:val="fr-FR" w:eastAsia="en-US"/>
    </w:rPr>
  </w:style>
  <w:style w:type="paragraph" w:customStyle="1" w:styleId="Contents1">
    <w:name w:val="Contents 1"/>
    <w:basedOn w:val="Standard"/>
    <w:rPr>
      <w:rFonts w:eastAsia="Times New Roman"/>
      <w:color w:val="00000A"/>
    </w:rPr>
  </w:style>
  <w:style w:type="paragraph" w:styleId="Sprechblasentext">
    <w:name w:val="Balloon Text"/>
    <w:basedOn w:val="Standard"/>
    <w:rPr>
      <w:rFonts w:ascii="Lucida Grande" w:hAnsi="Lucida Grande" w:cs="Lucida Grande"/>
      <w:sz w:val="18"/>
      <w:szCs w:val="18"/>
    </w:rPr>
  </w:style>
  <w:style w:type="paragraph" w:styleId="Bearbeitung">
    <w:name w:val="Revision"/>
    <w:pPr>
      <w:suppressAutoHyphens/>
    </w:pPr>
    <w:rPr>
      <w:rFonts w:ascii="Arial" w:eastAsia="ヒラギノ角ゴ Pro W3" w:hAnsi="Arial" w:cs="Times New Roman"/>
      <w:color w:val="000000"/>
      <w:lang w:val="en-GB" w:eastAsia="en-US"/>
    </w:rPr>
  </w:style>
  <w:style w:type="paragraph" w:styleId="Listenabsatz">
    <w:name w:val="List Paragraph"/>
    <w:basedOn w:val="Standard"/>
    <w:pPr>
      <w:ind w:left="720"/>
      <w:contextualSpacing/>
    </w:pPr>
    <w:rPr>
      <w:rFonts w:ascii="Times New Roman" w:eastAsia="Times New Roman" w:hAnsi="Times New Roman"/>
      <w:color w:val="00000A"/>
      <w:sz w:val="20"/>
      <w:szCs w:val="20"/>
      <w:lang w:val="en-US"/>
    </w:rPr>
  </w:style>
  <w:style w:type="paragraph" w:styleId="Kopfzeile">
    <w:name w:val="header"/>
    <w:basedOn w:val="Standard"/>
    <w:link w:val="KopfzeileZeichen"/>
    <w:unhideWhenUsed/>
    <w:rsid w:val="005C32DD"/>
    <w:pPr>
      <w:tabs>
        <w:tab w:val="center" w:pos="4536"/>
        <w:tab w:val="right" w:pos="9072"/>
      </w:tabs>
    </w:pPr>
  </w:style>
  <w:style w:type="character" w:customStyle="1" w:styleId="KopfzeileZeichen">
    <w:name w:val="Kopfzeile Zeichen"/>
    <w:basedOn w:val="Absatzstandardschriftart"/>
    <w:link w:val="Kopfzeile"/>
    <w:uiPriority w:val="99"/>
    <w:rsid w:val="005C32DD"/>
    <w:rPr>
      <w:rFonts w:ascii="Arial" w:eastAsia="ヒラギノ角ゴ Pro W3" w:hAnsi="Arial" w:cs="Times New Roman"/>
      <w:color w:val="000000"/>
      <w:lang w:val="en-GB" w:eastAsia="en-US"/>
    </w:rPr>
  </w:style>
  <w:style w:type="paragraph" w:styleId="Fuzeile">
    <w:name w:val="footer"/>
    <w:basedOn w:val="Standard"/>
    <w:link w:val="FuzeileZeichen"/>
    <w:uiPriority w:val="99"/>
    <w:unhideWhenUsed/>
    <w:rsid w:val="005C32DD"/>
    <w:pPr>
      <w:tabs>
        <w:tab w:val="center" w:pos="4536"/>
        <w:tab w:val="right" w:pos="9072"/>
      </w:tabs>
    </w:pPr>
  </w:style>
  <w:style w:type="character" w:customStyle="1" w:styleId="FuzeileZeichen">
    <w:name w:val="Fußzeile Zeichen"/>
    <w:basedOn w:val="Absatzstandardschriftart"/>
    <w:link w:val="Fuzeile"/>
    <w:uiPriority w:val="99"/>
    <w:rsid w:val="005C32DD"/>
    <w:rPr>
      <w:rFonts w:ascii="Arial" w:eastAsia="ヒラギノ角ゴ Pro W3" w:hAnsi="Arial" w:cs="Times New Roman"/>
      <w:color w:val="000000"/>
      <w:lang w:val="en-GB"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pPr>
    <w:rPr>
      <w:rFonts w:ascii="Arial" w:eastAsia="ヒラギノ角ゴ Pro W3" w:hAnsi="Arial" w:cs="Times New Roman"/>
      <w:color w:val="000000"/>
      <w:lang w:val="en-GB"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1">
    <w:name w:val="Heading 1"/>
    <w:basedOn w:val="Standard"/>
    <w:pPr>
      <w:keepNext/>
      <w:keepLines/>
      <w:spacing w:after="360"/>
    </w:pPr>
    <w:rPr>
      <w:rFonts w:eastAsia="ＭＳ ゴシック"/>
      <w:b/>
      <w:bCs/>
      <w:caps/>
      <w:color w:val="00000A"/>
      <w:szCs w:val="28"/>
      <w:u w:val="single"/>
    </w:rPr>
  </w:style>
  <w:style w:type="character" w:styleId="Seitenzahl">
    <w:name w:val="page number"/>
    <w:rPr>
      <w:rFonts w:ascii="Arial" w:eastAsia="ヒラギノ角ゴ Pro W3" w:hAnsi="Arial"/>
      <w:b w:val="0"/>
      <w:i w:val="0"/>
      <w:color w:val="000000"/>
      <w:sz w:val="16"/>
    </w:rPr>
  </w:style>
  <w:style w:type="character" w:customStyle="1" w:styleId="Unknown0">
    <w:name w:val="Unknown 0"/>
  </w:style>
  <w:style w:type="character" w:customStyle="1" w:styleId="A1">
    <w:name w:val="A1"/>
    <w:rPr>
      <w:color w:val="FCFFFC"/>
      <w:sz w:val="18"/>
    </w:rPr>
  </w:style>
  <w:style w:type="character" w:customStyle="1" w:styleId="BalloonTextChar">
    <w:name w:val="Balloon Text Char"/>
    <w:rPr>
      <w:rFonts w:ascii="Lucida Grande" w:eastAsia="ヒラギノ角ゴ Pro W3" w:hAnsi="Lucida Grande" w:cs="Lucida Grande"/>
      <w:color w:val="000000"/>
      <w:sz w:val="18"/>
      <w:szCs w:val="18"/>
      <w:lang w:eastAsia="en-US"/>
    </w:rPr>
  </w:style>
  <w:style w:type="character" w:customStyle="1" w:styleId="hps">
    <w:name w:val="hps"/>
  </w:style>
  <w:style w:type="character" w:customStyle="1" w:styleId="Heading1Char">
    <w:name w:val="Heading 1 Char"/>
    <w:rPr>
      <w:rFonts w:ascii="Arial" w:eastAsia="ＭＳ ゴシック" w:hAnsi="Arial"/>
      <w:b/>
      <w:bCs/>
      <w:caps/>
      <w:sz w:val="24"/>
      <w:szCs w:val="28"/>
      <w:u w:val="single"/>
      <w:lang w:val="en-GB"/>
    </w:rPr>
  </w:style>
  <w:style w:type="character" w:customStyle="1" w:styleId="shorttext">
    <w:name w:val="short_text"/>
  </w:style>
  <w:style w:type="character" w:customStyle="1" w:styleId="ListLabel1">
    <w:name w:val="ListLabel 1"/>
    <w:rPr>
      <w:color w:val="000000"/>
      <w:sz w:val="20"/>
    </w:rPr>
  </w:style>
  <w:style w:type="character" w:customStyle="1" w:styleId="ListLabel2">
    <w:name w:val="ListLabel 2"/>
    <w:rPr>
      <w:rFonts w:cs="Courier New"/>
    </w:rPr>
  </w:style>
  <w:style w:type="character" w:customStyle="1" w:styleId="ListLabel3">
    <w:name w:val="ListLabel 3"/>
    <w:rPr>
      <w:rFonts w:eastAsia="ヒラギノ角ゴ Pro W3" w:cs="Arial"/>
    </w:rPr>
  </w:style>
  <w:style w:type="character" w:customStyle="1" w:styleId="ListLabel4">
    <w:name w:val="ListLabel 4"/>
    <w:rPr>
      <w:rFonts w:eastAsia="Times New Roman" w:cs="Arial"/>
    </w:rPr>
  </w:style>
  <w:style w:type="character" w:customStyle="1" w:styleId="ListLabel5">
    <w:name w:val="ListLabel 5"/>
    <w:rPr>
      <w:color w:val="000000"/>
      <w:sz w:val="20"/>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rFonts w:cs="Arial"/>
    </w:rPr>
  </w:style>
  <w:style w:type="character" w:customStyle="1" w:styleId="ListLabel10">
    <w:name w:val="ListLabel 10"/>
    <w:rPr>
      <w:color w:val="000000"/>
      <w:sz w:val="20"/>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Arial"/>
    </w:rPr>
  </w:style>
  <w:style w:type="character" w:customStyle="1" w:styleId="ListLabel15">
    <w:name w:val="ListLabel 15"/>
    <w:rPr>
      <w:color w:val="000000"/>
      <w:sz w:val="20"/>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Arial"/>
    </w:rPr>
  </w:style>
  <w:style w:type="paragraph" w:customStyle="1" w:styleId="Heading">
    <w:name w:val="Heading"/>
    <w:basedOn w:val="Standard"/>
    <w:next w:val="TextBody"/>
    <w:pPr>
      <w:keepNext/>
      <w:spacing w:before="240" w:after="120"/>
    </w:pPr>
    <w:rPr>
      <w:rFonts w:eastAsia="Arial Unicode MS" w:cs="Arial Unicode MS"/>
      <w:sz w:val="28"/>
      <w:szCs w:val="28"/>
    </w:rPr>
  </w:style>
  <w:style w:type="paragraph" w:customStyle="1" w:styleId="TextBody">
    <w:name w:val="Text Body"/>
    <w:basedOn w:val="Standard"/>
    <w:pPr>
      <w:spacing w:after="120"/>
    </w:pPr>
  </w:style>
  <w:style w:type="paragraph" w:styleId="Liste">
    <w:name w:val="List"/>
    <w:basedOn w:val="TextBody"/>
  </w:style>
  <w:style w:type="paragraph" w:customStyle="1"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
    <w:name w:val="Header"/>
    <w:basedOn w:val="Standard"/>
    <w:pPr>
      <w:tabs>
        <w:tab w:val="center" w:pos="4680"/>
        <w:tab w:val="right" w:pos="9360"/>
      </w:tabs>
    </w:pPr>
  </w:style>
  <w:style w:type="paragraph" w:customStyle="1" w:styleId="Footer">
    <w:name w:val="Footer"/>
    <w:basedOn w:val="Standard"/>
    <w:pPr>
      <w:tabs>
        <w:tab w:val="center" w:pos="4680"/>
        <w:tab w:val="right" w:pos="9360"/>
      </w:tabs>
    </w:pPr>
  </w:style>
  <w:style w:type="paragraph" w:customStyle="1" w:styleId="Doctitle">
    <w:name w:val="Doc title"/>
    <w:pPr>
      <w:suppressAutoHyphens/>
    </w:pPr>
    <w:rPr>
      <w:rFonts w:ascii="Arial Bold" w:eastAsia="ヒラギノ角ゴ Pro W3" w:hAnsi="Arial Bold" w:cs="Times New Roman"/>
      <w:color w:val="000000"/>
      <w:sz w:val="40"/>
      <w:szCs w:val="20"/>
      <w:lang w:val="en-GB" w:eastAsia="en-US"/>
    </w:rPr>
  </w:style>
  <w:style w:type="paragraph" w:customStyle="1" w:styleId="Docsubtitle1">
    <w:name w:val="Doc subtitle1"/>
    <w:pPr>
      <w:suppressAutoHyphens/>
    </w:pPr>
    <w:rPr>
      <w:rFonts w:ascii="Arial Bold" w:eastAsia="ヒラギノ角ゴ Pro W3" w:hAnsi="Arial Bold" w:cs="Times New Roman"/>
      <w:color w:val="000000"/>
      <w:sz w:val="28"/>
      <w:szCs w:val="20"/>
      <w:lang w:val="en-GB" w:eastAsia="en-US"/>
    </w:rPr>
  </w:style>
  <w:style w:type="paragraph" w:customStyle="1" w:styleId="Docsubtitle2">
    <w:name w:val="Doc subtitle2"/>
    <w:pPr>
      <w:suppressAutoHyphens/>
    </w:pPr>
    <w:rPr>
      <w:rFonts w:ascii="Arial" w:eastAsia="ヒラギノ角ゴ Pro W3" w:hAnsi="Arial" w:cs="Times New Roman"/>
      <w:color w:val="000000"/>
      <w:sz w:val="28"/>
      <w:szCs w:val="20"/>
      <w:lang w:val="en-GB" w:eastAsia="en-US"/>
    </w:rPr>
  </w:style>
  <w:style w:type="paragraph" w:customStyle="1" w:styleId="TOC1Para">
    <w:name w:val="TOC 1 Para"/>
    <w:pPr>
      <w:tabs>
        <w:tab w:val="right" w:leader="dot" w:pos="9622"/>
      </w:tabs>
      <w:suppressAutoHyphens/>
    </w:pPr>
    <w:rPr>
      <w:rFonts w:ascii="Arial Bold" w:eastAsia="ヒラギノ角ゴ Pro W3" w:hAnsi="Arial Bold" w:cs="Times New Roman"/>
      <w:color w:val="000000"/>
      <w:sz w:val="20"/>
      <w:szCs w:val="20"/>
      <w:lang w:val="en-US" w:eastAsia="en-US"/>
    </w:rPr>
  </w:style>
  <w:style w:type="paragraph" w:customStyle="1" w:styleId="FreeForm">
    <w:name w:val="Free Form"/>
    <w:pPr>
      <w:suppressAutoHyphens/>
    </w:pPr>
    <w:rPr>
      <w:rFonts w:ascii="Times New Roman" w:eastAsia="ヒラギノ角ゴ Pro W3" w:hAnsi="Times New Roman" w:cs="Times New Roman"/>
      <w:color w:val="000000"/>
      <w:sz w:val="20"/>
      <w:szCs w:val="20"/>
      <w:lang w:val="en-US" w:eastAsia="en-US"/>
    </w:rPr>
  </w:style>
  <w:style w:type="paragraph" w:customStyle="1" w:styleId="FreeFormA">
    <w:name w:val="Free Form A"/>
    <w:pPr>
      <w:suppressAutoHyphens/>
    </w:pPr>
    <w:rPr>
      <w:rFonts w:ascii="Times New Roman" w:eastAsia="ヒラギノ角ゴ Pro W3" w:hAnsi="Times New Roman" w:cs="Times New Roman"/>
      <w:color w:val="000000"/>
      <w:sz w:val="20"/>
      <w:szCs w:val="20"/>
      <w:lang w:val="en-US" w:eastAsia="en-US"/>
    </w:rPr>
  </w:style>
  <w:style w:type="paragraph" w:customStyle="1" w:styleId="FreeFormAA">
    <w:name w:val="Free Form A A"/>
    <w:pPr>
      <w:suppressAutoHyphens/>
    </w:pPr>
    <w:rPr>
      <w:rFonts w:ascii="Lucida Grande" w:eastAsia="ヒラギノ角ゴ Pro W3" w:hAnsi="Lucida Grande" w:cs="Times New Roman"/>
      <w:color w:val="000000"/>
      <w:sz w:val="20"/>
      <w:szCs w:val="20"/>
      <w:lang w:val="en-US" w:eastAsia="en-US"/>
    </w:rPr>
  </w:style>
  <w:style w:type="paragraph" w:customStyle="1" w:styleId="Heading1AA">
    <w:name w:val="Heading 1 A A"/>
    <w:pPr>
      <w:keepNext/>
      <w:keepLines/>
      <w:suppressAutoHyphens/>
      <w:spacing w:after="360"/>
    </w:pPr>
    <w:rPr>
      <w:rFonts w:ascii="Arial Bold" w:eastAsia="ヒラギノ角ゴ Pro W3" w:hAnsi="Arial Bold" w:cs="Times New Roman"/>
      <w:caps/>
      <w:color w:val="000000"/>
      <w:szCs w:val="20"/>
      <w:u w:val="single"/>
      <w:lang w:val="en-GB" w:eastAsia="en-US"/>
    </w:rPr>
  </w:style>
  <w:style w:type="paragraph" w:customStyle="1" w:styleId="numberedlist">
    <w:name w:val="numbered list"/>
    <w:pPr>
      <w:suppressAutoHyphens/>
    </w:pPr>
    <w:rPr>
      <w:rFonts w:ascii="Arial" w:eastAsia="ヒラギノ角ゴ Pro W3" w:hAnsi="Arial" w:cs="Times New Roman"/>
      <w:color w:val="000000"/>
      <w:sz w:val="20"/>
      <w:szCs w:val="20"/>
      <w:lang w:val="en-GB" w:eastAsia="en-US"/>
    </w:rPr>
  </w:style>
  <w:style w:type="paragraph" w:customStyle="1" w:styleId="bullet">
    <w:name w:val="bullet"/>
    <w:pPr>
      <w:suppressAutoHyphens/>
      <w:spacing w:after="60"/>
    </w:pPr>
    <w:rPr>
      <w:rFonts w:ascii="Arial" w:eastAsia="ヒラギノ角ゴ Pro W3" w:hAnsi="Arial" w:cs="Times New Roman"/>
      <w:color w:val="000000"/>
      <w:sz w:val="20"/>
      <w:szCs w:val="20"/>
      <w:lang w:val="en-GB" w:eastAsia="en-US"/>
    </w:rPr>
  </w:style>
  <w:style w:type="paragraph" w:customStyle="1" w:styleId="Heading4A">
    <w:name w:val="Heading 4 A"/>
    <w:pPr>
      <w:keepNext/>
      <w:keepLines/>
      <w:suppressAutoHyphens/>
      <w:spacing w:before="200"/>
    </w:pPr>
    <w:rPr>
      <w:rFonts w:ascii="Lucida Grande" w:eastAsia="ヒラギノ角ゴ Pro W3" w:hAnsi="Lucida Grande" w:cs="Times New Roman"/>
      <w:b/>
      <w:color w:val="203A94"/>
      <w:sz w:val="20"/>
      <w:szCs w:val="20"/>
      <w:lang w:val="en-GB" w:eastAsia="en-US"/>
    </w:rPr>
  </w:style>
  <w:style w:type="paragraph" w:customStyle="1" w:styleId="Heading3AA">
    <w:name w:val="Heading 3 A A"/>
    <w:pPr>
      <w:keepNext/>
      <w:keepLines/>
      <w:suppressAutoHyphens/>
      <w:spacing w:after="60"/>
    </w:pPr>
    <w:rPr>
      <w:rFonts w:ascii="Arial Bold" w:eastAsia="ヒラギノ角ゴ Pro W3" w:hAnsi="Arial Bold" w:cs="Times New Roman"/>
      <w:color w:val="000000"/>
      <w:sz w:val="20"/>
      <w:szCs w:val="20"/>
      <w:lang w:val="en-GB" w:eastAsia="en-US"/>
    </w:rPr>
  </w:style>
  <w:style w:type="paragraph" w:customStyle="1" w:styleId="Default">
    <w:name w:val="Default"/>
    <w:pPr>
      <w:widowControl w:val="0"/>
      <w:suppressAutoHyphens/>
    </w:pPr>
    <w:rPr>
      <w:rFonts w:ascii="Arial" w:eastAsia="ヒラギノ角ゴ Pro W3" w:hAnsi="Arial" w:cs="Times New Roman"/>
      <w:color w:val="000000"/>
      <w:szCs w:val="20"/>
      <w:lang w:val="fr-FR" w:eastAsia="en-US"/>
    </w:rPr>
  </w:style>
  <w:style w:type="paragraph" w:customStyle="1" w:styleId="Contents1">
    <w:name w:val="Contents 1"/>
    <w:basedOn w:val="Standard"/>
    <w:rPr>
      <w:rFonts w:eastAsia="Times New Roman"/>
      <w:color w:val="00000A"/>
    </w:rPr>
  </w:style>
  <w:style w:type="paragraph" w:styleId="Sprechblasentext">
    <w:name w:val="Balloon Text"/>
    <w:basedOn w:val="Standard"/>
    <w:rPr>
      <w:rFonts w:ascii="Lucida Grande" w:hAnsi="Lucida Grande" w:cs="Lucida Grande"/>
      <w:sz w:val="18"/>
      <w:szCs w:val="18"/>
    </w:rPr>
  </w:style>
  <w:style w:type="paragraph" w:styleId="Bearbeitung">
    <w:name w:val="Revision"/>
    <w:pPr>
      <w:suppressAutoHyphens/>
    </w:pPr>
    <w:rPr>
      <w:rFonts w:ascii="Arial" w:eastAsia="ヒラギノ角ゴ Pro W3" w:hAnsi="Arial" w:cs="Times New Roman"/>
      <w:color w:val="000000"/>
      <w:lang w:val="en-GB" w:eastAsia="en-US"/>
    </w:rPr>
  </w:style>
  <w:style w:type="paragraph" w:styleId="Listenabsatz">
    <w:name w:val="List Paragraph"/>
    <w:basedOn w:val="Standard"/>
    <w:pPr>
      <w:ind w:left="720"/>
      <w:contextualSpacing/>
    </w:pPr>
    <w:rPr>
      <w:rFonts w:ascii="Times New Roman" w:eastAsia="Times New Roman" w:hAnsi="Times New Roman"/>
      <w:color w:val="00000A"/>
      <w:sz w:val="20"/>
      <w:szCs w:val="20"/>
      <w:lang w:val="en-US"/>
    </w:rPr>
  </w:style>
  <w:style w:type="paragraph" w:styleId="Kopfzeile">
    <w:name w:val="header"/>
    <w:basedOn w:val="Standard"/>
    <w:link w:val="KopfzeileZeichen"/>
    <w:unhideWhenUsed/>
    <w:rsid w:val="005C32DD"/>
    <w:pPr>
      <w:tabs>
        <w:tab w:val="center" w:pos="4536"/>
        <w:tab w:val="right" w:pos="9072"/>
      </w:tabs>
    </w:pPr>
  </w:style>
  <w:style w:type="character" w:customStyle="1" w:styleId="KopfzeileZeichen">
    <w:name w:val="Kopfzeile Zeichen"/>
    <w:basedOn w:val="Absatzstandardschriftart"/>
    <w:link w:val="Kopfzeile"/>
    <w:uiPriority w:val="99"/>
    <w:rsid w:val="005C32DD"/>
    <w:rPr>
      <w:rFonts w:ascii="Arial" w:eastAsia="ヒラギノ角ゴ Pro W3" w:hAnsi="Arial" w:cs="Times New Roman"/>
      <w:color w:val="000000"/>
      <w:lang w:val="en-GB" w:eastAsia="en-US"/>
    </w:rPr>
  </w:style>
  <w:style w:type="paragraph" w:styleId="Fuzeile">
    <w:name w:val="footer"/>
    <w:basedOn w:val="Standard"/>
    <w:link w:val="FuzeileZeichen"/>
    <w:uiPriority w:val="99"/>
    <w:unhideWhenUsed/>
    <w:rsid w:val="005C32DD"/>
    <w:pPr>
      <w:tabs>
        <w:tab w:val="center" w:pos="4536"/>
        <w:tab w:val="right" w:pos="9072"/>
      </w:tabs>
    </w:pPr>
  </w:style>
  <w:style w:type="character" w:customStyle="1" w:styleId="FuzeileZeichen">
    <w:name w:val="Fußzeile Zeichen"/>
    <w:basedOn w:val="Absatzstandardschriftart"/>
    <w:link w:val="Fuzeile"/>
    <w:uiPriority w:val="99"/>
    <w:rsid w:val="005C32DD"/>
    <w:rPr>
      <w:rFonts w:ascii="Arial" w:eastAsia="ヒラギノ角ゴ Pro W3" w:hAnsi="Arial" w:cs="Times New Roman"/>
      <w:color w:val="00000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emf"/><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59C2D9-D76F-2E4B-84F8-56F40AFC2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4680</Words>
  <Characters>29488</Characters>
  <Application>Microsoft Macintosh Word</Application>
  <DocSecurity>0</DocSecurity>
  <Lines>245</Lines>
  <Paragraphs>68</Paragraphs>
  <ScaleCrop>false</ScaleCrop>
  <Company/>
  <LinksUpToDate>false</LinksUpToDate>
  <CharactersWithSpaces>34100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Kinder</cp:lastModifiedBy>
  <cp:revision>3</cp:revision>
  <cp:lastPrinted>2013-07-01T12:03:00Z</cp:lastPrinted>
  <dcterms:created xsi:type="dcterms:W3CDTF">2013-07-01T12:03:00Z</dcterms:created>
  <dcterms:modified xsi:type="dcterms:W3CDTF">2013-07-01T12:03:00Z</dcterms:modified>
</cp:coreProperties>
</file>