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7F6AAE0" w14:textId="77777777" w:rsidR="00405E48" w:rsidRDefault="00405E48"/>
    <w:p w14:paraId="4D064830" w14:textId="77777777" w:rsidR="00405E48" w:rsidRDefault="00405E48"/>
    <w:p w14:paraId="050C3A2D" w14:textId="77777777" w:rsidR="00405E48" w:rsidRDefault="00405E48"/>
    <w:p w14:paraId="41207091" w14:textId="77777777" w:rsidR="00405E48" w:rsidRDefault="00405E48"/>
    <w:p w14:paraId="148B4890" w14:textId="77777777" w:rsidR="00405E48" w:rsidRDefault="00405E48"/>
    <w:p w14:paraId="3E6B86A4" w14:textId="77777777" w:rsidR="00405E48" w:rsidRDefault="00405E48"/>
    <w:p w14:paraId="3E19229C" w14:textId="77777777" w:rsidR="00405E48" w:rsidRDefault="00405E48"/>
    <w:p w14:paraId="65519D20" w14:textId="77777777" w:rsidR="00405E48" w:rsidRDefault="00405E48"/>
    <w:p w14:paraId="0705C865" w14:textId="77777777" w:rsidR="00405E48" w:rsidRDefault="00405E48"/>
    <w:p w14:paraId="03E57029" w14:textId="77777777" w:rsidR="00405E48" w:rsidRDefault="00405E48"/>
    <w:p w14:paraId="140C817B" w14:textId="77777777" w:rsidR="00405E48" w:rsidRDefault="00405E48"/>
    <w:p w14:paraId="3ED00215" w14:textId="77777777" w:rsidR="00405E48" w:rsidRDefault="00405E48"/>
    <w:p w14:paraId="4CECB486" w14:textId="77777777" w:rsidR="00405E48" w:rsidRDefault="00405E48"/>
    <w:p w14:paraId="2FD64ACD" w14:textId="77777777" w:rsidR="00405E48" w:rsidRDefault="00405E48"/>
    <w:p w14:paraId="4B00774F" w14:textId="77777777" w:rsidR="00405E48" w:rsidRDefault="00405E48"/>
    <w:p w14:paraId="6BEDED8F" w14:textId="5576ACC2" w:rsidR="00CF0B6B" w:rsidRDefault="00405E48">
      <w:pPr>
        <w:pStyle w:val="Doctitle"/>
        <w:rPr>
          <w:ins w:id="0" w:author="Arnold Sandjaja" w:date="2013-06-30T08:23:00Z"/>
        </w:rPr>
      </w:pPr>
      <w:r w:rsidRPr="00031204">
        <w:t xml:space="preserve">Test Project Module </w:t>
      </w:r>
      <w:ins w:id="1" w:author="Arnold Sandjaja" w:date="2013-06-30T08:23:00Z">
        <w:r w:rsidR="00CF0B6B">
          <w:t>2</w:t>
        </w:r>
      </w:ins>
      <w:ins w:id="2" w:author="Lin Miirabai" w:date="2013-07-01T11:41:00Z">
        <w:r w:rsidR="006A694A">
          <w:rPr>
            <w:rFonts w:hint="eastAsia"/>
            <w:lang w:eastAsia="zh-TW"/>
          </w:rPr>
          <w:t xml:space="preserve"> </w:t>
        </w:r>
        <w:r w:rsidR="006A694A">
          <w:rPr>
            <w:lang w:val="en-US" w:eastAsia="zh-TW"/>
          </w:rPr>
          <w:t xml:space="preserve">/ </w:t>
        </w:r>
        <w:r w:rsidR="006A694A" w:rsidRPr="006A694A">
          <w:rPr>
            <w:rFonts w:ascii="新細明體" w:eastAsia="新細明體" w:hAnsi="新細明體" w:cs="新細明體" w:hint="eastAsia"/>
            <w:color w:val="0000FF"/>
            <w:lang w:val="en-US" w:eastAsia="zh-TW"/>
            <w:rPrChange w:id="3" w:author="Lin Miirabai" w:date="2013-07-01T11:41:00Z">
              <w:rPr>
                <w:rFonts w:ascii="新細明體" w:eastAsia="新細明體" w:hAnsi="新細明體" w:cs="新細明體" w:hint="eastAsia"/>
                <w:lang w:val="en-US" w:eastAsia="zh-TW"/>
              </w:rPr>
            </w:rPrChange>
          </w:rPr>
          <w:t>競賽試題</w:t>
        </w:r>
        <w:r w:rsidR="006A694A" w:rsidRPr="006A694A">
          <w:rPr>
            <w:color w:val="0000FF"/>
            <w:rPrChange w:id="4" w:author="Lin Miirabai" w:date="2013-07-01T11:41:00Z">
              <w:rPr/>
            </w:rPrChange>
          </w:rPr>
          <w:t>2</w:t>
        </w:r>
      </w:ins>
      <w:del w:id="5" w:author="Arnold Sandjaja" w:date="2013-06-30T08:23:00Z">
        <w:r w:rsidRPr="00031204" w:rsidDel="00CF0B6B">
          <w:delText>1</w:delText>
        </w:r>
      </w:del>
    </w:p>
    <w:p w14:paraId="21BF7B51" w14:textId="1A725E17" w:rsidR="00405E48" w:rsidRPr="006A694A" w:rsidRDefault="00405E48">
      <w:pPr>
        <w:pStyle w:val="Doctitle"/>
        <w:rPr>
          <w:ins w:id="6" w:author="Arnold Sandjaja" w:date="2013-06-30T08:23:00Z"/>
          <w:rFonts w:ascii="新細明體" w:eastAsia="新細明體" w:hAnsi="新細明體" w:cs="新細明體"/>
          <w:lang w:val="en-US" w:eastAsia="zh-TW"/>
          <w:rPrChange w:id="7" w:author="Lin Miirabai" w:date="2013-07-01T11:41:00Z">
            <w:rPr>
              <w:ins w:id="8" w:author="Arnold Sandjaja" w:date="2013-06-30T08:23:00Z"/>
              <w:rFonts w:hint="eastAsia"/>
              <w:lang w:eastAsia="zh-TW"/>
            </w:rPr>
          </w:rPrChange>
        </w:rPr>
      </w:pPr>
      <w:del w:id="9" w:author="Arnold Sandjaja" w:date="2013-06-30T08:23:00Z">
        <w:r w:rsidRPr="00031204" w:rsidDel="00CF0B6B">
          <w:delText xml:space="preserve"> </w:delText>
        </w:r>
      </w:del>
      <w:r w:rsidRPr="00031204">
        <w:t>(Editorial)</w:t>
      </w:r>
      <w:ins w:id="10" w:author="Lin Miirabai" w:date="2013-07-01T11:41:00Z">
        <w:r w:rsidR="006A694A">
          <w:rPr>
            <w:rFonts w:hint="eastAsia"/>
            <w:lang w:eastAsia="zh-TW"/>
          </w:rPr>
          <w:t xml:space="preserve"> </w:t>
        </w:r>
        <w:r w:rsidR="006A694A">
          <w:rPr>
            <w:rFonts w:ascii="新細明體" w:eastAsia="新細明體" w:hAnsi="新細明體" w:cs="新細明體"/>
            <w:lang w:val="en-US" w:eastAsia="zh-TW"/>
          </w:rPr>
          <w:t xml:space="preserve">/ </w:t>
        </w:r>
        <w:r w:rsidR="006A694A" w:rsidRPr="006A694A">
          <w:rPr>
            <w:rFonts w:ascii="新細明體" w:eastAsia="新細明體" w:hAnsi="新細明體" w:cs="新細明體" w:hint="eastAsia"/>
            <w:color w:val="0000FF"/>
            <w:sz w:val="36"/>
            <w:szCs w:val="36"/>
            <w:lang w:val="en-US" w:eastAsia="zh-TW"/>
            <w:rPrChange w:id="11" w:author="Lin Miirabai" w:date="2013-07-01T11:41:00Z">
              <w:rPr>
                <w:rFonts w:ascii="新細明體" w:eastAsia="新細明體" w:hAnsi="新細明體" w:cs="新細明體" w:hint="eastAsia"/>
                <w:lang w:val="en-US" w:eastAsia="zh-TW"/>
              </w:rPr>
            </w:rPrChange>
          </w:rPr>
          <w:t>（編輯設計）</w:t>
        </w:r>
      </w:ins>
    </w:p>
    <w:p w14:paraId="49EA8959" w14:textId="77777777" w:rsidR="00CF0B6B" w:rsidRPr="00031204" w:rsidDel="00CF0B6B" w:rsidRDefault="00CF0B6B">
      <w:pPr>
        <w:pStyle w:val="Doctitle"/>
        <w:rPr>
          <w:del w:id="12" w:author="Arnold Sandjaja" w:date="2013-06-30T08:23:00Z"/>
        </w:rPr>
      </w:pPr>
    </w:p>
    <w:p w14:paraId="45A3FAA4" w14:textId="2578C218" w:rsidR="00405E48" w:rsidRPr="00CF0B6B" w:rsidRDefault="00405E48">
      <w:pPr>
        <w:pStyle w:val="Docsubtitle1"/>
        <w:rPr>
          <w:rFonts w:ascii="Arial" w:hAnsi="Arial"/>
          <w:rPrChange w:id="13" w:author="Arnold Sandjaja" w:date="2013-06-30T08:23:00Z">
            <w:rPr/>
          </w:rPrChange>
        </w:rPr>
      </w:pPr>
      <w:r w:rsidRPr="00CF0B6B">
        <w:rPr>
          <w:rFonts w:ascii="Arial" w:hAnsi="Arial"/>
          <w:rPrChange w:id="14" w:author="Arnold Sandjaja" w:date="2013-06-30T08:23:00Z">
            <w:rPr>
              <w:rFonts w:ascii="Arial" w:hAnsi="Arial"/>
              <w:sz w:val="20"/>
              <w:szCs w:val="24"/>
            </w:rPr>
          </w:rPrChange>
        </w:rPr>
        <w:t>WSC201</w:t>
      </w:r>
      <w:r w:rsidR="00C03CCC" w:rsidRPr="00CF0B6B">
        <w:rPr>
          <w:rFonts w:ascii="Arial" w:hAnsi="Arial"/>
          <w:rPrChange w:id="15" w:author="Arnold Sandjaja" w:date="2013-06-30T08:23:00Z">
            <w:rPr>
              <w:rFonts w:ascii="Arial" w:hAnsi="Arial"/>
              <w:sz w:val="20"/>
              <w:szCs w:val="24"/>
            </w:rPr>
          </w:rPrChange>
        </w:rPr>
        <w:t>3</w:t>
      </w:r>
      <w:r w:rsidRPr="00CF0B6B">
        <w:rPr>
          <w:rFonts w:ascii="Arial" w:hAnsi="Arial"/>
          <w:rPrChange w:id="16" w:author="Arnold Sandjaja" w:date="2013-06-30T08:23:00Z">
            <w:rPr>
              <w:rFonts w:ascii="Arial" w:hAnsi="Arial"/>
              <w:sz w:val="20"/>
              <w:szCs w:val="24"/>
            </w:rPr>
          </w:rPrChange>
        </w:rPr>
        <w:t>_TP40_</w:t>
      </w:r>
      <w:del w:id="17" w:author="Zoo-Sun" w:date="2013-06-30T18:01:00Z">
        <w:r w:rsidR="002B1C14" w:rsidRPr="00CF0B6B" w:rsidDel="00B16740">
          <w:rPr>
            <w:rFonts w:ascii="Arial" w:hAnsi="Arial"/>
            <w:rPrChange w:id="18" w:author="Arnold Sandjaja" w:date="2013-06-30T08:23:00Z">
              <w:rPr>
                <w:rFonts w:ascii="Arial" w:hAnsi="Arial"/>
                <w:sz w:val="20"/>
                <w:szCs w:val="24"/>
              </w:rPr>
            </w:rPrChange>
          </w:rPr>
          <w:delText>M1</w:delText>
        </w:r>
      </w:del>
      <w:ins w:id="19" w:author="Zoo-Sun" w:date="2013-06-30T18:01:00Z">
        <w:r w:rsidR="00B16740" w:rsidRPr="00CF0B6B">
          <w:rPr>
            <w:rFonts w:ascii="Arial" w:hAnsi="Arial"/>
            <w:rPrChange w:id="20" w:author="Arnold Sandjaja" w:date="2013-06-30T08:23:00Z">
              <w:rPr>
                <w:rFonts w:ascii="Arial" w:hAnsi="Arial"/>
                <w:sz w:val="20"/>
                <w:szCs w:val="24"/>
              </w:rPr>
            </w:rPrChange>
          </w:rPr>
          <w:t>M</w:t>
        </w:r>
        <w:r w:rsidR="00B16740">
          <w:rPr>
            <w:rFonts w:ascii="Arial" w:hAnsi="Arial"/>
          </w:rPr>
          <w:t>2</w:t>
        </w:r>
      </w:ins>
      <w:r w:rsidR="002B1C14" w:rsidRPr="00CF0B6B">
        <w:rPr>
          <w:rFonts w:ascii="Arial" w:hAnsi="Arial"/>
          <w:rPrChange w:id="21" w:author="Arnold Sandjaja" w:date="2013-06-30T08:23:00Z">
            <w:rPr>
              <w:rFonts w:ascii="Arial" w:hAnsi="Arial"/>
              <w:sz w:val="20"/>
              <w:szCs w:val="24"/>
            </w:rPr>
          </w:rPrChange>
        </w:rPr>
        <w:t>_actual</w:t>
      </w:r>
      <w:r w:rsidRPr="00CF0B6B">
        <w:rPr>
          <w:rFonts w:ascii="Arial" w:hAnsi="Arial"/>
          <w:rPrChange w:id="22" w:author="Arnold Sandjaja" w:date="2013-06-30T08:23:00Z">
            <w:rPr>
              <w:rFonts w:ascii="Arial" w:hAnsi="Arial"/>
              <w:sz w:val="20"/>
              <w:szCs w:val="24"/>
            </w:rPr>
          </w:rPrChange>
        </w:rPr>
        <w:t>_EN</w:t>
      </w:r>
    </w:p>
    <w:p w14:paraId="3ED34137" w14:textId="77777777" w:rsidR="00405E48" w:rsidRPr="00031204" w:rsidDel="00CF0B6B" w:rsidRDefault="00405E48">
      <w:pPr>
        <w:pStyle w:val="Docsubtitle2"/>
        <w:rPr>
          <w:del w:id="23" w:author="Arnold Sandjaja" w:date="2013-06-30T08:24:00Z"/>
        </w:rPr>
      </w:pPr>
    </w:p>
    <w:p w14:paraId="4979BA70" w14:textId="77777777" w:rsidR="00CF0B6B" w:rsidRDefault="00405E48">
      <w:pPr>
        <w:pStyle w:val="Docsubtitle2"/>
        <w:rPr>
          <w:ins w:id="24" w:author="Arnold Sandjaja" w:date="2013-06-30T08:24:00Z"/>
        </w:rPr>
      </w:pPr>
      <w:r w:rsidRPr="00031204">
        <w:t xml:space="preserve">Submitted by: </w:t>
      </w:r>
      <w:ins w:id="25" w:author="Arnold Sandjaja" w:date="2013-06-30T08:24:00Z">
        <w:r w:rsidR="00CF0B6B">
          <w:t>Group 2</w:t>
        </w:r>
      </w:ins>
    </w:p>
    <w:p w14:paraId="5DF24443" w14:textId="77777777" w:rsidR="00CF0B6B" w:rsidRDefault="00CF0B6B">
      <w:pPr>
        <w:pStyle w:val="Docsubtitle2"/>
        <w:rPr>
          <w:ins w:id="26" w:author="Arnold Sandjaja" w:date="2013-06-30T08:24:00Z"/>
        </w:rPr>
      </w:pPr>
    </w:p>
    <w:p w14:paraId="3231958F" w14:textId="77777777" w:rsidR="00405E48" w:rsidRPr="00031204" w:rsidDel="00CF0B6B" w:rsidRDefault="00405E48">
      <w:pPr>
        <w:pStyle w:val="Docsubtitle2"/>
        <w:rPr>
          <w:del w:id="27" w:author="Arnold Sandjaja" w:date="2013-06-30T08:24:00Z"/>
        </w:rPr>
      </w:pPr>
      <w:del w:id="28" w:author="Arnold Sandjaja" w:date="2013-06-30T08:24:00Z">
        <w:r w:rsidRPr="00031204" w:rsidDel="00CF0B6B">
          <w:delText>Editorial Group</w:delText>
        </w:r>
      </w:del>
    </w:p>
    <w:p w14:paraId="334352E9" w14:textId="77777777" w:rsidR="00CF0B6B" w:rsidRDefault="00405E48" w:rsidP="001D7D09">
      <w:pPr>
        <w:widowControl w:val="0"/>
        <w:rPr>
          <w:ins w:id="29" w:author="Arnold Sandjaja" w:date="2013-06-30T08:24:00Z"/>
          <w:color w:val="181C33"/>
          <w:sz w:val="22"/>
          <w:lang w:val="en-US"/>
        </w:rPr>
      </w:pPr>
      <w:del w:id="30" w:author="Arnold Sandjaja" w:date="2013-06-30T08:24:00Z">
        <w:r w:rsidRPr="00031204" w:rsidDel="00CF0B6B">
          <w:delText xml:space="preserve">Name:  </w:delText>
        </w:r>
      </w:del>
      <w:r w:rsidR="001D7D09" w:rsidRPr="00031204">
        <w:rPr>
          <w:color w:val="181C33"/>
          <w:sz w:val="22"/>
          <w:lang w:val="en-US"/>
        </w:rPr>
        <w:t>Arnold Sandjaja</w:t>
      </w:r>
      <w:ins w:id="31" w:author="Arnold Sandjaja" w:date="2013-06-30T08:24:00Z">
        <w:r w:rsidR="00CF0B6B">
          <w:rPr>
            <w:color w:val="181C33"/>
            <w:sz w:val="22"/>
            <w:lang w:val="en-US"/>
          </w:rPr>
          <w:t xml:space="preserve"> </w:t>
        </w:r>
        <w:r w:rsidR="00CF0B6B" w:rsidRPr="00031204">
          <w:rPr>
            <w:color w:val="181C33"/>
            <w:sz w:val="22"/>
            <w:lang w:val="en-US"/>
          </w:rPr>
          <w:t>ID</w:t>
        </w:r>
      </w:ins>
    </w:p>
    <w:p w14:paraId="38D084D2" w14:textId="77777777" w:rsidR="00CF0B6B" w:rsidRDefault="001D7D09" w:rsidP="001D7D09">
      <w:pPr>
        <w:widowControl w:val="0"/>
        <w:rPr>
          <w:ins w:id="32" w:author="Arnold Sandjaja" w:date="2013-06-30T08:24:00Z"/>
          <w:color w:val="181C33"/>
          <w:sz w:val="22"/>
          <w:lang w:val="en-US"/>
        </w:rPr>
      </w:pPr>
      <w:del w:id="33" w:author="Arnold Sandjaja" w:date="2013-06-30T08:24:00Z">
        <w:r w:rsidRPr="00031204" w:rsidDel="00CF0B6B">
          <w:rPr>
            <w:color w:val="181C33"/>
            <w:sz w:val="22"/>
            <w:lang w:val="en-US"/>
          </w:rPr>
          <w:delText xml:space="preserve">, </w:delText>
        </w:r>
      </w:del>
      <w:r w:rsidRPr="00031204">
        <w:rPr>
          <w:color w:val="181C33"/>
          <w:sz w:val="22"/>
          <w:lang w:val="en-US"/>
        </w:rPr>
        <w:t>Christoph Elmecker</w:t>
      </w:r>
      <w:ins w:id="34" w:author="Arnold Sandjaja" w:date="2013-06-30T08:24:00Z">
        <w:r w:rsidR="00CF0B6B">
          <w:rPr>
            <w:color w:val="181C33"/>
            <w:sz w:val="22"/>
            <w:lang w:val="en-US"/>
          </w:rPr>
          <w:t xml:space="preserve"> AT</w:t>
        </w:r>
      </w:ins>
    </w:p>
    <w:p w14:paraId="32842D67" w14:textId="77777777" w:rsidR="00CF0B6B" w:rsidRDefault="001D7D09" w:rsidP="001D7D09">
      <w:pPr>
        <w:widowControl w:val="0"/>
        <w:rPr>
          <w:ins w:id="35" w:author="Arnold Sandjaja" w:date="2013-06-30T08:24:00Z"/>
          <w:color w:val="181C33"/>
          <w:sz w:val="22"/>
          <w:lang w:val="en-US"/>
        </w:rPr>
      </w:pPr>
      <w:del w:id="36" w:author="Arnold Sandjaja" w:date="2013-06-30T08:24:00Z">
        <w:r w:rsidRPr="00031204" w:rsidDel="00CF0B6B">
          <w:rPr>
            <w:color w:val="181C33"/>
            <w:sz w:val="22"/>
            <w:lang w:val="en-US"/>
          </w:rPr>
          <w:delText xml:space="preserve">, </w:delText>
        </w:r>
      </w:del>
      <w:r w:rsidRPr="00031204">
        <w:rPr>
          <w:color w:val="181C33"/>
          <w:sz w:val="22"/>
          <w:lang w:val="en-US"/>
        </w:rPr>
        <w:t>Hee Min Sa</w:t>
      </w:r>
      <w:ins w:id="37" w:author="Arnold Sandjaja" w:date="2013-06-30T08:24:00Z">
        <w:r w:rsidR="00CF0B6B">
          <w:rPr>
            <w:color w:val="181C33"/>
            <w:sz w:val="22"/>
            <w:lang w:val="en-US"/>
          </w:rPr>
          <w:t xml:space="preserve"> KR</w:t>
        </w:r>
      </w:ins>
    </w:p>
    <w:p w14:paraId="13CE9C57" w14:textId="77777777" w:rsidR="00CF0B6B" w:rsidRDefault="001D7D09" w:rsidP="001D7D09">
      <w:pPr>
        <w:widowControl w:val="0"/>
        <w:rPr>
          <w:ins w:id="38" w:author="Arnold Sandjaja" w:date="2013-06-30T08:24:00Z"/>
          <w:color w:val="181C33"/>
          <w:sz w:val="22"/>
          <w:lang w:val="en-US"/>
        </w:rPr>
      </w:pPr>
      <w:del w:id="39" w:author="Arnold Sandjaja" w:date="2013-06-30T08:24:00Z">
        <w:r w:rsidRPr="00031204" w:rsidDel="00CF0B6B">
          <w:rPr>
            <w:color w:val="181C33"/>
            <w:sz w:val="22"/>
            <w:lang w:val="en-US"/>
          </w:rPr>
          <w:delText xml:space="preserve">, </w:delText>
        </w:r>
      </w:del>
      <w:r w:rsidRPr="00031204">
        <w:rPr>
          <w:color w:val="181C33"/>
          <w:sz w:val="22"/>
          <w:lang w:val="en-US"/>
        </w:rPr>
        <w:t>Hjortur Gudnason</w:t>
      </w:r>
      <w:ins w:id="40" w:author="Arnold Sandjaja" w:date="2013-06-30T08:24:00Z">
        <w:r w:rsidR="00CF0B6B">
          <w:rPr>
            <w:color w:val="181C33"/>
            <w:sz w:val="22"/>
            <w:lang w:val="en-US"/>
          </w:rPr>
          <w:t xml:space="preserve"> IS</w:t>
        </w:r>
      </w:ins>
    </w:p>
    <w:p w14:paraId="785079DD" w14:textId="77777777" w:rsidR="00CF0B6B" w:rsidRDefault="001D7D09" w:rsidP="001D7D09">
      <w:pPr>
        <w:widowControl w:val="0"/>
        <w:rPr>
          <w:ins w:id="41" w:author="Arnold Sandjaja" w:date="2013-06-30T08:24:00Z"/>
          <w:color w:val="181C33"/>
          <w:sz w:val="22"/>
          <w:lang w:val="en-US"/>
        </w:rPr>
      </w:pPr>
      <w:del w:id="42" w:author="Arnold Sandjaja" w:date="2013-06-30T08:24:00Z">
        <w:r w:rsidRPr="00031204" w:rsidDel="00CF0B6B">
          <w:rPr>
            <w:color w:val="181C33"/>
            <w:sz w:val="22"/>
            <w:lang w:val="en-US"/>
          </w:rPr>
          <w:delText xml:space="preserve">, </w:delText>
        </w:r>
      </w:del>
      <w:r w:rsidRPr="00031204">
        <w:rPr>
          <w:color w:val="181C33"/>
          <w:sz w:val="22"/>
          <w:lang w:val="en-US"/>
        </w:rPr>
        <w:t>Katsuji Hirata</w:t>
      </w:r>
      <w:ins w:id="43" w:author="Arnold Sandjaja" w:date="2013-06-30T08:24:00Z">
        <w:r w:rsidR="00CF0B6B">
          <w:rPr>
            <w:color w:val="181C33"/>
            <w:sz w:val="22"/>
            <w:lang w:val="en-US"/>
          </w:rPr>
          <w:t xml:space="preserve"> JP</w:t>
        </w:r>
      </w:ins>
    </w:p>
    <w:p w14:paraId="425FFF55" w14:textId="77777777" w:rsidR="00CF0B6B" w:rsidRDefault="001D7D09" w:rsidP="001D7D09">
      <w:pPr>
        <w:widowControl w:val="0"/>
        <w:rPr>
          <w:ins w:id="44" w:author="Arnold Sandjaja" w:date="2013-06-30T08:24:00Z"/>
          <w:color w:val="181C33"/>
          <w:sz w:val="22"/>
          <w:lang w:val="en-US"/>
        </w:rPr>
      </w:pPr>
      <w:del w:id="45" w:author="Arnold Sandjaja" w:date="2013-06-30T08:24:00Z">
        <w:r w:rsidRPr="00031204" w:rsidDel="00CF0B6B">
          <w:rPr>
            <w:color w:val="181C33"/>
            <w:sz w:val="22"/>
            <w:lang w:val="en-US"/>
          </w:rPr>
          <w:delText xml:space="preserve">, </w:delText>
        </w:r>
      </w:del>
      <w:r w:rsidRPr="00031204">
        <w:rPr>
          <w:color w:val="181C33"/>
          <w:sz w:val="22"/>
          <w:lang w:val="en-US"/>
        </w:rPr>
        <w:t xml:space="preserve">Michel </w:t>
      </w:r>
      <w:del w:id="46" w:author="Michel Bulon" w:date="2013-05-14T19:15:00Z">
        <w:r w:rsidRPr="00D22BEF" w:rsidDel="00B40AAF">
          <w:rPr>
            <w:color w:val="181C33"/>
            <w:sz w:val="22"/>
            <w:lang w:val="en-US"/>
          </w:rPr>
          <w:delText>Maltais</w:delText>
        </w:r>
      </w:del>
      <w:ins w:id="47" w:author="Michel Bulon" w:date="2013-05-14T19:15:00Z">
        <w:r w:rsidR="00B40AAF" w:rsidRPr="00031204">
          <w:rPr>
            <w:color w:val="181C33"/>
            <w:sz w:val="22"/>
            <w:lang w:val="en-US"/>
          </w:rPr>
          <w:t>Bulon</w:t>
        </w:r>
      </w:ins>
      <w:ins w:id="48" w:author="Arnold Sandjaja" w:date="2013-06-30T08:25:00Z">
        <w:r w:rsidR="00CF0B6B">
          <w:rPr>
            <w:color w:val="181C33"/>
            <w:sz w:val="22"/>
            <w:lang w:val="en-US"/>
          </w:rPr>
          <w:t xml:space="preserve"> </w:t>
        </w:r>
      </w:ins>
      <w:ins w:id="49" w:author="Arnold Sandjaja" w:date="2013-06-30T08:24:00Z">
        <w:r w:rsidR="00CF0B6B">
          <w:rPr>
            <w:color w:val="181C33"/>
            <w:sz w:val="22"/>
            <w:lang w:val="en-US"/>
          </w:rPr>
          <w:t>CA</w:t>
        </w:r>
      </w:ins>
    </w:p>
    <w:p w14:paraId="77D33704" w14:textId="77777777" w:rsidR="00405E48" w:rsidRPr="00031204" w:rsidRDefault="001D7D09" w:rsidP="001D7D09">
      <w:pPr>
        <w:widowControl w:val="0"/>
        <w:rPr>
          <w:color w:val="181C33"/>
          <w:sz w:val="22"/>
          <w:lang w:val="en-US"/>
        </w:rPr>
      </w:pPr>
      <w:del w:id="50" w:author="Arnold Sandjaja" w:date="2013-06-30T08:24:00Z">
        <w:r w:rsidRPr="00031204" w:rsidDel="00CF0B6B">
          <w:rPr>
            <w:color w:val="181C33"/>
            <w:sz w:val="22"/>
            <w:lang w:val="en-US"/>
          </w:rPr>
          <w:delText xml:space="preserve">, </w:delText>
        </w:r>
      </w:del>
      <w:r w:rsidRPr="00031204">
        <w:rPr>
          <w:color w:val="181C33"/>
          <w:sz w:val="22"/>
          <w:lang w:val="en-US"/>
        </w:rPr>
        <w:t xml:space="preserve">Nuno Viana </w:t>
      </w:r>
      <w:ins w:id="51" w:author="Arnold Sandjaja" w:date="2013-06-30T08:25:00Z">
        <w:r w:rsidR="00CF0B6B">
          <w:rPr>
            <w:color w:val="181C33"/>
            <w:sz w:val="22"/>
            <w:lang w:val="en-US"/>
          </w:rPr>
          <w:t>PT</w:t>
        </w:r>
      </w:ins>
    </w:p>
    <w:p w14:paraId="7CF29E2B" w14:textId="77777777" w:rsidR="001D7D09" w:rsidRPr="00031204" w:rsidDel="00CF0B6B" w:rsidRDefault="001D7D09" w:rsidP="001D7D09">
      <w:pPr>
        <w:widowControl w:val="0"/>
        <w:rPr>
          <w:del w:id="52" w:author="Arnold Sandjaja" w:date="2013-06-30T08:25:00Z"/>
          <w:color w:val="181C33"/>
          <w:sz w:val="22"/>
          <w:lang w:val="en-US"/>
        </w:rPr>
      </w:pPr>
    </w:p>
    <w:p w14:paraId="02AAD26F" w14:textId="77777777" w:rsidR="00405E48" w:rsidRPr="00031204" w:rsidDel="00CF0B6B" w:rsidRDefault="00405E48">
      <w:pPr>
        <w:widowControl w:val="0"/>
        <w:rPr>
          <w:del w:id="53" w:author="Arnold Sandjaja" w:date="2013-06-30T08:25:00Z"/>
          <w:color w:val="181C33"/>
          <w:sz w:val="22"/>
          <w:lang w:val="en-US"/>
        </w:rPr>
      </w:pPr>
      <w:del w:id="54" w:author="Arnold Sandjaja" w:date="2013-06-30T08:25:00Z">
        <w:r w:rsidRPr="00031204" w:rsidDel="00CF0B6B">
          <w:delText>Member Country:</w:delText>
        </w:r>
      </w:del>
      <w:del w:id="55" w:author="Arnold Sandjaja" w:date="2013-06-30T08:24:00Z">
        <w:r w:rsidRPr="00031204" w:rsidDel="00CF0B6B">
          <w:delText xml:space="preserve"> </w:delText>
        </w:r>
        <w:r w:rsidR="001D7D09" w:rsidRPr="00031204" w:rsidDel="00CF0B6B">
          <w:rPr>
            <w:color w:val="181C33"/>
            <w:sz w:val="22"/>
            <w:lang w:val="en-US"/>
          </w:rPr>
          <w:delText>ID</w:delText>
        </w:r>
      </w:del>
      <w:del w:id="56" w:author="Arnold Sandjaja" w:date="2013-06-30T08:25:00Z">
        <w:r w:rsidR="001D7D09" w:rsidRPr="00031204" w:rsidDel="00CF0B6B">
          <w:rPr>
            <w:color w:val="181C33"/>
            <w:sz w:val="22"/>
            <w:lang w:val="en-US"/>
          </w:rPr>
          <w:delText>, AT, KR, IS, JP, CA, PT</w:delText>
        </w:r>
      </w:del>
    </w:p>
    <w:p w14:paraId="6E5794B5" w14:textId="77777777" w:rsidR="00405E48" w:rsidRPr="00031204" w:rsidRDefault="00405E48">
      <w:pPr>
        <w:pStyle w:val="Docsubtitle2"/>
      </w:pPr>
    </w:p>
    <w:p w14:paraId="30F0E04A" w14:textId="77777777" w:rsidR="00405E48" w:rsidRPr="00031204" w:rsidRDefault="00405E48"/>
    <w:p w14:paraId="23D93D18" w14:textId="77777777" w:rsidR="00405E48" w:rsidRPr="00031204" w:rsidRDefault="00405E48">
      <w:pPr>
        <w:pStyle w:val="TOC1Para"/>
        <w:tabs>
          <w:tab w:val="clear" w:pos="9622"/>
          <w:tab w:val="right" w:leader="dot" w:pos="9612"/>
        </w:tabs>
      </w:pPr>
    </w:p>
    <w:p w14:paraId="60097CC3" w14:textId="77777777" w:rsidR="00405E48" w:rsidRPr="00031204" w:rsidDel="00A9196C" w:rsidRDefault="00405E48">
      <w:pPr>
        <w:pStyle w:val="FreeForm"/>
        <w:rPr>
          <w:del w:id="57" w:author="Lin Miirabai" w:date="2013-07-01T11:42:00Z"/>
          <w:rFonts w:eastAsia="Times New Roman"/>
          <w:color w:val="auto"/>
          <w:lang w:bidi="x-none"/>
        </w:rPr>
      </w:pPr>
      <w:bookmarkStart w:id="58" w:name="TOC60887854"/>
      <w:r w:rsidRPr="00031204">
        <w:br w:type="page"/>
      </w:r>
      <w:bookmarkEnd w:id="58"/>
    </w:p>
    <w:p w14:paraId="670423C6" w14:textId="77777777" w:rsidR="00405E48" w:rsidRPr="00031204" w:rsidDel="00A9196C" w:rsidRDefault="00405E48">
      <w:pPr>
        <w:pStyle w:val="FreeFormA"/>
        <w:rPr>
          <w:del w:id="59" w:author="Lin Miirabai" w:date="2013-07-01T11:42:00Z"/>
        </w:rPr>
      </w:pPr>
    </w:p>
    <w:p w14:paraId="24DD4217" w14:textId="77777777" w:rsidR="00405E48" w:rsidRPr="00031204" w:rsidDel="00A9196C" w:rsidRDefault="00405E48">
      <w:pPr>
        <w:pStyle w:val="FreeFormAA"/>
        <w:rPr>
          <w:del w:id="60" w:author="Lin Miirabai" w:date="2013-07-01T11:42:00Z"/>
          <w:rFonts w:ascii="Times New Roman" w:hAnsi="Times New Roman"/>
        </w:rPr>
      </w:pPr>
    </w:p>
    <w:p w14:paraId="573D3A0E" w14:textId="77777777" w:rsidR="00405E48" w:rsidRPr="00031204" w:rsidRDefault="00405E48" w:rsidP="00A9196C">
      <w:pPr>
        <w:pStyle w:val="FreeForm"/>
        <w:pPrChange w:id="61" w:author="Lin Miirabai" w:date="2013-07-01T11:42:00Z">
          <w:pPr>
            <w:spacing w:after="200" w:line="276" w:lineRule="auto"/>
          </w:pPr>
        </w:pPrChange>
      </w:pPr>
    </w:p>
    <w:p w14:paraId="62E912C9" w14:textId="345D5164" w:rsidR="00405E48" w:rsidRPr="00510697" w:rsidRDefault="00405E48">
      <w:pPr>
        <w:pStyle w:val="Heading1AA"/>
        <w:rPr>
          <w:rFonts w:ascii="新細明體" w:eastAsia="新細明體" w:hAnsi="新細明體" w:cs="新細明體" w:hint="eastAsia"/>
          <w:lang w:val="en-US" w:eastAsia="zh-TW"/>
          <w:rPrChange w:id="62" w:author="Lin Miirabai" w:date="2013-07-01T11:45:00Z">
            <w:rPr>
              <w:rFonts w:hint="eastAsia"/>
              <w:lang w:eastAsia="zh-TW"/>
            </w:rPr>
          </w:rPrChange>
        </w:rPr>
      </w:pPr>
      <w:r w:rsidRPr="00031204">
        <w:t>Introduction to test project documentation</w:t>
      </w:r>
      <w:ins w:id="63" w:author="Lin Miirabai" w:date="2013-07-01T11:45:00Z">
        <w:r w:rsidR="00510697">
          <w:t xml:space="preserve"> </w:t>
        </w:r>
        <w:r w:rsidR="00510697">
          <w:rPr>
            <w:rFonts w:ascii="新細明體" w:eastAsia="新細明體" w:hAnsi="新細明體" w:cs="新細明體"/>
            <w:lang w:val="en-US" w:eastAsia="zh-TW"/>
          </w:rPr>
          <w:t>/</w:t>
        </w:r>
      </w:ins>
      <w:ins w:id="64" w:author="Lin Miirabai" w:date="2013-07-01T11:50:00Z">
        <w:r w:rsidR="00510697">
          <w:rPr>
            <w:rFonts w:ascii="新細明體" w:eastAsia="新細明體" w:hAnsi="新細明體" w:cs="新細明體" w:hint="eastAsia"/>
            <w:lang w:val="en-US" w:eastAsia="zh-TW"/>
          </w:rPr>
          <w:t xml:space="preserve"> </w:t>
        </w:r>
        <w:r w:rsidR="00510697" w:rsidRPr="00510697">
          <w:rPr>
            <w:rFonts w:ascii="新細明體" w:eastAsia="新細明體" w:hAnsi="新細明體" w:cs="新細明體" w:hint="eastAsia"/>
            <w:b/>
            <w:color w:val="0000FF"/>
            <w:lang w:val="en-US" w:eastAsia="zh-TW"/>
            <w:rPrChange w:id="65" w:author="Lin Miirabai" w:date="2013-07-01T11:51:00Z">
              <w:rPr>
                <w:rFonts w:ascii="新細明體" w:eastAsia="新細明體" w:hAnsi="新細明體" w:cs="新細明體" w:hint="eastAsia"/>
                <w:lang w:val="en-US" w:eastAsia="zh-TW"/>
              </w:rPr>
            </w:rPrChange>
          </w:rPr>
          <w:t>競賽試題說明文件</w:t>
        </w:r>
      </w:ins>
    </w:p>
    <w:p w14:paraId="228291D9" w14:textId="0ACAAFA7" w:rsidR="00405E48" w:rsidRPr="00510697" w:rsidRDefault="00405E48">
      <w:pPr>
        <w:pStyle w:val="Heading1AA"/>
        <w:rPr>
          <w:rFonts w:ascii="新細明體" w:eastAsia="新細明體" w:hAnsi="新細明體" w:cs="新細明體" w:hint="eastAsia"/>
          <w:lang w:val="en-US" w:eastAsia="zh-TW"/>
          <w:rPrChange w:id="66" w:author="Lin Miirabai" w:date="2013-07-01T11:45:00Z">
            <w:rPr/>
          </w:rPrChange>
        </w:rPr>
      </w:pPr>
      <w:bookmarkStart w:id="67" w:name="TOC60887857"/>
      <w:r w:rsidRPr="00031204">
        <w:t>Contents</w:t>
      </w:r>
      <w:bookmarkEnd w:id="67"/>
      <w:ins w:id="68" w:author="Lin Miirabai" w:date="2013-07-01T11:45:00Z">
        <w:r w:rsidR="00510697">
          <w:rPr>
            <w:lang w:val="en-US"/>
          </w:rPr>
          <w:t xml:space="preserve"> / </w:t>
        </w:r>
        <w:r w:rsidR="00510697" w:rsidRPr="00510697">
          <w:rPr>
            <w:rFonts w:ascii="新細明體" w:eastAsia="新細明體" w:hAnsi="新細明體" w:cs="新細明體" w:hint="eastAsia"/>
            <w:b/>
            <w:color w:val="0000FF"/>
            <w:lang w:val="en-US" w:eastAsia="zh-TW"/>
            <w:rPrChange w:id="69" w:author="Lin Miirabai" w:date="2013-07-01T11:51:00Z">
              <w:rPr>
                <w:rFonts w:ascii="新細明體" w:eastAsia="新細明體" w:hAnsi="新細明體" w:cs="新細明體" w:hint="eastAsia"/>
                <w:lang w:val="en-US" w:eastAsia="zh-TW"/>
              </w:rPr>
            </w:rPrChange>
          </w:rPr>
          <w:t>內容</w:t>
        </w:r>
      </w:ins>
    </w:p>
    <w:p w14:paraId="0621E9BB" w14:textId="77777777" w:rsidR="00405E48" w:rsidRPr="00031204" w:rsidDel="003219AD" w:rsidRDefault="00405E48">
      <w:pPr>
        <w:rPr>
          <w:del w:id="70" w:author="Arnold Sandjaja" w:date="2013-06-29T11:50:00Z"/>
        </w:rPr>
      </w:pPr>
      <w:r w:rsidRPr="00031204">
        <w:t>This Test Project proposal consists of the following documentation/files:</w:t>
      </w:r>
    </w:p>
    <w:p w14:paraId="5E1071BD" w14:textId="77777777" w:rsidR="003219AD" w:rsidRDefault="003219AD" w:rsidP="003219AD">
      <w:pPr>
        <w:rPr>
          <w:ins w:id="71" w:author="Arnold Sandjaja" w:date="2013-06-29T11:50:00Z"/>
        </w:rPr>
      </w:pPr>
    </w:p>
    <w:p w14:paraId="37E85273" w14:textId="18E45A91" w:rsidR="00617B40" w:rsidRDefault="00580CF8">
      <w:pPr>
        <w:numPr>
          <w:ilvl w:val="0"/>
          <w:numId w:val="9"/>
        </w:numPr>
        <w:rPr>
          <w:ins w:id="72" w:author="Arnold Sandjaja" w:date="2013-06-29T12:04:00Z"/>
        </w:rPr>
        <w:pPrChange w:id="73" w:author="Arnold Sandjaja" w:date="2013-06-29T11:50:00Z">
          <w:pPr/>
        </w:pPrChange>
      </w:pPr>
      <w:ins w:id="74" w:author="Arnold Sandjaja" w:date="2013-06-29T12:04:00Z">
        <w:r>
          <w:t>WSC2013_TP40_MOD02</w:t>
        </w:r>
        <w:r w:rsidR="00617B40" w:rsidRPr="00617B40">
          <w:t>_actual_TP_EN</w:t>
        </w:r>
        <w:r w:rsidR="00617B40">
          <w:t>.doc</w:t>
        </w:r>
      </w:ins>
    </w:p>
    <w:p w14:paraId="66AFEA1B" w14:textId="5C65B5AA" w:rsidR="003219AD" w:rsidRDefault="00580CF8">
      <w:pPr>
        <w:numPr>
          <w:ilvl w:val="0"/>
          <w:numId w:val="9"/>
        </w:numPr>
        <w:rPr>
          <w:ins w:id="75" w:author="Arnold Sandjaja" w:date="2013-06-29T11:50:00Z"/>
        </w:rPr>
        <w:pPrChange w:id="76" w:author="Arnold Sandjaja" w:date="2013-06-29T11:50:00Z">
          <w:pPr/>
        </w:pPrChange>
      </w:pPr>
      <w:ins w:id="77" w:author="Arnold Sandjaja" w:date="2013-06-29T11:50:00Z">
        <w:r>
          <w:t>WSC2013_TP40_MOD2</w:t>
        </w:r>
        <w:r w:rsidR="003219AD" w:rsidRPr="003219AD">
          <w:t>_PRE_EN_images</w:t>
        </w:r>
        <w:r w:rsidR="003219AD">
          <w:t xml:space="preserve"> (Images Folder)</w:t>
        </w:r>
      </w:ins>
    </w:p>
    <w:p w14:paraId="05B4EFF8" w14:textId="573133FE" w:rsidR="003219AD" w:rsidRDefault="00580CF8">
      <w:pPr>
        <w:numPr>
          <w:ilvl w:val="0"/>
          <w:numId w:val="9"/>
        </w:numPr>
        <w:rPr>
          <w:ins w:id="78" w:author="Arnold Sandjaja" w:date="2013-06-29T11:59:00Z"/>
        </w:rPr>
        <w:pPrChange w:id="79" w:author="Arnold Sandjaja" w:date="2013-06-29T11:50:00Z">
          <w:pPr/>
        </w:pPrChange>
      </w:pPr>
      <w:ins w:id="80" w:author="Arnold Sandjaja" w:date="2013-06-29T11:57:00Z">
        <w:r>
          <w:t>WSC2013_TP40_MOD2</w:t>
        </w:r>
        <w:r w:rsidR="007D3C19" w:rsidRPr="007D3C19">
          <w:t>_PRE_EN_ATTAC_logo</w:t>
        </w:r>
      </w:ins>
      <w:ins w:id="81" w:author="Arnold Sandjaja" w:date="2013-06-29T11:58:00Z">
        <w:r w:rsidR="007D3C19">
          <w:t xml:space="preserve"> (ATTAC Logo Folder)</w:t>
        </w:r>
      </w:ins>
    </w:p>
    <w:p w14:paraId="0966AEA0" w14:textId="62602283" w:rsidR="007D3C19" w:rsidRDefault="00580CF8">
      <w:pPr>
        <w:numPr>
          <w:ilvl w:val="0"/>
          <w:numId w:val="9"/>
        </w:numPr>
        <w:rPr>
          <w:ins w:id="82" w:author="Arnold Sandjaja" w:date="2013-06-29T12:02:00Z"/>
        </w:rPr>
        <w:pPrChange w:id="83" w:author="Arnold Sandjaja" w:date="2013-06-29T11:50:00Z">
          <w:pPr/>
        </w:pPrChange>
      </w:pPr>
      <w:ins w:id="84" w:author="Arnold Sandjaja" w:date="2013-06-29T11:59:00Z">
        <w:r>
          <w:t>WSC2013_TP40_MOD2</w:t>
        </w:r>
        <w:r w:rsidR="007D3C19" w:rsidRPr="007D3C19">
          <w:t>_PRE_EN_BARCODE.eps</w:t>
        </w:r>
      </w:ins>
    </w:p>
    <w:p w14:paraId="4345E613" w14:textId="615B399C" w:rsidR="001F39AB" w:rsidRDefault="00580CF8">
      <w:pPr>
        <w:numPr>
          <w:ilvl w:val="0"/>
          <w:numId w:val="9"/>
        </w:numPr>
        <w:rPr>
          <w:ins w:id="85" w:author="Arnold Sandjaja" w:date="2013-06-29T11:50:00Z"/>
        </w:rPr>
        <w:pPrChange w:id="86" w:author="Arnold Sandjaja" w:date="2013-06-29T11:50:00Z">
          <w:pPr/>
        </w:pPrChange>
      </w:pPr>
      <w:ins w:id="87" w:author="Arnold Sandjaja" w:date="2013-06-29T12:02:00Z">
        <w:r>
          <w:t>WSC2013_TP40_MOD2</w:t>
        </w:r>
        <w:r w:rsidR="001F39AB" w:rsidRPr="001F39AB">
          <w:t>_PRE_EN_TEXT_FILES.docx</w:t>
        </w:r>
      </w:ins>
    </w:p>
    <w:p w14:paraId="08318E21" w14:textId="77777777" w:rsidR="00D615FB" w:rsidRDefault="00D615FB" w:rsidP="00D615FB">
      <w:pPr>
        <w:rPr>
          <w:ins w:id="88" w:author="Lin Miirabai" w:date="2013-07-01T11:51:00Z"/>
          <w:rFonts w:ascii="新細明體" w:eastAsia="新細明體" w:hAnsi="新細明體" w:cs="新細明體" w:hint="eastAsia"/>
          <w:lang w:eastAsia="zh-TW"/>
        </w:rPr>
        <w:pPrChange w:id="89" w:author="Lin Miirabai" w:date="2013-07-01T11:51:00Z">
          <w:pPr/>
        </w:pPrChange>
      </w:pPr>
    </w:p>
    <w:p w14:paraId="6B983859" w14:textId="379FCABD" w:rsidR="003219AD" w:rsidRPr="00CF53E2" w:rsidRDefault="00D615FB" w:rsidP="00D615FB">
      <w:pPr>
        <w:rPr>
          <w:ins w:id="90" w:author="Lin Miirabai" w:date="2013-07-01T11:52:00Z"/>
          <w:rFonts w:ascii="新細明體" w:eastAsia="新細明體" w:hAnsi="新細明體" w:cs="新細明體" w:hint="eastAsia"/>
          <w:color w:val="0000FF"/>
          <w:lang w:eastAsia="zh-TW"/>
          <w:rPrChange w:id="91" w:author="Lin Miirabai" w:date="2013-07-01T11:52:00Z">
            <w:rPr>
              <w:ins w:id="92" w:author="Lin Miirabai" w:date="2013-07-01T11:52:00Z"/>
              <w:rFonts w:ascii="新細明體" w:eastAsia="新細明體" w:hAnsi="新細明體" w:cs="新細明體" w:hint="eastAsia"/>
              <w:lang w:eastAsia="zh-TW"/>
            </w:rPr>
          </w:rPrChange>
        </w:rPr>
        <w:pPrChange w:id="93" w:author="Lin Miirabai" w:date="2013-07-01T11:51:00Z">
          <w:pPr/>
        </w:pPrChange>
      </w:pPr>
      <w:ins w:id="94" w:author="Lin Miirabai" w:date="2013-07-01T11:51:00Z">
        <w:r w:rsidRPr="00CF53E2">
          <w:rPr>
            <w:rFonts w:ascii="新細明體" w:eastAsia="新細明體" w:hAnsi="新細明體" w:cs="新細明體" w:hint="eastAsia"/>
            <w:color w:val="0000FF"/>
            <w:lang w:eastAsia="zh-TW"/>
            <w:rPrChange w:id="95" w:author="Lin Miirabai" w:date="2013-07-01T11:52:00Z">
              <w:rPr>
                <w:rFonts w:ascii="新細明體" w:eastAsia="新細明體" w:hAnsi="新細明體" w:cs="新細明體" w:hint="eastAsia"/>
                <w:lang w:eastAsia="zh-TW"/>
              </w:rPr>
            </w:rPrChange>
          </w:rPr>
          <w:t>這個競賽試題包含以下文件與檔案：</w:t>
        </w:r>
      </w:ins>
    </w:p>
    <w:p w14:paraId="7620E5EF" w14:textId="77777777" w:rsidR="00D615FB" w:rsidRPr="00CF53E2" w:rsidRDefault="00D615FB" w:rsidP="00D615FB">
      <w:pPr>
        <w:numPr>
          <w:ilvl w:val="0"/>
          <w:numId w:val="9"/>
        </w:numPr>
        <w:rPr>
          <w:ins w:id="96" w:author="Lin Miirabai" w:date="2013-07-01T11:52:00Z"/>
          <w:color w:val="0000FF"/>
          <w:rPrChange w:id="97" w:author="Lin Miirabai" w:date="2013-07-01T11:52:00Z">
            <w:rPr>
              <w:ins w:id="98" w:author="Lin Miirabai" w:date="2013-07-01T11:52:00Z"/>
            </w:rPr>
          </w:rPrChange>
        </w:rPr>
      </w:pPr>
      <w:ins w:id="99" w:author="Lin Miirabai" w:date="2013-07-01T11:52:00Z">
        <w:r w:rsidRPr="00CF53E2">
          <w:rPr>
            <w:color w:val="0000FF"/>
            <w:rPrChange w:id="100" w:author="Lin Miirabai" w:date="2013-07-01T11:52:00Z">
              <w:rPr/>
            </w:rPrChange>
          </w:rPr>
          <w:t>WSC2013_TP40_MOD02_actual_TP_EN.doc</w:t>
        </w:r>
      </w:ins>
    </w:p>
    <w:p w14:paraId="6721EACC" w14:textId="426AC450" w:rsidR="00D615FB" w:rsidRPr="00CF53E2" w:rsidRDefault="00D615FB" w:rsidP="00D615FB">
      <w:pPr>
        <w:numPr>
          <w:ilvl w:val="0"/>
          <w:numId w:val="9"/>
        </w:numPr>
        <w:rPr>
          <w:ins w:id="101" w:author="Lin Miirabai" w:date="2013-07-01T11:52:00Z"/>
          <w:color w:val="0000FF"/>
          <w:rPrChange w:id="102" w:author="Lin Miirabai" w:date="2013-07-01T11:52:00Z">
            <w:rPr>
              <w:ins w:id="103" w:author="Lin Miirabai" w:date="2013-07-01T11:52:00Z"/>
            </w:rPr>
          </w:rPrChange>
        </w:rPr>
      </w:pPr>
      <w:ins w:id="104" w:author="Lin Miirabai" w:date="2013-07-01T11:52:00Z">
        <w:r w:rsidRPr="00CF53E2">
          <w:rPr>
            <w:color w:val="0000FF"/>
            <w:rPrChange w:id="105" w:author="Lin Miirabai" w:date="2013-07-01T11:52:00Z">
              <w:rPr/>
            </w:rPrChange>
          </w:rPr>
          <w:t>WSC2013_TP40_MOD2_PRE_EN_images</w:t>
        </w:r>
        <w:r w:rsidR="00CF53E2">
          <w:rPr>
            <w:color w:val="0000FF"/>
            <w:rPrChange w:id="106" w:author="Lin Miirabai" w:date="2013-07-01T11:52:00Z">
              <w:rPr>
                <w:color w:val="0000FF"/>
              </w:rPr>
            </w:rPrChange>
          </w:rPr>
          <w:t xml:space="preserve"> (</w:t>
        </w:r>
        <w:r w:rsidR="00CF53E2">
          <w:rPr>
            <w:rFonts w:ascii="新細明體" w:eastAsia="新細明體" w:hAnsi="新細明體" w:cs="新細明體" w:hint="eastAsia"/>
            <w:color w:val="0000FF"/>
            <w:lang w:eastAsia="zh-TW"/>
          </w:rPr>
          <w:t>圖片資料夾</w:t>
        </w:r>
        <w:r w:rsidRPr="00CF53E2">
          <w:rPr>
            <w:color w:val="0000FF"/>
            <w:rPrChange w:id="107" w:author="Lin Miirabai" w:date="2013-07-01T11:52:00Z">
              <w:rPr/>
            </w:rPrChange>
          </w:rPr>
          <w:t>)</w:t>
        </w:r>
      </w:ins>
    </w:p>
    <w:p w14:paraId="1B398062" w14:textId="1805F4AD" w:rsidR="00D615FB" w:rsidRPr="00CF53E2" w:rsidRDefault="00D615FB" w:rsidP="00D615FB">
      <w:pPr>
        <w:numPr>
          <w:ilvl w:val="0"/>
          <w:numId w:val="9"/>
        </w:numPr>
        <w:rPr>
          <w:ins w:id="108" w:author="Lin Miirabai" w:date="2013-07-01T11:52:00Z"/>
          <w:color w:val="0000FF"/>
          <w:rPrChange w:id="109" w:author="Lin Miirabai" w:date="2013-07-01T11:52:00Z">
            <w:rPr>
              <w:ins w:id="110" w:author="Lin Miirabai" w:date="2013-07-01T11:52:00Z"/>
            </w:rPr>
          </w:rPrChange>
        </w:rPr>
      </w:pPr>
      <w:ins w:id="111" w:author="Lin Miirabai" w:date="2013-07-01T11:52:00Z">
        <w:r w:rsidRPr="00CF53E2">
          <w:rPr>
            <w:color w:val="0000FF"/>
            <w:rPrChange w:id="112" w:author="Lin Miirabai" w:date="2013-07-01T11:52:00Z">
              <w:rPr/>
            </w:rPrChange>
          </w:rPr>
          <w:t>WSC2013_TP40_MOD2_PRE_EN_ATTAC_logo</w:t>
        </w:r>
        <w:r w:rsidR="00CF53E2">
          <w:rPr>
            <w:color w:val="0000FF"/>
            <w:rPrChange w:id="113" w:author="Lin Miirabai" w:date="2013-07-01T11:52:00Z">
              <w:rPr>
                <w:color w:val="0000FF"/>
              </w:rPr>
            </w:rPrChange>
          </w:rPr>
          <w:t xml:space="preserve"> (ATTAC</w:t>
        </w:r>
        <w:r w:rsidR="00CF53E2">
          <w:rPr>
            <w:rFonts w:ascii="新細明體" w:eastAsia="新細明體" w:hAnsi="新細明體" w:cs="新細明體" w:hint="eastAsia"/>
            <w:color w:val="0000FF"/>
            <w:lang w:eastAsia="zh-TW"/>
          </w:rPr>
          <w:t>公司標誌資料夾</w:t>
        </w:r>
        <w:r w:rsidRPr="00CF53E2">
          <w:rPr>
            <w:color w:val="0000FF"/>
            <w:rPrChange w:id="114" w:author="Lin Miirabai" w:date="2013-07-01T11:52:00Z">
              <w:rPr/>
            </w:rPrChange>
          </w:rPr>
          <w:t>)</w:t>
        </w:r>
      </w:ins>
    </w:p>
    <w:p w14:paraId="07FEF524" w14:textId="77777777" w:rsidR="00D615FB" w:rsidRPr="00CF53E2" w:rsidRDefault="00D615FB" w:rsidP="00D615FB">
      <w:pPr>
        <w:numPr>
          <w:ilvl w:val="0"/>
          <w:numId w:val="9"/>
        </w:numPr>
        <w:rPr>
          <w:ins w:id="115" w:author="Lin Miirabai" w:date="2013-07-01T11:52:00Z"/>
          <w:color w:val="0000FF"/>
          <w:rPrChange w:id="116" w:author="Lin Miirabai" w:date="2013-07-01T11:52:00Z">
            <w:rPr>
              <w:ins w:id="117" w:author="Lin Miirabai" w:date="2013-07-01T11:52:00Z"/>
            </w:rPr>
          </w:rPrChange>
        </w:rPr>
      </w:pPr>
      <w:ins w:id="118" w:author="Lin Miirabai" w:date="2013-07-01T11:52:00Z">
        <w:r w:rsidRPr="00CF53E2">
          <w:rPr>
            <w:color w:val="0000FF"/>
            <w:rPrChange w:id="119" w:author="Lin Miirabai" w:date="2013-07-01T11:52:00Z">
              <w:rPr/>
            </w:rPrChange>
          </w:rPr>
          <w:t>WSC2013_TP40_MOD2_PRE_EN_BARCODE.eps</w:t>
        </w:r>
      </w:ins>
    </w:p>
    <w:p w14:paraId="5B0F08C5" w14:textId="77777777" w:rsidR="00D615FB" w:rsidRPr="00CF53E2" w:rsidRDefault="00D615FB" w:rsidP="00D615FB">
      <w:pPr>
        <w:numPr>
          <w:ilvl w:val="0"/>
          <w:numId w:val="9"/>
        </w:numPr>
        <w:rPr>
          <w:ins w:id="120" w:author="Lin Miirabai" w:date="2013-07-01T11:52:00Z"/>
          <w:color w:val="0000FF"/>
          <w:rPrChange w:id="121" w:author="Lin Miirabai" w:date="2013-07-01T11:52:00Z">
            <w:rPr>
              <w:ins w:id="122" w:author="Lin Miirabai" w:date="2013-07-01T11:52:00Z"/>
            </w:rPr>
          </w:rPrChange>
        </w:rPr>
      </w:pPr>
      <w:ins w:id="123" w:author="Lin Miirabai" w:date="2013-07-01T11:52:00Z">
        <w:r w:rsidRPr="00CF53E2">
          <w:rPr>
            <w:color w:val="0000FF"/>
            <w:rPrChange w:id="124" w:author="Lin Miirabai" w:date="2013-07-01T11:52:00Z">
              <w:rPr/>
            </w:rPrChange>
          </w:rPr>
          <w:t>WSC2013_TP40_MOD2_PRE_EN_TEXT_FILES.docx</w:t>
        </w:r>
      </w:ins>
    </w:p>
    <w:p w14:paraId="19ABFD4B" w14:textId="77777777" w:rsidR="00D615FB" w:rsidRPr="00D615FB" w:rsidRDefault="00D615FB" w:rsidP="00D615FB">
      <w:pPr>
        <w:rPr>
          <w:ins w:id="125" w:author="Arnold Sandjaja" w:date="2013-06-29T11:50:00Z"/>
          <w:rFonts w:ascii="新細明體" w:eastAsia="新細明體" w:hAnsi="新細明體" w:cs="新細明體" w:hint="eastAsia"/>
          <w:lang w:eastAsia="zh-TW"/>
          <w:rPrChange w:id="126" w:author="Lin Miirabai" w:date="2013-07-01T11:51:00Z">
            <w:rPr>
              <w:ins w:id="127" w:author="Arnold Sandjaja" w:date="2013-06-29T11:50:00Z"/>
              <w:rFonts w:hint="eastAsia"/>
              <w:lang w:eastAsia="zh-TW"/>
            </w:rPr>
          </w:rPrChange>
        </w:rPr>
        <w:pPrChange w:id="128" w:author="Lin Miirabai" w:date="2013-07-01T11:51:00Z">
          <w:pPr/>
        </w:pPrChange>
      </w:pPr>
    </w:p>
    <w:p w14:paraId="49B6992E" w14:textId="77777777" w:rsidR="00405E48" w:rsidRPr="003219AD" w:rsidDel="003219AD" w:rsidRDefault="00F15FFF">
      <w:pPr>
        <w:ind w:firstLine="720"/>
        <w:rPr>
          <w:del w:id="129" w:author="Arnold Sandjaja" w:date="2013-06-29T11:47:00Z"/>
          <w:rFonts w:cs="Arial"/>
        </w:rPr>
        <w:pPrChange w:id="130" w:author="Arnold Sandjaja" w:date="2013-06-29T11:50:00Z">
          <w:pPr>
            <w:pStyle w:val="Heading1AA"/>
            <w:tabs>
              <w:tab w:val="left" w:pos="360"/>
            </w:tabs>
          </w:pPr>
        </w:pPrChange>
      </w:pPr>
      <w:del w:id="131" w:author="Arnold Sandjaja" w:date="2013-06-29T11:47:00Z">
        <w:r w:rsidRPr="003219AD" w:rsidDel="003219AD">
          <w:rPr>
            <w:rFonts w:cs="Arial"/>
            <w:highlight w:val="red"/>
          </w:rPr>
          <w:delText>…</w:delText>
        </w:r>
      </w:del>
    </w:p>
    <w:p w14:paraId="7D1F5472" w14:textId="77777777" w:rsidR="00F15FFF" w:rsidRPr="00031204" w:rsidDel="003219AD" w:rsidRDefault="00F15FFF">
      <w:pPr>
        <w:ind w:firstLine="720"/>
        <w:rPr>
          <w:del w:id="132" w:author="Arnold Sandjaja" w:date="2013-06-29T11:49:00Z"/>
        </w:rPr>
        <w:pPrChange w:id="133" w:author="Arnold Sandjaja" w:date="2013-06-29T11:50:00Z">
          <w:pPr>
            <w:tabs>
              <w:tab w:val="left" w:pos="360"/>
            </w:tabs>
          </w:pPr>
        </w:pPrChange>
      </w:pPr>
    </w:p>
    <w:p w14:paraId="35F79858" w14:textId="77777777" w:rsidR="00F73BB5" w:rsidRPr="00031204" w:rsidDel="003219AD" w:rsidRDefault="00F73BB5">
      <w:pPr>
        <w:ind w:firstLine="720"/>
        <w:rPr>
          <w:del w:id="134" w:author="Arnold Sandjaja" w:date="2013-06-29T11:49:00Z"/>
        </w:rPr>
        <w:pPrChange w:id="135" w:author="Arnold Sandjaja" w:date="2013-06-29T11:50:00Z">
          <w:pPr/>
        </w:pPrChange>
      </w:pPr>
    </w:p>
    <w:p w14:paraId="769C366A" w14:textId="77777777" w:rsidR="00F73BB5" w:rsidRPr="00031204" w:rsidRDefault="00F73BB5">
      <w:pPr>
        <w:ind w:firstLine="720"/>
        <w:pPrChange w:id="136" w:author="Arnold Sandjaja" w:date="2013-06-29T11:50:00Z">
          <w:pPr/>
        </w:pPrChange>
      </w:pPr>
    </w:p>
    <w:p w14:paraId="61E08787" w14:textId="792C7F2A" w:rsidR="00405E48" w:rsidRPr="00510697" w:rsidDel="00D73C32" w:rsidRDefault="00405E48">
      <w:pPr>
        <w:pStyle w:val="Heading1AA"/>
        <w:rPr>
          <w:del w:id="137" w:author="Arnold Sandjaja" w:date="2013-06-30T08:34:00Z"/>
          <w:rFonts w:ascii="新細明體" w:eastAsia="新細明體" w:hAnsi="新細明體" w:cs="新細明體" w:hint="eastAsia"/>
          <w:lang w:eastAsia="zh-TW"/>
          <w:rPrChange w:id="138" w:author="Lin Miirabai" w:date="2013-07-01T11:45:00Z">
            <w:rPr>
              <w:del w:id="139" w:author="Arnold Sandjaja" w:date="2013-06-30T08:34:00Z"/>
              <w:rFonts w:hint="eastAsia"/>
              <w:lang w:eastAsia="zh-TW"/>
            </w:rPr>
          </w:rPrChange>
        </w:rPr>
      </w:pPr>
      <w:r w:rsidRPr="00031204">
        <w:t>Introduction</w:t>
      </w:r>
      <w:ins w:id="140" w:author="Lin Miirabai" w:date="2013-07-01T11:45:00Z">
        <w:r w:rsidR="00510697">
          <w:t xml:space="preserve"> / </w:t>
        </w:r>
        <w:r w:rsidR="00510697" w:rsidRPr="00510697">
          <w:rPr>
            <w:rFonts w:ascii="新細明體" w:eastAsia="新細明體" w:hAnsi="新細明體" w:cs="新細明體" w:hint="eastAsia"/>
            <w:b/>
            <w:color w:val="0000FF"/>
            <w:lang w:eastAsia="zh-TW"/>
            <w:rPrChange w:id="141" w:author="Lin Miirabai" w:date="2013-07-01T11:51:00Z">
              <w:rPr>
                <w:rFonts w:ascii="新細明體" w:eastAsia="新細明體" w:hAnsi="新細明體" w:cs="新細明體" w:hint="eastAsia"/>
                <w:lang w:eastAsia="zh-TW"/>
              </w:rPr>
            </w:rPrChange>
          </w:rPr>
          <w:t>說明</w:t>
        </w:r>
      </w:ins>
    </w:p>
    <w:p w14:paraId="7DBC2C2B" w14:textId="77777777" w:rsidR="00405E48" w:rsidRPr="00031204" w:rsidRDefault="00405E48">
      <w:pPr>
        <w:pStyle w:val="Heading1AA"/>
        <w:pPrChange w:id="142" w:author="Arnold Sandjaja" w:date="2013-06-30T08:34:00Z">
          <w:pPr/>
        </w:pPrChange>
      </w:pPr>
    </w:p>
    <w:p w14:paraId="36F75D91" w14:textId="77777777" w:rsidR="00405E48" w:rsidRPr="00031204" w:rsidRDefault="00405E48">
      <w:r w:rsidRPr="00031204">
        <w:rPr>
          <w:rFonts w:ascii="Arial Bold" w:hAnsi="Arial Bold"/>
        </w:rPr>
        <w:t>Project </w:t>
      </w:r>
      <w:r w:rsidRPr="00031204">
        <w:t xml:space="preserve">: </w:t>
      </w:r>
    </w:p>
    <w:p w14:paraId="4ACD458A" w14:textId="77777777" w:rsidR="00481367" w:rsidRPr="00031204" w:rsidRDefault="00481367">
      <w:r w:rsidRPr="00031204">
        <w:t xml:space="preserve">Task 1: Create a </w:t>
      </w:r>
      <w:ins w:id="143" w:author="Arnold Sandjaja" w:date="2013-05-17T15:38:00Z">
        <w:r w:rsidR="00304DDA" w:rsidRPr="00304DDA">
          <w:t>masthead</w:t>
        </w:r>
        <w:r w:rsidR="00304DDA">
          <w:t xml:space="preserve"> </w:t>
        </w:r>
      </w:ins>
      <w:del w:id="144" w:author="Arnold Sandjaja" w:date="2013-05-17T15:38:00Z">
        <w:r w:rsidRPr="00031204" w:rsidDel="00304DDA">
          <w:delText xml:space="preserve">logo </w:delText>
        </w:r>
      </w:del>
      <w:del w:id="145" w:author="Arnold Sandjaja" w:date="2013-05-17T15:39:00Z">
        <w:r w:rsidRPr="00031204" w:rsidDel="00304DDA">
          <w:delText>and an identity for the association “%ATTAC”</w:delText>
        </w:r>
      </w:del>
      <w:ins w:id="146" w:author="Arnold Sandjaja" w:date="2013-06-30T08:44:00Z">
        <w:r w:rsidR="00C712F1">
          <w:t xml:space="preserve">for </w:t>
        </w:r>
      </w:ins>
      <w:ins w:id="147" w:author="Arnold Sandjaja" w:date="2013-06-30T08:43:00Z">
        <w:r w:rsidR="00C712F1">
          <w:t xml:space="preserve">the </w:t>
        </w:r>
      </w:ins>
      <w:ins w:id="148" w:author="Arnold Sandjaja" w:date="2013-05-17T15:39:00Z">
        <w:r w:rsidR="00304DDA">
          <w:t xml:space="preserve">magazine </w:t>
        </w:r>
        <w:r w:rsidR="00304DDA" w:rsidRPr="00031204">
          <w:t xml:space="preserve">with </w:t>
        </w:r>
      </w:ins>
      <w:ins w:id="149" w:author="Arnold Sandjaja" w:date="2013-06-30T08:43:00Z">
        <w:r w:rsidR="00C712F1">
          <w:t xml:space="preserve">the </w:t>
        </w:r>
      </w:ins>
      <w:ins w:id="150" w:author="Arnold Sandjaja" w:date="2013-05-17T15:39:00Z">
        <w:r w:rsidR="00304DDA">
          <w:t>name “</w:t>
        </w:r>
        <w:r w:rsidR="00304DDA" w:rsidRPr="00304DDA">
          <w:t>SPANNER</w:t>
        </w:r>
        <w:r w:rsidR="00304DDA">
          <w:t xml:space="preserve"> </w:t>
        </w:r>
        <w:r w:rsidR="00304DDA" w:rsidRPr="00304DDA">
          <w:t>in the works</w:t>
        </w:r>
      </w:ins>
      <w:ins w:id="151" w:author="Arnold Sandjaja" w:date="2013-05-17T15:41:00Z">
        <w:r w:rsidR="00304DDA">
          <w:t>”</w:t>
        </w:r>
      </w:ins>
      <w:ins w:id="152" w:author="Arnold Sandjaja" w:date="2013-06-30T08:45:00Z">
        <w:r w:rsidR="00C712F1">
          <w:t xml:space="preserve"> for the organisation </w:t>
        </w:r>
        <w:r w:rsidR="00C712F1" w:rsidRPr="00031204">
          <w:t>ATTAC</w:t>
        </w:r>
      </w:ins>
    </w:p>
    <w:p w14:paraId="3FF18C02" w14:textId="77777777" w:rsidR="00450F10" w:rsidRPr="00031204" w:rsidRDefault="00481367" w:rsidP="00481367">
      <w:r w:rsidRPr="00031204">
        <w:t xml:space="preserve">Task 2: </w:t>
      </w:r>
      <w:r w:rsidR="00450F10" w:rsidRPr="00031204">
        <w:t>“</w:t>
      </w:r>
      <w:r w:rsidRPr="00031204">
        <w:t xml:space="preserve">Design a magazine </w:t>
      </w:r>
      <w:del w:id="153" w:author="Arnold Sandjaja" w:date="2013-05-17T15:39:00Z">
        <w:r w:rsidR="002E1AB3" w:rsidRPr="00031204" w:rsidDel="00304DDA">
          <w:delText xml:space="preserve">for %ATTAC with </w:delText>
        </w:r>
      </w:del>
      <w:del w:id="154" w:author="Arnold Sandjaja" w:date="2013-05-17T15:36:00Z">
        <w:r w:rsidR="002E1AB3" w:rsidRPr="00031204" w:rsidDel="00304DDA">
          <w:delText>coverline “</w:delText>
        </w:r>
        <w:r w:rsidR="00450F10" w:rsidRPr="00031204" w:rsidDel="00304DDA">
          <w:delText xml:space="preserve">Sand im Getriebe” </w:delText>
        </w:r>
        <w:r w:rsidR="002E1AB3" w:rsidRPr="00031204" w:rsidDel="00304DDA">
          <w:delText>: Translated to “to throw a spanner in the works”</w:delText>
        </w:r>
      </w:del>
      <w:ins w:id="155" w:author="Arnold Sandjaja" w:date="2013-05-17T15:37:00Z">
        <w:r w:rsidR="00304DDA" w:rsidRPr="00304DDA">
          <w:t>SPANNER</w:t>
        </w:r>
      </w:ins>
      <w:ins w:id="156" w:author="Arnold Sandjaja" w:date="2013-05-17T15:39:00Z">
        <w:r w:rsidR="00304DDA">
          <w:t xml:space="preserve"> </w:t>
        </w:r>
      </w:ins>
      <w:ins w:id="157" w:author="Arnold Sandjaja" w:date="2013-05-17T15:37:00Z">
        <w:r w:rsidR="00304DDA" w:rsidRPr="00304DDA">
          <w:t>in the works</w:t>
        </w:r>
      </w:ins>
    </w:p>
    <w:p w14:paraId="30951081" w14:textId="77777777" w:rsidR="00450F10" w:rsidDel="00814FAE" w:rsidRDefault="00450F10">
      <w:pPr>
        <w:rPr>
          <w:del w:id="158" w:author="Zoo-Sun" w:date="2013-06-30T18:01:00Z"/>
          <w:rFonts w:hint="eastAsia"/>
          <w:lang w:eastAsia="zh-TW"/>
        </w:rPr>
      </w:pPr>
    </w:p>
    <w:p w14:paraId="15647FB0" w14:textId="77777777" w:rsidR="00814FAE" w:rsidRDefault="00814FAE" w:rsidP="00481367">
      <w:pPr>
        <w:rPr>
          <w:ins w:id="159" w:author="Lin Miirabai" w:date="2013-07-01T11:52:00Z"/>
          <w:rFonts w:hint="eastAsia"/>
          <w:lang w:eastAsia="zh-TW"/>
        </w:rPr>
      </w:pPr>
    </w:p>
    <w:p w14:paraId="4B833836" w14:textId="00B6757B" w:rsidR="00814FAE" w:rsidRPr="00814FAE" w:rsidRDefault="00814FAE" w:rsidP="00481367">
      <w:pPr>
        <w:rPr>
          <w:ins w:id="160" w:author="Lin Miirabai" w:date="2013-07-01T11:52:00Z"/>
          <w:rFonts w:ascii="新細明體" w:eastAsia="新細明體" w:hAnsi="新細明體" w:cs="新細明體" w:hint="eastAsia"/>
          <w:b/>
          <w:color w:val="0000FF"/>
          <w:lang w:eastAsia="zh-TW"/>
          <w:rPrChange w:id="161" w:author="Lin Miirabai" w:date="2013-07-01T11:55:00Z">
            <w:rPr>
              <w:ins w:id="162" w:author="Lin Miirabai" w:date="2013-07-01T11:52:00Z"/>
              <w:rFonts w:ascii="新細明體" w:eastAsia="新細明體" w:hAnsi="新細明體" w:cs="新細明體" w:hint="eastAsia"/>
              <w:lang w:eastAsia="zh-TW"/>
            </w:rPr>
          </w:rPrChange>
        </w:rPr>
      </w:pPr>
      <w:ins w:id="163" w:author="Lin Miirabai" w:date="2013-07-01T11:52:00Z">
        <w:r w:rsidRPr="00814FAE">
          <w:rPr>
            <w:rFonts w:ascii="新細明體" w:eastAsia="新細明體" w:hAnsi="新細明體" w:cs="新細明體" w:hint="eastAsia"/>
            <w:b/>
            <w:color w:val="0000FF"/>
            <w:lang w:eastAsia="zh-TW"/>
            <w:rPrChange w:id="164" w:author="Lin Miirabai" w:date="2013-07-01T11:55:00Z">
              <w:rPr>
                <w:rFonts w:ascii="新細明體" w:eastAsia="新細明體" w:hAnsi="新細明體" w:cs="新細明體" w:hint="eastAsia"/>
                <w:lang w:eastAsia="zh-TW"/>
              </w:rPr>
            </w:rPrChange>
          </w:rPr>
          <w:t>試題：</w:t>
        </w:r>
      </w:ins>
    </w:p>
    <w:p w14:paraId="72C5A089" w14:textId="0268AFFB" w:rsidR="00814FAE" w:rsidRPr="00814FAE" w:rsidRDefault="00814FAE" w:rsidP="00481367">
      <w:pPr>
        <w:rPr>
          <w:ins w:id="165" w:author="Lin Miirabai" w:date="2013-07-01T11:52:00Z"/>
          <w:rFonts w:ascii="新細明體" w:eastAsia="新細明體" w:hAnsi="新細明體" w:cs="新細明體" w:hint="eastAsia"/>
          <w:color w:val="0000FF"/>
          <w:lang w:eastAsia="zh-TW"/>
          <w:rPrChange w:id="166" w:author="Lin Miirabai" w:date="2013-07-01T11:55:00Z">
            <w:rPr>
              <w:ins w:id="167" w:author="Lin Miirabai" w:date="2013-07-01T11:52:00Z"/>
              <w:rFonts w:ascii="新細明體" w:eastAsia="新細明體" w:hAnsi="新細明體" w:cs="新細明體" w:hint="eastAsia"/>
              <w:lang w:eastAsia="zh-TW"/>
            </w:rPr>
          </w:rPrChange>
        </w:rPr>
      </w:pPr>
      <w:ins w:id="168" w:author="Lin Miirabai" w:date="2013-07-01T11:52:00Z">
        <w:r w:rsidRPr="00814FAE">
          <w:rPr>
            <w:rFonts w:ascii="新細明體" w:eastAsia="新細明體" w:hAnsi="新細明體" w:cs="新細明體" w:hint="eastAsia"/>
            <w:color w:val="0000FF"/>
            <w:lang w:eastAsia="zh-TW"/>
            <w:rPrChange w:id="169" w:author="Lin Miirabai" w:date="2013-07-01T11:55:00Z">
              <w:rPr>
                <w:rFonts w:ascii="新細明體" w:eastAsia="新細明體" w:hAnsi="新細明體" w:cs="新細明體" w:hint="eastAsia"/>
                <w:lang w:eastAsia="zh-TW"/>
              </w:rPr>
            </w:rPrChange>
          </w:rPr>
          <w:t>任務一：</w:t>
        </w:r>
      </w:ins>
      <w:ins w:id="170" w:author="Lin Miirabai" w:date="2013-07-01T11:53:00Z">
        <w:r w:rsidRPr="00814FAE">
          <w:rPr>
            <w:rFonts w:ascii="新細明體" w:eastAsia="新細明體" w:hAnsi="新細明體" w:cs="新細明體" w:hint="eastAsia"/>
            <w:color w:val="0000FF"/>
            <w:lang w:eastAsia="zh-TW"/>
            <w:rPrChange w:id="171" w:author="Lin Miirabai" w:date="2013-07-01T11:55:00Z">
              <w:rPr>
                <w:rFonts w:ascii="新細明體" w:eastAsia="新細明體" w:hAnsi="新細明體" w:cs="新細明體" w:hint="eastAsia"/>
                <w:lang w:eastAsia="zh-TW"/>
              </w:rPr>
            </w:rPrChange>
          </w:rPr>
          <w:t>為</w:t>
        </w:r>
      </w:ins>
      <w:ins w:id="172" w:author="Lin Miirabai" w:date="2013-07-01T11:54:00Z">
        <w:r w:rsidRPr="00814FAE">
          <w:rPr>
            <w:color w:val="0000FF"/>
            <w:rPrChange w:id="173" w:author="Lin Miirabai" w:date="2013-07-01T11:55:00Z">
              <w:rPr/>
            </w:rPrChange>
          </w:rPr>
          <w:t>ATTAC</w:t>
        </w:r>
        <w:r w:rsidRPr="00814FAE">
          <w:rPr>
            <w:rFonts w:ascii="新細明體" w:eastAsia="新細明體" w:hAnsi="新細明體" w:cs="新細明體" w:hint="eastAsia"/>
            <w:color w:val="0000FF"/>
            <w:lang w:eastAsia="zh-TW"/>
            <w:rPrChange w:id="174" w:author="Lin Miirabai" w:date="2013-07-01T11:55:00Z">
              <w:rPr>
                <w:rFonts w:ascii="新細明體" w:eastAsia="新細明體" w:hAnsi="新細明體" w:cs="新細明體" w:hint="eastAsia"/>
                <w:lang w:eastAsia="zh-TW"/>
              </w:rPr>
            </w:rPrChange>
          </w:rPr>
          <w:t>這個協會</w:t>
        </w:r>
      </w:ins>
      <w:ins w:id="175" w:author="Lin Miirabai" w:date="2013-07-01T11:53:00Z">
        <w:r w:rsidRPr="00814FAE">
          <w:rPr>
            <w:rFonts w:ascii="新細明體" w:eastAsia="新細明體" w:hAnsi="新細明體" w:cs="新細明體" w:hint="eastAsia"/>
            <w:color w:val="0000FF"/>
            <w:lang w:eastAsia="zh-TW"/>
            <w:rPrChange w:id="176" w:author="Lin Miirabai" w:date="2013-07-01T11:55:00Z">
              <w:rPr>
                <w:rFonts w:ascii="新細明體" w:eastAsia="新細明體" w:hAnsi="新細明體" w:cs="新細明體" w:hint="eastAsia"/>
                <w:lang w:eastAsia="zh-TW"/>
              </w:rPr>
            </w:rPrChange>
          </w:rPr>
          <w:t>設計一個雜誌標題，名為「</w:t>
        </w:r>
      </w:ins>
      <w:ins w:id="177" w:author="Lin Miirabai" w:date="2013-07-01T11:54:00Z">
        <w:r w:rsidRPr="00814FAE">
          <w:rPr>
            <w:color w:val="0000FF"/>
            <w:rPrChange w:id="178" w:author="Lin Miirabai" w:date="2013-07-01T11:55:00Z">
              <w:rPr/>
            </w:rPrChange>
          </w:rPr>
          <w:t>SPANNER</w:t>
        </w:r>
      </w:ins>
      <w:ins w:id="179" w:author="Lin Miirabai" w:date="2013-07-01T12:39:00Z">
        <w:r w:rsidR="00222D09">
          <w:rPr>
            <w:rFonts w:hint="eastAsia"/>
            <w:color w:val="0000FF"/>
            <w:lang w:eastAsia="zh-TW"/>
          </w:rPr>
          <w:t xml:space="preserve"> </w:t>
        </w:r>
      </w:ins>
      <w:ins w:id="180" w:author="Lin Miirabai" w:date="2013-07-01T11:54:00Z">
        <w:r w:rsidRPr="00814FAE">
          <w:rPr>
            <w:color w:val="0000FF"/>
            <w:rPrChange w:id="181" w:author="Lin Miirabai" w:date="2013-07-01T11:55:00Z">
              <w:rPr/>
            </w:rPrChange>
          </w:rPr>
          <w:t>in the works</w:t>
        </w:r>
      </w:ins>
      <w:ins w:id="182" w:author="Lin Miirabai" w:date="2013-07-01T11:53:00Z">
        <w:r w:rsidRPr="00814FAE">
          <w:rPr>
            <w:rFonts w:ascii="新細明體" w:eastAsia="新細明體" w:hAnsi="新細明體" w:cs="新細明體" w:hint="eastAsia"/>
            <w:color w:val="0000FF"/>
            <w:lang w:eastAsia="zh-TW"/>
            <w:rPrChange w:id="183" w:author="Lin Miirabai" w:date="2013-07-01T11:55:00Z">
              <w:rPr>
                <w:rFonts w:ascii="新細明體" w:eastAsia="新細明體" w:hAnsi="新細明體" w:cs="新細明體" w:hint="eastAsia"/>
                <w:lang w:eastAsia="zh-TW"/>
              </w:rPr>
            </w:rPrChange>
          </w:rPr>
          <w:t>」</w:t>
        </w:r>
      </w:ins>
    </w:p>
    <w:p w14:paraId="709B0842" w14:textId="17AEF0AC" w:rsidR="00814FAE" w:rsidRPr="00814FAE" w:rsidRDefault="00814FAE" w:rsidP="00481367">
      <w:pPr>
        <w:rPr>
          <w:ins w:id="184" w:author="Lin Miirabai" w:date="2013-07-01T11:52:00Z"/>
          <w:rFonts w:ascii="新細明體" w:eastAsia="新細明體" w:hAnsi="新細明體" w:cs="新細明體" w:hint="eastAsia"/>
          <w:color w:val="0000FF"/>
          <w:lang w:eastAsia="zh-TW"/>
          <w:rPrChange w:id="185" w:author="Lin Miirabai" w:date="2013-07-01T11:55:00Z">
            <w:rPr>
              <w:ins w:id="186" w:author="Lin Miirabai" w:date="2013-07-01T11:52:00Z"/>
              <w:rFonts w:hint="eastAsia"/>
              <w:lang w:eastAsia="zh-TW"/>
            </w:rPr>
          </w:rPrChange>
        </w:rPr>
      </w:pPr>
      <w:ins w:id="187" w:author="Lin Miirabai" w:date="2013-07-01T11:53:00Z">
        <w:r w:rsidRPr="00814FAE">
          <w:rPr>
            <w:rFonts w:ascii="新細明體" w:eastAsia="新細明體" w:hAnsi="新細明體" w:cs="新細明體" w:hint="eastAsia"/>
            <w:color w:val="0000FF"/>
            <w:lang w:eastAsia="zh-TW"/>
            <w:rPrChange w:id="188" w:author="Lin Miirabai" w:date="2013-07-01T11:55:00Z">
              <w:rPr>
                <w:rFonts w:ascii="新細明體" w:eastAsia="新細明體" w:hAnsi="新細明體" w:cs="新細明體" w:hint="eastAsia"/>
                <w:lang w:eastAsia="zh-TW"/>
              </w:rPr>
            </w:rPrChange>
          </w:rPr>
          <w:t>任務二：</w:t>
        </w:r>
      </w:ins>
      <w:ins w:id="189" w:author="Lin Miirabai" w:date="2013-07-01T11:54:00Z">
        <w:r w:rsidRPr="00814FAE">
          <w:rPr>
            <w:rFonts w:ascii="新細明體" w:eastAsia="新細明體" w:hAnsi="新細明體" w:cs="新細明體" w:hint="eastAsia"/>
            <w:color w:val="0000FF"/>
            <w:lang w:eastAsia="zh-TW"/>
            <w:rPrChange w:id="190" w:author="Lin Miirabai" w:date="2013-07-01T11:55:00Z">
              <w:rPr>
                <w:rFonts w:ascii="新細明體" w:eastAsia="新細明體" w:hAnsi="新細明體" w:cs="新細明體" w:hint="eastAsia"/>
                <w:lang w:eastAsia="zh-TW"/>
              </w:rPr>
            </w:rPrChange>
          </w:rPr>
          <w:t>設計一本</w:t>
        </w:r>
      </w:ins>
      <w:ins w:id="191" w:author="Lin Miirabai" w:date="2013-07-01T11:55:00Z">
        <w:r w:rsidRPr="00814FAE">
          <w:rPr>
            <w:rFonts w:ascii="新細明體" w:eastAsia="新細明體" w:hAnsi="新細明體" w:cs="新細明體" w:hint="eastAsia"/>
            <w:color w:val="0000FF"/>
            <w:lang w:eastAsia="zh-TW"/>
            <w:rPrChange w:id="192" w:author="Lin Miirabai" w:date="2013-07-01T11:55:00Z">
              <w:rPr>
                <w:rFonts w:ascii="新細明體" w:eastAsia="新細明體" w:hAnsi="新細明體" w:cs="新細明體" w:hint="eastAsia"/>
                <w:lang w:eastAsia="zh-TW"/>
              </w:rPr>
            </w:rPrChange>
          </w:rPr>
          <w:t>名為</w:t>
        </w:r>
        <w:r w:rsidRPr="00814FAE">
          <w:rPr>
            <w:color w:val="0000FF"/>
            <w:rPrChange w:id="193" w:author="Lin Miirabai" w:date="2013-07-01T11:55:00Z">
              <w:rPr/>
            </w:rPrChange>
          </w:rPr>
          <w:t>SPANNER in the works</w:t>
        </w:r>
        <w:r w:rsidRPr="00814FAE">
          <w:rPr>
            <w:rFonts w:ascii="新細明體" w:eastAsia="新細明體" w:hAnsi="新細明體" w:cs="新細明體" w:hint="eastAsia"/>
            <w:color w:val="0000FF"/>
            <w:lang w:eastAsia="zh-TW"/>
            <w:rPrChange w:id="194" w:author="Lin Miirabai" w:date="2013-07-01T11:55:00Z">
              <w:rPr>
                <w:rFonts w:ascii="新細明體" w:eastAsia="新細明體" w:hAnsi="新細明體" w:cs="新細明體" w:hint="eastAsia"/>
                <w:lang w:eastAsia="zh-TW"/>
              </w:rPr>
            </w:rPrChange>
          </w:rPr>
          <w:t>的</w:t>
        </w:r>
      </w:ins>
      <w:ins w:id="195" w:author="Lin Miirabai" w:date="2013-07-01T11:54:00Z">
        <w:r w:rsidRPr="00814FAE">
          <w:rPr>
            <w:rFonts w:ascii="新細明體" w:eastAsia="新細明體" w:hAnsi="新細明體" w:cs="新細明體" w:hint="eastAsia"/>
            <w:color w:val="0000FF"/>
            <w:lang w:eastAsia="zh-TW"/>
            <w:rPrChange w:id="196" w:author="Lin Miirabai" w:date="2013-07-01T11:55:00Z">
              <w:rPr>
                <w:rFonts w:ascii="新細明體" w:eastAsia="新細明體" w:hAnsi="新細明體" w:cs="新細明體" w:hint="eastAsia"/>
                <w:lang w:eastAsia="zh-TW"/>
              </w:rPr>
            </w:rPrChange>
          </w:rPr>
          <w:t>雜誌</w:t>
        </w:r>
      </w:ins>
    </w:p>
    <w:p w14:paraId="61A6EE4B" w14:textId="77777777" w:rsidR="00405E48" w:rsidRPr="00031204" w:rsidRDefault="00405E48"/>
    <w:p w14:paraId="5C108D62" w14:textId="3F28E19E" w:rsidR="009F07A2" w:rsidRPr="006A6EB6" w:rsidRDefault="00405E48" w:rsidP="00103694">
      <w:pPr>
        <w:rPr>
          <w:rFonts w:ascii="新細明體" w:eastAsia="新細明體" w:hAnsi="新細明體" w:cs="新細明體" w:hint="eastAsia"/>
          <w:lang w:val="en-US" w:eastAsia="zh-TW"/>
          <w:rPrChange w:id="197" w:author="Lin Miirabai" w:date="2013-07-01T11:55:00Z">
            <w:rPr/>
          </w:rPrChange>
        </w:rPr>
      </w:pPr>
      <w:r w:rsidRPr="00031204">
        <w:rPr>
          <w:rFonts w:ascii="Arial Bold" w:hAnsi="Arial Bold"/>
        </w:rPr>
        <w:t>Description :</w:t>
      </w:r>
      <w:r w:rsidRPr="00031204">
        <w:t xml:space="preserve"> </w:t>
      </w:r>
      <w:ins w:id="198" w:author="Lin Miirabai" w:date="2013-07-01T11:55:00Z">
        <w:r w:rsidR="006A6EB6">
          <w:rPr>
            <w:lang w:val="en-US"/>
          </w:rPr>
          <w:t xml:space="preserve">/ </w:t>
        </w:r>
        <w:r w:rsidR="006A6EB6" w:rsidRPr="006A6EB6">
          <w:rPr>
            <w:rFonts w:ascii="新細明體" w:eastAsia="新細明體" w:hAnsi="新細明體" w:cs="新細明體" w:hint="eastAsia"/>
            <w:b/>
            <w:color w:val="0000FF"/>
            <w:lang w:val="en-US" w:eastAsia="zh-TW"/>
            <w:rPrChange w:id="199" w:author="Lin Miirabai" w:date="2013-07-01T11:56:00Z">
              <w:rPr>
                <w:rFonts w:ascii="新細明體" w:eastAsia="新細明體" w:hAnsi="新細明體" w:cs="新細明體" w:hint="eastAsia"/>
                <w:lang w:val="en-US" w:eastAsia="zh-TW"/>
              </w:rPr>
            </w:rPrChange>
          </w:rPr>
          <w:t>說明</w:t>
        </w:r>
      </w:ins>
      <w:ins w:id="200" w:author="Lin Miirabai" w:date="2013-07-01T11:56:00Z">
        <w:r w:rsidR="006A6EB6">
          <w:rPr>
            <w:rFonts w:ascii="新細明體" w:eastAsia="新細明體" w:hAnsi="新細明體" w:cs="新細明體" w:hint="eastAsia"/>
            <w:b/>
            <w:color w:val="0000FF"/>
            <w:lang w:val="en-US" w:eastAsia="zh-TW"/>
          </w:rPr>
          <w:t>：</w:t>
        </w:r>
      </w:ins>
    </w:p>
    <w:p w14:paraId="020CD627" w14:textId="7218E3B6" w:rsidR="00103694" w:rsidRPr="00031204" w:rsidRDefault="00103694" w:rsidP="00103694">
      <w:r w:rsidRPr="00031204">
        <w:t>ATTAC is an international organization involved in the alter-globalization movement. We oppose neo-liberal globalization and develop social, ecological, and democratic alternatives so as to guarantee fundamental rights for all. Specifically, we fight for the regulation of financial markets, the closure of tax havens, the introduction of global taxes to finance global public goods, the cancellation of the debt of developing countries, fair trade, and the implementation of limits to free trade and capital flows.</w:t>
      </w:r>
    </w:p>
    <w:p w14:paraId="418038B6" w14:textId="77777777" w:rsidR="00405E48" w:rsidRDefault="00405E48">
      <w:pPr>
        <w:rPr>
          <w:ins w:id="201" w:author="Lin Miirabai" w:date="2013-07-01T11:56:00Z"/>
          <w:rFonts w:hint="eastAsia"/>
          <w:lang w:eastAsia="zh-TW"/>
        </w:rPr>
      </w:pPr>
    </w:p>
    <w:p w14:paraId="1E64370D" w14:textId="57A9F319" w:rsidR="006A6EB6" w:rsidRPr="001F232C" w:rsidRDefault="006A6EB6">
      <w:pPr>
        <w:rPr>
          <w:ins w:id="202" w:author="Lin Miirabai" w:date="2013-07-01T11:56:00Z"/>
          <w:rFonts w:ascii="新細明體" w:eastAsia="新細明體" w:hAnsi="新細明體" w:cs="新細明體"/>
          <w:color w:val="0000FF"/>
          <w:lang w:eastAsia="zh-TW"/>
          <w:rPrChange w:id="203" w:author="Lin Miirabai" w:date="2013-07-01T12:02:00Z">
            <w:rPr>
              <w:ins w:id="204" w:author="Lin Miirabai" w:date="2013-07-01T11:56:00Z"/>
              <w:rFonts w:hint="eastAsia"/>
              <w:lang w:eastAsia="zh-TW"/>
            </w:rPr>
          </w:rPrChange>
        </w:rPr>
      </w:pPr>
      <w:ins w:id="205" w:author="Lin Miirabai" w:date="2013-07-01T11:56:00Z">
        <w:r w:rsidRPr="001F232C">
          <w:rPr>
            <w:color w:val="0000FF"/>
            <w:rPrChange w:id="206" w:author="Lin Miirabai" w:date="2013-07-01T12:02:00Z">
              <w:rPr/>
            </w:rPrChange>
          </w:rPr>
          <w:t>ATTAC</w:t>
        </w:r>
        <w:r w:rsidRPr="001F232C">
          <w:rPr>
            <w:rFonts w:ascii="新細明體" w:eastAsia="新細明體" w:hAnsi="新細明體" w:cs="新細明體" w:hint="eastAsia"/>
            <w:color w:val="0000FF"/>
            <w:lang w:eastAsia="zh-TW"/>
            <w:rPrChange w:id="207" w:author="Lin Miirabai" w:date="2013-07-01T12:02:00Z">
              <w:rPr>
                <w:rFonts w:ascii="新細明體" w:eastAsia="新細明體" w:hAnsi="新細明體" w:cs="新細明體" w:hint="eastAsia"/>
                <w:lang w:eastAsia="zh-TW"/>
              </w:rPr>
            </w:rPrChange>
          </w:rPr>
          <w:t>是一個專注於國際動態議題的國際性協會</w:t>
        </w:r>
      </w:ins>
      <w:ins w:id="208" w:author="Lin Miirabai" w:date="2013-07-01T11:57:00Z">
        <w:r w:rsidRPr="001F232C">
          <w:rPr>
            <w:rFonts w:ascii="新細明體" w:eastAsia="新細明體" w:hAnsi="新細明體" w:cs="新細明體" w:hint="eastAsia"/>
            <w:color w:val="0000FF"/>
            <w:lang w:eastAsia="zh-TW"/>
            <w:rPrChange w:id="209" w:author="Lin Miirabai" w:date="2013-07-01T12:02:00Z">
              <w:rPr>
                <w:rFonts w:ascii="新細明體" w:eastAsia="新細明體" w:hAnsi="新細明體" w:cs="新細明體" w:hint="eastAsia"/>
                <w:lang w:eastAsia="zh-TW"/>
              </w:rPr>
            </w:rPrChange>
          </w:rPr>
          <w:t>。我們反對</w:t>
        </w:r>
      </w:ins>
      <w:ins w:id="210" w:author="Lin Miirabai" w:date="2013-07-01T11:59:00Z">
        <w:r w:rsidRPr="001F232C">
          <w:rPr>
            <w:rFonts w:ascii="新細明體" w:eastAsia="新細明體" w:hAnsi="新細明體" w:cs="新細明體" w:hint="eastAsia"/>
            <w:color w:val="0000FF"/>
            <w:lang w:eastAsia="zh-TW"/>
            <w:rPrChange w:id="211" w:author="Lin Miirabai" w:date="2013-07-01T12:02:00Z">
              <w:rPr>
                <w:rFonts w:ascii="新細明體" w:eastAsia="新細明體" w:hAnsi="新細明體" w:cs="新細明體" w:hint="eastAsia"/>
                <w:lang w:eastAsia="zh-TW"/>
              </w:rPr>
            </w:rPrChange>
          </w:rPr>
          <w:t>新的國際自由主義</w:t>
        </w:r>
      </w:ins>
      <w:ins w:id="212" w:author="Lin Miirabai" w:date="2013-07-01T12:00:00Z">
        <w:r w:rsidRPr="001F232C">
          <w:rPr>
            <w:rFonts w:ascii="新細明體" w:eastAsia="新細明體" w:hAnsi="新細明體" w:cs="新細明體" w:hint="eastAsia"/>
            <w:color w:val="0000FF"/>
            <w:lang w:eastAsia="zh-TW"/>
            <w:rPrChange w:id="213" w:author="Lin Miirabai" w:date="2013-07-01T12:02:00Z">
              <w:rPr>
                <w:rFonts w:ascii="新細明體" w:eastAsia="新細明體" w:hAnsi="新細明體" w:cs="新細明體" w:hint="eastAsia"/>
                <w:lang w:eastAsia="zh-TW"/>
              </w:rPr>
            </w:rPrChange>
          </w:rPr>
          <w:t>以及發展社會、生態、外交替代</w:t>
        </w:r>
      </w:ins>
      <w:ins w:id="214" w:author="Lin Miirabai" w:date="2013-07-01T12:01:00Z">
        <w:r w:rsidRPr="001F232C">
          <w:rPr>
            <w:rFonts w:ascii="新細明體" w:eastAsia="新細明體" w:hAnsi="新細明體" w:cs="新細明體" w:hint="eastAsia"/>
            <w:color w:val="0000FF"/>
            <w:lang w:eastAsia="zh-TW"/>
            <w:rPrChange w:id="215" w:author="Lin Miirabai" w:date="2013-07-01T12:02:00Z">
              <w:rPr>
                <w:rFonts w:ascii="新細明體" w:eastAsia="新細明體" w:hAnsi="新細明體" w:cs="新細明體" w:hint="eastAsia"/>
                <w:lang w:eastAsia="zh-TW"/>
              </w:rPr>
            </w:rPrChange>
          </w:rPr>
          <w:t>，以保障</w:t>
        </w:r>
      </w:ins>
      <w:ins w:id="216" w:author="Lin Miirabai" w:date="2013-07-01T12:02:00Z">
        <w:r w:rsidR="001F232C" w:rsidRPr="001F232C">
          <w:rPr>
            <w:rFonts w:ascii="新細明體" w:eastAsia="新細明體" w:hAnsi="新細明體" w:cs="新細明體" w:hint="eastAsia"/>
            <w:color w:val="0000FF"/>
            <w:lang w:eastAsia="zh-TW"/>
            <w:rPrChange w:id="217" w:author="Lin Miirabai" w:date="2013-07-01T12:02:00Z">
              <w:rPr>
                <w:rFonts w:ascii="新細明體" w:eastAsia="新細明體" w:hAnsi="新細明體" w:cs="新細明體" w:hint="eastAsia"/>
                <w:lang w:eastAsia="zh-TW"/>
              </w:rPr>
            </w:rPrChange>
          </w:rPr>
          <w:t>所有人的基本人權。尤其，</w:t>
        </w:r>
      </w:ins>
      <w:ins w:id="218" w:author="Lin Miirabai" w:date="2013-07-01T12:03:00Z">
        <w:r w:rsidR="001F232C">
          <w:rPr>
            <w:rFonts w:ascii="新細明體" w:eastAsia="新細明體" w:hAnsi="新細明體" w:cs="新細明體" w:hint="eastAsia"/>
            <w:color w:val="0000FF"/>
            <w:lang w:eastAsia="zh-TW"/>
          </w:rPr>
          <w:t>我們為經濟市場的限制抗爭、</w:t>
        </w:r>
      </w:ins>
      <w:ins w:id="219" w:author="Lin Miirabai" w:date="2013-07-01T12:04:00Z">
        <w:r w:rsidR="001F232C">
          <w:rPr>
            <w:rFonts w:ascii="新細明體" w:eastAsia="新細明體" w:hAnsi="新細明體" w:cs="新細明體" w:hint="eastAsia"/>
            <w:color w:val="0000FF"/>
            <w:lang w:eastAsia="zh-TW"/>
          </w:rPr>
          <w:t>終止逃稅天堂、引介國際稅收</w:t>
        </w:r>
      </w:ins>
      <w:ins w:id="220" w:author="Lin Miirabai" w:date="2013-07-01T12:05:00Z">
        <w:r w:rsidR="001F232C">
          <w:rPr>
            <w:rFonts w:ascii="新細明體" w:eastAsia="新細明體" w:hAnsi="新細明體" w:cs="新細明體" w:hint="eastAsia"/>
            <w:color w:val="0000FF"/>
            <w:lang w:eastAsia="zh-TW"/>
          </w:rPr>
          <w:t>來援助國際公眾的貨品、取消</w:t>
        </w:r>
      </w:ins>
      <w:ins w:id="221" w:author="Lin Miirabai" w:date="2013-07-01T12:06:00Z">
        <w:r w:rsidR="001F232C">
          <w:rPr>
            <w:rFonts w:ascii="新細明體" w:eastAsia="新細明體" w:hAnsi="新細明體" w:cs="新細明體" w:hint="eastAsia"/>
            <w:color w:val="0000FF"/>
            <w:lang w:eastAsia="zh-TW"/>
          </w:rPr>
          <w:t>發展中國家的債款、公平交易，以及</w:t>
        </w:r>
      </w:ins>
      <w:ins w:id="222" w:author="Lin Miirabai" w:date="2013-07-01T12:09:00Z">
        <w:r w:rsidR="001F232C">
          <w:rPr>
            <w:rFonts w:ascii="新細明體" w:eastAsia="新細明體" w:hAnsi="新細明體" w:cs="新細明體" w:hint="eastAsia"/>
            <w:color w:val="0000FF"/>
            <w:lang w:eastAsia="zh-TW"/>
          </w:rPr>
          <w:t>限制</w:t>
        </w:r>
      </w:ins>
      <w:ins w:id="223" w:author="Lin Miirabai" w:date="2013-07-01T12:07:00Z">
        <w:r w:rsidR="001F232C">
          <w:rPr>
            <w:rFonts w:ascii="新細明體" w:eastAsia="新細明體" w:hAnsi="新細明體" w:cs="新細明體" w:hint="eastAsia"/>
            <w:color w:val="0000FF"/>
            <w:lang w:eastAsia="zh-TW"/>
          </w:rPr>
          <w:t>履行</w:t>
        </w:r>
      </w:ins>
      <w:ins w:id="224" w:author="Lin Miirabai" w:date="2013-07-01T12:08:00Z">
        <w:r w:rsidR="001F232C">
          <w:rPr>
            <w:rFonts w:ascii="新細明體" w:eastAsia="新細明體" w:hAnsi="新細明體" w:cs="新細明體" w:hint="eastAsia"/>
            <w:color w:val="0000FF"/>
            <w:lang w:eastAsia="zh-TW"/>
          </w:rPr>
          <w:t>自由交易和外資流動</w:t>
        </w:r>
      </w:ins>
      <w:ins w:id="225" w:author="Lin Miirabai" w:date="2013-07-01T12:09:00Z">
        <w:r w:rsidR="001F232C">
          <w:rPr>
            <w:rFonts w:ascii="新細明體" w:eastAsia="新細明體" w:hAnsi="新細明體" w:cs="新細明體" w:hint="eastAsia"/>
            <w:color w:val="0000FF"/>
            <w:lang w:eastAsia="zh-TW"/>
          </w:rPr>
          <w:t>。</w:t>
        </w:r>
      </w:ins>
    </w:p>
    <w:p w14:paraId="05A0C099" w14:textId="77777777" w:rsidR="006A6EB6" w:rsidRPr="00031204" w:rsidRDefault="006A6EB6">
      <w:pPr>
        <w:rPr>
          <w:rFonts w:hint="eastAsia"/>
          <w:lang w:eastAsia="zh-TW"/>
        </w:rPr>
      </w:pPr>
    </w:p>
    <w:p w14:paraId="6F0C6DD7" w14:textId="77777777" w:rsidR="00312FB3" w:rsidRPr="00031204" w:rsidRDefault="00312FB3" w:rsidP="00312FB3">
      <w:r w:rsidRPr="00031204">
        <w:t>A word on our history</w:t>
      </w:r>
    </w:p>
    <w:p w14:paraId="4ADECC23" w14:textId="77777777" w:rsidR="00312FB3" w:rsidRPr="00031204" w:rsidRDefault="00312FB3" w:rsidP="00312FB3">
      <w:r w:rsidRPr="00031204">
        <w:t>The ‘Association pour la Taxation des Transactions financière et l'Aide aux Citoyens’ (Association for the Taxation of financial Transactions and Aid to Citizens) was founded in France in December 1998 after the publication in the Monde Diplomatique of an editorial entitled ‘Désarmer les marchés’ (Disarm the markets) that launched the notion of creating an association to promote the Tobin tax.</w:t>
      </w:r>
    </w:p>
    <w:p w14:paraId="604A3E71" w14:textId="77777777" w:rsidR="00312FB3" w:rsidRDefault="00312FB3" w:rsidP="00312FB3">
      <w:pPr>
        <w:rPr>
          <w:ins w:id="226" w:author="Lin Miirabai" w:date="2013-07-01T12:10:00Z"/>
          <w:rFonts w:hint="eastAsia"/>
          <w:lang w:eastAsia="zh-TW"/>
        </w:rPr>
      </w:pPr>
    </w:p>
    <w:p w14:paraId="65874659" w14:textId="11A2A990" w:rsidR="002154DA" w:rsidRPr="00FE41FE" w:rsidRDefault="002154DA" w:rsidP="00312FB3">
      <w:pPr>
        <w:rPr>
          <w:ins w:id="227" w:author="Lin Miirabai" w:date="2013-07-01T12:10:00Z"/>
          <w:rFonts w:ascii="新細明體" w:eastAsia="新細明體" w:hAnsi="新細明體" w:cs="新細明體" w:hint="eastAsia"/>
          <w:color w:val="0000FF"/>
          <w:lang w:eastAsia="zh-TW"/>
          <w:rPrChange w:id="228" w:author="Lin Miirabai" w:date="2013-07-01T12:20:00Z">
            <w:rPr>
              <w:ins w:id="229" w:author="Lin Miirabai" w:date="2013-07-01T12:10:00Z"/>
              <w:rFonts w:ascii="新細明體" w:eastAsia="新細明體" w:hAnsi="新細明體" w:cs="新細明體" w:hint="eastAsia"/>
              <w:lang w:eastAsia="zh-TW"/>
            </w:rPr>
          </w:rPrChange>
        </w:rPr>
      </w:pPr>
      <w:ins w:id="230" w:author="Lin Miirabai" w:date="2013-07-01T12:10:00Z">
        <w:r w:rsidRPr="00FE41FE">
          <w:rPr>
            <w:rFonts w:ascii="新細明體" w:eastAsia="新細明體" w:hAnsi="新細明體" w:cs="新細明體" w:hint="eastAsia"/>
            <w:color w:val="0000FF"/>
            <w:lang w:eastAsia="zh-TW"/>
            <w:rPrChange w:id="231" w:author="Lin Miirabai" w:date="2013-07-01T12:20:00Z">
              <w:rPr>
                <w:rFonts w:ascii="新細明體" w:eastAsia="新細明體" w:hAnsi="新細明體" w:cs="新細明體" w:hint="eastAsia"/>
                <w:lang w:eastAsia="zh-TW"/>
              </w:rPr>
            </w:rPrChange>
          </w:rPr>
          <w:t>關於我們的歷史</w:t>
        </w:r>
      </w:ins>
    </w:p>
    <w:p w14:paraId="2E656754" w14:textId="7E6C483E" w:rsidR="002154DA" w:rsidRPr="00FE41FE" w:rsidRDefault="002154DA" w:rsidP="00312FB3">
      <w:pPr>
        <w:rPr>
          <w:ins w:id="232" w:author="Lin Miirabai" w:date="2013-07-01T12:10:00Z"/>
          <w:rFonts w:ascii="新細明體" w:eastAsia="新細明體" w:hAnsi="新細明體" w:cs="新細明體" w:hint="eastAsia"/>
          <w:color w:val="0000FF"/>
          <w:lang w:val="en-US" w:eastAsia="zh-TW"/>
          <w:rPrChange w:id="233" w:author="Lin Miirabai" w:date="2013-07-01T12:20:00Z">
            <w:rPr>
              <w:ins w:id="234" w:author="Lin Miirabai" w:date="2013-07-01T12:10:00Z"/>
              <w:rFonts w:ascii="新細明體" w:eastAsia="新細明體" w:hAnsi="新細明體" w:cs="新細明體" w:hint="eastAsia"/>
              <w:lang w:eastAsia="zh-TW"/>
            </w:rPr>
          </w:rPrChange>
        </w:rPr>
      </w:pPr>
      <w:ins w:id="235" w:author="Lin Miirabai" w:date="2013-07-01T12:10:00Z">
        <w:r w:rsidRPr="00FE41FE">
          <w:rPr>
            <w:rFonts w:ascii="新細明體" w:eastAsia="新細明體" w:hAnsi="新細明體" w:cs="新細明體" w:hint="eastAsia"/>
            <w:color w:val="0000FF"/>
            <w:lang w:eastAsia="zh-TW"/>
            <w:rPrChange w:id="236" w:author="Lin Miirabai" w:date="2013-07-01T12:20:00Z">
              <w:rPr>
                <w:rFonts w:ascii="新細明體" w:eastAsia="新細明體" w:hAnsi="新細明體" w:cs="新細明體" w:hint="eastAsia"/>
                <w:lang w:eastAsia="zh-TW"/>
              </w:rPr>
            </w:rPrChange>
          </w:rPr>
          <w:t>這個「</w:t>
        </w:r>
        <w:r w:rsidRPr="00FE41FE">
          <w:rPr>
            <w:color w:val="0000FF"/>
            <w:rPrChange w:id="237" w:author="Lin Miirabai" w:date="2013-07-01T12:20:00Z">
              <w:rPr/>
            </w:rPrChange>
          </w:rPr>
          <w:t>Association pour la Taxation des Transactions financière et l'Aide aux Citoyens</w:t>
        </w:r>
        <w:r w:rsidRPr="00FE41FE">
          <w:rPr>
            <w:rFonts w:ascii="新細明體" w:eastAsia="新細明體" w:hAnsi="新細明體" w:cs="新細明體" w:hint="eastAsia"/>
            <w:color w:val="0000FF"/>
            <w:lang w:eastAsia="zh-TW"/>
            <w:rPrChange w:id="238" w:author="Lin Miirabai" w:date="2013-07-01T12:20:00Z">
              <w:rPr>
                <w:rFonts w:ascii="新細明體" w:eastAsia="新細明體" w:hAnsi="新細明體" w:cs="新細明體" w:hint="eastAsia"/>
                <w:lang w:eastAsia="zh-TW"/>
              </w:rPr>
            </w:rPrChange>
          </w:rPr>
          <w:t>」（</w:t>
        </w:r>
      </w:ins>
      <w:ins w:id="239" w:author="Lin Miirabai" w:date="2013-07-01T12:11:00Z">
        <w:r w:rsidRPr="00FE41FE">
          <w:rPr>
            <w:rFonts w:ascii="新細明體" w:eastAsia="新細明體" w:hAnsi="新細明體" w:cs="新細明體" w:hint="eastAsia"/>
            <w:color w:val="0000FF"/>
            <w:lang w:eastAsia="zh-TW"/>
            <w:rPrChange w:id="240" w:author="Lin Miirabai" w:date="2013-07-01T12:20:00Z">
              <w:rPr>
                <w:rFonts w:ascii="新細明體" w:eastAsia="新細明體" w:hAnsi="新細明體" w:cs="新細明體" w:hint="eastAsia"/>
                <w:lang w:eastAsia="zh-TW"/>
              </w:rPr>
            </w:rPrChange>
          </w:rPr>
          <w:t>金融課稅處理和</w:t>
        </w:r>
      </w:ins>
      <w:ins w:id="241" w:author="Lin Miirabai" w:date="2013-07-01T12:12:00Z">
        <w:r w:rsidR="00FE41FE" w:rsidRPr="00FE41FE">
          <w:rPr>
            <w:rFonts w:ascii="新細明體" w:eastAsia="新細明體" w:hAnsi="新細明體" w:cs="新細明體" w:hint="eastAsia"/>
            <w:color w:val="0000FF"/>
            <w:lang w:eastAsia="zh-TW"/>
            <w:rPrChange w:id="242" w:author="Lin Miirabai" w:date="2013-07-01T12:20:00Z">
              <w:rPr>
                <w:rFonts w:ascii="新細明體" w:eastAsia="新細明體" w:hAnsi="新細明體" w:cs="新細明體" w:hint="eastAsia"/>
                <w:lang w:eastAsia="zh-TW"/>
              </w:rPr>
            </w:rPrChange>
          </w:rPr>
          <w:t>協助市民</w:t>
        </w:r>
      </w:ins>
      <w:ins w:id="243" w:author="Lin Miirabai" w:date="2013-07-01T12:13:00Z">
        <w:r w:rsidR="00FE41FE" w:rsidRPr="00FE41FE">
          <w:rPr>
            <w:rFonts w:ascii="新細明體" w:eastAsia="新細明體" w:hAnsi="新細明體" w:cs="新細明體" w:hint="eastAsia"/>
            <w:color w:val="0000FF"/>
            <w:lang w:eastAsia="zh-TW"/>
            <w:rPrChange w:id="244" w:author="Lin Miirabai" w:date="2013-07-01T12:20:00Z">
              <w:rPr>
                <w:rFonts w:ascii="新細明體" w:eastAsia="新細明體" w:hAnsi="新細明體" w:cs="新細明體" w:hint="eastAsia"/>
                <w:lang w:eastAsia="zh-TW"/>
              </w:rPr>
            </w:rPrChange>
          </w:rPr>
          <w:t>協會</w:t>
        </w:r>
      </w:ins>
      <w:ins w:id="245" w:author="Lin Miirabai" w:date="2013-07-01T12:10:00Z">
        <w:r w:rsidRPr="00FE41FE">
          <w:rPr>
            <w:rFonts w:ascii="新細明體" w:eastAsia="新細明體" w:hAnsi="新細明體" w:cs="新細明體" w:hint="eastAsia"/>
            <w:color w:val="0000FF"/>
            <w:lang w:eastAsia="zh-TW"/>
            <w:rPrChange w:id="246" w:author="Lin Miirabai" w:date="2013-07-01T12:20:00Z">
              <w:rPr>
                <w:rFonts w:ascii="新細明體" w:eastAsia="新細明體" w:hAnsi="新細明體" w:cs="新細明體" w:hint="eastAsia"/>
                <w:lang w:eastAsia="zh-TW"/>
              </w:rPr>
            </w:rPrChange>
          </w:rPr>
          <w:t>）</w:t>
        </w:r>
      </w:ins>
      <w:ins w:id="247" w:author="Lin Miirabai" w:date="2013-07-01T12:14:00Z">
        <w:r w:rsidR="00FE41FE" w:rsidRPr="00FE41FE">
          <w:rPr>
            <w:color w:val="0000FF"/>
            <w:rPrChange w:id="248" w:author="Lin Miirabai" w:date="2013-07-01T12:20:00Z">
              <w:rPr/>
            </w:rPrChange>
          </w:rPr>
          <w:t>1998</w:t>
        </w:r>
        <w:r w:rsidR="00FE41FE" w:rsidRPr="00FE41FE">
          <w:rPr>
            <w:rFonts w:ascii="新細明體" w:eastAsia="新細明體" w:hAnsi="新細明體" w:cs="新細明體" w:hint="eastAsia"/>
            <w:color w:val="0000FF"/>
            <w:lang w:eastAsia="zh-TW"/>
            <w:rPrChange w:id="249" w:author="Lin Miirabai" w:date="2013-07-01T12:20:00Z">
              <w:rPr>
                <w:rFonts w:ascii="新細明體" w:eastAsia="新細明體" w:hAnsi="新細明體" w:cs="新細明體" w:hint="eastAsia"/>
                <w:lang w:eastAsia="zh-TW"/>
              </w:rPr>
            </w:rPrChange>
          </w:rPr>
          <w:t>年</w:t>
        </w:r>
        <w:r w:rsidR="00FE41FE" w:rsidRPr="00FE41FE">
          <w:rPr>
            <w:color w:val="0000FF"/>
            <w:lang w:val="en-US"/>
            <w:rPrChange w:id="250" w:author="Lin Miirabai" w:date="2013-07-01T12:20:00Z">
              <w:rPr>
                <w:lang w:val="en-US"/>
              </w:rPr>
            </w:rPrChange>
          </w:rPr>
          <w:t>12</w:t>
        </w:r>
        <w:r w:rsidR="00FE41FE" w:rsidRPr="00FE41FE">
          <w:rPr>
            <w:rFonts w:ascii="新細明體" w:eastAsia="新細明體" w:hAnsi="新細明體" w:cs="新細明體" w:hint="eastAsia"/>
            <w:color w:val="0000FF"/>
            <w:lang w:val="en-US" w:eastAsia="zh-TW"/>
            <w:rPrChange w:id="251" w:author="Lin Miirabai" w:date="2013-07-01T12:20:00Z">
              <w:rPr>
                <w:rFonts w:ascii="新細明體" w:eastAsia="新細明體" w:hAnsi="新細明體" w:cs="新細明體" w:hint="eastAsia"/>
                <w:lang w:val="en-US" w:eastAsia="zh-TW"/>
              </w:rPr>
            </w:rPrChange>
          </w:rPr>
          <w:t>月</w:t>
        </w:r>
      </w:ins>
      <w:ins w:id="252" w:author="Lin Miirabai" w:date="2013-07-01T12:17:00Z">
        <w:r w:rsidR="00FE41FE" w:rsidRPr="00FE41FE">
          <w:rPr>
            <w:rFonts w:ascii="新細明體" w:eastAsia="新細明體" w:hAnsi="新細明體" w:cs="新細明體" w:hint="eastAsia"/>
            <w:color w:val="0000FF"/>
            <w:lang w:val="en-US" w:eastAsia="zh-TW"/>
            <w:rPrChange w:id="253" w:author="Lin Miirabai" w:date="2013-07-01T12:20:00Z">
              <w:rPr>
                <w:rFonts w:ascii="新細明體" w:eastAsia="新細明體" w:hAnsi="新細明體" w:cs="新細明體" w:hint="eastAsia"/>
                <w:lang w:val="en-US" w:eastAsia="zh-TW"/>
              </w:rPr>
            </w:rPrChange>
          </w:rPr>
          <w:t>在</w:t>
        </w:r>
        <w:r w:rsidR="00FE41FE" w:rsidRPr="00FE41FE">
          <w:rPr>
            <w:color w:val="0000FF"/>
            <w:rPrChange w:id="254" w:author="Lin Miirabai" w:date="2013-07-01T12:20:00Z">
              <w:rPr/>
            </w:rPrChange>
          </w:rPr>
          <w:t>Monde Diplomatique</w:t>
        </w:r>
      </w:ins>
      <w:ins w:id="255" w:author="Lin Miirabai" w:date="2013-07-01T12:16:00Z">
        <w:r w:rsidR="00FE41FE" w:rsidRPr="00FE41FE">
          <w:rPr>
            <w:rFonts w:ascii="新細明體" w:eastAsia="新細明體" w:hAnsi="新細明體" w:cs="新細明體" w:hint="eastAsia"/>
            <w:color w:val="0000FF"/>
            <w:lang w:val="en-US" w:eastAsia="zh-TW"/>
            <w:rPrChange w:id="256" w:author="Lin Miirabai" w:date="2013-07-01T12:20:00Z">
              <w:rPr>
                <w:rFonts w:ascii="新細明體" w:eastAsia="新細明體" w:hAnsi="新細明體" w:cs="新細明體" w:hint="eastAsia"/>
                <w:lang w:val="en-US" w:eastAsia="zh-TW"/>
              </w:rPr>
            </w:rPrChange>
          </w:rPr>
          <w:t>發表一篇名為「</w:t>
        </w:r>
        <w:r w:rsidR="00FE41FE" w:rsidRPr="00FE41FE">
          <w:rPr>
            <w:color w:val="0000FF"/>
            <w:rPrChange w:id="257" w:author="Lin Miirabai" w:date="2013-07-01T12:20:00Z">
              <w:rPr/>
            </w:rPrChange>
          </w:rPr>
          <w:t>Désarmer les marchés</w:t>
        </w:r>
        <w:r w:rsidR="00FE41FE" w:rsidRPr="00FE41FE">
          <w:rPr>
            <w:rFonts w:ascii="新細明體" w:eastAsia="新細明體" w:hAnsi="新細明體" w:cs="新細明體" w:hint="eastAsia"/>
            <w:color w:val="0000FF"/>
            <w:lang w:val="en-US" w:eastAsia="zh-TW"/>
            <w:rPrChange w:id="258" w:author="Lin Miirabai" w:date="2013-07-01T12:20:00Z">
              <w:rPr>
                <w:rFonts w:ascii="新細明體" w:eastAsia="新細明體" w:hAnsi="新細明體" w:cs="新細明體" w:hint="eastAsia"/>
                <w:lang w:val="en-US" w:eastAsia="zh-TW"/>
              </w:rPr>
            </w:rPrChange>
          </w:rPr>
          <w:t>」（</w:t>
        </w:r>
      </w:ins>
      <w:ins w:id="259" w:author="Lin Miirabai" w:date="2013-07-01T12:17:00Z">
        <w:r w:rsidR="00FE41FE" w:rsidRPr="00FE41FE">
          <w:rPr>
            <w:rFonts w:ascii="新細明體" w:eastAsia="新細明體" w:hAnsi="新細明體" w:cs="新細明體" w:hint="eastAsia"/>
            <w:color w:val="0000FF"/>
            <w:lang w:val="en-US" w:eastAsia="zh-TW"/>
            <w:rPrChange w:id="260" w:author="Lin Miirabai" w:date="2013-07-01T12:20:00Z">
              <w:rPr>
                <w:rFonts w:ascii="新細明體" w:eastAsia="新細明體" w:hAnsi="新細明體" w:cs="新細明體" w:hint="eastAsia"/>
                <w:lang w:val="en-US" w:eastAsia="zh-TW"/>
              </w:rPr>
            </w:rPrChange>
          </w:rPr>
          <w:t>緩和市場</w:t>
        </w:r>
      </w:ins>
      <w:ins w:id="261" w:author="Lin Miirabai" w:date="2013-07-01T12:16:00Z">
        <w:r w:rsidR="00FE41FE" w:rsidRPr="00FE41FE">
          <w:rPr>
            <w:rFonts w:ascii="新細明體" w:eastAsia="新細明體" w:hAnsi="新細明體" w:cs="新細明體" w:hint="eastAsia"/>
            <w:color w:val="0000FF"/>
            <w:lang w:val="en-US" w:eastAsia="zh-TW"/>
            <w:rPrChange w:id="262" w:author="Lin Miirabai" w:date="2013-07-01T12:20:00Z">
              <w:rPr>
                <w:rFonts w:ascii="新細明體" w:eastAsia="新細明體" w:hAnsi="新細明體" w:cs="新細明體" w:hint="eastAsia"/>
                <w:lang w:val="en-US" w:eastAsia="zh-TW"/>
              </w:rPr>
            </w:rPrChange>
          </w:rPr>
          <w:t>）的社論後</w:t>
        </w:r>
      </w:ins>
      <w:ins w:id="263" w:author="Lin Miirabai" w:date="2013-07-01T12:14:00Z">
        <w:r w:rsidR="00FE41FE" w:rsidRPr="00FE41FE">
          <w:rPr>
            <w:rFonts w:ascii="新細明體" w:eastAsia="新細明體" w:hAnsi="新細明體" w:cs="新細明體" w:hint="eastAsia"/>
            <w:color w:val="0000FF"/>
            <w:lang w:val="en-US" w:eastAsia="zh-TW"/>
            <w:rPrChange w:id="264" w:author="Lin Miirabai" w:date="2013-07-01T12:20:00Z">
              <w:rPr>
                <w:rFonts w:ascii="新細明體" w:eastAsia="新細明體" w:hAnsi="新細明體" w:cs="新細明體" w:hint="eastAsia"/>
                <w:lang w:val="en-US" w:eastAsia="zh-TW"/>
              </w:rPr>
            </w:rPrChange>
          </w:rPr>
          <w:t>成立於法國。</w:t>
        </w:r>
      </w:ins>
      <w:ins w:id="265" w:author="Lin Miirabai" w:date="2013-07-01T12:19:00Z">
        <w:r w:rsidR="00FE41FE" w:rsidRPr="00FE41FE">
          <w:rPr>
            <w:rFonts w:ascii="新細明體" w:eastAsia="新細明體" w:hAnsi="新細明體" w:cs="新細明體" w:hint="eastAsia"/>
            <w:color w:val="0000FF"/>
            <w:lang w:val="en-US" w:eastAsia="zh-TW"/>
            <w:rPrChange w:id="266" w:author="Lin Miirabai" w:date="2013-07-01T12:20:00Z">
              <w:rPr>
                <w:rFonts w:ascii="新細明體" w:eastAsia="新細明體" w:hAnsi="新細明體" w:cs="新細明體" w:hint="eastAsia"/>
                <w:lang w:val="en-US" w:eastAsia="zh-TW"/>
              </w:rPr>
            </w:rPrChange>
          </w:rPr>
          <w:t>這</w:t>
        </w:r>
      </w:ins>
      <w:ins w:id="267" w:author="Lin Miirabai" w:date="2013-07-01T12:20:00Z">
        <w:r w:rsidR="00FE41FE" w:rsidRPr="00FE41FE">
          <w:rPr>
            <w:rFonts w:ascii="新細明體" w:eastAsia="新細明體" w:hAnsi="新細明體" w:cs="新細明體" w:hint="eastAsia"/>
            <w:color w:val="0000FF"/>
            <w:lang w:val="en-US" w:eastAsia="zh-TW"/>
            <w:rPrChange w:id="268" w:author="Lin Miirabai" w:date="2013-07-01T12:20:00Z">
              <w:rPr>
                <w:rFonts w:ascii="新細明體" w:eastAsia="新細明體" w:hAnsi="新細明體" w:cs="新細明體" w:hint="eastAsia"/>
                <w:lang w:val="en-US" w:eastAsia="zh-TW"/>
              </w:rPr>
            </w:rPrChange>
          </w:rPr>
          <w:t>促使</w:t>
        </w:r>
      </w:ins>
      <w:ins w:id="269" w:author="Lin Miirabai" w:date="2013-07-01T12:19:00Z">
        <w:r w:rsidR="00FE41FE" w:rsidRPr="00FE41FE">
          <w:rPr>
            <w:rFonts w:ascii="新細明體" w:eastAsia="新細明體" w:hAnsi="新細明體" w:cs="新細明體" w:hint="eastAsia"/>
            <w:color w:val="0000FF"/>
            <w:lang w:val="en-US" w:eastAsia="zh-TW"/>
            <w:rPrChange w:id="270" w:author="Lin Miirabai" w:date="2013-07-01T12:20:00Z">
              <w:rPr>
                <w:rFonts w:ascii="新細明體" w:eastAsia="新細明體" w:hAnsi="新細明體" w:cs="新細明體" w:hint="eastAsia"/>
                <w:lang w:val="en-US" w:eastAsia="zh-TW"/>
              </w:rPr>
            </w:rPrChange>
          </w:rPr>
          <w:t>了一個概念</w:t>
        </w:r>
      </w:ins>
      <w:ins w:id="271" w:author="Lin Miirabai" w:date="2013-07-01T12:20:00Z">
        <w:r w:rsidR="00FE41FE" w:rsidRPr="00FE41FE">
          <w:rPr>
            <w:rFonts w:ascii="新細明體" w:eastAsia="新細明體" w:hAnsi="新細明體" w:cs="新細明體" w:hint="eastAsia"/>
            <w:color w:val="0000FF"/>
            <w:lang w:val="en-US" w:eastAsia="zh-TW"/>
            <w:rPrChange w:id="272" w:author="Lin Miirabai" w:date="2013-07-01T12:20:00Z">
              <w:rPr>
                <w:rFonts w:ascii="新細明體" w:eastAsia="新細明體" w:hAnsi="新細明體" w:cs="新細明體" w:hint="eastAsia"/>
                <w:lang w:val="en-US" w:eastAsia="zh-TW"/>
              </w:rPr>
            </w:rPrChange>
          </w:rPr>
          <w:t>來</w:t>
        </w:r>
      </w:ins>
      <w:ins w:id="273" w:author="Lin Miirabai" w:date="2013-07-01T12:19:00Z">
        <w:r w:rsidR="00FE41FE" w:rsidRPr="00FE41FE">
          <w:rPr>
            <w:rFonts w:ascii="新細明體" w:eastAsia="新細明體" w:hAnsi="新細明體" w:cs="新細明體" w:hint="eastAsia"/>
            <w:color w:val="0000FF"/>
            <w:lang w:val="en-US" w:eastAsia="zh-TW"/>
            <w:rPrChange w:id="274" w:author="Lin Miirabai" w:date="2013-07-01T12:20:00Z">
              <w:rPr>
                <w:rFonts w:ascii="新細明體" w:eastAsia="新細明體" w:hAnsi="新細明體" w:cs="新細明體" w:hint="eastAsia"/>
                <w:lang w:val="en-US" w:eastAsia="zh-TW"/>
              </w:rPr>
            </w:rPrChange>
          </w:rPr>
          <w:t>設立一個協會宣傳</w:t>
        </w:r>
      </w:ins>
      <w:ins w:id="275" w:author="Lin Miirabai" w:date="2013-07-01T12:43:00Z">
        <w:r w:rsidR="008B7CDD" w:rsidRPr="008B7CDD">
          <w:rPr>
            <w:color w:val="0000FF"/>
            <w:rPrChange w:id="276" w:author="Lin Miirabai" w:date="2013-07-01T12:43:00Z">
              <w:rPr/>
            </w:rPrChange>
          </w:rPr>
          <w:t>Tobin tax</w:t>
        </w:r>
        <w:r w:rsidR="008B7CDD">
          <w:rPr>
            <w:rFonts w:ascii="新細明體" w:eastAsia="新細明體" w:hAnsi="新細明體" w:cs="新細明體" w:hint="eastAsia"/>
            <w:color w:val="0000FF"/>
            <w:lang w:eastAsia="zh-TW"/>
          </w:rPr>
          <w:t>（</w:t>
        </w:r>
        <w:r w:rsidR="008B7CDD" w:rsidRPr="00DD1EB9">
          <w:rPr>
            <w:rFonts w:ascii="新細明體" w:eastAsia="新細明體" w:hAnsi="新細明體" w:cs="新細明體" w:hint="eastAsia"/>
            <w:color w:val="0000FF"/>
            <w:lang w:eastAsia="zh-TW"/>
          </w:rPr>
          <w:t>托</w:t>
        </w:r>
      </w:ins>
      <w:ins w:id="277" w:author="Lin Miirabai" w:date="2013-07-01T12:37:00Z">
        <w:r w:rsidR="00222D09" w:rsidRPr="008B7CDD">
          <w:rPr>
            <w:rFonts w:ascii="新細明體" w:eastAsia="新細明體" w:hAnsi="新細明體" w:cs="新細明體" w:hint="eastAsia"/>
            <w:color w:val="0000FF"/>
            <w:lang w:eastAsia="zh-TW"/>
            <w:rPrChange w:id="278" w:author="Lin Miirabai" w:date="2013-07-01T12:43:00Z">
              <w:rPr>
                <w:rFonts w:ascii="新細明體" w:eastAsia="新細明體" w:hAnsi="新細明體" w:cs="新細明體" w:hint="eastAsia"/>
                <w:color w:val="0000FF"/>
                <w:lang w:eastAsia="zh-TW"/>
              </w:rPr>
            </w:rPrChange>
          </w:rPr>
          <w:t>賓</w:t>
        </w:r>
      </w:ins>
      <w:ins w:id="279" w:author="Lin Miirabai" w:date="2013-07-01T12:19:00Z">
        <w:r w:rsidR="00FE41FE" w:rsidRPr="008B7CDD">
          <w:rPr>
            <w:rFonts w:ascii="新細明體" w:eastAsia="新細明體" w:hAnsi="新細明體" w:cs="新細明體" w:hint="eastAsia"/>
            <w:color w:val="0000FF"/>
            <w:lang w:eastAsia="zh-TW"/>
            <w:rPrChange w:id="280" w:author="Lin Miirabai" w:date="2013-07-01T12:43:00Z">
              <w:rPr>
                <w:rFonts w:ascii="新細明體" w:eastAsia="新細明體" w:hAnsi="新細明體" w:cs="新細明體" w:hint="eastAsia"/>
                <w:lang w:eastAsia="zh-TW"/>
              </w:rPr>
            </w:rPrChange>
          </w:rPr>
          <w:t>稅</w:t>
        </w:r>
      </w:ins>
      <w:ins w:id="281" w:author="Lin Miirabai" w:date="2013-07-01T12:43:00Z">
        <w:r w:rsidR="008B7CDD" w:rsidRPr="008B7CDD">
          <w:rPr>
            <w:rFonts w:ascii="新細明體" w:eastAsia="新細明體" w:hAnsi="新細明體" w:cs="新細明體" w:hint="eastAsia"/>
            <w:color w:val="0000FF"/>
            <w:lang w:eastAsia="zh-TW"/>
            <w:rPrChange w:id="282" w:author="Lin Miirabai" w:date="2013-07-01T12:43:00Z">
              <w:rPr>
                <w:rFonts w:ascii="新細明體" w:eastAsia="新細明體" w:hAnsi="新細明體" w:cs="新細明體" w:hint="eastAsia"/>
                <w:color w:val="0000FF"/>
                <w:lang w:eastAsia="zh-TW"/>
              </w:rPr>
            </w:rPrChange>
          </w:rPr>
          <w:t>）</w:t>
        </w:r>
      </w:ins>
      <w:ins w:id="283" w:author="Lin Miirabai" w:date="2013-07-01T12:20:00Z">
        <w:r w:rsidR="00FE41FE" w:rsidRPr="00FE41FE">
          <w:rPr>
            <w:rFonts w:ascii="新細明體" w:eastAsia="新細明體" w:hAnsi="新細明體" w:cs="新細明體" w:hint="eastAsia"/>
            <w:color w:val="0000FF"/>
            <w:lang w:eastAsia="zh-TW"/>
            <w:rPrChange w:id="284" w:author="Lin Miirabai" w:date="2013-07-01T12:20:00Z">
              <w:rPr>
                <w:rFonts w:ascii="新細明體" w:eastAsia="新細明體" w:hAnsi="新細明體" w:cs="新細明體" w:hint="eastAsia"/>
                <w:lang w:eastAsia="zh-TW"/>
              </w:rPr>
            </w:rPrChange>
          </w:rPr>
          <w:t>。</w:t>
        </w:r>
      </w:ins>
    </w:p>
    <w:p w14:paraId="0339CF5F" w14:textId="77777777" w:rsidR="002154DA" w:rsidRPr="002154DA" w:rsidRDefault="002154DA" w:rsidP="00312FB3">
      <w:pPr>
        <w:rPr>
          <w:rFonts w:ascii="新細明體" w:eastAsia="新細明體" w:hAnsi="新細明體" w:cs="新細明體" w:hint="eastAsia"/>
          <w:lang w:eastAsia="zh-TW"/>
          <w:rPrChange w:id="285" w:author="Lin Miirabai" w:date="2013-07-01T12:10:00Z">
            <w:rPr>
              <w:rFonts w:hint="eastAsia"/>
              <w:lang w:eastAsia="zh-TW"/>
            </w:rPr>
          </w:rPrChange>
        </w:rPr>
      </w:pPr>
    </w:p>
    <w:p w14:paraId="1B4A6C30" w14:textId="77777777" w:rsidR="00312FB3" w:rsidRPr="00031204" w:rsidRDefault="00312FB3" w:rsidP="00312FB3">
      <w:r w:rsidRPr="00031204">
        <w:t>An international organization</w:t>
      </w:r>
    </w:p>
    <w:p w14:paraId="11253FF0" w14:textId="77777777" w:rsidR="00405E48" w:rsidRPr="00031204" w:rsidRDefault="00312FB3" w:rsidP="00312FB3">
      <w:r w:rsidRPr="00031204">
        <w:t xml:space="preserve">The organization expanded very rapidly </w:t>
      </w:r>
      <w:del w:id="286" w:author="Arnold Sandjaja" w:date="2013-06-30T08:47:00Z">
        <w:r w:rsidRPr="00031204" w:rsidDel="00A8553E">
          <w:delText xml:space="preserve">into the rest of </w:delText>
        </w:r>
      </w:del>
      <w:ins w:id="287" w:author="Arnold Sandjaja" w:date="2013-06-30T08:47:00Z">
        <w:r w:rsidR="00A8553E">
          <w:t xml:space="preserve">around </w:t>
        </w:r>
      </w:ins>
      <w:r w:rsidRPr="00031204">
        <w:t>the world with an ATTAC network around an international charter set up in 1999. Today, the association is active in some 40 countries, with over a thousand local groups and hundreds of organizations supporting the network.</w:t>
      </w:r>
    </w:p>
    <w:p w14:paraId="5D128D23" w14:textId="77777777" w:rsidR="006466E1" w:rsidDel="00FE41FE" w:rsidRDefault="006466E1" w:rsidP="00312FB3">
      <w:pPr>
        <w:rPr>
          <w:del w:id="288" w:author="Zoo-Sun" w:date="2013-06-30T18:01:00Z"/>
          <w:rFonts w:hint="eastAsia"/>
          <w:lang w:eastAsia="zh-TW"/>
        </w:rPr>
      </w:pPr>
    </w:p>
    <w:p w14:paraId="09D82170" w14:textId="77777777" w:rsidR="00FE41FE" w:rsidRDefault="00FE41FE" w:rsidP="00312FB3">
      <w:pPr>
        <w:rPr>
          <w:ins w:id="289" w:author="Lin Miirabai" w:date="2013-07-01T12:20:00Z"/>
          <w:rFonts w:hint="eastAsia"/>
          <w:lang w:eastAsia="zh-TW"/>
        </w:rPr>
      </w:pPr>
    </w:p>
    <w:p w14:paraId="6A52C66A" w14:textId="00DAD89A" w:rsidR="008B34AF" w:rsidRPr="00AE7328" w:rsidRDefault="008B34AF" w:rsidP="00312FB3">
      <w:pPr>
        <w:rPr>
          <w:ins w:id="290" w:author="Lin Miirabai" w:date="2013-07-01T12:21:00Z"/>
          <w:rFonts w:ascii="新細明體" w:eastAsia="新細明體" w:hAnsi="新細明體" w:cs="新細明體" w:hint="eastAsia"/>
          <w:color w:val="0000FF"/>
          <w:lang w:eastAsia="zh-TW"/>
          <w:rPrChange w:id="291" w:author="Lin Miirabai" w:date="2013-07-01T12:24:00Z">
            <w:rPr>
              <w:ins w:id="292" w:author="Lin Miirabai" w:date="2013-07-01T12:21:00Z"/>
              <w:rFonts w:ascii="新細明體" w:eastAsia="新細明體" w:hAnsi="新細明體" w:cs="新細明體" w:hint="eastAsia"/>
              <w:color w:val="0000FF"/>
              <w:lang w:eastAsia="zh-TW"/>
            </w:rPr>
          </w:rPrChange>
        </w:rPr>
      </w:pPr>
      <w:ins w:id="293" w:author="Lin Miirabai" w:date="2013-07-01T12:20:00Z">
        <w:r w:rsidRPr="00AE7328">
          <w:rPr>
            <w:rFonts w:ascii="新細明體" w:eastAsia="新細明體" w:hAnsi="新細明體" w:cs="新細明體" w:hint="eastAsia"/>
            <w:color w:val="0000FF"/>
            <w:lang w:eastAsia="zh-TW"/>
            <w:rPrChange w:id="294" w:author="Lin Miirabai" w:date="2013-07-01T12:24:00Z">
              <w:rPr>
                <w:rFonts w:ascii="新細明體" w:eastAsia="新細明體" w:hAnsi="新細明體" w:cs="新細明體" w:hint="eastAsia"/>
                <w:lang w:eastAsia="zh-TW"/>
              </w:rPr>
            </w:rPrChange>
          </w:rPr>
          <w:t>一個國際性組織</w:t>
        </w:r>
      </w:ins>
    </w:p>
    <w:p w14:paraId="66B4445D" w14:textId="05DD33EF" w:rsidR="008B34AF" w:rsidRPr="00AE7328" w:rsidRDefault="008B34AF" w:rsidP="00312FB3">
      <w:pPr>
        <w:rPr>
          <w:ins w:id="295" w:author="Lin Miirabai" w:date="2013-07-01T12:20:00Z"/>
          <w:rFonts w:ascii="新細明體" w:eastAsia="新細明體" w:hAnsi="新細明體" w:cs="新細明體" w:hint="eastAsia"/>
          <w:color w:val="0000FF"/>
          <w:lang w:val="en-US" w:eastAsia="zh-TW"/>
          <w:rPrChange w:id="296" w:author="Lin Miirabai" w:date="2013-07-01T12:24:00Z">
            <w:rPr>
              <w:ins w:id="297" w:author="Lin Miirabai" w:date="2013-07-01T12:20:00Z"/>
              <w:rFonts w:hint="eastAsia"/>
              <w:lang w:eastAsia="zh-TW"/>
            </w:rPr>
          </w:rPrChange>
        </w:rPr>
      </w:pPr>
      <w:ins w:id="298" w:author="Lin Miirabai" w:date="2013-07-01T12:21:00Z">
        <w:r w:rsidRPr="00AE7328">
          <w:rPr>
            <w:rFonts w:ascii="新細明體" w:eastAsia="新細明體" w:hAnsi="新細明體" w:cs="新細明體" w:hint="eastAsia"/>
            <w:color w:val="0000FF"/>
            <w:lang w:eastAsia="zh-TW"/>
            <w:rPrChange w:id="299" w:author="Lin Miirabai" w:date="2013-07-01T12:24:00Z">
              <w:rPr>
                <w:rFonts w:ascii="新細明體" w:eastAsia="新細明體" w:hAnsi="新細明體" w:cs="新細明體" w:hint="eastAsia"/>
                <w:color w:val="0000FF"/>
                <w:lang w:eastAsia="zh-TW"/>
              </w:rPr>
            </w:rPrChange>
          </w:rPr>
          <w:t>這個組織在世界上擴張非常的快速，透過</w:t>
        </w:r>
        <w:r w:rsidRPr="00AE7328">
          <w:rPr>
            <w:color w:val="0000FF"/>
            <w:rPrChange w:id="300" w:author="Lin Miirabai" w:date="2013-07-01T12:24:00Z">
              <w:rPr/>
            </w:rPrChange>
          </w:rPr>
          <w:t>ATTAC</w:t>
        </w:r>
        <w:r w:rsidRPr="00AE7328">
          <w:rPr>
            <w:rFonts w:ascii="新細明體" w:eastAsia="新細明體" w:hAnsi="新細明體" w:cs="新細明體" w:hint="eastAsia"/>
            <w:color w:val="0000FF"/>
            <w:lang w:eastAsia="zh-TW"/>
            <w:rPrChange w:id="301" w:author="Lin Miirabai" w:date="2013-07-01T12:24:00Z">
              <w:rPr>
                <w:rFonts w:ascii="新細明體" w:eastAsia="新細明體" w:hAnsi="新細明體" w:cs="新細明體" w:hint="eastAsia"/>
                <w:lang w:eastAsia="zh-TW"/>
              </w:rPr>
            </w:rPrChange>
          </w:rPr>
          <w:t>網絡</w:t>
        </w:r>
      </w:ins>
      <w:ins w:id="302" w:author="Lin Miirabai" w:date="2013-07-01T12:22:00Z">
        <w:r w:rsidR="00AE7328" w:rsidRPr="00AE7328">
          <w:rPr>
            <w:rFonts w:ascii="新細明體" w:eastAsia="新細明體" w:hAnsi="新細明體" w:cs="新細明體" w:hint="eastAsia"/>
            <w:color w:val="0000FF"/>
            <w:lang w:eastAsia="zh-TW"/>
            <w:rPrChange w:id="303" w:author="Lin Miirabai" w:date="2013-07-01T12:24:00Z">
              <w:rPr>
                <w:rFonts w:ascii="新細明體" w:eastAsia="新細明體" w:hAnsi="新細明體" w:cs="新細明體" w:hint="eastAsia"/>
                <w:lang w:eastAsia="zh-TW"/>
              </w:rPr>
            </w:rPrChange>
          </w:rPr>
          <w:t>的國際特權，創立於</w:t>
        </w:r>
        <w:r w:rsidR="00AE7328" w:rsidRPr="00AE7328">
          <w:rPr>
            <w:color w:val="0000FF"/>
            <w:rPrChange w:id="304" w:author="Lin Miirabai" w:date="2013-07-01T12:24:00Z">
              <w:rPr/>
            </w:rPrChange>
          </w:rPr>
          <w:t>1999</w:t>
        </w:r>
        <w:r w:rsidR="00AE7328" w:rsidRPr="00AE7328">
          <w:rPr>
            <w:rFonts w:ascii="新細明體" w:eastAsia="新細明體" w:hAnsi="新細明體" w:cs="新細明體" w:hint="eastAsia"/>
            <w:color w:val="0000FF"/>
            <w:lang w:val="en-US" w:eastAsia="zh-TW"/>
            <w:rPrChange w:id="305" w:author="Lin Miirabai" w:date="2013-07-01T12:24:00Z">
              <w:rPr>
                <w:rFonts w:ascii="新細明體" w:eastAsia="新細明體" w:hAnsi="新細明體" w:cs="新細明體" w:hint="eastAsia"/>
                <w:lang w:val="en-US" w:eastAsia="zh-TW"/>
              </w:rPr>
            </w:rPrChange>
          </w:rPr>
          <w:t>。今日</w:t>
        </w:r>
      </w:ins>
      <w:ins w:id="306" w:author="Lin Miirabai" w:date="2013-07-01T12:23:00Z">
        <w:r w:rsidR="00AE7328" w:rsidRPr="00AE7328">
          <w:rPr>
            <w:rFonts w:ascii="新細明體" w:eastAsia="新細明體" w:hAnsi="新細明體" w:cs="新細明體" w:hint="eastAsia"/>
            <w:color w:val="0000FF"/>
            <w:lang w:val="en-US" w:eastAsia="zh-TW"/>
            <w:rPrChange w:id="307" w:author="Lin Miirabai" w:date="2013-07-01T12:24:00Z">
              <w:rPr>
                <w:rFonts w:ascii="新細明體" w:eastAsia="新細明體" w:hAnsi="新細明體" w:cs="新細明體" w:hint="eastAsia"/>
                <w:lang w:val="en-US" w:eastAsia="zh-TW"/>
              </w:rPr>
            </w:rPrChange>
          </w:rPr>
          <w:t>，這個協會活躍在</w:t>
        </w:r>
        <w:r w:rsidR="00AE7328" w:rsidRPr="00AE7328">
          <w:rPr>
            <w:rFonts w:ascii="新細明體" w:eastAsia="新細明體" w:hAnsi="新細明體" w:cs="新細明體"/>
            <w:color w:val="0000FF"/>
            <w:lang w:val="en-US" w:eastAsia="zh-TW"/>
            <w:rPrChange w:id="308" w:author="Lin Miirabai" w:date="2013-07-01T12:24:00Z">
              <w:rPr>
                <w:rFonts w:ascii="新細明體" w:eastAsia="新細明體" w:hAnsi="新細明體" w:cs="新細明體"/>
                <w:lang w:val="en-US" w:eastAsia="zh-TW"/>
              </w:rPr>
            </w:rPrChange>
          </w:rPr>
          <w:t>40</w:t>
        </w:r>
        <w:r w:rsidR="00AE7328" w:rsidRPr="00AE7328">
          <w:rPr>
            <w:rFonts w:ascii="新細明體" w:eastAsia="新細明體" w:hAnsi="新細明體" w:cs="新細明體" w:hint="eastAsia"/>
            <w:color w:val="0000FF"/>
            <w:lang w:val="en-US" w:eastAsia="zh-TW"/>
            <w:rPrChange w:id="309" w:author="Lin Miirabai" w:date="2013-07-01T12:24:00Z">
              <w:rPr>
                <w:rFonts w:ascii="新細明體" w:eastAsia="新細明體" w:hAnsi="新細明體" w:cs="新細明體" w:hint="eastAsia"/>
                <w:lang w:val="en-US" w:eastAsia="zh-TW"/>
              </w:rPr>
            </w:rPrChange>
          </w:rPr>
          <w:t>多個國家中，有超過一千個當地團隊和數以百計的</w:t>
        </w:r>
      </w:ins>
      <w:ins w:id="310" w:author="Lin Miirabai" w:date="2013-07-01T12:24:00Z">
        <w:r w:rsidR="00AE7328" w:rsidRPr="00AE7328">
          <w:rPr>
            <w:rFonts w:ascii="新細明體" w:eastAsia="新細明體" w:hAnsi="新細明體" w:cs="新細明體" w:hint="eastAsia"/>
            <w:color w:val="0000FF"/>
            <w:lang w:val="en-US" w:eastAsia="zh-TW"/>
            <w:rPrChange w:id="311" w:author="Lin Miirabai" w:date="2013-07-01T12:24:00Z">
              <w:rPr>
                <w:rFonts w:ascii="新細明體" w:eastAsia="新細明體" w:hAnsi="新細明體" w:cs="新細明體" w:hint="eastAsia"/>
                <w:lang w:val="en-US" w:eastAsia="zh-TW"/>
              </w:rPr>
            </w:rPrChange>
          </w:rPr>
          <w:t>組織支持這個網絡。</w:t>
        </w:r>
      </w:ins>
    </w:p>
    <w:p w14:paraId="2BBD6556" w14:textId="77777777" w:rsidR="00312FB3" w:rsidRPr="00031204" w:rsidRDefault="00312FB3" w:rsidP="00312FB3"/>
    <w:p w14:paraId="1BE5641E" w14:textId="4BFDC771" w:rsidR="00405E48" w:rsidRPr="00031204" w:rsidRDefault="00405E48">
      <w:pPr>
        <w:rPr>
          <w:rFonts w:hint="eastAsia"/>
          <w:lang w:eastAsia="zh-TW"/>
        </w:rPr>
      </w:pPr>
      <w:r w:rsidRPr="00031204">
        <w:rPr>
          <w:rFonts w:ascii="Arial Bold" w:hAnsi="Arial Bold"/>
        </w:rPr>
        <w:t>Target market:</w:t>
      </w:r>
      <w:ins w:id="312" w:author="Lin Miirabai" w:date="2013-07-01T12:24:00Z">
        <w:r w:rsidR="000A20E6">
          <w:rPr>
            <w:rFonts w:ascii="Arial Bold" w:hAnsi="Arial Bold"/>
          </w:rPr>
          <w:t xml:space="preserve"> </w:t>
        </w:r>
        <w:r w:rsidR="000A20E6">
          <w:rPr>
            <w:rFonts w:ascii="Arial Bold" w:hAnsi="Arial Bold"/>
            <w:lang w:val="en-US" w:eastAsia="zh-TW"/>
          </w:rPr>
          <w:t xml:space="preserve">/ </w:t>
        </w:r>
        <w:r w:rsidR="000A20E6" w:rsidRPr="000A20E6">
          <w:rPr>
            <w:rFonts w:ascii="新細明體" w:eastAsia="新細明體" w:hAnsi="新細明體" w:cs="新細明體" w:hint="eastAsia"/>
            <w:b/>
            <w:color w:val="0000FF"/>
            <w:lang w:val="en-US" w:eastAsia="zh-TW"/>
            <w:rPrChange w:id="313" w:author="Lin Miirabai" w:date="2013-07-01T12:24:00Z">
              <w:rPr>
                <w:rFonts w:ascii="新細明體" w:eastAsia="新細明體" w:hAnsi="新細明體" w:cs="新細明體" w:hint="eastAsia"/>
                <w:lang w:val="en-US" w:eastAsia="zh-TW"/>
              </w:rPr>
            </w:rPrChange>
          </w:rPr>
          <w:t>目標市場</w:t>
        </w:r>
      </w:ins>
      <w:ins w:id="314" w:author="Lin Miirabai" w:date="2013-07-01T12:25:00Z">
        <w:r w:rsidR="000A20E6">
          <w:rPr>
            <w:rFonts w:ascii="Arial Bold" w:hAnsi="Arial Bold" w:hint="eastAsia"/>
            <w:lang w:eastAsia="zh-TW"/>
          </w:rPr>
          <w:t>：</w:t>
        </w:r>
      </w:ins>
      <w:del w:id="315" w:author="Lin Miirabai" w:date="2013-07-01T12:24:00Z">
        <w:r w:rsidRPr="00031204" w:rsidDel="000A20E6">
          <w:rPr>
            <w:rFonts w:ascii="Arial Bold" w:hAnsi="Arial Bold"/>
          </w:rPr>
          <w:delText xml:space="preserve"> </w:delText>
        </w:r>
      </w:del>
    </w:p>
    <w:p w14:paraId="4A3E9E80" w14:textId="77777777" w:rsidR="00103694" w:rsidRPr="00031204" w:rsidRDefault="00103694"/>
    <w:p w14:paraId="5F5378E7" w14:textId="77777777" w:rsidR="00DD65CC" w:rsidRPr="00DD65CC" w:rsidRDefault="00DD65CC" w:rsidP="00DD65CC">
      <w:pPr>
        <w:rPr>
          <w:ins w:id="316" w:author="Arnold Sandjaja" w:date="2013-05-17T16:36:00Z"/>
          <w:rStyle w:val="hps"/>
          <w:rFonts w:eastAsia="Times New Roman"/>
          <w:lang w:val="en"/>
        </w:rPr>
      </w:pPr>
      <w:ins w:id="317" w:author="Arnold Sandjaja" w:date="2013-05-17T16:36:00Z">
        <w:del w:id="318" w:author="Michel Bulon" w:date="2013-05-20T20:25:00Z">
          <w:r w:rsidRPr="00DD65CC" w:rsidDel="00B03644">
            <w:rPr>
              <w:rStyle w:val="hps"/>
              <w:rFonts w:eastAsia="Times New Roman"/>
              <w:lang w:val="en"/>
            </w:rPr>
            <w:delText>y</w:delText>
          </w:r>
        </w:del>
      </w:ins>
      <w:ins w:id="319" w:author="Michel Bulon" w:date="2013-05-20T20:25:00Z">
        <w:r w:rsidR="00B03644">
          <w:rPr>
            <w:rStyle w:val="hps"/>
            <w:rFonts w:eastAsia="Times New Roman"/>
            <w:lang w:val="en"/>
          </w:rPr>
          <w:t>Y</w:t>
        </w:r>
      </w:ins>
      <w:ins w:id="320" w:author="Arnold Sandjaja" w:date="2013-05-17T16:36:00Z">
        <w:r w:rsidRPr="00DD65CC">
          <w:rPr>
            <w:rStyle w:val="hps"/>
            <w:rFonts w:eastAsia="Times New Roman"/>
            <w:lang w:val="en"/>
          </w:rPr>
          <w:t>oung people between 16-35 years who are interested in the alter-globalization movement, which emphasizes values such as democracy, social and economic justice, environmental protection and human rights as an alternative to the current globalism.</w:t>
        </w:r>
      </w:ins>
    </w:p>
    <w:p w14:paraId="20521F0B" w14:textId="77777777" w:rsidR="00DD65CC" w:rsidRPr="00DD65CC" w:rsidRDefault="00DD65CC" w:rsidP="00DD65CC">
      <w:pPr>
        <w:rPr>
          <w:ins w:id="321" w:author="Arnold Sandjaja" w:date="2013-05-17T16:36:00Z"/>
          <w:rStyle w:val="hps"/>
          <w:rFonts w:eastAsia="Times New Roman"/>
          <w:lang w:val="en"/>
        </w:rPr>
      </w:pPr>
      <w:ins w:id="322" w:author="Arnold Sandjaja" w:date="2013-05-17T16:36:00Z">
        <w:r w:rsidRPr="00DD65CC">
          <w:rPr>
            <w:rStyle w:val="hps"/>
            <w:rFonts w:eastAsia="Times New Roman"/>
            <w:lang w:val="en"/>
          </w:rPr>
          <w:t xml:space="preserve">They are either </w:t>
        </w:r>
      </w:ins>
      <w:ins w:id="323" w:author="Arnold Sandjaja" w:date="2013-06-30T08:47:00Z">
        <w:r w:rsidR="00A8553E">
          <w:rPr>
            <w:rStyle w:val="hps"/>
            <w:rFonts w:eastAsia="Times New Roman"/>
            <w:lang w:val="en"/>
          </w:rPr>
          <w:t xml:space="preserve">a </w:t>
        </w:r>
      </w:ins>
      <w:ins w:id="324" w:author="Arnold Sandjaja" w:date="2013-05-17T16:36:00Z">
        <w:r w:rsidRPr="00DD65CC">
          <w:rPr>
            <w:rStyle w:val="hps"/>
            <w:rFonts w:eastAsia="Times New Roman"/>
            <w:lang w:val="en"/>
          </w:rPr>
          <w:t xml:space="preserve">member of ATTAC </w:t>
        </w:r>
      </w:ins>
      <w:ins w:id="325" w:author="Arnold Sandjaja" w:date="2013-06-30T08:47:00Z">
        <w:r w:rsidR="00A8553E">
          <w:rPr>
            <w:rStyle w:val="hps"/>
            <w:rFonts w:eastAsia="Times New Roman"/>
            <w:lang w:val="en"/>
          </w:rPr>
          <w:t>or are thinking of joining</w:t>
        </w:r>
      </w:ins>
      <w:ins w:id="326" w:author="Arnold Sandjaja" w:date="2013-05-17T16:36:00Z">
        <w:r w:rsidRPr="00DD65CC">
          <w:rPr>
            <w:rStyle w:val="hps"/>
            <w:rFonts w:eastAsia="Times New Roman"/>
            <w:lang w:val="en"/>
          </w:rPr>
          <w:t>.</w:t>
        </w:r>
      </w:ins>
    </w:p>
    <w:p w14:paraId="097DBCC5" w14:textId="77777777" w:rsidR="00405E48" w:rsidRPr="00DD65CC" w:rsidDel="00B40AAF" w:rsidRDefault="00B40AAF">
      <w:pPr>
        <w:rPr>
          <w:del w:id="327" w:author="Michel Bulon" w:date="2013-05-14T19:16:00Z"/>
        </w:rPr>
      </w:pPr>
      <w:ins w:id="328" w:author="Michel Bulon" w:date="2013-05-14T19:16:00Z">
        <w:del w:id="329" w:author="Arnold Sandjaja" w:date="2013-05-17T16:36:00Z">
          <w:r w:rsidRPr="00031204" w:rsidDel="00DD65CC">
            <w:rPr>
              <w:rStyle w:val="hps"/>
              <w:rFonts w:eastAsia="Times New Roman"/>
              <w:lang w:val="en"/>
            </w:rPr>
            <w:delText xml:space="preserve">The target </w:delText>
          </w:r>
        </w:del>
      </w:ins>
      <w:ins w:id="330" w:author="Michel Bulon" w:date="2013-05-14T19:17:00Z">
        <w:del w:id="331" w:author="Arnold Sandjaja" w:date="2013-05-17T16:36:00Z">
          <w:r w:rsidRPr="00031204" w:rsidDel="00DD65CC">
            <w:rPr>
              <w:rStyle w:val="hps"/>
              <w:rFonts w:eastAsia="Times New Roman"/>
              <w:lang w:val="en"/>
            </w:rPr>
            <w:delText>market</w:delText>
          </w:r>
        </w:del>
      </w:ins>
      <w:ins w:id="332" w:author="Michel Bulon" w:date="2013-05-14T19:16:00Z">
        <w:del w:id="333" w:author="Arnold Sandjaja" w:date="2013-05-17T16:36:00Z">
          <w:r w:rsidRPr="00031204" w:rsidDel="00DD65CC">
            <w:rPr>
              <w:rStyle w:val="hps"/>
              <w:rFonts w:eastAsia="Times New Roman"/>
              <w:lang w:val="en"/>
            </w:rPr>
            <w:delText xml:space="preserve"> is</w:delText>
          </w:r>
          <w:r w:rsidRPr="00031204" w:rsidDel="00DD65CC">
            <w:rPr>
              <w:rFonts w:eastAsia="Times New Roman"/>
              <w:lang w:val="en"/>
            </w:rPr>
            <w:delText xml:space="preserve"> </w:delText>
          </w:r>
          <w:r w:rsidRPr="00031204" w:rsidDel="00DD65CC">
            <w:rPr>
              <w:rStyle w:val="hps"/>
              <w:rFonts w:eastAsia="Times New Roman"/>
              <w:lang w:val="en"/>
            </w:rPr>
            <w:delText xml:space="preserve">people </w:delText>
          </w:r>
        </w:del>
      </w:ins>
      <w:ins w:id="334" w:author="Michel Bulon" w:date="2013-05-14T21:13:00Z">
        <w:del w:id="335" w:author="Arnold Sandjaja" w:date="2013-05-17T16:36:00Z">
          <w:r w:rsidR="00905DDA" w:rsidRPr="00031204" w:rsidDel="00DD65CC">
            <w:rPr>
              <w:rStyle w:val="hps"/>
              <w:rFonts w:eastAsia="Times New Roman"/>
              <w:lang w:val="en"/>
            </w:rPr>
            <w:delText>the 18 years and more</w:delText>
          </w:r>
        </w:del>
      </w:ins>
      <w:ins w:id="336" w:author="Michel Bulon" w:date="2013-05-14T21:14:00Z">
        <w:del w:id="337" w:author="Arnold Sandjaja" w:date="2013-05-17T16:36:00Z">
          <w:r w:rsidR="00905DDA" w:rsidRPr="00031204" w:rsidDel="00DD65CC">
            <w:rPr>
              <w:rStyle w:val="hps"/>
              <w:rFonts w:eastAsia="Times New Roman"/>
              <w:lang w:val="en"/>
            </w:rPr>
            <w:delText xml:space="preserve"> </w:delText>
          </w:r>
        </w:del>
      </w:ins>
      <w:ins w:id="338" w:author="Michel Bulon" w:date="2013-05-14T19:16:00Z">
        <w:del w:id="339" w:author="Arnold Sandjaja" w:date="2013-05-17T16:36:00Z">
          <w:r w:rsidRPr="00031204" w:rsidDel="00DD65CC">
            <w:rPr>
              <w:rStyle w:val="hps"/>
              <w:rFonts w:eastAsia="Times New Roman"/>
              <w:lang w:val="en"/>
            </w:rPr>
            <w:delText>from</w:delText>
          </w:r>
          <w:r w:rsidRPr="00031204" w:rsidDel="00DD65CC">
            <w:rPr>
              <w:rFonts w:eastAsia="Times New Roman"/>
              <w:lang w:val="en"/>
            </w:rPr>
            <w:delText xml:space="preserve"> </w:delText>
          </w:r>
          <w:r w:rsidRPr="00031204" w:rsidDel="00DD65CC">
            <w:rPr>
              <w:rStyle w:val="hps"/>
              <w:rFonts w:eastAsia="Times New Roman"/>
              <w:lang w:val="en"/>
            </w:rPr>
            <w:delText>very different backgrounds</w:delText>
          </w:r>
          <w:r w:rsidRPr="00031204" w:rsidDel="00DD65CC">
            <w:rPr>
              <w:rFonts w:eastAsia="Times New Roman"/>
              <w:lang w:val="en"/>
            </w:rPr>
            <w:delText xml:space="preserve"> </w:delText>
          </w:r>
          <w:r w:rsidRPr="00031204" w:rsidDel="00DD65CC">
            <w:rPr>
              <w:rStyle w:val="hps"/>
              <w:rFonts w:eastAsia="Times New Roman"/>
              <w:lang w:val="en"/>
            </w:rPr>
            <w:delText>who are interested</w:delText>
          </w:r>
          <w:r w:rsidRPr="00031204" w:rsidDel="00DD65CC">
            <w:rPr>
              <w:rFonts w:eastAsia="Times New Roman"/>
              <w:lang w:val="en"/>
            </w:rPr>
            <w:delText xml:space="preserve"> </w:delText>
          </w:r>
          <w:r w:rsidRPr="00031204" w:rsidDel="00DD65CC">
            <w:rPr>
              <w:rStyle w:val="hps"/>
              <w:rFonts w:eastAsia="Times New Roman"/>
              <w:lang w:val="en"/>
            </w:rPr>
            <w:delText>or who</w:delText>
          </w:r>
          <w:r w:rsidRPr="00031204" w:rsidDel="00DD65CC">
            <w:rPr>
              <w:rFonts w:eastAsia="Times New Roman"/>
              <w:lang w:val="en"/>
            </w:rPr>
            <w:delText xml:space="preserve"> </w:delText>
          </w:r>
          <w:r w:rsidRPr="00031204" w:rsidDel="00DD65CC">
            <w:rPr>
              <w:rStyle w:val="hps"/>
              <w:rFonts w:eastAsia="Times New Roman"/>
              <w:lang w:val="en"/>
            </w:rPr>
            <w:delText>might be interested in</w:delText>
          </w:r>
          <w:r w:rsidRPr="00031204" w:rsidDel="00DD65CC">
            <w:rPr>
              <w:rFonts w:eastAsia="Times New Roman"/>
              <w:lang w:val="en"/>
            </w:rPr>
            <w:delText xml:space="preserve"> </w:delText>
          </w:r>
          <w:r w:rsidRPr="00031204" w:rsidDel="00DD65CC">
            <w:rPr>
              <w:rStyle w:val="hps"/>
              <w:rFonts w:eastAsia="Times New Roman"/>
              <w:lang w:val="en"/>
            </w:rPr>
            <w:delText>the</w:delText>
          </w:r>
          <w:r w:rsidRPr="00031204" w:rsidDel="00DD65CC">
            <w:rPr>
              <w:rFonts w:eastAsia="Times New Roman"/>
              <w:lang w:val="en"/>
            </w:rPr>
            <w:delText xml:space="preserve"> </w:delText>
          </w:r>
          <w:r w:rsidRPr="00031204" w:rsidDel="00DD65CC">
            <w:rPr>
              <w:rStyle w:val="hps"/>
              <w:rFonts w:eastAsia="Times New Roman"/>
              <w:lang w:val="en"/>
            </w:rPr>
            <w:delText>alter</w:delText>
          </w:r>
        </w:del>
      </w:ins>
      <w:ins w:id="340" w:author="Michel Bulon" w:date="2013-05-14T19:19:00Z">
        <w:del w:id="341" w:author="Arnold Sandjaja" w:date="2013-05-17T16:36:00Z">
          <w:r w:rsidRPr="00031204" w:rsidDel="00DD65CC">
            <w:rPr>
              <w:rStyle w:val="hps"/>
              <w:rFonts w:eastAsia="Times New Roman"/>
              <w:lang w:val="en"/>
            </w:rPr>
            <w:delText>-</w:delText>
          </w:r>
        </w:del>
      </w:ins>
      <w:ins w:id="342" w:author="Michel Bulon" w:date="2013-05-14T19:16:00Z">
        <w:del w:id="343" w:author="Arnold Sandjaja" w:date="2013-05-17T16:36:00Z">
          <w:r w:rsidRPr="00031204" w:rsidDel="00DD65CC">
            <w:rPr>
              <w:rStyle w:val="hps"/>
              <w:rFonts w:eastAsia="Times New Roman"/>
              <w:lang w:val="en"/>
            </w:rPr>
            <w:delText>globalization</w:delText>
          </w:r>
        </w:del>
      </w:ins>
      <w:ins w:id="344" w:author="Michel Bulon" w:date="2013-05-14T19:20:00Z">
        <w:del w:id="345" w:author="Arnold Sandjaja" w:date="2013-05-17T16:36:00Z">
          <w:r w:rsidRPr="00031204" w:rsidDel="00DD65CC">
            <w:rPr>
              <w:rStyle w:val="hps"/>
              <w:rFonts w:eastAsia="Times New Roman"/>
              <w:lang w:val="en"/>
            </w:rPr>
            <w:delText xml:space="preserve"> movement</w:delText>
          </w:r>
        </w:del>
      </w:ins>
      <w:ins w:id="346" w:author="Michel Bulon" w:date="2013-05-14T19:16:00Z">
        <w:del w:id="347" w:author="Arnold Sandjaja" w:date="2013-05-17T16:36:00Z">
          <w:r w:rsidRPr="00031204" w:rsidDel="00DD65CC">
            <w:rPr>
              <w:rFonts w:eastAsia="Times New Roman"/>
              <w:lang w:val="en"/>
            </w:rPr>
            <w:delText xml:space="preserve">, </w:delText>
          </w:r>
          <w:r w:rsidRPr="00031204" w:rsidDel="00DD65CC">
            <w:rPr>
              <w:rStyle w:val="hps"/>
              <w:rFonts w:eastAsia="Times New Roman"/>
              <w:lang w:val="en"/>
            </w:rPr>
            <w:delText>which emphasizes</w:delText>
          </w:r>
          <w:r w:rsidRPr="00031204" w:rsidDel="00DD65CC">
            <w:rPr>
              <w:rFonts w:eastAsia="Times New Roman"/>
              <w:lang w:val="en"/>
            </w:rPr>
            <w:delText xml:space="preserve"> </w:delText>
          </w:r>
          <w:r w:rsidRPr="00031204" w:rsidDel="00DD65CC">
            <w:rPr>
              <w:rStyle w:val="hps"/>
              <w:rFonts w:eastAsia="Times New Roman"/>
              <w:lang w:val="en"/>
            </w:rPr>
            <w:delText>values</w:delText>
          </w:r>
          <w:r w:rsidRPr="00031204" w:rsidDel="00DD65CC">
            <w:rPr>
              <w:rFonts w:eastAsia="Times New Roman"/>
              <w:lang w:val="en"/>
            </w:rPr>
            <w:delText xml:space="preserve"> </w:delText>
          </w:r>
          <w:r w:rsidRPr="00031204" w:rsidDel="00DD65CC">
            <w:rPr>
              <w:rStyle w:val="hps"/>
              <w:rFonts w:eastAsia="Times New Roman"/>
              <w:lang w:val="en"/>
            </w:rPr>
            <w:delText>​​such as</w:delText>
          </w:r>
          <w:r w:rsidRPr="00031204" w:rsidDel="00DD65CC">
            <w:rPr>
              <w:rFonts w:eastAsia="Times New Roman"/>
              <w:lang w:val="en"/>
            </w:rPr>
            <w:delText xml:space="preserve"> </w:delText>
          </w:r>
          <w:r w:rsidRPr="00031204" w:rsidDel="00DD65CC">
            <w:rPr>
              <w:rStyle w:val="hps"/>
              <w:rFonts w:eastAsia="Times New Roman"/>
              <w:lang w:val="en"/>
            </w:rPr>
            <w:delText>democracy,</w:delText>
          </w:r>
          <w:r w:rsidRPr="00031204" w:rsidDel="00DD65CC">
            <w:rPr>
              <w:rFonts w:eastAsia="Times New Roman"/>
              <w:lang w:val="en"/>
            </w:rPr>
            <w:delText xml:space="preserve"> </w:delText>
          </w:r>
          <w:r w:rsidRPr="00031204" w:rsidDel="00DD65CC">
            <w:rPr>
              <w:rStyle w:val="hps"/>
              <w:rFonts w:eastAsia="Times New Roman"/>
              <w:lang w:val="en"/>
            </w:rPr>
            <w:delText>social and economic</w:delText>
          </w:r>
          <w:r w:rsidRPr="00031204" w:rsidDel="00DD65CC">
            <w:rPr>
              <w:rFonts w:eastAsia="Times New Roman"/>
              <w:lang w:val="en"/>
            </w:rPr>
            <w:delText xml:space="preserve"> </w:delText>
          </w:r>
          <w:r w:rsidRPr="00031204" w:rsidDel="00DD65CC">
            <w:rPr>
              <w:rStyle w:val="hps"/>
              <w:rFonts w:eastAsia="Times New Roman"/>
              <w:lang w:val="en"/>
            </w:rPr>
            <w:delText>justice,</w:delText>
          </w:r>
          <w:r w:rsidRPr="00031204" w:rsidDel="00DD65CC">
            <w:rPr>
              <w:rFonts w:eastAsia="Times New Roman"/>
              <w:lang w:val="en"/>
            </w:rPr>
            <w:delText xml:space="preserve"> </w:delText>
          </w:r>
          <w:r w:rsidRPr="00031204" w:rsidDel="00DD65CC">
            <w:rPr>
              <w:rStyle w:val="hps"/>
              <w:rFonts w:eastAsia="Times New Roman"/>
              <w:lang w:val="en"/>
            </w:rPr>
            <w:delText>environmental protection</w:delText>
          </w:r>
          <w:r w:rsidRPr="00031204" w:rsidDel="00DD65CC">
            <w:rPr>
              <w:rFonts w:eastAsia="Times New Roman"/>
              <w:lang w:val="en"/>
            </w:rPr>
            <w:delText xml:space="preserve"> </w:delText>
          </w:r>
          <w:r w:rsidRPr="00031204" w:rsidDel="00DD65CC">
            <w:rPr>
              <w:rStyle w:val="hps"/>
              <w:rFonts w:eastAsia="Times New Roman"/>
              <w:lang w:val="en"/>
            </w:rPr>
            <w:delText>and</w:delText>
          </w:r>
          <w:r w:rsidRPr="00031204" w:rsidDel="00DD65CC">
            <w:rPr>
              <w:rFonts w:eastAsia="Times New Roman"/>
              <w:lang w:val="en"/>
            </w:rPr>
            <w:delText xml:space="preserve"> </w:delText>
          </w:r>
          <w:r w:rsidRPr="00031204" w:rsidDel="00DD65CC">
            <w:rPr>
              <w:rStyle w:val="hps"/>
              <w:rFonts w:eastAsia="Times New Roman"/>
              <w:lang w:val="en"/>
            </w:rPr>
            <w:delText>human rights</w:delText>
          </w:r>
          <w:r w:rsidRPr="00031204" w:rsidDel="00DD65CC">
            <w:rPr>
              <w:rFonts w:eastAsia="Times New Roman"/>
              <w:lang w:val="en"/>
            </w:rPr>
            <w:delText xml:space="preserve"> </w:delText>
          </w:r>
          <w:r w:rsidRPr="00031204" w:rsidDel="00DD65CC">
            <w:rPr>
              <w:rStyle w:val="hps"/>
              <w:rFonts w:eastAsia="Times New Roman"/>
              <w:lang w:val="en"/>
            </w:rPr>
            <w:delText>as an alternative</w:delText>
          </w:r>
          <w:r w:rsidRPr="00031204" w:rsidDel="00DD65CC">
            <w:rPr>
              <w:rFonts w:eastAsia="Times New Roman"/>
              <w:lang w:val="en"/>
            </w:rPr>
            <w:delText xml:space="preserve"> </w:delText>
          </w:r>
          <w:r w:rsidRPr="00031204" w:rsidDel="00DD65CC">
            <w:rPr>
              <w:rStyle w:val="hps"/>
              <w:rFonts w:eastAsia="Times New Roman"/>
              <w:lang w:val="en"/>
            </w:rPr>
            <w:delText>to the current</w:delText>
          </w:r>
          <w:r w:rsidRPr="00031204" w:rsidDel="00DD65CC">
            <w:rPr>
              <w:rFonts w:eastAsia="Times New Roman"/>
              <w:lang w:val="en"/>
            </w:rPr>
            <w:delText xml:space="preserve"> </w:delText>
          </w:r>
          <w:r w:rsidRPr="00031204" w:rsidDel="00DD65CC">
            <w:rPr>
              <w:rStyle w:val="hps"/>
              <w:rFonts w:eastAsia="Times New Roman"/>
              <w:lang w:val="en"/>
            </w:rPr>
            <w:delText>globalism</w:delText>
          </w:r>
        </w:del>
        <w:del w:id="348" w:author="Arnold Sandjaja" w:date="2013-06-30T08:47:00Z">
          <w:r w:rsidRPr="00031204" w:rsidDel="00A8553E">
            <w:rPr>
              <w:rFonts w:eastAsia="Times New Roman"/>
              <w:lang w:val="en"/>
            </w:rPr>
            <w:delText>.</w:delText>
          </w:r>
        </w:del>
      </w:ins>
      <w:del w:id="349" w:author="Michel Bulon" w:date="2013-05-14T19:16:00Z">
        <w:r w:rsidR="00F15FFF" w:rsidRPr="00DD65CC" w:rsidDel="00B40AAF">
          <w:rPr>
            <w:highlight w:val="red"/>
          </w:rPr>
          <w:delText>…..</w:delText>
        </w:r>
      </w:del>
    </w:p>
    <w:p w14:paraId="37BF87E4" w14:textId="77777777" w:rsidR="00405E48" w:rsidRPr="00031204" w:rsidRDefault="00405E48"/>
    <w:p w14:paraId="49CD03C1" w14:textId="31D1B9CE" w:rsidR="00405E48" w:rsidRPr="000A20E6" w:rsidRDefault="000A20E6">
      <w:pPr>
        <w:rPr>
          <w:ins w:id="350" w:author="Lin Miirabai" w:date="2013-07-01T12:29:00Z"/>
          <w:rStyle w:val="hps"/>
          <w:rFonts w:asciiTheme="minorEastAsia" w:eastAsiaTheme="minorEastAsia" w:hAnsiTheme="minorEastAsia" w:cs="Heiti TC Light" w:hint="eastAsia"/>
          <w:color w:val="0000FF"/>
          <w:lang w:val="en" w:eastAsia="zh-TW"/>
          <w:rPrChange w:id="351" w:author="Lin Miirabai" w:date="2013-07-01T12:30:00Z">
            <w:rPr>
              <w:ins w:id="352" w:author="Lin Miirabai" w:date="2013-07-01T12:29:00Z"/>
              <w:rStyle w:val="hps"/>
              <w:rFonts w:asciiTheme="minorEastAsia" w:eastAsiaTheme="minorEastAsia" w:hAnsiTheme="minorEastAsia" w:cs="Heiti TC Light" w:hint="eastAsia"/>
              <w:lang w:val="en" w:eastAsia="zh-TW"/>
            </w:rPr>
          </w:rPrChange>
        </w:rPr>
      </w:pPr>
      <w:ins w:id="353" w:author="Lin Miirabai" w:date="2013-07-01T12:25:00Z">
        <w:r w:rsidRPr="000A20E6">
          <w:rPr>
            <w:rStyle w:val="hps"/>
            <w:rFonts w:ascii="Heiti TC Light" w:eastAsia="Heiti TC Light" w:hAnsi="Heiti TC Light" w:cs="Heiti TC Light" w:hint="eastAsia"/>
            <w:color w:val="0000FF"/>
            <w:lang w:val="en" w:eastAsia="zh-TW"/>
            <w:rPrChange w:id="354" w:author="Lin Miirabai" w:date="2013-07-01T12:30:00Z">
              <w:rPr>
                <w:rStyle w:val="hps"/>
                <w:rFonts w:ascii="Heiti TC Light" w:eastAsia="Heiti TC Light" w:hAnsi="Heiti TC Light" w:cs="Heiti TC Light" w:hint="eastAsia"/>
                <w:lang w:val="en" w:eastAsia="zh-TW"/>
              </w:rPr>
            </w:rPrChange>
          </w:rPr>
          <w:t>在</w:t>
        </w:r>
        <w:r w:rsidRPr="000A20E6">
          <w:rPr>
            <w:rStyle w:val="hps"/>
            <w:rFonts w:eastAsia="Times New Roman"/>
            <w:color w:val="0000FF"/>
            <w:lang w:val="en"/>
            <w:rPrChange w:id="355" w:author="Lin Miirabai" w:date="2013-07-01T12:30:00Z">
              <w:rPr>
                <w:rStyle w:val="hps"/>
                <w:rFonts w:eastAsia="Times New Roman"/>
                <w:lang w:val="en"/>
              </w:rPr>
            </w:rPrChange>
          </w:rPr>
          <w:t>16-35</w:t>
        </w:r>
        <w:r w:rsidRPr="000A20E6">
          <w:rPr>
            <w:rStyle w:val="hps"/>
            <w:rFonts w:asciiTheme="minorEastAsia" w:eastAsiaTheme="minorEastAsia" w:hAnsiTheme="minorEastAsia" w:cs="Heiti TC Light" w:hint="eastAsia"/>
            <w:color w:val="0000FF"/>
            <w:lang w:val="en" w:eastAsia="zh-TW"/>
            <w:rPrChange w:id="356" w:author="Lin Miirabai" w:date="2013-07-01T12:30:00Z">
              <w:rPr>
                <w:rStyle w:val="hps"/>
                <w:rFonts w:ascii="Heiti TC Light" w:eastAsia="Heiti TC Light" w:hAnsi="Heiti TC Light" w:cs="Heiti TC Light" w:hint="eastAsia"/>
                <w:lang w:val="en" w:eastAsia="zh-TW"/>
              </w:rPr>
            </w:rPrChange>
          </w:rPr>
          <w:t>歲之間的年輕人</w:t>
        </w:r>
      </w:ins>
      <w:ins w:id="357" w:author="Lin Miirabai" w:date="2013-07-01T12:26:00Z">
        <w:r w:rsidRPr="000A20E6">
          <w:rPr>
            <w:rStyle w:val="hps"/>
            <w:rFonts w:asciiTheme="minorEastAsia" w:eastAsiaTheme="minorEastAsia" w:hAnsiTheme="minorEastAsia" w:cs="Heiti TC Light" w:hint="eastAsia"/>
            <w:color w:val="0000FF"/>
            <w:lang w:val="en" w:eastAsia="zh-TW"/>
            <w:rPrChange w:id="358" w:author="Lin Miirabai" w:date="2013-07-01T12:30:00Z">
              <w:rPr>
                <w:rStyle w:val="hps"/>
                <w:rFonts w:asciiTheme="minorEastAsia" w:eastAsiaTheme="minorEastAsia" w:hAnsiTheme="minorEastAsia" w:cs="Heiti TC Light" w:hint="eastAsia"/>
                <w:lang w:val="en" w:eastAsia="zh-TW"/>
              </w:rPr>
            </w:rPrChange>
          </w:rPr>
          <w:t>，對多變的國際議題有興趣，</w:t>
        </w:r>
      </w:ins>
      <w:ins w:id="359" w:author="Lin Miirabai" w:date="2013-07-01T12:27:00Z">
        <w:r w:rsidRPr="000A20E6">
          <w:rPr>
            <w:rStyle w:val="hps"/>
            <w:rFonts w:asciiTheme="minorEastAsia" w:eastAsiaTheme="minorEastAsia" w:hAnsiTheme="minorEastAsia" w:cs="Heiti TC Light" w:hint="eastAsia"/>
            <w:color w:val="0000FF"/>
            <w:lang w:val="en" w:eastAsia="zh-TW"/>
            <w:rPrChange w:id="360" w:author="Lin Miirabai" w:date="2013-07-01T12:30:00Z">
              <w:rPr>
                <w:rStyle w:val="hps"/>
                <w:rFonts w:asciiTheme="minorEastAsia" w:eastAsiaTheme="minorEastAsia" w:hAnsiTheme="minorEastAsia" w:cs="Heiti TC Light" w:hint="eastAsia"/>
                <w:lang w:val="en" w:eastAsia="zh-TW"/>
              </w:rPr>
            </w:rPrChange>
          </w:rPr>
          <w:t>尤其是外交、社會和生態正義、環境保護和人權，都視為</w:t>
        </w:r>
      </w:ins>
      <w:ins w:id="361" w:author="Lin Miirabai" w:date="2013-07-01T12:29:00Z">
        <w:r w:rsidRPr="000A20E6">
          <w:rPr>
            <w:rStyle w:val="hps"/>
            <w:rFonts w:asciiTheme="minorEastAsia" w:eastAsiaTheme="minorEastAsia" w:hAnsiTheme="minorEastAsia" w:cs="Heiti TC Light" w:hint="eastAsia"/>
            <w:color w:val="0000FF"/>
            <w:lang w:val="en" w:eastAsia="zh-TW"/>
            <w:rPrChange w:id="362" w:author="Lin Miirabai" w:date="2013-07-01T12:30:00Z">
              <w:rPr>
                <w:rStyle w:val="hps"/>
                <w:rFonts w:asciiTheme="minorEastAsia" w:eastAsiaTheme="minorEastAsia" w:hAnsiTheme="minorEastAsia" w:cs="Heiti TC Light" w:hint="eastAsia"/>
                <w:lang w:val="en" w:eastAsia="zh-TW"/>
              </w:rPr>
            </w:rPrChange>
          </w:rPr>
          <w:t>選擇性</w:t>
        </w:r>
      </w:ins>
      <w:ins w:id="363" w:author="Lin Miirabai" w:date="2013-07-01T12:28:00Z">
        <w:r w:rsidRPr="000A20E6">
          <w:rPr>
            <w:rStyle w:val="hps"/>
            <w:rFonts w:asciiTheme="minorEastAsia" w:eastAsiaTheme="minorEastAsia" w:hAnsiTheme="minorEastAsia" w:cs="Heiti TC Light" w:hint="eastAsia"/>
            <w:color w:val="0000FF"/>
            <w:lang w:val="en" w:eastAsia="zh-TW"/>
            <w:rPrChange w:id="364" w:author="Lin Miirabai" w:date="2013-07-01T12:30:00Z">
              <w:rPr>
                <w:rStyle w:val="hps"/>
                <w:rFonts w:asciiTheme="minorEastAsia" w:eastAsiaTheme="minorEastAsia" w:hAnsiTheme="minorEastAsia" w:cs="Heiti TC Light" w:hint="eastAsia"/>
                <w:lang w:val="en" w:eastAsia="zh-TW"/>
              </w:rPr>
            </w:rPrChange>
          </w:rPr>
          <w:t>的</w:t>
        </w:r>
      </w:ins>
      <w:ins w:id="365" w:author="Lin Miirabai" w:date="2013-07-01T12:29:00Z">
        <w:r w:rsidRPr="000A20E6">
          <w:rPr>
            <w:rStyle w:val="hps"/>
            <w:rFonts w:asciiTheme="minorEastAsia" w:eastAsiaTheme="minorEastAsia" w:hAnsiTheme="minorEastAsia" w:cs="Heiti TC Light" w:hint="eastAsia"/>
            <w:color w:val="0000FF"/>
            <w:lang w:val="en" w:eastAsia="zh-TW"/>
            <w:rPrChange w:id="366" w:author="Lin Miirabai" w:date="2013-07-01T12:30:00Z">
              <w:rPr>
                <w:rStyle w:val="hps"/>
                <w:rFonts w:asciiTheme="minorEastAsia" w:eastAsiaTheme="minorEastAsia" w:hAnsiTheme="minorEastAsia" w:cs="Heiti TC Light" w:hint="eastAsia"/>
                <w:lang w:val="en" w:eastAsia="zh-TW"/>
              </w:rPr>
            </w:rPrChange>
          </w:rPr>
          <w:t>當今</w:t>
        </w:r>
      </w:ins>
      <w:ins w:id="367" w:author="Lin Miirabai" w:date="2013-07-01T12:28:00Z">
        <w:r w:rsidRPr="000A20E6">
          <w:rPr>
            <w:rStyle w:val="hps"/>
            <w:rFonts w:asciiTheme="minorEastAsia" w:eastAsiaTheme="minorEastAsia" w:hAnsiTheme="minorEastAsia" w:cs="Heiti TC Light" w:hint="eastAsia"/>
            <w:color w:val="0000FF"/>
            <w:lang w:val="en" w:eastAsia="zh-TW"/>
            <w:rPrChange w:id="368" w:author="Lin Miirabai" w:date="2013-07-01T12:30:00Z">
              <w:rPr>
                <w:rStyle w:val="hps"/>
                <w:rFonts w:asciiTheme="minorEastAsia" w:eastAsiaTheme="minorEastAsia" w:hAnsiTheme="minorEastAsia" w:cs="Heiti TC Light" w:hint="eastAsia"/>
                <w:lang w:val="en" w:eastAsia="zh-TW"/>
              </w:rPr>
            </w:rPrChange>
          </w:rPr>
          <w:t>全球性干預政策</w:t>
        </w:r>
      </w:ins>
      <w:ins w:id="369" w:author="Lin Miirabai" w:date="2013-07-01T12:29:00Z">
        <w:r w:rsidRPr="000A20E6">
          <w:rPr>
            <w:rStyle w:val="hps"/>
            <w:rFonts w:asciiTheme="minorEastAsia" w:eastAsiaTheme="minorEastAsia" w:hAnsiTheme="minorEastAsia" w:cs="Heiti TC Light" w:hint="eastAsia"/>
            <w:color w:val="0000FF"/>
            <w:lang w:val="en" w:eastAsia="zh-TW"/>
            <w:rPrChange w:id="370" w:author="Lin Miirabai" w:date="2013-07-01T12:30:00Z">
              <w:rPr>
                <w:rStyle w:val="hps"/>
                <w:rFonts w:asciiTheme="minorEastAsia" w:eastAsiaTheme="minorEastAsia" w:hAnsiTheme="minorEastAsia" w:cs="Heiti TC Light" w:hint="eastAsia"/>
                <w:lang w:val="en" w:eastAsia="zh-TW"/>
              </w:rPr>
            </w:rPrChange>
          </w:rPr>
          <w:t>。</w:t>
        </w:r>
      </w:ins>
    </w:p>
    <w:p w14:paraId="55D1ECA0" w14:textId="59EEF310" w:rsidR="000A20E6" w:rsidRPr="000A20E6" w:rsidRDefault="000A20E6">
      <w:pPr>
        <w:rPr>
          <w:rFonts w:asciiTheme="minorEastAsia" w:eastAsiaTheme="minorEastAsia" w:hAnsiTheme="minorEastAsia" w:hint="eastAsia"/>
          <w:color w:val="0000FF"/>
          <w:lang w:eastAsia="zh-TW"/>
          <w:rPrChange w:id="371" w:author="Lin Miirabai" w:date="2013-07-01T12:30:00Z">
            <w:rPr>
              <w:rFonts w:hint="eastAsia"/>
              <w:lang w:eastAsia="zh-TW"/>
            </w:rPr>
          </w:rPrChange>
        </w:rPr>
      </w:pPr>
      <w:ins w:id="372" w:author="Lin Miirabai" w:date="2013-07-01T12:29:00Z">
        <w:r w:rsidRPr="000A20E6">
          <w:rPr>
            <w:rStyle w:val="hps"/>
            <w:rFonts w:asciiTheme="minorEastAsia" w:eastAsiaTheme="minorEastAsia" w:hAnsiTheme="minorEastAsia" w:cs="Heiti TC Light" w:hint="eastAsia"/>
            <w:color w:val="0000FF"/>
            <w:lang w:val="en" w:eastAsia="zh-TW"/>
            <w:rPrChange w:id="373" w:author="Lin Miirabai" w:date="2013-07-01T12:30:00Z">
              <w:rPr>
                <w:rStyle w:val="hps"/>
                <w:rFonts w:asciiTheme="minorEastAsia" w:eastAsiaTheme="minorEastAsia" w:hAnsiTheme="minorEastAsia" w:cs="Heiti TC Light" w:hint="eastAsia"/>
                <w:lang w:val="en" w:eastAsia="zh-TW"/>
              </w:rPr>
            </w:rPrChange>
          </w:rPr>
          <w:t>他們</w:t>
        </w:r>
      </w:ins>
      <w:ins w:id="374" w:author="Lin Miirabai" w:date="2013-07-01T12:30:00Z">
        <w:r w:rsidRPr="000A20E6">
          <w:rPr>
            <w:rStyle w:val="hps"/>
            <w:rFonts w:asciiTheme="minorEastAsia" w:eastAsiaTheme="minorEastAsia" w:hAnsiTheme="minorEastAsia" w:cs="Heiti TC Light" w:hint="eastAsia"/>
            <w:color w:val="0000FF"/>
            <w:lang w:val="en" w:eastAsia="zh-TW"/>
            <w:rPrChange w:id="375" w:author="Lin Miirabai" w:date="2013-07-01T12:30:00Z">
              <w:rPr>
                <w:rStyle w:val="hps"/>
                <w:rFonts w:asciiTheme="minorEastAsia" w:eastAsiaTheme="minorEastAsia" w:hAnsiTheme="minorEastAsia" w:cs="Heiti TC Light" w:hint="eastAsia"/>
                <w:lang w:val="en" w:eastAsia="zh-TW"/>
              </w:rPr>
            </w:rPrChange>
          </w:rPr>
          <w:t>可以是</w:t>
        </w:r>
        <w:r w:rsidRPr="000A20E6">
          <w:rPr>
            <w:rStyle w:val="hps"/>
            <w:rFonts w:eastAsia="Times New Roman"/>
            <w:color w:val="0000FF"/>
            <w:lang w:val="en"/>
            <w:rPrChange w:id="376" w:author="Lin Miirabai" w:date="2013-07-01T12:30:00Z">
              <w:rPr>
                <w:rStyle w:val="hps"/>
                <w:rFonts w:eastAsia="Times New Roman"/>
                <w:lang w:val="en"/>
              </w:rPr>
            </w:rPrChange>
          </w:rPr>
          <w:t>ATTAC</w:t>
        </w:r>
        <w:r w:rsidRPr="000A20E6">
          <w:rPr>
            <w:rStyle w:val="hps"/>
            <w:rFonts w:asciiTheme="minorEastAsia" w:eastAsiaTheme="minorEastAsia" w:hAnsiTheme="minorEastAsia" w:cs="Heiti TC Light" w:hint="eastAsia"/>
            <w:color w:val="0000FF"/>
            <w:lang w:val="en" w:eastAsia="zh-TW"/>
            <w:rPrChange w:id="377" w:author="Lin Miirabai" w:date="2013-07-01T12:30:00Z">
              <w:rPr>
                <w:rStyle w:val="hps"/>
                <w:rFonts w:asciiTheme="minorEastAsia" w:eastAsiaTheme="minorEastAsia" w:hAnsiTheme="minorEastAsia" w:cs="Heiti TC Light" w:hint="eastAsia"/>
                <w:lang w:val="en" w:eastAsia="zh-TW"/>
              </w:rPr>
            </w:rPrChange>
          </w:rPr>
          <w:t>的會員或是想要加入的人。</w:t>
        </w:r>
      </w:ins>
    </w:p>
    <w:p w14:paraId="5915D95B" w14:textId="5E83F304" w:rsidR="00405E48" w:rsidRPr="00031204" w:rsidRDefault="00405E48">
      <w:pPr>
        <w:pStyle w:val="FreeForm"/>
        <w:rPr>
          <w:rFonts w:eastAsia="Times New Roman"/>
          <w:color w:val="auto"/>
          <w:lang w:bidi="x-none"/>
        </w:rPr>
      </w:pPr>
      <w:bookmarkStart w:id="378" w:name="TOC60887859"/>
      <w:r w:rsidRPr="00031204">
        <w:br w:type="page"/>
      </w:r>
      <w:bookmarkEnd w:id="378"/>
    </w:p>
    <w:p w14:paraId="36405485" w14:textId="77777777" w:rsidR="00405E48" w:rsidRPr="00031204" w:rsidRDefault="00405E48">
      <w:pPr>
        <w:pStyle w:val="FreeFormA"/>
      </w:pPr>
    </w:p>
    <w:p w14:paraId="5CF751B3" w14:textId="71F0E78C" w:rsidR="00405E48" w:rsidRPr="00031204" w:rsidDel="00B16740" w:rsidRDefault="00405E48">
      <w:pPr>
        <w:pStyle w:val="FreeFormAA"/>
        <w:rPr>
          <w:del w:id="379" w:author="Zoo-Sun" w:date="2013-06-30T18:01:00Z"/>
          <w:rFonts w:ascii="Times New Roman" w:hAnsi="Times New Roman"/>
        </w:rPr>
      </w:pPr>
    </w:p>
    <w:p w14:paraId="170622A3" w14:textId="02AFE8A0" w:rsidR="00405E48" w:rsidRPr="00031204" w:rsidDel="00B16740" w:rsidRDefault="00405E48">
      <w:pPr>
        <w:spacing w:after="200" w:line="276" w:lineRule="auto"/>
        <w:rPr>
          <w:del w:id="380" w:author="Zoo-Sun" w:date="2013-06-30T18:01:00Z"/>
          <w:rFonts w:ascii="Arial Bold" w:hAnsi="Arial Bold"/>
          <w:caps/>
          <w:sz w:val="24"/>
          <w:u w:val="single"/>
        </w:rPr>
      </w:pPr>
    </w:p>
    <w:p w14:paraId="616B7C30" w14:textId="772531D0" w:rsidR="00405E48" w:rsidRPr="004D621A" w:rsidRDefault="00405E48">
      <w:pPr>
        <w:pStyle w:val="Heading1AA"/>
        <w:rPr>
          <w:rFonts w:ascii="新細明體" w:eastAsia="新細明體" w:hAnsi="新細明體" w:cs="新細明體" w:hint="eastAsia"/>
          <w:lang w:val="en-US" w:eastAsia="zh-TW"/>
          <w:rPrChange w:id="381" w:author="Lin Miirabai" w:date="2013-07-01T12:44:00Z">
            <w:rPr>
              <w:rFonts w:hint="eastAsia"/>
              <w:lang w:eastAsia="zh-TW"/>
            </w:rPr>
          </w:rPrChange>
        </w:rPr>
      </w:pPr>
      <w:r w:rsidRPr="00031204">
        <w:t>Description of project and tasks</w:t>
      </w:r>
      <w:ins w:id="382" w:author="Lin Miirabai" w:date="2013-07-01T12:44:00Z">
        <w:r w:rsidR="004D621A">
          <w:rPr>
            <w:rFonts w:hint="eastAsia"/>
            <w:lang w:eastAsia="zh-TW"/>
          </w:rPr>
          <w:t xml:space="preserve"> </w:t>
        </w:r>
        <w:r w:rsidR="004D621A">
          <w:rPr>
            <w:lang w:val="en-US" w:eastAsia="zh-TW"/>
          </w:rPr>
          <w:t xml:space="preserve">/ </w:t>
        </w:r>
        <w:r w:rsidR="004D621A" w:rsidRPr="004D621A">
          <w:rPr>
            <w:rFonts w:ascii="新細明體" w:eastAsia="新細明體" w:hAnsi="新細明體" w:cs="新細明體" w:hint="eastAsia"/>
            <w:b/>
            <w:color w:val="0000FF"/>
            <w:lang w:val="en-US" w:eastAsia="zh-TW"/>
            <w:rPrChange w:id="383" w:author="Lin Miirabai" w:date="2013-07-01T12:44:00Z">
              <w:rPr>
                <w:rFonts w:ascii="新細明體" w:eastAsia="新細明體" w:hAnsi="新細明體" w:cs="新細明體" w:hint="eastAsia"/>
                <w:lang w:val="en-US" w:eastAsia="zh-TW"/>
              </w:rPr>
            </w:rPrChange>
          </w:rPr>
          <w:t>競賽試題與任務說明</w:t>
        </w:r>
      </w:ins>
    </w:p>
    <w:p w14:paraId="73882762" w14:textId="18437C01" w:rsidR="00405E48" w:rsidRPr="004D621A" w:rsidRDefault="00405E48">
      <w:pPr>
        <w:pStyle w:val="Heading4A"/>
        <w:rPr>
          <w:rFonts w:ascii="新細明體" w:eastAsia="新細明體" w:hAnsi="新細明體" w:cs="新細明體" w:hint="eastAsia"/>
          <w:b w:val="0"/>
          <w:color w:val="000000"/>
          <w:sz w:val="24"/>
          <w:lang w:val="en-US" w:eastAsia="zh-TW"/>
          <w:rPrChange w:id="384" w:author="Lin Miirabai" w:date="2013-07-01T12:44:00Z">
            <w:rPr>
              <w:rFonts w:ascii="Arial Bold" w:hAnsi="Arial Bold" w:hint="eastAsia"/>
              <w:b w:val="0"/>
              <w:color w:val="000000"/>
              <w:sz w:val="24"/>
              <w:lang w:eastAsia="zh-TW"/>
            </w:rPr>
          </w:rPrChange>
        </w:rPr>
      </w:pPr>
      <w:r w:rsidRPr="00031204">
        <w:rPr>
          <w:rFonts w:ascii="Arial Bold" w:hAnsi="Arial Bold"/>
          <w:b w:val="0"/>
          <w:color w:val="000000"/>
          <w:sz w:val="24"/>
        </w:rPr>
        <w:t>TASK 1</w:t>
      </w:r>
      <w:ins w:id="385" w:author="Lin Miirabai" w:date="2013-07-01T12:44:00Z">
        <w:r w:rsidR="004D621A">
          <w:rPr>
            <w:rFonts w:ascii="Arial Bold" w:hAnsi="Arial Bold" w:hint="eastAsia"/>
            <w:b w:val="0"/>
            <w:color w:val="000000"/>
            <w:sz w:val="24"/>
            <w:lang w:eastAsia="zh-TW"/>
          </w:rPr>
          <w:t xml:space="preserve"> </w:t>
        </w:r>
        <w:r w:rsidR="004D621A">
          <w:rPr>
            <w:rFonts w:ascii="Arial Bold" w:hAnsi="Arial Bold"/>
            <w:b w:val="0"/>
            <w:color w:val="000000"/>
            <w:sz w:val="24"/>
            <w:lang w:val="en-US" w:eastAsia="zh-TW"/>
          </w:rPr>
          <w:t xml:space="preserve">/ </w:t>
        </w:r>
        <w:r w:rsidR="004D621A" w:rsidRPr="004D621A">
          <w:rPr>
            <w:rFonts w:ascii="新細明體" w:eastAsia="新細明體" w:hAnsi="新細明體" w:cs="新細明體" w:hint="eastAsia"/>
            <w:color w:val="0000FF"/>
            <w:sz w:val="24"/>
            <w:lang w:val="en-US" w:eastAsia="zh-TW"/>
            <w:rPrChange w:id="386" w:author="Lin Miirabai" w:date="2013-07-01T12:44:00Z">
              <w:rPr>
                <w:rFonts w:ascii="新細明體" w:eastAsia="新細明體" w:hAnsi="新細明體" w:cs="新細明體" w:hint="eastAsia"/>
                <w:b w:val="0"/>
                <w:color w:val="000000"/>
                <w:sz w:val="24"/>
                <w:lang w:val="en-US" w:eastAsia="zh-TW"/>
              </w:rPr>
            </w:rPrChange>
          </w:rPr>
          <w:t>任務一</w:t>
        </w:r>
      </w:ins>
    </w:p>
    <w:p w14:paraId="495BD4A9" w14:textId="77777777" w:rsidR="00405E48" w:rsidRPr="00031204" w:rsidRDefault="00405E48">
      <w:pPr>
        <w:rPr>
          <w:rFonts w:ascii="Arial Bold" w:hAnsi="Arial Bold"/>
        </w:rPr>
      </w:pPr>
      <w:r w:rsidRPr="00031204">
        <w:rPr>
          <w:rFonts w:ascii="Arial Bold" w:hAnsi="Arial Bold"/>
        </w:rPr>
        <w:t xml:space="preserve">Creation of a </w:t>
      </w:r>
      <w:ins w:id="387" w:author="Arnold Sandjaja" w:date="2013-05-17T15:38:00Z">
        <w:r w:rsidR="00304DDA" w:rsidRPr="00304DDA">
          <w:rPr>
            <w:rFonts w:ascii="Arial Bold" w:hAnsi="Arial Bold"/>
          </w:rPr>
          <w:t>masthead</w:t>
        </w:r>
      </w:ins>
      <w:del w:id="388" w:author="Arnold Sandjaja" w:date="2013-05-17T15:38:00Z">
        <w:r w:rsidRPr="00031204" w:rsidDel="00304DDA">
          <w:rPr>
            <w:rFonts w:ascii="Arial Bold" w:hAnsi="Arial Bold"/>
          </w:rPr>
          <w:delText>logo</w:delText>
        </w:r>
      </w:del>
    </w:p>
    <w:p w14:paraId="62FA2D30" w14:textId="77777777" w:rsidR="00CF4301" w:rsidRPr="00031204" w:rsidRDefault="00CF4301" w:rsidP="00CF4301">
      <w:pPr>
        <w:numPr>
          <w:ilvl w:val="0"/>
          <w:numId w:val="3"/>
        </w:numPr>
      </w:pPr>
      <w:r w:rsidRPr="00031204">
        <w:t>Create a</w:t>
      </w:r>
      <w:del w:id="389" w:author="Michel Bulon" w:date="2013-05-14T20:44:00Z">
        <w:r w:rsidRPr="00031204" w:rsidDel="00463E5C">
          <w:delText xml:space="preserve"> a</w:delText>
        </w:r>
      </w:del>
      <w:r w:rsidRPr="00031204">
        <w:t xml:space="preserve"> </w:t>
      </w:r>
      <w:ins w:id="390" w:author="Arnold Sandjaja" w:date="2013-05-17T15:38:00Z">
        <w:r w:rsidR="00304DDA" w:rsidRPr="00304DDA">
          <w:t>masthead</w:t>
        </w:r>
        <w:r w:rsidR="00304DDA">
          <w:t xml:space="preserve"> </w:t>
        </w:r>
      </w:ins>
      <w:del w:id="391" w:author="Arnold Sandjaja" w:date="2013-05-17T15:38:00Z">
        <w:r w:rsidRPr="00031204" w:rsidDel="00304DDA">
          <w:delText xml:space="preserve">logo </w:delText>
        </w:r>
      </w:del>
      <w:r w:rsidRPr="00031204">
        <w:t xml:space="preserve">and use the name </w:t>
      </w:r>
      <w:ins w:id="392" w:author="Arnold Sandjaja" w:date="2013-06-14T16:38:00Z">
        <w:r w:rsidR="0030310A">
          <w:t>“</w:t>
        </w:r>
      </w:ins>
      <w:ins w:id="393" w:author="Arnold Sandjaja" w:date="2013-05-17T15:38:00Z">
        <w:r w:rsidR="00304DDA" w:rsidRPr="00304DDA">
          <w:t>SPANNER</w:t>
        </w:r>
      </w:ins>
      <w:del w:id="394" w:author="Arnold Sandjaja" w:date="2013-05-17T15:38:00Z">
        <w:r w:rsidRPr="00031204" w:rsidDel="00304DDA">
          <w:delText>“%ATTAC</w:delText>
        </w:r>
      </w:del>
      <w:r w:rsidRPr="00031204">
        <w:t>”</w:t>
      </w:r>
      <w:ins w:id="395" w:author="Arnold Sandjaja" w:date="2013-05-17T15:40:00Z">
        <w:r w:rsidR="00304DDA">
          <w:t xml:space="preserve"> </w:t>
        </w:r>
      </w:ins>
      <w:ins w:id="396" w:author="Arnold Sandjaja" w:date="2013-06-30T08:49:00Z">
        <w:r w:rsidR="00E32C64">
          <w:t>with the subhead</w:t>
        </w:r>
      </w:ins>
      <w:ins w:id="397" w:author="Arnold Sandjaja" w:date="2013-05-17T15:38:00Z">
        <w:r w:rsidR="00304DDA">
          <w:t xml:space="preserve"> “</w:t>
        </w:r>
        <w:r w:rsidR="00304DDA" w:rsidRPr="00304DDA">
          <w:t>in the works</w:t>
        </w:r>
        <w:r w:rsidR="00304DDA">
          <w:t>”</w:t>
        </w:r>
      </w:ins>
      <w:ins w:id="398" w:author="Arnold Sandjaja" w:date="2013-06-14T16:39:00Z">
        <w:r w:rsidR="0030310A">
          <w:t>.</w:t>
        </w:r>
      </w:ins>
    </w:p>
    <w:p w14:paraId="32A46374" w14:textId="77777777" w:rsidR="00CF4301" w:rsidRPr="00031204" w:rsidDel="00B16740" w:rsidRDefault="00CF4301" w:rsidP="00CF4301">
      <w:pPr>
        <w:numPr>
          <w:ilvl w:val="0"/>
          <w:numId w:val="3"/>
        </w:numPr>
        <w:rPr>
          <w:del w:id="399" w:author="Zoo-Sun" w:date="2013-06-30T18:02:00Z"/>
        </w:rPr>
      </w:pPr>
      <w:r w:rsidRPr="00031204">
        <w:t xml:space="preserve">You are free to add any elements or illustrations of your own to the </w:t>
      </w:r>
      <w:ins w:id="400" w:author="Arnold Sandjaja" w:date="2013-05-17T15:40:00Z">
        <w:r w:rsidR="00304DDA" w:rsidRPr="00304DDA">
          <w:rPr>
            <w:rFonts w:ascii="Arial Bold" w:hAnsi="Arial Bold"/>
          </w:rPr>
          <w:t>masthead</w:t>
        </w:r>
      </w:ins>
      <w:ins w:id="401" w:author="Arnold Sandjaja" w:date="2013-06-14T16:39:00Z">
        <w:r w:rsidR="0030310A">
          <w:rPr>
            <w:rFonts w:ascii="Arial Bold" w:hAnsi="Arial Bold"/>
          </w:rPr>
          <w:t>.</w:t>
        </w:r>
      </w:ins>
      <w:del w:id="402" w:author="Arnold Sandjaja" w:date="2013-05-17T15:40:00Z">
        <w:r w:rsidRPr="00031204" w:rsidDel="00304DDA">
          <w:delText>logo</w:delText>
        </w:r>
      </w:del>
    </w:p>
    <w:p w14:paraId="67882AE3" w14:textId="77777777" w:rsidR="00AC6F35" w:rsidRPr="00031204" w:rsidDel="006078C6" w:rsidRDefault="00AC6F35">
      <w:pPr>
        <w:numPr>
          <w:ilvl w:val="0"/>
          <w:numId w:val="3"/>
        </w:numPr>
        <w:rPr>
          <w:del w:id="403" w:author="Arnold Sandjaja" w:date="2013-06-30T08:49:00Z"/>
        </w:rPr>
      </w:pPr>
      <w:del w:id="404" w:author="Arnold Sandjaja" w:date="2013-06-30T08:49:00Z">
        <w:r w:rsidRPr="00B16740" w:rsidDel="006078C6">
          <w:rPr>
            <w:lang w:val="pt-BR"/>
          </w:rPr>
          <w:delText>Trapping must be used if necessary</w:delText>
        </w:r>
      </w:del>
    </w:p>
    <w:p w14:paraId="6DE226D2" w14:textId="77777777" w:rsidR="00CF4301" w:rsidRPr="00031204" w:rsidRDefault="00CF4301">
      <w:pPr>
        <w:numPr>
          <w:ilvl w:val="0"/>
          <w:numId w:val="3"/>
        </w:numPr>
        <w:pPrChange w:id="405" w:author="Zoo-Sun" w:date="2013-06-30T18:02:00Z">
          <w:pPr>
            <w:pStyle w:val="TOC1Para"/>
          </w:pPr>
        </w:pPrChange>
      </w:pPr>
    </w:p>
    <w:p w14:paraId="17F836C2" w14:textId="77777777" w:rsidR="00405E48" w:rsidRDefault="00405E48">
      <w:pPr>
        <w:rPr>
          <w:ins w:id="406" w:author="Lin Miirabai" w:date="2013-07-01T12:44:00Z"/>
          <w:rFonts w:hint="eastAsia"/>
          <w:lang w:eastAsia="zh-TW"/>
        </w:rPr>
      </w:pPr>
    </w:p>
    <w:p w14:paraId="6FF8F246" w14:textId="32026789" w:rsidR="004D621A" w:rsidRPr="004D621A" w:rsidRDefault="004D621A">
      <w:pPr>
        <w:rPr>
          <w:ins w:id="407" w:author="Lin Miirabai" w:date="2013-07-01T12:45:00Z"/>
          <w:rFonts w:ascii="新細明體" w:eastAsia="新細明體" w:hAnsi="新細明體" w:cs="新細明體" w:hint="eastAsia"/>
          <w:b/>
          <w:color w:val="0000FF"/>
          <w:lang w:eastAsia="zh-TW"/>
          <w:rPrChange w:id="408" w:author="Lin Miirabai" w:date="2013-07-01T12:46:00Z">
            <w:rPr>
              <w:ins w:id="409" w:author="Lin Miirabai" w:date="2013-07-01T12:45:00Z"/>
              <w:rFonts w:ascii="新細明體" w:eastAsia="新細明體" w:hAnsi="新細明體" w:cs="新細明體" w:hint="eastAsia"/>
              <w:lang w:eastAsia="zh-TW"/>
            </w:rPr>
          </w:rPrChange>
        </w:rPr>
      </w:pPr>
      <w:ins w:id="410" w:author="Lin Miirabai" w:date="2013-07-01T12:45:00Z">
        <w:r w:rsidRPr="004D621A">
          <w:rPr>
            <w:rFonts w:ascii="新細明體" w:eastAsia="新細明體" w:hAnsi="新細明體" w:cs="新細明體" w:hint="eastAsia"/>
            <w:b/>
            <w:color w:val="0000FF"/>
            <w:lang w:eastAsia="zh-TW"/>
            <w:rPrChange w:id="411" w:author="Lin Miirabai" w:date="2013-07-01T12:46:00Z">
              <w:rPr>
                <w:rFonts w:ascii="新細明體" w:eastAsia="新細明體" w:hAnsi="新細明體" w:cs="新細明體" w:hint="eastAsia"/>
                <w:lang w:eastAsia="zh-TW"/>
              </w:rPr>
            </w:rPrChange>
          </w:rPr>
          <w:t>雜誌標題的設計</w:t>
        </w:r>
      </w:ins>
    </w:p>
    <w:p w14:paraId="214AB276" w14:textId="380097EA" w:rsidR="004D621A" w:rsidRPr="004D621A" w:rsidRDefault="004D621A">
      <w:pPr>
        <w:rPr>
          <w:ins w:id="412" w:author="Lin Miirabai" w:date="2013-07-01T12:46:00Z"/>
          <w:rFonts w:ascii="新細明體" w:eastAsia="新細明體" w:hAnsi="新細明體" w:cs="新細明體" w:hint="eastAsia"/>
          <w:color w:val="0000FF"/>
          <w:lang w:eastAsia="zh-TW"/>
          <w:rPrChange w:id="413" w:author="Lin Miirabai" w:date="2013-07-01T12:46:00Z">
            <w:rPr>
              <w:ins w:id="414" w:author="Lin Miirabai" w:date="2013-07-01T12:46:00Z"/>
              <w:rFonts w:ascii="新細明體" w:eastAsia="新細明體" w:hAnsi="新細明體" w:cs="新細明體" w:hint="eastAsia"/>
              <w:lang w:eastAsia="zh-TW"/>
            </w:rPr>
          </w:rPrChange>
        </w:rPr>
      </w:pPr>
      <w:ins w:id="415" w:author="Lin Miirabai" w:date="2013-07-01T12:45:00Z">
        <w:r w:rsidRPr="004D621A">
          <w:rPr>
            <w:rFonts w:ascii="新細明體" w:eastAsia="新細明體" w:hAnsi="新細明體" w:cs="新細明體" w:hint="eastAsia"/>
            <w:color w:val="0000FF"/>
            <w:lang w:eastAsia="zh-TW"/>
            <w:rPrChange w:id="416" w:author="Lin Miirabai" w:date="2013-07-01T12:46:00Z">
              <w:rPr>
                <w:rFonts w:ascii="新細明體" w:eastAsia="新細明體" w:hAnsi="新細明體" w:cs="新細明體" w:hint="eastAsia"/>
                <w:lang w:eastAsia="zh-TW"/>
              </w:rPr>
            </w:rPrChange>
          </w:rPr>
          <w:t>‧設計一個雜誌標</w:t>
        </w:r>
      </w:ins>
      <w:ins w:id="417" w:author="Lin Miirabai" w:date="2013-07-01T12:46:00Z">
        <w:r w:rsidRPr="004D621A">
          <w:rPr>
            <w:rFonts w:ascii="新細明體" w:eastAsia="新細明體" w:hAnsi="新細明體" w:cs="新細明體" w:hint="eastAsia"/>
            <w:color w:val="0000FF"/>
            <w:lang w:eastAsia="zh-TW"/>
            <w:rPrChange w:id="418" w:author="Lin Miirabai" w:date="2013-07-01T12:46:00Z">
              <w:rPr>
                <w:rFonts w:ascii="新細明體" w:eastAsia="新細明體" w:hAnsi="新細明體" w:cs="新細明體" w:hint="eastAsia"/>
                <w:lang w:eastAsia="zh-TW"/>
              </w:rPr>
            </w:rPrChange>
          </w:rPr>
          <w:t>題</w:t>
        </w:r>
      </w:ins>
      <w:ins w:id="419" w:author="Lin Miirabai" w:date="2013-07-01T12:45:00Z">
        <w:r w:rsidRPr="004D621A">
          <w:rPr>
            <w:rFonts w:ascii="新細明體" w:eastAsia="新細明體" w:hAnsi="新細明體" w:cs="新細明體" w:hint="eastAsia"/>
            <w:color w:val="0000FF"/>
            <w:lang w:eastAsia="zh-TW"/>
            <w:rPrChange w:id="420" w:author="Lin Miirabai" w:date="2013-07-01T12:46:00Z">
              <w:rPr>
                <w:rFonts w:ascii="新細明體" w:eastAsia="新細明體" w:hAnsi="新細明體" w:cs="新細明體" w:hint="eastAsia"/>
                <w:lang w:eastAsia="zh-TW"/>
              </w:rPr>
            </w:rPrChange>
          </w:rPr>
          <w:t>，名為「</w:t>
        </w:r>
        <w:r w:rsidRPr="004D621A">
          <w:rPr>
            <w:color w:val="0000FF"/>
            <w:rPrChange w:id="421" w:author="Lin Miirabai" w:date="2013-07-01T12:46:00Z">
              <w:rPr/>
            </w:rPrChange>
          </w:rPr>
          <w:t>SPANNER</w:t>
        </w:r>
        <w:r w:rsidRPr="004D621A">
          <w:rPr>
            <w:rFonts w:ascii="新細明體" w:eastAsia="新細明體" w:hAnsi="新細明體" w:cs="新細明體" w:hint="eastAsia"/>
            <w:color w:val="0000FF"/>
            <w:lang w:eastAsia="zh-TW"/>
            <w:rPrChange w:id="422" w:author="Lin Miirabai" w:date="2013-07-01T12:46:00Z">
              <w:rPr>
                <w:rFonts w:ascii="新細明體" w:eastAsia="新細明體" w:hAnsi="新細明體" w:cs="新細明體" w:hint="eastAsia"/>
                <w:lang w:eastAsia="zh-TW"/>
              </w:rPr>
            </w:rPrChange>
          </w:rPr>
          <w:t>」，以及副標題</w:t>
        </w:r>
      </w:ins>
      <w:ins w:id="423" w:author="Lin Miirabai" w:date="2013-07-01T12:46:00Z">
        <w:r w:rsidRPr="004D621A">
          <w:rPr>
            <w:rFonts w:ascii="新細明體" w:eastAsia="新細明體" w:hAnsi="新細明體" w:cs="新細明體" w:hint="eastAsia"/>
            <w:color w:val="0000FF"/>
            <w:lang w:eastAsia="zh-TW"/>
            <w:rPrChange w:id="424" w:author="Lin Miirabai" w:date="2013-07-01T12:46:00Z">
              <w:rPr>
                <w:rFonts w:ascii="新細明體" w:eastAsia="新細明體" w:hAnsi="新細明體" w:cs="新細明體" w:hint="eastAsia"/>
                <w:lang w:eastAsia="zh-TW"/>
              </w:rPr>
            </w:rPrChange>
          </w:rPr>
          <w:t>「</w:t>
        </w:r>
        <w:r w:rsidRPr="004D621A">
          <w:rPr>
            <w:color w:val="0000FF"/>
            <w:rPrChange w:id="425" w:author="Lin Miirabai" w:date="2013-07-01T12:46:00Z">
              <w:rPr/>
            </w:rPrChange>
          </w:rPr>
          <w:t>in the works</w:t>
        </w:r>
        <w:r w:rsidRPr="004D621A">
          <w:rPr>
            <w:rFonts w:ascii="新細明體" w:eastAsia="新細明體" w:hAnsi="新細明體" w:cs="新細明體" w:hint="eastAsia"/>
            <w:color w:val="0000FF"/>
            <w:lang w:eastAsia="zh-TW"/>
            <w:rPrChange w:id="426" w:author="Lin Miirabai" w:date="2013-07-01T12:46:00Z">
              <w:rPr>
                <w:rFonts w:ascii="新細明體" w:eastAsia="新細明體" w:hAnsi="新細明體" w:cs="新細明體" w:hint="eastAsia"/>
                <w:lang w:eastAsia="zh-TW"/>
              </w:rPr>
            </w:rPrChange>
          </w:rPr>
          <w:t>」。</w:t>
        </w:r>
      </w:ins>
    </w:p>
    <w:p w14:paraId="09D0ABA0" w14:textId="1C19393E" w:rsidR="004D621A" w:rsidRPr="004D621A" w:rsidRDefault="004D621A">
      <w:pPr>
        <w:rPr>
          <w:ins w:id="427" w:author="Lin Miirabai" w:date="2013-07-01T12:44:00Z"/>
          <w:rFonts w:ascii="新細明體" w:eastAsia="新細明體" w:hAnsi="新細明體" w:cs="新細明體" w:hint="eastAsia"/>
          <w:color w:val="0000FF"/>
          <w:lang w:eastAsia="zh-TW"/>
          <w:rPrChange w:id="428" w:author="Lin Miirabai" w:date="2013-07-01T12:46:00Z">
            <w:rPr>
              <w:ins w:id="429" w:author="Lin Miirabai" w:date="2013-07-01T12:44:00Z"/>
              <w:rFonts w:hint="eastAsia"/>
              <w:lang w:eastAsia="zh-TW"/>
            </w:rPr>
          </w:rPrChange>
        </w:rPr>
      </w:pPr>
      <w:ins w:id="430" w:author="Lin Miirabai" w:date="2013-07-01T12:46:00Z">
        <w:r w:rsidRPr="004D621A">
          <w:rPr>
            <w:rFonts w:ascii="新細明體" w:eastAsia="新細明體" w:hAnsi="新細明體" w:cs="新細明體" w:hint="eastAsia"/>
            <w:color w:val="0000FF"/>
            <w:lang w:eastAsia="zh-TW"/>
            <w:rPrChange w:id="431" w:author="Lin Miirabai" w:date="2013-07-01T12:46:00Z">
              <w:rPr>
                <w:rFonts w:ascii="新細明體" w:eastAsia="新細明體" w:hAnsi="新細明體" w:cs="新細明體" w:hint="eastAsia"/>
                <w:lang w:eastAsia="zh-TW"/>
              </w:rPr>
            </w:rPrChange>
          </w:rPr>
          <w:t>‧你可以自由加入任何元素或插畫在你的</w:t>
        </w:r>
        <w:r w:rsidRPr="004D621A">
          <w:rPr>
            <w:rFonts w:ascii="新細明體" w:eastAsia="新細明體" w:hAnsi="新細明體" w:cs="新細明體" w:hint="eastAsia"/>
            <w:b/>
            <w:color w:val="0000FF"/>
            <w:lang w:eastAsia="zh-TW"/>
            <w:rPrChange w:id="432" w:author="Lin Miirabai" w:date="2013-07-01T12:47:00Z">
              <w:rPr>
                <w:rFonts w:ascii="新細明體" w:eastAsia="新細明體" w:hAnsi="新細明體" w:cs="新細明體" w:hint="eastAsia"/>
                <w:lang w:eastAsia="zh-TW"/>
              </w:rPr>
            </w:rPrChange>
          </w:rPr>
          <w:t>標題設計</w:t>
        </w:r>
        <w:r w:rsidRPr="004D621A">
          <w:rPr>
            <w:rFonts w:ascii="新細明體" w:eastAsia="新細明體" w:hAnsi="新細明體" w:cs="新細明體" w:hint="eastAsia"/>
            <w:color w:val="0000FF"/>
            <w:lang w:eastAsia="zh-TW"/>
            <w:rPrChange w:id="433" w:author="Lin Miirabai" w:date="2013-07-01T12:46:00Z">
              <w:rPr>
                <w:rFonts w:ascii="新細明體" w:eastAsia="新細明體" w:hAnsi="新細明體" w:cs="新細明體" w:hint="eastAsia"/>
                <w:lang w:eastAsia="zh-TW"/>
              </w:rPr>
            </w:rPrChange>
          </w:rPr>
          <w:t>上。</w:t>
        </w:r>
      </w:ins>
    </w:p>
    <w:p w14:paraId="3C73654F" w14:textId="77777777" w:rsidR="004D621A" w:rsidRPr="00031204" w:rsidRDefault="004D621A">
      <w:pPr>
        <w:rPr>
          <w:rFonts w:hint="eastAsia"/>
          <w:lang w:eastAsia="zh-TW"/>
        </w:rPr>
      </w:pPr>
    </w:p>
    <w:p w14:paraId="28597CAE" w14:textId="77777777" w:rsidR="00405E48" w:rsidRPr="00031204" w:rsidDel="0087436E" w:rsidRDefault="00405E48">
      <w:pPr>
        <w:pStyle w:val="Heading3AA"/>
        <w:rPr>
          <w:del w:id="434" w:author="Michel Bulon" w:date="2013-06-12T21:58:00Z"/>
        </w:rPr>
      </w:pPr>
      <w:r w:rsidRPr="00031204">
        <w:t>Technical specifications</w:t>
      </w:r>
    </w:p>
    <w:p w14:paraId="0C10EEA3" w14:textId="77777777" w:rsidR="00405E48" w:rsidRPr="00031204" w:rsidRDefault="00405E48">
      <w:pPr>
        <w:pStyle w:val="Heading3AA"/>
        <w:pPrChange w:id="435" w:author="Michel Bulon" w:date="2013-06-12T21:58:00Z">
          <w:pPr/>
        </w:pPrChange>
      </w:pPr>
    </w:p>
    <w:p w14:paraId="009FAB60" w14:textId="77777777" w:rsidR="00AC6F35" w:rsidRPr="00031204" w:rsidRDefault="00CB7F1C" w:rsidP="00CB7F1C">
      <w:pPr>
        <w:tabs>
          <w:tab w:val="left" w:pos="3686"/>
        </w:tabs>
      </w:pPr>
      <w:r w:rsidRPr="00031204">
        <w:t>Trapping</w:t>
      </w:r>
      <w:r w:rsidRPr="00031204">
        <w:tab/>
      </w:r>
      <w:r w:rsidR="00AC6F35" w:rsidRPr="00031204">
        <w:t>: 0.35 pts</w:t>
      </w:r>
      <w:ins w:id="436" w:author="Arnold Sandjaja" w:date="2013-06-29T12:07:00Z">
        <w:r w:rsidR="00617B40">
          <w:t xml:space="preserve"> (</w:t>
        </w:r>
        <w:r w:rsidR="00617B40" w:rsidRPr="00031204">
          <w:rPr>
            <w:lang w:val="pt-BR"/>
          </w:rPr>
          <w:t>if necessary</w:t>
        </w:r>
        <w:r w:rsidR="00617B40">
          <w:t>)</w:t>
        </w:r>
      </w:ins>
      <w:ins w:id="437" w:author="Arnold Sandjaja" w:date="2013-06-14T16:40:00Z">
        <w:r w:rsidR="0030310A">
          <w:t>.</w:t>
        </w:r>
      </w:ins>
    </w:p>
    <w:p w14:paraId="087E3248" w14:textId="77777777" w:rsidR="00405E48" w:rsidRDefault="00CB7F1C" w:rsidP="00CB7F1C">
      <w:pPr>
        <w:tabs>
          <w:tab w:val="left" w:pos="3686"/>
        </w:tabs>
        <w:rPr>
          <w:ins w:id="438" w:author="Lin Miirabai" w:date="2013-07-01T12:47:00Z"/>
          <w:rFonts w:hint="eastAsia"/>
          <w:lang w:eastAsia="zh-TW"/>
        </w:rPr>
      </w:pPr>
      <w:r w:rsidRPr="00031204">
        <w:t>Printing</w:t>
      </w:r>
      <w:r w:rsidR="00AC6F35" w:rsidRPr="00031204">
        <w:tab/>
        <w:t xml:space="preserve">: </w:t>
      </w:r>
      <w:del w:id="439" w:author="Michel Bulon" w:date="2013-06-12T21:06:00Z">
        <w:r w:rsidR="00405E48" w:rsidRPr="00031204" w:rsidDel="007C5923">
          <w:delText xml:space="preserve">Printing: </w:delText>
        </w:r>
      </w:del>
      <w:del w:id="440" w:author="Arnold Sandjaja" w:date="2013-06-14T16:40:00Z">
        <w:r w:rsidR="00405E48" w:rsidRPr="00031204" w:rsidDel="0030310A">
          <w:delText>s</w:delText>
        </w:r>
      </w:del>
      <w:ins w:id="441" w:author="Arnold Sandjaja" w:date="2013-06-14T16:40:00Z">
        <w:r w:rsidR="0030310A">
          <w:t>S</w:t>
        </w:r>
      </w:ins>
      <w:r w:rsidR="00405E48" w:rsidRPr="00031204">
        <w:t>heet-fed offset</w:t>
      </w:r>
      <w:ins w:id="442" w:author="Arnold Sandjaja" w:date="2013-06-14T16:40:00Z">
        <w:r w:rsidR="0030310A">
          <w:t>.</w:t>
        </w:r>
      </w:ins>
    </w:p>
    <w:p w14:paraId="0EB5BBB2" w14:textId="77777777" w:rsidR="004D621A" w:rsidRDefault="004D621A" w:rsidP="00CB7F1C">
      <w:pPr>
        <w:tabs>
          <w:tab w:val="left" w:pos="3686"/>
        </w:tabs>
        <w:rPr>
          <w:ins w:id="443" w:author="Lin Miirabai" w:date="2013-07-01T12:47:00Z"/>
          <w:rFonts w:hint="eastAsia"/>
          <w:lang w:eastAsia="zh-TW"/>
        </w:rPr>
      </w:pPr>
    </w:p>
    <w:p w14:paraId="6CEE60AC" w14:textId="0FFF8B7E" w:rsidR="004D621A" w:rsidRPr="004D621A" w:rsidRDefault="004D621A" w:rsidP="00CB7F1C">
      <w:pPr>
        <w:tabs>
          <w:tab w:val="left" w:pos="3686"/>
        </w:tabs>
        <w:rPr>
          <w:ins w:id="444" w:author="Lin Miirabai" w:date="2013-07-01T12:48:00Z"/>
          <w:rFonts w:ascii="新細明體" w:eastAsia="新細明體" w:hAnsi="新細明體" w:cs="新細明體" w:hint="eastAsia"/>
          <w:b/>
          <w:color w:val="0000FF"/>
          <w:lang w:eastAsia="zh-TW"/>
          <w:rPrChange w:id="445" w:author="Lin Miirabai" w:date="2013-07-01T12:50:00Z">
            <w:rPr>
              <w:ins w:id="446" w:author="Lin Miirabai" w:date="2013-07-01T12:48:00Z"/>
              <w:rFonts w:ascii="新細明體" w:eastAsia="新細明體" w:hAnsi="新細明體" w:cs="新細明體" w:hint="eastAsia"/>
              <w:lang w:eastAsia="zh-TW"/>
            </w:rPr>
          </w:rPrChange>
        </w:rPr>
      </w:pPr>
      <w:ins w:id="447" w:author="Lin Miirabai" w:date="2013-07-01T12:47:00Z">
        <w:r w:rsidRPr="004D621A">
          <w:rPr>
            <w:rFonts w:ascii="新細明體" w:eastAsia="新細明體" w:hAnsi="新細明體" w:cs="新細明體" w:hint="eastAsia"/>
            <w:b/>
            <w:color w:val="0000FF"/>
            <w:lang w:eastAsia="zh-TW"/>
            <w:rPrChange w:id="448" w:author="Lin Miirabai" w:date="2013-07-01T12:50:00Z">
              <w:rPr>
                <w:rFonts w:ascii="新細明體" w:eastAsia="新細明體" w:hAnsi="新細明體" w:cs="新細明體" w:hint="eastAsia"/>
                <w:lang w:eastAsia="zh-TW"/>
              </w:rPr>
            </w:rPrChange>
          </w:rPr>
          <w:t>技術規格</w:t>
        </w:r>
      </w:ins>
    </w:p>
    <w:p w14:paraId="4DD0480A" w14:textId="7DEAB75C" w:rsidR="004D621A" w:rsidRPr="004D621A" w:rsidRDefault="004D621A" w:rsidP="004D621A">
      <w:pPr>
        <w:tabs>
          <w:tab w:val="left" w:pos="3686"/>
        </w:tabs>
        <w:rPr>
          <w:ins w:id="449" w:author="Lin Miirabai" w:date="2013-07-01T12:48:00Z"/>
          <w:rFonts w:hint="eastAsia"/>
          <w:color w:val="0000FF"/>
          <w:lang w:eastAsia="zh-TW"/>
          <w:rPrChange w:id="450" w:author="Lin Miirabai" w:date="2013-07-01T12:50:00Z">
            <w:rPr>
              <w:ins w:id="451" w:author="Lin Miirabai" w:date="2013-07-01T12:48:00Z"/>
              <w:rFonts w:hint="eastAsia"/>
              <w:lang w:eastAsia="zh-TW"/>
            </w:rPr>
          </w:rPrChange>
        </w:rPr>
      </w:pPr>
      <w:ins w:id="452" w:author="Lin Miirabai" w:date="2013-07-01T12:48:00Z">
        <w:r w:rsidRPr="004D621A">
          <w:rPr>
            <w:rFonts w:ascii="新細明體" w:eastAsia="新細明體" w:hAnsi="新細明體" w:cs="新細明體" w:hint="eastAsia"/>
            <w:color w:val="0000FF"/>
            <w:lang w:eastAsia="zh-TW"/>
            <w:rPrChange w:id="453" w:author="Lin Miirabai" w:date="2013-07-01T12:50:00Z">
              <w:rPr>
                <w:rFonts w:ascii="新細明體" w:eastAsia="新細明體" w:hAnsi="新細明體" w:cs="新細明體" w:hint="eastAsia"/>
                <w:lang w:eastAsia="zh-TW"/>
              </w:rPr>
            </w:rPrChange>
          </w:rPr>
          <w:t>補漏白</w:t>
        </w:r>
        <w:r w:rsidRPr="004D621A">
          <w:rPr>
            <w:rFonts w:ascii="新細明體" w:eastAsia="新細明體" w:hAnsi="新細明體" w:cs="新細明體" w:hint="eastAsia"/>
            <w:color w:val="0000FF"/>
            <w:lang w:eastAsia="zh-TW"/>
            <w:rPrChange w:id="454" w:author="Lin Miirabai" w:date="2013-07-01T12:50:00Z">
              <w:rPr>
                <w:rFonts w:ascii="新細明體" w:eastAsia="新細明體" w:hAnsi="新細明體" w:cs="新細明體" w:hint="eastAsia"/>
                <w:lang w:eastAsia="zh-TW"/>
              </w:rPr>
            </w:rPrChange>
          </w:rPr>
          <w:tab/>
        </w:r>
      </w:ins>
      <w:ins w:id="455" w:author="Lin Miirabai" w:date="2013-07-01T13:31:00Z">
        <w:r w:rsidR="00806B6D">
          <w:rPr>
            <w:rFonts w:ascii="新細明體" w:eastAsia="新細明體" w:hAnsi="新細明體" w:cs="新細明體" w:hint="eastAsia"/>
            <w:color w:val="0000FF"/>
            <w:lang w:eastAsia="zh-TW"/>
          </w:rPr>
          <w:t>：</w:t>
        </w:r>
      </w:ins>
      <w:ins w:id="456" w:author="Lin Miirabai" w:date="2013-07-01T12:48:00Z">
        <w:r w:rsidRPr="004D621A">
          <w:rPr>
            <w:color w:val="0000FF"/>
            <w:rPrChange w:id="457" w:author="Lin Miirabai" w:date="2013-07-01T12:50:00Z">
              <w:rPr/>
            </w:rPrChange>
          </w:rPr>
          <w:t>0.35 pts (</w:t>
        </w:r>
        <w:r w:rsidRPr="004D621A">
          <w:rPr>
            <w:rFonts w:ascii="新細明體" w:eastAsia="新細明體" w:hAnsi="新細明體" w:cs="新細明體" w:hint="eastAsia"/>
            <w:color w:val="0000FF"/>
            <w:lang w:val="pt-BR" w:eastAsia="zh-TW"/>
            <w:rPrChange w:id="458" w:author="Lin Miirabai" w:date="2013-07-01T12:50:00Z">
              <w:rPr>
                <w:rFonts w:ascii="新細明體" w:eastAsia="新細明體" w:hAnsi="新細明體" w:cs="新細明體" w:hint="eastAsia"/>
                <w:lang w:val="pt-BR" w:eastAsia="zh-TW"/>
              </w:rPr>
            </w:rPrChange>
          </w:rPr>
          <w:t>如需要</w:t>
        </w:r>
        <w:r w:rsidRPr="004D621A">
          <w:rPr>
            <w:color w:val="0000FF"/>
            <w:rPrChange w:id="459" w:author="Lin Miirabai" w:date="2013-07-01T12:50:00Z">
              <w:rPr/>
            </w:rPrChange>
          </w:rPr>
          <w:t>)</w:t>
        </w:r>
      </w:ins>
    </w:p>
    <w:p w14:paraId="540AD170" w14:textId="30895050" w:rsidR="004D621A" w:rsidRPr="004D621A" w:rsidRDefault="004D621A" w:rsidP="00CB7F1C">
      <w:pPr>
        <w:tabs>
          <w:tab w:val="left" w:pos="3686"/>
        </w:tabs>
        <w:rPr>
          <w:rFonts w:ascii="新細明體" w:eastAsia="新細明體" w:hAnsi="新細明體" w:cs="新細明體" w:hint="eastAsia"/>
          <w:color w:val="0000FF"/>
          <w:lang w:eastAsia="zh-TW"/>
          <w:rPrChange w:id="460" w:author="Lin Miirabai" w:date="2013-07-01T12:50:00Z">
            <w:rPr>
              <w:rFonts w:hint="eastAsia"/>
              <w:lang w:eastAsia="zh-TW"/>
            </w:rPr>
          </w:rPrChange>
        </w:rPr>
      </w:pPr>
      <w:ins w:id="461" w:author="Lin Miirabai" w:date="2013-07-01T12:48:00Z">
        <w:r w:rsidRPr="004D621A">
          <w:rPr>
            <w:rFonts w:ascii="新細明體" w:eastAsia="新細明體" w:hAnsi="新細明體" w:cs="新細明體" w:hint="eastAsia"/>
            <w:color w:val="0000FF"/>
            <w:lang w:eastAsia="zh-TW"/>
            <w:rPrChange w:id="462" w:author="Lin Miirabai" w:date="2013-07-01T12:50:00Z">
              <w:rPr>
                <w:rFonts w:ascii="新細明體" w:eastAsia="新細明體" w:hAnsi="新細明體" w:cs="新細明體" w:hint="eastAsia"/>
                <w:lang w:eastAsia="zh-TW"/>
              </w:rPr>
            </w:rPrChange>
          </w:rPr>
          <w:t>印刷</w:t>
        </w:r>
        <w:r w:rsidRPr="004D621A">
          <w:rPr>
            <w:rFonts w:ascii="新細明體" w:eastAsia="新細明體" w:hAnsi="新細明體" w:cs="新細明體" w:hint="eastAsia"/>
            <w:color w:val="0000FF"/>
            <w:lang w:eastAsia="zh-TW"/>
            <w:rPrChange w:id="463" w:author="Lin Miirabai" w:date="2013-07-01T12:50:00Z">
              <w:rPr>
                <w:rFonts w:ascii="新細明體" w:eastAsia="新細明體" w:hAnsi="新細明體" w:cs="新細明體" w:hint="eastAsia"/>
                <w:lang w:eastAsia="zh-TW"/>
              </w:rPr>
            </w:rPrChange>
          </w:rPr>
          <w:tab/>
        </w:r>
      </w:ins>
      <w:ins w:id="464" w:author="Lin Miirabai" w:date="2013-07-01T13:31:00Z">
        <w:r w:rsidR="00806B6D">
          <w:rPr>
            <w:rFonts w:ascii="新細明體" w:eastAsia="新細明體" w:hAnsi="新細明體" w:cs="新細明體" w:hint="eastAsia"/>
            <w:color w:val="0000FF"/>
            <w:lang w:eastAsia="zh-TW"/>
          </w:rPr>
          <w:t>：</w:t>
        </w:r>
      </w:ins>
      <w:ins w:id="465" w:author="Lin Miirabai" w:date="2013-07-01T12:49:00Z">
        <w:r w:rsidRPr="004D621A">
          <w:rPr>
            <w:rFonts w:ascii="新細明體" w:eastAsia="新細明體" w:hAnsi="新細明體" w:cs="新細明體" w:hint="eastAsia"/>
            <w:color w:val="0000FF"/>
            <w:lang w:eastAsia="zh-TW"/>
            <w:rPrChange w:id="466" w:author="Lin Miirabai" w:date="2013-07-01T12:50:00Z">
              <w:rPr>
                <w:rFonts w:ascii="新細明體" w:eastAsia="新細明體" w:hAnsi="新細明體" w:cs="新細明體" w:hint="eastAsia"/>
                <w:lang w:eastAsia="zh-TW"/>
              </w:rPr>
            </w:rPrChange>
          </w:rPr>
          <w:t>張頁式</w:t>
        </w:r>
      </w:ins>
      <w:ins w:id="467" w:author="Lin Miirabai" w:date="2013-07-01T12:50:00Z">
        <w:r w:rsidRPr="004D621A">
          <w:rPr>
            <w:rFonts w:ascii="新細明體" w:eastAsia="新細明體" w:hAnsi="新細明體" w:cs="新細明體" w:hint="eastAsia"/>
            <w:color w:val="0000FF"/>
            <w:lang w:eastAsia="zh-TW"/>
            <w:rPrChange w:id="468" w:author="Lin Miirabai" w:date="2013-07-01T12:50:00Z">
              <w:rPr>
                <w:rFonts w:ascii="新細明體" w:eastAsia="新細明體" w:hAnsi="新細明體" w:cs="新細明體" w:hint="eastAsia"/>
                <w:lang w:eastAsia="zh-TW"/>
              </w:rPr>
            </w:rPrChange>
          </w:rPr>
          <w:t>平版印刷</w:t>
        </w:r>
      </w:ins>
    </w:p>
    <w:p w14:paraId="6C5BB4AB" w14:textId="77777777" w:rsidR="00CB7F1C" w:rsidRPr="00031204" w:rsidDel="00B16740" w:rsidRDefault="00CB7F1C">
      <w:pPr>
        <w:rPr>
          <w:del w:id="469" w:author="Zoo-Sun" w:date="2013-06-30T18:02:00Z"/>
        </w:rPr>
      </w:pPr>
    </w:p>
    <w:p w14:paraId="152EF886" w14:textId="77777777" w:rsidR="00405E48" w:rsidRPr="00031204" w:rsidRDefault="00405E48"/>
    <w:p w14:paraId="4600FA3B" w14:textId="77777777" w:rsidR="00405E48" w:rsidRPr="00031204" w:rsidRDefault="00405E48">
      <w:pPr>
        <w:pStyle w:val="Heading3AA"/>
      </w:pPr>
      <w:r w:rsidRPr="00031204">
        <w:t>You must deliver</w:t>
      </w:r>
    </w:p>
    <w:p w14:paraId="2E8C8333" w14:textId="77777777" w:rsidR="00405E48" w:rsidRPr="00031204" w:rsidRDefault="00405E48" w:rsidP="00AC6F35">
      <w:pPr>
        <w:numPr>
          <w:ilvl w:val="0"/>
          <w:numId w:val="4"/>
        </w:numPr>
      </w:pPr>
      <w:r w:rsidRPr="00031204">
        <w:t xml:space="preserve">1 version of the </w:t>
      </w:r>
      <w:ins w:id="470" w:author="Arnold Sandjaja" w:date="2013-05-17T15:40:00Z">
        <w:r w:rsidR="00304DDA" w:rsidRPr="00304DDA">
          <w:rPr>
            <w:rFonts w:ascii="Arial Bold" w:hAnsi="Arial Bold"/>
          </w:rPr>
          <w:t>masthead</w:t>
        </w:r>
        <w:r w:rsidR="00304DDA">
          <w:rPr>
            <w:rFonts w:ascii="Arial Bold" w:hAnsi="Arial Bold"/>
          </w:rPr>
          <w:t xml:space="preserve"> </w:t>
        </w:r>
      </w:ins>
      <w:del w:id="471" w:author="Arnold Sandjaja" w:date="2013-05-17T15:40:00Z">
        <w:r w:rsidRPr="00031204" w:rsidDel="00304DDA">
          <w:delText xml:space="preserve">logo </w:delText>
        </w:r>
      </w:del>
      <w:r w:rsidRPr="00031204">
        <w:t xml:space="preserve">in exactly 2 PMS C colours in eps or AI format </w:t>
      </w:r>
    </w:p>
    <w:p w14:paraId="5F92063B" w14:textId="77777777" w:rsidR="00405E48" w:rsidRPr="00031204" w:rsidRDefault="00405E48" w:rsidP="00AC6F35">
      <w:pPr>
        <w:numPr>
          <w:ilvl w:val="0"/>
          <w:numId w:val="4"/>
        </w:numPr>
      </w:pPr>
      <w:r w:rsidRPr="00031204">
        <w:t xml:space="preserve">1 version of the </w:t>
      </w:r>
      <w:ins w:id="472" w:author="Arnold Sandjaja" w:date="2013-05-17T15:40:00Z">
        <w:r w:rsidR="00304DDA" w:rsidRPr="00304DDA">
          <w:rPr>
            <w:rFonts w:ascii="Arial Bold" w:hAnsi="Arial Bold"/>
          </w:rPr>
          <w:t>masthead</w:t>
        </w:r>
        <w:r w:rsidR="00304DDA">
          <w:rPr>
            <w:rFonts w:ascii="Arial Bold" w:hAnsi="Arial Bold"/>
          </w:rPr>
          <w:t xml:space="preserve"> </w:t>
        </w:r>
      </w:ins>
      <w:del w:id="473" w:author="Arnold Sandjaja" w:date="2013-05-17T15:40:00Z">
        <w:r w:rsidRPr="00031204" w:rsidDel="00304DDA">
          <w:delText xml:space="preserve">logo </w:delText>
        </w:r>
      </w:del>
      <w:r w:rsidRPr="00031204">
        <w:t>converted to CMYK in eps or AI format</w:t>
      </w:r>
    </w:p>
    <w:p w14:paraId="0005E2F3" w14:textId="77777777" w:rsidR="00405E48" w:rsidRPr="00031204" w:rsidRDefault="00405E48" w:rsidP="00AC6F35">
      <w:pPr>
        <w:numPr>
          <w:ilvl w:val="0"/>
          <w:numId w:val="4"/>
        </w:numPr>
      </w:pPr>
      <w:r w:rsidRPr="00031204">
        <w:t xml:space="preserve">1 version of the </w:t>
      </w:r>
      <w:ins w:id="474" w:author="Arnold Sandjaja" w:date="2013-05-17T15:40:00Z">
        <w:r w:rsidR="00304DDA" w:rsidRPr="00304DDA">
          <w:rPr>
            <w:rFonts w:ascii="Arial Bold" w:hAnsi="Arial Bold"/>
          </w:rPr>
          <w:t>masthead</w:t>
        </w:r>
        <w:r w:rsidR="00304DDA">
          <w:rPr>
            <w:rFonts w:ascii="Arial Bold" w:hAnsi="Arial Bold"/>
          </w:rPr>
          <w:t xml:space="preserve"> </w:t>
        </w:r>
      </w:ins>
      <w:del w:id="475" w:author="Arnold Sandjaja" w:date="2013-05-17T15:40:00Z">
        <w:r w:rsidRPr="00031204" w:rsidDel="00304DDA">
          <w:delText xml:space="preserve">logo </w:delText>
        </w:r>
      </w:del>
      <w:r w:rsidRPr="00031204">
        <w:t>in Adobe RGB (1998) for the web in JPG format</w:t>
      </w:r>
    </w:p>
    <w:p w14:paraId="7CE02BC3" w14:textId="77777777" w:rsidR="003B0AD0" w:rsidRDefault="00AA0A24" w:rsidP="00AC6F35">
      <w:pPr>
        <w:numPr>
          <w:ilvl w:val="0"/>
          <w:numId w:val="4"/>
        </w:numPr>
        <w:rPr>
          <w:ins w:id="476" w:author="Arnold Sandjaja" w:date="2013-06-20T17:27:00Z"/>
        </w:rPr>
      </w:pPr>
      <w:r w:rsidRPr="00031204">
        <w:t>1 file</w:t>
      </w:r>
      <w:r w:rsidR="00405E48" w:rsidRPr="00031204">
        <w:t xml:space="preserve"> </w:t>
      </w:r>
      <w:r w:rsidR="00831D97" w:rsidRPr="00031204">
        <w:t xml:space="preserve">PDF/X-4:2008 </w:t>
      </w:r>
      <w:r w:rsidR="00405E48" w:rsidRPr="00031204">
        <w:t xml:space="preserve">file of the </w:t>
      </w:r>
      <w:ins w:id="477" w:author="Arnold Sandjaja" w:date="2013-05-17T15:40:00Z">
        <w:r w:rsidR="00304DDA" w:rsidRPr="00304DDA">
          <w:rPr>
            <w:rFonts w:ascii="Arial Bold" w:hAnsi="Arial Bold"/>
          </w:rPr>
          <w:t>masthead</w:t>
        </w:r>
        <w:r w:rsidR="00304DDA">
          <w:rPr>
            <w:rFonts w:ascii="Arial Bold" w:hAnsi="Arial Bold"/>
          </w:rPr>
          <w:t xml:space="preserve"> </w:t>
        </w:r>
      </w:ins>
      <w:del w:id="478" w:author="Arnold Sandjaja" w:date="2013-05-17T15:40:00Z">
        <w:r w:rsidR="00405E48" w:rsidRPr="00031204" w:rsidDel="00304DDA">
          <w:delText xml:space="preserve">logo </w:delText>
        </w:r>
      </w:del>
      <w:r w:rsidR="00405E48" w:rsidRPr="00031204">
        <w:t>in CMYK</w:t>
      </w:r>
      <w:ins w:id="479" w:author="Arnold Sandjaja" w:date="2013-06-20T17:40:00Z">
        <w:r w:rsidR="003A54B3">
          <w:rPr>
            <w:rFonts w:ascii="Arial Bold" w:hAnsi="Arial Bold"/>
          </w:rPr>
          <w:t xml:space="preserve"> </w:t>
        </w:r>
        <w:r w:rsidR="003A54B3" w:rsidRPr="00031204">
          <w:t>on one single A4 sheet at both 15cm wide and 4cm wide (without any marks, bleed or colour bars)</w:t>
        </w:r>
      </w:ins>
    </w:p>
    <w:p w14:paraId="695F64AD" w14:textId="77777777" w:rsidR="004D621A" w:rsidRDefault="003B0AD0">
      <w:pPr>
        <w:numPr>
          <w:ilvl w:val="0"/>
          <w:numId w:val="4"/>
        </w:numPr>
        <w:rPr>
          <w:ins w:id="480" w:author="Lin Miirabai" w:date="2013-07-01T12:50:00Z"/>
          <w:rFonts w:hint="eastAsia"/>
        </w:rPr>
        <w:pPrChange w:id="481" w:author="Zoo-Sun" w:date="2013-06-30T18:02:00Z">
          <w:pPr>
            <w:spacing w:after="200" w:line="276" w:lineRule="auto"/>
          </w:pPr>
        </w:pPrChange>
      </w:pPr>
      <w:ins w:id="482" w:author="Arnold Sandjaja" w:date="2013-06-20T17:27:00Z">
        <w:r>
          <w:t xml:space="preserve">1 Printout </w:t>
        </w:r>
      </w:ins>
      <w:ins w:id="483" w:author="Arnold Sandjaja" w:date="2013-06-20T17:28:00Z">
        <w:r w:rsidRPr="00304DDA">
          <w:rPr>
            <w:rFonts w:ascii="Arial Bold" w:hAnsi="Arial Bold"/>
          </w:rPr>
          <w:t>masthead</w:t>
        </w:r>
      </w:ins>
      <w:ins w:id="484" w:author="Arnold Sandjaja" w:date="2013-06-20T17:40:00Z">
        <w:r w:rsidR="003A54B3">
          <w:rPr>
            <w:rFonts w:ascii="Arial Bold" w:hAnsi="Arial Bold"/>
          </w:rPr>
          <w:t xml:space="preserve"> </w:t>
        </w:r>
      </w:ins>
      <w:ins w:id="485" w:author="Arnold Sandjaja" w:date="2013-06-30T09:54:00Z">
        <w:r w:rsidR="00A20BC6">
          <w:t xml:space="preserve">and mounted on cardboard </w:t>
        </w:r>
      </w:ins>
      <w:ins w:id="486" w:author="Arnold Sandjaja" w:date="2013-06-20T17:41:00Z">
        <w:r w:rsidR="003A54B3">
          <w:t>from</w:t>
        </w:r>
      </w:ins>
      <w:ins w:id="487" w:author="Arnold Sandjaja" w:date="2013-06-30T08:50:00Z">
        <w:r w:rsidR="006078C6">
          <w:t xml:space="preserve"> </w:t>
        </w:r>
        <w:r w:rsidR="006078C6">
          <w:rPr>
            <w:rFonts w:cs="Arial"/>
          </w:rPr>
          <w:t>the CMYK</w:t>
        </w:r>
      </w:ins>
      <w:ins w:id="488" w:author="Arnold Sandjaja" w:date="2013-06-20T17:41:00Z">
        <w:r w:rsidR="003A54B3" w:rsidRPr="00031204">
          <w:t xml:space="preserve"> PDF/X-4:2008 file</w:t>
        </w:r>
      </w:ins>
    </w:p>
    <w:p w14:paraId="02D86FE2" w14:textId="77777777" w:rsidR="004D621A" w:rsidRDefault="004D621A" w:rsidP="004D621A">
      <w:pPr>
        <w:rPr>
          <w:ins w:id="489" w:author="Lin Miirabai" w:date="2013-07-01T12:50:00Z"/>
          <w:rFonts w:hint="eastAsia"/>
          <w:lang w:eastAsia="zh-TW"/>
        </w:rPr>
        <w:pPrChange w:id="490" w:author="Lin Miirabai" w:date="2013-07-01T12:50:00Z">
          <w:pPr>
            <w:spacing w:after="200" w:line="276" w:lineRule="auto"/>
          </w:pPr>
        </w:pPrChange>
      </w:pPr>
    </w:p>
    <w:p w14:paraId="3B929226" w14:textId="77777777" w:rsidR="004D621A" w:rsidRPr="00806B6D" w:rsidRDefault="004D621A" w:rsidP="004D621A">
      <w:pPr>
        <w:rPr>
          <w:ins w:id="491" w:author="Lin Miirabai" w:date="2013-07-01T12:50:00Z"/>
          <w:rFonts w:ascii="新細明體" w:eastAsia="新細明體" w:hAnsi="新細明體" w:cs="新細明體" w:hint="eastAsia"/>
          <w:b/>
          <w:color w:val="0000FF"/>
          <w:lang w:eastAsia="zh-TW"/>
          <w:rPrChange w:id="492" w:author="Lin Miirabai" w:date="2013-07-01T13:31:00Z">
            <w:rPr>
              <w:ins w:id="493" w:author="Lin Miirabai" w:date="2013-07-01T12:50:00Z"/>
              <w:rFonts w:ascii="新細明體" w:eastAsia="新細明體" w:hAnsi="新細明體" w:cs="新細明體" w:hint="eastAsia"/>
              <w:lang w:eastAsia="zh-TW"/>
            </w:rPr>
          </w:rPrChange>
        </w:rPr>
        <w:pPrChange w:id="494" w:author="Lin Miirabai" w:date="2013-07-01T12:50:00Z">
          <w:pPr>
            <w:spacing w:after="200" w:line="276" w:lineRule="auto"/>
          </w:pPr>
        </w:pPrChange>
      </w:pPr>
      <w:ins w:id="495" w:author="Lin Miirabai" w:date="2013-07-01T12:50:00Z">
        <w:r w:rsidRPr="00806B6D">
          <w:rPr>
            <w:rFonts w:ascii="新細明體" w:eastAsia="新細明體" w:hAnsi="新細明體" w:cs="新細明體" w:hint="eastAsia"/>
            <w:b/>
            <w:color w:val="0000FF"/>
            <w:lang w:eastAsia="zh-TW"/>
            <w:rPrChange w:id="496" w:author="Lin Miirabai" w:date="2013-07-01T13:31:00Z">
              <w:rPr>
                <w:rFonts w:ascii="新細明體" w:eastAsia="新細明體" w:hAnsi="新細明體" w:cs="新細明體" w:hint="eastAsia"/>
                <w:lang w:eastAsia="zh-TW"/>
              </w:rPr>
            </w:rPrChange>
          </w:rPr>
          <w:t>你必須繳交</w:t>
        </w:r>
      </w:ins>
    </w:p>
    <w:p w14:paraId="081FD17F" w14:textId="3055746E" w:rsidR="004D621A" w:rsidRPr="00C74E89" w:rsidRDefault="004D621A" w:rsidP="00B53BCC">
      <w:pPr>
        <w:ind w:left="142" w:hangingChars="71" w:hanging="142"/>
        <w:rPr>
          <w:ins w:id="497" w:author="Lin Miirabai" w:date="2013-07-01T12:52:00Z"/>
          <w:rFonts w:ascii="新細明體" w:eastAsia="新細明體" w:hAnsi="新細明體" w:cs="新細明體" w:hint="eastAsia"/>
          <w:color w:val="0000FF"/>
          <w:lang w:eastAsia="zh-TW"/>
          <w:rPrChange w:id="498" w:author="Lin Miirabai" w:date="2013-07-01T13:29:00Z">
            <w:rPr>
              <w:ins w:id="499" w:author="Lin Miirabai" w:date="2013-07-01T12:52:00Z"/>
              <w:rFonts w:ascii="新細明體" w:eastAsia="新細明體" w:hAnsi="新細明體" w:cs="新細明體" w:hint="eastAsia"/>
              <w:lang w:eastAsia="zh-TW"/>
            </w:rPr>
          </w:rPrChange>
        </w:rPr>
        <w:pPrChange w:id="500" w:author="Lin Miirabai" w:date="2013-07-01T18:55:00Z">
          <w:pPr>
            <w:spacing w:after="200" w:line="276" w:lineRule="auto"/>
          </w:pPr>
        </w:pPrChange>
      </w:pPr>
      <w:ins w:id="501" w:author="Lin Miirabai" w:date="2013-07-01T12:50:00Z">
        <w:r w:rsidRPr="00C74E89">
          <w:rPr>
            <w:rFonts w:ascii="新細明體" w:eastAsia="新細明體" w:hAnsi="新細明體" w:cs="新細明體" w:hint="eastAsia"/>
            <w:color w:val="0000FF"/>
            <w:lang w:eastAsia="zh-TW"/>
            <w:rPrChange w:id="502" w:author="Lin Miirabai" w:date="2013-07-01T13:29:00Z">
              <w:rPr>
                <w:rFonts w:ascii="新細明體" w:eastAsia="新細明體" w:hAnsi="新細明體" w:cs="新細明體" w:hint="eastAsia"/>
                <w:lang w:eastAsia="zh-TW"/>
              </w:rPr>
            </w:rPrChange>
          </w:rPr>
          <w:t>‧一個</w:t>
        </w:r>
      </w:ins>
      <w:ins w:id="503" w:author="Lin Miirabai" w:date="2013-07-01T12:51:00Z">
        <w:r w:rsidRPr="00C74E89">
          <w:rPr>
            <w:rFonts w:ascii="新細明體" w:eastAsia="新細明體" w:hAnsi="新細明體" w:cs="新細明體" w:hint="eastAsia"/>
            <w:color w:val="0000FF"/>
            <w:lang w:eastAsia="zh-TW"/>
            <w:rPrChange w:id="504" w:author="Lin Miirabai" w:date="2013-07-01T13:29:00Z">
              <w:rPr>
                <w:rFonts w:ascii="新細明體" w:eastAsia="新細明體" w:hAnsi="新細明體" w:cs="新細明體" w:hint="eastAsia"/>
                <w:lang w:eastAsia="zh-TW"/>
              </w:rPr>
            </w:rPrChange>
          </w:rPr>
          <w:t>雜誌</w:t>
        </w:r>
        <w:r w:rsidRPr="00C74E89">
          <w:rPr>
            <w:rFonts w:ascii="新細明體" w:eastAsia="新細明體" w:hAnsi="新細明體" w:cs="新細明體" w:hint="eastAsia"/>
            <w:b/>
            <w:color w:val="0000FF"/>
            <w:lang w:eastAsia="zh-TW"/>
            <w:rPrChange w:id="505" w:author="Lin Miirabai" w:date="2013-07-01T13:29:00Z">
              <w:rPr>
                <w:rFonts w:ascii="新細明體" w:eastAsia="新細明體" w:hAnsi="新細明體" w:cs="新細明體" w:hint="eastAsia"/>
                <w:lang w:eastAsia="zh-TW"/>
              </w:rPr>
            </w:rPrChange>
          </w:rPr>
          <w:t>標題設計</w:t>
        </w:r>
        <w:r w:rsidRPr="00C74E89">
          <w:rPr>
            <w:rFonts w:ascii="新細明體" w:eastAsia="新細明體" w:hAnsi="新細明體" w:cs="新細明體" w:hint="eastAsia"/>
            <w:color w:val="0000FF"/>
            <w:lang w:eastAsia="zh-TW"/>
            <w:rPrChange w:id="506" w:author="Lin Miirabai" w:date="2013-07-01T13:29:00Z">
              <w:rPr>
                <w:rFonts w:ascii="新細明體" w:eastAsia="新細明體" w:hAnsi="新細明體" w:cs="新細明體" w:hint="eastAsia"/>
                <w:lang w:eastAsia="zh-TW"/>
              </w:rPr>
            </w:rPrChange>
          </w:rPr>
          <w:t>：</w:t>
        </w:r>
        <w:r w:rsidRPr="00C74E89">
          <w:rPr>
            <w:color w:val="0000FF"/>
            <w:rPrChange w:id="507" w:author="Lin Miirabai" w:date="2013-07-01T13:29:00Z">
              <w:rPr/>
            </w:rPrChange>
          </w:rPr>
          <w:t>2</w:t>
        </w:r>
      </w:ins>
      <w:ins w:id="508" w:author="Lin Miirabai" w:date="2013-07-01T17:10:00Z">
        <w:r w:rsidR="00811CE1">
          <w:rPr>
            <w:rFonts w:ascii="新細明體" w:eastAsia="新細明體" w:hAnsi="新細明體" w:cs="新細明體" w:hint="eastAsia"/>
            <w:color w:val="0000FF"/>
            <w:lang w:eastAsia="zh-TW"/>
          </w:rPr>
          <w:t>色</w:t>
        </w:r>
      </w:ins>
      <w:ins w:id="509" w:author="Lin Miirabai" w:date="2013-07-01T12:51:00Z">
        <w:r w:rsidRPr="00C74E89">
          <w:rPr>
            <w:color w:val="0000FF"/>
            <w:rPrChange w:id="510" w:author="Lin Miirabai" w:date="2013-07-01T13:29:00Z">
              <w:rPr/>
            </w:rPrChange>
          </w:rPr>
          <w:t>PMS C</w:t>
        </w:r>
      </w:ins>
      <w:ins w:id="511" w:author="Lin Miirabai" w:date="2013-07-01T17:10:00Z">
        <w:r w:rsidR="00811CE1">
          <w:rPr>
            <w:rFonts w:ascii="新細明體" w:eastAsia="新細明體" w:hAnsi="新細明體" w:cs="新細明體" w:hint="eastAsia"/>
            <w:color w:val="0000FF"/>
            <w:lang w:eastAsia="zh-TW"/>
          </w:rPr>
          <w:t>色彩</w:t>
        </w:r>
      </w:ins>
      <w:ins w:id="512" w:author="Lin Miirabai" w:date="2013-07-01T12:51:00Z">
        <w:r w:rsidRPr="00C74E89">
          <w:rPr>
            <w:rFonts w:ascii="新細明體" w:eastAsia="新細明體" w:hAnsi="新細明體" w:cs="新細明體" w:hint="eastAsia"/>
            <w:color w:val="0000FF"/>
            <w:lang w:eastAsia="zh-TW"/>
            <w:rPrChange w:id="513" w:author="Lin Miirabai" w:date="2013-07-01T13:29:00Z">
              <w:rPr>
                <w:rFonts w:ascii="新細明體" w:eastAsia="新細明體" w:hAnsi="新細明體" w:cs="新細明體" w:hint="eastAsia"/>
                <w:lang w:eastAsia="zh-TW"/>
              </w:rPr>
            </w:rPrChange>
          </w:rPr>
          <w:t>，</w:t>
        </w:r>
        <w:r w:rsidRPr="00C74E89">
          <w:rPr>
            <w:color w:val="0000FF"/>
            <w:rPrChange w:id="514" w:author="Lin Miirabai" w:date="2013-07-01T13:29:00Z">
              <w:rPr/>
            </w:rPrChange>
          </w:rPr>
          <w:t>eps</w:t>
        </w:r>
        <w:r w:rsidRPr="00C74E89">
          <w:rPr>
            <w:rFonts w:ascii="新細明體" w:eastAsia="新細明體" w:hAnsi="新細明體" w:cs="新細明體" w:hint="eastAsia"/>
            <w:color w:val="0000FF"/>
            <w:lang w:eastAsia="zh-TW"/>
            <w:rPrChange w:id="515" w:author="Lin Miirabai" w:date="2013-07-01T13:29:00Z">
              <w:rPr>
                <w:rFonts w:ascii="新細明體" w:eastAsia="新細明體" w:hAnsi="新細明體" w:cs="新細明體" w:hint="eastAsia"/>
                <w:lang w:eastAsia="zh-TW"/>
              </w:rPr>
            </w:rPrChange>
          </w:rPr>
          <w:t>或</w:t>
        </w:r>
        <w:r w:rsidRPr="00C74E89">
          <w:rPr>
            <w:color w:val="0000FF"/>
            <w:rPrChange w:id="516" w:author="Lin Miirabai" w:date="2013-07-01T13:29:00Z">
              <w:rPr/>
            </w:rPrChange>
          </w:rPr>
          <w:t>AI</w:t>
        </w:r>
        <w:r w:rsidRPr="00C74E89">
          <w:rPr>
            <w:rFonts w:ascii="新細明體" w:eastAsia="新細明體" w:hAnsi="新細明體" w:cs="新細明體" w:hint="eastAsia"/>
            <w:color w:val="0000FF"/>
            <w:lang w:eastAsia="zh-TW"/>
            <w:rPrChange w:id="517" w:author="Lin Miirabai" w:date="2013-07-01T13:29:00Z">
              <w:rPr>
                <w:rFonts w:ascii="新細明體" w:eastAsia="新細明體" w:hAnsi="新細明體" w:cs="新細明體" w:hint="eastAsia"/>
                <w:lang w:eastAsia="zh-TW"/>
              </w:rPr>
            </w:rPrChange>
          </w:rPr>
          <w:t>格式</w:t>
        </w:r>
      </w:ins>
    </w:p>
    <w:p w14:paraId="3D686C6C" w14:textId="71C1068A" w:rsidR="004D621A" w:rsidRPr="00C74E89" w:rsidRDefault="004D621A" w:rsidP="00B53BCC">
      <w:pPr>
        <w:ind w:left="142" w:hangingChars="71" w:hanging="142"/>
        <w:rPr>
          <w:ins w:id="518" w:author="Lin Miirabai" w:date="2013-07-01T12:52:00Z"/>
          <w:rFonts w:ascii="新細明體" w:eastAsia="新細明體" w:hAnsi="新細明體" w:cs="新細明體" w:hint="eastAsia"/>
          <w:color w:val="0000FF"/>
          <w:lang w:eastAsia="zh-TW"/>
          <w:rPrChange w:id="519" w:author="Lin Miirabai" w:date="2013-07-01T13:29:00Z">
            <w:rPr>
              <w:ins w:id="520" w:author="Lin Miirabai" w:date="2013-07-01T12:52:00Z"/>
              <w:rFonts w:ascii="新細明體" w:eastAsia="新細明體" w:hAnsi="新細明體" w:cs="新細明體" w:hint="eastAsia"/>
              <w:lang w:eastAsia="zh-TW"/>
            </w:rPr>
          </w:rPrChange>
        </w:rPr>
        <w:pPrChange w:id="521" w:author="Lin Miirabai" w:date="2013-07-01T18:55:00Z">
          <w:pPr>
            <w:spacing w:after="200" w:line="276" w:lineRule="auto"/>
          </w:pPr>
        </w:pPrChange>
      </w:pPr>
      <w:ins w:id="522" w:author="Lin Miirabai" w:date="2013-07-01T12:52:00Z">
        <w:r w:rsidRPr="00C74E89">
          <w:rPr>
            <w:rFonts w:ascii="新細明體" w:eastAsia="新細明體" w:hAnsi="新細明體" w:cs="新細明體" w:hint="eastAsia"/>
            <w:color w:val="0000FF"/>
            <w:lang w:eastAsia="zh-TW"/>
            <w:rPrChange w:id="523" w:author="Lin Miirabai" w:date="2013-07-01T13:29:00Z">
              <w:rPr>
                <w:rFonts w:ascii="新細明體" w:eastAsia="新細明體" w:hAnsi="新細明體" w:cs="新細明體" w:hint="eastAsia"/>
                <w:lang w:eastAsia="zh-TW"/>
              </w:rPr>
            </w:rPrChange>
          </w:rPr>
          <w:t>‧</w:t>
        </w:r>
        <w:r w:rsidR="001C49F3" w:rsidRPr="00C74E89">
          <w:rPr>
            <w:rFonts w:ascii="新細明體" w:eastAsia="新細明體" w:hAnsi="新細明體" w:cs="新細明體" w:hint="eastAsia"/>
            <w:color w:val="0000FF"/>
            <w:lang w:eastAsia="zh-TW"/>
            <w:rPrChange w:id="524" w:author="Lin Miirabai" w:date="2013-07-01T13:29:00Z">
              <w:rPr>
                <w:rFonts w:ascii="新細明體" w:eastAsia="新細明體" w:hAnsi="新細明體" w:cs="新細明體" w:hint="eastAsia"/>
                <w:lang w:eastAsia="zh-TW"/>
              </w:rPr>
            </w:rPrChange>
          </w:rPr>
          <w:t>一個雜誌</w:t>
        </w:r>
        <w:r w:rsidR="001C49F3" w:rsidRPr="00C74E89">
          <w:rPr>
            <w:rFonts w:ascii="新細明體" w:eastAsia="新細明體" w:hAnsi="新細明體" w:cs="新細明體" w:hint="eastAsia"/>
            <w:b/>
            <w:color w:val="0000FF"/>
            <w:lang w:eastAsia="zh-TW"/>
            <w:rPrChange w:id="525" w:author="Lin Miirabai" w:date="2013-07-01T13:29:00Z">
              <w:rPr>
                <w:rFonts w:ascii="新細明體" w:eastAsia="新細明體" w:hAnsi="新細明體" w:cs="新細明體" w:hint="eastAsia"/>
                <w:lang w:eastAsia="zh-TW"/>
              </w:rPr>
            </w:rPrChange>
          </w:rPr>
          <w:t>標題設計</w:t>
        </w:r>
        <w:r w:rsidR="001C49F3" w:rsidRPr="00C74E89">
          <w:rPr>
            <w:rFonts w:ascii="新細明體" w:eastAsia="新細明體" w:hAnsi="新細明體" w:cs="新細明體" w:hint="eastAsia"/>
            <w:color w:val="0000FF"/>
            <w:lang w:eastAsia="zh-TW"/>
            <w:rPrChange w:id="526" w:author="Lin Miirabai" w:date="2013-07-01T13:29:00Z">
              <w:rPr>
                <w:rFonts w:ascii="新細明體" w:eastAsia="新細明體" w:hAnsi="新細明體" w:cs="新細明體" w:hint="eastAsia"/>
                <w:lang w:eastAsia="zh-TW"/>
              </w:rPr>
            </w:rPrChange>
          </w:rPr>
          <w:t>：轉為</w:t>
        </w:r>
      </w:ins>
      <w:ins w:id="527" w:author="Lin Miirabai" w:date="2013-07-01T12:53:00Z">
        <w:r w:rsidR="001C49F3" w:rsidRPr="00C74E89">
          <w:rPr>
            <w:color w:val="0000FF"/>
            <w:rPrChange w:id="528" w:author="Lin Miirabai" w:date="2013-07-01T13:29:00Z">
              <w:rPr/>
            </w:rPrChange>
          </w:rPr>
          <w:t>CMYK</w:t>
        </w:r>
        <w:r w:rsidR="001C49F3" w:rsidRPr="00C74E89">
          <w:rPr>
            <w:rFonts w:ascii="新細明體" w:eastAsia="新細明體" w:hAnsi="新細明體" w:cs="新細明體" w:hint="eastAsia"/>
            <w:color w:val="0000FF"/>
            <w:lang w:eastAsia="zh-TW"/>
            <w:rPrChange w:id="529" w:author="Lin Miirabai" w:date="2013-07-01T13:29:00Z">
              <w:rPr>
                <w:rFonts w:ascii="新細明體" w:eastAsia="新細明體" w:hAnsi="新細明體" w:cs="新細明體" w:hint="eastAsia"/>
                <w:lang w:eastAsia="zh-TW"/>
              </w:rPr>
            </w:rPrChange>
          </w:rPr>
          <w:t>，</w:t>
        </w:r>
        <w:r w:rsidR="001C49F3" w:rsidRPr="00C74E89">
          <w:rPr>
            <w:color w:val="0000FF"/>
            <w:rPrChange w:id="530" w:author="Lin Miirabai" w:date="2013-07-01T13:29:00Z">
              <w:rPr/>
            </w:rPrChange>
          </w:rPr>
          <w:t>eps</w:t>
        </w:r>
        <w:r w:rsidR="001C49F3" w:rsidRPr="00C74E89">
          <w:rPr>
            <w:rFonts w:ascii="新細明體" w:eastAsia="新細明體" w:hAnsi="新細明體" w:cs="新細明體" w:hint="eastAsia"/>
            <w:color w:val="0000FF"/>
            <w:lang w:eastAsia="zh-TW"/>
            <w:rPrChange w:id="531" w:author="Lin Miirabai" w:date="2013-07-01T13:29:00Z">
              <w:rPr>
                <w:rFonts w:ascii="新細明體" w:eastAsia="新細明體" w:hAnsi="新細明體" w:cs="新細明體" w:hint="eastAsia"/>
                <w:lang w:eastAsia="zh-TW"/>
              </w:rPr>
            </w:rPrChange>
          </w:rPr>
          <w:t>或</w:t>
        </w:r>
        <w:r w:rsidR="001C49F3" w:rsidRPr="00C74E89">
          <w:rPr>
            <w:color w:val="0000FF"/>
            <w:rPrChange w:id="532" w:author="Lin Miirabai" w:date="2013-07-01T13:29:00Z">
              <w:rPr/>
            </w:rPrChange>
          </w:rPr>
          <w:t>AI</w:t>
        </w:r>
        <w:r w:rsidR="001C49F3" w:rsidRPr="00C74E89">
          <w:rPr>
            <w:rFonts w:ascii="新細明體" w:eastAsia="新細明體" w:hAnsi="新細明體" w:cs="新細明體" w:hint="eastAsia"/>
            <w:color w:val="0000FF"/>
            <w:lang w:eastAsia="zh-TW"/>
            <w:rPrChange w:id="533" w:author="Lin Miirabai" w:date="2013-07-01T13:29:00Z">
              <w:rPr>
                <w:rFonts w:ascii="新細明體" w:eastAsia="新細明體" w:hAnsi="新細明體" w:cs="新細明體" w:hint="eastAsia"/>
                <w:lang w:eastAsia="zh-TW"/>
              </w:rPr>
            </w:rPrChange>
          </w:rPr>
          <w:t>格式</w:t>
        </w:r>
      </w:ins>
    </w:p>
    <w:p w14:paraId="58D6E001" w14:textId="47F49F8A" w:rsidR="001C49F3" w:rsidRPr="00C74E89" w:rsidRDefault="004D621A" w:rsidP="00B53BCC">
      <w:pPr>
        <w:ind w:left="142" w:hangingChars="71" w:hanging="142"/>
        <w:rPr>
          <w:ins w:id="534" w:author="Lin Miirabai" w:date="2013-07-01T12:52:00Z"/>
          <w:rFonts w:ascii="新細明體" w:eastAsia="新細明體" w:hAnsi="新細明體" w:cs="新細明體" w:hint="eastAsia"/>
          <w:color w:val="0000FF"/>
          <w:lang w:val="en-US" w:eastAsia="zh-TW"/>
          <w:rPrChange w:id="535" w:author="Lin Miirabai" w:date="2013-07-01T13:29:00Z">
            <w:rPr>
              <w:ins w:id="536" w:author="Lin Miirabai" w:date="2013-07-01T12:52:00Z"/>
              <w:rFonts w:ascii="新細明體" w:eastAsia="新細明體" w:hAnsi="新細明體" w:cs="新細明體" w:hint="eastAsia"/>
              <w:lang w:eastAsia="zh-TW"/>
            </w:rPr>
          </w:rPrChange>
        </w:rPr>
        <w:pPrChange w:id="537" w:author="Lin Miirabai" w:date="2013-07-01T18:55:00Z">
          <w:pPr>
            <w:spacing w:after="200" w:line="276" w:lineRule="auto"/>
          </w:pPr>
        </w:pPrChange>
      </w:pPr>
      <w:ins w:id="538" w:author="Lin Miirabai" w:date="2013-07-01T12:52:00Z">
        <w:r w:rsidRPr="00C74E89">
          <w:rPr>
            <w:rFonts w:ascii="新細明體" w:eastAsia="新細明體" w:hAnsi="新細明體" w:cs="新細明體" w:hint="eastAsia"/>
            <w:color w:val="0000FF"/>
            <w:lang w:eastAsia="zh-TW"/>
            <w:rPrChange w:id="539" w:author="Lin Miirabai" w:date="2013-07-01T13:29:00Z">
              <w:rPr>
                <w:rFonts w:ascii="新細明體" w:eastAsia="新細明體" w:hAnsi="新細明體" w:cs="新細明體" w:hint="eastAsia"/>
                <w:lang w:eastAsia="zh-TW"/>
              </w:rPr>
            </w:rPrChange>
          </w:rPr>
          <w:t>‧</w:t>
        </w:r>
      </w:ins>
      <w:ins w:id="540" w:author="Lin Miirabai" w:date="2013-07-01T12:53:00Z">
        <w:r w:rsidR="001C49F3" w:rsidRPr="00C74E89">
          <w:rPr>
            <w:rFonts w:ascii="新細明體" w:eastAsia="新細明體" w:hAnsi="新細明體" w:cs="新細明體" w:hint="eastAsia"/>
            <w:color w:val="0000FF"/>
            <w:lang w:eastAsia="zh-TW"/>
            <w:rPrChange w:id="541" w:author="Lin Miirabai" w:date="2013-07-01T13:29:00Z">
              <w:rPr>
                <w:rFonts w:ascii="新細明體" w:eastAsia="新細明體" w:hAnsi="新細明體" w:cs="新細明體" w:hint="eastAsia"/>
                <w:lang w:eastAsia="zh-TW"/>
              </w:rPr>
            </w:rPrChange>
          </w:rPr>
          <w:t>一個雜誌</w:t>
        </w:r>
        <w:r w:rsidR="001C49F3" w:rsidRPr="00C74E89">
          <w:rPr>
            <w:rFonts w:ascii="新細明體" w:eastAsia="新細明體" w:hAnsi="新細明體" w:cs="新細明體" w:hint="eastAsia"/>
            <w:b/>
            <w:color w:val="0000FF"/>
            <w:lang w:eastAsia="zh-TW"/>
            <w:rPrChange w:id="542" w:author="Lin Miirabai" w:date="2013-07-01T13:29:00Z">
              <w:rPr>
                <w:rFonts w:ascii="新細明體" w:eastAsia="新細明體" w:hAnsi="新細明體" w:cs="新細明體" w:hint="eastAsia"/>
                <w:lang w:eastAsia="zh-TW"/>
              </w:rPr>
            </w:rPrChange>
          </w:rPr>
          <w:t>標題設計</w:t>
        </w:r>
        <w:r w:rsidR="001C49F3" w:rsidRPr="00C74E89">
          <w:rPr>
            <w:rFonts w:ascii="新細明體" w:eastAsia="新細明體" w:hAnsi="新細明體" w:cs="新細明體" w:hint="eastAsia"/>
            <w:color w:val="0000FF"/>
            <w:lang w:eastAsia="zh-TW"/>
            <w:rPrChange w:id="543" w:author="Lin Miirabai" w:date="2013-07-01T13:29:00Z">
              <w:rPr>
                <w:rFonts w:ascii="新細明體" w:eastAsia="新細明體" w:hAnsi="新細明體" w:cs="新細明體" w:hint="eastAsia"/>
                <w:lang w:eastAsia="zh-TW"/>
              </w:rPr>
            </w:rPrChange>
          </w:rPr>
          <w:t>：</w:t>
        </w:r>
        <w:r w:rsidR="001C49F3" w:rsidRPr="00C74E89">
          <w:rPr>
            <w:color w:val="0000FF"/>
            <w:rPrChange w:id="544" w:author="Lin Miirabai" w:date="2013-07-01T13:29:00Z">
              <w:rPr/>
            </w:rPrChange>
          </w:rPr>
          <w:t>Adobe RGB (1998)</w:t>
        </w:r>
      </w:ins>
      <w:ins w:id="545" w:author="Lin Miirabai" w:date="2013-07-01T12:54:00Z">
        <w:r w:rsidR="001C49F3" w:rsidRPr="00C74E89">
          <w:rPr>
            <w:rFonts w:ascii="新細明體" w:eastAsia="新細明體" w:hAnsi="新細明體" w:cs="新細明體" w:hint="eastAsia"/>
            <w:color w:val="0000FF"/>
            <w:lang w:eastAsia="zh-TW"/>
            <w:rPrChange w:id="546" w:author="Lin Miirabai" w:date="2013-07-01T13:29:00Z">
              <w:rPr>
                <w:rFonts w:ascii="新細明體" w:eastAsia="新細明體" w:hAnsi="新細明體" w:cs="新細明體" w:hint="eastAsia"/>
                <w:lang w:eastAsia="zh-TW"/>
              </w:rPr>
            </w:rPrChange>
          </w:rPr>
          <w:t xml:space="preserve"> 存為網路格式</w:t>
        </w:r>
        <w:r w:rsidR="001C49F3" w:rsidRPr="00C74E89">
          <w:rPr>
            <w:color w:val="0000FF"/>
            <w:rPrChange w:id="547" w:author="Lin Miirabai" w:date="2013-07-01T13:29:00Z">
              <w:rPr/>
            </w:rPrChange>
          </w:rPr>
          <w:t>JPG</w:t>
        </w:r>
        <w:r w:rsidR="001C49F3" w:rsidRPr="00C74E89">
          <w:rPr>
            <w:rFonts w:ascii="新細明體" w:eastAsia="新細明體" w:hAnsi="新細明體" w:cs="新細明體" w:hint="eastAsia"/>
            <w:color w:val="0000FF"/>
            <w:lang w:eastAsia="zh-TW"/>
            <w:rPrChange w:id="548" w:author="Lin Miirabai" w:date="2013-07-01T13:29:00Z">
              <w:rPr>
                <w:rFonts w:ascii="新細明體" w:eastAsia="新細明體" w:hAnsi="新細明體" w:cs="新細明體" w:hint="eastAsia"/>
                <w:lang w:eastAsia="zh-TW"/>
              </w:rPr>
            </w:rPrChange>
          </w:rPr>
          <w:t>的</w:t>
        </w:r>
        <w:r w:rsidR="001C49F3" w:rsidRPr="00C74E89">
          <w:rPr>
            <w:rFonts w:ascii="新細明體" w:eastAsia="新細明體" w:hAnsi="新細明體" w:cs="新細明體" w:hint="eastAsia"/>
            <w:color w:val="0000FF"/>
            <w:lang w:val="en-US" w:eastAsia="zh-TW"/>
            <w:rPrChange w:id="549" w:author="Lin Miirabai" w:date="2013-07-01T13:29:00Z">
              <w:rPr>
                <w:rFonts w:ascii="新細明體" w:eastAsia="新細明體" w:hAnsi="新細明體" w:cs="新細明體" w:hint="eastAsia"/>
                <w:lang w:val="en-US" w:eastAsia="zh-TW"/>
              </w:rPr>
            </w:rPrChange>
          </w:rPr>
          <w:t>檔案</w:t>
        </w:r>
      </w:ins>
    </w:p>
    <w:p w14:paraId="039E3EC4" w14:textId="44BD7889" w:rsidR="004D621A" w:rsidRPr="00021EAD" w:rsidRDefault="004D621A" w:rsidP="00B53BCC">
      <w:pPr>
        <w:ind w:left="142" w:hangingChars="71" w:hanging="142"/>
        <w:rPr>
          <w:ins w:id="550" w:author="Lin Miirabai" w:date="2013-07-01T12:52:00Z"/>
          <w:rFonts w:ascii="微軟正黑體" w:eastAsia="微軟正黑體" w:hAnsi="微軟正黑體" w:cs="微軟正黑體" w:hint="eastAsia"/>
          <w:color w:val="0000FF"/>
          <w:lang w:val="en-US" w:eastAsia="zh-TW"/>
          <w:rPrChange w:id="551" w:author="Lin Miirabai" w:date="2013-07-01T17:12:00Z">
            <w:rPr>
              <w:ins w:id="552" w:author="Lin Miirabai" w:date="2013-07-01T12:52:00Z"/>
              <w:rFonts w:ascii="新細明體" w:eastAsia="新細明體" w:hAnsi="新細明體" w:cs="新細明體" w:hint="eastAsia"/>
              <w:lang w:eastAsia="zh-TW"/>
            </w:rPr>
          </w:rPrChange>
        </w:rPr>
        <w:pPrChange w:id="553" w:author="Lin Miirabai" w:date="2013-07-01T18:55:00Z">
          <w:pPr>
            <w:spacing w:after="200" w:line="276" w:lineRule="auto"/>
          </w:pPr>
        </w:pPrChange>
      </w:pPr>
      <w:ins w:id="554" w:author="Lin Miirabai" w:date="2013-07-01T12:52:00Z">
        <w:r w:rsidRPr="00C74E89">
          <w:rPr>
            <w:rFonts w:ascii="新細明體" w:eastAsia="新細明體" w:hAnsi="新細明體" w:cs="新細明體" w:hint="eastAsia"/>
            <w:color w:val="0000FF"/>
            <w:lang w:eastAsia="zh-TW"/>
            <w:rPrChange w:id="555" w:author="Lin Miirabai" w:date="2013-07-01T13:29:00Z">
              <w:rPr>
                <w:rFonts w:ascii="新細明體" w:eastAsia="新細明體" w:hAnsi="新細明體" w:cs="新細明體" w:hint="eastAsia"/>
                <w:lang w:eastAsia="zh-TW"/>
              </w:rPr>
            </w:rPrChange>
          </w:rPr>
          <w:t>‧</w:t>
        </w:r>
      </w:ins>
      <w:ins w:id="556" w:author="Lin Miirabai" w:date="2013-07-01T12:54:00Z">
        <w:r w:rsidR="001C49F3" w:rsidRPr="00C74E89">
          <w:rPr>
            <w:rFonts w:ascii="新細明體" w:eastAsia="新細明體" w:hAnsi="新細明體" w:cs="新細明體" w:hint="eastAsia"/>
            <w:color w:val="0000FF"/>
            <w:lang w:eastAsia="zh-TW"/>
            <w:rPrChange w:id="557" w:author="Lin Miirabai" w:date="2013-07-01T13:29:00Z">
              <w:rPr>
                <w:rFonts w:ascii="新細明體" w:eastAsia="新細明體" w:hAnsi="新細明體" w:cs="新細明體" w:hint="eastAsia"/>
                <w:lang w:eastAsia="zh-TW"/>
              </w:rPr>
            </w:rPrChange>
          </w:rPr>
          <w:t>一個</w:t>
        </w:r>
        <w:r w:rsidR="001C49F3" w:rsidRPr="00C74E89">
          <w:rPr>
            <w:color w:val="0000FF"/>
            <w:rPrChange w:id="558" w:author="Lin Miirabai" w:date="2013-07-01T13:29:00Z">
              <w:rPr/>
            </w:rPrChange>
          </w:rPr>
          <w:t>PDF/X-4:2008</w:t>
        </w:r>
      </w:ins>
      <w:ins w:id="559" w:author="Lin Miirabai" w:date="2013-07-01T12:55:00Z">
        <w:r w:rsidR="001C49F3" w:rsidRPr="00C74E89">
          <w:rPr>
            <w:rFonts w:ascii="新細明體" w:eastAsia="新細明體" w:hAnsi="新細明體" w:cs="新細明體" w:hint="eastAsia"/>
            <w:color w:val="0000FF"/>
            <w:lang w:eastAsia="zh-TW"/>
            <w:rPrChange w:id="560" w:author="Lin Miirabai" w:date="2013-07-01T13:29:00Z">
              <w:rPr>
                <w:rFonts w:ascii="新細明體" w:eastAsia="新細明體" w:hAnsi="新細明體" w:cs="新細明體" w:hint="eastAsia"/>
                <w:lang w:eastAsia="zh-TW"/>
              </w:rPr>
            </w:rPrChange>
          </w:rPr>
          <w:t>的雜誌</w:t>
        </w:r>
        <w:r w:rsidR="001C49F3" w:rsidRPr="00C74E89">
          <w:rPr>
            <w:rFonts w:ascii="新細明體" w:eastAsia="新細明體" w:hAnsi="新細明體" w:cs="新細明體" w:hint="eastAsia"/>
            <w:b/>
            <w:color w:val="0000FF"/>
            <w:lang w:eastAsia="zh-TW"/>
            <w:rPrChange w:id="561" w:author="Lin Miirabai" w:date="2013-07-01T13:29:00Z">
              <w:rPr>
                <w:rFonts w:ascii="新細明體" w:eastAsia="新細明體" w:hAnsi="新細明體" w:cs="新細明體" w:hint="eastAsia"/>
                <w:b/>
                <w:lang w:eastAsia="zh-TW"/>
              </w:rPr>
            </w:rPrChange>
          </w:rPr>
          <w:t>標題設計</w:t>
        </w:r>
        <w:r w:rsidR="001C49F3" w:rsidRPr="00C74E89">
          <w:rPr>
            <w:rFonts w:ascii="新細明體" w:eastAsia="新細明體" w:hAnsi="新細明體" w:cs="新細明體" w:hint="eastAsia"/>
            <w:color w:val="0000FF"/>
            <w:lang w:eastAsia="zh-TW"/>
            <w:rPrChange w:id="562" w:author="Lin Miirabai" w:date="2013-07-01T13:29:00Z">
              <w:rPr>
                <w:rFonts w:ascii="新細明體" w:eastAsia="新細明體" w:hAnsi="新細明體" w:cs="新細明體" w:hint="eastAsia"/>
                <w:lang w:eastAsia="zh-TW"/>
              </w:rPr>
            </w:rPrChange>
          </w:rPr>
          <w:t>檔案</w:t>
        </w:r>
      </w:ins>
      <w:ins w:id="563" w:author="Lin Miirabai" w:date="2013-07-01T13:25:00Z">
        <w:r w:rsidR="009D4B9E" w:rsidRPr="00C74E89">
          <w:rPr>
            <w:rFonts w:ascii="新細明體" w:eastAsia="新細明體" w:hAnsi="新細明體" w:cs="新細明體" w:hint="eastAsia"/>
            <w:color w:val="0000FF"/>
            <w:lang w:eastAsia="zh-TW"/>
            <w:rPrChange w:id="564" w:author="Lin Miirabai" w:date="2013-07-01T13:29:00Z">
              <w:rPr>
                <w:rFonts w:ascii="新細明體" w:eastAsia="新細明體" w:hAnsi="新細明體" w:cs="新細明體" w:hint="eastAsia"/>
                <w:lang w:eastAsia="zh-TW"/>
              </w:rPr>
            </w:rPrChange>
          </w:rPr>
          <w:t>，</w:t>
        </w:r>
        <w:r w:rsidR="009D4B9E" w:rsidRPr="00C74E89">
          <w:rPr>
            <w:color w:val="0000FF"/>
            <w:rPrChange w:id="565" w:author="Lin Miirabai" w:date="2013-07-01T13:29:00Z">
              <w:rPr/>
            </w:rPrChange>
          </w:rPr>
          <w:t>CMYK</w:t>
        </w:r>
        <w:r w:rsidR="009D4B9E" w:rsidRPr="00C74E89">
          <w:rPr>
            <w:rFonts w:ascii="新細明體" w:eastAsia="新細明體" w:hAnsi="新細明體" w:cs="新細明體" w:hint="eastAsia"/>
            <w:color w:val="0000FF"/>
            <w:lang w:eastAsia="zh-TW"/>
            <w:rPrChange w:id="566" w:author="Lin Miirabai" w:date="2013-07-01T13:29:00Z">
              <w:rPr>
                <w:rFonts w:ascii="新細明體" w:eastAsia="新細明體" w:hAnsi="新細明體" w:cs="新細明體" w:hint="eastAsia"/>
                <w:lang w:eastAsia="zh-TW"/>
              </w:rPr>
            </w:rPrChange>
          </w:rPr>
          <w:t>，</w:t>
        </w:r>
      </w:ins>
      <w:ins w:id="567" w:author="Lin Miirabai" w:date="2013-07-01T17:12:00Z">
        <w:r w:rsidR="00021EAD" w:rsidRPr="00EE0E3D">
          <w:rPr>
            <w:color w:val="0000FF"/>
          </w:rPr>
          <w:t>15cm</w:t>
        </w:r>
        <w:r w:rsidR="00021EAD" w:rsidRPr="00EE0E3D">
          <w:rPr>
            <w:rFonts w:ascii="新細明體" w:eastAsia="新細明體" w:hAnsi="新細明體" w:cs="新細明體" w:hint="eastAsia"/>
            <w:color w:val="0000FF"/>
            <w:lang w:eastAsia="zh-TW"/>
          </w:rPr>
          <w:t>寬和</w:t>
        </w:r>
        <w:r w:rsidR="00021EAD" w:rsidRPr="00EE0E3D">
          <w:rPr>
            <w:color w:val="0000FF"/>
          </w:rPr>
          <w:t>4cm</w:t>
        </w:r>
        <w:r w:rsidR="00021EAD" w:rsidRPr="00EE0E3D">
          <w:rPr>
            <w:rFonts w:ascii="新細明體" w:eastAsia="新細明體" w:hAnsi="新細明體" w:cs="新細明體" w:hint="eastAsia"/>
            <w:color w:val="0000FF"/>
            <w:lang w:eastAsia="zh-TW"/>
          </w:rPr>
          <w:t>寬各一個</w:t>
        </w:r>
      </w:ins>
      <w:ins w:id="568" w:author="Lin Miirabai" w:date="2013-07-01T17:13:00Z">
        <w:r w:rsidR="00F05A63">
          <w:rPr>
            <w:rFonts w:ascii="微軟正黑體" w:eastAsia="微軟正黑體" w:hAnsi="微軟正黑體" w:cs="微軟正黑體" w:hint="eastAsia"/>
            <w:color w:val="0000FF"/>
            <w:lang w:eastAsia="zh-TW"/>
          </w:rPr>
          <w:t>，</w:t>
        </w:r>
      </w:ins>
      <w:ins w:id="569" w:author="Lin Miirabai" w:date="2013-07-01T17:12:00Z">
        <w:r w:rsidR="00021EAD">
          <w:rPr>
            <w:rFonts w:ascii="新細明體" w:eastAsia="新細明體" w:hAnsi="新細明體" w:cs="新細明體" w:hint="eastAsia"/>
            <w:color w:val="0000FF"/>
            <w:lang w:eastAsia="zh-TW"/>
          </w:rPr>
          <w:t>印</w:t>
        </w:r>
      </w:ins>
      <w:ins w:id="570" w:author="Lin Miirabai" w:date="2013-07-01T13:25:00Z">
        <w:r w:rsidR="009D4B9E" w:rsidRPr="00C74E89">
          <w:rPr>
            <w:rFonts w:ascii="新細明體" w:eastAsia="新細明體" w:hAnsi="新細明體" w:cs="新細明體" w:hint="eastAsia"/>
            <w:color w:val="0000FF"/>
            <w:lang w:eastAsia="zh-TW"/>
            <w:rPrChange w:id="571" w:author="Lin Miirabai" w:date="2013-07-01T13:29:00Z">
              <w:rPr>
                <w:rFonts w:ascii="新細明體" w:eastAsia="新細明體" w:hAnsi="新細明體" w:cs="新細明體" w:hint="eastAsia"/>
                <w:lang w:eastAsia="zh-TW"/>
              </w:rPr>
            </w:rPrChange>
          </w:rPr>
          <w:t>在</w:t>
        </w:r>
      </w:ins>
      <w:ins w:id="572" w:author="Lin Miirabai" w:date="2013-07-01T17:12:00Z">
        <w:r w:rsidR="00021EAD">
          <w:rPr>
            <w:rFonts w:ascii="新細明體" w:eastAsia="新細明體" w:hAnsi="新細明體" w:cs="新細明體" w:hint="eastAsia"/>
            <w:color w:val="0000FF"/>
            <w:lang w:eastAsia="zh-TW"/>
          </w:rPr>
          <w:t>同</w:t>
        </w:r>
      </w:ins>
      <w:ins w:id="573" w:author="Lin Miirabai" w:date="2013-07-01T13:25:00Z">
        <w:r w:rsidR="009D4B9E" w:rsidRPr="00C74E89">
          <w:rPr>
            <w:rFonts w:ascii="新細明體" w:eastAsia="新細明體" w:hAnsi="新細明體" w:cs="新細明體" w:hint="eastAsia"/>
            <w:color w:val="0000FF"/>
            <w:lang w:eastAsia="zh-TW"/>
            <w:rPrChange w:id="574" w:author="Lin Miirabai" w:date="2013-07-01T13:29:00Z">
              <w:rPr>
                <w:rFonts w:ascii="新細明體" w:eastAsia="新細明體" w:hAnsi="新細明體" w:cs="新細明體" w:hint="eastAsia"/>
                <w:lang w:eastAsia="zh-TW"/>
              </w:rPr>
            </w:rPrChange>
          </w:rPr>
          <w:t>一張</w:t>
        </w:r>
        <w:r w:rsidR="009D4B9E" w:rsidRPr="00C74E89">
          <w:rPr>
            <w:color w:val="0000FF"/>
            <w:rPrChange w:id="575" w:author="Lin Miirabai" w:date="2013-07-01T13:29:00Z">
              <w:rPr/>
            </w:rPrChange>
          </w:rPr>
          <w:t>A4</w:t>
        </w:r>
      </w:ins>
      <w:ins w:id="576" w:author="Lin Miirabai" w:date="2013-07-01T13:26:00Z">
        <w:r w:rsidR="009D4B9E" w:rsidRPr="00C74E89">
          <w:rPr>
            <w:rFonts w:ascii="新細明體" w:eastAsia="新細明體" w:hAnsi="新細明體" w:cs="新細明體" w:hint="eastAsia"/>
            <w:color w:val="0000FF"/>
            <w:lang w:eastAsia="zh-TW"/>
            <w:rPrChange w:id="577" w:author="Lin Miirabai" w:date="2013-07-01T13:29:00Z">
              <w:rPr>
                <w:rFonts w:ascii="新細明體" w:eastAsia="新細明體" w:hAnsi="新細明體" w:cs="新細明體" w:hint="eastAsia"/>
                <w:lang w:eastAsia="zh-TW"/>
              </w:rPr>
            </w:rPrChange>
          </w:rPr>
          <w:t>上</w:t>
        </w:r>
      </w:ins>
      <w:ins w:id="578" w:author="Lin Miirabai" w:date="2013-07-01T13:27:00Z">
        <w:r w:rsidR="009D4B9E" w:rsidRPr="00C74E89">
          <w:rPr>
            <w:rFonts w:ascii="新細明體" w:eastAsia="新細明體" w:hAnsi="新細明體" w:cs="新細明體" w:hint="eastAsia"/>
            <w:color w:val="0000FF"/>
            <w:lang w:eastAsia="zh-TW"/>
            <w:rPrChange w:id="579" w:author="Lin Miirabai" w:date="2013-07-01T13:29:00Z">
              <w:rPr>
                <w:rFonts w:ascii="新細明體" w:eastAsia="新細明體" w:hAnsi="新細明體" w:cs="新細明體" w:hint="eastAsia"/>
                <w:lang w:eastAsia="zh-TW"/>
              </w:rPr>
            </w:rPrChange>
          </w:rPr>
          <w:t>（不要任何標記、出血</w:t>
        </w:r>
      </w:ins>
      <w:ins w:id="580" w:author="Lin Miirabai" w:date="2013-07-01T13:28:00Z">
        <w:r w:rsidR="009D4B9E" w:rsidRPr="00C74E89">
          <w:rPr>
            <w:rFonts w:ascii="新細明體" w:eastAsia="新細明體" w:hAnsi="新細明體" w:cs="新細明體" w:hint="eastAsia"/>
            <w:color w:val="0000FF"/>
            <w:lang w:eastAsia="zh-TW"/>
            <w:rPrChange w:id="581" w:author="Lin Miirabai" w:date="2013-07-01T13:29:00Z">
              <w:rPr>
                <w:rFonts w:ascii="新細明體" w:eastAsia="新細明體" w:hAnsi="新細明體" w:cs="新細明體" w:hint="eastAsia"/>
                <w:lang w:eastAsia="zh-TW"/>
              </w:rPr>
            </w:rPrChange>
          </w:rPr>
          <w:t>或色表</w:t>
        </w:r>
      </w:ins>
      <w:ins w:id="582" w:author="Lin Miirabai" w:date="2013-07-01T13:27:00Z">
        <w:r w:rsidR="009D4B9E" w:rsidRPr="00C74E89">
          <w:rPr>
            <w:rFonts w:ascii="新細明體" w:eastAsia="新細明體" w:hAnsi="新細明體" w:cs="新細明體" w:hint="eastAsia"/>
            <w:color w:val="0000FF"/>
            <w:lang w:eastAsia="zh-TW"/>
            <w:rPrChange w:id="583" w:author="Lin Miirabai" w:date="2013-07-01T13:29:00Z">
              <w:rPr>
                <w:rFonts w:ascii="新細明體" w:eastAsia="新細明體" w:hAnsi="新細明體" w:cs="新細明體" w:hint="eastAsia"/>
                <w:lang w:eastAsia="zh-TW"/>
              </w:rPr>
            </w:rPrChange>
          </w:rPr>
          <w:t>）</w:t>
        </w:r>
      </w:ins>
      <w:ins w:id="584" w:author="Lin Miirabai" w:date="2013-07-01T17:13:00Z">
        <w:r w:rsidR="00021EAD" w:rsidRPr="00EE0E3D">
          <w:rPr>
            <w:rFonts w:ascii="新細明體" w:eastAsia="新細明體" w:hAnsi="新細明體" w:cs="新細明體" w:hint="eastAsia"/>
            <w:b/>
            <w:color w:val="0000FF"/>
            <w:lang w:eastAsia="zh-TW"/>
          </w:rPr>
          <w:t>。</w:t>
        </w:r>
      </w:ins>
    </w:p>
    <w:p w14:paraId="3EFBCD7B" w14:textId="37C87198" w:rsidR="00405E48" w:rsidRPr="00C74E89" w:rsidDel="00B16740" w:rsidRDefault="004D621A" w:rsidP="00B53BCC">
      <w:pPr>
        <w:ind w:left="142" w:hangingChars="71" w:hanging="142"/>
        <w:rPr>
          <w:del w:id="585" w:author="Zoo-Sun" w:date="2013-06-30T18:02:00Z"/>
          <w:color w:val="0000FF"/>
          <w:rPrChange w:id="586" w:author="Lin Miirabai" w:date="2013-07-01T13:29:00Z">
            <w:rPr>
              <w:del w:id="587" w:author="Zoo-Sun" w:date="2013-06-30T18:02:00Z"/>
            </w:rPr>
          </w:rPrChange>
        </w:rPr>
        <w:pPrChange w:id="588" w:author="Lin Miirabai" w:date="2013-07-01T18:55:00Z">
          <w:pPr>
            <w:numPr>
              <w:numId w:val="4"/>
            </w:numPr>
            <w:ind w:left="360" w:hanging="360"/>
          </w:pPr>
        </w:pPrChange>
      </w:pPr>
      <w:ins w:id="589" w:author="Lin Miirabai" w:date="2013-07-01T12:52:00Z">
        <w:r w:rsidRPr="00C74E89">
          <w:rPr>
            <w:rFonts w:ascii="新細明體" w:eastAsia="新細明體" w:hAnsi="新細明體" w:cs="新細明體" w:hint="eastAsia"/>
            <w:color w:val="0000FF"/>
            <w:lang w:eastAsia="zh-TW"/>
            <w:rPrChange w:id="590" w:author="Lin Miirabai" w:date="2013-07-01T13:29:00Z">
              <w:rPr>
                <w:rFonts w:ascii="新細明體" w:eastAsia="新細明體" w:hAnsi="新細明體" w:cs="新細明體" w:hint="eastAsia"/>
                <w:lang w:eastAsia="zh-TW"/>
              </w:rPr>
            </w:rPrChange>
          </w:rPr>
          <w:t>‧</w:t>
        </w:r>
      </w:ins>
      <w:ins w:id="591" w:author="Lin Miirabai" w:date="2013-07-01T13:28:00Z">
        <w:r w:rsidR="009D4B9E" w:rsidRPr="00C74E89">
          <w:rPr>
            <w:rFonts w:ascii="新細明體" w:eastAsia="新細明體" w:hAnsi="新細明體" w:cs="新細明體" w:hint="eastAsia"/>
            <w:color w:val="0000FF"/>
            <w:lang w:eastAsia="zh-TW"/>
            <w:rPrChange w:id="592" w:author="Lin Miirabai" w:date="2013-07-01T13:29:00Z">
              <w:rPr>
                <w:rFonts w:ascii="新細明體" w:eastAsia="新細明體" w:hAnsi="新細明體" w:cs="新細明體" w:hint="eastAsia"/>
                <w:lang w:eastAsia="zh-TW"/>
              </w:rPr>
            </w:rPrChange>
          </w:rPr>
          <w:t>一個雜誌</w:t>
        </w:r>
        <w:r w:rsidR="009D4B9E" w:rsidRPr="00C74E89">
          <w:rPr>
            <w:rFonts w:ascii="新細明體" w:eastAsia="新細明體" w:hAnsi="新細明體" w:cs="新細明體" w:hint="eastAsia"/>
            <w:b/>
            <w:color w:val="0000FF"/>
            <w:lang w:eastAsia="zh-TW"/>
            <w:rPrChange w:id="593" w:author="Lin Miirabai" w:date="2013-07-01T13:29:00Z">
              <w:rPr>
                <w:rFonts w:ascii="新細明體" w:eastAsia="新細明體" w:hAnsi="新細明體" w:cs="新細明體" w:hint="eastAsia"/>
                <w:b/>
                <w:lang w:eastAsia="zh-TW"/>
              </w:rPr>
            </w:rPrChange>
          </w:rPr>
          <w:t>標題設計</w:t>
        </w:r>
        <w:r w:rsidR="009D4B9E" w:rsidRPr="0010619A">
          <w:rPr>
            <w:rFonts w:ascii="新細明體" w:eastAsia="新細明體" w:hAnsi="新細明體" w:cs="新細明體" w:hint="eastAsia"/>
            <w:color w:val="0000FF"/>
            <w:lang w:eastAsia="zh-TW"/>
            <w:rPrChange w:id="594" w:author="Lin Miirabai" w:date="2013-07-01T13:31:00Z">
              <w:rPr>
                <w:rFonts w:ascii="新細明體" w:eastAsia="新細明體" w:hAnsi="新細明體" w:cs="新細明體" w:hint="eastAsia"/>
                <w:b/>
                <w:lang w:eastAsia="zh-TW"/>
              </w:rPr>
            </w:rPrChange>
          </w:rPr>
          <w:t>輸出</w:t>
        </w:r>
        <w:r w:rsidR="009D4B9E" w:rsidRPr="00C74E89">
          <w:rPr>
            <w:rFonts w:ascii="新細明體" w:eastAsia="新細明體" w:hAnsi="新細明體" w:cs="新細明體" w:hint="eastAsia"/>
            <w:b/>
            <w:color w:val="0000FF"/>
            <w:lang w:eastAsia="zh-TW"/>
            <w:rPrChange w:id="595" w:author="Lin Miirabai" w:date="2013-07-01T13:29:00Z">
              <w:rPr>
                <w:rFonts w:ascii="新細明體" w:eastAsia="新細明體" w:hAnsi="新細明體" w:cs="新細明體" w:hint="eastAsia"/>
                <w:b/>
                <w:lang w:eastAsia="zh-TW"/>
              </w:rPr>
            </w:rPrChange>
          </w:rPr>
          <w:t>，</w:t>
        </w:r>
      </w:ins>
      <w:ins w:id="596" w:author="Lin Miirabai" w:date="2013-07-01T13:29:00Z">
        <w:r w:rsidR="009D4B9E" w:rsidRPr="00C74E89">
          <w:rPr>
            <w:rFonts w:ascii="新細明體" w:eastAsia="新細明體" w:hAnsi="新細明體" w:cs="新細明體" w:hint="eastAsia"/>
            <w:b/>
            <w:color w:val="0000FF"/>
            <w:lang w:eastAsia="zh-TW"/>
            <w:rPrChange w:id="597" w:author="Lin Miirabai" w:date="2013-07-01T13:29:00Z">
              <w:rPr>
                <w:rFonts w:ascii="新細明體" w:eastAsia="新細明體" w:hAnsi="新細明體" w:cs="新細明體" w:hint="eastAsia"/>
                <w:b/>
                <w:lang w:eastAsia="zh-TW"/>
              </w:rPr>
            </w:rPrChange>
          </w:rPr>
          <w:t>從</w:t>
        </w:r>
        <w:r w:rsidR="009D4B9E" w:rsidRPr="00C74E89">
          <w:rPr>
            <w:rFonts w:cs="Arial"/>
            <w:color w:val="0000FF"/>
            <w:rPrChange w:id="598" w:author="Lin Miirabai" w:date="2013-07-01T13:29:00Z">
              <w:rPr>
                <w:rFonts w:cs="Arial"/>
              </w:rPr>
            </w:rPrChange>
          </w:rPr>
          <w:t>CMYK</w:t>
        </w:r>
        <w:r w:rsidR="009D4B9E" w:rsidRPr="00C74E89">
          <w:rPr>
            <w:rFonts w:ascii="新細明體" w:eastAsia="新細明體" w:hAnsi="新細明體" w:cs="新細明體" w:hint="eastAsia"/>
            <w:b/>
            <w:color w:val="0000FF"/>
            <w:lang w:eastAsia="zh-TW"/>
            <w:rPrChange w:id="599" w:author="Lin Miirabai" w:date="2013-07-01T13:29:00Z">
              <w:rPr>
                <w:rFonts w:ascii="新細明體" w:eastAsia="新細明體" w:hAnsi="新細明體" w:cs="新細明體" w:hint="eastAsia"/>
                <w:b/>
                <w:lang w:eastAsia="zh-TW"/>
              </w:rPr>
            </w:rPrChange>
          </w:rPr>
          <w:t>、</w:t>
        </w:r>
        <w:r w:rsidR="009D4B9E" w:rsidRPr="00C74E89">
          <w:rPr>
            <w:color w:val="0000FF"/>
            <w:rPrChange w:id="600" w:author="Lin Miirabai" w:date="2013-07-01T13:29:00Z">
              <w:rPr/>
            </w:rPrChange>
          </w:rPr>
          <w:t>PDF/X-4:2008</w:t>
        </w:r>
        <w:r w:rsidR="009D4B9E" w:rsidRPr="00C74E89">
          <w:rPr>
            <w:rFonts w:ascii="新細明體" w:eastAsia="新細明體" w:hAnsi="新細明體" w:cs="新細明體" w:hint="eastAsia"/>
            <w:color w:val="0000FF"/>
            <w:lang w:eastAsia="zh-TW"/>
            <w:rPrChange w:id="601" w:author="Lin Miirabai" w:date="2013-07-01T13:29:00Z">
              <w:rPr>
                <w:rFonts w:ascii="新細明體" w:eastAsia="新細明體" w:hAnsi="新細明體" w:cs="新細明體" w:hint="eastAsia"/>
                <w:lang w:eastAsia="zh-TW"/>
              </w:rPr>
            </w:rPrChange>
          </w:rPr>
          <w:t>的檔案輸出，</w:t>
        </w:r>
      </w:ins>
      <w:ins w:id="602" w:author="Lin Miirabai" w:date="2013-07-01T13:28:00Z">
        <w:r w:rsidR="009D4B9E" w:rsidRPr="00C74E89">
          <w:rPr>
            <w:rFonts w:ascii="新細明體" w:eastAsia="新細明體" w:hAnsi="新細明體" w:cs="新細明體" w:hint="eastAsia"/>
            <w:b/>
            <w:color w:val="0000FF"/>
            <w:lang w:eastAsia="zh-TW"/>
            <w:rPrChange w:id="603" w:author="Lin Miirabai" w:date="2013-07-01T13:29:00Z">
              <w:rPr>
                <w:rFonts w:ascii="新細明體" w:eastAsia="新細明體" w:hAnsi="新細明體" w:cs="新細明體" w:hint="eastAsia"/>
                <w:b/>
                <w:lang w:eastAsia="zh-TW"/>
              </w:rPr>
            </w:rPrChange>
          </w:rPr>
          <w:t>並裱貼於展板上</w:t>
        </w:r>
      </w:ins>
      <w:ins w:id="604" w:author="Lin Miirabai" w:date="2013-07-01T13:29:00Z">
        <w:r w:rsidR="009D4B9E" w:rsidRPr="00C74E89">
          <w:rPr>
            <w:rFonts w:ascii="新細明體" w:eastAsia="新細明體" w:hAnsi="新細明體" w:cs="新細明體" w:hint="eastAsia"/>
            <w:b/>
            <w:color w:val="0000FF"/>
            <w:lang w:eastAsia="zh-TW"/>
            <w:rPrChange w:id="605" w:author="Lin Miirabai" w:date="2013-07-01T13:29:00Z">
              <w:rPr>
                <w:rFonts w:ascii="新細明體" w:eastAsia="新細明體" w:hAnsi="新細明體" w:cs="新細明體" w:hint="eastAsia"/>
                <w:b/>
                <w:lang w:eastAsia="zh-TW"/>
              </w:rPr>
            </w:rPrChange>
          </w:rPr>
          <w:t>。</w:t>
        </w:r>
      </w:ins>
      <w:del w:id="606" w:author="Arnold Sandjaja" w:date="2013-06-20T17:27:00Z">
        <w:r w:rsidR="00405E48" w:rsidRPr="00C74E89" w:rsidDel="003B0AD0">
          <w:rPr>
            <w:color w:val="0000FF"/>
            <w:rPrChange w:id="607" w:author="Lin Miirabai" w:date="2013-07-01T13:29:00Z">
              <w:rPr/>
            </w:rPrChange>
          </w:rPr>
          <w:delText xml:space="preserve"> </w:delText>
        </w:r>
      </w:del>
      <w:del w:id="608" w:author="Arnold Sandjaja" w:date="2013-06-20T17:28:00Z">
        <w:r w:rsidR="00405E48" w:rsidRPr="00C74E89" w:rsidDel="003B0AD0">
          <w:rPr>
            <w:color w:val="0000FF"/>
            <w:rPrChange w:id="609" w:author="Lin Miirabai" w:date="2013-07-01T13:29:00Z">
              <w:rPr/>
            </w:rPrChange>
          </w:rPr>
          <w:delText xml:space="preserve">printed </w:delText>
        </w:r>
      </w:del>
      <w:del w:id="610" w:author="Arnold Sandjaja" w:date="2013-06-20T17:40:00Z">
        <w:r w:rsidR="00405E48" w:rsidRPr="00C74E89" w:rsidDel="003A54B3">
          <w:rPr>
            <w:color w:val="0000FF"/>
            <w:rPrChange w:id="611" w:author="Lin Miirabai" w:date="2013-07-01T13:29:00Z">
              <w:rPr/>
            </w:rPrChange>
          </w:rPr>
          <w:delText>on one single A4 sheet at both 15cm wide and 4cm wide (without any marks, bleed or colour bars)</w:delText>
        </w:r>
      </w:del>
    </w:p>
    <w:p w14:paraId="5D06AFD7" w14:textId="77777777" w:rsidR="00405E48" w:rsidRPr="00031204" w:rsidDel="00CC78C7" w:rsidRDefault="00405E48" w:rsidP="00B53BCC">
      <w:pPr>
        <w:ind w:left="142" w:hangingChars="71" w:hanging="142"/>
        <w:rPr>
          <w:del w:id="612" w:author="Michel Bulon" w:date="2013-06-12T21:28:00Z"/>
        </w:rPr>
        <w:pPrChange w:id="613" w:author="Lin Miirabai" w:date="2013-07-01T18:55:00Z">
          <w:pPr/>
        </w:pPrChange>
      </w:pPr>
    </w:p>
    <w:p w14:paraId="6494A1DF" w14:textId="77777777" w:rsidR="00405E48" w:rsidRPr="00031204" w:rsidRDefault="00405E48" w:rsidP="00B53BCC">
      <w:pPr>
        <w:ind w:left="142" w:hangingChars="71" w:hanging="142"/>
        <w:pPrChange w:id="614" w:author="Lin Miirabai" w:date="2013-07-01T18:55:00Z">
          <w:pPr>
            <w:spacing w:after="200" w:line="276" w:lineRule="auto"/>
          </w:pPr>
        </w:pPrChange>
      </w:pPr>
    </w:p>
    <w:p w14:paraId="3512CEE4" w14:textId="1B865D82" w:rsidR="00405E48" w:rsidRPr="00242173" w:rsidRDefault="00405E48">
      <w:pPr>
        <w:pStyle w:val="Heading4A"/>
        <w:rPr>
          <w:rFonts w:ascii="新細明體" w:eastAsia="新細明體" w:hAnsi="新細明體" w:cs="新細明體" w:hint="eastAsia"/>
          <w:b w:val="0"/>
          <w:color w:val="000000"/>
          <w:sz w:val="24"/>
          <w:lang w:val="en-US" w:eastAsia="zh-TW"/>
          <w:rPrChange w:id="615" w:author="Lin Miirabai" w:date="2013-07-01T13:31:00Z">
            <w:rPr>
              <w:rFonts w:ascii="Arial Bold" w:hAnsi="Arial Bold" w:hint="eastAsia"/>
              <w:b w:val="0"/>
              <w:color w:val="000000"/>
              <w:sz w:val="24"/>
              <w:lang w:eastAsia="zh-TW"/>
            </w:rPr>
          </w:rPrChange>
        </w:rPr>
      </w:pPr>
      <w:r w:rsidRPr="00031204">
        <w:rPr>
          <w:rFonts w:ascii="Arial Bold" w:hAnsi="Arial Bold"/>
          <w:b w:val="0"/>
          <w:color w:val="000000"/>
          <w:sz w:val="24"/>
        </w:rPr>
        <w:t>TASK 2</w:t>
      </w:r>
      <w:ins w:id="616" w:author="Lin Miirabai" w:date="2013-07-01T13:31:00Z">
        <w:r w:rsidR="00242173">
          <w:rPr>
            <w:rFonts w:ascii="Arial Bold" w:hAnsi="Arial Bold" w:hint="eastAsia"/>
            <w:b w:val="0"/>
            <w:color w:val="000000"/>
            <w:sz w:val="24"/>
            <w:lang w:eastAsia="zh-TW"/>
          </w:rPr>
          <w:t xml:space="preserve"> </w:t>
        </w:r>
        <w:r w:rsidR="00242173">
          <w:rPr>
            <w:rFonts w:ascii="Arial Bold" w:hAnsi="Arial Bold"/>
            <w:b w:val="0"/>
            <w:color w:val="000000"/>
            <w:sz w:val="24"/>
            <w:lang w:val="en-US" w:eastAsia="zh-TW"/>
          </w:rPr>
          <w:t xml:space="preserve">/ </w:t>
        </w:r>
        <w:r w:rsidR="00242173" w:rsidRPr="00242173">
          <w:rPr>
            <w:rFonts w:ascii="新細明體" w:eastAsia="新細明體" w:hAnsi="新細明體" w:cs="新細明體" w:hint="eastAsia"/>
            <w:color w:val="0000FF"/>
            <w:sz w:val="24"/>
            <w:lang w:val="en-US" w:eastAsia="zh-TW"/>
            <w:rPrChange w:id="617" w:author="Lin Miirabai" w:date="2013-07-01T13:32:00Z">
              <w:rPr>
                <w:rFonts w:ascii="新細明體" w:eastAsia="新細明體" w:hAnsi="新細明體" w:cs="新細明體" w:hint="eastAsia"/>
                <w:b w:val="0"/>
                <w:color w:val="000000"/>
                <w:sz w:val="24"/>
                <w:lang w:val="en-US" w:eastAsia="zh-TW"/>
              </w:rPr>
            </w:rPrChange>
          </w:rPr>
          <w:t>任務</w:t>
        </w:r>
      </w:ins>
      <w:ins w:id="618" w:author="Lin Miirabai" w:date="2013-07-01T13:32:00Z">
        <w:r w:rsidR="00242173" w:rsidRPr="00242173">
          <w:rPr>
            <w:rFonts w:ascii="新細明體" w:eastAsia="新細明體" w:hAnsi="新細明體" w:cs="新細明體" w:hint="eastAsia"/>
            <w:color w:val="0000FF"/>
            <w:sz w:val="24"/>
            <w:lang w:val="en-US" w:eastAsia="zh-TW"/>
            <w:rPrChange w:id="619" w:author="Lin Miirabai" w:date="2013-07-01T13:32:00Z">
              <w:rPr>
                <w:rFonts w:ascii="新細明體" w:eastAsia="新細明體" w:hAnsi="新細明體" w:cs="新細明體" w:hint="eastAsia"/>
                <w:b w:val="0"/>
                <w:color w:val="000000"/>
                <w:sz w:val="24"/>
                <w:lang w:val="en-US" w:eastAsia="zh-TW"/>
              </w:rPr>
            </w:rPrChange>
          </w:rPr>
          <w:t>二</w:t>
        </w:r>
      </w:ins>
    </w:p>
    <w:p w14:paraId="2D97C35E" w14:textId="77777777" w:rsidR="00405E48" w:rsidRPr="00031204" w:rsidRDefault="00405E48">
      <w:pPr>
        <w:rPr>
          <w:rFonts w:ascii="Arial Bold" w:hAnsi="Arial Bold"/>
        </w:rPr>
      </w:pPr>
      <w:del w:id="620" w:author="Arnold Sandjaja" w:date="2013-06-30T08:50:00Z">
        <w:r w:rsidRPr="00031204" w:rsidDel="00AF3E36">
          <w:rPr>
            <w:rFonts w:ascii="Arial Bold" w:hAnsi="Arial Bold"/>
          </w:rPr>
          <w:delText xml:space="preserve">Design of a </w:delText>
        </w:r>
      </w:del>
      <w:ins w:id="621" w:author="Arnold Sandjaja" w:date="2013-06-30T08:50:00Z">
        <w:r w:rsidR="00AF3E36">
          <w:rPr>
            <w:rFonts w:ascii="Arial Bold" w:hAnsi="Arial Bold"/>
          </w:rPr>
          <w:t>M</w:t>
        </w:r>
      </w:ins>
      <w:del w:id="622" w:author="Arnold Sandjaja" w:date="2013-06-30T08:50:00Z">
        <w:r w:rsidR="00C11A9E" w:rsidRPr="00031204" w:rsidDel="00AF3E36">
          <w:rPr>
            <w:rFonts w:ascii="Arial Bold" w:hAnsi="Arial Bold"/>
          </w:rPr>
          <w:delText>m</w:delText>
        </w:r>
      </w:del>
      <w:r w:rsidR="00C11A9E" w:rsidRPr="00031204">
        <w:rPr>
          <w:rFonts w:ascii="Arial Bold" w:hAnsi="Arial Bold"/>
        </w:rPr>
        <w:t>agazine</w:t>
      </w:r>
      <w:ins w:id="623" w:author="Arnold Sandjaja" w:date="2013-06-30T08:50:00Z">
        <w:r w:rsidR="00AF3E36">
          <w:rPr>
            <w:rFonts w:ascii="Arial Bold" w:hAnsi="Arial Bold"/>
          </w:rPr>
          <w:t xml:space="preserve"> Design</w:t>
        </w:r>
      </w:ins>
    </w:p>
    <w:p w14:paraId="322EAC04" w14:textId="77777777" w:rsidR="009F346B" w:rsidRDefault="00CF4301">
      <w:pPr>
        <w:numPr>
          <w:ilvl w:val="0"/>
          <w:numId w:val="11"/>
        </w:numPr>
        <w:rPr>
          <w:ins w:id="624" w:author="Michel Bulon" w:date="2013-06-21T13:10:00Z"/>
        </w:rPr>
        <w:pPrChange w:id="625" w:author="Arnold Sandjaja" w:date="2013-06-30T08:50:00Z">
          <w:pPr>
            <w:numPr>
              <w:numId w:val="3"/>
            </w:numPr>
            <w:ind w:left="360" w:hanging="360"/>
          </w:pPr>
        </w:pPrChange>
      </w:pPr>
      <w:r w:rsidRPr="00031204">
        <w:t>C</w:t>
      </w:r>
      <w:r w:rsidR="00405E48" w:rsidRPr="00031204">
        <w:t>reate a design for the fron</w:t>
      </w:r>
      <w:r w:rsidR="009F346B" w:rsidRPr="00031204">
        <w:t>t cover, back cover and spine</w:t>
      </w:r>
    </w:p>
    <w:p w14:paraId="4389D824" w14:textId="77777777" w:rsidR="00AF3E36" w:rsidRPr="00AF3E36" w:rsidRDefault="0092444C">
      <w:pPr>
        <w:numPr>
          <w:ilvl w:val="0"/>
          <w:numId w:val="11"/>
        </w:numPr>
        <w:rPr>
          <w:ins w:id="626" w:author="Arnold Sandjaja" w:date="2013-06-30T08:51:00Z"/>
          <w:rStyle w:val="hps"/>
          <w:rPrChange w:id="627" w:author="Arnold Sandjaja" w:date="2013-06-30T08:51:00Z">
            <w:rPr>
              <w:ins w:id="628" w:author="Arnold Sandjaja" w:date="2013-06-30T08:51:00Z"/>
              <w:rStyle w:val="hps"/>
              <w:rFonts w:eastAsia="Times New Roman"/>
              <w:lang w:val="en"/>
            </w:rPr>
          </w:rPrChange>
        </w:rPr>
        <w:pPrChange w:id="629" w:author="Arnold Sandjaja" w:date="2013-06-30T08:50:00Z">
          <w:pPr>
            <w:numPr>
              <w:numId w:val="3"/>
            </w:numPr>
            <w:ind w:left="360" w:hanging="360"/>
          </w:pPr>
        </w:pPrChange>
      </w:pPr>
      <w:ins w:id="630" w:author="Michel Bulon" w:date="2013-06-21T13:10:00Z">
        <w:r w:rsidRPr="00031204">
          <w:t xml:space="preserve">Create a design </w:t>
        </w:r>
        <w:r w:rsidRPr="00031204">
          <w:rPr>
            <w:rStyle w:val="hps"/>
            <w:rFonts w:eastAsia="Times New Roman"/>
            <w:lang w:val="en"/>
          </w:rPr>
          <w:t xml:space="preserve">for </w:t>
        </w:r>
      </w:ins>
      <w:ins w:id="631" w:author="Arnold Sandjaja" w:date="2013-06-30T08:51:00Z">
        <w:r w:rsidR="00AF3E36">
          <w:rPr>
            <w:rStyle w:val="hps"/>
            <w:rFonts w:eastAsia="Times New Roman"/>
            <w:lang w:val="en"/>
          </w:rPr>
          <w:t>page 3 of the magazine accommodating for the die-line of the cover</w:t>
        </w:r>
      </w:ins>
    </w:p>
    <w:p w14:paraId="1A35A9E2" w14:textId="77777777" w:rsidR="0092444C" w:rsidRPr="00031204" w:rsidDel="00AF3E36" w:rsidRDefault="0092444C">
      <w:pPr>
        <w:numPr>
          <w:ilvl w:val="0"/>
          <w:numId w:val="11"/>
        </w:numPr>
        <w:rPr>
          <w:del w:id="632" w:author="Arnold Sandjaja" w:date="2013-06-30T08:51:00Z"/>
        </w:rPr>
        <w:pPrChange w:id="633" w:author="Arnold Sandjaja" w:date="2013-06-30T08:50:00Z">
          <w:pPr>
            <w:numPr>
              <w:numId w:val="3"/>
            </w:numPr>
            <w:ind w:left="360" w:hanging="360"/>
          </w:pPr>
        </w:pPrChange>
      </w:pPr>
      <w:ins w:id="634" w:author="Michel Bulon" w:date="2013-06-21T13:10:00Z">
        <w:del w:id="635" w:author="Arnold Sandjaja" w:date="2013-06-30T08:51:00Z">
          <w:r w:rsidDel="00AF3E36">
            <w:rPr>
              <w:rStyle w:val="hps"/>
              <w:rFonts w:eastAsia="Times New Roman"/>
              <w:lang w:val="en"/>
            </w:rPr>
            <w:delText>one</w:delText>
          </w:r>
          <w:r w:rsidRPr="00031204" w:rsidDel="00AF3E36">
            <w:rPr>
              <w:rFonts w:eastAsia="Times New Roman"/>
              <w:lang w:val="en"/>
            </w:rPr>
            <w:delText xml:space="preserve"> </w:delText>
          </w:r>
        </w:del>
      </w:ins>
      <w:ins w:id="636" w:author="Michel Bulon" w:date="2013-06-21T13:11:00Z">
        <w:del w:id="637" w:author="Arnold Sandjaja" w:date="2013-06-30T08:51:00Z">
          <w:r w:rsidDel="00AF3E36">
            <w:rPr>
              <w:rStyle w:val="hps"/>
              <w:rFonts w:eastAsia="Times New Roman"/>
              <w:lang w:val="en"/>
            </w:rPr>
            <w:delText>inside page</w:delText>
          </w:r>
        </w:del>
      </w:ins>
      <w:ins w:id="638" w:author="Michel Bulon" w:date="2013-06-21T13:10:00Z">
        <w:del w:id="639" w:author="Arnold Sandjaja" w:date="2013-06-30T08:51:00Z">
          <w:r w:rsidDel="00AF3E36">
            <w:rPr>
              <w:rStyle w:val="hps"/>
              <w:rFonts w:eastAsia="Times New Roman"/>
              <w:lang w:val="en"/>
            </w:rPr>
            <w:delText xml:space="preserve"> </w:delText>
          </w:r>
        </w:del>
      </w:ins>
      <w:ins w:id="640" w:author="Michel Bulon" w:date="2013-06-21T13:11:00Z">
        <w:del w:id="641" w:author="Arnold Sandjaja" w:date="2013-06-30T08:51:00Z">
          <w:r w:rsidDel="00AF3E36">
            <w:rPr>
              <w:rStyle w:val="hps"/>
              <w:rFonts w:eastAsia="Times New Roman"/>
              <w:lang w:val="en"/>
            </w:rPr>
            <w:delText xml:space="preserve">of the magazine with single page </w:delText>
          </w:r>
        </w:del>
      </w:ins>
      <w:ins w:id="642" w:author="Michel Bulon" w:date="2013-06-21T13:15:00Z">
        <w:del w:id="643" w:author="Arnold Sandjaja" w:date="2013-06-30T08:51:00Z">
          <w:r w:rsidR="00FB755D" w:rsidDel="00AF3E36">
            <w:rPr>
              <w:rStyle w:val="hps"/>
              <w:lang w:val="en"/>
            </w:rPr>
            <w:delText>linked to the</w:delText>
          </w:r>
          <w:r w:rsidR="00FB755D" w:rsidDel="00AF3E36">
            <w:rPr>
              <w:rStyle w:val="shorttext"/>
              <w:lang w:val="en"/>
            </w:rPr>
            <w:delText xml:space="preserve"> </w:delText>
          </w:r>
          <w:r w:rsidR="00FB755D" w:rsidDel="00AF3E36">
            <w:rPr>
              <w:rStyle w:val="hps"/>
              <w:lang w:val="en"/>
            </w:rPr>
            <w:delText>cover</w:delText>
          </w:r>
          <w:r w:rsidR="00FB755D" w:rsidDel="00AF3E36">
            <w:rPr>
              <w:rStyle w:val="shorttext"/>
              <w:lang w:val="en"/>
            </w:rPr>
            <w:delText xml:space="preserve"> </w:delText>
          </w:r>
          <w:r w:rsidR="00FB755D" w:rsidDel="00AF3E36">
            <w:rPr>
              <w:rStyle w:val="hps"/>
              <w:lang w:val="en"/>
            </w:rPr>
            <w:delText>and</w:delText>
          </w:r>
          <w:r w:rsidR="00FB755D" w:rsidDel="00AF3E36">
            <w:rPr>
              <w:rStyle w:val="shorttext"/>
              <w:lang w:val="en"/>
            </w:rPr>
            <w:delText xml:space="preserve"> </w:delText>
          </w:r>
          <w:r w:rsidR="00FB755D" w:rsidDel="00AF3E36">
            <w:rPr>
              <w:rStyle w:val="hps"/>
              <w:lang w:val="en"/>
            </w:rPr>
            <w:delText>the dieline</w:delText>
          </w:r>
        </w:del>
      </w:ins>
    </w:p>
    <w:p w14:paraId="17C2FD8C" w14:textId="77777777" w:rsidR="009F346B" w:rsidRPr="00031204" w:rsidRDefault="00CF4301">
      <w:pPr>
        <w:numPr>
          <w:ilvl w:val="0"/>
          <w:numId w:val="11"/>
        </w:numPr>
        <w:pPrChange w:id="644" w:author="Arnold Sandjaja" w:date="2013-06-30T08:50:00Z">
          <w:pPr>
            <w:numPr>
              <w:numId w:val="3"/>
            </w:numPr>
            <w:ind w:left="360" w:hanging="360"/>
          </w:pPr>
        </w:pPrChange>
      </w:pPr>
      <w:del w:id="645" w:author="Arnold Sandjaja" w:date="2013-06-30T08:52:00Z">
        <w:r w:rsidRPr="00031204" w:rsidDel="007A6EEC">
          <w:delText>C</w:delText>
        </w:r>
        <w:r w:rsidR="009F346B" w:rsidRPr="00031204" w:rsidDel="007A6EEC">
          <w:delText xml:space="preserve">reate a design </w:delText>
        </w:r>
      </w:del>
      <w:ins w:id="646" w:author="Michel Bulon" w:date="2013-05-14T20:44:00Z">
        <w:del w:id="647" w:author="Arnold Sandjaja" w:date="2013-06-30T08:52:00Z">
          <w:r w:rsidR="00463E5C" w:rsidRPr="00031204" w:rsidDel="007A6EEC">
            <w:rPr>
              <w:rStyle w:val="hps"/>
              <w:rFonts w:eastAsia="Times New Roman"/>
              <w:lang w:val="en"/>
            </w:rPr>
            <w:delText>for four</w:delText>
          </w:r>
          <w:r w:rsidR="00463E5C" w:rsidRPr="00031204" w:rsidDel="007A6EEC">
            <w:rPr>
              <w:rFonts w:eastAsia="Times New Roman"/>
              <w:lang w:val="en"/>
            </w:rPr>
            <w:delText xml:space="preserve"> </w:delText>
          </w:r>
          <w:r w:rsidR="00463E5C" w:rsidRPr="00031204" w:rsidDel="007A6EEC">
            <w:rPr>
              <w:rStyle w:val="hps"/>
              <w:rFonts w:eastAsia="Times New Roman"/>
              <w:lang w:val="en"/>
            </w:rPr>
            <w:delText>inside pages of the</w:delText>
          </w:r>
          <w:r w:rsidR="00463E5C" w:rsidRPr="00031204" w:rsidDel="007A6EEC">
            <w:rPr>
              <w:rFonts w:eastAsia="Times New Roman"/>
              <w:lang w:val="en"/>
            </w:rPr>
            <w:delText xml:space="preserve"> </w:delText>
          </w:r>
          <w:r w:rsidR="00463E5C" w:rsidRPr="00031204" w:rsidDel="007A6EEC">
            <w:rPr>
              <w:rStyle w:val="hps"/>
              <w:rFonts w:eastAsia="Times New Roman"/>
              <w:lang w:val="en"/>
            </w:rPr>
            <w:delText>magazine</w:delText>
          </w:r>
          <w:r w:rsidR="00463E5C" w:rsidRPr="00031204" w:rsidDel="007A6EEC">
            <w:rPr>
              <w:rFonts w:eastAsia="Times New Roman"/>
              <w:lang w:val="en"/>
            </w:rPr>
            <w:delText xml:space="preserve"> </w:delText>
          </w:r>
          <w:r w:rsidR="00463E5C" w:rsidRPr="00031204" w:rsidDel="007A6EEC">
            <w:rPr>
              <w:rStyle w:val="hps"/>
              <w:rFonts w:eastAsia="Times New Roman"/>
              <w:lang w:val="en"/>
            </w:rPr>
            <w:delText>with two</w:delText>
          </w:r>
          <w:r w:rsidR="00463E5C" w:rsidRPr="00031204" w:rsidDel="007A6EEC">
            <w:rPr>
              <w:rFonts w:eastAsia="Times New Roman"/>
              <w:lang w:val="en"/>
            </w:rPr>
            <w:delText xml:space="preserve"> </w:delText>
          </w:r>
          <w:r w:rsidR="00463E5C" w:rsidRPr="00031204" w:rsidDel="007A6EEC">
            <w:rPr>
              <w:rStyle w:val="hps"/>
              <w:rFonts w:eastAsia="Times New Roman"/>
              <w:lang w:val="en"/>
            </w:rPr>
            <w:delText>double</w:delText>
          </w:r>
          <w:r w:rsidR="00463E5C" w:rsidRPr="00031204" w:rsidDel="007A6EEC">
            <w:rPr>
              <w:rFonts w:eastAsia="Times New Roman"/>
              <w:lang w:val="en"/>
            </w:rPr>
            <w:delText xml:space="preserve"> </w:delText>
          </w:r>
          <w:r w:rsidR="00463E5C" w:rsidRPr="00031204" w:rsidDel="007A6EEC">
            <w:rPr>
              <w:rStyle w:val="hps"/>
              <w:rFonts w:eastAsia="Times New Roman"/>
              <w:lang w:val="en"/>
            </w:rPr>
            <w:delText>page</w:delText>
          </w:r>
        </w:del>
      </w:ins>
      <w:del w:id="648" w:author="Arnold Sandjaja" w:date="2013-06-30T08:52:00Z">
        <w:r w:rsidR="009F346B" w:rsidRPr="00031204" w:rsidDel="007A6EEC">
          <w:delText>eight of the pages of the magazine</w:delText>
        </w:r>
      </w:del>
      <w:ins w:id="649" w:author="Arnold Sandjaja" w:date="2013-06-30T08:52:00Z">
        <w:r w:rsidR="007A6EEC">
          <w:rPr>
            <w:rStyle w:val="hps"/>
            <w:rFonts w:eastAsia="Times New Roman"/>
            <w:lang w:val="en"/>
          </w:rPr>
          <w:t>Create two spreads for the magazine (pages 8&amp;9, 10&amp;11)</w:t>
        </w:r>
      </w:ins>
    </w:p>
    <w:p w14:paraId="2E85B169" w14:textId="72F193F9" w:rsidR="00F60784" w:rsidRPr="00031204" w:rsidRDefault="00F60784">
      <w:pPr>
        <w:numPr>
          <w:ilvl w:val="0"/>
          <w:numId w:val="11"/>
        </w:numPr>
        <w:pPrChange w:id="650" w:author="Arnold Sandjaja" w:date="2013-06-30T08:50:00Z">
          <w:pPr>
            <w:numPr>
              <w:numId w:val="3"/>
            </w:numPr>
            <w:ind w:left="360" w:hanging="360"/>
          </w:pPr>
        </w:pPrChange>
      </w:pPr>
      <w:r w:rsidRPr="00031204">
        <w:t xml:space="preserve">Include required text </w:t>
      </w:r>
      <w:ins w:id="651" w:author="Arnold Sandjaja" w:date="2013-06-30T08:53:00Z">
        <w:r w:rsidR="007A6EEC">
          <w:t>i</w:t>
        </w:r>
      </w:ins>
      <w:del w:id="652" w:author="Arnold Sandjaja" w:date="2013-06-30T08:53:00Z">
        <w:r w:rsidRPr="00031204" w:rsidDel="007A6EEC">
          <w:delText>o</w:delText>
        </w:r>
      </w:del>
      <w:r w:rsidRPr="00031204">
        <w:t>n the magazine</w:t>
      </w:r>
      <w:ins w:id="653" w:author="Arnold Sandjaja" w:date="2013-06-29T12:09:00Z">
        <w:r w:rsidR="0017571C">
          <w:t xml:space="preserve"> (</w:t>
        </w:r>
        <w:r w:rsidR="00580CF8">
          <w:t>WSC2013_TP40_MOD2</w:t>
        </w:r>
        <w:r w:rsidR="0017571C" w:rsidRPr="0017571C">
          <w:t>_PRE_EN_TEXT_FILES.docx</w:t>
        </w:r>
        <w:r w:rsidR="0017571C">
          <w:t>)</w:t>
        </w:r>
      </w:ins>
    </w:p>
    <w:p w14:paraId="59F3E2E8" w14:textId="77777777" w:rsidR="00F60784" w:rsidRPr="00031204" w:rsidDel="000D584F" w:rsidRDefault="00F60784">
      <w:pPr>
        <w:numPr>
          <w:ilvl w:val="0"/>
          <w:numId w:val="11"/>
        </w:numPr>
        <w:rPr>
          <w:del w:id="654" w:author="Arnold Sandjaja" w:date="2013-06-30T08:56:00Z"/>
        </w:rPr>
        <w:pPrChange w:id="655" w:author="Arnold Sandjaja" w:date="2013-06-30T08:50:00Z">
          <w:pPr>
            <w:numPr>
              <w:numId w:val="3"/>
            </w:numPr>
            <w:ind w:left="360" w:hanging="360"/>
          </w:pPr>
        </w:pPrChange>
      </w:pPr>
      <w:del w:id="656" w:author="Arnold Sandjaja" w:date="2013-06-30T08:53:00Z">
        <w:r w:rsidRPr="00031204" w:rsidDel="007A6EEC">
          <w:delText xml:space="preserve">Using </w:delText>
        </w:r>
      </w:del>
      <w:del w:id="657" w:author="Arnold Sandjaja" w:date="2013-05-17T15:40:00Z">
        <w:r w:rsidRPr="00031204" w:rsidDel="00304DDA">
          <w:delText xml:space="preserve">logo </w:delText>
        </w:r>
      </w:del>
      <w:del w:id="658" w:author="Arnold Sandjaja" w:date="2013-06-30T08:54:00Z">
        <w:r w:rsidRPr="00031204" w:rsidDel="007A6EEC">
          <w:delText>with CMYK on</w:delText>
        </w:r>
      </w:del>
      <w:del w:id="659" w:author="Arnold Sandjaja" w:date="2013-06-30T08:56:00Z">
        <w:r w:rsidRPr="00031204" w:rsidDel="000D584F">
          <w:delText xml:space="preserve"> the magazine</w:delText>
        </w:r>
      </w:del>
    </w:p>
    <w:p w14:paraId="7C54CF58" w14:textId="77777777" w:rsidR="00F60784" w:rsidRPr="00031204" w:rsidDel="000D584F" w:rsidRDefault="00F60784">
      <w:pPr>
        <w:numPr>
          <w:ilvl w:val="0"/>
          <w:numId w:val="11"/>
        </w:numPr>
        <w:rPr>
          <w:del w:id="660" w:author="Arnold Sandjaja" w:date="2013-06-30T08:57:00Z"/>
        </w:rPr>
        <w:pPrChange w:id="661" w:author="Arnold Sandjaja" w:date="2013-06-30T08:50:00Z">
          <w:pPr>
            <w:numPr>
              <w:numId w:val="3"/>
            </w:numPr>
            <w:ind w:left="360" w:hanging="360"/>
          </w:pPr>
        </w:pPrChange>
      </w:pPr>
      <w:del w:id="662" w:author="Arnold Sandjaja" w:date="2013-05-17T15:42:00Z">
        <w:r w:rsidRPr="00031204" w:rsidDel="00304DDA">
          <w:delText xml:space="preserve">The </w:delText>
        </w:r>
      </w:del>
      <w:del w:id="663" w:author="Arnold Sandjaja" w:date="2013-06-30T08:57:00Z">
        <w:r w:rsidRPr="00031204" w:rsidDel="000D584F">
          <w:delText xml:space="preserve">logo at back cover exactly </w:delText>
        </w:r>
      </w:del>
      <w:del w:id="664" w:author="Arnold Sandjaja" w:date="2013-05-17T15:41:00Z">
        <w:r w:rsidRPr="00031204" w:rsidDel="00304DDA">
          <w:delText>2</w:delText>
        </w:r>
      </w:del>
      <w:del w:id="665" w:author="Arnold Sandjaja" w:date="2013-06-30T08:57:00Z">
        <w:r w:rsidRPr="00031204" w:rsidDel="000D584F">
          <w:delText>5mm wide</w:delText>
        </w:r>
      </w:del>
    </w:p>
    <w:p w14:paraId="5CA366D7" w14:textId="77777777" w:rsidR="00405E48" w:rsidRDefault="009F346B">
      <w:pPr>
        <w:numPr>
          <w:ilvl w:val="0"/>
          <w:numId w:val="11"/>
        </w:numPr>
        <w:rPr>
          <w:ins w:id="666" w:author="Michel Bulon" w:date="2013-06-12T21:20:00Z"/>
        </w:rPr>
        <w:pPrChange w:id="667" w:author="Arnold Sandjaja" w:date="2013-06-30T08:50:00Z">
          <w:pPr>
            <w:numPr>
              <w:numId w:val="3"/>
            </w:numPr>
            <w:ind w:left="360" w:hanging="360"/>
          </w:pPr>
        </w:pPrChange>
      </w:pPr>
      <w:del w:id="668" w:author="Arnold Sandjaja" w:date="2013-06-30T09:03:00Z">
        <w:r w:rsidRPr="00031204" w:rsidDel="002B4998">
          <w:delText xml:space="preserve">The </w:delText>
        </w:r>
      </w:del>
      <w:ins w:id="669" w:author="Michel Bulon" w:date="2013-06-12T21:20:00Z">
        <w:del w:id="670" w:author="Arnold Sandjaja" w:date="2013-06-30T08:58:00Z">
          <w:r w:rsidR="00CD7B4C" w:rsidDel="000D584F">
            <w:delText xml:space="preserve">cover </w:delText>
          </w:r>
        </w:del>
      </w:ins>
      <w:ins w:id="671" w:author="Michel Bulon" w:date="2013-06-12T21:26:00Z">
        <w:del w:id="672" w:author="Arnold Sandjaja" w:date="2013-06-30T08:58:00Z">
          <w:r w:rsidR="00CC78C7" w:rsidDel="000D584F">
            <w:delText xml:space="preserve">of </w:delText>
          </w:r>
        </w:del>
      </w:ins>
      <w:del w:id="673" w:author="Arnold Sandjaja" w:date="2013-06-30T09:03:00Z">
        <w:r w:rsidRPr="00031204" w:rsidDel="002B4998">
          <w:delText xml:space="preserve">magazine </w:delText>
        </w:r>
      </w:del>
      <w:del w:id="674" w:author="Arnold Sandjaja" w:date="2013-06-30T08:58:00Z">
        <w:r w:rsidRPr="00031204" w:rsidDel="000D584F">
          <w:delText>i</w:delText>
        </w:r>
        <w:r w:rsidR="00405E48" w:rsidRPr="00031204" w:rsidDel="000D584F">
          <w:delText xml:space="preserve">t </w:delText>
        </w:r>
      </w:del>
      <w:del w:id="675" w:author="Arnold Sandjaja" w:date="2013-06-30T09:03:00Z">
        <w:r w:rsidR="00405E48" w:rsidRPr="00031204" w:rsidDel="002B4998">
          <w:delText xml:space="preserve">will be printed in CMYK and the customer requires you to use </w:delText>
        </w:r>
      </w:del>
      <w:del w:id="676" w:author="Arnold Sandjaja" w:date="2013-06-14T16:42:00Z">
        <w:r w:rsidR="00405E48" w:rsidRPr="00031204" w:rsidDel="00F06523">
          <w:delText xml:space="preserve">a spot </w:delText>
        </w:r>
      </w:del>
      <w:del w:id="677" w:author="Arnold Sandjaja" w:date="2013-06-30T09:03:00Z">
        <w:r w:rsidR="00405E48" w:rsidRPr="00031204" w:rsidDel="002B4998">
          <w:delText>varnish</w:delText>
        </w:r>
      </w:del>
      <w:ins w:id="678" w:author="Michel Bulon" w:date="2013-06-12T21:18:00Z">
        <w:del w:id="679" w:author="Arnold Sandjaja" w:date="2013-06-30T09:03:00Z">
          <w:r w:rsidR="00F84A43" w:rsidDel="002B4998">
            <w:delText>dieline</w:delText>
          </w:r>
        </w:del>
      </w:ins>
      <w:del w:id="680" w:author="Arnold Sandjaja" w:date="2013-06-30T09:03:00Z">
        <w:r w:rsidR="00405E48" w:rsidRPr="00031204" w:rsidDel="002B4998">
          <w:delText xml:space="preserve"> </w:delText>
        </w:r>
        <w:r w:rsidR="00C11A9E" w:rsidRPr="00031204" w:rsidDel="002B4998">
          <w:delText xml:space="preserve">and 1 spot </w:delText>
        </w:r>
        <w:r w:rsidR="00FA44F2" w:rsidRPr="00031204" w:rsidDel="002B4998">
          <w:delText xml:space="preserve">colour </w:delText>
        </w:r>
      </w:del>
      <w:ins w:id="681" w:author="Michel Bulon" w:date="2013-06-12T21:57:00Z">
        <w:del w:id="682" w:author="Arnold Sandjaja" w:date="2013-06-30T09:03:00Z">
          <w:r w:rsidR="0087436E" w:rsidDel="002B4998">
            <w:delText xml:space="preserve">(PMS 7549 C) </w:delText>
          </w:r>
        </w:del>
      </w:ins>
      <w:del w:id="683" w:author="Arnold Sandjaja" w:date="2013-06-30T09:03:00Z">
        <w:r w:rsidR="00405E48" w:rsidRPr="00031204" w:rsidDel="002B4998">
          <w:delText xml:space="preserve">on the front cover. You may also use </w:delText>
        </w:r>
      </w:del>
      <w:del w:id="684" w:author="Arnold Sandjaja" w:date="2013-06-14T16:43:00Z">
        <w:r w:rsidR="00405E48" w:rsidRPr="00031204" w:rsidDel="00F06523">
          <w:delText xml:space="preserve">a spot </w:delText>
        </w:r>
      </w:del>
      <w:del w:id="685" w:author="Arnold Sandjaja" w:date="2013-06-30T09:03:00Z">
        <w:r w:rsidR="00405E48" w:rsidRPr="00031204" w:rsidDel="002B4998">
          <w:delText>varnish</w:delText>
        </w:r>
      </w:del>
      <w:ins w:id="686" w:author="Michel Bulon" w:date="2013-06-12T21:18:00Z">
        <w:del w:id="687" w:author="Arnold Sandjaja" w:date="2013-06-30T09:03:00Z">
          <w:r w:rsidR="00F84A43" w:rsidDel="002B4998">
            <w:delText>dieline</w:delText>
          </w:r>
        </w:del>
      </w:ins>
      <w:del w:id="688" w:author="Arnold Sandjaja" w:date="2013-06-30T09:03:00Z">
        <w:r w:rsidR="00405E48" w:rsidRPr="00031204" w:rsidDel="002B4998">
          <w:delText xml:space="preserve"> on the back cover and spine if you desire.</w:delText>
        </w:r>
      </w:del>
      <w:ins w:id="689" w:author="Arnold Sandjaja" w:date="2013-06-30T09:03:00Z">
        <w:r w:rsidR="002B4998">
          <w:t>You must create a die-line for the cover</w:t>
        </w:r>
      </w:ins>
    </w:p>
    <w:p w14:paraId="03AD3A53" w14:textId="77777777" w:rsidR="00CD7B4C" w:rsidRPr="00031204" w:rsidRDefault="00CC78C7">
      <w:pPr>
        <w:numPr>
          <w:ilvl w:val="0"/>
          <w:numId w:val="11"/>
        </w:numPr>
        <w:pPrChange w:id="690" w:author="Arnold Sandjaja" w:date="2013-06-30T08:50:00Z">
          <w:pPr>
            <w:numPr>
              <w:numId w:val="3"/>
            </w:numPr>
            <w:ind w:left="360" w:hanging="360"/>
          </w:pPr>
        </w:pPrChange>
      </w:pPr>
      <w:ins w:id="691" w:author="Michel Bulon" w:date="2013-06-12T21:26:00Z">
        <w:r w:rsidRPr="00CC78C7">
          <w:t xml:space="preserve">The </w:t>
        </w:r>
        <w:del w:id="692" w:author="Arnold Sandjaja" w:date="2013-06-29T14:08:00Z">
          <w:r w:rsidRPr="00CC78C7" w:rsidDel="00313121">
            <w:delText>interior</w:delText>
          </w:r>
        </w:del>
      </w:ins>
      <w:ins w:id="693" w:author="Arnold Sandjaja" w:date="2013-06-29T14:08:00Z">
        <w:r w:rsidR="00313121">
          <w:t>inside pages</w:t>
        </w:r>
      </w:ins>
      <w:ins w:id="694" w:author="Michel Bulon" w:date="2013-06-12T21:26:00Z">
        <w:r w:rsidRPr="00CC78C7">
          <w:t xml:space="preserve"> </w:t>
        </w:r>
      </w:ins>
      <w:ins w:id="695" w:author="Arnold Sandjaja" w:date="2013-06-30T09:05:00Z">
        <w:r w:rsidR="00ED334F">
          <w:t>of the</w:t>
        </w:r>
      </w:ins>
      <w:ins w:id="696" w:author="Michel Bulon" w:date="2013-06-12T21:26:00Z">
        <w:del w:id="697" w:author="Arnold Sandjaja" w:date="2013-06-30T09:04:00Z">
          <w:r w:rsidDel="00ED334F">
            <w:delText>of</w:delText>
          </w:r>
        </w:del>
        <w:r>
          <w:t xml:space="preserve"> </w:t>
        </w:r>
        <w:r w:rsidRPr="00CC78C7">
          <w:t xml:space="preserve">magazine </w:t>
        </w:r>
        <w:del w:id="698" w:author="Arnold Sandjaja" w:date="2013-06-30T09:05:00Z">
          <w:r w:rsidRPr="00CC78C7" w:rsidDel="00ED334F">
            <w:delText xml:space="preserve">it </w:delText>
          </w:r>
        </w:del>
        <w:r w:rsidRPr="00CC78C7">
          <w:t xml:space="preserve">will be printed in 2 </w:t>
        </w:r>
        <w:del w:id="699" w:author="Arnold Sandjaja" w:date="2013-06-30T09:05:00Z">
          <w:r w:rsidRPr="00CC78C7" w:rsidDel="0060008B">
            <w:delText xml:space="preserve">spot </w:delText>
          </w:r>
        </w:del>
        <w:r w:rsidRPr="00CC78C7">
          <w:t>colours (</w:t>
        </w:r>
      </w:ins>
      <w:ins w:id="700" w:author="Arnold Sandjaja" w:date="2013-06-30T09:06:00Z">
        <w:r w:rsidR="00420DE5">
          <w:t>B</w:t>
        </w:r>
      </w:ins>
      <w:ins w:id="701" w:author="Arnold Sandjaja" w:date="2013-06-30T09:05:00Z">
        <w:r w:rsidR="0060008B" w:rsidRPr="00CC78C7">
          <w:t>lack</w:t>
        </w:r>
        <w:r w:rsidR="0060008B">
          <w:t xml:space="preserve"> and </w:t>
        </w:r>
      </w:ins>
      <w:ins w:id="702" w:author="Michel Bulon" w:date="2013-06-12T21:26:00Z">
        <w:r w:rsidRPr="00CC78C7">
          <w:t>PMS 7549 C</w:t>
        </w:r>
        <w:del w:id="703" w:author="Arnold Sandjaja" w:date="2013-06-30T09:05:00Z">
          <w:r w:rsidRPr="00CC78C7" w:rsidDel="0060008B">
            <w:delText xml:space="preserve"> and Black</w:delText>
          </w:r>
        </w:del>
        <w:r w:rsidRPr="00CC78C7">
          <w:t>)</w:t>
        </w:r>
      </w:ins>
    </w:p>
    <w:p w14:paraId="27A32B11" w14:textId="3A7DC059" w:rsidR="009F346B" w:rsidRPr="00031204" w:rsidRDefault="009F346B">
      <w:pPr>
        <w:numPr>
          <w:ilvl w:val="0"/>
          <w:numId w:val="11"/>
        </w:numPr>
        <w:pPrChange w:id="704" w:author="Arnold Sandjaja" w:date="2013-06-30T08:50:00Z">
          <w:pPr>
            <w:numPr>
              <w:numId w:val="3"/>
            </w:numPr>
            <w:ind w:left="360" w:hanging="360"/>
          </w:pPr>
        </w:pPrChange>
      </w:pPr>
      <w:r w:rsidRPr="00031204">
        <w:t xml:space="preserve">Include the </w:t>
      </w:r>
      <w:r w:rsidR="00F60784" w:rsidRPr="00031204">
        <w:t>b</w:t>
      </w:r>
      <w:r w:rsidRPr="00031204">
        <w:t xml:space="preserve">arcode </w:t>
      </w:r>
      <w:del w:id="705" w:author="Arnold Sandjaja" w:date="2013-06-30T09:06:00Z">
        <w:r w:rsidRPr="00031204" w:rsidDel="002942A0">
          <w:delText xml:space="preserve">in </w:delText>
        </w:r>
      </w:del>
      <w:ins w:id="706" w:author="Arnold Sandjaja" w:date="2013-06-30T09:06:00Z">
        <w:r w:rsidR="002942A0">
          <w:t>with</w:t>
        </w:r>
        <w:r w:rsidR="002942A0" w:rsidRPr="00031204">
          <w:t xml:space="preserve"> </w:t>
        </w:r>
      </w:ins>
      <w:r w:rsidRPr="00031204">
        <w:t>a white background; do not resize it and make sure it’s 100% black</w:t>
      </w:r>
      <w:ins w:id="707" w:author="Arnold Sandjaja" w:date="2013-06-29T12:10:00Z">
        <w:r w:rsidR="0017571C">
          <w:t xml:space="preserve"> (</w:t>
        </w:r>
        <w:r w:rsidR="00580CF8">
          <w:t>WSC2013_TP40_MOD2</w:t>
        </w:r>
        <w:r w:rsidR="0017571C" w:rsidRPr="0017571C">
          <w:t>_PRE_EN_BARCODE.eps</w:t>
        </w:r>
        <w:r w:rsidR="0017571C">
          <w:t>)</w:t>
        </w:r>
      </w:ins>
    </w:p>
    <w:p w14:paraId="39B7E565" w14:textId="77777777" w:rsidR="00F60784" w:rsidRPr="00031204" w:rsidRDefault="00F60784">
      <w:pPr>
        <w:numPr>
          <w:ilvl w:val="0"/>
          <w:numId w:val="11"/>
        </w:numPr>
        <w:pPrChange w:id="708" w:author="Arnold Sandjaja" w:date="2013-06-30T08:50:00Z">
          <w:pPr>
            <w:numPr>
              <w:numId w:val="3"/>
            </w:numPr>
            <w:ind w:left="360" w:hanging="360"/>
          </w:pPr>
        </w:pPrChange>
      </w:pPr>
      <w:del w:id="709" w:author="Arnold Sandjaja" w:date="2013-06-30T09:07:00Z">
        <w:r w:rsidRPr="00031204" w:rsidDel="00B61441">
          <w:delText>Use any of</w:delText>
        </w:r>
      </w:del>
      <w:del w:id="710" w:author="Arnold Sandjaja" w:date="2013-06-30T09:13:00Z">
        <w:r w:rsidRPr="00031204" w:rsidDel="00DC2C97">
          <w:delText xml:space="preserve"> the supplied images </w:delText>
        </w:r>
      </w:del>
      <w:del w:id="711" w:author="Arnold Sandjaja" w:date="2013-06-30T09:07:00Z">
        <w:r w:rsidRPr="00031204" w:rsidDel="00B61441">
          <w:delText xml:space="preserve">to design </w:delText>
        </w:r>
      </w:del>
      <w:del w:id="712" w:author="Arnold Sandjaja" w:date="2013-06-30T09:13:00Z">
        <w:r w:rsidRPr="00031204" w:rsidDel="00DC2C97">
          <w:delText xml:space="preserve">your Magazine </w:delText>
        </w:r>
      </w:del>
      <w:del w:id="713" w:author="Arnold Sandjaja" w:date="2013-06-30T09:07:00Z">
        <w:r w:rsidRPr="00031204" w:rsidDel="00B61441">
          <w:delText>o</w:delText>
        </w:r>
      </w:del>
      <w:ins w:id="714" w:author="Arnold Sandjaja" w:date="2013-06-30T09:08:00Z">
        <w:r w:rsidR="00B61441">
          <w:t xml:space="preserve">You may </w:t>
        </w:r>
      </w:ins>
      <w:del w:id="715" w:author="Arnold Sandjaja" w:date="2013-06-30T09:07:00Z">
        <w:r w:rsidRPr="00031204" w:rsidDel="00933843">
          <w:delText xml:space="preserve">r </w:delText>
        </w:r>
      </w:del>
      <w:r w:rsidRPr="00031204">
        <w:t>create your own illustration</w:t>
      </w:r>
      <w:ins w:id="716" w:author="Arnold Sandjaja" w:date="2013-06-30T09:08:00Z">
        <w:r w:rsidR="00B61441">
          <w:t>s</w:t>
        </w:r>
      </w:ins>
    </w:p>
    <w:p w14:paraId="6C9FCC33" w14:textId="77777777" w:rsidR="00242173" w:rsidRDefault="00242173">
      <w:pPr>
        <w:rPr>
          <w:ins w:id="717" w:author="Lin Miirabai" w:date="2013-07-01T13:31:00Z"/>
          <w:rFonts w:hint="eastAsia"/>
          <w:lang w:val="pt-BR" w:eastAsia="zh-TW"/>
        </w:rPr>
      </w:pPr>
    </w:p>
    <w:p w14:paraId="345F9957" w14:textId="77777777" w:rsidR="00242173" w:rsidRDefault="00242173">
      <w:pPr>
        <w:rPr>
          <w:ins w:id="718" w:author="Lin Miirabai" w:date="2013-07-01T13:32:00Z"/>
          <w:rFonts w:ascii="新細明體" w:eastAsia="新細明體" w:hAnsi="新細明體" w:cs="新細明體" w:hint="eastAsia"/>
          <w:lang w:val="pt-BR" w:eastAsia="zh-TW"/>
        </w:rPr>
      </w:pPr>
    </w:p>
    <w:p w14:paraId="4969B80A" w14:textId="0CBE1048" w:rsidR="00242173" w:rsidRPr="006F4736" w:rsidRDefault="00242173">
      <w:pPr>
        <w:rPr>
          <w:ins w:id="719" w:author="Lin Miirabai" w:date="2013-07-01T13:32:00Z"/>
          <w:rFonts w:ascii="新細明體" w:eastAsia="新細明體" w:hAnsi="新細明體" w:cs="新細明體" w:hint="eastAsia"/>
          <w:b/>
          <w:color w:val="0000FF"/>
          <w:lang w:val="pt-BR" w:eastAsia="zh-TW"/>
          <w:rPrChange w:id="720" w:author="Lin Miirabai" w:date="2013-07-01T13:48:00Z">
            <w:rPr>
              <w:ins w:id="721" w:author="Lin Miirabai" w:date="2013-07-01T13:32:00Z"/>
              <w:rFonts w:ascii="新細明體" w:eastAsia="新細明體" w:hAnsi="新細明體" w:cs="新細明體" w:hint="eastAsia"/>
              <w:lang w:val="pt-BR" w:eastAsia="zh-TW"/>
            </w:rPr>
          </w:rPrChange>
        </w:rPr>
      </w:pPr>
      <w:ins w:id="722" w:author="Lin Miirabai" w:date="2013-07-01T13:32:00Z">
        <w:r w:rsidRPr="006F4736">
          <w:rPr>
            <w:rFonts w:ascii="新細明體" w:eastAsia="新細明體" w:hAnsi="新細明體" w:cs="新細明體" w:hint="eastAsia"/>
            <w:b/>
            <w:color w:val="0000FF"/>
            <w:lang w:val="pt-BR" w:eastAsia="zh-TW"/>
            <w:rPrChange w:id="723" w:author="Lin Miirabai" w:date="2013-07-01T13:48:00Z">
              <w:rPr>
                <w:rFonts w:ascii="新細明體" w:eastAsia="新細明體" w:hAnsi="新細明體" w:cs="新細明體" w:hint="eastAsia"/>
                <w:lang w:val="pt-BR" w:eastAsia="zh-TW"/>
              </w:rPr>
            </w:rPrChange>
          </w:rPr>
          <w:t>雜誌設計</w:t>
        </w:r>
      </w:ins>
    </w:p>
    <w:p w14:paraId="6CC699D9" w14:textId="33001702" w:rsidR="008924AB" w:rsidRPr="006F4736" w:rsidRDefault="008924AB" w:rsidP="002579FC">
      <w:pPr>
        <w:pStyle w:val="a8"/>
        <w:numPr>
          <w:ilvl w:val="0"/>
          <w:numId w:val="13"/>
        </w:numPr>
        <w:rPr>
          <w:ins w:id="724" w:author="Lin Miirabai" w:date="2013-07-01T13:32:00Z"/>
          <w:rFonts w:ascii="新細明體" w:eastAsia="新細明體" w:hAnsi="新細明體" w:cs="新細明體" w:hint="eastAsia"/>
          <w:color w:val="0000FF"/>
          <w:lang w:val="pt-BR" w:eastAsia="zh-TW"/>
          <w:rPrChange w:id="725" w:author="Lin Miirabai" w:date="2013-07-01T13:48:00Z">
            <w:rPr>
              <w:ins w:id="726" w:author="Lin Miirabai" w:date="2013-07-01T13:32:00Z"/>
              <w:rFonts w:hint="eastAsia"/>
              <w:lang w:eastAsia="zh-TW"/>
            </w:rPr>
          </w:rPrChange>
        </w:rPr>
        <w:pPrChange w:id="727" w:author="Lin Miirabai" w:date="2013-07-01T13:46:00Z">
          <w:pPr/>
        </w:pPrChange>
      </w:pPr>
      <w:ins w:id="728" w:author="Lin Miirabai" w:date="2013-07-01T13:32:00Z">
        <w:r w:rsidRPr="006F4736">
          <w:rPr>
            <w:rFonts w:ascii="新細明體" w:eastAsia="新細明體" w:hAnsi="新細明體" w:cs="新細明體" w:hint="eastAsia"/>
            <w:color w:val="0000FF"/>
            <w:lang w:val="pt-BR" w:eastAsia="zh-TW"/>
            <w:rPrChange w:id="729" w:author="Lin Miirabai" w:date="2013-07-01T13:48:00Z">
              <w:rPr>
                <w:rFonts w:hint="eastAsia"/>
                <w:lang w:eastAsia="zh-TW"/>
              </w:rPr>
            </w:rPrChange>
          </w:rPr>
          <w:t>設計一個封面、封底和書背</w:t>
        </w:r>
      </w:ins>
    </w:p>
    <w:p w14:paraId="257F80F8" w14:textId="12A0343F" w:rsidR="008924AB" w:rsidRPr="006F4736" w:rsidRDefault="008924AB" w:rsidP="002579FC">
      <w:pPr>
        <w:pStyle w:val="a8"/>
        <w:numPr>
          <w:ilvl w:val="0"/>
          <w:numId w:val="13"/>
        </w:numPr>
        <w:rPr>
          <w:ins w:id="730" w:author="Lin Miirabai" w:date="2013-07-01T13:47:00Z"/>
          <w:rFonts w:ascii="新細明體" w:eastAsia="新細明體" w:hAnsi="新細明體" w:cs="新細明體" w:hint="eastAsia"/>
          <w:color w:val="0000FF"/>
          <w:lang w:val="pt-BR" w:eastAsia="zh-TW"/>
          <w:rPrChange w:id="731" w:author="Lin Miirabai" w:date="2013-07-01T13:48:00Z">
            <w:rPr>
              <w:ins w:id="732" w:author="Lin Miirabai" w:date="2013-07-01T13:47:00Z"/>
              <w:rFonts w:ascii="新細明體" w:eastAsia="新細明體" w:hAnsi="新細明體" w:cs="新細明體" w:hint="eastAsia"/>
              <w:lang w:val="pt-BR" w:eastAsia="zh-TW"/>
            </w:rPr>
          </w:rPrChange>
        </w:rPr>
        <w:pPrChange w:id="733" w:author="Lin Miirabai" w:date="2013-07-01T13:46:00Z">
          <w:pPr/>
        </w:pPrChange>
      </w:pPr>
      <w:ins w:id="734" w:author="Lin Miirabai" w:date="2013-07-01T13:33:00Z">
        <w:r w:rsidRPr="006F4736">
          <w:rPr>
            <w:rFonts w:ascii="新細明體" w:eastAsia="新細明體" w:hAnsi="新細明體" w:cs="新細明體" w:hint="eastAsia"/>
            <w:color w:val="0000FF"/>
            <w:lang w:val="pt-BR" w:eastAsia="zh-TW"/>
            <w:rPrChange w:id="735" w:author="Lin Miirabai" w:date="2013-07-01T13:48:00Z">
              <w:rPr>
                <w:rFonts w:hint="eastAsia"/>
                <w:lang w:eastAsia="zh-TW"/>
              </w:rPr>
            </w:rPrChange>
          </w:rPr>
          <w:t>為</w:t>
        </w:r>
      </w:ins>
      <w:ins w:id="736" w:author="Lin Miirabai" w:date="2013-07-01T13:38:00Z">
        <w:r w:rsidRPr="006F4736">
          <w:rPr>
            <w:rFonts w:ascii="新細明體" w:eastAsia="新細明體" w:hAnsi="新細明體" w:cs="新細明體" w:hint="eastAsia"/>
            <w:color w:val="0000FF"/>
            <w:lang w:val="pt-BR" w:eastAsia="zh-TW"/>
            <w:rPrChange w:id="737" w:author="Lin Miirabai" w:date="2013-07-01T13:48:00Z">
              <w:rPr>
                <w:rFonts w:hint="eastAsia"/>
                <w:lang w:eastAsia="zh-TW"/>
              </w:rPr>
            </w:rPrChange>
          </w:rPr>
          <w:t>第三頁設計，</w:t>
        </w:r>
      </w:ins>
      <w:ins w:id="738" w:author="Lin Miirabai" w:date="2013-07-01T13:35:00Z">
        <w:r w:rsidRPr="006F4736">
          <w:rPr>
            <w:rFonts w:ascii="新細明體" w:eastAsia="新細明體" w:hAnsi="新細明體" w:cs="新細明體" w:hint="eastAsia"/>
            <w:color w:val="0000FF"/>
            <w:lang w:val="pt-BR" w:eastAsia="zh-TW"/>
            <w:rPrChange w:id="739" w:author="Lin Miirabai" w:date="2013-07-01T13:48:00Z">
              <w:rPr>
                <w:rFonts w:hint="eastAsia"/>
                <w:lang w:eastAsia="zh-TW"/>
              </w:rPr>
            </w:rPrChange>
          </w:rPr>
          <w:t>必須</w:t>
        </w:r>
      </w:ins>
      <w:ins w:id="740" w:author="Lin Miirabai" w:date="2013-07-01T13:38:00Z">
        <w:r w:rsidRPr="006F4736">
          <w:rPr>
            <w:rFonts w:ascii="新細明體" w:eastAsia="新細明體" w:hAnsi="新細明體" w:cs="新細明體" w:hint="eastAsia"/>
            <w:color w:val="0000FF"/>
            <w:lang w:val="pt-BR" w:eastAsia="zh-TW"/>
            <w:rPrChange w:id="741" w:author="Lin Miirabai" w:date="2013-07-01T13:48:00Z">
              <w:rPr>
                <w:rFonts w:hint="eastAsia"/>
                <w:lang w:eastAsia="zh-TW"/>
              </w:rPr>
            </w:rPrChange>
          </w:rPr>
          <w:t>與</w:t>
        </w:r>
      </w:ins>
      <w:ins w:id="742" w:author="Lin Miirabai" w:date="2013-07-01T13:39:00Z">
        <w:r w:rsidRPr="006F4736">
          <w:rPr>
            <w:rFonts w:ascii="新細明體" w:eastAsia="新細明體" w:hAnsi="新細明體" w:cs="新細明體" w:hint="eastAsia"/>
            <w:color w:val="0000FF"/>
            <w:lang w:val="pt-BR" w:eastAsia="zh-TW"/>
            <w:rPrChange w:id="743" w:author="Lin Miirabai" w:date="2013-07-01T13:48:00Z">
              <w:rPr>
                <w:rFonts w:hint="eastAsia"/>
                <w:lang w:eastAsia="zh-TW"/>
              </w:rPr>
            </w:rPrChange>
          </w:rPr>
          <w:t>封面的刀模</w:t>
        </w:r>
      </w:ins>
      <w:ins w:id="744" w:author="Lin Miirabai" w:date="2013-07-01T13:35:00Z">
        <w:r w:rsidR="00106D41" w:rsidRPr="006F4736">
          <w:rPr>
            <w:rFonts w:ascii="新細明體" w:eastAsia="新細明體" w:hAnsi="新細明體" w:cs="新細明體" w:hint="eastAsia"/>
            <w:color w:val="0000FF"/>
            <w:lang w:val="pt-BR" w:eastAsia="zh-TW"/>
            <w:rPrChange w:id="745" w:author="Lin Miirabai" w:date="2013-07-01T13:48:00Z">
              <w:rPr>
                <w:rFonts w:hint="eastAsia"/>
                <w:lang w:eastAsia="zh-TW"/>
              </w:rPr>
            </w:rPrChange>
          </w:rPr>
          <w:t>有相</w:t>
        </w:r>
      </w:ins>
      <w:ins w:id="746" w:author="Lin Miirabai" w:date="2013-07-01T13:42:00Z">
        <w:r w:rsidR="00106D41" w:rsidRPr="006F4736">
          <w:rPr>
            <w:rFonts w:ascii="新細明體" w:eastAsia="新細明體" w:hAnsi="新細明體" w:cs="新細明體" w:hint="eastAsia"/>
            <w:color w:val="0000FF"/>
            <w:lang w:val="pt-BR" w:eastAsia="zh-TW"/>
            <w:rPrChange w:id="747" w:author="Lin Miirabai" w:date="2013-07-01T13:48:00Z">
              <w:rPr>
                <w:rFonts w:hint="eastAsia"/>
                <w:lang w:eastAsia="zh-TW"/>
              </w:rPr>
            </w:rPrChange>
          </w:rPr>
          <w:t>搭配</w:t>
        </w:r>
      </w:ins>
    </w:p>
    <w:p w14:paraId="7716F4A7" w14:textId="70186CAA" w:rsidR="002579FC" w:rsidRPr="006F4736" w:rsidRDefault="002579FC" w:rsidP="002579FC">
      <w:pPr>
        <w:pStyle w:val="a8"/>
        <w:numPr>
          <w:ilvl w:val="0"/>
          <w:numId w:val="13"/>
        </w:numPr>
        <w:rPr>
          <w:ins w:id="748" w:author="Lin Miirabai" w:date="2013-07-01T13:35:00Z"/>
          <w:rFonts w:ascii="新細明體" w:eastAsia="新細明體" w:hAnsi="新細明體" w:cs="新細明體" w:hint="eastAsia"/>
          <w:color w:val="0000FF"/>
          <w:lang w:val="pt-BR" w:eastAsia="zh-TW"/>
          <w:rPrChange w:id="749" w:author="Lin Miirabai" w:date="2013-07-01T13:48:00Z">
            <w:rPr>
              <w:ins w:id="750" w:author="Lin Miirabai" w:date="2013-07-01T13:35:00Z"/>
              <w:rFonts w:hint="eastAsia"/>
              <w:lang w:eastAsia="zh-TW"/>
            </w:rPr>
          </w:rPrChange>
        </w:rPr>
        <w:pPrChange w:id="751" w:author="Lin Miirabai" w:date="2013-07-01T13:46:00Z">
          <w:pPr/>
        </w:pPrChange>
      </w:pPr>
      <w:ins w:id="752" w:author="Lin Miirabai" w:date="2013-07-01T13:47:00Z">
        <w:r w:rsidRPr="006F4736">
          <w:rPr>
            <w:rFonts w:ascii="新細明體" w:eastAsia="新細明體" w:hAnsi="新細明體" w:cs="新細明體" w:hint="eastAsia"/>
            <w:color w:val="0000FF"/>
            <w:lang w:val="pt-BR" w:eastAsia="zh-TW"/>
            <w:rPrChange w:id="753" w:author="Lin Miirabai" w:date="2013-07-01T13:48:00Z">
              <w:rPr>
                <w:rFonts w:ascii="新細明體" w:eastAsia="新細明體" w:hAnsi="新細明體" w:cs="新細明體" w:hint="eastAsia"/>
                <w:lang w:val="pt-BR" w:eastAsia="zh-TW"/>
              </w:rPr>
            </w:rPrChange>
          </w:rPr>
          <w:t>為雜誌設計兩個跨頁（</w:t>
        </w:r>
        <w:r w:rsidRPr="006F4736">
          <w:rPr>
            <w:rFonts w:asciiTheme="minorEastAsia" w:eastAsiaTheme="minorEastAsia" w:hAnsiTheme="minorEastAsia" w:cs="新細明體"/>
            <w:color w:val="0000FF"/>
            <w:lang w:val="pt-BR" w:eastAsia="zh-TW"/>
            <w:rPrChange w:id="754" w:author="Lin Miirabai" w:date="2013-07-01T13:48:00Z">
              <w:rPr>
                <w:rFonts w:ascii="新細明體" w:eastAsia="新細明體" w:hAnsi="新細明體" w:cs="新細明體" w:hint="eastAsia"/>
                <w:lang w:val="pt-BR" w:eastAsia="zh-TW"/>
              </w:rPr>
            </w:rPrChange>
          </w:rPr>
          <w:t>第</w:t>
        </w:r>
        <w:r w:rsidRPr="006F4736">
          <w:rPr>
            <w:rStyle w:val="hps"/>
            <w:rFonts w:asciiTheme="minorEastAsia" w:eastAsiaTheme="minorEastAsia" w:hAnsiTheme="minorEastAsia"/>
            <w:color w:val="0000FF"/>
            <w:lang w:val="en"/>
            <w:rPrChange w:id="755" w:author="Lin Miirabai" w:date="2013-07-01T13:48:00Z">
              <w:rPr>
                <w:rStyle w:val="hps"/>
                <w:lang w:val="en"/>
              </w:rPr>
            </w:rPrChange>
          </w:rPr>
          <w:t>8</w:t>
        </w:r>
      </w:ins>
      <w:ins w:id="756" w:author="Lin Miirabai" w:date="2013-07-01T13:48:00Z">
        <w:r w:rsidRPr="006F4736">
          <w:rPr>
            <w:rStyle w:val="hps"/>
            <w:rFonts w:asciiTheme="minorEastAsia" w:eastAsiaTheme="minorEastAsia" w:hAnsiTheme="minorEastAsia"/>
            <w:color w:val="0000FF"/>
            <w:lang w:eastAsia="zh-TW"/>
            <w:rPrChange w:id="757" w:author="Lin Miirabai" w:date="2013-07-01T13:48:00Z">
              <w:rPr>
                <w:rStyle w:val="hps"/>
                <w:lang w:eastAsia="zh-TW"/>
              </w:rPr>
            </w:rPrChange>
          </w:rPr>
          <w:t>-</w:t>
        </w:r>
      </w:ins>
      <w:ins w:id="758" w:author="Lin Miirabai" w:date="2013-07-01T13:47:00Z">
        <w:r w:rsidRPr="006F4736">
          <w:rPr>
            <w:rStyle w:val="hps"/>
            <w:rFonts w:asciiTheme="minorEastAsia" w:eastAsiaTheme="minorEastAsia" w:hAnsiTheme="minorEastAsia"/>
            <w:color w:val="0000FF"/>
            <w:lang w:val="en"/>
            <w:rPrChange w:id="759" w:author="Lin Miirabai" w:date="2013-07-01T13:48:00Z">
              <w:rPr>
                <w:rStyle w:val="hps"/>
                <w:rFonts w:eastAsia="Times New Roman"/>
                <w:lang w:val="en"/>
              </w:rPr>
            </w:rPrChange>
          </w:rPr>
          <w:t>9</w:t>
        </w:r>
      </w:ins>
      <w:ins w:id="760" w:author="Lin Miirabai" w:date="2013-07-01T13:48:00Z">
        <w:r w:rsidRPr="006F4736">
          <w:rPr>
            <w:rStyle w:val="hps"/>
            <w:rFonts w:asciiTheme="minorEastAsia" w:eastAsiaTheme="minorEastAsia" w:hAnsiTheme="minorEastAsia"/>
            <w:color w:val="0000FF"/>
            <w:lang w:val="en" w:eastAsia="zh-TW"/>
            <w:rPrChange w:id="761" w:author="Lin Miirabai" w:date="2013-07-01T13:48:00Z">
              <w:rPr>
                <w:rStyle w:val="hps"/>
                <w:rFonts w:hint="eastAsia"/>
                <w:lang w:val="en" w:eastAsia="zh-TW"/>
              </w:rPr>
            </w:rPrChange>
          </w:rPr>
          <w:t>頁、</w:t>
        </w:r>
        <w:r w:rsidRPr="006F4736">
          <w:rPr>
            <w:rStyle w:val="hps"/>
            <w:rFonts w:asciiTheme="minorEastAsia" w:eastAsiaTheme="minorEastAsia" w:hAnsiTheme="minorEastAsia" w:cs="儷宋 Pro"/>
            <w:color w:val="0000FF"/>
            <w:lang w:val="en" w:eastAsia="zh-TW"/>
            <w:rPrChange w:id="762" w:author="Lin Miirabai" w:date="2013-07-01T13:48:00Z">
              <w:rPr>
                <w:rStyle w:val="hps"/>
                <w:rFonts w:ascii="儷宋 Pro" w:eastAsia="儷宋 Pro" w:hAnsi="儷宋 Pro" w:cs="儷宋 Pro" w:hint="eastAsia"/>
                <w:lang w:val="en" w:eastAsia="zh-TW"/>
              </w:rPr>
            </w:rPrChange>
          </w:rPr>
          <w:t>第</w:t>
        </w:r>
      </w:ins>
      <w:ins w:id="763" w:author="Lin Miirabai" w:date="2013-07-01T13:47:00Z">
        <w:r w:rsidRPr="006F4736">
          <w:rPr>
            <w:rStyle w:val="hps"/>
            <w:rFonts w:asciiTheme="minorEastAsia" w:eastAsiaTheme="minorEastAsia" w:hAnsiTheme="minorEastAsia"/>
            <w:color w:val="0000FF"/>
            <w:lang w:val="en"/>
            <w:rPrChange w:id="764" w:author="Lin Miirabai" w:date="2013-07-01T13:48:00Z">
              <w:rPr>
                <w:rStyle w:val="hps"/>
                <w:lang w:val="en"/>
              </w:rPr>
            </w:rPrChange>
          </w:rPr>
          <w:t>10</w:t>
        </w:r>
      </w:ins>
      <w:ins w:id="765" w:author="Lin Miirabai" w:date="2013-07-01T13:48:00Z">
        <w:r w:rsidRPr="006F4736">
          <w:rPr>
            <w:rStyle w:val="hps"/>
            <w:rFonts w:asciiTheme="minorEastAsia" w:eastAsiaTheme="minorEastAsia" w:hAnsiTheme="minorEastAsia"/>
            <w:color w:val="0000FF"/>
            <w:lang w:eastAsia="zh-TW"/>
            <w:rPrChange w:id="766" w:author="Lin Miirabai" w:date="2013-07-01T13:48:00Z">
              <w:rPr>
                <w:rStyle w:val="hps"/>
                <w:lang w:eastAsia="zh-TW"/>
              </w:rPr>
            </w:rPrChange>
          </w:rPr>
          <w:t>-</w:t>
        </w:r>
      </w:ins>
      <w:ins w:id="767" w:author="Lin Miirabai" w:date="2013-07-01T13:47:00Z">
        <w:r w:rsidRPr="006F4736">
          <w:rPr>
            <w:rStyle w:val="hps"/>
            <w:rFonts w:asciiTheme="minorEastAsia" w:eastAsiaTheme="minorEastAsia" w:hAnsiTheme="minorEastAsia"/>
            <w:color w:val="0000FF"/>
            <w:lang w:val="en"/>
            <w:rPrChange w:id="768" w:author="Lin Miirabai" w:date="2013-07-01T13:48:00Z">
              <w:rPr>
                <w:rStyle w:val="hps"/>
                <w:rFonts w:eastAsia="Times New Roman"/>
                <w:lang w:val="en"/>
              </w:rPr>
            </w:rPrChange>
          </w:rPr>
          <w:t>11</w:t>
        </w:r>
      </w:ins>
      <w:ins w:id="769" w:author="Lin Miirabai" w:date="2013-07-01T13:48:00Z">
        <w:r w:rsidRPr="006F4736">
          <w:rPr>
            <w:rStyle w:val="hps"/>
            <w:rFonts w:asciiTheme="minorEastAsia" w:eastAsiaTheme="minorEastAsia" w:hAnsiTheme="minorEastAsia"/>
            <w:color w:val="0000FF"/>
            <w:lang w:val="en" w:eastAsia="zh-TW"/>
            <w:rPrChange w:id="770" w:author="Lin Miirabai" w:date="2013-07-01T13:48:00Z">
              <w:rPr>
                <w:rStyle w:val="hps"/>
                <w:rFonts w:hint="eastAsia"/>
                <w:lang w:val="en" w:eastAsia="zh-TW"/>
              </w:rPr>
            </w:rPrChange>
          </w:rPr>
          <w:t>頁</w:t>
        </w:r>
      </w:ins>
      <w:ins w:id="771" w:author="Lin Miirabai" w:date="2013-07-01T13:47:00Z">
        <w:r w:rsidRPr="006F4736">
          <w:rPr>
            <w:rFonts w:ascii="新細明體" w:eastAsia="新細明體" w:hAnsi="新細明體" w:cs="新細明體" w:hint="eastAsia"/>
            <w:color w:val="0000FF"/>
            <w:lang w:val="pt-BR" w:eastAsia="zh-TW"/>
            <w:rPrChange w:id="772" w:author="Lin Miirabai" w:date="2013-07-01T13:48:00Z">
              <w:rPr>
                <w:rFonts w:ascii="新細明體" w:eastAsia="新細明體" w:hAnsi="新細明體" w:cs="新細明體" w:hint="eastAsia"/>
                <w:lang w:val="pt-BR" w:eastAsia="zh-TW"/>
              </w:rPr>
            </w:rPrChange>
          </w:rPr>
          <w:t>）</w:t>
        </w:r>
      </w:ins>
    </w:p>
    <w:p w14:paraId="1E746629" w14:textId="4B42367F" w:rsidR="008924AB" w:rsidRPr="006F4736" w:rsidRDefault="008924AB" w:rsidP="002579FC">
      <w:pPr>
        <w:pStyle w:val="a8"/>
        <w:numPr>
          <w:ilvl w:val="0"/>
          <w:numId w:val="13"/>
        </w:numPr>
        <w:rPr>
          <w:ins w:id="773" w:author="Lin Miirabai" w:date="2013-07-01T13:36:00Z"/>
          <w:rFonts w:ascii="新細明體" w:eastAsia="新細明體" w:hAnsi="新細明體" w:cs="新細明體" w:hint="eastAsia"/>
          <w:color w:val="0000FF"/>
          <w:lang w:val="pt-BR" w:eastAsia="zh-TW"/>
          <w:rPrChange w:id="774" w:author="Lin Miirabai" w:date="2013-07-01T13:48:00Z">
            <w:rPr>
              <w:ins w:id="775" w:author="Lin Miirabai" w:date="2013-07-01T13:36:00Z"/>
              <w:rFonts w:ascii="新細明體" w:eastAsia="新細明體" w:hAnsi="新細明體" w:cs="新細明體" w:hint="eastAsia"/>
              <w:lang w:val="pt-BR" w:eastAsia="zh-TW"/>
            </w:rPr>
          </w:rPrChange>
        </w:rPr>
        <w:pPrChange w:id="776" w:author="Lin Miirabai" w:date="2013-07-01T13:46:00Z">
          <w:pPr/>
        </w:pPrChange>
      </w:pPr>
      <w:ins w:id="777" w:author="Lin Miirabai" w:date="2013-07-01T13:36:00Z">
        <w:r w:rsidRPr="006F4736">
          <w:rPr>
            <w:rFonts w:ascii="新細明體" w:eastAsia="新細明體" w:hAnsi="新細明體" w:cs="新細明體" w:hint="eastAsia"/>
            <w:color w:val="0000FF"/>
            <w:lang w:val="pt-BR" w:eastAsia="zh-TW"/>
            <w:rPrChange w:id="778" w:author="Lin Miirabai" w:date="2013-07-01T13:48:00Z">
              <w:rPr>
                <w:rFonts w:ascii="新細明體" w:eastAsia="新細明體" w:hAnsi="新細明體" w:cs="新細明體" w:hint="eastAsia"/>
                <w:lang w:val="pt-BR" w:eastAsia="zh-TW"/>
              </w:rPr>
            </w:rPrChange>
          </w:rPr>
          <w:t>包含雜誌要求的文案（</w:t>
        </w:r>
        <w:r w:rsidRPr="006F4736">
          <w:rPr>
            <w:color w:val="0000FF"/>
            <w:rPrChange w:id="779" w:author="Lin Miirabai" w:date="2013-07-01T13:48:00Z">
              <w:rPr/>
            </w:rPrChange>
          </w:rPr>
          <w:t>WSC2013_TP40_MOD2_PRE_EN_TEXT_FILES.docx</w:t>
        </w:r>
        <w:r w:rsidRPr="006F4736">
          <w:rPr>
            <w:rFonts w:ascii="新細明體" w:eastAsia="新細明體" w:hAnsi="新細明體" w:cs="新細明體" w:hint="eastAsia"/>
            <w:color w:val="0000FF"/>
            <w:lang w:val="pt-BR" w:eastAsia="zh-TW"/>
            <w:rPrChange w:id="780" w:author="Lin Miirabai" w:date="2013-07-01T13:48:00Z">
              <w:rPr>
                <w:rFonts w:ascii="新細明體" w:eastAsia="新細明體" w:hAnsi="新細明體" w:cs="新細明體" w:hint="eastAsia"/>
                <w:lang w:val="pt-BR" w:eastAsia="zh-TW"/>
              </w:rPr>
            </w:rPrChange>
          </w:rPr>
          <w:t>）</w:t>
        </w:r>
      </w:ins>
    </w:p>
    <w:p w14:paraId="4631708A" w14:textId="1F0A64B0" w:rsidR="008924AB" w:rsidRPr="006F4736" w:rsidRDefault="008924AB" w:rsidP="002579FC">
      <w:pPr>
        <w:pStyle w:val="a8"/>
        <w:numPr>
          <w:ilvl w:val="0"/>
          <w:numId w:val="13"/>
        </w:numPr>
        <w:rPr>
          <w:ins w:id="781" w:author="Lin Miirabai" w:date="2013-07-01T13:41:00Z"/>
          <w:rFonts w:ascii="新細明體" w:eastAsia="新細明體" w:hAnsi="新細明體" w:cs="新細明體" w:hint="eastAsia"/>
          <w:color w:val="0000FF"/>
          <w:lang w:val="pt-BR" w:eastAsia="zh-TW"/>
          <w:rPrChange w:id="782" w:author="Lin Miirabai" w:date="2013-07-01T13:48:00Z">
            <w:rPr>
              <w:ins w:id="783" w:author="Lin Miirabai" w:date="2013-07-01T13:41:00Z"/>
              <w:rFonts w:hint="eastAsia"/>
              <w:lang w:eastAsia="zh-TW"/>
            </w:rPr>
          </w:rPrChange>
        </w:rPr>
        <w:pPrChange w:id="784" w:author="Lin Miirabai" w:date="2013-07-01T13:46:00Z">
          <w:pPr/>
        </w:pPrChange>
      </w:pPr>
      <w:ins w:id="785" w:author="Lin Miirabai" w:date="2013-07-01T13:36:00Z">
        <w:r w:rsidRPr="006F4736">
          <w:rPr>
            <w:rFonts w:ascii="新細明體" w:eastAsia="新細明體" w:hAnsi="新細明體" w:cs="新細明體" w:hint="eastAsia"/>
            <w:color w:val="0000FF"/>
            <w:lang w:val="pt-BR" w:eastAsia="zh-TW"/>
            <w:rPrChange w:id="786" w:author="Lin Miirabai" w:date="2013-07-01T13:48:00Z">
              <w:rPr>
                <w:rFonts w:hint="eastAsia"/>
                <w:lang w:eastAsia="zh-TW"/>
              </w:rPr>
            </w:rPrChange>
          </w:rPr>
          <w:t>你必須</w:t>
        </w:r>
      </w:ins>
      <w:ins w:id="787" w:author="Lin Miirabai" w:date="2013-07-01T13:37:00Z">
        <w:r w:rsidRPr="006F4736">
          <w:rPr>
            <w:rFonts w:ascii="新細明體" w:eastAsia="新細明體" w:hAnsi="新細明體" w:cs="新細明體" w:hint="eastAsia"/>
            <w:color w:val="0000FF"/>
            <w:lang w:val="pt-BR" w:eastAsia="zh-TW"/>
            <w:rPrChange w:id="788" w:author="Lin Miirabai" w:date="2013-07-01T13:48:00Z">
              <w:rPr>
                <w:rFonts w:hint="eastAsia"/>
                <w:lang w:eastAsia="zh-TW"/>
              </w:rPr>
            </w:rPrChange>
          </w:rPr>
          <w:t>為封面設計一個刀模</w:t>
        </w:r>
      </w:ins>
    </w:p>
    <w:p w14:paraId="3185350A" w14:textId="18159541" w:rsidR="00106D41" w:rsidRPr="006F4736" w:rsidRDefault="00106D41" w:rsidP="002579FC">
      <w:pPr>
        <w:pStyle w:val="a8"/>
        <w:numPr>
          <w:ilvl w:val="0"/>
          <w:numId w:val="13"/>
        </w:numPr>
        <w:rPr>
          <w:ins w:id="789" w:author="Lin Miirabai" w:date="2013-07-01T13:43:00Z"/>
          <w:rFonts w:ascii="新細明體" w:eastAsia="新細明體" w:hAnsi="新細明體" w:cs="新細明體" w:hint="eastAsia"/>
          <w:color w:val="0000FF"/>
          <w:lang w:val="pt-BR" w:eastAsia="zh-TW"/>
          <w:rPrChange w:id="790" w:author="Lin Miirabai" w:date="2013-07-01T13:48:00Z">
            <w:rPr>
              <w:ins w:id="791" w:author="Lin Miirabai" w:date="2013-07-01T13:43:00Z"/>
              <w:rFonts w:hint="eastAsia"/>
              <w:lang w:eastAsia="zh-TW"/>
            </w:rPr>
          </w:rPrChange>
        </w:rPr>
        <w:pPrChange w:id="792" w:author="Lin Miirabai" w:date="2013-07-01T13:46:00Z">
          <w:pPr/>
        </w:pPrChange>
      </w:pPr>
      <w:ins w:id="793" w:author="Lin Miirabai" w:date="2013-07-01T13:42:00Z">
        <w:r w:rsidRPr="006F4736">
          <w:rPr>
            <w:rFonts w:ascii="新細明體" w:eastAsia="新細明體" w:hAnsi="新細明體" w:cs="新細明體" w:hint="eastAsia"/>
            <w:color w:val="0000FF"/>
            <w:lang w:val="pt-BR" w:eastAsia="zh-TW"/>
            <w:rPrChange w:id="794" w:author="Lin Miirabai" w:date="2013-07-01T13:48:00Z">
              <w:rPr>
                <w:rFonts w:hint="eastAsia"/>
                <w:lang w:eastAsia="zh-TW"/>
              </w:rPr>
            </w:rPrChange>
          </w:rPr>
          <w:t>雜誌內頁</w:t>
        </w:r>
        <w:r w:rsidR="002579FC" w:rsidRPr="006F4736">
          <w:rPr>
            <w:rFonts w:ascii="新細明體" w:eastAsia="新細明體" w:hAnsi="新細明體" w:cs="新細明體" w:hint="eastAsia"/>
            <w:color w:val="0000FF"/>
            <w:lang w:val="pt-BR" w:eastAsia="zh-TW"/>
            <w:rPrChange w:id="795" w:author="Lin Miirabai" w:date="2013-07-01T13:48:00Z">
              <w:rPr>
                <w:rFonts w:hint="eastAsia"/>
                <w:lang w:eastAsia="zh-TW"/>
              </w:rPr>
            </w:rPrChange>
          </w:rPr>
          <w:t>會用雙色印刷（黑色和</w:t>
        </w:r>
      </w:ins>
      <w:ins w:id="796" w:author="Lin Miirabai" w:date="2013-07-01T13:43:00Z">
        <w:r w:rsidR="002579FC" w:rsidRPr="006F4736">
          <w:rPr>
            <w:color w:val="0000FF"/>
            <w:rPrChange w:id="797" w:author="Lin Miirabai" w:date="2013-07-01T13:48:00Z">
              <w:rPr/>
            </w:rPrChange>
          </w:rPr>
          <w:t>PMS 7549 C</w:t>
        </w:r>
      </w:ins>
      <w:ins w:id="798" w:author="Lin Miirabai" w:date="2013-07-01T13:42:00Z">
        <w:r w:rsidR="002579FC" w:rsidRPr="006F4736">
          <w:rPr>
            <w:rFonts w:ascii="新細明體" w:eastAsia="新細明體" w:hAnsi="新細明體" w:cs="新細明體" w:hint="eastAsia"/>
            <w:color w:val="0000FF"/>
            <w:lang w:val="pt-BR" w:eastAsia="zh-TW"/>
            <w:rPrChange w:id="799" w:author="Lin Miirabai" w:date="2013-07-01T13:48:00Z">
              <w:rPr>
                <w:rFonts w:hint="eastAsia"/>
                <w:lang w:eastAsia="zh-TW"/>
              </w:rPr>
            </w:rPrChange>
          </w:rPr>
          <w:t>）</w:t>
        </w:r>
      </w:ins>
    </w:p>
    <w:p w14:paraId="0F0B9517" w14:textId="3391BE62" w:rsidR="002579FC" w:rsidRPr="006F4736" w:rsidRDefault="002579FC" w:rsidP="002579FC">
      <w:pPr>
        <w:pStyle w:val="a8"/>
        <w:numPr>
          <w:ilvl w:val="0"/>
          <w:numId w:val="13"/>
        </w:numPr>
        <w:rPr>
          <w:ins w:id="800" w:author="Lin Miirabai" w:date="2013-07-01T13:45:00Z"/>
          <w:rFonts w:ascii="新細明體" w:eastAsia="新細明體" w:hAnsi="新細明體" w:cs="新細明體" w:hint="eastAsia"/>
          <w:color w:val="0000FF"/>
          <w:lang w:eastAsia="zh-TW"/>
          <w:rPrChange w:id="801" w:author="Lin Miirabai" w:date="2013-07-01T13:48:00Z">
            <w:rPr>
              <w:ins w:id="802" w:author="Lin Miirabai" w:date="2013-07-01T13:45:00Z"/>
              <w:rFonts w:ascii="新細明體" w:eastAsia="新細明體" w:hAnsi="新細明體" w:cs="新細明體" w:hint="eastAsia"/>
              <w:lang w:eastAsia="zh-TW"/>
            </w:rPr>
          </w:rPrChange>
        </w:rPr>
        <w:pPrChange w:id="803" w:author="Lin Miirabai" w:date="2013-07-01T13:46:00Z">
          <w:pPr/>
        </w:pPrChange>
      </w:pPr>
      <w:ins w:id="804" w:author="Lin Miirabai" w:date="2013-07-01T13:43:00Z">
        <w:r w:rsidRPr="006F4736">
          <w:rPr>
            <w:rFonts w:ascii="新細明體" w:eastAsia="新細明體" w:hAnsi="新細明體" w:cs="新細明體" w:hint="eastAsia"/>
            <w:color w:val="0000FF"/>
            <w:lang w:val="pt-BR" w:eastAsia="zh-TW"/>
            <w:rPrChange w:id="805" w:author="Lin Miirabai" w:date="2013-07-01T13:48:00Z">
              <w:rPr>
                <w:rFonts w:ascii="新細明體" w:eastAsia="新細明體" w:hAnsi="新細明體" w:cs="新細明體" w:hint="eastAsia"/>
                <w:lang w:val="pt-BR" w:eastAsia="zh-TW"/>
              </w:rPr>
            </w:rPrChange>
          </w:rPr>
          <w:t>包含有一個白底的條碼；不可更改尺寸</w:t>
        </w:r>
      </w:ins>
      <w:ins w:id="806" w:author="Lin Miirabai" w:date="2013-07-01T13:44:00Z">
        <w:r w:rsidRPr="006F4736">
          <w:rPr>
            <w:rFonts w:ascii="新細明體" w:eastAsia="新細明體" w:hAnsi="新細明體" w:cs="新細明體" w:hint="eastAsia"/>
            <w:color w:val="0000FF"/>
            <w:lang w:val="pt-BR" w:eastAsia="zh-TW"/>
            <w:rPrChange w:id="807" w:author="Lin Miirabai" w:date="2013-07-01T13:48:00Z">
              <w:rPr>
                <w:rFonts w:ascii="新細明體" w:eastAsia="新細明體" w:hAnsi="新細明體" w:cs="新細明體" w:hint="eastAsia"/>
                <w:lang w:val="pt-BR" w:eastAsia="zh-TW"/>
              </w:rPr>
            </w:rPrChange>
          </w:rPr>
          <w:t>，並確保一定是</w:t>
        </w:r>
        <w:r w:rsidRPr="006F4736">
          <w:rPr>
            <w:color w:val="0000FF"/>
            <w:rPrChange w:id="808" w:author="Lin Miirabai" w:date="2013-07-01T13:48:00Z">
              <w:rPr/>
            </w:rPrChange>
          </w:rPr>
          <w:t>100%</w:t>
        </w:r>
        <w:r w:rsidRPr="006F4736">
          <w:rPr>
            <w:rFonts w:ascii="新細明體" w:eastAsia="新細明體" w:hAnsi="新細明體" w:cs="新細明體" w:hint="eastAsia"/>
            <w:color w:val="0000FF"/>
            <w:lang w:eastAsia="zh-TW"/>
            <w:rPrChange w:id="809" w:author="Lin Miirabai" w:date="2013-07-01T13:48:00Z">
              <w:rPr>
                <w:rFonts w:ascii="新細明體" w:eastAsia="新細明體" w:hAnsi="新細明體" w:cs="新細明體" w:hint="eastAsia"/>
                <w:lang w:eastAsia="zh-TW"/>
              </w:rPr>
            </w:rPrChange>
          </w:rPr>
          <w:t>黑色（</w:t>
        </w:r>
      </w:ins>
      <w:ins w:id="810" w:author="Lin Miirabai" w:date="2013-07-01T13:45:00Z">
        <w:r w:rsidRPr="006F4736">
          <w:rPr>
            <w:color w:val="0000FF"/>
            <w:rPrChange w:id="811" w:author="Lin Miirabai" w:date="2013-07-01T13:48:00Z">
              <w:rPr/>
            </w:rPrChange>
          </w:rPr>
          <w:t>WSC2013_TP40_MOD2_PRE_EN_BARCODE.eps</w:t>
        </w:r>
      </w:ins>
      <w:ins w:id="812" w:author="Lin Miirabai" w:date="2013-07-01T13:44:00Z">
        <w:r w:rsidRPr="006F4736">
          <w:rPr>
            <w:rFonts w:ascii="新細明體" w:eastAsia="新細明體" w:hAnsi="新細明體" w:cs="新細明體" w:hint="eastAsia"/>
            <w:color w:val="0000FF"/>
            <w:lang w:eastAsia="zh-TW"/>
            <w:rPrChange w:id="813" w:author="Lin Miirabai" w:date="2013-07-01T13:48:00Z">
              <w:rPr>
                <w:rFonts w:ascii="新細明體" w:eastAsia="新細明體" w:hAnsi="新細明體" w:cs="新細明體" w:hint="eastAsia"/>
                <w:lang w:eastAsia="zh-TW"/>
              </w:rPr>
            </w:rPrChange>
          </w:rPr>
          <w:t>）</w:t>
        </w:r>
      </w:ins>
    </w:p>
    <w:p w14:paraId="7941956F" w14:textId="640EA960" w:rsidR="002579FC" w:rsidRPr="006F4736" w:rsidRDefault="002579FC" w:rsidP="002579FC">
      <w:pPr>
        <w:pStyle w:val="a8"/>
        <w:numPr>
          <w:ilvl w:val="0"/>
          <w:numId w:val="13"/>
        </w:numPr>
        <w:rPr>
          <w:ins w:id="814" w:author="Lin Miirabai" w:date="2013-07-01T13:35:00Z"/>
          <w:rFonts w:ascii="新細明體" w:eastAsia="新細明體" w:hAnsi="新細明體" w:cs="新細明體" w:hint="eastAsia"/>
          <w:color w:val="0000FF"/>
          <w:lang w:eastAsia="zh-TW"/>
          <w:rPrChange w:id="815" w:author="Lin Miirabai" w:date="2013-07-01T13:48:00Z">
            <w:rPr>
              <w:ins w:id="816" w:author="Lin Miirabai" w:date="2013-07-01T13:35:00Z"/>
              <w:rFonts w:ascii="新細明體" w:eastAsia="新細明體" w:hAnsi="新細明體" w:cs="新細明體" w:hint="eastAsia"/>
              <w:lang w:val="pt-BR" w:eastAsia="zh-TW"/>
            </w:rPr>
          </w:rPrChange>
        </w:rPr>
        <w:pPrChange w:id="817" w:author="Lin Miirabai" w:date="2013-07-01T13:46:00Z">
          <w:pPr/>
        </w:pPrChange>
      </w:pPr>
      <w:ins w:id="818" w:author="Lin Miirabai" w:date="2013-07-01T13:45:00Z">
        <w:r w:rsidRPr="006F4736">
          <w:rPr>
            <w:rFonts w:ascii="新細明體" w:eastAsia="新細明體" w:hAnsi="新細明體" w:cs="新細明體" w:hint="eastAsia"/>
            <w:color w:val="0000FF"/>
            <w:lang w:eastAsia="zh-TW"/>
            <w:rPrChange w:id="819" w:author="Lin Miirabai" w:date="2013-07-01T13:48:00Z">
              <w:rPr>
                <w:rFonts w:hint="eastAsia"/>
                <w:lang w:eastAsia="zh-TW"/>
              </w:rPr>
            </w:rPrChange>
          </w:rPr>
          <w:t>你可以設計自己的插圖</w:t>
        </w:r>
      </w:ins>
    </w:p>
    <w:p w14:paraId="5EE832B3" w14:textId="77777777" w:rsidR="00F60784" w:rsidRPr="00031204" w:rsidDel="00B61441" w:rsidRDefault="00F60784">
      <w:pPr>
        <w:numPr>
          <w:ilvl w:val="0"/>
          <w:numId w:val="11"/>
        </w:numPr>
        <w:rPr>
          <w:del w:id="820" w:author="Arnold Sandjaja" w:date="2013-06-30T09:08:00Z"/>
        </w:rPr>
        <w:pPrChange w:id="821" w:author="Arnold Sandjaja" w:date="2013-06-30T08:50:00Z">
          <w:pPr>
            <w:numPr>
              <w:numId w:val="3"/>
            </w:numPr>
            <w:ind w:left="360" w:hanging="360"/>
          </w:pPr>
        </w:pPrChange>
      </w:pPr>
      <w:del w:id="822" w:author="Arnold Sandjaja" w:date="2013-06-30T09:08:00Z">
        <w:r w:rsidRPr="00031204" w:rsidDel="00B61441">
          <w:rPr>
            <w:lang w:val="pt-BR"/>
          </w:rPr>
          <w:delText>Trapping must be used if necessary</w:delText>
        </w:r>
      </w:del>
    </w:p>
    <w:p w14:paraId="0CEDE328" w14:textId="77777777" w:rsidR="009F346B" w:rsidRPr="00031204" w:rsidDel="005428EA" w:rsidRDefault="009F346B" w:rsidP="00FE45E1">
      <w:pPr>
        <w:rPr>
          <w:del w:id="823" w:author="Zoo-Sun" w:date="2013-06-30T18:02:00Z"/>
        </w:rPr>
      </w:pPr>
    </w:p>
    <w:p w14:paraId="1D303F1D" w14:textId="77777777" w:rsidR="00405E48" w:rsidRPr="00031204" w:rsidRDefault="00405E48"/>
    <w:p w14:paraId="5EF1FD3F" w14:textId="77777777" w:rsidR="00405E48" w:rsidRPr="00031204" w:rsidRDefault="00405E48">
      <w:pPr>
        <w:rPr>
          <w:rFonts w:ascii="Arial Bold" w:hAnsi="Arial Bold"/>
        </w:rPr>
      </w:pPr>
      <w:r w:rsidRPr="00031204">
        <w:rPr>
          <w:rFonts w:ascii="Arial Bold" w:hAnsi="Arial Bold"/>
        </w:rPr>
        <w:t>Front Cover must include:</w:t>
      </w:r>
    </w:p>
    <w:p w14:paraId="048D3F32" w14:textId="77777777" w:rsidR="00304DDA" w:rsidRDefault="00304DDA" w:rsidP="00F60784">
      <w:pPr>
        <w:numPr>
          <w:ilvl w:val="0"/>
          <w:numId w:val="5"/>
        </w:numPr>
        <w:rPr>
          <w:ins w:id="824" w:author="Arnold Sandjaja" w:date="2013-06-29T12:11:00Z"/>
          <w:rFonts w:cs="Arial"/>
        </w:rPr>
      </w:pPr>
      <w:ins w:id="825" w:author="Arnold Sandjaja" w:date="2013-05-17T15:44:00Z">
        <w:r w:rsidRPr="0017571C">
          <w:rPr>
            <w:rFonts w:cs="Arial"/>
            <w:rPrChange w:id="826" w:author="Arnold Sandjaja" w:date="2013-06-29T12:11:00Z">
              <w:rPr>
                <w:rFonts w:ascii="Arial Bold" w:hAnsi="Arial Bold"/>
              </w:rPr>
            </w:rPrChange>
          </w:rPr>
          <w:t>Masthead</w:t>
        </w:r>
      </w:ins>
    </w:p>
    <w:p w14:paraId="39BE0475" w14:textId="77777777" w:rsidR="0017571C" w:rsidRPr="0017571C" w:rsidRDefault="0017571C" w:rsidP="0017571C">
      <w:pPr>
        <w:numPr>
          <w:ilvl w:val="0"/>
          <w:numId w:val="5"/>
        </w:numPr>
        <w:rPr>
          <w:ins w:id="827" w:author="Arnold Sandjaja" w:date="2013-05-17T15:44:00Z"/>
        </w:rPr>
      </w:pPr>
      <w:ins w:id="828" w:author="Arnold Sandjaja" w:date="2013-06-29T12:11:00Z">
        <w:r>
          <w:t>Selling Line</w:t>
        </w:r>
      </w:ins>
    </w:p>
    <w:p w14:paraId="49BDC52F" w14:textId="77777777" w:rsidR="00405E48" w:rsidRPr="00031204" w:rsidRDefault="00405E48" w:rsidP="00F60784">
      <w:pPr>
        <w:numPr>
          <w:ilvl w:val="0"/>
          <w:numId w:val="5"/>
        </w:numPr>
      </w:pPr>
      <w:del w:id="829" w:author="Arnold Sandjaja" w:date="2013-05-17T15:44:00Z">
        <w:r w:rsidRPr="00031204" w:rsidDel="00304DDA">
          <w:delText xml:space="preserve">The </w:delText>
        </w:r>
      </w:del>
      <w:ins w:id="830" w:author="Michel Bulon" w:date="2013-05-20T20:26:00Z">
        <w:r w:rsidR="00B03644">
          <w:t>L</w:t>
        </w:r>
      </w:ins>
      <w:del w:id="831" w:author="Michel Bulon" w:date="2013-05-20T20:26:00Z">
        <w:r w:rsidRPr="00031204" w:rsidDel="00B03644">
          <w:delText>l</w:delText>
        </w:r>
      </w:del>
      <w:r w:rsidRPr="00031204">
        <w:t>ogo</w:t>
      </w:r>
      <w:ins w:id="832" w:author="Arnold Sandjaja" w:date="2013-05-17T15:44:00Z">
        <w:r w:rsidR="00304DDA">
          <w:t xml:space="preserve"> %ATTAC</w:t>
        </w:r>
      </w:ins>
      <w:del w:id="833" w:author="Arnold Sandjaja" w:date="2013-05-17T15:45:00Z">
        <w:r w:rsidR="00C11A9E" w:rsidRPr="00031204" w:rsidDel="00304DDA">
          <w:delText xml:space="preserve">/ </w:delText>
        </w:r>
        <w:r w:rsidR="00A43AEA" w:rsidRPr="00031204" w:rsidDel="00304DDA">
          <w:delText>master head</w:delText>
        </w:r>
      </w:del>
    </w:p>
    <w:p w14:paraId="10427D42" w14:textId="77777777" w:rsidR="00D04C18" w:rsidDel="003B0AD0" w:rsidRDefault="00D04C18" w:rsidP="00F60784">
      <w:pPr>
        <w:numPr>
          <w:ilvl w:val="0"/>
          <w:numId w:val="5"/>
        </w:numPr>
        <w:rPr>
          <w:ins w:id="834" w:author="Michel Bulon" w:date="2013-05-20T20:26:00Z"/>
          <w:del w:id="835" w:author="Arnold Sandjaja" w:date="2013-06-20T17:30:00Z"/>
        </w:rPr>
      </w:pPr>
      <w:del w:id="836" w:author="Arnold Sandjaja" w:date="2013-06-20T17:30:00Z">
        <w:r w:rsidRPr="00031204" w:rsidDel="003B0AD0">
          <w:delText>Tagline</w:delText>
        </w:r>
      </w:del>
    </w:p>
    <w:p w14:paraId="61CC1701" w14:textId="77777777" w:rsidR="00B03644" w:rsidRDefault="00B03644" w:rsidP="00F60784">
      <w:pPr>
        <w:numPr>
          <w:ilvl w:val="0"/>
          <w:numId w:val="5"/>
        </w:numPr>
        <w:rPr>
          <w:ins w:id="837" w:author="Michel Bulon" w:date="2013-05-20T20:26:00Z"/>
        </w:rPr>
      </w:pPr>
      <w:ins w:id="838" w:author="Michel Bulon" w:date="2013-05-20T20:26:00Z">
        <w:r>
          <w:t xml:space="preserve">Main </w:t>
        </w:r>
        <w:del w:id="839" w:author="Arnold Sandjaja" w:date="2013-06-29T14:27:00Z">
          <w:r w:rsidDel="001C47BB">
            <w:delText xml:space="preserve">line </w:delText>
          </w:r>
        </w:del>
        <w:r>
          <w:t>cover</w:t>
        </w:r>
      </w:ins>
      <w:ins w:id="840" w:author="Arnold Sandjaja" w:date="2013-06-29T14:27:00Z">
        <w:r w:rsidR="001C47BB">
          <w:t xml:space="preserve"> line</w:t>
        </w:r>
      </w:ins>
    </w:p>
    <w:p w14:paraId="6D9B6CE2" w14:textId="77777777" w:rsidR="00B03644" w:rsidRDefault="00B03644" w:rsidP="00F60784">
      <w:pPr>
        <w:numPr>
          <w:ilvl w:val="0"/>
          <w:numId w:val="5"/>
        </w:numPr>
        <w:rPr>
          <w:ins w:id="841" w:author="Arnold Sandjaja" w:date="2013-06-29T12:10:00Z"/>
        </w:rPr>
      </w:pPr>
      <w:ins w:id="842" w:author="Michel Bulon" w:date="2013-05-20T20:26:00Z">
        <w:del w:id="843" w:author="Arnold Sandjaja" w:date="2013-06-29T14:27:00Z">
          <w:r w:rsidDel="001C47BB">
            <w:delText xml:space="preserve">Main </w:delText>
          </w:r>
        </w:del>
        <w:r>
          <w:t>image</w:t>
        </w:r>
      </w:ins>
      <w:ins w:id="844" w:author="Arnold Sandjaja" w:date="2013-06-30T09:08:00Z">
        <w:r w:rsidR="009029D2">
          <w:t xml:space="preserve"> </w:t>
        </w:r>
      </w:ins>
      <w:ins w:id="845" w:author="Arnold Sandjaja" w:date="2013-06-30T09:09:00Z">
        <w:r w:rsidR="009029D2">
          <w:t>(at least one)</w:t>
        </w:r>
      </w:ins>
    </w:p>
    <w:p w14:paraId="7EAD0D0A" w14:textId="77777777" w:rsidR="0017571C" w:rsidRPr="00031204" w:rsidDel="0017571C" w:rsidRDefault="0017571C" w:rsidP="00F60784">
      <w:pPr>
        <w:numPr>
          <w:ilvl w:val="0"/>
          <w:numId w:val="5"/>
        </w:numPr>
        <w:rPr>
          <w:del w:id="846" w:author="Arnold Sandjaja" w:date="2013-06-29T12:11:00Z"/>
        </w:rPr>
      </w:pPr>
      <w:ins w:id="847" w:author="Arnold Sandjaja" w:date="2013-06-29T12:11:00Z">
        <w:r>
          <w:t xml:space="preserve">3 </w:t>
        </w:r>
      </w:ins>
    </w:p>
    <w:p w14:paraId="4FDA2B0C" w14:textId="77777777" w:rsidR="00C11A9E" w:rsidRPr="00031204" w:rsidRDefault="00A43AEA" w:rsidP="00F60784">
      <w:pPr>
        <w:numPr>
          <w:ilvl w:val="0"/>
          <w:numId w:val="5"/>
        </w:numPr>
      </w:pPr>
      <w:r w:rsidRPr="00031204">
        <w:t>Cover lines</w:t>
      </w:r>
    </w:p>
    <w:p w14:paraId="7FB25348" w14:textId="77777777" w:rsidR="00C11A9E" w:rsidRPr="00031204" w:rsidRDefault="00C11A9E" w:rsidP="00F60784">
      <w:pPr>
        <w:numPr>
          <w:ilvl w:val="0"/>
          <w:numId w:val="5"/>
        </w:numPr>
      </w:pPr>
      <w:r w:rsidRPr="00031204">
        <w:t>Dateline</w:t>
      </w:r>
    </w:p>
    <w:p w14:paraId="7731EEE2" w14:textId="77777777" w:rsidR="00405E48" w:rsidRPr="00031204" w:rsidRDefault="00695B88" w:rsidP="00F60784">
      <w:pPr>
        <w:numPr>
          <w:ilvl w:val="0"/>
          <w:numId w:val="5"/>
        </w:numPr>
      </w:pPr>
      <w:r w:rsidRPr="00031204">
        <w:t>Barcode</w:t>
      </w:r>
    </w:p>
    <w:p w14:paraId="51A64C83" w14:textId="77777777" w:rsidR="00F04802" w:rsidRPr="00031204" w:rsidRDefault="00F04802" w:rsidP="00F60784">
      <w:pPr>
        <w:numPr>
          <w:ilvl w:val="0"/>
          <w:numId w:val="5"/>
        </w:numPr>
      </w:pPr>
      <w:r w:rsidRPr="00031204">
        <w:t>Splash</w:t>
      </w:r>
      <w:ins w:id="848" w:author="Arnold Sandjaja" w:date="2013-06-29T12:11:00Z">
        <w:r w:rsidR="0017571C">
          <w:t>/</w:t>
        </w:r>
      </w:ins>
      <w:ins w:id="849" w:author="Michel Bulon" w:date="2013-06-12T21:07:00Z">
        <w:del w:id="850" w:author="Arnold Sandjaja" w:date="2013-06-29T12:11:00Z">
          <w:r w:rsidR="007C5923" w:rsidDel="0017571C">
            <w:delText>,</w:delText>
          </w:r>
        </w:del>
        <w:r w:rsidR="007C5923">
          <w:t xml:space="preserve"> Seal</w:t>
        </w:r>
      </w:ins>
      <w:ins w:id="851" w:author="Arnold Sandjaja" w:date="2013-06-29T12:12:00Z">
        <w:r w:rsidR="0017571C">
          <w:t>/</w:t>
        </w:r>
      </w:ins>
      <w:ins w:id="852" w:author="Michel Bulon" w:date="2013-06-12T21:15:00Z">
        <w:r w:rsidR="00F84A43">
          <w:t xml:space="preserve"> </w:t>
        </w:r>
        <w:del w:id="853" w:author="Arnold Sandjaja" w:date="2013-06-29T12:12:00Z">
          <w:r w:rsidR="00F84A43" w:rsidDel="0017571C">
            <w:delText xml:space="preserve">or </w:delText>
          </w:r>
        </w:del>
      </w:ins>
      <w:ins w:id="854" w:author="Michel Bulon" w:date="2013-06-12T21:07:00Z">
        <w:r w:rsidR="007C5923">
          <w:t>Flash</w:t>
        </w:r>
      </w:ins>
      <w:ins w:id="855" w:author="Arnold Sandjaja" w:date="2013-06-29T12:12:00Z">
        <w:r w:rsidR="0017571C">
          <w:t>/</w:t>
        </w:r>
      </w:ins>
      <w:ins w:id="856" w:author="Michel Bulon" w:date="2013-06-12T21:07:00Z">
        <w:r w:rsidR="007C5923">
          <w:t xml:space="preserve"> </w:t>
        </w:r>
        <w:del w:id="857" w:author="Arnold Sandjaja" w:date="2013-06-29T12:12:00Z">
          <w:r w:rsidR="007C5923" w:rsidDel="0017571C">
            <w:delText xml:space="preserve">and </w:delText>
          </w:r>
        </w:del>
        <w:r w:rsidR="007C5923">
          <w:t>Slashes</w:t>
        </w:r>
      </w:ins>
    </w:p>
    <w:p w14:paraId="73D21388" w14:textId="77777777" w:rsidR="001B01A1" w:rsidRPr="00031204" w:rsidDel="00B03644" w:rsidRDefault="001B01A1" w:rsidP="001B01A1">
      <w:pPr>
        <w:numPr>
          <w:ilvl w:val="0"/>
          <w:numId w:val="5"/>
        </w:numPr>
        <w:rPr>
          <w:del w:id="858" w:author="Michel Bulon" w:date="2013-05-20T20:27:00Z"/>
        </w:rPr>
      </w:pPr>
      <w:del w:id="859" w:author="Michel Bulon" w:date="2013-05-20T20:27:00Z">
        <w:r w:rsidRPr="00031204" w:rsidDel="00B03644">
          <w:delText xml:space="preserve">Text for </w:delText>
        </w:r>
        <w:r w:rsidR="00033AFE" w:rsidRPr="00031204" w:rsidDel="00B03644">
          <w:delText>front</w:delText>
        </w:r>
        <w:r w:rsidRPr="00031204" w:rsidDel="00B03644">
          <w:delText xml:space="preserve"> cover</w:delText>
        </w:r>
      </w:del>
    </w:p>
    <w:p w14:paraId="5D442F5B" w14:textId="77777777" w:rsidR="00405E48" w:rsidRPr="00031204" w:rsidRDefault="00405E48" w:rsidP="00F60784">
      <w:pPr>
        <w:numPr>
          <w:ilvl w:val="0"/>
          <w:numId w:val="5"/>
        </w:numPr>
      </w:pPr>
      <w:r w:rsidRPr="00031204">
        <w:t>Any other artwork you deem necessary</w:t>
      </w:r>
    </w:p>
    <w:p w14:paraId="1BD9A614" w14:textId="0A6CF252" w:rsidR="00405E48" w:rsidRPr="001C49F3" w:rsidRDefault="001C49F3">
      <w:pPr>
        <w:rPr>
          <w:ins w:id="860" w:author="Lin Miirabai" w:date="2013-07-01T13:00:00Z"/>
          <w:rFonts w:ascii="新細明體" w:eastAsia="新細明體" w:hAnsi="新細明體" w:cs="新細明體" w:hint="eastAsia"/>
          <w:b/>
          <w:color w:val="0000FF"/>
          <w:lang w:eastAsia="zh-TW"/>
          <w:rPrChange w:id="861" w:author="Lin Miirabai" w:date="2013-07-01T13:01:00Z">
            <w:rPr>
              <w:ins w:id="862" w:author="Lin Miirabai" w:date="2013-07-01T13:00:00Z"/>
              <w:rFonts w:ascii="新細明體" w:eastAsia="新細明體" w:hAnsi="新細明體" w:cs="新細明體" w:hint="eastAsia"/>
              <w:lang w:eastAsia="zh-TW"/>
            </w:rPr>
          </w:rPrChange>
        </w:rPr>
      </w:pPr>
      <w:ins w:id="863" w:author="Lin Miirabai" w:date="2013-07-01T13:00:00Z">
        <w:r w:rsidRPr="001C49F3">
          <w:rPr>
            <w:rFonts w:ascii="新細明體" w:eastAsia="新細明體" w:hAnsi="新細明體" w:cs="新細明體" w:hint="eastAsia"/>
            <w:b/>
            <w:color w:val="0000FF"/>
            <w:lang w:eastAsia="zh-TW"/>
            <w:rPrChange w:id="864" w:author="Lin Miirabai" w:date="2013-07-01T13:01:00Z">
              <w:rPr>
                <w:rFonts w:ascii="新細明體" w:eastAsia="新細明體" w:hAnsi="新細明體" w:cs="新細明體" w:hint="eastAsia"/>
                <w:lang w:eastAsia="zh-TW"/>
              </w:rPr>
            </w:rPrChange>
          </w:rPr>
          <w:t>封面必須包含：</w:t>
        </w:r>
      </w:ins>
    </w:p>
    <w:p w14:paraId="1098F475" w14:textId="00C3C760" w:rsidR="001C49F3" w:rsidRPr="00B42D92" w:rsidRDefault="001C49F3">
      <w:pPr>
        <w:rPr>
          <w:ins w:id="865" w:author="Lin Miirabai" w:date="2013-07-01T13:00:00Z"/>
          <w:rFonts w:ascii="新細明體" w:eastAsia="新細明體" w:hAnsi="新細明體" w:cs="新細明體" w:hint="eastAsia"/>
          <w:color w:val="0000FF"/>
          <w:lang w:eastAsia="zh-TW"/>
          <w:rPrChange w:id="866" w:author="Lin Miirabai" w:date="2013-07-01T13:06:00Z">
            <w:rPr>
              <w:ins w:id="867" w:author="Lin Miirabai" w:date="2013-07-01T13:00:00Z"/>
              <w:rFonts w:ascii="新細明體" w:eastAsia="新細明體" w:hAnsi="新細明體" w:cs="新細明體" w:hint="eastAsia"/>
              <w:color w:val="0000FF"/>
              <w:lang w:eastAsia="zh-TW"/>
            </w:rPr>
          </w:rPrChange>
        </w:rPr>
      </w:pPr>
      <w:ins w:id="868" w:author="Lin Miirabai" w:date="2013-07-01T13:00:00Z">
        <w:r w:rsidRPr="00B42D92">
          <w:rPr>
            <w:rFonts w:ascii="新細明體" w:eastAsia="新細明體" w:hAnsi="新細明體" w:cs="新細明體" w:hint="eastAsia"/>
            <w:color w:val="0000FF"/>
            <w:lang w:eastAsia="zh-TW"/>
            <w:rPrChange w:id="869" w:author="Lin Miirabai" w:date="2013-07-01T13:06:00Z">
              <w:rPr>
                <w:rFonts w:ascii="新細明體" w:eastAsia="新細明體" w:hAnsi="新細明體" w:cs="新細明體" w:hint="eastAsia"/>
                <w:color w:val="0000FF"/>
                <w:lang w:eastAsia="zh-TW"/>
              </w:rPr>
            </w:rPrChange>
          </w:rPr>
          <w:t>‧</w:t>
        </w:r>
      </w:ins>
      <w:ins w:id="870" w:author="Lin Miirabai" w:date="2013-07-01T13:01:00Z">
        <w:r w:rsidRPr="00B42D92">
          <w:rPr>
            <w:rFonts w:ascii="新細明體" w:eastAsia="新細明體" w:hAnsi="新細明體" w:cs="新細明體" w:hint="eastAsia"/>
            <w:color w:val="0000FF"/>
            <w:lang w:eastAsia="zh-TW"/>
            <w:rPrChange w:id="871" w:author="Lin Miirabai" w:date="2013-07-01T13:06:00Z">
              <w:rPr>
                <w:rFonts w:ascii="新細明體" w:eastAsia="新細明體" w:hAnsi="新細明體" w:cs="新細明體" w:hint="eastAsia"/>
                <w:color w:val="0000FF"/>
                <w:lang w:eastAsia="zh-TW"/>
              </w:rPr>
            </w:rPrChange>
          </w:rPr>
          <w:t>雜誌標題</w:t>
        </w:r>
      </w:ins>
    </w:p>
    <w:p w14:paraId="2B498A29" w14:textId="16CA48F9" w:rsidR="001C49F3" w:rsidRPr="00B42D92" w:rsidRDefault="001C49F3">
      <w:pPr>
        <w:rPr>
          <w:ins w:id="872" w:author="Lin Miirabai" w:date="2013-07-01T13:00:00Z"/>
          <w:rFonts w:ascii="新細明體" w:eastAsia="新細明體" w:hAnsi="新細明體" w:cs="新細明體" w:hint="eastAsia"/>
          <w:color w:val="0000FF"/>
          <w:lang w:eastAsia="zh-TW"/>
          <w:rPrChange w:id="873" w:author="Lin Miirabai" w:date="2013-07-01T13:06:00Z">
            <w:rPr>
              <w:ins w:id="874" w:author="Lin Miirabai" w:date="2013-07-01T13:00:00Z"/>
              <w:rFonts w:ascii="新細明體" w:eastAsia="新細明體" w:hAnsi="新細明體" w:cs="新細明體" w:hint="eastAsia"/>
              <w:color w:val="0000FF"/>
              <w:lang w:eastAsia="zh-TW"/>
            </w:rPr>
          </w:rPrChange>
        </w:rPr>
      </w:pPr>
      <w:ins w:id="875" w:author="Lin Miirabai" w:date="2013-07-01T13:00:00Z">
        <w:r w:rsidRPr="00B42D92">
          <w:rPr>
            <w:rFonts w:ascii="新細明體" w:eastAsia="新細明體" w:hAnsi="新細明體" w:cs="新細明體" w:hint="eastAsia"/>
            <w:color w:val="0000FF"/>
            <w:lang w:eastAsia="zh-TW"/>
            <w:rPrChange w:id="876" w:author="Lin Miirabai" w:date="2013-07-01T13:06:00Z">
              <w:rPr>
                <w:rFonts w:ascii="新細明體" w:eastAsia="新細明體" w:hAnsi="新細明體" w:cs="新細明體" w:hint="eastAsia"/>
                <w:color w:val="0000FF"/>
                <w:lang w:eastAsia="zh-TW"/>
              </w:rPr>
            </w:rPrChange>
          </w:rPr>
          <w:t>‧</w:t>
        </w:r>
      </w:ins>
      <w:ins w:id="877" w:author="Lin Miirabai" w:date="2013-07-01T13:02:00Z">
        <w:r w:rsidR="00B42D92" w:rsidRPr="00B42D92">
          <w:rPr>
            <w:rFonts w:ascii="新細明體" w:eastAsia="新細明體" w:hAnsi="新細明體" w:cs="新細明體" w:hint="eastAsia"/>
            <w:color w:val="0000FF"/>
            <w:lang w:eastAsia="zh-TW"/>
            <w:rPrChange w:id="878" w:author="Lin Miirabai" w:date="2013-07-01T13:06:00Z">
              <w:rPr>
                <w:rFonts w:ascii="新細明體" w:eastAsia="新細明體" w:hAnsi="新細明體" w:cs="新細明體" w:hint="eastAsia"/>
                <w:color w:val="0000FF"/>
                <w:lang w:eastAsia="zh-TW"/>
              </w:rPr>
            </w:rPrChange>
          </w:rPr>
          <w:t>賣點</w:t>
        </w:r>
      </w:ins>
      <w:ins w:id="879" w:author="Lin Miirabai" w:date="2013-07-01T13:04:00Z">
        <w:r w:rsidR="00B42D92" w:rsidRPr="00B42D92">
          <w:rPr>
            <w:rFonts w:ascii="新細明體" w:eastAsia="新細明體" w:hAnsi="新細明體" w:cs="新細明體" w:hint="eastAsia"/>
            <w:color w:val="0000FF"/>
            <w:lang w:eastAsia="zh-TW"/>
            <w:rPrChange w:id="880" w:author="Lin Miirabai" w:date="2013-07-01T13:06:00Z">
              <w:rPr>
                <w:rFonts w:ascii="新細明體" w:eastAsia="新細明體" w:hAnsi="新細明體" w:cs="新細明體" w:hint="eastAsia"/>
                <w:color w:val="0000FF"/>
                <w:lang w:eastAsia="zh-TW"/>
              </w:rPr>
            </w:rPrChange>
          </w:rPr>
          <w:t>的文字</w:t>
        </w:r>
      </w:ins>
    </w:p>
    <w:p w14:paraId="7B40F911" w14:textId="524B343B" w:rsidR="001C49F3" w:rsidRPr="00B42D92" w:rsidRDefault="001C49F3">
      <w:pPr>
        <w:rPr>
          <w:ins w:id="881" w:author="Lin Miirabai" w:date="2013-07-01T13:00:00Z"/>
          <w:rFonts w:ascii="新細明體" w:eastAsia="新細明體" w:hAnsi="新細明體" w:cs="新細明體" w:hint="eastAsia"/>
          <w:color w:val="0000FF"/>
          <w:lang w:eastAsia="zh-TW"/>
          <w:rPrChange w:id="882" w:author="Lin Miirabai" w:date="2013-07-01T13:06:00Z">
            <w:rPr>
              <w:ins w:id="883" w:author="Lin Miirabai" w:date="2013-07-01T13:00:00Z"/>
              <w:rFonts w:ascii="新細明體" w:eastAsia="新細明體" w:hAnsi="新細明體" w:cs="新細明體" w:hint="eastAsia"/>
              <w:color w:val="0000FF"/>
              <w:lang w:eastAsia="zh-TW"/>
            </w:rPr>
          </w:rPrChange>
        </w:rPr>
      </w:pPr>
      <w:ins w:id="884" w:author="Lin Miirabai" w:date="2013-07-01T13:00:00Z">
        <w:r w:rsidRPr="00B42D92">
          <w:rPr>
            <w:rFonts w:ascii="新細明體" w:eastAsia="新細明體" w:hAnsi="新細明體" w:cs="新細明體" w:hint="eastAsia"/>
            <w:color w:val="0000FF"/>
            <w:lang w:eastAsia="zh-TW"/>
            <w:rPrChange w:id="885" w:author="Lin Miirabai" w:date="2013-07-01T13:06:00Z">
              <w:rPr>
                <w:rFonts w:ascii="新細明體" w:eastAsia="新細明體" w:hAnsi="新細明體" w:cs="新細明體" w:hint="eastAsia"/>
                <w:color w:val="0000FF"/>
                <w:lang w:eastAsia="zh-TW"/>
              </w:rPr>
            </w:rPrChange>
          </w:rPr>
          <w:t>‧</w:t>
        </w:r>
      </w:ins>
      <w:ins w:id="886" w:author="Lin Miirabai" w:date="2013-07-01T13:04:00Z">
        <w:r w:rsidR="00B42D92" w:rsidRPr="00B42D92">
          <w:rPr>
            <w:color w:val="0000FF"/>
            <w:rPrChange w:id="887" w:author="Lin Miirabai" w:date="2013-07-01T13:06:00Z">
              <w:rPr/>
            </w:rPrChange>
          </w:rPr>
          <w:t>ATTAC</w:t>
        </w:r>
      </w:ins>
      <w:ins w:id="888" w:author="Lin Miirabai" w:date="2013-07-01T13:02:00Z">
        <w:r w:rsidR="00B42D92" w:rsidRPr="00B42D92">
          <w:rPr>
            <w:rFonts w:ascii="新細明體" w:eastAsia="新細明體" w:hAnsi="新細明體" w:cs="新細明體" w:hint="eastAsia"/>
            <w:color w:val="0000FF"/>
            <w:lang w:eastAsia="zh-TW"/>
            <w:rPrChange w:id="889" w:author="Lin Miirabai" w:date="2013-07-01T13:06:00Z">
              <w:rPr>
                <w:rFonts w:ascii="新細明體" w:eastAsia="新細明體" w:hAnsi="新細明體" w:cs="新細明體" w:hint="eastAsia"/>
                <w:lang w:eastAsia="zh-TW"/>
              </w:rPr>
            </w:rPrChange>
          </w:rPr>
          <w:t>公司標誌</w:t>
        </w:r>
      </w:ins>
      <w:ins w:id="890" w:author="Lin Miirabai" w:date="2013-07-01T13:04:00Z">
        <w:r w:rsidR="00B42D92" w:rsidRPr="00B42D92">
          <w:rPr>
            <w:rFonts w:ascii="新細明體" w:eastAsia="新細明體" w:hAnsi="新細明體" w:cs="新細明體" w:hint="eastAsia"/>
            <w:color w:val="0000FF"/>
            <w:lang w:eastAsia="zh-TW"/>
            <w:rPrChange w:id="891" w:author="Lin Miirabai" w:date="2013-07-01T13:06:00Z">
              <w:rPr>
                <w:rFonts w:ascii="新細明體" w:eastAsia="新細明體" w:hAnsi="新細明體" w:cs="新細明體" w:hint="eastAsia"/>
                <w:lang w:eastAsia="zh-TW"/>
              </w:rPr>
            </w:rPrChange>
          </w:rPr>
          <w:t>：</w:t>
        </w:r>
        <w:r w:rsidR="00B42D92" w:rsidRPr="00B42D92">
          <w:rPr>
            <w:color w:val="0000FF"/>
            <w:rPrChange w:id="892" w:author="Lin Miirabai" w:date="2013-07-01T13:06:00Z">
              <w:rPr/>
            </w:rPrChange>
          </w:rPr>
          <w:t>%ATTAC</w:t>
        </w:r>
      </w:ins>
    </w:p>
    <w:p w14:paraId="43D7929C" w14:textId="4FFC22A7" w:rsidR="001C49F3" w:rsidRDefault="001C49F3">
      <w:pPr>
        <w:rPr>
          <w:ins w:id="893" w:author="Lin Miirabai" w:date="2013-07-01T13:51:00Z"/>
          <w:rFonts w:ascii="新細明體" w:eastAsia="新細明體" w:hAnsi="新細明體" w:cs="新細明體" w:hint="eastAsia"/>
          <w:color w:val="0000FF"/>
          <w:lang w:eastAsia="zh-TW"/>
        </w:rPr>
      </w:pPr>
      <w:ins w:id="894" w:author="Lin Miirabai" w:date="2013-07-01T13:00:00Z">
        <w:r w:rsidRPr="00B42D92">
          <w:rPr>
            <w:rFonts w:ascii="新細明體" w:eastAsia="新細明體" w:hAnsi="新細明體" w:cs="新細明體" w:hint="eastAsia"/>
            <w:color w:val="0000FF"/>
            <w:lang w:eastAsia="zh-TW"/>
            <w:rPrChange w:id="895" w:author="Lin Miirabai" w:date="2013-07-01T13:06:00Z">
              <w:rPr>
                <w:rFonts w:ascii="新細明體" w:eastAsia="新細明體" w:hAnsi="新細明體" w:cs="新細明體" w:hint="eastAsia"/>
                <w:color w:val="0000FF"/>
                <w:lang w:eastAsia="zh-TW"/>
              </w:rPr>
            </w:rPrChange>
          </w:rPr>
          <w:t>‧</w:t>
        </w:r>
      </w:ins>
      <w:ins w:id="896" w:author="Lin Miirabai" w:date="2013-07-01T13:04:00Z">
        <w:r w:rsidR="00B42D92" w:rsidRPr="00B42D92">
          <w:rPr>
            <w:rFonts w:ascii="新細明體" w:eastAsia="新細明體" w:hAnsi="新細明體" w:cs="新細明體" w:hint="eastAsia"/>
            <w:color w:val="0000FF"/>
            <w:lang w:eastAsia="zh-TW"/>
            <w:rPrChange w:id="897" w:author="Lin Miirabai" w:date="2013-07-01T13:06:00Z">
              <w:rPr>
                <w:rFonts w:ascii="新細明體" w:eastAsia="新細明體" w:hAnsi="新細明體" w:cs="新細明體" w:hint="eastAsia"/>
                <w:color w:val="0000FF"/>
                <w:lang w:eastAsia="zh-TW"/>
              </w:rPr>
            </w:rPrChange>
          </w:rPr>
          <w:t>主要封面的文字</w:t>
        </w:r>
      </w:ins>
    </w:p>
    <w:p w14:paraId="7E850E1E" w14:textId="7CE478B7" w:rsidR="00066C82" w:rsidRPr="00B42D92" w:rsidRDefault="00066C82">
      <w:pPr>
        <w:rPr>
          <w:ins w:id="898" w:author="Lin Miirabai" w:date="2013-07-01T13:00:00Z"/>
          <w:rFonts w:ascii="新細明體" w:eastAsia="新細明體" w:hAnsi="新細明體" w:cs="新細明體" w:hint="eastAsia"/>
          <w:color w:val="0000FF"/>
          <w:lang w:eastAsia="zh-TW"/>
          <w:rPrChange w:id="899" w:author="Lin Miirabai" w:date="2013-07-01T13:06:00Z">
            <w:rPr>
              <w:ins w:id="900" w:author="Lin Miirabai" w:date="2013-07-01T13:00:00Z"/>
              <w:rFonts w:ascii="新細明體" w:eastAsia="新細明體" w:hAnsi="新細明體" w:cs="新細明體" w:hint="eastAsia"/>
              <w:color w:val="0000FF"/>
              <w:lang w:eastAsia="zh-TW"/>
            </w:rPr>
          </w:rPrChange>
        </w:rPr>
      </w:pPr>
      <w:ins w:id="901" w:author="Lin Miirabai" w:date="2013-07-01T13:52:00Z">
        <w:r w:rsidRPr="00EE0E3D">
          <w:rPr>
            <w:rFonts w:ascii="新細明體" w:eastAsia="新細明體" w:hAnsi="新細明體" w:cs="新細明體" w:hint="eastAsia"/>
            <w:color w:val="0000FF"/>
            <w:lang w:eastAsia="zh-TW"/>
          </w:rPr>
          <w:t>‧</w:t>
        </w:r>
        <w:r>
          <w:rPr>
            <w:rFonts w:ascii="新細明體" w:eastAsia="新細明體" w:hAnsi="新細明體" w:cs="新細明體" w:hint="eastAsia"/>
            <w:color w:val="0000FF"/>
            <w:lang w:eastAsia="zh-TW"/>
          </w:rPr>
          <w:t>圖片（至少一張）</w:t>
        </w:r>
      </w:ins>
    </w:p>
    <w:p w14:paraId="2E8CE2CF" w14:textId="1205BFB0" w:rsidR="001C49F3" w:rsidRPr="00B42D92" w:rsidRDefault="001C49F3">
      <w:pPr>
        <w:rPr>
          <w:ins w:id="902" w:author="Lin Miirabai" w:date="2013-07-01T13:00:00Z"/>
          <w:rFonts w:ascii="新細明體" w:eastAsia="新細明體" w:hAnsi="新細明體" w:cs="新細明體" w:hint="eastAsia"/>
          <w:color w:val="0000FF"/>
          <w:lang w:eastAsia="zh-TW"/>
          <w:rPrChange w:id="903" w:author="Lin Miirabai" w:date="2013-07-01T13:06:00Z">
            <w:rPr>
              <w:ins w:id="904" w:author="Lin Miirabai" w:date="2013-07-01T13:00:00Z"/>
              <w:rFonts w:ascii="新細明體" w:eastAsia="新細明體" w:hAnsi="新細明體" w:cs="新細明體" w:hint="eastAsia"/>
              <w:color w:val="0000FF"/>
              <w:lang w:eastAsia="zh-TW"/>
            </w:rPr>
          </w:rPrChange>
        </w:rPr>
      </w:pPr>
      <w:ins w:id="905" w:author="Lin Miirabai" w:date="2013-07-01T13:00:00Z">
        <w:r w:rsidRPr="00B42D92">
          <w:rPr>
            <w:rFonts w:ascii="新細明體" w:eastAsia="新細明體" w:hAnsi="新細明體" w:cs="新細明體" w:hint="eastAsia"/>
            <w:color w:val="0000FF"/>
            <w:lang w:eastAsia="zh-TW"/>
            <w:rPrChange w:id="906" w:author="Lin Miirabai" w:date="2013-07-01T13:06:00Z">
              <w:rPr>
                <w:rFonts w:ascii="新細明體" w:eastAsia="新細明體" w:hAnsi="新細明體" w:cs="新細明體" w:hint="eastAsia"/>
                <w:color w:val="0000FF"/>
                <w:lang w:eastAsia="zh-TW"/>
              </w:rPr>
            </w:rPrChange>
          </w:rPr>
          <w:t>‧</w:t>
        </w:r>
      </w:ins>
      <w:ins w:id="907" w:author="Lin Miirabai" w:date="2013-07-01T13:05:00Z">
        <w:r w:rsidR="00B42D92" w:rsidRPr="00B42D92">
          <w:rPr>
            <w:rFonts w:ascii="新細明體" w:eastAsia="新細明體" w:hAnsi="新細明體" w:cs="新細明體" w:hint="eastAsia"/>
            <w:color w:val="0000FF"/>
            <w:lang w:eastAsia="zh-TW"/>
            <w:rPrChange w:id="908" w:author="Lin Miirabai" w:date="2013-07-01T13:06:00Z">
              <w:rPr>
                <w:rFonts w:ascii="新細明體" w:eastAsia="新細明體" w:hAnsi="新細明體" w:cs="新細明體" w:hint="eastAsia"/>
                <w:color w:val="0000FF"/>
                <w:lang w:eastAsia="zh-TW"/>
              </w:rPr>
            </w:rPrChange>
          </w:rPr>
          <w:t>三個封面文字</w:t>
        </w:r>
      </w:ins>
    </w:p>
    <w:p w14:paraId="29CF2EF9" w14:textId="4FC9E261" w:rsidR="001C49F3" w:rsidRPr="00B42D92" w:rsidRDefault="001C49F3">
      <w:pPr>
        <w:rPr>
          <w:ins w:id="909" w:author="Lin Miirabai" w:date="2013-07-01T13:00:00Z"/>
          <w:rFonts w:ascii="新細明體" w:eastAsia="新細明體" w:hAnsi="新細明體" w:cs="新細明體" w:hint="eastAsia"/>
          <w:color w:val="0000FF"/>
          <w:lang w:eastAsia="zh-TW"/>
          <w:rPrChange w:id="910" w:author="Lin Miirabai" w:date="2013-07-01T13:06:00Z">
            <w:rPr>
              <w:ins w:id="911" w:author="Lin Miirabai" w:date="2013-07-01T13:00:00Z"/>
              <w:rFonts w:ascii="新細明體" w:eastAsia="新細明體" w:hAnsi="新細明體" w:cs="新細明體" w:hint="eastAsia"/>
              <w:color w:val="0000FF"/>
              <w:lang w:eastAsia="zh-TW"/>
            </w:rPr>
          </w:rPrChange>
        </w:rPr>
      </w:pPr>
      <w:ins w:id="912" w:author="Lin Miirabai" w:date="2013-07-01T13:00:00Z">
        <w:r w:rsidRPr="00B42D92">
          <w:rPr>
            <w:rFonts w:ascii="新細明體" w:eastAsia="新細明體" w:hAnsi="新細明體" w:cs="新細明體" w:hint="eastAsia"/>
            <w:color w:val="0000FF"/>
            <w:lang w:eastAsia="zh-TW"/>
            <w:rPrChange w:id="913" w:author="Lin Miirabai" w:date="2013-07-01T13:06:00Z">
              <w:rPr>
                <w:rFonts w:ascii="新細明體" w:eastAsia="新細明體" w:hAnsi="新細明體" w:cs="新細明體" w:hint="eastAsia"/>
                <w:color w:val="0000FF"/>
                <w:lang w:eastAsia="zh-TW"/>
              </w:rPr>
            </w:rPrChange>
          </w:rPr>
          <w:t>‧</w:t>
        </w:r>
      </w:ins>
      <w:ins w:id="914" w:author="Lin Miirabai" w:date="2013-07-01T13:49:00Z">
        <w:r w:rsidR="00066C82">
          <w:rPr>
            <w:rFonts w:ascii="新細明體" w:eastAsia="新細明體" w:hAnsi="新細明體" w:cs="新細明體" w:hint="eastAsia"/>
            <w:color w:val="0000FF"/>
            <w:lang w:eastAsia="zh-TW"/>
          </w:rPr>
          <w:t>日期</w:t>
        </w:r>
      </w:ins>
    </w:p>
    <w:p w14:paraId="0482CB16" w14:textId="0EFE9535" w:rsidR="001C49F3" w:rsidRPr="00B42D92" w:rsidRDefault="001C49F3">
      <w:pPr>
        <w:rPr>
          <w:ins w:id="915" w:author="Lin Miirabai" w:date="2013-07-01T13:01:00Z"/>
          <w:rFonts w:ascii="新細明體" w:eastAsia="新細明體" w:hAnsi="新細明體" w:cs="新細明體" w:hint="eastAsia"/>
          <w:color w:val="0000FF"/>
          <w:lang w:eastAsia="zh-TW"/>
          <w:rPrChange w:id="916" w:author="Lin Miirabai" w:date="2013-07-01T13:06:00Z">
            <w:rPr>
              <w:ins w:id="917" w:author="Lin Miirabai" w:date="2013-07-01T13:01:00Z"/>
              <w:rFonts w:ascii="新細明體" w:eastAsia="新細明體" w:hAnsi="新細明體" w:cs="新細明體" w:hint="eastAsia"/>
              <w:color w:val="0000FF"/>
              <w:lang w:eastAsia="zh-TW"/>
            </w:rPr>
          </w:rPrChange>
        </w:rPr>
      </w:pPr>
      <w:ins w:id="918" w:author="Lin Miirabai" w:date="2013-07-01T13:01:00Z">
        <w:r w:rsidRPr="00B42D92">
          <w:rPr>
            <w:rFonts w:ascii="新細明體" w:eastAsia="新細明體" w:hAnsi="新細明體" w:cs="新細明體" w:hint="eastAsia"/>
            <w:color w:val="0000FF"/>
            <w:lang w:eastAsia="zh-TW"/>
            <w:rPrChange w:id="919" w:author="Lin Miirabai" w:date="2013-07-01T13:06:00Z">
              <w:rPr>
                <w:rFonts w:ascii="新細明體" w:eastAsia="新細明體" w:hAnsi="新細明體" w:cs="新細明體" w:hint="eastAsia"/>
                <w:color w:val="0000FF"/>
                <w:lang w:eastAsia="zh-TW"/>
              </w:rPr>
            </w:rPrChange>
          </w:rPr>
          <w:t>‧</w:t>
        </w:r>
      </w:ins>
      <w:ins w:id="920" w:author="Lin Miirabai" w:date="2013-07-01T13:49:00Z">
        <w:r w:rsidR="00066C82">
          <w:rPr>
            <w:rFonts w:ascii="新細明體" w:eastAsia="新細明體" w:hAnsi="新細明體" w:cs="新細明體" w:hint="eastAsia"/>
            <w:color w:val="0000FF"/>
            <w:lang w:eastAsia="zh-TW"/>
          </w:rPr>
          <w:t>條碼</w:t>
        </w:r>
      </w:ins>
    </w:p>
    <w:p w14:paraId="5D7BA8BB" w14:textId="0CC204BF" w:rsidR="001C49F3" w:rsidRDefault="001C49F3">
      <w:pPr>
        <w:rPr>
          <w:ins w:id="921" w:author="Lin Miirabai" w:date="2013-07-01T13:50:00Z"/>
          <w:rFonts w:ascii="新細明體" w:eastAsia="新細明體" w:hAnsi="新細明體" w:cs="新細明體" w:hint="eastAsia"/>
          <w:color w:val="0000FF"/>
          <w:lang w:eastAsia="zh-TW"/>
        </w:rPr>
      </w:pPr>
      <w:ins w:id="922" w:author="Lin Miirabai" w:date="2013-07-01T13:01:00Z">
        <w:r w:rsidRPr="00B42D92">
          <w:rPr>
            <w:rFonts w:ascii="新細明體" w:eastAsia="新細明體" w:hAnsi="新細明體" w:cs="新細明體" w:hint="eastAsia"/>
            <w:color w:val="0000FF"/>
            <w:lang w:eastAsia="zh-TW"/>
            <w:rPrChange w:id="923" w:author="Lin Miirabai" w:date="2013-07-01T13:06:00Z">
              <w:rPr>
                <w:rFonts w:ascii="新細明體" w:eastAsia="新細明體" w:hAnsi="新細明體" w:cs="新細明體" w:hint="eastAsia"/>
                <w:color w:val="0000FF"/>
                <w:lang w:eastAsia="zh-TW"/>
              </w:rPr>
            </w:rPrChange>
          </w:rPr>
          <w:t>‧</w:t>
        </w:r>
      </w:ins>
      <w:ins w:id="924" w:author="Lin Miirabai" w:date="2013-07-01T13:50:00Z">
        <w:r w:rsidR="00066C82" w:rsidRPr="00066C82">
          <w:rPr>
            <w:rFonts w:ascii="新細明體" w:eastAsia="新細明體" w:hAnsi="新細明體" w:cs="新細明體" w:hint="eastAsia"/>
            <w:color w:val="0000FF"/>
            <w:lang w:eastAsia="zh-TW"/>
          </w:rPr>
          <w:t>宣傳/蓋印/訊息/修訂</w:t>
        </w:r>
      </w:ins>
    </w:p>
    <w:p w14:paraId="604B7530" w14:textId="6997C59D" w:rsidR="00066C82" w:rsidRPr="00066C82" w:rsidRDefault="00066C82" w:rsidP="00066C82">
      <w:pPr>
        <w:rPr>
          <w:ins w:id="925" w:author="Lin Miirabai" w:date="2013-07-01T13:50:00Z"/>
          <w:rFonts w:ascii="新細明體" w:eastAsia="新細明體" w:hAnsi="新細明體" w:cs="新細明體" w:hint="eastAsia"/>
          <w:color w:val="0000FF"/>
          <w:lang w:eastAsia="zh-TW"/>
          <w:rPrChange w:id="926" w:author="Lin Miirabai" w:date="2013-07-01T13:50:00Z">
            <w:rPr>
              <w:ins w:id="927" w:author="Lin Miirabai" w:date="2013-07-01T13:50:00Z"/>
              <w:rFonts w:eastAsia="新細明體" w:hint="eastAsia"/>
              <w:lang w:eastAsia="zh-TW"/>
            </w:rPr>
          </w:rPrChange>
        </w:rPr>
        <w:pPrChange w:id="928" w:author="Lin Miirabai" w:date="2013-07-01T13:50:00Z">
          <w:pPr>
            <w:pStyle w:val="a8"/>
            <w:numPr>
              <w:numId w:val="14"/>
            </w:numPr>
            <w:ind w:left="480" w:hanging="480"/>
          </w:pPr>
        </w:pPrChange>
      </w:pPr>
      <w:ins w:id="929" w:author="Lin Miirabai" w:date="2013-07-01T13:50:00Z">
        <w:r w:rsidRPr="00EE0E3D">
          <w:rPr>
            <w:rFonts w:ascii="新細明體" w:eastAsia="新細明體" w:hAnsi="新細明體" w:cs="新細明體" w:hint="eastAsia"/>
            <w:color w:val="0000FF"/>
            <w:lang w:eastAsia="zh-TW"/>
          </w:rPr>
          <w:t>‧</w:t>
        </w:r>
        <w:r>
          <w:rPr>
            <w:rFonts w:ascii="新細明體" w:eastAsia="新細明體" w:hAnsi="新細明體" w:cs="新細明體" w:hint="eastAsia"/>
            <w:color w:val="0000FF"/>
            <w:lang w:eastAsia="zh-TW"/>
          </w:rPr>
          <w:t>任何</w:t>
        </w:r>
      </w:ins>
      <w:ins w:id="930" w:author="Lin Miirabai" w:date="2013-07-01T13:51:00Z">
        <w:r>
          <w:rPr>
            <w:rFonts w:ascii="新細明體" w:eastAsia="新細明體" w:hAnsi="新細明體" w:cs="新細明體" w:hint="eastAsia"/>
            <w:color w:val="0000FF"/>
            <w:lang w:eastAsia="zh-TW"/>
          </w:rPr>
          <w:t>其他你覺得需要的設計</w:t>
        </w:r>
      </w:ins>
    </w:p>
    <w:p w14:paraId="55F6EB5C" w14:textId="77777777" w:rsidR="001C49F3" w:rsidRPr="00031204" w:rsidRDefault="001C49F3">
      <w:pPr>
        <w:rPr>
          <w:rFonts w:hint="eastAsia"/>
          <w:lang w:eastAsia="zh-TW"/>
        </w:rPr>
      </w:pPr>
    </w:p>
    <w:p w14:paraId="07C515F3" w14:textId="77777777" w:rsidR="00405E48" w:rsidRPr="00031204" w:rsidRDefault="00405E48">
      <w:pPr>
        <w:rPr>
          <w:rFonts w:ascii="Arial Bold" w:hAnsi="Arial Bold"/>
        </w:rPr>
      </w:pPr>
      <w:r w:rsidRPr="00031204">
        <w:rPr>
          <w:rFonts w:ascii="Arial Bold" w:hAnsi="Arial Bold"/>
        </w:rPr>
        <w:t>Back Cover must include:</w:t>
      </w:r>
    </w:p>
    <w:p w14:paraId="2EE7C619" w14:textId="77777777" w:rsidR="00405E48" w:rsidRPr="00031204" w:rsidRDefault="00405E48" w:rsidP="00FE45E1">
      <w:pPr>
        <w:numPr>
          <w:ilvl w:val="0"/>
          <w:numId w:val="6"/>
        </w:numPr>
      </w:pPr>
      <w:r w:rsidRPr="00031204">
        <w:t>The logo</w:t>
      </w:r>
      <w:r w:rsidR="00F04802" w:rsidRPr="00031204">
        <w:t xml:space="preserve"> at exactly </w:t>
      </w:r>
      <w:ins w:id="931" w:author="Arnold Sandjaja" w:date="2013-05-17T15:45:00Z">
        <w:r w:rsidR="00304DDA">
          <w:t>3</w:t>
        </w:r>
      </w:ins>
      <w:del w:id="932" w:author="Arnold Sandjaja" w:date="2013-05-17T15:45:00Z">
        <w:r w:rsidR="00F04802" w:rsidRPr="00031204" w:rsidDel="00304DDA">
          <w:delText>2</w:delText>
        </w:r>
      </w:del>
      <w:r w:rsidR="00F04802" w:rsidRPr="00031204">
        <w:t>5mm wide</w:t>
      </w:r>
    </w:p>
    <w:p w14:paraId="0CA7771D" w14:textId="77777777" w:rsidR="00405E48" w:rsidRPr="00031204" w:rsidRDefault="00405E48" w:rsidP="00FE45E1">
      <w:pPr>
        <w:numPr>
          <w:ilvl w:val="0"/>
          <w:numId w:val="6"/>
        </w:numPr>
      </w:pPr>
      <w:r w:rsidRPr="00031204">
        <w:t>Text for back cover</w:t>
      </w:r>
    </w:p>
    <w:p w14:paraId="0F9158B2" w14:textId="77777777" w:rsidR="00405E48" w:rsidRPr="00031204" w:rsidRDefault="00405E48" w:rsidP="00FE45E1">
      <w:pPr>
        <w:numPr>
          <w:ilvl w:val="0"/>
          <w:numId w:val="6"/>
        </w:numPr>
      </w:pPr>
      <w:r w:rsidRPr="00031204">
        <w:t>Any other artwork you deem necessary</w:t>
      </w:r>
    </w:p>
    <w:p w14:paraId="5604713D" w14:textId="70E94383" w:rsidR="00405E48" w:rsidRPr="001C49F3" w:rsidRDefault="001C49F3">
      <w:pPr>
        <w:rPr>
          <w:ins w:id="933" w:author="Lin Miirabai" w:date="2013-07-01T12:57:00Z"/>
          <w:rFonts w:ascii="新細明體" w:eastAsia="新細明體" w:hAnsi="新細明體" w:cs="新細明體" w:hint="eastAsia"/>
          <w:b/>
          <w:color w:val="0000FF"/>
          <w:lang w:eastAsia="zh-TW"/>
          <w:rPrChange w:id="934" w:author="Lin Miirabai" w:date="2013-07-01T12:57:00Z">
            <w:rPr>
              <w:ins w:id="935" w:author="Lin Miirabai" w:date="2013-07-01T12:57:00Z"/>
              <w:rFonts w:hint="eastAsia"/>
              <w:lang w:eastAsia="zh-TW"/>
            </w:rPr>
          </w:rPrChange>
        </w:rPr>
      </w:pPr>
      <w:ins w:id="936" w:author="Lin Miirabai" w:date="2013-07-01T12:57:00Z">
        <w:r w:rsidRPr="001C49F3">
          <w:rPr>
            <w:rFonts w:ascii="新細明體" w:eastAsia="新細明體" w:hAnsi="新細明體" w:cs="新細明體" w:hint="eastAsia"/>
            <w:b/>
            <w:color w:val="0000FF"/>
            <w:lang w:eastAsia="zh-TW"/>
            <w:rPrChange w:id="937" w:author="Lin Miirabai" w:date="2013-07-01T12:57:00Z">
              <w:rPr>
                <w:rFonts w:ascii="新細明體" w:eastAsia="新細明體" w:hAnsi="新細明體" w:cs="新細明體" w:hint="eastAsia"/>
                <w:lang w:eastAsia="zh-TW"/>
              </w:rPr>
            </w:rPrChange>
          </w:rPr>
          <w:t>封底必須包含：</w:t>
        </w:r>
      </w:ins>
    </w:p>
    <w:p w14:paraId="4613A596" w14:textId="7EC0168B" w:rsidR="001C49F3" w:rsidRPr="001C49F3" w:rsidRDefault="001C49F3">
      <w:pPr>
        <w:rPr>
          <w:ins w:id="938" w:author="Lin Miirabai" w:date="2013-07-01T12:58:00Z"/>
          <w:rFonts w:ascii="新細明體" w:eastAsia="新細明體" w:hAnsi="新細明體" w:cs="新細明體" w:hint="eastAsia"/>
          <w:color w:val="0000FF"/>
          <w:lang w:eastAsia="zh-TW"/>
          <w:rPrChange w:id="939" w:author="Lin Miirabai" w:date="2013-07-01T13:00:00Z">
            <w:rPr>
              <w:ins w:id="940" w:author="Lin Miirabai" w:date="2013-07-01T12:58:00Z"/>
              <w:rFonts w:ascii="新細明體" w:eastAsia="新細明體" w:hAnsi="新細明體" w:cs="新細明體" w:hint="eastAsia"/>
              <w:color w:val="0000FF"/>
              <w:lang w:eastAsia="zh-TW"/>
            </w:rPr>
          </w:rPrChange>
        </w:rPr>
      </w:pPr>
      <w:ins w:id="941" w:author="Lin Miirabai" w:date="2013-07-01T12:58:00Z">
        <w:r w:rsidRPr="001C49F3">
          <w:rPr>
            <w:rFonts w:ascii="新細明體" w:eastAsia="新細明體" w:hAnsi="新細明體" w:cs="新細明體" w:hint="eastAsia"/>
            <w:color w:val="0000FF"/>
            <w:lang w:eastAsia="zh-TW"/>
            <w:rPrChange w:id="942" w:author="Lin Miirabai" w:date="2013-07-01T13:00:00Z">
              <w:rPr>
                <w:rFonts w:ascii="新細明體" w:eastAsia="新細明體" w:hAnsi="新細明體" w:cs="新細明體" w:hint="eastAsia"/>
                <w:color w:val="0000FF"/>
                <w:lang w:eastAsia="zh-TW"/>
              </w:rPr>
            </w:rPrChange>
          </w:rPr>
          <w:t>‧標誌為</w:t>
        </w:r>
        <w:r w:rsidRPr="001C49F3">
          <w:rPr>
            <w:color w:val="0000FF"/>
            <w:rPrChange w:id="943" w:author="Lin Miirabai" w:date="2013-07-01T13:00:00Z">
              <w:rPr/>
            </w:rPrChange>
          </w:rPr>
          <w:t>35mm</w:t>
        </w:r>
        <w:r w:rsidRPr="001C49F3">
          <w:rPr>
            <w:rFonts w:ascii="新細明體" w:eastAsia="新細明體" w:hAnsi="新細明體" w:cs="新細明體" w:hint="eastAsia"/>
            <w:color w:val="0000FF"/>
            <w:lang w:eastAsia="zh-TW"/>
            <w:rPrChange w:id="944" w:author="Lin Miirabai" w:date="2013-07-01T13:00:00Z">
              <w:rPr>
                <w:rFonts w:ascii="新細明體" w:eastAsia="新細明體" w:hAnsi="新細明體" w:cs="新細明體" w:hint="eastAsia"/>
                <w:lang w:eastAsia="zh-TW"/>
              </w:rPr>
            </w:rPrChange>
          </w:rPr>
          <w:t>寬</w:t>
        </w:r>
      </w:ins>
    </w:p>
    <w:p w14:paraId="50C95775" w14:textId="3D0F96B8" w:rsidR="001C49F3" w:rsidRPr="001C49F3" w:rsidRDefault="001C49F3">
      <w:pPr>
        <w:rPr>
          <w:ins w:id="945" w:author="Lin Miirabai" w:date="2013-07-01T12:58:00Z"/>
          <w:rFonts w:ascii="新細明體" w:eastAsia="新細明體" w:hAnsi="新細明體" w:cs="新細明體" w:hint="eastAsia"/>
          <w:color w:val="0000FF"/>
          <w:lang w:eastAsia="zh-TW"/>
          <w:rPrChange w:id="946" w:author="Lin Miirabai" w:date="2013-07-01T13:00:00Z">
            <w:rPr>
              <w:ins w:id="947" w:author="Lin Miirabai" w:date="2013-07-01T12:58:00Z"/>
              <w:rFonts w:ascii="新細明體" w:eastAsia="新細明體" w:hAnsi="新細明體" w:cs="新細明體" w:hint="eastAsia"/>
              <w:color w:val="0000FF"/>
              <w:lang w:eastAsia="zh-TW"/>
            </w:rPr>
          </w:rPrChange>
        </w:rPr>
      </w:pPr>
      <w:ins w:id="948" w:author="Lin Miirabai" w:date="2013-07-01T12:58:00Z">
        <w:r w:rsidRPr="001C49F3">
          <w:rPr>
            <w:rFonts w:ascii="新細明體" w:eastAsia="新細明體" w:hAnsi="新細明體" w:cs="新細明體" w:hint="eastAsia"/>
            <w:color w:val="0000FF"/>
            <w:lang w:eastAsia="zh-TW"/>
            <w:rPrChange w:id="949" w:author="Lin Miirabai" w:date="2013-07-01T13:00:00Z">
              <w:rPr>
                <w:rFonts w:ascii="新細明體" w:eastAsia="新細明體" w:hAnsi="新細明體" w:cs="新細明體" w:hint="eastAsia"/>
                <w:color w:val="0000FF"/>
                <w:lang w:eastAsia="zh-TW"/>
              </w:rPr>
            </w:rPrChange>
          </w:rPr>
          <w:t>‧封底</w:t>
        </w:r>
      </w:ins>
      <w:ins w:id="950" w:author="Lin Miirabai" w:date="2013-07-01T12:59:00Z">
        <w:r w:rsidRPr="001C49F3">
          <w:rPr>
            <w:rFonts w:ascii="新細明體" w:eastAsia="新細明體" w:hAnsi="新細明體" w:cs="新細明體" w:hint="eastAsia"/>
            <w:color w:val="0000FF"/>
            <w:lang w:eastAsia="zh-TW"/>
            <w:rPrChange w:id="951" w:author="Lin Miirabai" w:date="2013-07-01T13:00:00Z">
              <w:rPr>
                <w:rFonts w:ascii="新細明體" w:eastAsia="新細明體" w:hAnsi="新細明體" w:cs="新細明體" w:hint="eastAsia"/>
                <w:color w:val="0000FF"/>
                <w:lang w:eastAsia="zh-TW"/>
              </w:rPr>
            </w:rPrChange>
          </w:rPr>
          <w:t>的文案</w:t>
        </w:r>
      </w:ins>
    </w:p>
    <w:p w14:paraId="739E2F09" w14:textId="4B8C22AC" w:rsidR="001C49F3" w:rsidRPr="001C49F3" w:rsidRDefault="001C49F3">
      <w:pPr>
        <w:rPr>
          <w:ins w:id="952" w:author="Lin Miirabai" w:date="2013-07-01T12:57:00Z"/>
          <w:rFonts w:hint="eastAsia"/>
          <w:color w:val="0000FF"/>
          <w:lang w:eastAsia="zh-TW"/>
          <w:rPrChange w:id="953" w:author="Lin Miirabai" w:date="2013-07-01T13:00:00Z">
            <w:rPr>
              <w:ins w:id="954" w:author="Lin Miirabai" w:date="2013-07-01T12:57:00Z"/>
              <w:rFonts w:hint="eastAsia"/>
              <w:lang w:eastAsia="zh-TW"/>
            </w:rPr>
          </w:rPrChange>
        </w:rPr>
      </w:pPr>
      <w:ins w:id="955" w:author="Lin Miirabai" w:date="2013-07-01T12:58:00Z">
        <w:r w:rsidRPr="001C49F3">
          <w:rPr>
            <w:rFonts w:ascii="新細明體" w:eastAsia="新細明體" w:hAnsi="新細明體" w:cs="新細明體" w:hint="eastAsia"/>
            <w:color w:val="0000FF"/>
            <w:lang w:eastAsia="zh-TW"/>
            <w:rPrChange w:id="956" w:author="Lin Miirabai" w:date="2013-07-01T13:00:00Z">
              <w:rPr>
                <w:rFonts w:ascii="新細明體" w:eastAsia="新細明體" w:hAnsi="新細明體" w:cs="新細明體" w:hint="eastAsia"/>
                <w:color w:val="0000FF"/>
                <w:lang w:eastAsia="zh-TW"/>
              </w:rPr>
            </w:rPrChange>
          </w:rPr>
          <w:t>‧</w:t>
        </w:r>
      </w:ins>
      <w:ins w:id="957" w:author="Lin Miirabai" w:date="2013-07-01T12:59:00Z">
        <w:r w:rsidRPr="001C49F3">
          <w:rPr>
            <w:rFonts w:ascii="新細明體" w:eastAsia="新細明體" w:hAnsi="新細明體" w:cs="新細明體" w:hint="eastAsia"/>
            <w:color w:val="0000FF"/>
            <w:lang w:eastAsia="zh-TW"/>
            <w:rPrChange w:id="958" w:author="Lin Miirabai" w:date="2013-07-01T13:00:00Z">
              <w:rPr>
                <w:rFonts w:ascii="新細明體" w:eastAsia="新細明體" w:hAnsi="新細明體" w:cs="新細明體" w:hint="eastAsia"/>
                <w:color w:val="0000FF"/>
                <w:lang w:eastAsia="zh-TW"/>
              </w:rPr>
            </w:rPrChange>
          </w:rPr>
          <w:t>任何其他你覺得</w:t>
        </w:r>
      </w:ins>
      <w:ins w:id="959" w:author="Lin Miirabai" w:date="2013-07-01T13:00:00Z">
        <w:r w:rsidRPr="001C49F3">
          <w:rPr>
            <w:rFonts w:ascii="新細明體" w:eastAsia="新細明體" w:hAnsi="新細明體" w:cs="新細明體" w:hint="eastAsia"/>
            <w:color w:val="0000FF"/>
            <w:lang w:eastAsia="zh-TW"/>
            <w:rPrChange w:id="960" w:author="Lin Miirabai" w:date="2013-07-01T13:00:00Z">
              <w:rPr>
                <w:rFonts w:ascii="新細明體" w:eastAsia="新細明體" w:hAnsi="新細明體" w:cs="新細明體" w:hint="eastAsia"/>
                <w:color w:val="0000FF"/>
                <w:lang w:eastAsia="zh-TW"/>
              </w:rPr>
            </w:rPrChange>
          </w:rPr>
          <w:t>需要的設計</w:t>
        </w:r>
      </w:ins>
    </w:p>
    <w:p w14:paraId="3FCFE709" w14:textId="77777777" w:rsidR="001C49F3" w:rsidRPr="00031204" w:rsidRDefault="001C49F3">
      <w:pPr>
        <w:rPr>
          <w:rFonts w:hint="eastAsia"/>
          <w:lang w:eastAsia="zh-TW"/>
        </w:rPr>
      </w:pPr>
    </w:p>
    <w:p w14:paraId="0379236E" w14:textId="56A4CFC9" w:rsidR="00405E48" w:rsidRPr="001C49F3" w:rsidRDefault="00405E48">
      <w:pPr>
        <w:rPr>
          <w:rFonts w:ascii="新細明體" w:eastAsia="新細明體" w:hAnsi="新細明體" w:cs="新細明體" w:hint="eastAsia"/>
          <w:lang w:val="en-US" w:eastAsia="zh-TW"/>
          <w:rPrChange w:id="961" w:author="Lin Miirabai" w:date="2013-07-01T12:56:00Z">
            <w:rPr>
              <w:rFonts w:ascii="Arial Bold" w:hAnsi="Arial Bold"/>
            </w:rPr>
          </w:rPrChange>
        </w:rPr>
      </w:pPr>
      <w:r w:rsidRPr="00031204">
        <w:rPr>
          <w:rFonts w:ascii="Arial Bold" w:hAnsi="Arial Bold"/>
        </w:rPr>
        <w:t>Spine must include:</w:t>
      </w:r>
      <w:ins w:id="962" w:author="Lin Miirabai" w:date="2013-07-01T12:56:00Z">
        <w:r w:rsidR="001C49F3">
          <w:rPr>
            <w:rFonts w:ascii="Arial Bold" w:hAnsi="Arial Bold"/>
            <w:lang w:val="en-US"/>
          </w:rPr>
          <w:t xml:space="preserve"> </w:t>
        </w:r>
      </w:ins>
    </w:p>
    <w:p w14:paraId="5950E683" w14:textId="77777777" w:rsidR="00405E48" w:rsidRDefault="00405E48" w:rsidP="00FE45E1">
      <w:pPr>
        <w:numPr>
          <w:ilvl w:val="0"/>
          <w:numId w:val="7"/>
        </w:numPr>
        <w:rPr>
          <w:ins w:id="963" w:author="Lin Miirabai" w:date="2013-07-01T12:57:00Z"/>
          <w:rFonts w:hint="eastAsia"/>
        </w:rPr>
      </w:pPr>
      <w:r w:rsidRPr="00031204">
        <w:t>Text for spine</w:t>
      </w:r>
    </w:p>
    <w:p w14:paraId="0BC4317B" w14:textId="00AAFEE6" w:rsidR="001C49F3" w:rsidRPr="001C49F3" w:rsidRDefault="001C49F3" w:rsidP="001C49F3">
      <w:pPr>
        <w:rPr>
          <w:b/>
          <w:color w:val="0000FF"/>
          <w:rPrChange w:id="964" w:author="Lin Miirabai" w:date="2013-07-01T12:57:00Z">
            <w:rPr/>
          </w:rPrChange>
        </w:rPr>
        <w:pPrChange w:id="965" w:author="Lin Miirabai" w:date="2013-07-01T12:57:00Z">
          <w:pPr>
            <w:numPr>
              <w:numId w:val="7"/>
            </w:numPr>
            <w:ind w:left="360" w:hanging="360"/>
          </w:pPr>
        </w:pPrChange>
      </w:pPr>
      <w:ins w:id="966" w:author="Lin Miirabai" w:date="2013-07-01T12:57:00Z">
        <w:r w:rsidRPr="001C49F3">
          <w:rPr>
            <w:rFonts w:ascii="新細明體" w:eastAsia="新細明體" w:hAnsi="新細明體" w:cs="新細明體" w:hint="eastAsia"/>
            <w:b/>
            <w:color w:val="0000FF"/>
            <w:lang w:val="en-US" w:eastAsia="zh-TW"/>
            <w:rPrChange w:id="967" w:author="Lin Miirabai" w:date="2013-07-01T12:57:00Z">
              <w:rPr>
                <w:rFonts w:ascii="新細明體" w:eastAsia="新細明體" w:hAnsi="新細明體" w:cs="新細明體" w:hint="eastAsia"/>
                <w:color w:val="0000FF"/>
                <w:lang w:val="en-US" w:eastAsia="zh-TW"/>
              </w:rPr>
            </w:rPrChange>
          </w:rPr>
          <w:t>書背必須包含：</w:t>
        </w:r>
      </w:ins>
    </w:p>
    <w:p w14:paraId="0FA8083C" w14:textId="356385E0" w:rsidR="00F04802" w:rsidRPr="001C49F3" w:rsidRDefault="001C49F3">
      <w:pPr>
        <w:rPr>
          <w:ins w:id="968" w:author="Lin Miirabai" w:date="2013-07-01T12:57:00Z"/>
          <w:rFonts w:ascii="新細明體" w:eastAsia="新細明體" w:hAnsi="新細明體" w:cs="新細明體" w:hint="eastAsia"/>
          <w:color w:val="0000FF"/>
          <w:lang w:eastAsia="zh-TW"/>
          <w:rPrChange w:id="969" w:author="Lin Miirabai" w:date="2013-07-01T12:57:00Z">
            <w:rPr>
              <w:ins w:id="970" w:author="Lin Miirabai" w:date="2013-07-01T12:57:00Z"/>
              <w:rFonts w:hint="eastAsia"/>
              <w:lang w:eastAsia="zh-TW"/>
            </w:rPr>
          </w:rPrChange>
        </w:rPr>
      </w:pPr>
      <w:ins w:id="971" w:author="Lin Miirabai" w:date="2013-07-01T12:57:00Z">
        <w:r w:rsidRPr="001C49F3">
          <w:rPr>
            <w:rFonts w:ascii="新細明體" w:eastAsia="新細明體" w:hAnsi="新細明體" w:cs="新細明體" w:hint="eastAsia"/>
            <w:color w:val="0000FF"/>
            <w:lang w:eastAsia="zh-TW"/>
            <w:rPrChange w:id="972" w:author="Lin Miirabai" w:date="2013-07-01T12:57:00Z">
              <w:rPr>
                <w:rFonts w:ascii="新細明體" w:eastAsia="新細明體" w:hAnsi="新細明體" w:cs="新細明體" w:hint="eastAsia"/>
                <w:lang w:eastAsia="zh-TW"/>
              </w:rPr>
            </w:rPrChange>
          </w:rPr>
          <w:lastRenderedPageBreak/>
          <w:t>‧書背的文案</w:t>
        </w:r>
      </w:ins>
    </w:p>
    <w:p w14:paraId="40F5761B" w14:textId="77777777" w:rsidR="001C49F3" w:rsidRPr="00031204" w:rsidRDefault="001C49F3">
      <w:pPr>
        <w:rPr>
          <w:rFonts w:hint="eastAsia"/>
          <w:lang w:eastAsia="zh-TW"/>
        </w:rPr>
      </w:pPr>
    </w:p>
    <w:p w14:paraId="3C5094B4" w14:textId="77777777" w:rsidR="00FE45E1" w:rsidRPr="00031204" w:rsidRDefault="00FE45E1" w:rsidP="00FE45E1">
      <w:pPr>
        <w:rPr>
          <w:rFonts w:ascii="Arial Bold" w:hAnsi="Arial Bold"/>
        </w:rPr>
      </w:pPr>
      <w:r w:rsidRPr="00031204">
        <w:rPr>
          <w:rFonts w:cs="Arial"/>
          <w:b/>
        </w:rPr>
        <w:t>Inside pages of the magazine</w:t>
      </w:r>
      <w:r w:rsidRPr="00031204">
        <w:rPr>
          <w:rFonts w:ascii="Arial Bold" w:hAnsi="Arial Bold"/>
        </w:rPr>
        <w:t xml:space="preserve"> must include:</w:t>
      </w:r>
    </w:p>
    <w:p w14:paraId="7A658BFD" w14:textId="77777777" w:rsidR="00FE45E1" w:rsidRPr="00031204" w:rsidRDefault="00FE45E1"/>
    <w:p w14:paraId="24B85782" w14:textId="77777777" w:rsidR="004822CD" w:rsidRDefault="004822CD">
      <w:pPr>
        <w:numPr>
          <w:ilvl w:val="0"/>
          <w:numId w:val="6"/>
        </w:numPr>
        <w:rPr>
          <w:ins w:id="973" w:author="Michel Bulon" w:date="2013-06-21T12:55:00Z"/>
        </w:rPr>
        <w:pPrChange w:id="974" w:author="Michel Bulon" w:date="2013-06-21T13:01:00Z">
          <w:pPr>
            <w:numPr>
              <w:numId w:val="7"/>
            </w:numPr>
            <w:ind w:left="360" w:hanging="360"/>
          </w:pPr>
        </w:pPrChange>
      </w:pPr>
      <w:ins w:id="975" w:author="Michel Bulon" w:date="2013-06-21T12:55:00Z">
        <w:r>
          <w:t>Page 3: Single page must display</w:t>
        </w:r>
      </w:ins>
      <w:ins w:id="976" w:author="Michel Bulon" w:date="2013-06-21T12:57:00Z">
        <w:r>
          <w:t xml:space="preserve"> an editorial</w:t>
        </w:r>
        <w:r w:rsidRPr="00031204">
          <w:t xml:space="preserve"> with titles, </w:t>
        </w:r>
        <w:del w:id="977" w:author="Arnold Sandjaja" w:date="2013-06-29T12:13:00Z">
          <w:r w:rsidDel="00BB2C31">
            <w:delText>subtitles</w:delText>
          </w:r>
          <w:r w:rsidRPr="00031204" w:rsidDel="00BB2C31">
            <w:delText xml:space="preserve"> and</w:delText>
          </w:r>
        </w:del>
        <w:r w:rsidRPr="00031204">
          <w:t xml:space="preserve"> texts</w:t>
        </w:r>
      </w:ins>
      <w:ins w:id="978" w:author="Arnold Sandjaja" w:date="2013-06-29T12:13:00Z">
        <w:r w:rsidR="00BB2C31">
          <w:t>, and caption</w:t>
        </w:r>
      </w:ins>
      <w:ins w:id="979" w:author="Michel Bulon" w:date="2013-06-21T12:58:00Z">
        <w:r>
          <w:t xml:space="preserve"> (at least </w:t>
        </w:r>
      </w:ins>
      <w:ins w:id="980" w:author="Michel Bulon" w:date="2013-06-21T12:59:00Z">
        <w:r>
          <w:t xml:space="preserve">1 </w:t>
        </w:r>
      </w:ins>
      <w:ins w:id="981" w:author="Michel Bulon" w:date="2013-06-21T12:58:00Z">
        <w:r>
          <w:t>image</w:t>
        </w:r>
      </w:ins>
      <w:ins w:id="982" w:author="Michel Bulon" w:date="2013-06-21T13:01:00Z">
        <w:r>
          <w:t xml:space="preserve"> </w:t>
        </w:r>
        <w:del w:id="983" w:author="Arnold Sandjaja" w:date="2013-06-30T09:11:00Z">
          <w:r w:rsidDel="00095082">
            <w:delText>or</w:delText>
          </w:r>
        </w:del>
      </w:ins>
      <w:ins w:id="984" w:author="Arnold Sandjaja" w:date="2013-06-30T09:11:00Z">
        <w:r w:rsidR="00095082">
          <w:t>and</w:t>
        </w:r>
      </w:ins>
      <w:ins w:id="985" w:author="Michel Bulon" w:date="2013-06-21T13:01:00Z">
        <w:r>
          <w:t xml:space="preserve"> a</w:t>
        </w:r>
        <w:r w:rsidRPr="00031204">
          <w:t xml:space="preserve">ny other artwork you </w:t>
        </w:r>
        <w:del w:id="986" w:author="Arnold Sandjaja" w:date="2013-06-30T09:12:00Z">
          <w:r w:rsidRPr="00031204" w:rsidDel="00095082">
            <w:delText>deem</w:delText>
          </w:r>
        </w:del>
      </w:ins>
      <w:ins w:id="987" w:author="Arnold Sandjaja" w:date="2013-06-30T09:12:00Z">
        <w:r w:rsidR="00095082">
          <w:t>consider</w:t>
        </w:r>
      </w:ins>
      <w:ins w:id="988" w:author="Michel Bulon" w:date="2013-06-21T13:01:00Z">
        <w:r w:rsidRPr="00031204">
          <w:t xml:space="preserve"> neces</w:t>
        </w:r>
        <w:r w:rsidR="00B35185">
          <w:t>sary</w:t>
        </w:r>
      </w:ins>
      <w:ins w:id="989" w:author="Michel Bulon" w:date="2013-06-21T12:58:00Z">
        <w:r>
          <w:t>)</w:t>
        </w:r>
      </w:ins>
      <w:ins w:id="990" w:author="Michel Bulon" w:date="2013-06-21T12:55:00Z">
        <w:r>
          <w:t xml:space="preserve"> </w:t>
        </w:r>
      </w:ins>
    </w:p>
    <w:p w14:paraId="4F01CD99" w14:textId="77777777" w:rsidR="008A0C62" w:rsidRPr="00031204" w:rsidRDefault="00D86560" w:rsidP="00FE45E1">
      <w:pPr>
        <w:numPr>
          <w:ilvl w:val="0"/>
          <w:numId w:val="7"/>
        </w:numPr>
      </w:pPr>
      <w:ins w:id="991" w:author="Michel Bulon" w:date="2013-06-12T22:00:00Z">
        <w:r>
          <w:t xml:space="preserve">Page 8-9: </w:t>
        </w:r>
      </w:ins>
      <w:r w:rsidR="008A0C62" w:rsidRPr="00031204">
        <w:t>One</w:t>
      </w:r>
      <w:r w:rsidR="005E58A2" w:rsidRPr="00031204">
        <w:t xml:space="preserve"> spread</w:t>
      </w:r>
      <w:del w:id="992" w:author="Michel Bulon" w:date="2013-05-20T20:29:00Z">
        <w:r w:rsidR="005E58A2" w:rsidRPr="00031204" w:rsidDel="00B03644">
          <w:delText>s</w:delText>
        </w:r>
      </w:del>
      <w:r w:rsidR="005E58A2" w:rsidRPr="00031204">
        <w:t xml:space="preserve"> must display the </w:t>
      </w:r>
      <w:r w:rsidR="00A43AEA" w:rsidRPr="00031204">
        <w:t>cover story</w:t>
      </w:r>
      <w:r w:rsidR="005E58A2" w:rsidRPr="00031204">
        <w:t xml:space="preserve"> and </w:t>
      </w:r>
      <w:r w:rsidR="00405E48" w:rsidRPr="00031204">
        <w:t xml:space="preserve">some </w:t>
      </w:r>
      <w:r w:rsidR="005E58A2" w:rsidRPr="00031204">
        <w:t>images</w:t>
      </w:r>
      <w:r w:rsidR="00405E48" w:rsidRPr="00031204">
        <w:t xml:space="preserve"> of </w:t>
      </w:r>
      <w:ins w:id="993" w:author="Arnold Sandjaja" w:date="2013-06-30T09:13:00Z">
        <w:r w:rsidR="00026B5D">
          <w:t xml:space="preserve">the </w:t>
        </w:r>
      </w:ins>
      <w:r w:rsidR="00A43AEA" w:rsidRPr="00031204">
        <w:t>cover story</w:t>
      </w:r>
      <w:r w:rsidR="005E58A2" w:rsidRPr="00031204">
        <w:t xml:space="preserve"> </w:t>
      </w:r>
      <w:r w:rsidR="00405E48" w:rsidRPr="00031204">
        <w:t xml:space="preserve">(at least </w:t>
      </w:r>
      <w:ins w:id="994" w:author="Arnold Sandjaja" w:date="2013-06-29T12:12:00Z">
        <w:r w:rsidR="00BB2C31">
          <w:t>2</w:t>
        </w:r>
      </w:ins>
      <w:del w:id="995" w:author="Arnold Sandjaja" w:date="2013-06-29T12:12:00Z">
        <w:r w:rsidR="008D20F9" w:rsidRPr="00031204" w:rsidDel="00BB2C31">
          <w:delText>3</w:delText>
        </w:r>
      </w:del>
      <w:r w:rsidR="00405E48" w:rsidRPr="00031204">
        <w:t xml:space="preserve"> images</w:t>
      </w:r>
      <w:del w:id="996" w:author="Arnold Sandjaja" w:date="2013-05-15T15:14:00Z">
        <w:r w:rsidR="00405E48" w:rsidRPr="00031204" w:rsidDel="00A734ED">
          <w:delText xml:space="preserve"> for </w:delText>
        </w:r>
      </w:del>
      <w:del w:id="997" w:author="Arnold Sandjaja" w:date="2013-05-15T15:13:00Z">
        <w:r w:rsidR="00405E48" w:rsidRPr="00031204" w:rsidDel="00A734ED">
          <w:delText>each spread</w:delText>
        </w:r>
      </w:del>
      <w:r w:rsidR="00405E48" w:rsidRPr="00031204">
        <w:t xml:space="preserve">) with </w:t>
      </w:r>
      <w:del w:id="998" w:author="Michel Bulon" w:date="2013-05-14T21:05:00Z">
        <w:r w:rsidR="00405E48" w:rsidRPr="00031204" w:rsidDel="00932107">
          <w:delText xml:space="preserve">the </w:delText>
        </w:r>
      </w:del>
      <w:ins w:id="999" w:author="Michel Bulon" w:date="2013-05-14T20:45:00Z">
        <w:r w:rsidR="00463E5C" w:rsidRPr="00031204">
          <w:t>title</w:t>
        </w:r>
      </w:ins>
      <w:ins w:id="1000" w:author="Michel Bulon" w:date="2013-05-14T21:05:00Z">
        <w:r w:rsidR="00932107" w:rsidRPr="00031204">
          <w:t>s</w:t>
        </w:r>
      </w:ins>
      <w:ins w:id="1001" w:author="Michel Bulon" w:date="2013-05-14T20:45:00Z">
        <w:r w:rsidR="00463E5C" w:rsidRPr="00031204">
          <w:t xml:space="preserve">, </w:t>
        </w:r>
        <w:del w:id="1002" w:author="Arnold Sandjaja" w:date="2013-06-29T12:13:00Z">
          <w:r w:rsidR="00463E5C" w:rsidRPr="00031204" w:rsidDel="00BB2C31">
            <w:delText>subtitle</w:delText>
          </w:r>
        </w:del>
      </w:ins>
      <w:ins w:id="1003" w:author="Michel Bulon" w:date="2013-05-14T21:05:00Z">
        <w:del w:id="1004" w:author="Arnold Sandjaja" w:date="2013-06-29T12:13:00Z">
          <w:r w:rsidR="00932107" w:rsidRPr="00031204" w:rsidDel="00BB2C31">
            <w:delText>s</w:delText>
          </w:r>
        </w:del>
      </w:ins>
      <w:ins w:id="1005" w:author="Michel Bulon" w:date="2013-05-14T20:45:00Z">
        <w:del w:id="1006" w:author="Arnold Sandjaja" w:date="2013-06-29T12:13:00Z">
          <w:r w:rsidR="00463E5C" w:rsidRPr="00031204" w:rsidDel="00BB2C31">
            <w:delText xml:space="preserve">, </w:delText>
          </w:r>
        </w:del>
      </w:ins>
      <w:ins w:id="1007" w:author="Michel Bulon" w:date="2013-05-14T21:05:00Z">
        <w:r w:rsidR="00932107" w:rsidRPr="00031204">
          <w:t xml:space="preserve">texts, </w:t>
        </w:r>
      </w:ins>
      <w:del w:id="1008" w:author="Michel Bulon" w:date="2013-05-14T21:06:00Z">
        <w:r w:rsidR="00405E48" w:rsidRPr="00031204" w:rsidDel="00932107">
          <w:delText xml:space="preserve">related </w:delText>
        </w:r>
      </w:del>
      <w:r w:rsidR="00405E48" w:rsidRPr="00031204">
        <w:t>captions</w:t>
      </w:r>
      <w:r w:rsidR="00EF2300" w:rsidRPr="00031204">
        <w:t xml:space="preserve">, </w:t>
      </w:r>
      <w:del w:id="1009" w:author="Arnold Sandjaja" w:date="2013-06-29T12:14:00Z">
        <w:r w:rsidR="00EF2300" w:rsidRPr="00031204" w:rsidDel="00BB2C31">
          <w:delText>quotes</w:delText>
        </w:r>
      </w:del>
      <w:ins w:id="1010" w:author="Michel Bulon" w:date="2013-05-14T20:45:00Z">
        <w:del w:id="1011" w:author="Arnold Sandjaja" w:date="2013-06-30T09:13:00Z">
          <w:r w:rsidR="00932107" w:rsidRPr="00031204" w:rsidDel="00DC2C97">
            <w:delText>,</w:delText>
          </w:r>
        </w:del>
      </w:ins>
      <w:ins w:id="1012" w:author="Arnold Sandjaja" w:date="2013-06-29T12:14:00Z">
        <w:r w:rsidR="00BB2C31">
          <w:t>1</w:t>
        </w:r>
      </w:ins>
      <w:ins w:id="1013" w:author="Michel Bulon" w:date="2013-05-14T20:45:00Z">
        <w:r w:rsidR="00932107" w:rsidRPr="00031204">
          <w:t xml:space="preserve"> table</w:t>
        </w:r>
        <w:del w:id="1014" w:author="Arnold Sandjaja" w:date="2013-06-29T12:14:00Z">
          <w:r w:rsidR="00932107" w:rsidRPr="00031204" w:rsidDel="00B323CC">
            <w:delText>s</w:delText>
          </w:r>
        </w:del>
      </w:ins>
      <w:r w:rsidR="008A0C62" w:rsidRPr="00031204">
        <w:t xml:space="preserve"> and </w:t>
      </w:r>
      <w:ins w:id="1015" w:author="Arnold Sandjaja" w:date="2013-06-29T12:14:00Z">
        <w:r w:rsidR="00BB2C31">
          <w:t xml:space="preserve">1 </w:t>
        </w:r>
      </w:ins>
      <w:r w:rsidR="008A0C62" w:rsidRPr="00031204">
        <w:t>infographic</w:t>
      </w:r>
      <w:ins w:id="1016" w:author="Michel Bulon" w:date="2013-05-14T21:06:00Z">
        <w:del w:id="1017" w:author="Arnold Sandjaja" w:date="2013-06-29T12:14:00Z">
          <w:r w:rsidR="00932107" w:rsidRPr="00031204" w:rsidDel="00B323CC">
            <w:delText>s</w:delText>
          </w:r>
        </w:del>
      </w:ins>
      <w:del w:id="1018" w:author="Michel Bulon" w:date="2013-05-14T20:45:00Z">
        <w:r w:rsidR="00405E48" w:rsidRPr="00031204" w:rsidDel="00463E5C">
          <w:delText xml:space="preserve"> but the way the content will be organized is left to your dec</w:delText>
        </w:r>
        <w:r w:rsidR="008A0C62" w:rsidRPr="00031204" w:rsidDel="00463E5C">
          <w:delText>ision</w:delText>
        </w:r>
      </w:del>
    </w:p>
    <w:p w14:paraId="13394957" w14:textId="77777777" w:rsidR="00405E48" w:rsidRPr="00031204" w:rsidDel="00F20F00" w:rsidRDefault="00D86560" w:rsidP="00FE45E1">
      <w:pPr>
        <w:numPr>
          <w:ilvl w:val="0"/>
          <w:numId w:val="7"/>
        </w:numPr>
        <w:rPr>
          <w:del w:id="1019" w:author="Arnold Sandjaja" w:date="2013-06-20T17:31:00Z"/>
        </w:rPr>
      </w:pPr>
      <w:ins w:id="1020" w:author="Michel Bulon" w:date="2013-06-12T22:00:00Z">
        <w:r>
          <w:t xml:space="preserve">Page </w:t>
        </w:r>
        <w:del w:id="1021" w:author="Arnold Sandjaja" w:date="2013-06-20T17:31:00Z">
          <w:r w:rsidDel="00F20F00">
            <w:delText>14-3</w:delText>
          </w:r>
        </w:del>
      </w:ins>
      <w:ins w:id="1022" w:author="Arnold Sandjaja" w:date="2013-06-20T17:31:00Z">
        <w:r w:rsidR="00F20F00">
          <w:t>10-11</w:t>
        </w:r>
      </w:ins>
      <w:ins w:id="1023" w:author="Michel Bulon" w:date="2013-06-12T22:00:00Z">
        <w:r>
          <w:t xml:space="preserve">: </w:t>
        </w:r>
      </w:ins>
      <w:r w:rsidR="005E58A2" w:rsidRPr="00031204">
        <w:t xml:space="preserve">One spread must display </w:t>
      </w:r>
      <w:ins w:id="1024" w:author="Michel Bulon" w:date="2013-06-12T22:08:00Z">
        <w:del w:id="1025" w:author="Arnold Sandjaja" w:date="2013-06-20T17:31:00Z">
          <w:r w:rsidR="00B63938" w:rsidDel="00F20F00">
            <w:delText xml:space="preserve">(Page 14) </w:delText>
          </w:r>
        </w:del>
      </w:ins>
      <w:r w:rsidR="00E22F70" w:rsidRPr="00031204">
        <w:t>three short articles</w:t>
      </w:r>
      <w:r w:rsidR="00F748E5" w:rsidRPr="00031204">
        <w:t xml:space="preserve"> </w:t>
      </w:r>
      <w:ins w:id="1026" w:author="Arnold Sandjaja" w:date="2013-06-29T12:15:00Z">
        <w:r w:rsidR="00D22DC1">
          <w:t xml:space="preserve">with </w:t>
        </w:r>
        <w:r w:rsidR="00026B5D">
          <w:t xml:space="preserve">titles, </w:t>
        </w:r>
        <w:r w:rsidR="00D22DC1" w:rsidRPr="00031204">
          <w:t>texts</w:t>
        </w:r>
        <w:r w:rsidR="00D22DC1">
          <w:t>, and caption</w:t>
        </w:r>
        <w:r w:rsidR="00F32866">
          <w:t xml:space="preserve">s </w:t>
        </w:r>
      </w:ins>
      <w:r w:rsidR="00F748E5" w:rsidRPr="00031204">
        <w:t>(at least 1 image for each article</w:t>
      </w:r>
      <w:del w:id="1027" w:author="Arnold Sandjaja" w:date="2013-06-30T09:13:00Z">
        <w:r w:rsidR="00F748E5" w:rsidRPr="00031204" w:rsidDel="00026B5D">
          <w:delText>s</w:delText>
        </w:r>
      </w:del>
      <w:r w:rsidR="00F748E5" w:rsidRPr="00031204">
        <w:t>)</w:t>
      </w:r>
      <w:ins w:id="1028" w:author="Michel Bulon" w:date="2013-06-12T22:02:00Z">
        <w:del w:id="1029" w:author="Arnold Sandjaja" w:date="2013-06-20T17:31:00Z">
          <w:r w:rsidDel="00F20F00">
            <w:delText xml:space="preserve"> and </w:delText>
          </w:r>
        </w:del>
      </w:ins>
      <w:ins w:id="1030" w:author="Michel Bulon" w:date="2013-06-12T22:08:00Z">
        <w:del w:id="1031" w:author="Arnold Sandjaja" w:date="2013-06-20T17:31:00Z">
          <w:r w:rsidR="00B63938" w:rsidDel="00F20F00">
            <w:delText xml:space="preserve">(Page 3) </w:delText>
          </w:r>
        </w:del>
      </w:ins>
      <w:ins w:id="1032" w:author="Michel Bulon" w:date="2013-06-12T22:07:00Z">
        <w:del w:id="1033" w:author="Arnold Sandjaja" w:date="2013-06-20T17:31:00Z">
          <w:r w:rsidR="00B63938" w:rsidDel="00F20F00">
            <w:delText xml:space="preserve">an </w:delText>
          </w:r>
        </w:del>
      </w:ins>
      <w:ins w:id="1034" w:author="Michel Bulon" w:date="2013-06-12T22:02:00Z">
        <w:del w:id="1035" w:author="Arnold Sandjaja" w:date="2013-06-20T17:31:00Z">
          <w:r w:rsidDel="00F20F00">
            <w:delText>editorial</w:delText>
          </w:r>
        </w:del>
      </w:ins>
      <w:ins w:id="1036" w:author="Michel Bulon" w:date="2013-05-14T21:06:00Z">
        <w:del w:id="1037" w:author="Arnold Sandjaja" w:date="2013-06-20T17:31:00Z">
          <w:r w:rsidR="00932107" w:rsidRPr="00031204" w:rsidDel="00F20F00">
            <w:delText xml:space="preserve"> with titles</w:delText>
          </w:r>
        </w:del>
      </w:ins>
      <w:ins w:id="1038" w:author="Michel Bulon" w:date="2013-05-14T21:21:00Z">
        <w:del w:id="1039" w:author="Arnold Sandjaja" w:date="2013-06-20T17:31:00Z">
          <w:r w:rsidR="00DD1677" w:rsidRPr="00031204" w:rsidDel="00F20F00">
            <w:delText>, captions</w:delText>
          </w:r>
        </w:del>
      </w:ins>
      <w:ins w:id="1040" w:author="Michel Bulon" w:date="2013-05-14T21:06:00Z">
        <w:del w:id="1041" w:author="Arnold Sandjaja" w:date="2013-06-20T17:31:00Z">
          <w:r w:rsidR="00932107" w:rsidRPr="00031204" w:rsidDel="00F20F00">
            <w:delText xml:space="preserve"> and texts</w:delText>
          </w:r>
        </w:del>
      </w:ins>
    </w:p>
    <w:p w14:paraId="17BF5185" w14:textId="77777777" w:rsidR="00405E48" w:rsidRPr="00031204" w:rsidRDefault="00405E48">
      <w:pPr>
        <w:numPr>
          <w:ilvl w:val="0"/>
          <w:numId w:val="7"/>
        </w:numPr>
        <w:pPrChange w:id="1042" w:author="Arnold Sandjaja" w:date="2013-06-20T17:31:00Z">
          <w:pPr/>
        </w:pPrChange>
      </w:pPr>
    </w:p>
    <w:p w14:paraId="4A3BB436" w14:textId="77777777" w:rsidR="0023344E" w:rsidRDefault="0023344E">
      <w:pPr>
        <w:rPr>
          <w:ins w:id="1043" w:author="Lin Miirabai" w:date="2013-07-01T13:52:00Z"/>
          <w:rFonts w:hint="eastAsia"/>
          <w:lang w:eastAsia="zh-TW"/>
        </w:rPr>
      </w:pPr>
    </w:p>
    <w:p w14:paraId="6F7D5BAC" w14:textId="089563BD" w:rsidR="0023344E" w:rsidRPr="00323372" w:rsidRDefault="00323372">
      <w:pPr>
        <w:rPr>
          <w:ins w:id="1044" w:author="Lin Miirabai" w:date="2013-07-01T13:52:00Z"/>
          <w:rFonts w:ascii="新細明體" w:eastAsia="新細明體" w:hAnsi="新細明體" w:cs="新細明體" w:hint="eastAsia"/>
          <w:b/>
          <w:color w:val="0000FF"/>
          <w:lang w:eastAsia="zh-TW"/>
          <w:rPrChange w:id="1045" w:author="Lin Miirabai" w:date="2013-07-01T13:59:00Z">
            <w:rPr>
              <w:ins w:id="1046" w:author="Lin Miirabai" w:date="2013-07-01T13:52:00Z"/>
              <w:rFonts w:ascii="新細明體" w:eastAsia="新細明體" w:hAnsi="新細明體" w:cs="新細明體" w:hint="eastAsia"/>
              <w:lang w:eastAsia="zh-TW"/>
            </w:rPr>
          </w:rPrChange>
        </w:rPr>
      </w:pPr>
      <w:ins w:id="1047" w:author="Lin Miirabai" w:date="2013-07-01T13:52:00Z">
        <w:r w:rsidRPr="00323372">
          <w:rPr>
            <w:rFonts w:ascii="新細明體" w:eastAsia="新細明體" w:hAnsi="新細明體" w:cs="新細明體" w:hint="eastAsia"/>
            <w:b/>
            <w:color w:val="0000FF"/>
            <w:lang w:eastAsia="zh-TW"/>
            <w:rPrChange w:id="1048" w:author="Lin Miirabai" w:date="2013-07-01T13:59:00Z">
              <w:rPr>
                <w:rFonts w:ascii="新細明體" w:eastAsia="新細明體" w:hAnsi="新細明體" w:cs="新細明體" w:hint="eastAsia"/>
                <w:lang w:eastAsia="zh-TW"/>
              </w:rPr>
            </w:rPrChange>
          </w:rPr>
          <w:t>雜誌內頁需要包含：</w:t>
        </w:r>
      </w:ins>
    </w:p>
    <w:p w14:paraId="661FFFD5" w14:textId="60EFD117" w:rsidR="00323372" w:rsidRPr="00323372" w:rsidRDefault="00323372" w:rsidP="00323372">
      <w:pPr>
        <w:ind w:left="142" w:hangingChars="71" w:hanging="142"/>
        <w:rPr>
          <w:ins w:id="1049" w:author="Lin Miirabai" w:date="2013-07-01T13:53:00Z"/>
          <w:rFonts w:ascii="新細明體" w:eastAsia="新細明體" w:hAnsi="新細明體" w:cs="新細明體" w:hint="eastAsia"/>
          <w:color w:val="0000FF"/>
          <w:lang w:eastAsia="zh-TW"/>
          <w:rPrChange w:id="1050" w:author="Lin Miirabai" w:date="2013-07-01T13:53:00Z">
            <w:rPr>
              <w:ins w:id="1051" w:author="Lin Miirabai" w:date="2013-07-01T13:53:00Z"/>
              <w:rFonts w:ascii="新細明體" w:eastAsia="新細明體" w:hAnsi="新細明體" w:cs="新細明體" w:hint="eastAsia"/>
              <w:color w:val="0000FF"/>
              <w:lang w:eastAsia="zh-TW"/>
            </w:rPr>
          </w:rPrChange>
        </w:rPr>
        <w:pPrChange w:id="1052" w:author="Lin Miirabai" w:date="2013-07-01T13:59:00Z">
          <w:pPr/>
        </w:pPrChange>
      </w:pPr>
      <w:ins w:id="1053" w:author="Lin Miirabai" w:date="2013-07-01T13:53:00Z">
        <w:r w:rsidRPr="00323372">
          <w:rPr>
            <w:rFonts w:ascii="新細明體" w:eastAsia="新細明體" w:hAnsi="新細明體" w:cs="新細明體" w:hint="eastAsia"/>
            <w:color w:val="0000FF"/>
            <w:lang w:eastAsia="zh-TW"/>
            <w:rPrChange w:id="1054" w:author="Lin Miirabai" w:date="2013-07-01T13:53:00Z">
              <w:rPr>
                <w:rFonts w:ascii="新細明體" w:eastAsia="新細明體" w:hAnsi="新細明體" w:cs="新細明體" w:hint="eastAsia"/>
                <w:color w:val="0000FF"/>
                <w:lang w:eastAsia="zh-TW"/>
              </w:rPr>
            </w:rPrChange>
          </w:rPr>
          <w:t>‧第</w:t>
        </w:r>
        <w:r w:rsidRPr="00323372">
          <w:rPr>
            <w:rFonts w:ascii="新細明體" w:eastAsia="新細明體" w:hAnsi="新細明體" w:cs="新細明體"/>
            <w:color w:val="0000FF"/>
            <w:lang w:val="en-US" w:eastAsia="zh-TW"/>
            <w:rPrChange w:id="1055" w:author="Lin Miirabai" w:date="2013-07-01T13:53:00Z">
              <w:rPr>
                <w:rFonts w:ascii="新細明體" w:eastAsia="新細明體" w:hAnsi="新細明體" w:cs="新細明體"/>
                <w:color w:val="0000FF"/>
                <w:lang w:val="en-US" w:eastAsia="zh-TW"/>
              </w:rPr>
            </w:rPrChange>
          </w:rPr>
          <w:t>3</w:t>
        </w:r>
        <w:r w:rsidRPr="00323372">
          <w:rPr>
            <w:rFonts w:ascii="新細明體" w:eastAsia="新細明體" w:hAnsi="新細明體" w:cs="新細明體" w:hint="eastAsia"/>
            <w:color w:val="0000FF"/>
            <w:lang w:eastAsia="zh-TW"/>
            <w:rPrChange w:id="1056" w:author="Lin Miirabai" w:date="2013-07-01T13:53:00Z">
              <w:rPr>
                <w:rFonts w:ascii="新細明體" w:eastAsia="新細明體" w:hAnsi="新細明體" w:cs="新細明體" w:hint="eastAsia"/>
                <w:color w:val="0000FF"/>
                <w:lang w:eastAsia="zh-TW"/>
              </w:rPr>
            </w:rPrChange>
          </w:rPr>
          <w:t>頁：</w:t>
        </w:r>
      </w:ins>
      <w:ins w:id="1057" w:author="Lin Miirabai" w:date="2013-07-01T13:56:00Z">
        <w:r>
          <w:rPr>
            <w:rFonts w:ascii="新細明體" w:eastAsia="新細明體" w:hAnsi="新細明體" w:cs="新細明體" w:hint="eastAsia"/>
            <w:color w:val="0000FF"/>
            <w:lang w:eastAsia="zh-TW"/>
          </w:rPr>
          <w:t>單面必須編排</w:t>
        </w:r>
      </w:ins>
      <w:ins w:id="1058" w:author="Lin Miirabai" w:date="2013-07-01T13:55:00Z">
        <w:r>
          <w:rPr>
            <w:rFonts w:ascii="新細明體" w:eastAsia="新細明體" w:hAnsi="新細明體" w:cs="新細明體" w:hint="eastAsia"/>
            <w:color w:val="0000FF"/>
            <w:lang w:eastAsia="zh-TW"/>
          </w:rPr>
          <w:t>標題、文案、圖說（至少一張圖片以及其他你覺得需要的設計）</w:t>
        </w:r>
      </w:ins>
    </w:p>
    <w:p w14:paraId="5EE2A9B7" w14:textId="72F961FC" w:rsidR="00323372" w:rsidRPr="00323372" w:rsidRDefault="00323372" w:rsidP="00323372">
      <w:pPr>
        <w:ind w:left="142" w:hangingChars="71" w:hanging="142"/>
        <w:rPr>
          <w:ins w:id="1059" w:author="Lin Miirabai" w:date="2013-07-01T13:53:00Z"/>
          <w:rFonts w:ascii="新細明體" w:eastAsia="新細明體" w:hAnsi="新細明體" w:cs="新細明體" w:hint="eastAsia"/>
          <w:color w:val="0000FF"/>
          <w:lang w:eastAsia="zh-TW"/>
          <w:rPrChange w:id="1060" w:author="Lin Miirabai" w:date="2013-07-01T13:53:00Z">
            <w:rPr>
              <w:ins w:id="1061" w:author="Lin Miirabai" w:date="2013-07-01T13:53:00Z"/>
              <w:rFonts w:ascii="新細明體" w:eastAsia="新細明體" w:hAnsi="新細明體" w:cs="新細明體" w:hint="eastAsia"/>
              <w:color w:val="0000FF"/>
              <w:lang w:eastAsia="zh-TW"/>
            </w:rPr>
          </w:rPrChange>
        </w:rPr>
        <w:pPrChange w:id="1062" w:author="Lin Miirabai" w:date="2013-07-01T13:59:00Z">
          <w:pPr/>
        </w:pPrChange>
      </w:pPr>
      <w:ins w:id="1063" w:author="Lin Miirabai" w:date="2013-07-01T13:53:00Z">
        <w:r w:rsidRPr="00323372">
          <w:rPr>
            <w:rFonts w:ascii="新細明體" w:eastAsia="新細明體" w:hAnsi="新細明體" w:cs="新細明體" w:hint="eastAsia"/>
            <w:color w:val="0000FF"/>
            <w:lang w:eastAsia="zh-TW"/>
            <w:rPrChange w:id="1064" w:author="Lin Miirabai" w:date="2013-07-01T13:53:00Z">
              <w:rPr>
                <w:rFonts w:ascii="新細明體" w:eastAsia="新細明體" w:hAnsi="新細明體" w:cs="新細明體" w:hint="eastAsia"/>
                <w:color w:val="0000FF"/>
                <w:lang w:eastAsia="zh-TW"/>
              </w:rPr>
            </w:rPrChange>
          </w:rPr>
          <w:t>‧第</w:t>
        </w:r>
        <w:r w:rsidRPr="00323372">
          <w:rPr>
            <w:rFonts w:ascii="新細明體" w:eastAsia="新細明體" w:hAnsi="新細明體" w:cs="新細明體"/>
            <w:color w:val="0000FF"/>
            <w:lang w:eastAsia="zh-TW"/>
            <w:rPrChange w:id="1065" w:author="Lin Miirabai" w:date="2013-07-01T13:53:00Z">
              <w:rPr>
                <w:rFonts w:ascii="新細明體" w:eastAsia="新細明體" w:hAnsi="新細明體" w:cs="新細明體"/>
                <w:color w:val="0000FF"/>
                <w:lang w:eastAsia="zh-TW"/>
              </w:rPr>
            </w:rPrChange>
          </w:rPr>
          <w:t>8-9</w:t>
        </w:r>
        <w:r w:rsidRPr="00323372">
          <w:rPr>
            <w:rFonts w:ascii="新細明體" w:eastAsia="新細明體" w:hAnsi="新細明體" w:cs="新細明體" w:hint="eastAsia"/>
            <w:color w:val="0000FF"/>
            <w:lang w:eastAsia="zh-TW"/>
            <w:rPrChange w:id="1066" w:author="Lin Miirabai" w:date="2013-07-01T13:53:00Z">
              <w:rPr>
                <w:rFonts w:ascii="新細明體" w:eastAsia="新細明體" w:hAnsi="新細明體" w:cs="新細明體" w:hint="eastAsia"/>
                <w:color w:val="0000FF"/>
                <w:lang w:eastAsia="zh-TW"/>
              </w:rPr>
            </w:rPrChange>
          </w:rPr>
          <w:t>頁：</w:t>
        </w:r>
      </w:ins>
      <w:ins w:id="1067" w:author="Lin Miirabai" w:date="2013-07-01T13:56:00Z">
        <w:r>
          <w:rPr>
            <w:rFonts w:ascii="新細明體" w:eastAsia="新細明體" w:hAnsi="新細明體" w:cs="新細明體" w:hint="eastAsia"/>
            <w:color w:val="0000FF"/>
            <w:lang w:eastAsia="zh-TW"/>
          </w:rPr>
          <w:t>一個跨頁必須編排封面故事</w:t>
        </w:r>
      </w:ins>
      <w:ins w:id="1068" w:author="Lin Miirabai" w:date="2013-07-01T13:57:00Z">
        <w:r>
          <w:rPr>
            <w:rFonts w:ascii="新細明體" w:eastAsia="新細明體" w:hAnsi="新細明體" w:cs="新細明體" w:hint="eastAsia"/>
            <w:color w:val="0000FF"/>
            <w:lang w:eastAsia="zh-TW"/>
          </w:rPr>
          <w:t>和一些封面故事的圖片（至少兩張圖片）有標題、文案、圖說</w:t>
        </w:r>
      </w:ins>
      <w:ins w:id="1069" w:author="Lin Miirabai" w:date="2013-07-01T13:58:00Z">
        <w:r>
          <w:rPr>
            <w:rFonts w:ascii="新細明體" w:eastAsia="新細明體" w:hAnsi="新細明體" w:cs="新細明體" w:hint="eastAsia"/>
            <w:color w:val="0000FF"/>
            <w:lang w:eastAsia="zh-TW"/>
          </w:rPr>
          <w:t>、一個圖表和一個信息設計</w:t>
        </w:r>
      </w:ins>
    </w:p>
    <w:p w14:paraId="72550BD0" w14:textId="6CF24515" w:rsidR="00323372" w:rsidRPr="00323372" w:rsidRDefault="00323372" w:rsidP="00323372">
      <w:pPr>
        <w:ind w:left="142" w:hangingChars="71" w:hanging="142"/>
        <w:rPr>
          <w:ins w:id="1070" w:author="Lin Miirabai" w:date="2013-07-01T13:52:00Z"/>
          <w:rFonts w:ascii="新細明體" w:eastAsia="新細明體" w:hAnsi="新細明體" w:cs="新細明體" w:hint="eastAsia"/>
          <w:color w:val="0000FF"/>
          <w:lang w:eastAsia="zh-TW"/>
          <w:rPrChange w:id="1071" w:author="Lin Miirabai" w:date="2013-07-01T13:53:00Z">
            <w:rPr>
              <w:ins w:id="1072" w:author="Lin Miirabai" w:date="2013-07-01T13:52:00Z"/>
              <w:rFonts w:hint="eastAsia"/>
              <w:lang w:eastAsia="zh-TW"/>
            </w:rPr>
          </w:rPrChange>
        </w:rPr>
        <w:pPrChange w:id="1073" w:author="Lin Miirabai" w:date="2013-07-01T13:59:00Z">
          <w:pPr/>
        </w:pPrChange>
      </w:pPr>
      <w:ins w:id="1074" w:author="Lin Miirabai" w:date="2013-07-01T13:53:00Z">
        <w:r w:rsidRPr="00323372">
          <w:rPr>
            <w:rFonts w:ascii="新細明體" w:eastAsia="新細明體" w:hAnsi="新細明體" w:cs="新細明體" w:hint="eastAsia"/>
            <w:color w:val="0000FF"/>
            <w:lang w:eastAsia="zh-TW"/>
            <w:rPrChange w:id="1075" w:author="Lin Miirabai" w:date="2013-07-01T13:53:00Z">
              <w:rPr>
                <w:rFonts w:ascii="新細明體" w:eastAsia="新細明體" w:hAnsi="新細明體" w:cs="新細明體" w:hint="eastAsia"/>
                <w:color w:val="0000FF"/>
                <w:lang w:eastAsia="zh-TW"/>
              </w:rPr>
            </w:rPrChange>
          </w:rPr>
          <w:t>‧第</w:t>
        </w:r>
        <w:r w:rsidRPr="00323372">
          <w:rPr>
            <w:rFonts w:ascii="新細明體" w:eastAsia="新細明體" w:hAnsi="新細明體" w:cs="新細明體"/>
            <w:color w:val="0000FF"/>
            <w:lang w:eastAsia="zh-TW"/>
            <w:rPrChange w:id="1076" w:author="Lin Miirabai" w:date="2013-07-01T13:53:00Z">
              <w:rPr>
                <w:rFonts w:ascii="新細明體" w:eastAsia="新細明體" w:hAnsi="新細明體" w:cs="新細明體"/>
                <w:color w:val="0000FF"/>
                <w:lang w:eastAsia="zh-TW"/>
              </w:rPr>
            </w:rPrChange>
          </w:rPr>
          <w:t>10-11</w:t>
        </w:r>
        <w:r w:rsidRPr="00323372">
          <w:rPr>
            <w:rFonts w:ascii="新細明體" w:eastAsia="新細明體" w:hAnsi="新細明體" w:cs="新細明體" w:hint="eastAsia"/>
            <w:color w:val="0000FF"/>
            <w:lang w:eastAsia="zh-TW"/>
            <w:rPrChange w:id="1077" w:author="Lin Miirabai" w:date="2013-07-01T13:53:00Z">
              <w:rPr>
                <w:rFonts w:ascii="新細明體" w:eastAsia="新細明體" w:hAnsi="新細明體" w:cs="新細明體" w:hint="eastAsia"/>
                <w:color w:val="0000FF"/>
                <w:lang w:eastAsia="zh-TW"/>
              </w:rPr>
            </w:rPrChange>
          </w:rPr>
          <w:t>頁：</w:t>
        </w:r>
      </w:ins>
      <w:ins w:id="1078" w:author="Lin Miirabai" w:date="2013-07-01T13:58:00Z">
        <w:r>
          <w:rPr>
            <w:rFonts w:ascii="新細明體" w:eastAsia="新細明體" w:hAnsi="新細明體" w:cs="新細明體" w:hint="eastAsia"/>
            <w:color w:val="0000FF"/>
            <w:lang w:eastAsia="zh-TW"/>
          </w:rPr>
          <w:t>一個跨頁必須編排三個短篇文章，有標題、文案、圖說</w:t>
        </w:r>
      </w:ins>
      <w:ins w:id="1079" w:author="Lin Miirabai" w:date="2013-07-01T13:59:00Z">
        <w:r>
          <w:rPr>
            <w:rFonts w:ascii="新細明體" w:eastAsia="新細明體" w:hAnsi="新細明體" w:cs="新細明體" w:hint="eastAsia"/>
            <w:color w:val="0000FF"/>
            <w:lang w:eastAsia="zh-TW"/>
          </w:rPr>
          <w:t>（每一篇文章須至少一張圖片）</w:t>
        </w:r>
      </w:ins>
    </w:p>
    <w:p w14:paraId="21A716A9" w14:textId="77777777" w:rsidR="00405E48" w:rsidRPr="00575FF6" w:rsidRDefault="00D92D1F">
      <w:ins w:id="1080" w:author="Arnold Sandjaja" w:date="2013-05-17T15:16:00Z">
        <w:r>
          <w:t xml:space="preserve"> </w:t>
        </w:r>
      </w:ins>
    </w:p>
    <w:p w14:paraId="221D25D7" w14:textId="77777777" w:rsidR="00405E48" w:rsidRPr="00031204" w:rsidRDefault="00405E48">
      <w:pPr>
        <w:pStyle w:val="Heading3AA"/>
      </w:pPr>
      <w:r w:rsidRPr="00031204">
        <w:t>Technical specifications</w:t>
      </w:r>
    </w:p>
    <w:p w14:paraId="534177C8" w14:textId="77777777" w:rsidR="00405E48" w:rsidRPr="00031204" w:rsidRDefault="00A173EA" w:rsidP="00A173EA">
      <w:pPr>
        <w:ind w:left="3686" w:hanging="3686"/>
        <w:rPr>
          <w:rFonts w:cs="Arial"/>
        </w:rPr>
      </w:pPr>
      <w:r w:rsidRPr="00031204">
        <w:rPr>
          <w:rFonts w:cs="Arial"/>
        </w:rPr>
        <w:t>Dimensions</w:t>
      </w:r>
      <w:r w:rsidRPr="00031204">
        <w:rPr>
          <w:rFonts w:cs="Arial"/>
        </w:rPr>
        <w:tab/>
        <w:t>: A maximum page size of 190mm x 270mm (portrait) perfect bound with a 6 mm spine.</w:t>
      </w:r>
    </w:p>
    <w:p w14:paraId="119D02DC" w14:textId="77777777" w:rsidR="00A173EA" w:rsidRPr="00031204" w:rsidRDefault="00A173EA" w:rsidP="00A173EA">
      <w:pPr>
        <w:ind w:left="3686" w:hanging="3686"/>
      </w:pPr>
      <w:r w:rsidRPr="00031204">
        <w:t>Paragraph Styles</w:t>
      </w:r>
      <w:r w:rsidRPr="00031204">
        <w:tab/>
        <w:t xml:space="preserve">: Must be used for </w:t>
      </w:r>
      <w:r w:rsidR="0059661E" w:rsidRPr="00031204">
        <w:t>title</w:t>
      </w:r>
      <w:ins w:id="1081" w:author="Arnold Sandjaja" w:date="2013-05-15T15:03:00Z">
        <w:r w:rsidR="005F1632" w:rsidRPr="00031204">
          <w:t>s</w:t>
        </w:r>
      </w:ins>
      <w:r w:rsidR="0059661E" w:rsidRPr="00031204">
        <w:t>, body text, caption</w:t>
      </w:r>
    </w:p>
    <w:p w14:paraId="4F83652C" w14:textId="77777777" w:rsidR="00CB7F1C" w:rsidRPr="00031204" w:rsidRDefault="00CB7F1C" w:rsidP="00CB7F1C">
      <w:pPr>
        <w:tabs>
          <w:tab w:val="left" w:pos="3686"/>
        </w:tabs>
      </w:pPr>
      <w:r w:rsidRPr="00031204">
        <w:t>Character Styles</w:t>
      </w:r>
      <w:r w:rsidRPr="00031204">
        <w:tab/>
        <w:t xml:space="preserve">: Must be used for </w:t>
      </w:r>
      <w:r w:rsidR="0034003E" w:rsidRPr="00031204">
        <w:t xml:space="preserve">coverline, </w:t>
      </w:r>
      <w:r w:rsidR="00EC391C" w:rsidRPr="00031204">
        <w:t>D</w:t>
      </w:r>
      <w:ins w:id="1082" w:author="Arnold Sandjaja" w:date="2013-05-15T15:07:00Z">
        <w:r w:rsidR="005F1632" w:rsidRPr="00031204">
          <w:t>a</w:t>
        </w:r>
      </w:ins>
      <w:del w:id="1083" w:author="Arnold Sandjaja" w:date="2013-05-15T15:07:00Z">
        <w:r w:rsidR="00EC391C" w:rsidRPr="00031204" w:rsidDel="005F1632">
          <w:delText>e</w:delText>
        </w:r>
      </w:del>
      <w:ins w:id="1084" w:author="Arnold Sandjaja" w:date="2013-05-15T15:07:00Z">
        <w:r w:rsidR="005F1632" w:rsidRPr="00031204">
          <w:t>te</w:t>
        </w:r>
      </w:ins>
      <w:del w:id="1085" w:author="Arnold Sandjaja" w:date="2013-05-15T15:07:00Z">
        <w:r w:rsidR="00EC391C" w:rsidRPr="00031204" w:rsidDel="005F1632">
          <w:delText>ad</w:delText>
        </w:r>
      </w:del>
      <w:r w:rsidR="00EC391C" w:rsidRPr="00031204">
        <w:t>line</w:t>
      </w:r>
    </w:p>
    <w:p w14:paraId="7ECD2C1C" w14:textId="77777777" w:rsidR="00A173EA" w:rsidRPr="00031204" w:rsidRDefault="00A173EA" w:rsidP="00A173EA">
      <w:pPr>
        <w:ind w:left="3686" w:hanging="3686"/>
      </w:pPr>
      <w:r w:rsidRPr="00031204">
        <w:t>Master Page Elements</w:t>
      </w:r>
      <w:r w:rsidRPr="00031204">
        <w:tab/>
        <w:t xml:space="preserve">: </w:t>
      </w:r>
      <w:del w:id="1086" w:author="Arnold Sandjaja" w:date="2013-05-16T21:05:00Z">
        <w:r w:rsidRPr="00031204" w:rsidDel="00CA50DA">
          <w:delText>Running head</w:delText>
        </w:r>
      </w:del>
      <w:ins w:id="1087" w:author="Arnold Sandjaja" w:date="2013-05-16T21:05:00Z">
        <w:r w:rsidR="00CA50DA">
          <w:t>Header</w:t>
        </w:r>
      </w:ins>
      <w:del w:id="1088" w:author="Arnold Sandjaja" w:date="2013-06-14T18:05:00Z">
        <w:r w:rsidRPr="00031204" w:rsidDel="00F229C2">
          <w:delText>,</w:delText>
        </w:r>
      </w:del>
      <w:ins w:id="1089" w:author="Arnold Sandjaja" w:date="2013-06-14T18:05:00Z">
        <w:r w:rsidR="00F229C2">
          <w:t>/</w:t>
        </w:r>
      </w:ins>
      <w:del w:id="1090" w:author="Arnold Sandjaja" w:date="2013-06-14T18:05:00Z">
        <w:r w:rsidRPr="00031204" w:rsidDel="00F229C2">
          <w:delText xml:space="preserve"> </w:delText>
        </w:r>
      </w:del>
      <w:ins w:id="1091" w:author="Arnold Sandjaja" w:date="2013-05-16T21:05:00Z">
        <w:r w:rsidR="00CA50DA">
          <w:t xml:space="preserve">footer and </w:t>
        </w:r>
      </w:ins>
      <w:r w:rsidRPr="00031204">
        <w:t>page numbers</w:t>
      </w:r>
      <w:del w:id="1092" w:author="Arnold Sandjaja" w:date="2013-05-16T21:05:00Z">
        <w:r w:rsidRPr="00031204" w:rsidDel="00CA50DA">
          <w:delText xml:space="preserve"> and byline</w:delText>
        </w:r>
      </w:del>
    </w:p>
    <w:p w14:paraId="20223A4A" w14:textId="77777777" w:rsidR="00405E48" w:rsidRPr="00031204" w:rsidRDefault="00405E48" w:rsidP="00A173EA">
      <w:pPr>
        <w:ind w:left="3686" w:hanging="3686"/>
      </w:pPr>
      <w:r w:rsidRPr="00031204">
        <w:t>Bleed</w:t>
      </w:r>
      <w:r w:rsidR="00A173EA" w:rsidRPr="00031204">
        <w:tab/>
      </w:r>
      <w:r w:rsidRPr="00031204">
        <w:t>: 3 mm</w:t>
      </w:r>
    </w:p>
    <w:p w14:paraId="5C22F622" w14:textId="77777777" w:rsidR="00F84A43" w:rsidRDefault="00352CFB" w:rsidP="00F84A43">
      <w:pPr>
        <w:ind w:left="3686" w:hanging="3686"/>
        <w:rPr>
          <w:ins w:id="1093" w:author="Michel Bulon" w:date="2013-06-12T21:40:00Z"/>
        </w:rPr>
      </w:pPr>
      <w:r w:rsidRPr="00031204">
        <w:t>Colours</w:t>
      </w:r>
      <w:ins w:id="1094" w:author="Michel Bulon" w:date="2013-06-12T21:33:00Z">
        <w:r w:rsidR="00CE09B5">
          <w:t xml:space="preserve"> (</w:t>
        </w:r>
      </w:ins>
      <w:ins w:id="1095" w:author="Michel Bulon" w:date="2013-06-12T21:40:00Z">
        <w:r w:rsidR="00680C6D">
          <w:t>Front</w:t>
        </w:r>
      </w:ins>
      <w:ins w:id="1096" w:author="Arnold Sandjaja" w:date="2013-06-29T14:09:00Z">
        <w:r w:rsidR="00313121">
          <w:t>, spine</w:t>
        </w:r>
      </w:ins>
      <w:ins w:id="1097" w:author="Michel Bulon" w:date="2013-06-12T21:40:00Z">
        <w:r w:rsidR="00680C6D">
          <w:t xml:space="preserve"> </w:t>
        </w:r>
      </w:ins>
      <w:ins w:id="1098" w:author="Arnold Sandjaja" w:date="2013-06-14T19:27:00Z">
        <w:r w:rsidR="00246B97">
          <w:t xml:space="preserve">&amp; Back </w:t>
        </w:r>
      </w:ins>
      <w:ins w:id="1099" w:author="Michel Bulon" w:date="2013-06-12T21:40:00Z">
        <w:r w:rsidR="00680C6D">
          <w:t>c</w:t>
        </w:r>
      </w:ins>
      <w:ins w:id="1100" w:author="Michel Bulon" w:date="2013-06-12T21:33:00Z">
        <w:r w:rsidR="00CE09B5">
          <w:t>over</w:t>
        </w:r>
      </w:ins>
      <w:ins w:id="1101" w:author="Michel Bulon" w:date="2013-06-12T21:40:00Z">
        <w:r w:rsidR="00680C6D">
          <w:t>)</w:t>
        </w:r>
      </w:ins>
      <w:r w:rsidR="00A173EA" w:rsidRPr="00031204">
        <w:tab/>
      </w:r>
      <w:r w:rsidRPr="00031204">
        <w:t>: CMYK,</w:t>
      </w:r>
      <w:r w:rsidR="00E7290B" w:rsidRPr="00031204">
        <w:t xml:space="preserve"> </w:t>
      </w:r>
      <w:del w:id="1102" w:author="Arnold Sandjaja" w:date="2013-06-30T09:03:00Z">
        <w:r w:rsidR="00E7290B" w:rsidRPr="00031204" w:rsidDel="002B4998">
          <w:delText>one</w:delText>
        </w:r>
        <w:r w:rsidR="005A1349" w:rsidRPr="00031204" w:rsidDel="002B4998">
          <w:delText xml:space="preserve"> PMS C</w:delText>
        </w:r>
      </w:del>
      <w:ins w:id="1103" w:author="Michel Bulon" w:date="2013-06-12T21:56:00Z">
        <w:del w:id="1104" w:author="Arnold Sandjaja" w:date="2013-06-30T09:03:00Z">
          <w:r w:rsidR="00502593" w:rsidDel="002B4998">
            <w:delText xml:space="preserve">spot colour </w:delText>
          </w:r>
          <w:r w:rsidR="00502593" w:rsidRPr="00CC78C7" w:rsidDel="002B4998">
            <w:delText>(PMS 7549 C</w:delText>
          </w:r>
          <w:r w:rsidR="00502593" w:rsidDel="002B4998">
            <w:delText>)</w:delText>
          </w:r>
        </w:del>
      </w:ins>
      <w:del w:id="1105" w:author="Arnold Sandjaja" w:date="2013-06-30T09:03:00Z">
        <w:r w:rsidRPr="00031204" w:rsidDel="002B4998">
          <w:delText xml:space="preserve">, </w:delText>
        </w:r>
      </w:del>
      <w:r w:rsidRPr="00031204">
        <w:t xml:space="preserve">spot </w:t>
      </w:r>
      <w:del w:id="1106" w:author="Michel Bulon" w:date="2013-06-12T21:18:00Z">
        <w:r w:rsidRPr="00031204" w:rsidDel="00F84A43">
          <w:delText>varnish</w:delText>
        </w:r>
      </w:del>
      <w:ins w:id="1107" w:author="Michel Bulon" w:date="2013-06-12T21:18:00Z">
        <w:r w:rsidR="00F84A43">
          <w:t>dieline</w:t>
        </w:r>
      </w:ins>
    </w:p>
    <w:p w14:paraId="44495A9B" w14:textId="77777777" w:rsidR="00680C6D" w:rsidDel="00246B97" w:rsidRDefault="00680C6D" w:rsidP="00F84A43">
      <w:pPr>
        <w:ind w:left="3686" w:hanging="3686"/>
        <w:rPr>
          <w:ins w:id="1108" w:author="Michel Bulon" w:date="2013-06-12T21:46:00Z"/>
          <w:del w:id="1109" w:author="Arnold Sandjaja" w:date="2013-06-14T19:28:00Z"/>
        </w:rPr>
      </w:pPr>
      <w:ins w:id="1110" w:author="Michel Bulon" w:date="2013-06-12T21:40:00Z">
        <w:del w:id="1111" w:author="Arnold Sandjaja" w:date="2013-06-14T19:28:00Z">
          <w:r w:rsidRPr="00031204" w:rsidDel="00246B97">
            <w:delText>Colours</w:delText>
          </w:r>
          <w:r w:rsidDel="00246B97">
            <w:delText xml:space="preserve"> (Back cover)</w:delText>
          </w:r>
          <w:r w:rsidRPr="00031204" w:rsidDel="00246B97">
            <w:tab/>
          </w:r>
          <w:r w:rsidDel="00246B97">
            <w:delText xml:space="preserve">: CMYK and </w:delText>
          </w:r>
          <w:r w:rsidRPr="00031204" w:rsidDel="00246B97">
            <w:delText xml:space="preserve">spot </w:delText>
          </w:r>
          <w:r w:rsidDel="00246B97">
            <w:delText>dieline</w:delText>
          </w:r>
        </w:del>
      </w:ins>
      <w:ins w:id="1112" w:author="Michel Bulon" w:date="2013-06-12T21:45:00Z">
        <w:del w:id="1113" w:author="Arnold Sandjaja" w:date="2013-06-14T19:28:00Z">
          <w:r w:rsidDel="00246B97">
            <w:delText xml:space="preserve"> if you desire</w:delText>
          </w:r>
        </w:del>
      </w:ins>
    </w:p>
    <w:p w14:paraId="4D25C77F" w14:textId="77777777" w:rsidR="00680C6D" w:rsidRPr="00031204" w:rsidRDefault="00680C6D" w:rsidP="00F84A43">
      <w:pPr>
        <w:ind w:left="3686" w:hanging="3686"/>
      </w:pPr>
      <w:ins w:id="1114" w:author="Michel Bulon" w:date="2013-06-12T21:46:00Z">
        <w:r>
          <w:t>Colours (</w:t>
        </w:r>
        <w:del w:id="1115" w:author="Arnold Sandjaja" w:date="2013-06-29T14:08:00Z">
          <w:r w:rsidDel="00313121">
            <w:delText>Interior</w:delText>
          </w:r>
        </w:del>
      </w:ins>
      <w:ins w:id="1116" w:author="Arnold Sandjaja" w:date="2013-06-29T14:08:00Z">
        <w:r w:rsidR="00313121">
          <w:t>inside pages</w:t>
        </w:r>
      </w:ins>
      <w:ins w:id="1117" w:author="Michel Bulon" w:date="2013-06-12T21:46:00Z">
        <w:r>
          <w:t xml:space="preserve"> of magazine)</w:t>
        </w:r>
        <w:r w:rsidR="00552773">
          <w:tab/>
          <w:t xml:space="preserve">: 2 </w:t>
        </w:r>
        <w:del w:id="1118" w:author="Arnold Sandjaja" w:date="2013-06-14T18:05:00Z">
          <w:r w:rsidR="00552773" w:rsidDel="00F229C2">
            <w:delText xml:space="preserve">spot </w:delText>
          </w:r>
        </w:del>
        <w:r w:rsidR="00552773">
          <w:t>colours</w:t>
        </w:r>
      </w:ins>
      <w:ins w:id="1119" w:author="Michel Bulon" w:date="2013-06-12T21:47:00Z">
        <w:r w:rsidR="00552773">
          <w:t xml:space="preserve"> </w:t>
        </w:r>
        <w:r w:rsidR="00552773" w:rsidRPr="00CC78C7">
          <w:t>(PMS 7549 C and Black)</w:t>
        </w:r>
      </w:ins>
    </w:p>
    <w:p w14:paraId="3D632F26" w14:textId="77777777" w:rsidR="00746DA1" w:rsidRPr="00031204" w:rsidRDefault="00746DA1" w:rsidP="00A173EA">
      <w:pPr>
        <w:ind w:left="3686" w:hanging="3686"/>
      </w:pPr>
      <w:r w:rsidRPr="00031204">
        <w:t>Output ICC profile in PDF</w:t>
      </w:r>
      <w:r w:rsidRPr="00031204">
        <w:tab/>
        <w:t xml:space="preserve">: </w:t>
      </w:r>
      <w:r w:rsidR="00F17076" w:rsidRPr="00031204">
        <w:t>ISO</w:t>
      </w:r>
      <w:r w:rsidR="009F092F" w:rsidRPr="00031204">
        <w:t xml:space="preserve"> </w:t>
      </w:r>
      <w:r w:rsidR="00F17076" w:rsidRPr="00031204">
        <w:t>Web</w:t>
      </w:r>
      <w:r w:rsidR="009F092F" w:rsidRPr="00031204">
        <w:t xml:space="preserve"> </w:t>
      </w:r>
      <w:r w:rsidR="00F17076" w:rsidRPr="00031204">
        <w:t>coated</w:t>
      </w:r>
      <w:r w:rsidR="009F092F" w:rsidRPr="00031204">
        <w:t xml:space="preserve"> FOGRA28</w:t>
      </w:r>
      <w:r w:rsidR="00F17076" w:rsidRPr="00031204">
        <w:t xml:space="preserve"> </w:t>
      </w:r>
      <w:r w:rsidR="004738EF" w:rsidRPr="00031204">
        <w:t xml:space="preserve">/Total ink </w:t>
      </w:r>
      <w:del w:id="1120" w:author="Arnold Sandjaja" w:date="2013-06-14T18:06:00Z">
        <w:r w:rsidR="003807A5" w:rsidRPr="00031204" w:rsidDel="00F229C2">
          <w:delText>3</w:delText>
        </w:r>
        <w:r w:rsidR="002A2EDA" w:rsidRPr="00031204" w:rsidDel="00F229C2">
          <w:delText>1</w:delText>
        </w:r>
        <w:r w:rsidR="004738EF" w:rsidRPr="00031204" w:rsidDel="00F229C2">
          <w:delText>0</w:delText>
        </w:r>
      </w:del>
      <w:ins w:id="1121" w:author="Arnold Sandjaja" w:date="2013-06-14T18:06:00Z">
        <w:r w:rsidR="00F229C2" w:rsidRPr="00031204">
          <w:t>3</w:t>
        </w:r>
        <w:r w:rsidR="00F229C2">
          <w:t>0</w:t>
        </w:r>
        <w:r w:rsidR="00F229C2" w:rsidRPr="00031204">
          <w:t>0</w:t>
        </w:r>
      </w:ins>
      <w:r w:rsidR="004738EF" w:rsidRPr="00031204">
        <w:t>%</w:t>
      </w:r>
      <w:ins w:id="1122" w:author="Arnold Sandjaja" w:date="2013-06-14T18:06:00Z">
        <w:r w:rsidR="00F229C2">
          <w:t xml:space="preserve"> (</w:t>
        </w:r>
      </w:ins>
      <w:ins w:id="1123" w:author="Arnold Sandjaja" w:date="2013-06-14T18:07:00Z">
        <w:r w:rsidR="00F229C2">
          <w:t>front &amp; back Cover</w:t>
        </w:r>
      </w:ins>
      <w:ins w:id="1124" w:author="Arnold Sandjaja" w:date="2013-06-14T18:06:00Z">
        <w:r w:rsidR="00F229C2">
          <w:t>)</w:t>
        </w:r>
      </w:ins>
      <w:ins w:id="1125" w:author="Arnold Sandjaja" w:date="2013-06-14T18:07:00Z">
        <w:r w:rsidR="00F229C2">
          <w:t xml:space="preserve"> </w:t>
        </w:r>
      </w:ins>
      <w:ins w:id="1126" w:author="Arnold Sandjaja" w:date="2013-06-14T18:08:00Z">
        <w:r w:rsidR="00F229C2">
          <w:t>20</w:t>
        </w:r>
      </w:ins>
      <w:ins w:id="1127" w:author="Arnold Sandjaja" w:date="2013-06-14T18:07:00Z">
        <w:r w:rsidR="00F229C2">
          <w:t>0% (</w:t>
        </w:r>
      </w:ins>
      <w:ins w:id="1128" w:author="Arnold Sandjaja" w:date="2013-06-29T14:09:00Z">
        <w:r w:rsidR="00313121">
          <w:t>inside pages</w:t>
        </w:r>
      </w:ins>
      <w:ins w:id="1129" w:author="Arnold Sandjaja" w:date="2013-06-14T18:07:00Z">
        <w:r w:rsidR="00F229C2">
          <w:t xml:space="preserve"> of magazine)</w:t>
        </w:r>
      </w:ins>
    </w:p>
    <w:p w14:paraId="2114A0BE" w14:textId="77777777" w:rsidR="002A2EDA" w:rsidRPr="00031204" w:rsidRDefault="002A2EDA" w:rsidP="00A173EA">
      <w:pPr>
        <w:ind w:left="3686" w:hanging="3686"/>
      </w:pPr>
      <w:r w:rsidRPr="00031204">
        <w:t>Printing system</w:t>
      </w:r>
      <w:r w:rsidRPr="00031204">
        <w:tab/>
        <w:t>: Heatset web offset</w:t>
      </w:r>
    </w:p>
    <w:p w14:paraId="2F676DFE" w14:textId="77777777" w:rsidR="00405E48" w:rsidRPr="00031204" w:rsidRDefault="00405E48" w:rsidP="00A173EA">
      <w:pPr>
        <w:ind w:left="3686" w:hanging="3686"/>
      </w:pPr>
      <w:del w:id="1130" w:author="Michel Bulon" w:date="2013-06-12T21:18:00Z">
        <w:r w:rsidRPr="00031204" w:rsidDel="00F84A43">
          <w:delText>Varnish</w:delText>
        </w:r>
      </w:del>
      <w:ins w:id="1131" w:author="Michel Bulon" w:date="2013-06-12T21:18:00Z">
        <w:r w:rsidR="00F84A43">
          <w:t>Dieline</w:t>
        </w:r>
      </w:ins>
      <w:r w:rsidR="00A173EA" w:rsidRPr="00031204">
        <w:tab/>
      </w:r>
      <w:r w:rsidRPr="00031204">
        <w:t>: Must be named “</w:t>
      </w:r>
      <w:del w:id="1132" w:author="Michel Bulon" w:date="2013-06-12T21:18:00Z">
        <w:r w:rsidRPr="00031204" w:rsidDel="00F84A43">
          <w:delText>Varnish</w:delText>
        </w:r>
      </w:del>
      <w:ins w:id="1133" w:author="Michel Bulon" w:date="2013-06-12T21:18:00Z">
        <w:r w:rsidR="00F84A43">
          <w:t>Dieline</w:t>
        </w:r>
      </w:ins>
      <w:r w:rsidRPr="00031204">
        <w:t xml:space="preserve">”, must be created as a spot colour </w:t>
      </w:r>
      <w:del w:id="1134" w:author="Arnold Sandjaja" w:date="2013-06-14T18:09:00Z">
        <w:r w:rsidRPr="00031204" w:rsidDel="00416CD3">
          <w:delText>and it must be 100% black</w:delText>
        </w:r>
        <w:r w:rsidR="00352CFB" w:rsidRPr="00031204" w:rsidDel="00416CD3">
          <w:delText xml:space="preserve"> </w:delText>
        </w:r>
      </w:del>
      <w:r w:rsidR="00352CFB" w:rsidRPr="00031204">
        <w:t xml:space="preserve">and must </w:t>
      </w:r>
      <w:del w:id="1135" w:author="Arnold Sandjaja" w:date="2013-06-30T09:15:00Z">
        <w:r w:rsidR="00352CFB" w:rsidRPr="00031204" w:rsidDel="00F163E3">
          <w:delText xml:space="preserve">be </w:delText>
        </w:r>
      </w:del>
      <w:r w:rsidR="00352CFB" w:rsidRPr="00031204">
        <w:t>overprint</w:t>
      </w:r>
    </w:p>
    <w:p w14:paraId="2DF3825D" w14:textId="77777777" w:rsidR="00405E48" w:rsidRPr="00031204" w:rsidRDefault="00A173EA" w:rsidP="00A173EA">
      <w:pPr>
        <w:ind w:left="3686" w:hanging="3686"/>
      </w:pPr>
      <w:r w:rsidRPr="00031204">
        <w:t>Greyscale and colour images resolution</w:t>
      </w:r>
      <w:r w:rsidRPr="00031204">
        <w:tab/>
      </w:r>
      <w:r w:rsidR="00405E48" w:rsidRPr="00031204">
        <w:t xml:space="preserve">: </w:t>
      </w:r>
      <w:del w:id="1136" w:author="Arnold Sandjaja" w:date="2013-06-30T09:15:00Z">
        <w:r w:rsidR="00405E48" w:rsidRPr="00031204" w:rsidDel="000D5D66">
          <w:delText xml:space="preserve">from </w:delText>
        </w:r>
      </w:del>
      <w:r w:rsidR="00405E48" w:rsidRPr="00031204">
        <w:t xml:space="preserve">262 to 350 PPI </w:t>
      </w:r>
      <w:del w:id="1137" w:author="Arnold Sandjaja" w:date="2013-06-30T09:15:00Z">
        <w:r w:rsidR="00405E48" w:rsidRPr="00031204" w:rsidDel="000D5D66">
          <w:delText xml:space="preserve">in </w:delText>
        </w:r>
      </w:del>
      <w:ins w:id="1138" w:author="Arnold Sandjaja" w:date="2013-06-30T09:15:00Z">
        <w:r w:rsidR="000D5D66">
          <w:t>at</w:t>
        </w:r>
        <w:r w:rsidR="000D5D66" w:rsidRPr="00031204">
          <w:t xml:space="preserve"> </w:t>
        </w:r>
      </w:ins>
      <w:r w:rsidR="00405E48" w:rsidRPr="00031204">
        <w:t xml:space="preserve">100% in InDesign </w:t>
      </w:r>
    </w:p>
    <w:p w14:paraId="71DD027F" w14:textId="77777777" w:rsidR="00405E48" w:rsidRPr="00031204" w:rsidRDefault="00405E48" w:rsidP="00A173EA">
      <w:pPr>
        <w:ind w:left="3686" w:hanging="3686"/>
      </w:pPr>
      <w:r w:rsidRPr="00031204">
        <w:t>Bitmap images resolution</w:t>
      </w:r>
      <w:r w:rsidR="00746DA1" w:rsidRPr="00031204">
        <w:tab/>
      </w:r>
      <w:r w:rsidRPr="00031204">
        <w:t xml:space="preserve">: </w:t>
      </w:r>
      <w:del w:id="1139" w:author="Arnold Sandjaja" w:date="2013-06-30T09:15:00Z">
        <w:r w:rsidRPr="00031204" w:rsidDel="000D5D66">
          <w:delText xml:space="preserve">from </w:delText>
        </w:r>
      </w:del>
      <w:r w:rsidRPr="00031204">
        <w:t>800 to 1200 PPI</w:t>
      </w:r>
      <w:ins w:id="1140" w:author="Arnold Sandjaja" w:date="2013-06-30T09:15:00Z">
        <w:r w:rsidR="00871EF5">
          <w:t xml:space="preserve"> at</w:t>
        </w:r>
        <w:r w:rsidR="00871EF5" w:rsidRPr="00031204">
          <w:t xml:space="preserve"> 100% in InDesign</w:t>
        </w:r>
      </w:ins>
    </w:p>
    <w:p w14:paraId="5404A342" w14:textId="77777777" w:rsidR="00072F8C" w:rsidRDefault="00072F8C">
      <w:pPr>
        <w:rPr>
          <w:ins w:id="1141" w:author="Lin Miirabai" w:date="2013-07-01T14:00:00Z"/>
          <w:rFonts w:hint="eastAsia"/>
          <w:lang w:eastAsia="zh-TW"/>
        </w:rPr>
      </w:pPr>
    </w:p>
    <w:p w14:paraId="0967A6DC" w14:textId="2C8F5115" w:rsidR="00072F8C" w:rsidRPr="0057027A" w:rsidRDefault="00072F8C">
      <w:pPr>
        <w:rPr>
          <w:ins w:id="1142" w:author="Lin Miirabai" w:date="2013-07-01T14:00:00Z"/>
          <w:rFonts w:ascii="新細明體" w:eastAsia="新細明體" w:hAnsi="新細明體" w:cs="新細明體" w:hint="eastAsia"/>
          <w:b/>
          <w:color w:val="0000FF"/>
          <w:lang w:eastAsia="zh-TW"/>
          <w:rPrChange w:id="1143" w:author="Lin Miirabai" w:date="2013-07-01T14:28:00Z">
            <w:rPr>
              <w:ins w:id="1144" w:author="Lin Miirabai" w:date="2013-07-01T14:00:00Z"/>
              <w:rFonts w:hint="eastAsia"/>
              <w:lang w:eastAsia="zh-TW"/>
            </w:rPr>
          </w:rPrChange>
        </w:rPr>
      </w:pPr>
      <w:ins w:id="1145" w:author="Lin Miirabai" w:date="2013-07-01T14:00:00Z">
        <w:r w:rsidRPr="0057027A">
          <w:rPr>
            <w:rFonts w:ascii="新細明體" w:eastAsia="新細明體" w:hAnsi="新細明體" w:cs="新細明體" w:hint="eastAsia"/>
            <w:b/>
            <w:color w:val="0000FF"/>
            <w:lang w:eastAsia="zh-TW"/>
            <w:rPrChange w:id="1146" w:author="Lin Miirabai" w:date="2013-07-01T14:28:00Z">
              <w:rPr>
                <w:rFonts w:ascii="新細明體" w:eastAsia="新細明體" w:hAnsi="新細明體" w:cs="新細明體" w:hint="eastAsia"/>
                <w:lang w:eastAsia="zh-TW"/>
              </w:rPr>
            </w:rPrChange>
          </w:rPr>
          <w:t>技術規格</w:t>
        </w:r>
      </w:ins>
    </w:p>
    <w:p w14:paraId="03A2E6F7" w14:textId="35D1FB23" w:rsidR="00072F8C" w:rsidRPr="0057027A" w:rsidRDefault="00072F8C" w:rsidP="00072F8C">
      <w:pPr>
        <w:ind w:left="3686" w:hanging="3686"/>
        <w:rPr>
          <w:ins w:id="1147" w:author="Lin Miirabai" w:date="2013-07-01T14:03:00Z"/>
          <w:rFonts w:cs="Arial" w:hint="eastAsia"/>
          <w:color w:val="0000FF"/>
          <w:lang w:eastAsia="zh-TW"/>
          <w:rPrChange w:id="1148" w:author="Lin Miirabai" w:date="2013-07-01T14:28:00Z">
            <w:rPr>
              <w:ins w:id="1149" w:author="Lin Miirabai" w:date="2013-07-01T14:03:00Z"/>
              <w:rFonts w:cs="Arial" w:hint="eastAsia"/>
              <w:lang w:eastAsia="zh-TW"/>
            </w:rPr>
          </w:rPrChange>
        </w:rPr>
      </w:pPr>
      <w:ins w:id="1150" w:author="Lin Miirabai" w:date="2013-07-01T14:01:00Z">
        <w:r w:rsidRPr="0057027A">
          <w:rPr>
            <w:rFonts w:ascii="新細明體" w:eastAsia="新細明體" w:hAnsi="新細明體" w:cs="新細明體" w:hint="eastAsia"/>
            <w:color w:val="0000FF"/>
            <w:lang w:eastAsia="zh-TW"/>
            <w:rPrChange w:id="1151" w:author="Lin Miirabai" w:date="2013-07-01T14:28:00Z">
              <w:rPr>
                <w:rFonts w:ascii="新細明體" w:eastAsia="新細明體" w:hAnsi="新細明體" w:cs="新細明體" w:hint="eastAsia"/>
                <w:lang w:eastAsia="zh-TW"/>
              </w:rPr>
            </w:rPrChange>
          </w:rPr>
          <w:t>尺寸</w:t>
        </w:r>
        <w:r w:rsidRPr="0057027A">
          <w:rPr>
            <w:rFonts w:cs="Arial"/>
            <w:color w:val="0000FF"/>
            <w:rPrChange w:id="1152" w:author="Lin Miirabai" w:date="2013-07-01T14:28:00Z">
              <w:rPr>
                <w:rFonts w:cs="Arial"/>
              </w:rPr>
            </w:rPrChange>
          </w:rPr>
          <w:tab/>
        </w:r>
      </w:ins>
      <w:ins w:id="1153" w:author="Lin Miirabai" w:date="2013-07-01T14:02:00Z">
        <w:r w:rsidRPr="0057027A">
          <w:rPr>
            <w:rFonts w:cs="Arial" w:hint="eastAsia"/>
            <w:color w:val="0000FF"/>
            <w:lang w:eastAsia="zh-TW"/>
            <w:rPrChange w:id="1154" w:author="Lin Miirabai" w:date="2013-07-01T14:28:00Z">
              <w:rPr>
                <w:rFonts w:cs="Arial" w:hint="eastAsia"/>
                <w:lang w:eastAsia="zh-TW"/>
              </w:rPr>
            </w:rPrChange>
          </w:rPr>
          <w:t>：</w:t>
        </w:r>
        <w:r w:rsidRPr="0057027A">
          <w:rPr>
            <w:rFonts w:ascii="新細明體" w:eastAsia="新細明體" w:hAnsi="新細明體" w:cs="新細明體" w:hint="eastAsia"/>
            <w:color w:val="0000FF"/>
            <w:lang w:eastAsia="zh-TW"/>
            <w:rPrChange w:id="1155" w:author="Lin Miirabai" w:date="2013-07-01T14:28:00Z">
              <w:rPr>
                <w:rFonts w:ascii="新細明體" w:eastAsia="新細明體" w:hAnsi="新細明體" w:cs="新細明體" w:hint="eastAsia"/>
                <w:lang w:eastAsia="zh-TW"/>
              </w:rPr>
            </w:rPrChange>
          </w:rPr>
          <w:t>最大尺寸</w:t>
        </w:r>
      </w:ins>
      <w:ins w:id="1156" w:author="Lin Miirabai" w:date="2013-07-01T14:01:00Z">
        <w:r w:rsidRPr="0057027A">
          <w:rPr>
            <w:rFonts w:cs="Arial"/>
            <w:color w:val="0000FF"/>
            <w:rPrChange w:id="1157" w:author="Lin Miirabai" w:date="2013-07-01T14:28:00Z">
              <w:rPr>
                <w:rFonts w:cs="Arial"/>
              </w:rPr>
            </w:rPrChange>
          </w:rPr>
          <w:t>190mm x 270mm</w:t>
        </w:r>
        <w:r w:rsidRPr="0057027A">
          <w:rPr>
            <w:rFonts w:cs="Arial" w:hint="eastAsia"/>
            <w:color w:val="0000FF"/>
            <w:lang w:eastAsia="zh-TW"/>
            <w:rPrChange w:id="1158" w:author="Lin Miirabai" w:date="2013-07-01T14:28:00Z">
              <w:rPr>
                <w:rFonts w:cs="Arial" w:hint="eastAsia"/>
                <w:lang w:eastAsia="zh-TW"/>
              </w:rPr>
            </w:rPrChange>
          </w:rPr>
          <w:t>（</w:t>
        </w:r>
        <w:r w:rsidRPr="0057027A">
          <w:rPr>
            <w:rFonts w:ascii="新細明體" w:eastAsia="新細明體" w:hAnsi="新細明體" w:cs="新細明體" w:hint="eastAsia"/>
            <w:color w:val="0000FF"/>
            <w:lang w:eastAsia="zh-TW"/>
            <w:rPrChange w:id="1159" w:author="Lin Miirabai" w:date="2013-07-01T14:28:00Z">
              <w:rPr>
                <w:rFonts w:ascii="新細明體" w:eastAsia="新細明體" w:hAnsi="新細明體" w:cs="新細明體" w:hint="eastAsia"/>
                <w:lang w:eastAsia="zh-TW"/>
              </w:rPr>
            </w:rPrChange>
          </w:rPr>
          <w:t>直式</w:t>
        </w:r>
        <w:r w:rsidRPr="0057027A">
          <w:rPr>
            <w:rFonts w:cs="Arial" w:hint="eastAsia"/>
            <w:color w:val="0000FF"/>
            <w:lang w:eastAsia="zh-TW"/>
            <w:rPrChange w:id="1160" w:author="Lin Miirabai" w:date="2013-07-01T14:28:00Z">
              <w:rPr>
                <w:rFonts w:cs="Arial" w:hint="eastAsia"/>
                <w:lang w:eastAsia="zh-TW"/>
              </w:rPr>
            </w:rPrChange>
          </w:rPr>
          <w:t>）</w:t>
        </w:r>
      </w:ins>
      <w:ins w:id="1161" w:author="Lin Miirabai" w:date="2013-07-01T14:02:00Z">
        <w:r w:rsidRPr="0057027A">
          <w:rPr>
            <w:rFonts w:ascii="新細明體" w:eastAsia="新細明體" w:hAnsi="新細明體" w:cs="新細明體" w:hint="eastAsia"/>
            <w:color w:val="0000FF"/>
            <w:lang w:eastAsia="zh-TW"/>
            <w:rPrChange w:id="1162" w:author="Lin Miirabai" w:date="2013-07-01T14:28:00Z">
              <w:rPr>
                <w:rFonts w:ascii="新細明體" w:eastAsia="新細明體" w:hAnsi="新細明體" w:cs="新細明體" w:hint="eastAsia"/>
                <w:lang w:eastAsia="zh-TW"/>
              </w:rPr>
            </w:rPrChange>
          </w:rPr>
          <w:t>膠裝於</w:t>
        </w:r>
      </w:ins>
      <w:ins w:id="1163" w:author="Lin Miirabai" w:date="2013-07-01T14:01:00Z">
        <w:r w:rsidRPr="0057027A">
          <w:rPr>
            <w:rFonts w:cs="Arial"/>
            <w:color w:val="0000FF"/>
            <w:rPrChange w:id="1164" w:author="Lin Miirabai" w:date="2013-07-01T14:28:00Z">
              <w:rPr>
                <w:rFonts w:cs="Arial"/>
              </w:rPr>
            </w:rPrChange>
          </w:rPr>
          <w:t>6 mm</w:t>
        </w:r>
      </w:ins>
      <w:ins w:id="1165" w:author="Lin Miirabai" w:date="2013-07-01T14:02:00Z">
        <w:r w:rsidRPr="0057027A">
          <w:rPr>
            <w:rFonts w:ascii="新細明體" w:eastAsia="新細明體" w:hAnsi="新細明體" w:cs="新細明體" w:hint="eastAsia"/>
            <w:color w:val="0000FF"/>
            <w:lang w:eastAsia="zh-TW"/>
            <w:rPrChange w:id="1166" w:author="Lin Miirabai" w:date="2013-07-01T14:28:00Z">
              <w:rPr>
                <w:rFonts w:ascii="新細明體" w:eastAsia="新細明體" w:hAnsi="新細明體" w:cs="新細明體" w:hint="eastAsia"/>
                <w:lang w:eastAsia="zh-TW"/>
              </w:rPr>
            </w:rPrChange>
          </w:rPr>
          <w:t>的書背</w:t>
        </w:r>
      </w:ins>
    </w:p>
    <w:p w14:paraId="040607BB" w14:textId="63D02D18" w:rsidR="009B2A72" w:rsidRPr="0057027A" w:rsidRDefault="009B2A72" w:rsidP="00072F8C">
      <w:pPr>
        <w:ind w:left="3686" w:hanging="3686"/>
        <w:rPr>
          <w:ins w:id="1167" w:author="Lin Miirabai" w:date="2013-07-01T14:03:00Z"/>
          <w:rFonts w:ascii="新細明體" w:eastAsia="新細明體" w:hAnsi="新細明體" w:cs="新細明體" w:hint="eastAsia"/>
          <w:color w:val="0000FF"/>
          <w:lang w:eastAsia="zh-TW"/>
          <w:rPrChange w:id="1168" w:author="Lin Miirabai" w:date="2013-07-01T14:28:00Z">
            <w:rPr>
              <w:ins w:id="1169" w:author="Lin Miirabai" w:date="2013-07-01T14:03:00Z"/>
              <w:rFonts w:ascii="新細明體" w:eastAsia="新細明體" w:hAnsi="新細明體" w:cs="新細明體" w:hint="eastAsia"/>
              <w:lang w:eastAsia="zh-TW"/>
            </w:rPr>
          </w:rPrChange>
        </w:rPr>
      </w:pPr>
      <w:ins w:id="1170" w:author="Lin Miirabai" w:date="2013-07-01T14:03:00Z">
        <w:r w:rsidRPr="0057027A">
          <w:rPr>
            <w:rFonts w:ascii="新細明體" w:eastAsia="新細明體" w:hAnsi="新細明體" w:cs="新細明體" w:hint="eastAsia"/>
            <w:color w:val="0000FF"/>
            <w:lang w:eastAsia="zh-TW"/>
            <w:rPrChange w:id="1171" w:author="Lin Miirabai" w:date="2013-07-01T14:28:00Z">
              <w:rPr>
                <w:rFonts w:ascii="新細明體" w:eastAsia="新細明體" w:hAnsi="新細明體" w:cs="新細明體" w:hint="eastAsia"/>
                <w:lang w:eastAsia="zh-TW"/>
              </w:rPr>
            </w:rPrChange>
          </w:rPr>
          <w:t>段落樣式</w:t>
        </w:r>
        <w:r w:rsidRPr="0057027A">
          <w:rPr>
            <w:rFonts w:ascii="新細明體" w:eastAsia="新細明體" w:hAnsi="新細明體" w:cs="新細明體" w:hint="eastAsia"/>
            <w:color w:val="0000FF"/>
            <w:lang w:eastAsia="zh-TW"/>
            <w:rPrChange w:id="1172" w:author="Lin Miirabai" w:date="2013-07-01T14:28:00Z">
              <w:rPr>
                <w:rFonts w:ascii="新細明體" w:eastAsia="新細明體" w:hAnsi="新細明體" w:cs="新細明體" w:hint="eastAsia"/>
                <w:lang w:eastAsia="zh-TW"/>
              </w:rPr>
            </w:rPrChange>
          </w:rPr>
          <w:tab/>
          <w:t>：使用於標題、內文、圖說</w:t>
        </w:r>
      </w:ins>
    </w:p>
    <w:p w14:paraId="445ED2C0" w14:textId="56CA80FE" w:rsidR="009B2A72" w:rsidRPr="0057027A" w:rsidRDefault="009B2A72" w:rsidP="00072F8C">
      <w:pPr>
        <w:ind w:left="3686" w:hanging="3686"/>
        <w:rPr>
          <w:ins w:id="1173" w:author="Lin Miirabai" w:date="2013-07-01T14:03:00Z"/>
          <w:rFonts w:ascii="新細明體" w:eastAsia="新細明體" w:hAnsi="新細明體" w:cs="新細明體" w:hint="eastAsia"/>
          <w:color w:val="0000FF"/>
          <w:lang w:eastAsia="zh-TW"/>
          <w:rPrChange w:id="1174" w:author="Lin Miirabai" w:date="2013-07-01T14:28:00Z">
            <w:rPr>
              <w:ins w:id="1175" w:author="Lin Miirabai" w:date="2013-07-01T14:03:00Z"/>
              <w:rFonts w:cs="Arial" w:hint="eastAsia"/>
              <w:lang w:eastAsia="zh-TW"/>
            </w:rPr>
          </w:rPrChange>
        </w:rPr>
      </w:pPr>
      <w:ins w:id="1176" w:author="Lin Miirabai" w:date="2013-07-01T14:04:00Z">
        <w:r w:rsidRPr="0057027A">
          <w:rPr>
            <w:rFonts w:ascii="新細明體" w:eastAsia="新細明體" w:hAnsi="新細明體" w:cs="新細明體" w:hint="eastAsia"/>
            <w:color w:val="0000FF"/>
            <w:lang w:eastAsia="zh-TW"/>
            <w:rPrChange w:id="1177" w:author="Lin Miirabai" w:date="2013-07-01T14:28:00Z">
              <w:rPr>
                <w:rFonts w:ascii="新細明體" w:eastAsia="新細明體" w:hAnsi="新細明體" w:cs="新細明體" w:hint="eastAsia"/>
                <w:lang w:eastAsia="zh-TW"/>
              </w:rPr>
            </w:rPrChange>
          </w:rPr>
          <w:t>文字</w:t>
        </w:r>
      </w:ins>
      <w:ins w:id="1178" w:author="Lin Miirabai" w:date="2013-07-01T14:03:00Z">
        <w:r w:rsidRPr="0057027A">
          <w:rPr>
            <w:rFonts w:ascii="新細明體" w:eastAsia="新細明體" w:hAnsi="新細明體" w:cs="新細明體" w:hint="eastAsia"/>
            <w:color w:val="0000FF"/>
            <w:lang w:eastAsia="zh-TW"/>
            <w:rPrChange w:id="1179" w:author="Lin Miirabai" w:date="2013-07-01T14:28:00Z">
              <w:rPr>
                <w:rFonts w:ascii="新細明體" w:eastAsia="新細明體" w:hAnsi="新細明體" w:cs="新細明體" w:hint="eastAsia"/>
                <w:lang w:eastAsia="zh-TW"/>
              </w:rPr>
            </w:rPrChange>
          </w:rPr>
          <w:t>樣式</w:t>
        </w:r>
      </w:ins>
      <w:ins w:id="1180" w:author="Lin Miirabai" w:date="2013-07-01T14:04:00Z">
        <w:r w:rsidRPr="0057027A">
          <w:rPr>
            <w:rFonts w:ascii="新細明體" w:eastAsia="新細明體" w:hAnsi="新細明體" w:cs="新細明體" w:hint="eastAsia"/>
            <w:color w:val="0000FF"/>
            <w:lang w:eastAsia="zh-TW"/>
            <w:rPrChange w:id="1181" w:author="Lin Miirabai" w:date="2013-07-01T14:28:00Z">
              <w:rPr>
                <w:rFonts w:ascii="新細明體" w:eastAsia="新細明體" w:hAnsi="新細明體" w:cs="新細明體" w:hint="eastAsia"/>
                <w:lang w:eastAsia="zh-TW"/>
              </w:rPr>
            </w:rPrChange>
          </w:rPr>
          <w:tab/>
          <w:t>：使用於</w:t>
        </w:r>
      </w:ins>
      <w:ins w:id="1182" w:author="Lin Miirabai" w:date="2013-07-01T14:07:00Z">
        <w:r w:rsidRPr="0057027A">
          <w:rPr>
            <w:rFonts w:ascii="新細明體" w:eastAsia="新細明體" w:hAnsi="新細明體" w:cs="新細明體" w:hint="eastAsia"/>
            <w:color w:val="0000FF"/>
            <w:lang w:eastAsia="zh-TW"/>
            <w:rPrChange w:id="1183" w:author="Lin Miirabai" w:date="2013-07-01T14:28:00Z">
              <w:rPr>
                <w:rFonts w:ascii="新細明體" w:eastAsia="新細明體" w:hAnsi="新細明體" w:cs="新細明體" w:hint="eastAsia"/>
                <w:lang w:eastAsia="zh-TW"/>
              </w:rPr>
            </w:rPrChange>
          </w:rPr>
          <w:t>封面文字、日期</w:t>
        </w:r>
      </w:ins>
    </w:p>
    <w:p w14:paraId="7663563D" w14:textId="166FB766" w:rsidR="009B2A72" w:rsidRPr="0057027A" w:rsidRDefault="009B2A72" w:rsidP="00072F8C">
      <w:pPr>
        <w:ind w:left="3686" w:hanging="3686"/>
        <w:rPr>
          <w:ins w:id="1184" w:author="Lin Miirabai" w:date="2013-07-01T14:04:00Z"/>
          <w:rFonts w:ascii="新細明體" w:eastAsia="新細明體" w:hAnsi="新細明體" w:cs="新細明體" w:hint="eastAsia"/>
          <w:color w:val="0000FF"/>
          <w:lang w:val="en-US" w:eastAsia="zh-TW"/>
          <w:rPrChange w:id="1185" w:author="Lin Miirabai" w:date="2013-07-01T14:28:00Z">
            <w:rPr>
              <w:ins w:id="1186" w:author="Lin Miirabai" w:date="2013-07-01T14:04:00Z"/>
              <w:rFonts w:ascii="新細明體" w:eastAsia="新細明體" w:hAnsi="新細明體" w:cs="新細明體" w:hint="eastAsia"/>
              <w:lang w:eastAsia="zh-TW"/>
            </w:rPr>
          </w:rPrChange>
        </w:rPr>
      </w:pPr>
      <w:ins w:id="1187" w:author="Lin Miirabai" w:date="2013-07-01T14:04:00Z">
        <w:r w:rsidRPr="0057027A">
          <w:rPr>
            <w:rFonts w:ascii="新細明體" w:eastAsia="新細明體" w:hAnsi="新細明體" w:cs="新細明體" w:hint="eastAsia"/>
            <w:color w:val="0000FF"/>
            <w:lang w:eastAsia="zh-TW"/>
            <w:rPrChange w:id="1188" w:author="Lin Miirabai" w:date="2013-07-01T14:28:00Z">
              <w:rPr>
                <w:rFonts w:ascii="新細明體" w:eastAsia="新細明體" w:hAnsi="新細明體" w:cs="新細明體" w:hint="eastAsia"/>
                <w:lang w:eastAsia="zh-TW"/>
              </w:rPr>
            </w:rPrChange>
          </w:rPr>
          <w:t>主版元素</w:t>
        </w:r>
        <w:r w:rsidRPr="0057027A">
          <w:rPr>
            <w:rFonts w:ascii="新細明體" w:eastAsia="新細明體" w:hAnsi="新細明體" w:cs="新細明體" w:hint="eastAsia"/>
            <w:color w:val="0000FF"/>
            <w:lang w:eastAsia="zh-TW"/>
            <w:rPrChange w:id="1189" w:author="Lin Miirabai" w:date="2013-07-01T14:28:00Z">
              <w:rPr>
                <w:rFonts w:ascii="新細明體" w:eastAsia="新細明體" w:hAnsi="新細明體" w:cs="新細明體" w:hint="eastAsia"/>
                <w:lang w:eastAsia="zh-TW"/>
              </w:rPr>
            </w:rPrChange>
          </w:rPr>
          <w:tab/>
          <w:t>：</w:t>
        </w:r>
      </w:ins>
      <w:ins w:id="1190" w:author="Lin Miirabai" w:date="2013-07-01T14:05:00Z">
        <w:r w:rsidRPr="0057027A">
          <w:rPr>
            <w:rFonts w:ascii="新細明體" w:eastAsia="新細明體" w:hAnsi="新細明體" w:cs="新細明體" w:hint="eastAsia"/>
            <w:color w:val="0000FF"/>
            <w:lang w:eastAsia="zh-TW"/>
            <w:rPrChange w:id="1191" w:author="Lin Miirabai" w:date="2013-07-01T14:28:00Z">
              <w:rPr>
                <w:rFonts w:ascii="新細明體" w:eastAsia="新細明體" w:hAnsi="新細明體" w:cs="新細明體" w:hint="eastAsia"/>
                <w:lang w:eastAsia="zh-TW"/>
              </w:rPr>
            </w:rPrChange>
          </w:rPr>
          <w:t>頁眉</w:t>
        </w:r>
      </w:ins>
      <w:ins w:id="1192" w:author="Lin Miirabai" w:date="2013-07-01T14:06:00Z">
        <w:r w:rsidRPr="0057027A">
          <w:rPr>
            <w:rFonts w:ascii="新細明體" w:eastAsia="新細明體" w:hAnsi="新細明體" w:cs="新細明體"/>
            <w:color w:val="0000FF"/>
            <w:lang w:val="en-US" w:eastAsia="zh-TW"/>
            <w:rPrChange w:id="1193" w:author="Lin Miirabai" w:date="2013-07-01T14:28:00Z">
              <w:rPr>
                <w:rFonts w:ascii="新細明體" w:eastAsia="新細明體" w:hAnsi="新細明體" w:cs="新細明體"/>
                <w:lang w:val="en-US" w:eastAsia="zh-TW"/>
              </w:rPr>
            </w:rPrChange>
          </w:rPr>
          <w:t>/</w:t>
        </w:r>
        <w:r w:rsidRPr="0057027A">
          <w:rPr>
            <w:rFonts w:ascii="新細明體" w:eastAsia="新細明體" w:hAnsi="新細明體" w:cs="新細明體" w:hint="eastAsia"/>
            <w:color w:val="0000FF"/>
            <w:lang w:val="en-US" w:eastAsia="zh-TW"/>
            <w:rPrChange w:id="1194" w:author="Lin Miirabai" w:date="2013-07-01T14:28:00Z">
              <w:rPr>
                <w:rFonts w:ascii="新細明體" w:eastAsia="新細明體" w:hAnsi="新細明體" w:cs="新細明體" w:hint="eastAsia"/>
                <w:lang w:val="en-US" w:eastAsia="zh-TW"/>
              </w:rPr>
            </w:rPrChange>
          </w:rPr>
          <w:t>頁腳和頁碼</w:t>
        </w:r>
      </w:ins>
    </w:p>
    <w:p w14:paraId="67CCD44C" w14:textId="1D055462" w:rsidR="009B2A72" w:rsidRPr="0057027A" w:rsidRDefault="009B2A72" w:rsidP="00072F8C">
      <w:pPr>
        <w:ind w:left="3686" w:hanging="3686"/>
        <w:rPr>
          <w:ins w:id="1195" w:author="Lin Miirabai" w:date="2013-07-01T14:01:00Z"/>
          <w:rFonts w:ascii="新細明體" w:eastAsia="新細明體" w:hAnsi="新細明體" w:cs="新細明體" w:hint="eastAsia"/>
          <w:color w:val="0000FF"/>
          <w:lang w:eastAsia="zh-TW"/>
          <w:rPrChange w:id="1196" w:author="Lin Miirabai" w:date="2013-07-01T14:28:00Z">
            <w:rPr>
              <w:ins w:id="1197" w:author="Lin Miirabai" w:date="2013-07-01T14:01:00Z"/>
              <w:rFonts w:cs="Arial" w:hint="eastAsia"/>
              <w:lang w:eastAsia="zh-TW"/>
            </w:rPr>
          </w:rPrChange>
        </w:rPr>
      </w:pPr>
      <w:ins w:id="1198" w:author="Lin Miirabai" w:date="2013-07-01T14:04:00Z">
        <w:r w:rsidRPr="0057027A">
          <w:rPr>
            <w:rFonts w:ascii="新細明體" w:eastAsia="新細明體" w:hAnsi="新細明體" w:cs="新細明體" w:hint="eastAsia"/>
            <w:color w:val="0000FF"/>
            <w:lang w:eastAsia="zh-TW"/>
            <w:rPrChange w:id="1199" w:author="Lin Miirabai" w:date="2013-07-01T14:28:00Z">
              <w:rPr>
                <w:rFonts w:ascii="新細明體" w:eastAsia="新細明體" w:hAnsi="新細明體" w:cs="新細明體" w:hint="eastAsia"/>
                <w:lang w:eastAsia="zh-TW"/>
              </w:rPr>
            </w:rPrChange>
          </w:rPr>
          <w:t>出血</w:t>
        </w:r>
        <w:r w:rsidRPr="0057027A">
          <w:rPr>
            <w:rFonts w:ascii="新細明體" w:eastAsia="新細明體" w:hAnsi="新細明體" w:cs="新細明體" w:hint="eastAsia"/>
            <w:color w:val="0000FF"/>
            <w:lang w:eastAsia="zh-TW"/>
            <w:rPrChange w:id="1200" w:author="Lin Miirabai" w:date="2013-07-01T14:28:00Z">
              <w:rPr>
                <w:rFonts w:ascii="新細明體" w:eastAsia="新細明體" w:hAnsi="新細明體" w:cs="新細明體" w:hint="eastAsia"/>
                <w:lang w:eastAsia="zh-TW"/>
              </w:rPr>
            </w:rPrChange>
          </w:rPr>
          <w:tab/>
        </w:r>
      </w:ins>
      <w:ins w:id="1201" w:author="Lin Miirabai" w:date="2013-07-01T14:05:00Z">
        <w:r w:rsidRPr="0057027A">
          <w:rPr>
            <w:rFonts w:ascii="新細明體" w:eastAsia="新細明體" w:hAnsi="新細明體" w:cs="新細明體" w:hint="eastAsia"/>
            <w:color w:val="0000FF"/>
            <w:lang w:eastAsia="zh-TW"/>
            <w:rPrChange w:id="1202" w:author="Lin Miirabai" w:date="2013-07-01T14:28:00Z">
              <w:rPr>
                <w:rFonts w:ascii="新細明體" w:eastAsia="新細明體" w:hAnsi="新細明體" w:cs="新細明體" w:hint="eastAsia"/>
                <w:lang w:eastAsia="zh-TW"/>
              </w:rPr>
            </w:rPrChange>
          </w:rPr>
          <w:t>：</w:t>
        </w:r>
        <w:r w:rsidRPr="0057027A">
          <w:rPr>
            <w:color w:val="0000FF"/>
            <w:rPrChange w:id="1203" w:author="Lin Miirabai" w:date="2013-07-01T14:28:00Z">
              <w:rPr/>
            </w:rPrChange>
          </w:rPr>
          <w:t>3 mm</w:t>
        </w:r>
      </w:ins>
    </w:p>
    <w:p w14:paraId="31C36A7D" w14:textId="75EEDAD2" w:rsidR="009B2A72" w:rsidRPr="0057027A" w:rsidRDefault="009B2A72">
      <w:pPr>
        <w:rPr>
          <w:ins w:id="1204" w:author="Lin Miirabai" w:date="2013-07-01T14:09:00Z"/>
          <w:rFonts w:ascii="新細明體" w:eastAsia="新細明體" w:hAnsi="新細明體" w:cs="新細明體" w:hint="eastAsia"/>
          <w:color w:val="0000FF"/>
          <w:lang w:eastAsia="zh-TW"/>
          <w:rPrChange w:id="1205" w:author="Lin Miirabai" w:date="2013-07-01T14:28:00Z">
            <w:rPr>
              <w:ins w:id="1206" w:author="Lin Miirabai" w:date="2013-07-01T14:09:00Z"/>
              <w:rFonts w:ascii="新細明體" w:eastAsia="新細明體" w:hAnsi="新細明體" w:cs="新細明體" w:hint="eastAsia"/>
              <w:lang w:eastAsia="zh-TW"/>
            </w:rPr>
          </w:rPrChange>
        </w:rPr>
      </w:pPr>
      <w:ins w:id="1207" w:author="Lin Miirabai" w:date="2013-07-01T14:08:00Z">
        <w:r w:rsidRPr="0057027A">
          <w:rPr>
            <w:rFonts w:ascii="新細明體" w:eastAsia="新細明體" w:hAnsi="新細明體" w:cs="新細明體" w:hint="eastAsia"/>
            <w:color w:val="0000FF"/>
            <w:lang w:eastAsia="zh-TW"/>
            <w:rPrChange w:id="1208" w:author="Lin Miirabai" w:date="2013-07-01T14:28:00Z">
              <w:rPr>
                <w:rFonts w:ascii="新細明體" w:eastAsia="新細明體" w:hAnsi="新細明體" w:cs="新細明體" w:hint="eastAsia"/>
                <w:lang w:eastAsia="zh-TW"/>
              </w:rPr>
            </w:rPrChange>
          </w:rPr>
          <w:t>色彩（封面、書背和封底）</w:t>
        </w:r>
        <w:r w:rsidRPr="0057027A">
          <w:rPr>
            <w:rFonts w:ascii="新細明體" w:eastAsia="新細明體" w:hAnsi="新細明體" w:cs="新細明體" w:hint="eastAsia"/>
            <w:color w:val="0000FF"/>
            <w:lang w:eastAsia="zh-TW"/>
            <w:rPrChange w:id="1209" w:author="Lin Miirabai" w:date="2013-07-01T14:28:00Z">
              <w:rPr>
                <w:rFonts w:ascii="新細明體" w:eastAsia="新細明體" w:hAnsi="新細明體" w:cs="新細明體" w:hint="eastAsia"/>
                <w:lang w:eastAsia="zh-TW"/>
              </w:rPr>
            </w:rPrChange>
          </w:rPr>
          <w:tab/>
        </w:r>
        <w:r w:rsidRPr="0057027A">
          <w:rPr>
            <w:rFonts w:ascii="新細明體" w:eastAsia="新細明體" w:hAnsi="新細明體" w:cs="新細明體" w:hint="eastAsia"/>
            <w:color w:val="0000FF"/>
            <w:lang w:eastAsia="zh-TW"/>
            <w:rPrChange w:id="1210" w:author="Lin Miirabai" w:date="2013-07-01T14:28:00Z">
              <w:rPr>
                <w:rFonts w:ascii="新細明體" w:eastAsia="新細明體" w:hAnsi="新細明體" w:cs="新細明體" w:hint="eastAsia"/>
                <w:lang w:eastAsia="zh-TW"/>
              </w:rPr>
            </w:rPrChange>
          </w:rPr>
          <w:tab/>
          <w:t xml:space="preserve"> ：</w:t>
        </w:r>
        <w:r w:rsidRPr="0057027A">
          <w:rPr>
            <w:color w:val="0000FF"/>
            <w:rPrChange w:id="1211" w:author="Lin Miirabai" w:date="2013-07-01T14:28:00Z">
              <w:rPr/>
            </w:rPrChange>
          </w:rPr>
          <w:t>CMYK</w:t>
        </w:r>
      </w:ins>
      <w:ins w:id="1212" w:author="Lin Miirabai" w:date="2013-07-01T14:09:00Z">
        <w:r w:rsidRPr="0057027A">
          <w:rPr>
            <w:rFonts w:ascii="新細明體" w:eastAsia="新細明體" w:hAnsi="新細明體" w:cs="新細明體" w:hint="eastAsia"/>
            <w:color w:val="0000FF"/>
            <w:lang w:eastAsia="zh-TW"/>
            <w:rPrChange w:id="1213" w:author="Lin Miirabai" w:date="2013-07-01T14:28:00Z">
              <w:rPr>
                <w:rFonts w:ascii="新細明體" w:eastAsia="新細明體" w:hAnsi="新細明體" w:cs="新細明體" w:hint="eastAsia"/>
                <w:lang w:eastAsia="zh-TW"/>
              </w:rPr>
            </w:rPrChange>
          </w:rPr>
          <w:t>、特別色刀模</w:t>
        </w:r>
      </w:ins>
      <w:ins w:id="1214" w:author="Lin Miirabai" w:date="2013-07-01T17:19:00Z">
        <w:r w:rsidR="00236FEF">
          <w:rPr>
            <w:rFonts w:ascii="新細明體" w:eastAsia="新細明體" w:hAnsi="新細明體" w:cs="新細明體" w:hint="eastAsia"/>
            <w:color w:val="0000FF"/>
            <w:lang w:eastAsia="zh-TW"/>
          </w:rPr>
          <w:t>版</w:t>
        </w:r>
      </w:ins>
    </w:p>
    <w:p w14:paraId="322766DE" w14:textId="49FCA6D2" w:rsidR="009B2A72" w:rsidRPr="0057027A" w:rsidRDefault="009B2A72">
      <w:pPr>
        <w:rPr>
          <w:ins w:id="1215" w:author="Lin Miirabai" w:date="2013-07-01T14:16:00Z"/>
          <w:rFonts w:ascii="新細明體" w:eastAsia="新細明體" w:hAnsi="新細明體" w:cs="新細明體" w:hint="eastAsia"/>
          <w:color w:val="0000FF"/>
          <w:lang w:eastAsia="zh-TW"/>
          <w:rPrChange w:id="1216" w:author="Lin Miirabai" w:date="2013-07-01T14:28:00Z">
            <w:rPr>
              <w:ins w:id="1217" w:author="Lin Miirabai" w:date="2013-07-01T14:16:00Z"/>
              <w:rFonts w:ascii="新細明體" w:eastAsia="新細明體" w:hAnsi="新細明體" w:cs="新細明體" w:hint="eastAsia"/>
              <w:lang w:eastAsia="zh-TW"/>
            </w:rPr>
          </w:rPrChange>
        </w:rPr>
      </w:pPr>
      <w:ins w:id="1218" w:author="Lin Miirabai" w:date="2013-07-01T14:09:00Z">
        <w:r w:rsidRPr="0057027A">
          <w:rPr>
            <w:rFonts w:ascii="新細明體" w:eastAsia="新細明體" w:hAnsi="新細明體" w:cs="新細明體" w:hint="eastAsia"/>
            <w:color w:val="0000FF"/>
            <w:lang w:eastAsia="zh-TW"/>
            <w:rPrChange w:id="1219" w:author="Lin Miirabai" w:date="2013-07-01T14:28:00Z">
              <w:rPr>
                <w:rFonts w:ascii="新細明體" w:eastAsia="新細明體" w:hAnsi="新細明體" w:cs="新細明體" w:hint="eastAsia"/>
                <w:lang w:eastAsia="zh-TW"/>
              </w:rPr>
            </w:rPrChange>
          </w:rPr>
          <w:t>色彩（</w:t>
        </w:r>
      </w:ins>
      <w:ins w:id="1220" w:author="Lin Miirabai" w:date="2013-07-01T14:14:00Z">
        <w:r w:rsidR="00C74107" w:rsidRPr="0057027A">
          <w:rPr>
            <w:rFonts w:ascii="新細明體" w:eastAsia="新細明體" w:hAnsi="新細明體" w:cs="新細明體" w:hint="eastAsia"/>
            <w:color w:val="0000FF"/>
            <w:lang w:eastAsia="zh-TW"/>
            <w:rPrChange w:id="1221" w:author="Lin Miirabai" w:date="2013-07-01T14:28:00Z">
              <w:rPr>
                <w:rFonts w:ascii="新細明體" w:eastAsia="新細明體" w:hAnsi="新細明體" w:cs="新細明體" w:hint="eastAsia"/>
                <w:color w:val="0000FF"/>
                <w:lang w:eastAsia="zh-TW"/>
              </w:rPr>
            </w:rPrChange>
          </w:rPr>
          <w:t>雜誌內頁</w:t>
        </w:r>
      </w:ins>
      <w:ins w:id="1222" w:author="Lin Miirabai" w:date="2013-07-01T14:09:00Z">
        <w:r w:rsidRPr="0057027A">
          <w:rPr>
            <w:rFonts w:ascii="新細明體" w:eastAsia="新細明體" w:hAnsi="新細明體" w:cs="新細明體" w:hint="eastAsia"/>
            <w:color w:val="0000FF"/>
            <w:lang w:eastAsia="zh-TW"/>
            <w:rPrChange w:id="1223" w:author="Lin Miirabai" w:date="2013-07-01T14:28:00Z">
              <w:rPr>
                <w:rFonts w:ascii="新細明體" w:eastAsia="新細明體" w:hAnsi="新細明體" w:cs="新細明體" w:hint="eastAsia"/>
                <w:lang w:eastAsia="zh-TW"/>
              </w:rPr>
            </w:rPrChange>
          </w:rPr>
          <w:t>）</w:t>
        </w:r>
      </w:ins>
      <w:ins w:id="1224" w:author="Lin Miirabai" w:date="2013-07-01T14:15:00Z">
        <w:r w:rsidR="00C74107" w:rsidRPr="0057027A">
          <w:rPr>
            <w:rFonts w:ascii="新細明體" w:eastAsia="新細明體" w:hAnsi="新細明體" w:cs="新細明體" w:hint="eastAsia"/>
            <w:color w:val="0000FF"/>
            <w:lang w:eastAsia="zh-TW"/>
            <w:rPrChange w:id="1225" w:author="Lin Miirabai" w:date="2013-07-01T14:28:00Z">
              <w:rPr>
                <w:rFonts w:ascii="新細明體" w:eastAsia="新細明體" w:hAnsi="新細明體" w:cs="新細明體" w:hint="eastAsia"/>
                <w:color w:val="0000FF"/>
                <w:lang w:eastAsia="zh-TW"/>
              </w:rPr>
            </w:rPrChange>
          </w:rPr>
          <w:tab/>
        </w:r>
      </w:ins>
      <w:ins w:id="1226" w:author="Lin Miirabai" w:date="2013-07-01T14:14:00Z">
        <w:r w:rsidR="00C74107" w:rsidRPr="0057027A">
          <w:rPr>
            <w:rFonts w:ascii="新細明體" w:eastAsia="新細明體" w:hAnsi="新細明體" w:cs="新細明體" w:hint="eastAsia"/>
            <w:color w:val="0000FF"/>
            <w:lang w:eastAsia="zh-TW"/>
            <w:rPrChange w:id="1227" w:author="Lin Miirabai" w:date="2013-07-01T14:28:00Z">
              <w:rPr>
                <w:rFonts w:ascii="新細明體" w:eastAsia="新細明體" w:hAnsi="新細明體" w:cs="新細明體" w:hint="eastAsia"/>
                <w:color w:val="0000FF"/>
                <w:lang w:eastAsia="zh-TW"/>
              </w:rPr>
            </w:rPrChange>
          </w:rPr>
          <w:tab/>
        </w:r>
        <w:r w:rsidR="00C74107" w:rsidRPr="0057027A">
          <w:rPr>
            <w:rFonts w:ascii="新細明體" w:eastAsia="新細明體" w:hAnsi="新細明體" w:cs="新細明體" w:hint="eastAsia"/>
            <w:color w:val="0000FF"/>
            <w:lang w:eastAsia="zh-TW"/>
            <w:rPrChange w:id="1228" w:author="Lin Miirabai" w:date="2013-07-01T14:28:00Z">
              <w:rPr>
                <w:rFonts w:ascii="新細明體" w:eastAsia="新細明體" w:hAnsi="新細明體" w:cs="新細明體" w:hint="eastAsia"/>
                <w:color w:val="0000FF"/>
                <w:lang w:eastAsia="zh-TW"/>
              </w:rPr>
            </w:rPrChange>
          </w:rPr>
          <w:tab/>
          <w:t xml:space="preserve"> ：</w:t>
        </w:r>
      </w:ins>
      <w:ins w:id="1229" w:author="Lin Miirabai" w:date="2013-07-01T14:15:00Z">
        <w:r w:rsidR="00C74107" w:rsidRPr="0057027A">
          <w:rPr>
            <w:color w:val="0000FF"/>
            <w:rPrChange w:id="1230" w:author="Lin Miirabai" w:date="2013-07-01T14:28:00Z">
              <w:rPr/>
            </w:rPrChange>
          </w:rPr>
          <w:t>2</w:t>
        </w:r>
      </w:ins>
      <w:ins w:id="1231" w:author="Lin Miirabai" w:date="2013-07-01T14:16:00Z">
        <w:r w:rsidR="00C74107" w:rsidRPr="0057027A">
          <w:rPr>
            <w:rFonts w:ascii="新細明體" w:eastAsia="新細明體" w:hAnsi="新細明體" w:cs="新細明體" w:hint="eastAsia"/>
            <w:color w:val="0000FF"/>
            <w:lang w:eastAsia="zh-TW"/>
            <w:rPrChange w:id="1232" w:author="Lin Miirabai" w:date="2013-07-01T14:28:00Z">
              <w:rPr>
                <w:rFonts w:ascii="新細明體" w:eastAsia="新細明體" w:hAnsi="新細明體" w:cs="新細明體" w:hint="eastAsia"/>
                <w:lang w:eastAsia="zh-TW"/>
              </w:rPr>
            </w:rPrChange>
          </w:rPr>
          <w:t>個色彩（</w:t>
        </w:r>
        <w:r w:rsidR="00C74107" w:rsidRPr="0057027A">
          <w:rPr>
            <w:color w:val="0000FF"/>
            <w:rPrChange w:id="1233" w:author="Lin Miirabai" w:date="2013-07-01T14:28:00Z">
              <w:rPr/>
            </w:rPrChange>
          </w:rPr>
          <w:t>PMS 7549 C</w:t>
        </w:r>
        <w:r w:rsidR="00C74107" w:rsidRPr="0057027A">
          <w:rPr>
            <w:rFonts w:ascii="新細明體" w:eastAsia="新細明體" w:hAnsi="新細明體" w:cs="新細明體" w:hint="eastAsia"/>
            <w:color w:val="0000FF"/>
            <w:lang w:eastAsia="zh-TW"/>
            <w:rPrChange w:id="1234" w:author="Lin Miirabai" w:date="2013-07-01T14:28:00Z">
              <w:rPr>
                <w:rFonts w:ascii="新細明體" w:eastAsia="新細明體" w:hAnsi="新細明體" w:cs="新細明體" w:hint="eastAsia"/>
                <w:lang w:eastAsia="zh-TW"/>
              </w:rPr>
            </w:rPrChange>
          </w:rPr>
          <w:t>和黑色）</w:t>
        </w:r>
      </w:ins>
    </w:p>
    <w:p w14:paraId="6A38EBA7" w14:textId="115767FB" w:rsidR="00C74107" w:rsidRPr="0057027A" w:rsidRDefault="00C74107">
      <w:pPr>
        <w:rPr>
          <w:ins w:id="1235" w:author="Lin Miirabai" w:date="2013-07-01T14:19:00Z"/>
          <w:rFonts w:hint="eastAsia"/>
          <w:color w:val="0000FF"/>
          <w:lang w:val="en-US" w:eastAsia="zh-TW"/>
          <w:rPrChange w:id="1236" w:author="Lin Miirabai" w:date="2013-07-01T14:28:00Z">
            <w:rPr>
              <w:ins w:id="1237" w:author="Lin Miirabai" w:date="2013-07-01T14:19:00Z"/>
              <w:rFonts w:hint="eastAsia"/>
              <w:lang w:val="en-US" w:eastAsia="zh-TW"/>
            </w:rPr>
          </w:rPrChange>
        </w:rPr>
      </w:pPr>
      <w:ins w:id="1238" w:author="Lin Miirabai" w:date="2013-07-01T14:16:00Z">
        <w:r w:rsidRPr="0057027A">
          <w:rPr>
            <w:rFonts w:ascii="新細明體" w:eastAsia="新細明體" w:hAnsi="新細明體" w:cs="新細明體" w:hint="eastAsia"/>
            <w:color w:val="0000FF"/>
            <w:lang w:eastAsia="zh-TW"/>
            <w:rPrChange w:id="1239" w:author="Lin Miirabai" w:date="2013-07-01T14:28:00Z">
              <w:rPr>
                <w:rFonts w:ascii="新細明體" w:eastAsia="新細明體" w:hAnsi="新細明體" w:cs="新細明體" w:hint="eastAsia"/>
                <w:lang w:eastAsia="zh-TW"/>
              </w:rPr>
            </w:rPrChange>
          </w:rPr>
          <w:t>外掛</w:t>
        </w:r>
        <w:r w:rsidRPr="0057027A">
          <w:rPr>
            <w:color w:val="0000FF"/>
            <w:rPrChange w:id="1240" w:author="Lin Miirabai" w:date="2013-07-01T14:28:00Z">
              <w:rPr/>
            </w:rPrChange>
          </w:rPr>
          <w:t>PDF ICC</w:t>
        </w:r>
      </w:ins>
      <w:ins w:id="1241" w:author="Lin Miirabai" w:date="2013-07-01T14:17:00Z">
        <w:r w:rsidRPr="0057027A">
          <w:rPr>
            <w:rFonts w:ascii="新細明體" w:eastAsia="新細明體" w:hAnsi="新細明體" w:cs="新細明體" w:hint="eastAsia"/>
            <w:color w:val="0000FF"/>
            <w:lang w:eastAsia="zh-TW"/>
            <w:rPrChange w:id="1242" w:author="Lin Miirabai" w:date="2013-07-01T14:28:00Z">
              <w:rPr>
                <w:rFonts w:ascii="新細明體" w:eastAsia="新細明體" w:hAnsi="新細明體" w:cs="新細明體" w:hint="eastAsia"/>
                <w:lang w:eastAsia="zh-TW"/>
              </w:rPr>
            </w:rPrChange>
          </w:rPr>
          <w:t>色彩描述檔</w:t>
        </w:r>
        <w:r w:rsidRPr="0057027A">
          <w:rPr>
            <w:rFonts w:ascii="新細明體" w:eastAsia="新細明體" w:hAnsi="新細明體" w:cs="新細明體" w:hint="eastAsia"/>
            <w:color w:val="0000FF"/>
            <w:lang w:eastAsia="zh-TW"/>
            <w:rPrChange w:id="1243" w:author="Lin Miirabai" w:date="2013-07-01T14:28:00Z">
              <w:rPr>
                <w:rFonts w:ascii="新細明體" w:eastAsia="新細明體" w:hAnsi="新細明體" w:cs="新細明體" w:hint="eastAsia"/>
                <w:lang w:eastAsia="zh-TW"/>
              </w:rPr>
            </w:rPrChange>
          </w:rPr>
          <w:tab/>
        </w:r>
        <w:r w:rsidRPr="0057027A">
          <w:rPr>
            <w:rFonts w:ascii="新細明體" w:eastAsia="新細明體" w:hAnsi="新細明體" w:cs="新細明體" w:hint="eastAsia"/>
            <w:color w:val="0000FF"/>
            <w:lang w:eastAsia="zh-TW"/>
            <w:rPrChange w:id="1244" w:author="Lin Miirabai" w:date="2013-07-01T14:28:00Z">
              <w:rPr>
                <w:rFonts w:ascii="新細明體" w:eastAsia="新細明體" w:hAnsi="新細明體" w:cs="新細明體" w:hint="eastAsia"/>
                <w:lang w:eastAsia="zh-TW"/>
              </w:rPr>
            </w:rPrChange>
          </w:rPr>
          <w:tab/>
          <w:t xml:space="preserve"> ：</w:t>
        </w:r>
      </w:ins>
      <w:ins w:id="1245" w:author="Lin Miirabai" w:date="2013-07-01T14:18:00Z">
        <w:r w:rsidRPr="0057027A">
          <w:rPr>
            <w:color w:val="0000FF"/>
            <w:rPrChange w:id="1246" w:author="Lin Miirabai" w:date="2013-07-01T14:28:00Z">
              <w:rPr/>
            </w:rPrChange>
          </w:rPr>
          <w:t>ISO Web coated FOGRA28</w:t>
        </w:r>
        <w:r w:rsidRPr="0057027A">
          <w:rPr>
            <w:color w:val="0000FF"/>
            <w:lang w:val="en-US"/>
            <w:rPrChange w:id="1247" w:author="Lin Miirabai" w:date="2013-07-01T14:28:00Z">
              <w:rPr>
                <w:lang w:val="en-US"/>
              </w:rPr>
            </w:rPrChange>
          </w:rPr>
          <w:t xml:space="preserve"> </w:t>
        </w:r>
      </w:ins>
    </w:p>
    <w:p w14:paraId="27B65DEA" w14:textId="5684BF32" w:rsidR="00C74107" w:rsidRPr="0057027A" w:rsidRDefault="00C74107" w:rsidP="00C74107">
      <w:pPr>
        <w:ind w:left="3600"/>
        <w:rPr>
          <w:ins w:id="1248" w:author="Lin Miirabai" w:date="2013-07-01T14:19:00Z"/>
          <w:rFonts w:hint="eastAsia"/>
          <w:color w:val="0000FF"/>
          <w:lang w:eastAsia="zh-TW"/>
          <w:rPrChange w:id="1249" w:author="Lin Miirabai" w:date="2013-07-01T14:28:00Z">
            <w:rPr>
              <w:ins w:id="1250" w:author="Lin Miirabai" w:date="2013-07-01T14:19:00Z"/>
              <w:rFonts w:hint="eastAsia"/>
              <w:lang w:eastAsia="zh-TW"/>
            </w:rPr>
          </w:rPrChange>
        </w:rPr>
        <w:pPrChange w:id="1251" w:author="Lin Miirabai" w:date="2013-07-01T14:19:00Z">
          <w:pPr/>
        </w:pPrChange>
      </w:pPr>
      <w:ins w:id="1252" w:author="Lin Miirabai" w:date="2013-07-01T14:19:00Z">
        <w:r w:rsidRPr="0057027A">
          <w:rPr>
            <w:rFonts w:hint="eastAsia"/>
            <w:color w:val="0000FF"/>
            <w:lang w:val="en-US" w:eastAsia="zh-TW"/>
            <w:rPrChange w:id="1253" w:author="Lin Miirabai" w:date="2013-07-01T14:28:00Z">
              <w:rPr>
                <w:rFonts w:hint="eastAsia"/>
                <w:lang w:val="en-US" w:eastAsia="zh-TW"/>
              </w:rPr>
            </w:rPrChange>
          </w:rPr>
          <w:t xml:space="preserve">   </w:t>
        </w:r>
      </w:ins>
      <w:ins w:id="1254" w:author="Lin Miirabai" w:date="2013-07-01T14:18:00Z">
        <w:r w:rsidRPr="0057027A">
          <w:rPr>
            <w:rFonts w:ascii="新細明體" w:eastAsia="新細明體" w:hAnsi="新細明體" w:cs="新細明體" w:hint="eastAsia"/>
            <w:color w:val="0000FF"/>
            <w:lang w:val="en-US" w:eastAsia="zh-TW"/>
            <w:rPrChange w:id="1255" w:author="Lin Miirabai" w:date="2013-07-01T14:28:00Z">
              <w:rPr>
                <w:rFonts w:ascii="新細明體" w:eastAsia="新細明體" w:hAnsi="新細明體" w:cs="新細明體" w:hint="eastAsia"/>
                <w:lang w:val="en-US" w:eastAsia="zh-TW"/>
              </w:rPr>
            </w:rPrChange>
          </w:rPr>
          <w:t>油墨總印量</w:t>
        </w:r>
        <w:r w:rsidRPr="0057027A">
          <w:rPr>
            <w:color w:val="0000FF"/>
            <w:rPrChange w:id="1256" w:author="Lin Miirabai" w:date="2013-07-01T14:28:00Z">
              <w:rPr/>
            </w:rPrChange>
          </w:rPr>
          <w:t>300%</w:t>
        </w:r>
      </w:ins>
      <w:ins w:id="1257" w:author="Lin Miirabai" w:date="2013-07-01T14:20:00Z">
        <w:r w:rsidRPr="0057027A">
          <w:rPr>
            <w:rFonts w:ascii="新細明體" w:eastAsia="新細明體" w:hAnsi="新細明體" w:cs="新細明體" w:hint="eastAsia"/>
            <w:color w:val="0000FF"/>
            <w:lang w:eastAsia="zh-TW"/>
            <w:rPrChange w:id="1258" w:author="Lin Miirabai" w:date="2013-07-01T14:28:00Z">
              <w:rPr>
                <w:rFonts w:ascii="新細明體" w:eastAsia="新細明體" w:hAnsi="新細明體" w:cs="新細明體" w:hint="eastAsia"/>
                <w:color w:val="0000FF"/>
                <w:lang w:eastAsia="zh-TW"/>
              </w:rPr>
            </w:rPrChange>
          </w:rPr>
          <w:t>（</w:t>
        </w:r>
      </w:ins>
      <w:ins w:id="1259" w:author="Lin Miirabai" w:date="2013-07-01T14:19:00Z">
        <w:r w:rsidRPr="0057027A">
          <w:rPr>
            <w:rFonts w:ascii="新細明體" w:eastAsia="新細明體" w:hAnsi="新細明體" w:cs="新細明體" w:hint="eastAsia"/>
            <w:color w:val="0000FF"/>
            <w:lang w:eastAsia="zh-TW"/>
            <w:rPrChange w:id="1260" w:author="Lin Miirabai" w:date="2013-07-01T14:28:00Z">
              <w:rPr>
                <w:rFonts w:ascii="新細明體" w:eastAsia="新細明體" w:hAnsi="新細明體" w:cs="新細明體" w:hint="eastAsia"/>
                <w:lang w:eastAsia="zh-TW"/>
              </w:rPr>
            </w:rPrChange>
          </w:rPr>
          <w:t>封面與封底</w:t>
        </w:r>
      </w:ins>
      <w:ins w:id="1261" w:author="Lin Miirabai" w:date="2013-07-01T14:20:00Z">
        <w:r w:rsidRPr="0057027A">
          <w:rPr>
            <w:rFonts w:ascii="新細明體" w:eastAsia="新細明體" w:hAnsi="新細明體" w:cs="新細明體" w:hint="eastAsia"/>
            <w:color w:val="0000FF"/>
            <w:lang w:eastAsia="zh-TW"/>
            <w:rPrChange w:id="1262" w:author="Lin Miirabai" w:date="2013-07-01T14:28:00Z">
              <w:rPr>
                <w:rFonts w:ascii="新細明體" w:eastAsia="新細明體" w:hAnsi="新細明體" w:cs="新細明體" w:hint="eastAsia"/>
                <w:color w:val="0000FF"/>
                <w:lang w:eastAsia="zh-TW"/>
              </w:rPr>
            </w:rPrChange>
          </w:rPr>
          <w:t>），</w:t>
        </w:r>
      </w:ins>
      <w:ins w:id="1263" w:author="Lin Miirabai" w:date="2013-07-01T14:19:00Z">
        <w:r w:rsidRPr="0057027A">
          <w:rPr>
            <w:color w:val="0000FF"/>
            <w:rPrChange w:id="1264" w:author="Lin Miirabai" w:date="2013-07-01T14:28:00Z">
              <w:rPr/>
            </w:rPrChange>
          </w:rPr>
          <w:t>200%</w:t>
        </w:r>
        <w:r w:rsidRPr="0057027A">
          <w:rPr>
            <w:rFonts w:hint="eastAsia"/>
            <w:color w:val="0000FF"/>
            <w:lang w:eastAsia="zh-TW"/>
            <w:rPrChange w:id="1265" w:author="Lin Miirabai" w:date="2013-07-01T14:28:00Z">
              <w:rPr>
                <w:rFonts w:hint="eastAsia"/>
                <w:lang w:eastAsia="zh-TW"/>
              </w:rPr>
            </w:rPrChange>
          </w:rPr>
          <w:t>（</w:t>
        </w:r>
        <w:r w:rsidRPr="0057027A">
          <w:rPr>
            <w:rFonts w:ascii="新細明體" w:eastAsia="新細明體" w:hAnsi="新細明體" w:cs="新細明體" w:hint="eastAsia"/>
            <w:color w:val="0000FF"/>
            <w:lang w:eastAsia="zh-TW"/>
            <w:rPrChange w:id="1266" w:author="Lin Miirabai" w:date="2013-07-01T14:28:00Z">
              <w:rPr>
                <w:rFonts w:ascii="新細明體" w:eastAsia="新細明體" w:hAnsi="新細明體" w:cs="新細明體" w:hint="eastAsia"/>
                <w:lang w:eastAsia="zh-TW"/>
              </w:rPr>
            </w:rPrChange>
          </w:rPr>
          <w:t>雜誌內頁</w:t>
        </w:r>
        <w:r w:rsidRPr="0057027A">
          <w:rPr>
            <w:rFonts w:hint="eastAsia"/>
            <w:color w:val="0000FF"/>
            <w:lang w:eastAsia="zh-TW"/>
            <w:rPrChange w:id="1267" w:author="Lin Miirabai" w:date="2013-07-01T14:28:00Z">
              <w:rPr>
                <w:rFonts w:hint="eastAsia"/>
                <w:lang w:eastAsia="zh-TW"/>
              </w:rPr>
            </w:rPrChange>
          </w:rPr>
          <w:t>）</w:t>
        </w:r>
      </w:ins>
    </w:p>
    <w:p w14:paraId="3FA2C07B" w14:textId="4AA6B5DD" w:rsidR="00C74107" w:rsidRPr="0057027A" w:rsidRDefault="00394B8B" w:rsidP="00C74107">
      <w:pPr>
        <w:rPr>
          <w:ins w:id="1268" w:author="Lin Miirabai" w:date="2013-07-01T14:22:00Z"/>
          <w:rFonts w:ascii="新細明體" w:eastAsia="新細明體" w:hAnsi="新細明體" w:cs="新細明體" w:hint="eastAsia"/>
          <w:color w:val="0000FF"/>
          <w:lang w:eastAsia="zh-TW"/>
          <w:rPrChange w:id="1269" w:author="Lin Miirabai" w:date="2013-07-01T14:28:00Z">
            <w:rPr>
              <w:ins w:id="1270" w:author="Lin Miirabai" w:date="2013-07-01T14:22:00Z"/>
              <w:rFonts w:ascii="新細明體" w:eastAsia="新細明體" w:hAnsi="新細明體" w:cs="新細明體" w:hint="eastAsia"/>
              <w:lang w:eastAsia="zh-TW"/>
            </w:rPr>
          </w:rPrChange>
        </w:rPr>
        <w:pPrChange w:id="1271" w:author="Lin Miirabai" w:date="2013-07-01T14:20:00Z">
          <w:pPr/>
        </w:pPrChange>
      </w:pPr>
      <w:ins w:id="1272" w:author="Lin Miirabai" w:date="2013-07-01T14:20:00Z">
        <w:r w:rsidRPr="0057027A">
          <w:rPr>
            <w:rFonts w:ascii="新細明體" w:eastAsia="新細明體" w:hAnsi="新細明體" w:cs="新細明體" w:hint="eastAsia"/>
            <w:color w:val="0000FF"/>
            <w:lang w:eastAsia="zh-TW"/>
            <w:rPrChange w:id="1273" w:author="Lin Miirabai" w:date="2013-07-01T14:28:00Z">
              <w:rPr>
                <w:rFonts w:ascii="新細明體" w:eastAsia="新細明體" w:hAnsi="新細明體" w:cs="新細明體" w:hint="eastAsia"/>
                <w:lang w:eastAsia="zh-TW"/>
              </w:rPr>
            </w:rPrChange>
          </w:rPr>
          <w:t>印刷系統</w:t>
        </w:r>
        <w:r w:rsidRPr="0057027A">
          <w:rPr>
            <w:rFonts w:ascii="新細明體" w:eastAsia="新細明體" w:hAnsi="新細明體" w:cs="新細明體" w:hint="eastAsia"/>
            <w:color w:val="0000FF"/>
            <w:lang w:eastAsia="zh-TW"/>
            <w:rPrChange w:id="1274" w:author="Lin Miirabai" w:date="2013-07-01T14:28:00Z">
              <w:rPr>
                <w:rFonts w:ascii="新細明體" w:eastAsia="新細明體" w:hAnsi="新細明體" w:cs="新細明體" w:hint="eastAsia"/>
                <w:lang w:eastAsia="zh-TW"/>
              </w:rPr>
            </w:rPrChange>
          </w:rPr>
          <w:tab/>
        </w:r>
        <w:r w:rsidRPr="0057027A">
          <w:rPr>
            <w:rFonts w:ascii="新細明體" w:eastAsia="新細明體" w:hAnsi="新細明體" w:cs="新細明體" w:hint="eastAsia"/>
            <w:color w:val="0000FF"/>
            <w:lang w:eastAsia="zh-TW"/>
            <w:rPrChange w:id="1275" w:author="Lin Miirabai" w:date="2013-07-01T14:28:00Z">
              <w:rPr>
                <w:rFonts w:ascii="新細明體" w:eastAsia="新細明體" w:hAnsi="新細明體" w:cs="新細明體" w:hint="eastAsia"/>
                <w:lang w:eastAsia="zh-TW"/>
              </w:rPr>
            </w:rPrChange>
          </w:rPr>
          <w:tab/>
        </w:r>
        <w:r w:rsidRPr="0057027A">
          <w:rPr>
            <w:rFonts w:ascii="新細明體" w:eastAsia="新細明體" w:hAnsi="新細明體" w:cs="新細明體" w:hint="eastAsia"/>
            <w:color w:val="0000FF"/>
            <w:lang w:eastAsia="zh-TW"/>
            <w:rPrChange w:id="1276" w:author="Lin Miirabai" w:date="2013-07-01T14:28:00Z">
              <w:rPr>
                <w:rFonts w:ascii="新細明體" w:eastAsia="新細明體" w:hAnsi="新細明體" w:cs="新細明體" w:hint="eastAsia"/>
                <w:lang w:eastAsia="zh-TW"/>
              </w:rPr>
            </w:rPrChange>
          </w:rPr>
          <w:tab/>
        </w:r>
        <w:r w:rsidRPr="0057027A">
          <w:rPr>
            <w:rFonts w:ascii="新細明體" w:eastAsia="新細明體" w:hAnsi="新細明體" w:cs="新細明體" w:hint="eastAsia"/>
            <w:color w:val="0000FF"/>
            <w:lang w:eastAsia="zh-TW"/>
            <w:rPrChange w:id="1277" w:author="Lin Miirabai" w:date="2013-07-01T14:28:00Z">
              <w:rPr>
                <w:rFonts w:ascii="新細明體" w:eastAsia="新細明體" w:hAnsi="新細明體" w:cs="新細明體" w:hint="eastAsia"/>
                <w:lang w:eastAsia="zh-TW"/>
              </w:rPr>
            </w:rPrChange>
          </w:rPr>
          <w:tab/>
          <w:t xml:space="preserve"> ：</w:t>
        </w:r>
      </w:ins>
      <w:ins w:id="1278" w:author="Lin Miirabai" w:date="2013-07-01T14:24:00Z">
        <w:r w:rsidR="005B3D89" w:rsidRPr="0057027A">
          <w:rPr>
            <w:rFonts w:ascii="新細明體" w:eastAsia="新細明體" w:hAnsi="新細明體" w:cs="新細明體" w:hint="eastAsia"/>
            <w:color w:val="0000FF"/>
            <w:lang w:eastAsia="zh-TW"/>
            <w:rPrChange w:id="1279" w:author="Lin Miirabai" w:date="2013-07-01T14:28:00Z">
              <w:rPr>
                <w:rFonts w:ascii="新細明體" w:eastAsia="新細明體" w:hAnsi="新細明體" w:cs="新細明體" w:hint="eastAsia"/>
                <w:lang w:eastAsia="zh-TW"/>
              </w:rPr>
            </w:rPrChange>
          </w:rPr>
          <w:t>輪轉式</w:t>
        </w:r>
      </w:ins>
      <w:ins w:id="1280" w:author="Lin Miirabai" w:date="2013-07-01T14:25:00Z">
        <w:r w:rsidR="005B3D89" w:rsidRPr="0057027A">
          <w:rPr>
            <w:rFonts w:ascii="新細明體" w:eastAsia="新細明體" w:hAnsi="新細明體" w:cs="新細明體" w:hint="eastAsia"/>
            <w:color w:val="0000FF"/>
            <w:lang w:eastAsia="zh-TW"/>
            <w:rPrChange w:id="1281" w:author="Lin Miirabai" w:date="2013-07-01T14:28:00Z">
              <w:rPr>
                <w:rFonts w:ascii="新細明體" w:eastAsia="新細明體" w:hAnsi="新細明體" w:cs="新細明體" w:hint="eastAsia"/>
                <w:lang w:eastAsia="zh-TW"/>
              </w:rPr>
            </w:rPrChange>
          </w:rPr>
          <w:t>平版</w:t>
        </w:r>
      </w:ins>
      <w:ins w:id="1282" w:author="Lin Miirabai" w:date="2013-07-01T14:24:00Z">
        <w:r w:rsidR="005B3D89" w:rsidRPr="0057027A">
          <w:rPr>
            <w:rFonts w:ascii="新細明體" w:eastAsia="新細明體" w:hAnsi="新細明體" w:cs="新細明體" w:hint="eastAsia"/>
            <w:color w:val="0000FF"/>
            <w:lang w:eastAsia="zh-TW"/>
            <w:rPrChange w:id="1283" w:author="Lin Miirabai" w:date="2013-07-01T14:28:00Z">
              <w:rPr>
                <w:rFonts w:ascii="新細明體" w:eastAsia="新細明體" w:hAnsi="新細明體" w:cs="新細明體" w:hint="eastAsia"/>
                <w:lang w:eastAsia="zh-TW"/>
              </w:rPr>
            </w:rPrChange>
          </w:rPr>
          <w:t>印刷</w:t>
        </w:r>
      </w:ins>
    </w:p>
    <w:p w14:paraId="7C2F6FAE" w14:textId="62EA7529" w:rsidR="00394B8B" w:rsidRPr="0057027A" w:rsidRDefault="00394B8B" w:rsidP="00C74107">
      <w:pPr>
        <w:rPr>
          <w:ins w:id="1284" w:author="Lin Miirabai" w:date="2013-07-01T14:26:00Z"/>
          <w:rFonts w:ascii="新細明體" w:eastAsia="新細明體" w:hAnsi="新細明體" w:cs="新細明體" w:hint="eastAsia"/>
          <w:color w:val="0000FF"/>
          <w:lang w:eastAsia="zh-TW"/>
          <w:rPrChange w:id="1285" w:author="Lin Miirabai" w:date="2013-07-01T14:28:00Z">
            <w:rPr>
              <w:ins w:id="1286" w:author="Lin Miirabai" w:date="2013-07-01T14:26:00Z"/>
              <w:rFonts w:ascii="新細明體" w:eastAsia="新細明體" w:hAnsi="新細明體" w:cs="新細明體" w:hint="eastAsia"/>
              <w:lang w:eastAsia="zh-TW"/>
            </w:rPr>
          </w:rPrChange>
        </w:rPr>
        <w:pPrChange w:id="1287" w:author="Lin Miirabai" w:date="2013-07-01T14:20:00Z">
          <w:pPr/>
        </w:pPrChange>
      </w:pPr>
      <w:ins w:id="1288" w:author="Lin Miirabai" w:date="2013-07-01T14:22:00Z">
        <w:r w:rsidRPr="0057027A">
          <w:rPr>
            <w:rFonts w:ascii="新細明體" w:eastAsia="新細明體" w:hAnsi="新細明體" w:cs="新細明體" w:hint="eastAsia"/>
            <w:color w:val="0000FF"/>
            <w:lang w:eastAsia="zh-TW"/>
            <w:rPrChange w:id="1289" w:author="Lin Miirabai" w:date="2013-07-01T14:28:00Z">
              <w:rPr>
                <w:rFonts w:ascii="新細明體" w:eastAsia="新細明體" w:hAnsi="新細明體" w:cs="新細明體" w:hint="eastAsia"/>
                <w:lang w:eastAsia="zh-TW"/>
              </w:rPr>
            </w:rPrChange>
          </w:rPr>
          <w:t>刀模</w:t>
        </w:r>
        <w:r w:rsidRPr="0057027A">
          <w:rPr>
            <w:rFonts w:ascii="新細明體" w:eastAsia="新細明體" w:hAnsi="新細明體" w:cs="新細明體" w:hint="eastAsia"/>
            <w:color w:val="0000FF"/>
            <w:lang w:eastAsia="zh-TW"/>
            <w:rPrChange w:id="1290" w:author="Lin Miirabai" w:date="2013-07-01T14:28:00Z">
              <w:rPr>
                <w:rFonts w:ascii="新細明體" w:eastAsia="新細明體" w:hAnsi="新細明體" w:cs="新細明體" w:hint="eastAsia"/>
                <w:lang w:eastAsia="zh-TW"/>
              </w:rPr>
            </w:rPrChange>
          </w:rPr>
          <w:tab/>
        </w:r>
        <w:r w:rsidRPr="0057027A">
          <w:rPr>
            <w:rFonts w:ascii="新細明體" w:eastAsia="新細明體" w:hAnsi="新細明體" w:cs="新細明體" w:hint="eastAsia"/>
            <w:color w:val="0000FF"/>
            <w:lang w:eastAsia="zh-TW"/>
            <w:rPrChange w:id="1291" w:author="Lin Miirabai" w:date="2013-07-01T14:28:00Z">
              <w:rPr>
                <w:rFonts w:ascii="新細明體" w:eastAsia="新細明體" w:hAnsi="新細明體" w:cs="新細明體" w:hint="eastAsia"/>
                <w:lang w:eastAsia="zh-TW"/>
              </w:rPr>
            </w:rPrChange>
          </w:rPr>
          <w:tab/>
        </w:r>
        <w:r w:rsidRPr="0057027A">
          <w:rPr>
            <w:rFonts w:ascii="新細明體" w:eastAsia="新細明體" w:hAnsi="新細明體" w:cs="新細明體" w:hint="eastAsia"/>
            <w:color w:val="0000FF"/>
            <w:lang w:eastAsia="zh-TW"/>
            <w:rPrChange w:id="1292" w:author="Lin Miirabai" w:date="2013-07-01T14:28:00Z">
              <w:rPr>
                <w:rFonts w:ascii="新細明體" w:eastAsia="新細明體" w:hAnsi="新細明體" w:cs="新細明體" w:hint="eastAsia"/>
                <w:lang w:eastAsia="zh-TW"/>
              </w:rPr>
            </w:rPrChange>
          </w:rPr>
          <w:tab/>
        </w:r>
        <w:r w:rsidRPr="0057027A">
          <w:rPr>
            <w:rFonts w:ascii="新細明體" w:eastAsia="新細明體" w:hAnsi="新細明體" w:cs="新細明體" w:hint="eastAsia"/>
            <w:color w:val="0000FF"/>
            <w:lang w:eastAsia="zh-TW"/>
            <w:rPrChange w:id="1293" w:author="Lin Miirabai" w:date="2013-07-01T14:28:00Z">
              <w:rPr>
                <w:rFonts w:ascii="新細明體" w:eastAsia="新細明體" w:hAnsi="新細明體" w:cs="新細明體" w:hint="eastAsia"/>
                <w:lang w:eastAsia="zh-TW"/>
              </w:rPr>
            </w:rPrChange>
          </w:rPr>
          <w:tab/>
        </w:r>
        <w:r w:rsidRPr="0057027A">
          <w:rPr>
            <w:rFonts w:ascii="新細明體" w:eastAsia="新細明體" w:hAnsi="新細明體" w:cs="新細明體" w:hint="eastAsia"/>
            <w:color w:val="0000FF"/>
            <w:lang w:eastAsia="zh-TW"/>
            <w:rPrChange w:id="1294" w:author="Lin Miirabai" w:date="2013-07-01T14:28:00Z">
              <w:rPr>
                <w:rFonts w:ascii="新細明體" w:eastAsia="新細明體" w:hAnsi="新細明體" w:cs="新細明體" w:hint="eastAsia"/>
                <w:lang w:eastAsia="zh-TW"/>
              </w:rPr>
            </w:rPrChange>
          </w:rPr>
          <w:tab/>
          <w:t xml:space="preserve"> ：</w:t>
        </w:r>
      </w:ins>
      <w:ins w:id="1295" w:author="Lin Miirabai" w:date="2013-07-01T14:23:00Z">
        <w:r w:rsidR="00AD31BF" w:rsidRPr="0057027A">
          <w:rPr>
            <w:rFonts w:ascii="新細明體" w:eastAsia="新細明體" w:hAnsi="新細明體" w:cs="新細明體" w:hint="eastAsia"/>
            <w:color w:val="0000FF"/>
            <w:lang w:eastAsia="zh-TW"/>
            <w:rPrChange w:id="1296" w:author="Lin Miirabai" w:date="2013-07-01T14:28:00Z">
              <w:rPr>
                <w:rFonts w:ascii="新細明體" w:eastAsia="新細明體" w:hAnsi="新細明體" w:cs="新細明體" w:hint="eastAsia"/>
                <w:lang w:eastAsia="zh-TW"/>
              </w:rPr>
            </w:rPrChange>
          </w:rPr>
          <w:t>必須命名為「</w:t>
        </w:r>
        <w:r w:rsidR="00AD31BF" w:rsidRPr="0057027A">
          <w:rPr>
            <w:color w:val="0000FF"/>
            <w:rPrChange w:id="1297" w:author="Lin Miirabai" w:date="2013-07-01T14:28:00Z">
              <w:rPr/>
            </w:rPrChange>
          </w:rPr>
          <w:t>Dieline</w:t>
        </w:r>
        <w:r w:rsidR="00AD31BF" w:rsidRPr="0057027A">
          <w:rPr>
            <w:rFonts w:ascii="新細明體" w:eastAsia="新細明體" w:hAnsi="新細明體" w:cs="新細明體" w:hint="eastAsia"/>
            <w:color w:val="0000FF"/>
            <w:lang w:eastAsia="zh-TW"/>
            <w:rPrChange w:id="1298" w:author="Lin Miirabai" w:date="2013-07-01T14:28:00Z">
              <w:rPr>
                <w:rFonts w:ascii="新細明體" w:eastAsia="新細明體" w:hAnsi="新細明體" w:cs="新細明體" w:hint="eastAsia"/>
                <w:lang w:eastAsia="zh-TW"/>
              </w:rPr>
            </w:rPrChange>
          </w:rPr>
          <w:t>」</w:t>
        </w:r>
      </w:ins>
      <w:ins w:id="1299" w:author="Lin Miirabai" w:date="2013-07-01T14:25:00Z">
        <w:r w:rsidR="005B3D89" w:rsidRPr="0057027A">
          <w:rPr>
            <w:rFonts w:ascii="新細明體" w:eastAsia="新細明體" w:hAnsi="新細明體" w:cs="新細明體" w:hint="eastAsia"/>
            <w:color w:val="0000FF"/>
            <w:lang w:eastAsia="zh-TW"/>
            <w:rPrChange w:id="1300" w:author="Lin Miirabai" w:date="2013-07-01T14:28:00Z">
              <w:rPr>
                <w:rFonts w:ascii="新細明體" w:eastAsia="新細明體" w:hAnsi="新細明體" w:cs="新細明體" w:hint="eastAsia"/>
                <w:lang w:eastAsia="zh-TW"/>
              </w:rPr>
            </w:rPrChange>
          </w:rPr>
          <w:t>，</w:t>
        </w:r>
      </w:ins>
      <w:ins w:id="1301" w:author="Lin Miirabai" w:date="2013-07-01T14:26:00Z">
        <w:r w:rsidR="005B3D89" w:rsidRPr="0057027A">
          <w:rPr>
            <w:rFonts w:ascii="新細明體" w:eastAsia="新細明體" w:hAnsi="新細明體" w:cs="新細明體" w:hint="eastAsia"/>
            <w:color w:val="0000FF"/>
            <w:lang w:eastAsia="zh-TW"/>
            <w:rPrChange w:id="1302" w:author="Lin Miirabai" w:date="2013-07-01T14:28:00Z">
              <w:rPr>
                <w:rFonts w:ascii="新細明體" w:eastAsia="新細明體" w:hAnsi="新細明體" w:cs="新細明體" w:hint="eastAsia"/>
                <w:lang w:eastAsia="zh-TW"/>
              </w:rPr>
            </w:rPrChange>
          </w:rPr>
          <w:t>必須設為特別色和疊印</w:t>
        </w:r>
      </w:ins>
    </w:p>
    <w:p w14:paraId="579D82BB" w14:textId="67468BAC" w:rsidR="005B3D89" w:rsidRPr="0057027A" w:rsidRDefault="005B3D89" w:rsidP="00C74107">
      <w:pPr>
        <w:rPr>
          <w:ins w:id="1303" w:author="Lin Miirabai" w:date="2013-07-01T14:08:00Z"/>
          <w:rFonts w:ascii="新細明體" w:eastAsia="新細明體" w:hAnsi="新細明體" w:cs="新細明體" w:hint="eastAsia"/>
          <w:color w:val="0000FF"/>
          <w:lang w:eastAsia="zh-TW"/>
          <w:rPrChange w:id="1304" w:author="Lin Miirabai" w:date="2013-07-01T14:28:00Z">
            <w:rPr>
              <w:ins w:id="1305" w:author="Lin Miirabai" w:date="2013-07-01T14:08:00Z"/>
              <w:rFonts w:hint="eastAsia"/>
              <w:lang w:eastAsia="zh-TW"/>
            </w:rPr>
          </w:rPrChange>
        </w:rPr>
        <w:pPrChange w:id="1306" w:author="Lin Miirabai" w:date="2013-07-01T14:20:00Z">
          <w:pPr/>
        </w:pPrChange>
      </w:pPr>
      <w:ins w:id="1307" w:author="Lin Miirabai" w:date="2013-07-01T14:26:00Z">
        <w:r w:rsidRPr="0057027A">
          <w:rPr>
            <w:rFonts w:ascii="新細明體" w:eastAsia="新細明體" w:hAnsi="新細明體" w:cs="新細明體" w:hint="eastAsia"/>
            <w:color w:val="0000FF"/>
            <w:lang w:eastAsia="zh-TW"/>
            <w:rPrChange w:id="1308" w:author="Lin Miirabai" w:date="2013-07-01T14:28:00Z">
              <w:rPr>
                <w:rFonts w:ascii="新細明體" w:eastAsia="新細明體" w:hAnsi="新細明體" w:cs="新細明體" w:hint="eastAsia"/>
                <w:lang w:eastAsia="zh-TW"/>
              </w:rPr>
            </w:rPrChange>
          </w:rPr>
          <w:t>灰階和彩色影像解析度</w:t>
        </w:r>
        <w:r w:rsidRPr="0057027A">
          <w:rPr>
            <w:rFonts w:ascii="新細明體" w:eastAsia="新細明體" w:hAnsi="新細明體" w:cs="新細明體" w:hint="eastAsia"/>
            <w:color w:val="0000FF"/>
            <w:lang w:eastAsia="zh-TW"/>
            <w:rPrChange w:id="1309" w:author="Lin Miirabai" w:date="2013-07-01T14:28:00Z">
              <w:rPr>
                <w:rFonts w:ascii="新細明體" w:eastAsia="新細明體" w:hAnsi="新細明體" w:cs="新細明體" w:hint="eastAsia"/>
                <w:lang w:eastAsia="zh-TW"/>
              </w:rPr>
            </w:rPrChange>
          </w:rPr>
          <w:tab/>
        </w:r>
        <w:r w:rsidRPr="0057027A">
          <w:rPr>
            <w:rFonts w:ascii="新細明體" w:eastAsia="新細明體" w:hAnsi="新細明體" w:cs="新細明體" w:hint="eastAsia"/>
            <w:color w:val="0000FF"/>
            <w:lang w:eastAsia="zh-TW"/>
            <w:rPrChange w:id="1310" w:author="Lin Miirabai" w:date="2013-07-01T14:28:00Z">
              <w:rPr>
                <w:rFonts w:ascii="新細明體" w:eastAsia="新細明體" w:hAnsi="新細明體" w:cs="新細明體" w:hint="eastAsia"/>
                <w:lang w:eastAsia="zh-TW"/>
              </w:rPr>
            </w:rPrChange>
          </w:rPr>
          <w:tab/>
        </w:r>
        <w:r w:rsidRPr="0057027A">
          <w:rPr>
            <w:rFonts w:ascii="新細明體" w:eastAsia="新細明體" w:hAnsi="新細明體" w:cs="新細明體" w:hint="eastAsia"/>
            <w:color w:val="0000FF"/>
            <w:lang w:eastAsia="zh-TW"/>
            <w:rPrChange w:id="1311" w:author="Lin Miirabai" w:date="2013-07-01T14:28:00Z">
              <w:rPr>
                <w:rFonts w:ascii="新細明體" w:eastAsia="新細明體" w:hAnsi="新細明體" w:cs="新細明體" w:hint="eastAsia"/>
                <w:lang w:eastAsia="zh-TW"/>
              </w:rPr>
            </w:rPrChange>
          </w:rPr>
          <w:tab/>
          <w:t xml:space="preserve"> ：</w:t>
        </w:r>
        <w:r w:rsidRPr="0057027A">
          <w:rPr>
            <w:color w:val="0000FF"/>
            <w:rPrChange w:id="1312" w:author="Lin Miirabai" w:date="2013-07-01T14:28:00Z">
              <w:rPr/>
            </w:rPrChange>
          </w:rPr>
          <w:t>262 to 350 PPI</w:t>
        </w:r>
      </w:ins>
      <w:ins w:id="1313" w:author="Lin Miirabai" w:date="2013-07-01T14:27:00Z">
        <w:r w:rsidRPr="0057027A">
          <w:rPr>
            <w:rFonts w:ascii="新細明體" w:eastAsia="新細明體" w:hAnsi="新細明體" w:cs="新細明體" w:hint="eastAsia"/>
            <w:color w:val="0000FF"/>
            <w:lang w:eastAsia="zh-TW"/>
            <w:rPrChange w:id="1314" w:author="Lin Miirabai" w:date="2013-07-01T14:28:00Z">
              <w:rPr>
                <w:rFonts w:ascii="新細明體" w:eastAsia="新細明體" w:hAnsi="新細明體" w:cs="新細明體" w:hint="eastAsia"/>
                <w:color w:val="0000FF"/>
                <w:lang w:eastAsia="zh-TW"/>
              </w:rPr>
            </w:rPrChange>
          </w:rPr>
          <w:t>，</w:t>
        </w:r>
        <w:r w:rsidRPr="0057027A">
          <w:rPr>
            <w:color w:val="0000FF"/>
            <w:rPrChange w:id="1315" w:author="Lin Miirabai" w:date="2013-07-01T14:28:00Z">
              <w:rPr/>
            </w:rPrChange>
          </w:rPr>
          <w:t>100%</w:t>
        </w:r>
        <w:r w:rsidRPr="0057027A">
          <w:rPr>
            <w:rFonts w:ascii="新細明體" w:eastAsia="新細明體" w:hAnsi="新細明體" w:cs="新細明體" w:hint="eastAsia"/>
            <w:color w:val="0000FF"/>
            <w:lang w:eastAsia="zh-TW"/>
            <w:rPrChange w:id="1316" w:author="Lin Miirabai" w:date="2013-07-01T14:28:00Z">
              <w:rPr>
                <w:rFonts w:ascii="新細明體" w:eastAsia="新細明體" w:hAnsi="新細明體" w:cs="新細明體" w:hint="eastAsia"/>
                <w:color w:val="0000FF"/>
                <w:lang w:eastAsia="zh-TW"/>
              </w:rPr>
            </w:rPrChange>
          </w:rPr>
          <w:t>，在</w:t>
        </w:r>
        <w:r w:rsidRPr="0057027A">
          <w:rPr>
            <w:color w:val="0000FF"/>
            <w:rPrChange w:id="1317" w:author="Lin Miirabai" w:date="2013-07-01T14:28:00Z">
              <w:rPr/>
            </w:rPrChange>
          </w:rPr>
          <w:t>InDesign</w:t>
        </w:r>
        <w:r w:rsidRPr="0057027A">
          <w:rPr>
            <w:rFonts w:hint="eastAsia"/>
            <w:color w:val="0000FF"/>
            <w:lang w:eastAsia="zh-TW"/>
            <w:rPrChange w:id="1318" w:author="Lin Miirabai" w:date="2013-07-01T14:28:00Z">
              <w:rPr>
                <w:rFonts w:hint="eastAsia"/>
                <w:lang w:eastAsia="zh-TW"/>
              </w:rPr>
            </w:rPrChange>
          </w:rPr>
          <w:t xml:space="preserve"> </w:t>
        </w:r>
      </w:ins>
    </w:p>
    <w:p w14:paraId="30D90B90" w14:textId="400E97B4" w:rsidR="009B2A72" w:rsidRPr="0057027A" w:rsidRDefault="0057027A">
      <w:pPr>
        <w:rPr>
          <w:ins w:id="1319" w:author="Lin Miirabai" w:date="2013-07-01T14:08:00Z"/>
          <w:rFonts w:ascii="新細明體" w:eastAsia="新細明體" w:hAnsi="新細明體" w:cs="新細明體" w:hint="eastAsia"/>
          <w:color w:val="0000FF"/>
          <w:lang w:eastAsia="zh-TW"/>
          <w:rPrChange w:id="1320" w:author="Lin Miirabai" w:date="2013-07-01T14:28:00Z">
            <w:rPr>
              <w:ins w:id="1321" w:author="Lin Miirabai" w:date="2013-07-01T14:08:00Z"/>
              <w:rFonts w:hint="eastAsia"/>
              <w:lang w:eastAsia="zh-TW"/>
            </w:rPr>
          </w:rPrChange>
        </w:rPr>
      </w:pPr>
      <w:ins w:id="1322" w:author="Lin Miirabai" w:date="2013-07-01T14:28:00Z">
        <w:r w:rsidRPr="0057027A">
          <w:rPr>
            <w:rFonts w:ascii="新細明體" w:eastAsia="新細明體" w:hAnsi="新細明體" w:cs="新細明體" w:hint="eastAsia"/>
            <w:color w:val="0000FF"/>
            <w:lang w:eastAsia="zh-TW"/>
            <w:rPrChange w:id="1323" w:author="Lin Miirabai" w:date="2013-07-01T14:28:00Z">
              <w:rPr>
                <w:rFonts w:ascii="新細明體" w:eastAsia="新細明體" w:hAnsi="新細明體" w:cs="新細明體" w:hint="eastAsia"/>
                <w:lang w:eastAsia="zh-TW"/>
              </w:rPr>
            </w:rPrChange>
          </w:rPr>
          <w:t>點陣圖片解析度</w:t>
        </w:r>
        <w:r w:rsidRPr="0057027A">
          <w:rPr>
            <w:rFonts w:ascii="新細明體" w:eastAsia="新細明體" w:hAnsi="新細明體" w:cs="新細明體" w:hint="eastAsia"/>
            <w:color w:val="0000FF"/>
            <w:lang w:eastAsia="zh-TW"/>
            <w:rPrChange w:id="1324" w:author="Lin Miirabai" w:date="2013-07-01T14:28:00Z">
              <w:rPr>
                <w:rFonts w:ascii="新細明體" w:eastAsia="新細明體" w:hAnsi="新細明體" w:cs="新細明體" w:hint="eastAsia"/>
                <w:lang w:eastAsia="zh-TW"/>
              </w:rPr>
            </w:rPrChange>
          </w:rPr>
          <w:tab/>
        </w:r>
        <w:r w:rsidRPr="0057027A">
          <w:rPr>
            <w:rFonts w:ascii="新細明體" w:eastAsia="新細明體" w:hAnsi="新細明體" w:cs="新細明體" w:hint="eastAsia"/>
            <w:color w:val="0000FF"/>
            <w:lang w:eastAsia="zh-TW"/>
            <w:rPrChange w:id="1325" w:author="Lin Miirabai" w:date="2013-07-01T14:28:00Z">
              <w:rPr>
                <w:rFonts w:ascii="新細明體" w:eastAsia="新細明體" w:hAnsi="新細明體" w:cs="新細明體" w:hint="eastAsia"/>
                <w:lang w:eastAsia="zh-TW"/>
              </w:rPr>
            </w:rPrChange>
          </w:rPr>
          <w:tab/>
        </w:r>
        <w:r w:rsidRPr="0057027A">
          <w:rPr>
            <w:rFonts w:ascii="新細明體" w:eastAsia="新細明體" w:hAnsi="新細明體" w:cs="新細明體" w:hint="eastAsia"/>
            <w:color w:val="0000FF"/>
            <w:lang w:eastAsia="zh-TW"/>
            <w:rPrChange w:id="1326" w:author="Lin Miirabai" w:date="2013-07-01T14:28:00Z">
              <w:rPr>
                <w:rFonts w:ascii="新細明體" w:eastAsia="新細明體" w:hAnsi="新細明體" w:cs="新細明體" w:hint="eastAsia"/>
                <w:lang w:eastAsia="zh-TW"/>
              </w:rPr>
            </w:rPrChange>
          </w:rPr>
          <w:tab/>
        </w:r>
        <w:r w:rsidRPr="0057027A">
          <w:rPr>
            <w:rFonts w:ascii="新細明體" w:eastAsia="新細明體" w:hAnsi="新細明體" w:cs="新細明體" w:hint="eastAsia"/>
            <w:color w:val="0000FF"/>
            <w:lang w:eastAsia="zh-TW"/>
            <w:rPrChange w:id="1327" w:author="Lin Miirabai" w:date="2013-07-01T14:28:00Z">
              <w:rPr>
                <w:rFonts w:ascii="新細明體" w:eastAsia="新細明體" w:hAnsi="新細明體" w:cs="新細明體" w:hint="eastAsia"/>
                <w:lang w:eastAsia="zh-TW"/>
              </w:rPr>
            </w:rPrChange>
          </w:rPr>
          <w:tab/>
          <w:t xml:space="preserve"> ：</w:t>
        </w:r>
        <w:r w:rsidRPr="0057027A">
          <w:rPr>
            <w:color w:val="0000FF"/>
            <w:rPrChange w:id="1328" w:author="Lin Miirabai" w:date="2013-07-01T14:28:00Z">
              <w:rPr/>
            </w:rPrChange>
          </w:rPr>
          <w:t>800 to 1200 PPI</w:t>
        </w:r>
        <w:r w:rsidRPr="0057027A">
          <w:rPr>
            <w:rFonts w:ascii="新細明體" w:eastAsia="新細明體" w:hAnsi="新細明體" w:cs="新細明體" w:hint="eastAsia"/>
            <w:color w:val="0000FF"/>
            <w:lang w:eastAsia="zh-TW"/>
            <w:rPrChange w:id="1329" w:author="Lin Miirabai" w:date="2013-07-01T14:28:00Z">
              <w:rPr>
                <w:rFonts w:ascii="新細明體" w:eastAsia="新細明體" w:hAnsi="新細明體" w:cs="新細明體" w:hint="eastAsia"/>
                <w:color w:val="0000FF"/>
                <w:lang w:eastAsia="zh-TW"/>
              </w:rPr>
            </w:rPrChange>
          </w:rPr>
          <w:t>，</w:t>
        </w:r>
        <w:r w:rsidRPr="0057027A">
          <w:rPr>
            <w:color w:val="0000FF"/>
            <w:rPrChange w:id="1330" w:author="Lin Miirabai" w:date="2013-07-01T14:28:00Z">
              <w:rPr/>
            </w:rPrChange>
          </w:rPr>
          <w:t>100%</w:t>
        </w:r>
        <w:r w:rsidRPr="0057027A">
          <w:rPr>
            <w:rFonts w:ascii="新細明體" w:eastAsia="新細明體" w:hAnsi="新細明體" w:cs="新細明體" w:hint="eastAsia"/>
            <w:color w:val="0000FF"/>
            <w:lang w:eastAsia="zh-TW"/>
            <w:rPrChange w:id="1331" w:author="Lin Miirabai" w:date="2013-07-01T14:28:00Z">
              <w:rPr>
                <w:rFonts w:ascii="新細明體" w:eastAsia="新細明體" w:hAnsi="新細明體" w:cs="新細明體" w:hint="eastAsia"/>
                <w:color w:val="0000FF"/>
                <w:lang w:eastAsia="zh-TW"/>
              </w:rPr>
            </w:rPrChange>
          </w:rPr>
          <w:t>，在</w:t>
        </w:r>
        <w:r w:rsidRPr="0057027A">
          <w:rPr>
            <w:color w:val="0000FF"/>
            <w:rPrChange w:id="1332" w:author="Lin Miirabai" w:date="2013-07-01T14:28:00Z">
              <w:rPr/>
            </w:rPrChange>
          </w:rPr>
          <w:t>InDesign</w:t>
        </w:r>
      </w:ins>
    </w:p>
    <w:p w14:paraId="5988A87D" w14:textId="77777777" w:rsidR="00A11406" w:rsidRDefault="00A11406">
      <w:pPr>
        <w:rPr>
          <w:ins w:id="1333" w:author="Lin Miirabai" w:date="2013-07-01T14:28:00Z"/>
          <w:rFonts w:hint="eastAsia"/>
          <w:lang w:eastAsia="zh-TW"/>
        </w:rPr>
      </w:pPr>
    </w:p>
    <w:p w14:paraId="46B5C4BD" w14:textId="77777777" w:rsidR="00405E48" w:rsidRPr="00031204" w:rsidDel="000E47F2" w:rsidRDefault="00405E48" w:rsidP="00A173EA">
      <w:pPr>
        <w:ind w:left="3686" w:hanging="3686"/>
        <w:rPr>
          <w:del w:id="1334" w:author="Arnold Sandjaja" w:date="2013-06-30T09:18:00Z"/>
        </w:rPr>
      </w:pPr>
      <w:del w:id="1335" w:author="Arnold Sandjaja" w:date="2013-06-30T09:18:00Z">
        <w:r w:rsidRPr="00031204" w:rsidDel="000E47F2">
          <w:delText>ICC Profiles for images</w:delText>
        </w:r>
        <w:r w:rsidR="00746DA1" w:rsidRPr="00031204" w:rsidDel="000E47F2">
          <w:tab/>
        </w:r>
        <w:r w:rsidRPr="00031204" w:rsidDel="000E47F2">
          <w:delText>: CMYK: ISO Coated v2; Greyscale : Dot Gain 15%</w:delText>
        </w:r>
      </w:del>
    </w:p>
    <w:p w14:paraId="46495137" w14:textId="77777777" w:rsidR="006C6CA9" w:rsidRPr="00031204" w:rsidDel="00095082" w:rsidRDefault="006C6CA9" w:rsidP="00A173EA">
      <w:pPr>
        <w:pStyle w:val="10"/>
        <w:tabs>
          <w:tab w:val="left" w:pos="1134"/>
          <w:tab w:val="left" w:pos="3686"/>
        </w:tabs>
        <w:ind w:left="3686" w:hanging="3686"/>
        <w:rPr>
          <w:del w:id="1336" w:author="Arnold Sandjaja" w:date="2013-06-30T09:11:00Z"/>
        </w:rPr>
      </w:pPr>
      <w:del w:id="1337" w:author="Arnold Sandjaja" w:date="2013-06-30T09:11:00Z">
        <w:r w:rsidRPr="00031204" w:rsidDel="00095082">
          <w:delText>Trapping</w:delText>
        </w:r>
        <w:r w:rsidRPr="00031204" w:rsidDel="00095082">
          <w:tab/>
        </w:r>
        <w:r w:rsidRPr="00031204" w:rsidDel="00095082">
          <w:tab/>
          <w:delText>: 0.3 pts</w:delText>
        </w:r>
      </w:del>
    </w:p>
    <w:p w14:paraId="05BD7A8F" w14:textId="77777777" w:rsidR="000813F4" w:rsidDel="005428EA" w:rsidRDefault="000813F4" w:rsidP="00A173EA">
      <w:pPr>
        <w:ind w:left="3686" w:hanging="3686"/>
        <w:rPr>
          <w:ins w:id="1338" w:author="Arnold Sandjaja" w:date="2013-06-29T12:21:00Z"/>
          <w:del w:id="1339" w:author="Zoo-Sun" w:date="2013-06-30T18:02:00Z"/>
        </w:rPr>
      </w:pPr>
    </w:p>
    <w:p w14:paraId="51136FAE" w14:textId="77777777" w:rsidR="000813F4" w:rsidRPr="00031204" w:rsidDel="005428EA" w:rsidRDefault="000813F4" w:rsidP="00A173EA">
      <w:pPr>
        <w:ind w:left="3686" w:hanging="3686"/>
        <w:rPr>
          <w:del w:id="1340" w:author="Zoo-Sun" w:date="2013-06-30T18:02:00Z"/>
        </w:rPr>
      </w:pPr>
    </w:p>
    <w:p w14:paraId="71B034BC" w14:textId="77777777" w:rsidR="00405E48" w:rsidRPr="00031204" w:rsidRDefault="00405E48"/>
    <w:p w14:paraId="0FE3F7ED" w14:textId="77777777" w:rsidR="000273A9" w:rsidRDefault="00405E48" w:rsidP="000273A9">
      <w:pPr>
        <w:pStyle w:val="Heading3AA"/>
        <w:rPr>
          <w:ins w:id="1341" w:author="Arnold Sandjaja" w:date="2013-06-29T12:26:00Z"/>
        </w:rPr>
      </w:pPr>
      <w:r w:rsidRPr="00031204">
        <w:t>You must deliver</w:t>
      </w:r>
    </w:p>
    <w:p w14:paraId="37AAFAAB" w14:textId="77777777" w:rsidR="000273A9" w:rsidRPr="000273A9" w:rsidRDefault="000273A9">
      <w:pPr>
        <w:pPrChange w:id="1342" w:author="Arnold Sandjaja" w:date="2013-06-29T12:26:00Z">
          <w:pPr>
            <w:pStyle w:val="Heading3AA"/>
          </w:pPr>
        </w:pPrChange>
      </w:pPr>
    </w:p>
    <w:p w14:paraId="355F351C" w14:textId="77777777" w:rsidR="00405E48" w:rsidRPr="00031204" w:rsidRDefault="00405E48">
      <w:r w:rsidRPr="00031204">
        <w:t xml:space="preserve">• 1 final folder for archiving named with your competitor number_module1 </w:t>
      </w:r>
    </w:p>
    <w:p w14:paraId="2085357C" w14:textId="77777777" w:rsidR="00405E48" w:rsidRPr="00031204" w:rsidRDefault="00405E48">
      <w:r w:rsidRPr="00031204">
        <w:t xml:space="preserve">(including native files, fonts, linked images, ICC profile and the press ready PDF/X1a file) </w:t>
      </w:r>
    </w:p>
    <w:p w14:paraId="3161A65F" w14:textId="77777777" w:rsidR="00405E48" w:rsidRDefault="00405E48">
      <w:pPr>
        <w:rPr>
          <w:ins w:id="1343" w:author="Arnold Sandjaja" w:date="2013-06-29T12:26:00Z"/>
          <w:rFonts w:ascii="Arial Bold" w:hAnsi="Arial Bold"/>
        </w:rPr>
      </w:pPr>
      <w:r w:rsidRPr="00031204">
        <w:rPr>
          <w:rFonts w:ascii="Arial Bold" w:hAnsi="Arial Bold"/>
        </w:rPr>
        <w:t>only files from this folder will be marked</w:t>
      </w:r>
    </w:p>
    <w:p w14:paraId="0A385991" w14:textId="77777777" w:rsidR="000273A9" w:rsidRPr="00031204" w:rsidDel="00AD7B88" w:rsidRDefault="000273A9">
      <w:pPr>
        <w:rPr>
          <w:del w:id="1344" w:author="Arnold Sandjaja" w:date="2013-06-29T14:02:00Z"/>
          <w:rFonts w:ascii="Arial Bold" w:hAnsi="Arial Bold"/>
        </w:rPr>
      </w:pPr>
    </w:p>
    <w:p w14:paraId="2ED0B4FE" w14:textId="77777777" w:rsidR="00405E48" w:rsidRPr="00031204" w:rsidRDefault="00405E48"/>
    <w:p w14:paraId="17BC3949" w14:textId="77777777" w:rsidR="004C55BE" w:rsidRPr="00031204" w:rsidRDefault="00405E48" w:rsidP="004C55BE">
      <w:r w:rsidRPr="00031204">
        <w:t xml:space="preserve">• </w:t>
      </w:r>
      <w:ins w:id="1345" w:author="Arnold Sandjaja" w:date="2013-06-29T14:01:00Z">
        <w:r w:rsidR="004C2398">
          <w:t>2</w:t>
        </w:r>
      </w:ins>
      <w:del w:id="1346" w:author="Arnold Sandjaja" w:date="2013-06-29T14:01:00Z">
        <w:r w:rsidRPr="00031204" w:rsidDel="004C2398">
          <w:delText xml:space="preserve">1 </w:delText>
        </w:r>
      </w:del>
      <w:ins w:id="1347" w:author="Arnold Sandjaja" w:date="2013-06-29T13:59:00Z">
        <w:r w:rsidR="0025428F">
          <w:t xml:space="preserve"> </w:t>
        </w:r>
      </w:ins>
      <w:r w:rsidRPr="00031204">
        <w:t>final press ready PDF/X1a file</w:t>
      </w:r>
      <w:ins w:id="1348" w:author="Arnold Sandjaja" w:date="2013-06-29T14:01:00Z">
        <w:r w:rsidR="004C2398">
          <w:t>s</w:t>
        </w:r>
      </w:ins>
      <w:r w:rsidRPr="00031204">
        <w:t xml:space="preserve"> </w:t>
      </w:r>
      <w:ins w:id="1349" w:author="Arnold Sandjaja" w:date="2013-06-29T14:01:00Z">
        <w:r w:rsidR="004C2398">
          <w:t xml:space="preserve">(1 PDF for cover, spine and back cover; and 1 PDF for inside pages, </w:t>
        </w:r>
      </w:ins>
      <w:del w:id="1350" w:author="Arnold Sandjaja" w:date="2013-06-29T14:01:00Z">
        <w:r w:rsidRPr="00031204" w:rsidDel="004C2398">
          <w:delText>(</w:delText>
        </w:r>
      </w:del>
      <w:r w:rsidRPr="00031204">
        <w:t>including: bleed, crop marks, registration marks, fold marks — placed outside the bleed area, colour bars for CMYK</w:t>
      </w:r>
      <w:del w:id="1351" w:author="Arnold Sandjaja" w:date="2013-06-30T09:19:00Z">
        <w:r w:rsidR="004C55BE" w:rsidRPr="00031204" w:rsidDel="00534E11">
          <w:delText>,</w:delText>
        </w:r>
        <w:r w:rsidRPr="00031204" w:rsidDel="00534E11">
          <w:delText xml:space="preserve"> </w:delText>
        </w:r>
        <w:r w:rsidR="0051350D" w:rsidRPr="00031204" w:rsidDel="00534E11">
          <w:delText>colo</w:delText>
        </w:r>
      </w:del>
      <w:ins w:id="1352" w:author="Michel Bulon" w:date="2013-05-20T20:29:00Z">
        <w:del w:id="1353" w:author="Arnold Sandjaja" w:date="2013-06-30T09:19:00Z">
          <w:r w:rsidR="00B03644" w:rsidDel="00534E11">
            <w:delText>u</w:delText>
          </w:r>
        </w:del>
      </w:ins>
      <w:del w:id="1354" w:author="Arnold Sandjaja" w:date="2013-06-30T09:19:00Z">
        <w:r w:rsidR="0051350D" w:rsidRPr="00031204" w:rsidDel="00534E11">
          <w:delText>r bar PMS C</w:delText>
        </w:r>
      </w:del>
      <w:del w:id="1355" w:author="Arnold Sandjaja" w:date="2013-06-14T19:08:00Z">
        <w:r w:rsidR="0051350D" w:rsidRPr="00031204" w:rsidDel="00D04581">
          <w:delText xml:space="preserve"> </w:delText>
        </w:r>
        <w:r w:rsidRPr="00031204" w:rsidDel="00D04581">
          <w:delText>+</w:delText>
        </w:r>
      </w:del>
      <w:ins w:id="1356" w:author="Arnold Sandjaja" w:date="2013-06-14T19:08:00Z">
        <w:r w:rsidR="00D04581">
          <w:t>,</w:t>
        </w:r>
      </w:ins>
      <w:ins w:id="1357" w:author="Arnold Sandjaja" w:date="2013-06-30T09:21:00Z">
        <w:r w:rsidR="00011022" w:rsidRPr="00011022">
          <w:t xml:space="preserve"> </w:t>
        </w:r>
        <w:r w:rsidR="00011022" w:rsidRPr="00031204">
          <w:t>colo</w:t>
        </w:r>
        <w:r w:rsidR="00011022">
          <w:t>u</w:t>
        </w:r>
        <w:r w:rsidR="00011022" w:rsidRPr="00031204">
          <w:t>r bar PMS C</w:t>
        </w:r>
        <w:r w:rsidR="00011022">
          <w:t>,</w:t>
        </w:r>
      </w:ins>
      <w:ins w:id="1358" w:author="Arnold Sandjaja" w:date="2013-06-14T19:07:00Z">
        <w:r w:rsidR="00D037DF">
          <w:t xml:space="preserve"> </w:t>
        </w:r>
      </w:ins>
      <w:del w:id="1359" w:author="Arnold Sandjaja" w:date="2013-06-30T09:20:00Z">
        <w:r w:rsidRPr="00031204" w:rsidDel="00011022">
          <w:delText xml:space="preserve"> </w:delText>
        </w:r>
      </w:del>
      <w:del w:id="1360" w:author="Michel Bulon" w:date="2013-06-12T21:18:00Z">
        <w:r w:rsidRPr="00031204" w:rsidDel="00F84A43">
          <w:delText>varnish</w:delText>
        </w:r>
      </w:del>
      <w:ins w:id="1361" w:author="Michel Bulon" w:date="2013-06-12T21:18:00Z">
        <w:r w:rsidR="00F84A43">
          <w:t>dieline</w:t>
        </w:r>
      </w:ins>
      <w:r w:rsidRPr="00031204">
        <w:t xml:space="preserve"> </w:t>
      </w:r>
      <w:del w:id="1362" w:author="Arnold Sandjaja" w:date="2013-06-14T18:11:00Z">
        <w:r w:rsidRPr="00031204" w:rsidDel="00A91A88">
          <w:delText>at 100% black</w:delText>
        </w:r>
        <w:r w:rsidR="009B7C8F" w:rsidRPr="00031204" w:rsidDel="00A91A88">
          <w:delText xml:space="preserve"> </w:delText>
        </w:r>
      </w:del>
      <w:r w:rsidR="004C55BE" w:rsidRPr="00031204">
        <w:t>on a separate plate in the PDF, to be evaluated in the PDF file)</w:t>
      </w:r>
    </w:p>
    <w:p w14:paraId="2AEE6429" w14:textId="77777777" w:rsidR="00405E48" w:rsidRPr="00031204" w:rsidDel="00AE3273" w:rsidRDefault="00405E48">
      <w:pPr>
        <w:rPr>
          <w:del w:id="1363" w:author="Arnold Sandjaja" w:date="2013-06-20T07:05:00Z"/>
        </w:rPr>
      </w:pPr>
    </w:p>
    <w:p w14:paraId="16854D0B" w14:textId="77777777" w:rsidR="00405E48" w:rsidRPr="00031204" w:rsidDel="00AE3273" w:rsidRDefault="00405E48">
      <w:pPr>
        <w:rPr>
          <w:del w:id="1364" w:author="Arnold Sandjaja" w:date="2013-06-20T07:05:00Z"/>
        </w:rPr>
      </w:pPr>
      <w:del w:id="1365" w:author="Arnold Sandjaja" w:date="2013-06-20T07:05:00Z">
        <w:r w:rsidRPr="00031204" w:rsidDel="00AE3273">
          <w:delText>• 1 final printout of: the front cover, spine and back cover (printed as spreads), trimmed and mounted on a board for presentati</w:delText>
        </w:r>
        <w:bookmarkStart w:id="1366" w:name="GoBack"/>
        <w:bookmarkEnd w:id="1366"/>
        <w:r w:rsidRPr="00031204" w:rsidDel="00AE3273">
          <w:delText xml:space="preserve">on. </w:delText>
        </w:r>
      </w:del>
      <w:del w:id="1367" w:author="Arnold Sandjaja" w:date="2013-06-14T18:11:00Z">
        <w:r w:rsidRPr="00031204" w:rsidDel="00A91A88">
          <w:delText>The varnish</w:delText>
        </w:r>
      </w:del>
      <w:ins w:id="1368" w:author="Michel Bulon" w:date="2013-06-12T21:18:00Z">
        <w:del w:id="1369" w:author="Arnold Sandjaja" w:date="2013-06-14T18:11:00Z">
          <w:r w:rsidR="00F84A43" w:rsidDel="00A91A88">
            <w:delText>dieline</w:delText>
          </w:r>
        </w:del>
      </w:ins>
      <w:del w:id="1370" w:author="Arnold Sandjaja" w:date="2013-06-14T18:11:00Z">
        <w:r w:rsidRPr="00031204" w:rsidDel="00A91A88">
          <w:delText xml:space="preserve"> must be printed on top of the design at 20% transparency.</w:delText>
        </w:r>
      </w:del>
    </w:p>
    <w:p w14:paraId="12E951CD" w14:textId="77777777" w:rsidR="00405E48" w:rsidRPr="00031204" w:rsidRDefault="00405E48"/>
    <w:p w14:paraId="1BF3DECC" w14:textId="7222DA7D" w:rsidR="00405E48" w:rsidRPr="00031204" w:rsidRDefault="00405E48">
      <w:r w:rsidRPr="00031204">
        <w:t>• 1 final printout</w:t>
      </w:r>
      <w:ins w:id="1371" w:author="Arnold Sandjaja" w:date="2013-06-14T18:15:00Z">
        <w:r w:rsidR="00A91A88">
          <w:t xml:space="preserve"> untrimmed</w:t>
        </w:r>
      </w:ins>
      <w:r w:rsidRPr="00031204">
        <w:t xml:space="preserve"> </w:t>
      </w:r>
      <w:ins w:id="1372" w:author="Arnold Sandjaja" w:date="2013-06-30T09:49:00Z">
        <w:r w:rsidR="00401DE1">
          <w:t xml:space="preserve">and mounted on cardboard </w:t>
        </w:r>
      </w:ins>
      <w:del w:id="1373" w:author="Arnold Sandjaja" w:date="2013-06-30T09:50:00Z">
        <w:r w:rsidRPr="00031204" w:rsidDel="00401DE1">
          <w:delText>of</w:delText>
        </w:r>
      </w:del>
      <w:r w:rsidRPr="00031204">
        <w:t xml:space="preserve">: the front cover, spine and back cover </w:t>
      </w:r>
      <w:del w:id="1374" w:author="Arnold Sandjaja" w:date="2013-06-30T09:57:00Z">
        <w:r w:rsidRPr="00031204" w:rsidDel="00BA53BA">
          <w:delText>with</w:delText>
        </w:r>
      </w:del>
      <w:del w:id="1375" w:author="Arnold Sandjaja" w:date="2013-06-14T18:15:00Z">
        <w:r w:rsidRPr="00031204" w:rsidDel="00A91A88">
          <w:delText>out</w:delText>
        </w:r>
      </w:del>
      <w:ins w:id="1376" w:author="Arnold Sandjaja" w:date="2013-06-30T09:57:00Z">
        <w:r w:rsidR="00BA53BA">
          <w:t>with</w:t>
        </w:r>
      </w:ins>
      <w:r w:rsidRPr="00031204">
        <w:t xml:space="preserve"> the </w:t>
      </w:r>
      <w:del w:id="1377" w:author="Michel Bulon" w:date="2013-06-12T21:18:00Z">
        <w:r w:rsidRPr="00031204" w:rsidDel="00F84A43">
          <w:delText>varnish</w:delText>
        </w:r>
      </w:del>
      <w:ins w:id="1378" w:author="Michel Bulon" w:date="2013-06-12T21:18:00Z">
        <w:r w:rsidR="00F84A43">
          <w:t>die</w:t>
        </w:r>
      </w:ins>
      <w:ins w:id="1379" w:author="Arnold Sandjaja" w:date="2013-06-30T09:54:00Z">
        <w:r w:rsidR="00A20BC6">
          <w:t>-</w:t>
        </w:r>
      </w:ins>
      <w:ins w:id="1380" w:author="Michel Bulon" w:date="2013-06-12T21:18:00Z">
        <w:r w:rsidR="00F84A43">
          <w:t>line</w:t>
        </w:r>
      </w:ins>
      <w:r w:rsidRPr="00031204">
        <w:t xml:space="preserve"> (printed as spreads). (including: bleed, crop marks, registration marks, fold marks — placed outside the bleed area, </w:t>
      </w:r>
      <w:r w:rsidR="009B7C8F" w:rsidRPr="00031204">
        <w:t>colour bars CMYK</w:t>
      </w:r>
      <w:del w:id="1381" w:author="Arnold Sandjaja" w:date="2013-06-30T09:21:00Z">
        <w:r w:rsidR="009B7C8F" w:rsidRPr="00031204" w:rsidDel="00011022">
          <w:delText>, colo</w:delText>
        </w:r>
      </w:del>
      <w:ins w:id="1382" w:author="Michel Bulon" w:date="2013-05-20T21:04:00Z">
        <w:del w:id="1383" w:author="Arnold Sandjaja" w:date="2013-06-30T09:21:00Z">
          <w:r w:rsidR="008E06C3" w:rsidDel="00011022">
            <w:delText>u</w:delText>
          </w:r>
        </w:del>
      </w:ins>
      <w:del w:id="1384" w:author="Arnold Sandjaja" w:date="2013-06-30T09:21:00Z">
        <w:r w:rsidR="009B7C8F" w:rsidRPr="00031204" w:rsidDel="00011022">
          <w:delText>r bar PMS C</w:delText>
        </w:r>
      </w:del>
      <w:r w:rsidRPr="00031204">
        <w:t>)</w:t>
      </w:r>
    </w:p>
    <w:p w14:paraId="75B6E9DC" w14:textId="77777777" w:rsidR="00405E48" w:rsidRPr="00031204" w:rsidRDefault="00405E48"/>
    <w:p w14:paraId="05368E24" w14:textId="20DB357A" w:rsidR="00405E48" w:rsidRPr="00031204" w:rsidRDefault="00405E48">
      <w:r w:rsidRPr="00031204">
        <w:t xml:space="preserve">• 1 final printout of: the </w:t>
      </w:r>
      <w:del w:id="1385" w:author="Michel Bulon" w:date="2013-06-12T21:18:00Z">
        <w:r w:rsidRPr="00031204" w:rsidDel="00F84A43">
          <w:delText>varnish</w:delText>
        </w:r>
      </w:del>
      <w:ins w:id="1386" w:author="Michel Bulon" w:date="2013-06-12T21:18:00Z">
        <w:r w:rsidR="00F84A43">
          <w:t>die</w:t>
        </w:r>
      </w:ins>
      <w:ins w:id="1387" w:author="Arnold Sandjaja" w:date="2013-06-30T09:54:00Z">
        <w:r w:rsidR="00A20BC6">
          <w:t>-</w:t>
        </w:r>
      </w:ins>
      <w:ins w:id="1388" w:author="Michel Bulon" w:date="2013-06-12T21:18:00Z">
        <w:r w:rsidR="00F84A43">
          <w:t>line</w:t>
        </w:r>
      </w:ins>
      <w:r w:rsidRPr="00031204">
        <w:t xml:space="preserve"> </w:t>
      </w:r>
      <w:del w:id="1389" w:author="Arnold Sandjaja" w:date="2013-06-14T18:12:00Z">
        <w:r w:rsidRPr="00031204" w:rsidDel="00A91A88">
          <w:delText xml:space="preserve">at 100% black </w:delText>
        </w:r>
      </w:del>
      <w:r w:rsidRPr="00031204">
        <w:t>(printed as spreads). (including:</w:t>
      </w:r>
      <w:del w:id="1390" w:author="Arnold Sandjaja" w:date="2013-06-30T09:23:00Z">
        <w:r w:rsidRPr="00031204" w:rsidDel="00CB541E">
          <w:delText xml:space="preserve"> bleed</w:delText>
        </w:r>
      </w:del>
      <w:r w:rsidRPr="00031204">
        <w:t>, crop marks, registration marks, fold marks — placed outside the bleed area</w:t>
      </w:r>
      <w:del w:id="1391" w:author="Arnold Sandjaja" w:date="2013-06-30T09:23:00Z">
        <w:r w:rsidRPr="00031204" w:rsidDel="00CB541E">
          <w:delText>, colour bars</w:delText>
        </w:r>
        <w:r w:rsidR="0069109A" w:rsidRPr="00031204" w:rsidDel="00CB541E">
          <w:delText xml:space="preserve"> Varnish</w:delText>
        </w:r>
      </w:del>
      <w:ins w:id="1392" w:author="Michel Bulon" w:date="2013-06-12T21:18:00Z">
        <w:del w:id="1393" w:author="Arnold Sandjaja" w:date="2013-06-14T18:16:00Z">
          <w:r w:rsidR="00F84A43" w:rsidDel="00A91A88">
            <w:delText>D</w:delText>
          </w:r>
        </w:del>
        <w:del w:id="1394" w:author="Arnold Sandjaja" w:date="2013-06-30T09:23:00Z">
          <w:r w:rsidR="00F84A43" w:rsidDel="00CB541E">
            <w:delText>ieline</w:delText>
          </w:r>
        </w:del>
      </w:ins>
      <w:r w:rsidRPr="00031204">
        <w:t>)</w:t>
      </w:r>
    </w:p>
    <w:p w14:paraId="18F7C03D" w14:textId="77777777" w:rsidR="00405E48" w:rsidRPr="00031204" w:rsidRDefault="00405E48">
      <w:pPr>
        <w:pStyle w:val="Default"/>
        <w:rPr>
          <w:rFonts w:ascii="Arial Bold" w:hAnsi="Arial Bold"/>
          <w:lang w:val="en-GB"/>
        </w:rPr>
      </w:pPr>
    </w:p>
    <w:p w14:paraId="7396B0BC" w14:textId="77777777" w:rsidR="00967DC3" w:rsidRDefault="00405E48">
      <w:pPr>
        <w:rPr>
          <w:ins w:id="1395" w:author="Arnold Sandjaja" w:date="2013-06-30T09:27:00Z"/>
        </w:rPr>
      </w:pPr>
      <w:r w:rsidRPr="00031204">
        <w:t>• 1 final dummy/booklet</w:t>
      </w:r>
      <w:ins w:id="1396" w:author="Arnold Sandjaja" w:date="2013-06-30T09:24:00Z">
        <w:r w:rsidR="00967DC3">
          <w:t xml:space="preserve"> trimmed to final size</w:t>
        </w:r>
      </w:ins>
      <w:r w:rsidRPr="00031204">
        <w:t xml:space="preserve"> including: </w:t>
      </w:r>
    </w:p>
    <w:p w14:paraId="77070E8F" w14:textId="77777777" w:rsidR="004C5D5E" w:rsidRDefault="00405E48">
      <w:pPr>
        <w:pStyle w:val="a8"/>
        <w:numPr>
          <w:ilvl w:val="0"/>
          <w:numId w:val="12"/>
        </w:numPr>
        <w:rPr>
          <w:ins w:id="1397" w:author="Arnold Sandjaja" w:date="2013-06-30T09:28:00Z"/>
          <w:rFonts w:cs="Arial"/>
        </w:rPr>
        <w:pPrChange w:id="1398" w:author="Arnold Sandjaja" w:date="2013-06-30T09:28:00Z">
          <w:pPr/>
        </w:pPrChange>
      </w:pPr>
      <w:r w:rsidRPr="004C5D5E">
        <w:rPr>
          <w:rFonts w:ascii="Arial" w:hAnsi="Arial" w:cs="Arial"/>
          <w:rPrChange w:id="1399" w:author="Arnold Sandjaja" w:date="2013-06-30T09:28:00Z">
            <w:rPr/>
          </w:rPrChange>
        </w:rPr>
        <w:t>the front cover, spine, back cover printed as spreads</w:t>
      </w:r>
    </w:p>
    <w:p w14:paraId="64C6844D" w14:textId="77777777" w:rsidR="004C5D5E" w:rsidRDefault="004C5D5E">
      <w:pPr>
        <w:pStyle w:val="a8"/>
        <w:numPr>
          <w:ilvl w:val="0"/>
          <w:numId w:val="12"/>
        </w:numPr>
        <w:rPr>
          <w:ins w:id="1400" w:author="Arnold Sandjaja" w:date="2013-06-30T09:28:00Z"/>
          <w:rFonts w:cs="Arial"/>
        </w:rPr>
        <w:pPrChange w:id="1401" w:author="Arnold Sandjaja" w:date="2013-06-30T09:28:00Z">
          <w:pPr/>
        </w:pPrChange>
      </w:pPr>
      <w:ins w:id="1402" w:author="Arnold Sandjaja" w:date="2013-06-30T09:28:00Z">
        <w:r w:rsidRPr="0096745B">
          <w:rPr>
            <w:rFonts w:ascii="Arial" w:hAnsi="Arial" w:cs="Arial"/>
          </w:rPr>
          <w:t xml:space="preserve">1 page printed as a single page (page 3) </w:t>
        </w:r>
      </w:ins>
    </w:p>
    <w:p w14:paraId="1E1439B8" w14:textId="77777777" w:rsidR="006A0F82" w:rsidRDefault="004C5D5E">
      <w:pPr>
        <w:pStyle w:val="a8"/>
        <w:numPr>
          <w:ilvl w:val="0"/>
          <w:numId w:val="12"/>
        </w:numPr>
        <w:rPr>
          <w:ins w:id="1403" w:author="Arnold Sandjaja" w:date="2013-06-30T09:29:00Z"/>
          <w:rFonts w:ascii="Arial" w:hAnsi="Arial" w:cs="Arial"/>
        </w:rPr>
        <w:pPrChange w:id="1404" w:author="Arnold Sandjaja" w:date="2013-06-30T09:28:00Z">
          <w:pPr>
            <w:pStyle w:val="Heading1AA"/>
          </w:pPr>
        </w:pPrChange>
      </w:pPr>
      <w:ins w:id="1405" w:author="Arnold Sandjaja" w:date="2013-06-30T09:28:00Z">
        <w:r w:rsidRPr="00580CF8">
          <w:rPr>
            <w:rFonts w:ascii="Arial" w:hAnsi="Arial" w:cs="Arial"/>
          </w:rPr>
          <w:t>four pages printed as spreads (8-9 and 10-11)</w:t>
        </w:r>
      </w:ins>
    </w:p>
    <w:p w14:paraId="3DEBCE26" w14:textId="70E372C8" w:rsidR="00405E48" w:rsidRPr="007769CC" w:rsidDel="004C5D5E" w:rsidRDefault="00405E48">
      <w:pPr>
        <w:rPr>
          <w:del w:id="1406" w:author="Arnold Sandjaja" w:date="2013-06-30T09:28:00Z"/>
          <w:rFonts w:cs="Arial"/>
        </w:rPr>
      </w:pPr>
      <w:del w:id="1407" w:author="Arnold Sandjaja" w:date="2013-06-30T09:28:00Z">
        <w:r w:rsidRPr="00580CF8" w:rsidDel="004C5D5E">
          <w:rPr>
            <w:rFonts w:cs="Arial"/>
          </w:rPr>
          <w:delText xml:space="preserve"> and</w:delText>
        </w:r>
      </w:del>
      <w:del w:id="1408" w:author="Arnold Sandjaja" w:date="2013-06-30T09:24:00Z">
        <w:r w:rsidRPr="00580CF8" w:rsidDel="00967DC3">
          <w:rPr>
            <w:rFonts w:cs="Arial"/>
          </w:rPr>
          <w:delText xml:space="preserve"> trimmed to final size</w:delText>
        </w:r>
      </w:del>
      <w:del w:id="1409" w:author="Arnold Sandjaja" w:date="2013-06-14T18:17:00Z">
        <w:r w:rsidRPr="00580CF8" w:rsidDel="00FA7FB0">
          <w:rPr>
            <w:rFonts w:cs="Arial"/>
          </w:rPr>
          <w:delText>. The varnish</w:delText>
        </w:r>
      </w:del>
      <w:ins w:id="1410" w:author="Michel Bulon" w:date="2013-06-12T21:18:00Z">
        <w:del w:id="1411" w:author="Arnold Sandjaja" w:date="2013-06-14T18:17:00Z">
          <w:r w:rsidR="00F84A43" w:rsidRPr="00580CF8" w:rsidDel="00FA7FB0">
            <w:rPr>
              <w:rFonts w:cs="Arial"/>
            </w:rPr>
            <w:delText>dieline</w:delText>
          </w:r>
        </w:del>
      </w:ins>
      <w:del w:id="1412" w:author="Arnold Sandjaja" w:date="2013-06-14T18:17:00Z">
        <w:r w:rsidRPr="00580CF8" w:rsidDel="00FA7FB0">
          <w:rPr>
            <w:rFonts w:cs="Arial"/>
          </w:rPr>
          <w:delText xml:space="preserve"> must be printed on top of the design at 20% transparency — </w:delText>
        </w:r>
      </w:del>
      <w:del w:id="1413" w:author="Arnold Sandjaja" w:date="2013-06-30T09:28:00Z">
        <w:r w:rsidRPr="00B90C30" w:rsidDel="004C5D5E">
          <w:rPr>
            <w:rFonts w:cs="Arial"/>
          </w:rPr>
          <w:delText xml:space="preserve">and the four pages printed as </w:delText>
        </w:r>
        <w:r w:rsidRPr="00B16740" w:rsidDel="004C5D5E">
          <w:rPr>
            <w:rFonts w:cs="Arial"/>
          </w:rPr>
          <w:delText>spreads, inserted into the cover</w:delText>
        </w:r>
      </w:del>
    </w:p>
    <w:p w14:paraId="1A5052A9" w14:textId="77777777" w:rsidR="00405E48" w:rsidRPr="00031204" w:rsidRDefault="00405E48">
      <w:pPr>
        <w:pPrChange w:id="1414" w:author="Arnold Sandjaja" w:date="2013-06-30T09:29:00Z">
          <w:pPr>
            <w:pStyle w:val="Heading1AA"/>
          </w:pPr>
        </w:pPrChange>
      </w:pPr>
    </w:p>
    <w:p w14:paraId="516EA0E7" w14:textId="77777777" w:rsidR="00A11406" w:rsidRPr="000C5F20" w:rsidRDefault="00A11406" w:rsidP="00A11406">
      <w:pPr>
        <w:rPr>
          <w:ins w:id="1415" w:author="Lin Miirabai" w:date="2013-07-01T14:29:00Z"/>
          <w:rFonts w:ascii="新細明體" w:eastAsia="新細明體" w:hAnsi="新細明體" w:cs="新細明體" w:hint="eastAsia"/>
          <w:b/>
          <w:color w:val="0000FF"/>
          <w:lang w:eastAsia="zh-TW"/>
          <w:rPrChange w:id="1416" w:author="Lin Miirabai" w:date="2013-07-01T14:38:00Z">
            <w:rPr>
              <w:ins w:id="1417" w:author="Lin Miirabai" w:date="2013-07-01T14:29:00Z"/>
              <w:rFonts w:ascii="新細明體" w:eastAsia="新細明體" w:hAnsi="新細明體" w:cs="新細明體" w:hint="eastAsia"/>
              <w:b/>
              <w:color w:val="0000FF"/>
              <w:lang w:eastAsia="zh-TW"/>
            </w:rPr>
          </w:rPrChange>
        </w:rPr>
      </w:pPr>
      <w:ins w:id="1418" w:author="Lin Miirabai" w:date="2013-07-01T14:29:00Z">
        <w:r w:rsidRPr="000C5F20">
          <w:rPr>
            <w:rFonts w:ascii="新細明體" w:eastAsia="新細明體" w:hAnsi="新細明體" w:cs="新細明體" w:hint="eastAsia"/>
            <w:b/>
            <w:color w:val="0000FF"/>
            <w:lang w:eastAsia="zh-TW"/>
            <w:rPrChange w:id="1419" w:author="Lin Miirabai" w:date="2013-07-01T14:38:00Z">
              <w:rPr>
                <w:rFonts w:ascii="新細明體" w:eastAsia="新細明體" w:hAnsi="新細明體" w:cs="新細明體" w:hint="eastAsia"/>
                <w:b/>
                <w:color w:val="0000FF"/>
                <w:lang w:eastAsia="zh-TW"/>
              </w:rPr>
            </w:rPrChange>
          </w:rPr>
          <w:t>你必須繳交</w:t>
        </w:r>
      </w:ins>
    </w:p>
    <w:p w14:paraId="1C1F9F67" w14:textId="5F35AD43" w:rsidR="00A11406" w:rsidRPr="000C5F20" w:rsidRDefault="00A11406" w:rsidP="008F7955">
      <w:pPr>
        <w:ind w:left="142" w:hangingChars="71" w:hanging="142"/>
        <w:rPr>
          <w:ins w:id="1420" w:author="Lin Miirabai" w:date="2013-07-01T14:29:00Z"/>
          <w:rFonts w:ascii="新細明體" w:eastAsia="新細明體" w:hAnsi="新細明體" w:cs="新細明體" w:hint="eastAsia"/>
          <w:color w:val="0000FF"/>
          <w:lang w:eastAsia="zh-TW"/>
          <w:rPrChange w:id="1421" w:author="Lin Miirabai" w:date="2013-07-01T14:38:00Z">
            <w:rPr>
              <w:ins w:id="1422" w:author="Lin Miirabai" w:date="2013-07-01T14:29:00Z"/>
              <w:rFonts w:ascii="新細明體" w:eastAsia="新細明體" w:hAnsi="新細明體" w:cs="新細明體" w:hint="eastAsia"/>
              <w:color w:val="0000FF"/>
              <w:lang w:eastAsia="zh-TW"/>
            </w:rPr>
          </w:rPrChange>
        </w:rPr>
        <w:pPrChange w:id="1423" w:author="Lin Miirabai" w:date="2013-07-01T14:45:00Z">
          <w:pPr/>
        </w:pPrChange>
      </w:pPr>
      <w:ins w:id="1424" w:author="Lin Miirabai" w:date="2013-07-01T14:29:00Z">
        <w:r w:rsidRPr="000C5F20">
          <w:rPr>
            <w:rFonts w:ascii="新細明體" w:eastAsia="新細明體" w:hAnsi="新細明體" w:cs="新細明體" w:hint="eastAsia"/>
            <w:color w:val="0000FF"/>
            <w:lang w:eastAsia="zh-TW"/>
            <w:rPrChange w:id="1425" w:author="Lin Miirabai" w:date="2013-07-01T14:38:00Z">
              <w:rPr>
                <w:rFonts w:ascii="新細明體" w:eastAsia="新細明體" w:hAnsi="新細明體" w:cs="新細明體" w:hint="eastAsia"/>
                <w:color w:val="0000FF"/>
                <w:lang w:eastAsia="zh-TW"/>
              </w:rPr>
            </w:rPrChange>
          </w:rPr>
          <w:t>‧一個命名為你的競賽編號</w:t>
        </w:r>
      </w:ins>
      <w:ins w:id="1426" w:author="Lin Miirabai" w:date="2013-07-01T14:30:00Z">
        <w:r w:rsidRPr="000C5F20">
          <w:rPr>
            <w:color w:val="0000FF"/>
            <w:rPrChange w:id="1427" w:author="Lin Miirabai" w:date="2013-07-01T14:38:00Z">
              <w:rPr/>
            </w:rPrChange>
          </w:rPr>
          <w:t>_module1</w:t>
        </w:r>
        <w:r w:rsidRPr="000C5F20">
          <w:rPr>
            <w:rFonts w:ascii="新細明體" w:eastAsia="新細明體" w:hAnsi="新細明體" w:cs="新細明體" w:hint="eastAsia"/>
            <w:color w:val="0000FF"/>
            <w:lang w:eastAsia="zh-TW"/>
            <w:rPrChange w:id="1428" w:author="Lin Miirabai" w:date="2013-07-01T14:38:00Z">
              <w:rPr>
                <w:rFonts w:ascii="新細明體" w:eastAsia="新細明體" w:hAnsi="新細明體" w:cs="新細明體" w:hint="eastAsia"/>
                <w:lang w:eastAsia="zh-TW"/>
              </w:rPr>
            </w:rPrChange>
          </w:rPr>
          <w:t>的工作檔資料夾（包含原始檔案、字體</w:t>
        </w:r>
      </w:ins>
      <w:ins w:id="1429" w:author="Lin Miirabai" w:date="2013-07-01T14:31:00Z">
        <w:r w:rsidRPr="000C5F20">
          <w:rPr>
            <w:rFonts w:ascii="新細明體" w:eastAsia="新細明體" w:hAnsi="新細明體" w:cs="新細明體" w:hint="eastAsia"/>
            <w:color w:val="0000FF"/>
            <w:lang w:eastAsia="zh-TW"/>
            <w:rPrChange w:id="1430" w:author="Lin Miirabai" w:date="2013-07-01T14:38:00Z">
              <w:rPr>
                <w:rFonts w:ascii="新細明體" w:eastAsia="新細明體" w:hAnsi="新細明體" w:cs="新細明體" w:hint="eastAsia"/>
                <w:color w:val="0000FF"/>
                <w:lang w:eastAsia="zh-TW"/>
              </w:rPr>
            </w:rPrChange>
          </w:rPr>
          <w:t>、連結的圖片、</w:t>
        </w:r>
        <w:r w:rsidRPr="000C5F20">
          <w:rPr>
            <w:color w:val="0000FF"/>
            <w:rPrChange w:id="1431" w:author="Lin Miirabai" w:date="2013-07-01T14:38:00Z">
              <w:rPr/>
            </w:rPrChange>
          </w:rPr>
          <w:t>ICC</w:t>
        </w:r>
        <w:r w:rsidRPr="000C5F20">
          <w:rPr>
            <w:rFonts w:ascii="新細明體" w:eastAsia="新細明體" w:hAnsi="新細明體" w:cs="新細明體" w:hint="eastAsia"/>
            <w:color w:val="0000FF"/>
            <w:lang w:eastAsia="zh-TW"/>
            <w:rPrChange w:id="1432" w:author="Lin Miirabai" w:date="2013-07-01T14:38:00Z">
              <w:rPr>
                <w:rFonts w:ascii="新細明體" w:eastAsia="新細明體" w:hAnsi="新細明體" w:cs="新細明體" w:hint="eastAsia"/>
                <w:lang w:eastAsia="zh-TW"/>
              </w:rPr>
            </w:rPrChange>
          </w:rPr>
          <w:t>色彩描述檔和印刷準備的</w:t>
        </w:r>
        <w:r w:rsidRPr="000C5F20">
          <w:rPr>
            <w:color w:val="0000FF"/>
            <w:rPrChange w:id="1433" w:author="Lin Miirabai" w:date="2013-07-01T14:38:00Z">
              <w:rPr/>
            </w:rPrChange>
          </w:rPr>
          <w:t>PDF/X1a</w:t>
        </w:r>
        <w:r w:rsidRPr="000C5F20">
          <w:rPr>
            <w:rFonts w:ascii="新細明體" w:eastAsia="新細明體" w:hAnsi="新細明體" w:cs="新細明體" w:hint="eastAsia"/>
            <w:color w:val="0000FF"/>
            <w:lang w:eastAsia="zh-TW"/>
            <w:rPrChange w:id="1434" w:author="Lin Miirabai" w:date="2013-07-01T14:38:00Z">
              <w:rPr>
                <w:rFonts w:ascii="新細明體" w:eastAsia="新細明體" w:hAnsi="新細明體" w:cs="新細明體" w:hint="eastAsia"/>
                <w:lang w:eastAsia="zh-TW"/>
              </w:rPr>
            </w:rPrChange>
          </w:rPr>
          <w:t>檔案</w:t>
        </w:r>
      </w:ins>
      <w:ins w:id="1435" w:author="Lin Miirabai" w:date="2013-07-01T14:30:00Z">
        <w:r w:rsidRPr="000C5F20">
          <w:rPr>
            <w:rFonts w:ascii="新細明體" w:eastAsia="新細明體" w:hAnsi="新細明體" w:cs="新細明體" w:hint="eastAsia"/>
            <w:color w:val="0000FF"/>
            <w:lang w:eastAsia="zh-TW"/>
            <w:rPrChange w:id="1436" w:author="Lin Miirabai" w:date="2013-07-01T14:38:00Z">
              <w:rPr>
                <w:rFonts w:ascii="新細明體" w:eastAsia="新細明體" w:hAnsi="新細明體" w:cs="新細明體" w:hint="eastAsia"/>
                <w:color w:val="0000FF"/>
                <w:lang w:eastAsia="zh-TW"/>
              </w:rPr>
            </w:rPrChange>
          </w:rPr>
          <w:t>）</w:t>
        </w:r>
      </w:ins>
      <w:ins w:id="1437" w:author="Lin Miirabai" w:date="2013-07-01T14:31:00Z">
        <w:r w:rsidRPr="000C5F20">
          <w:rPr>
            <w:rFonts w:ascii="新細明體" w:eastAsia="新細明體" w:hAnsi="新細明體" w:cs="新細明體" w:hint="eastAsia"/>
            <w:b/>
            <w:color w:val="0000FF"/>
            <w:lang w:eastAsia="zh-TW"/>
            <w:rPrChange w:id="1438" w:author="Lin Miirabai" w:date="2013-07-01T14:38:00Z">
              <w:rPr>
                <w:rFonts w:ascii="新細明體" w:eastAsia="新細明體" w:hAnsi="新細明體" w:cs="新細明體" w:hint="eastAsia"/>
                <w:color w:val="0000FF"/>
                <w:lang w:eastAsia="zh-TW"/>
              </w:rPr>
            </w:rPrChange>
          </w:rPr>
          <w:t>只有</w:t>
        </w:r>
      </w:ins>
      <w:ins w:id="1439" w:author="Lin Miirabai" w:date="2013-07-01T14:32:00Z">
        <w:r w:rsidRPr="000C5F20">
          <w:rPr>
            <w:rFonts w:ascii="新細明體" w:eastAsia="新細明體" w:hAnsi="新細明體" w:cs="新細明體" w:hint="eastAsia"/>
            <w:b/>
            <w:color w:val="0000FF"/>
            <w:lang w:eastAsia="zh-TW"/>
            <w:rPrChange w:id="1440" w:author="Lin Miirabai" w:date="2013-07-01T14:38:00Z">
              <w:rPr>
                <w:rFonts w:ascii="新細明體" w:eastAsia="新細明體" w:hAnsi="新細明體" w:cs="新細明體" w:hint="eastAsia"/>
                <w:color w:val="0000FF"/>
                <w:lang w:eastAsia="zh-TW"/>
              </w:rPr>
            </w:rPrChange>
          </w:rPr>
          <w:t>放在這個資料夾的檔案會被評分</w:t>
        </w:r>
      </w:ins>
    </w:p>
    <w:p w14:paraId="0432F1F6" w14:textId="1ACD017A" w:rsidR="00A11406" w:rsidRPr="008F7955" w:rsidRDefault="00A11406" w:rsidP="008F7955">
      <w:pPr>
        <w:ind w:left="142" w:hangingChars="71" w:hanging="142"/>
        <w:rPr>
          <w:ins w:id="1441" w:author="Lin Miirabai" w:date="2013-07-01T14:38:00Z"/>
          <w:rFonts w:ascii="新細明體" w:eastAsia="新細明體" w:hAnsi="新細明體" w:cs="新細明體" w:hint="eastAsia"/>
          <w:color w:val="0000FF"/>
          <w:lang w:eastAsia="zh-TW"/>
          <w:rPrChange w:id="1442" w:author="Lin Miirabai" w:date="2013-07-01T14:45:00Z">
            <w:rPr>
              <w:ins w:id="1443" w:author="Lin Miirabai" w:date="2013-07-01T14:38:00Z"/>
              <w:rFonts w:ascii="新細明體" w:eastAsia="新細明體" w:hAnsi="新細明體" w:cs="新細明體" w:hint="eastAsia"/>
              <w:color w:val="0000FF"/>
              <w:lang w:eastAsia="zh-TW"/>
            </w:rPr>
          </w:rPrChange>
        </w:rPr>
        <w:pPrChange w:id="1444" w:author="Lin Miirabai" w:date="2013-07-01T14:45:00Z">
          <w:pPr/>
        </w:pPrChange>
      </w:pPr>
      <w:ins w:id="1445" w:author="Lin Miirabai" w:date="2013-07-01T14:29:00Z">
        <w:r w:rsidRPr="000C5F20">
          <w:rPr>
            <w:rFonts w:ascii="新細明體" w:eastAsia="新細明體" w:hAnsi="新細明體" w:cs="新細明體" w:hint="eastAsia"/>
            <w:color w:val="0000FF"/>
            <w:lang w:eastAsia="zh-TW"/>
            <w:rPrChange w:id="1446" w:author="Lin Miirabai" w:date="2013-07-01T14:38:00Z">
              <w:rPr>
                <w:rFonts w:ascii="新細明體" w:eastAsia="新細明體" w:hAnsi="新細明體" w:cs="新細明體" w:hint="eastAsia"/>
                <w:color w:val="0000FF"/>
                <w:lang w:eastAsia="zh-TW"/>
              </w:rPr>
            </w:rPrChange>
          </w:rPr>
          <w:t>‧</w:t>
        </w:r>
      </w:ins>
      <w:ins w:id="1447" w:author="Lin Miirabai" w:date="2013-07-01T14:32:00Z">
        <w:r w:rsidR="00D71082" w:rsidRPr="000C5F20">
          <w:rPr>
            <w:rFonts w:ascii="新細明體" w:eastAsia="新細明體" w:hAnsi="新細明體" w:cs="新細明體" w:hint="eastAsia"/>
            <w:color w:val="0000FF"/>
            <w:lang w:eastAsia="zh-TW"/>
            <w:rPrChange w:id="1448" w:author="Lin Miirabai" w:date="2013-07-01T14:38:00Z">
              <w:rPr>
                <w:rFonts w:ascii="新細明體" w:eastAsia="新細明體" w:hAnsi="新細明體" w:cs="新細明體" w:hint="eastAsia"/>
                <w:color w:val="0000FF"/>
                <w:lang w:eastAsia="zh-TW"/>
              </w:rPr>
            </w:rPrChange>
          </w:rPr>
          <w:t>兩</w:t>
        </w:r>
        <w:r w:rsidR="00D71082" w:rsidRPr="008F7955">
          <w:rPr>
            <w:rFonts w:ascii="新細明體" w:eastAsia="新細明體" w:hAnsi="新細明體" w:cs="新細明體" w:hint="eastAsia"/>
            <w:color w:val="0000FF"/>
            <w:lang w:eastAsia="zh-TW"/>
            <w:rPrChange w:id="1449" w:author="Lin Miirabai" w:date="2013-07-01T14:45:00Z">
              <w:rPr>
                <w:rFonts w:ascii="新細明體" w:eastAsia="新細明體" w:hAnsi="新細明體" w:cs="新細明體" w:hint="eastAsia"/>
                <w:color w:val="0000FF"/>
                <w:lang w:eastAsia="zh-TW"/>
              </w:rPr>
            </w:rPrChange>
          </w:rPr>
          <w:t>個最終印刷準備</w:t>
        </w:r>
      </w:ins>
      <w:ins w:id="1450" w:author="Lin Miirabai" w:date="2013-07-01T14:33:00Z">
        <w:r w:rsidR="00D71082" w:rsidRPr="008F7955">
          <w:rPr>
            <w:rFonts w:ascii="新細明體" w:eastAsia="新細明體" w:hAnsi="新細明體" w:cs="新細明體" w:hint="eastAsia"/>
            <w:color w:val="0000FF"/>
            <w:lang w:eastAsia="zh-TW"/>
            <w:rPrChange w:id="1451" w:author="Lin Miirabai" w:date="2013-07-01T14:45:00Z">
              <w:rPr>
                <w:rFonts w:ascii="新細明體" w:eastAsia="新細明體" w:hAnsi="新細明體" w:cs="新細明體" w:hint="eastAsia"/>
                <w:color w:val="0000FF"/>
                <w:lang w:eastAsia="zh-TW"/>
              </w:rPr>
            </w:rPrChange>
          </w:rPr>
          <w:t>的</w:t>
        </w:r>
        <w:r w:rsidR="000C5F20" w:rsidRPr="008F7955">
          <w:rPr>
            <w:color w:val="0000FF"/>
            <w:rPrChange w:id="1452" w:author="Lin Miirabai" w:date="2013-07-01T14:45:00Z">
              <w:rPr/>
            </w:rPrChange>
          </w:rPr>
          <w:t>PDF/X1a</w:t>
        </w:r>
        <w:r w:rsidR="000C5F20" w:rsidRPr="008F7955">
          <w:rPr>
            <w:rFonts w:ascii="新細明體" w:eastAsia="新細明體" w:hAnsi="新細明體" w:cs="新細明體" w:hint="eastAsia"/>
            <w:color w:val="0000FF"/>
            <w:lang w:eastAsia="zh-TW"/>
            <w:rPrChange w:id="1453" w:author="Lin Miirabai" w:date="2013-07-01T14:45:00Z">
              <w:rPr>
                <w:rFonts w:ascii="新細明體" w:eastAsia="新細明體" w:hAnsi="新細明體" w:cs="新細明體" w:hint="eastAsia"/>
                <w:lang w:eastAsia="zh-TW"/>
              </w:rPr>
            </w:rPrChange>
          </w:rPr>
          <w:t>檔案（一個</w:t>
        </w:r>
      </w:ins>
      <w:ins w:id="1454" w:author="Lin Miirabai" w:date="2013-07-01T14:35:00Z">
        <w:r w:rsidR="000C5F20" w:rsidRPr="008F7955">
          <w:rPr>
            <w:rFonts w:ascii="新細明體" w:eastAsia="新細明體" w:hAnsi="新細明體" w:cs="新細明體" w:hint="eastAsia"/>
            <w:color w:val="0000FF"/>
            <w:lang w:eastAsia="zh-TW"/>
            <w:rPrChange w:id="1455" w:author="Lin Miirabai" w:date="2013-07-01T14:45:00Z">
              <w:rPr>
                <w:rFonts w:ascii="新細明體" w:eastAsia="新細明體" w:hAnsi="新細明體" w:cs="新細明體" w:hint="eastAsia"/>
                <w:lang w:eastAsia="zh-TW"/>
              </w:rPr>
            </w:rPrChange>
          </w:rPr>
          <w:t>有</w:t>
        </w:r>
      </w:ins>
      <w:ins w:id="1456" w:author="Lin Miirabai" w:date="2013-07-01T14:34:00Z">
        <w:r w:rsidR="000C5F20" w:rsidRPr="008F7955">
          <w:rPr>
            <w:rFonts w:ascii="新細明體" w:eastAsia="新細明體" w:hAnsi="新細明體" w:cs="新細明體" w:hint="eastAsia"/>
            <w:color w:val="0000FF"/>
            <w:lang w:eastAsia="zh-TW"/>
            <w:rPrChange w:id="1457" w:author="Lin Miirabai" w:date="2013-07-01T14:45:00Z">
              <w:rPr>
                <w:rFonts w:ascii="新細明體" w:eastAsia="新細明體" w:hAnsi="新細明體" w:cs="新細明體" w:hint="eastAsia"/>
                <w:lang w:eastAsia="zh-TW"/>
              </w:rPr>
            </w:rPrChange>
          </w:rPr>
          <w:t>封面、書背和封底的</w:t>
        </w:r>
        <w:r w:rsidR="000C5F20" w:rsidRPr="008F7955">
          <w:rPr>
            <w:color w:val="0000FF"/>
            <w:rPrChange w:id="1458" w:author="Lin Miirabai" w:date="2013-07-01T14:45:00Z">
              <w:rPr/>
            </w:rPrChange>
          </w:rPr>
          <w:t>PDF</w:t>
        </w:r>
        <w:r w:rsidR="000C5F20" w:rsidRPr="008F7955">
          <w:rPr>
            <w:rFonts w:ascii="新細明體" w:eastAsia="新細明體" w:hAnsi="新細明體" w:cs="新細明體" w:hint="eastAsia"/>
            <w:color w:val="0000FF"/>
            <w:lang w:eastAsia="zh-TW"/>
            <w:rPrChange w:id="1459" w:author="Lin Miirabai" w:date="2013-07-01T14:45:00Z">
              <w:rPr>
                <w:rFonts w:ascii="新細明體" w:eastAsia="新細明體" w:hAnsi="新細明體" w:cs="新細明體" w:hint="eastAsia"/>
                <w:lang w:eastAsia="zh-TW"/>
              </w:rPr>
            </w:rPrChange>
          </w:rPr>
          <w:t>檔案；一個</w:t>
        </w:r>
      </w:ins>
      <w:ins w:id="1460" w:author="Lin Miirabai" w:date="2013-07-01T14:35:00Z">
        <w:r w:rsidR="000C5F20" w:rsidRPr="008F7955">
          <w:rPr>
            <w:rFonts w:ascii="新細明體" w:eastAsia="新細明體" w:hAnsi="新細明體" w:cs="新細明體" w:hint="eastAsia"/>
            <w:color w:val="0000FF"/>
            <w:lang w:eastAsia="zh-TW"/>
            <w:rPrChange w:id="1461" w:author="Lin Miirabai" w:date="2013-07-01T14:45:00Z">
              <w:rPr>
                <w:rFonts w:ascii="新細明體" w:eastAsia="新細明體" w:hAnsi="新細明體" w:cs="新細明體" w:hint="eastAsia"/>
                <w:lang w:eastAsia="zh-TW"/>
              </w:rPr>
            </w:rPrChange>
          </w:rPr>
          <w:t>有</w:t>
        </w:r>
      </w:ins>
      <w:ins w:id="1462" w:author="Lin Miirabai" w:date="2013-07-01T14:34:00Z">
        <w:r w:rsidR="000C5F20" w:rsidRPr="008F7955">
          <w:rPr>
            <w:rFonts w:ascii="新細明體" w:eastAsia="新細明體" w:hAnsi="新細明體" w:cs="新細明體" w:hint="eastAsia"/>
            <w:color w:val="0000FF"/>
            <w:lang w:eastAsia="zh-TW"/>
            <w:rPrChange w:id="1463" w:author="Lin Miirabai" w:date="2013-07-01T14:45:00Z">
              <w:rPr>
                <w:rFonts w:ascii="新細明體" w:eastAsia="新細明體" w:hAnsi="新細明體" w:cs="新細明體" w:hint="eastAsia"/>
                <w:lang w:eastAsia="zh-TW"/>
              </w:rPr>
            </w:rPrChange>
          </w:rPr>
          <w:t>內頁</w:t>
        </w:r>
      </w:ins>
      <w:ins w:id="1464" w:author="Lin Miirabai" w:date="2013-07-01T14:35:00Z">
        <w:r w:rsidR="000C5F20" w:rsidRPr="008F7955">
          <w:rPr>
            <w:rFonts w:ascii="新細明體" w:eastAsia="新細明體" w:hAnsi="新細明體" w:cs="新細明體" w:hint="eastAsia"/>
            <w:color w:val="0000FF"/>
            <w:lang w:eastAsia="zh-TW"/>
            <w:rPrChange w:id="1465" w:author="Lin Miirabai" w:date="2013-07-01T14:45:00Z">
              <w:rPr>
                <w:rFonts w:ascii="新細明體" w:eastAsia="新細明體" w:hAnsi="新細明體" w:cs="新細明體" w:hint="eastAsia"/>
                <w:lang w:eastAsia="zh-TW"/>
              </w:rPr>
            </w:rPrChange>
          </w:rPr>
          <w:t>的</w:t>
        </w:r>
        <w:r w:rsidR="000C5F20" w:rsidRPr="008F7955">
          <w:rPr>
            <w:color w:val="0000FF"/>
            <w:rPrChange w:id="1466" w:author="Lin Miirabai" w:date="2013-07-01T14:45:00Z">
              <w:rPr/>
            </w:rPrChange>
          </w:rPr>
          <w:t>PDF</w:t>
        </w:r>
        <w:r w:rsidR="000C5F20" w:rsidRPr="008F7955">
          <w:rPr>
            <w:rFonts w:ascii="新細明體" w:eastAsia="新細明體" w:hAnsi="新細明體" w:cs="新細明體" w:hint="eastAsia"/>
            <w:color w:val="0000FF"/>
            <w:lang w:eastAsia="zh-TW"/>
            <w:rPrChange w:id="1467" w:author="Lin Miirabai" w:date="2013-07-01T14:45:00Z">
              <w:rPr>
                <w:rFonts w:ascii="新細明體" w:eastAsia="新細明體" w:hAnsi="新細明體" w:cs="新細明體" w:hint="eastAsia"/>
                <w:lang w:eastAsia="zh-TW"/>
              </w:rPr>
            </w:rPrChange>
          </w:rPr>
          <w:t>檔案，包含出血、裁切標記、對版標記</w:t>
        </w:r>
      </w:ins>
      <w:ins w:id="1468" w:author="Lin Miirabai" w:date="2013-07-01T14:36:00Z">
        <w:r w:rsidR="000C5F20" w:rsidRPr="008F7955">
          <w:rPr>
            <w:rFonts w:ascii="新細明體" w:eastAsia="新細明體" w:hAnsi="新細明體" w:cs="新細明體" w:hint="eastAsia"/>
            <w:color w:val="0000FF"/>
            <w:lang w:eastAsia="zh-TW"/>
            <w:rPrChange w:id="1469" w:author="Lin Miirabai" w:date="2013-07-01T14:45:00Z">
              <w:rPr>
                <w:rFonts w:ascii="新細明體" w:eastAsia="新細明體" w:hAnsi="新細明體" w:cs="新細明體" w:hint="eastAsia"/>
                <w:lang w:eastAsia="zh-TW"/>
              </w:rPr>
            </w:rPrChange>
          </w:rPr>
          <w:t>、摺線－放置於出血之外的範圍、</w:t>
        </w:r>
      </w:ins>
      <w:ins w:id="1470" w:author="Lin Miirabai" w:date="2013-07-01T14:37:00Z">
        <w:r w:rsidR="000C5F20" w:rsidRPr="008F7955">
          <w:rPr>
            <w:color w:val="0000FF"/>
            <w:rPrChange w:id="1471" w:author="Lin Miirabai" w:date="2013-07-01T14:45:00Z">
              <w:rPr/>
            </w:rPrChange>
          </w:rPr>
          <w:t>CMYK</w:t>
        </w:r>
        <w:r w:rsidR="000C5F20" w:rsidRPr="008F7955">
          <w:rPr>
            <w:rFonts w:ascii="新細明體" w:eastAsia="新細明體" w:hAnsi="新細明體" w:cs="新細明體" w:hint="eastAsia"/>
            <w:color w:val="0000FF"/>
            <w:lang w:eastAsia="zh-TW"/>
            <w:rPrChange w:id="1472" w:author="Lin Miirabai" w:date="2013-07-01T14:45:00Z">
              <w:rPr>
                <w:rFonts w:ascii="新細明體" w:eastAsia="新細明體" w:hAnsi="新細明體" w:cs="新細明體" w:hint="eastAsia"/>
                <w:lang w:eastAsia="zh-TW"/>
              </w:rPr>
            </w:rPrChange>
          </w:rPr>
          <w:t>的</w:t>
        </w:r>
      </w:ins>
      <w:ins w:id="1473" w:author="Lin Miirabai" w:date="2013-07-01T14:36:00Z">
        <w:r w:rsidR="000C5F20" w:rsidRPr="008F7955">
          <w:rPr>
            <w:rFonts w:ascii="新細明體" w:eastAsia="新細明體" w:hAnsi="新細明體" w:cs="新細明體" w:hint="eastAsia"/>
            <w:color w:val="0000FF"/>
            <w:lang w:eastAsia="zh-TW"/>
            <w:rPrChange w:id="1474" w:author="Lin Miirabai" w:date="2013-07-01T14:45:00Z">
              <w:rPr>
                <w:rFonts w:ascii="新細明體" w:eastAsia="新細明體" w:hAnsi="新細明體" w:cs="新細明體" w:hint="eastAsia"/>
                <w:lang w:eastAsia="zh-TW"/>
              </w:rPr>
            </w:rPrChange>
          </w:rPr>
          <w:t>色表</w:t>
        </w:r>
      </w:ins>
      <w:ins w:id="1475" w:author="Lin Miirabai" w:date="2013-07-01T14:37:00Z">
        <w:r w:rsidR="000C5F20" w:rsidRPr="008F7955">
          <w:rPr>
            <w:rFonts w:ascii="新細明體" w:eastAsia="新細明體" w:hAnsi="新細明體" w:cs="新細明體" w:hint="eastAsia"/>
            <w:color w:val="0000FF"/>
            <w:lang w:eastAsia="zh-TW"/>
            <w:rPrChange w:id="1476" w:author="Lin Miirabai" w:date="2013-07-01T14:45:00Z">
              <w:rPr>
                <w:rFonts w:ascii="新細明體" w:eastAsia="新細明體" w:hAnsi="新細明體" w:cs="新細明體" w:hint="eastAsia"/>
                <w:lang w:eastAsia="zh-TW"/>
              </w:rPr>
            </w:rPrChange>
          </w:rPr>
          <w:t>、</w:t>
        </w:r>
        <w:r w:rsidR="000C5F20" w:rsidRPr="008F7955">
          <w:rPr>
            <w:color w:val="0000FF"/>
            <w:rPrChange w:id="1477" w:author="Lin Miirabai" w:date="2013-07-01T14:45:00Z">
              <w:rPr/>
            </w:rPrChange>
          </w:rPr>
          <w:t>PMS C</w:t>
        </w:r>
        <w:r w:rsidR="000C5F20" w:rsidRPr="008F7955">
          <w:rPr>
            <w:rFonts w:ascii="新細明體" w:eastAsia="新細明體" w:hAnsi="新細明體" w:cs="新細明體" w:hint="eastAsia"/>
            <w:color w:val="0000FF"/>
            <w:lang w:eastAsia="zh-TW"/>
            <w:rPrChange w:id="1478" w:author="Lin Miirabai" w:date="2013-07-01T14:45:00Z">
              <w:rPr>
                <w:rFonts w:ascii="新細明體" w:eastAsia="新細明體" w:hAnsi="新細明體" w:cs="新細明體" w:hint="eastAsia"/>
                <w:lang w:eastAsia="zh-TW"/>
              </w:rPr>
            </w:rPrChange>
          </w:rPr>
          <w:t>的色表、刀模須在</w:t>
        </w:r>
        <w:r w:rsidR="000C5F20" w:rsidRPr="008F7955">
          <w:rPr>
            <w:color w:val="0000FF"/>
            <w:rPrChange w:id="1479" w:author="Lin Miirabai" w:date="2013-07-01T14:45:00Z">
              <w:rPr/>
            </w:rPrChange>
          </w:rPr>
          <w:t>PDF</w:t>
        </w:r>
        <w:r w:rsidR="000C5F20" w:rsidRPr="008F7955">
          <w:rPr>
            <w:rFonts w:ascii="新細明體" w:eastAsia="新細明體" w:hAnsi="新細明體" w:cs="新細明體" w:hint="eastAsia"/>
            <w:color w:val="0000FF"/>
            <w:lang w:eastAsia="zh-TW"/>
            <w:rPrChange w:id="1480" w:author="Lin Miirabai" w:date="2013-07-01T14:45:00Z">
              <w:rPr>
                <w:rFonts w:ascii="新細明體" w:eastAsia="新細明體" w:hAnsi="新細明體" w:cs="新細明體" w:hint="eastAsia"/>
                <w:lang w:eastAsia="zh-TW"/>
              </w:rPr>
            </w:rPrChange>
          </w:rPr>
          <w:t>檔案中分層</w:t>
        </w:r>
      </w:ins>
      <w:ins w:id="1481" w:author="Lin Miirabai" w:date="2013-07-01T14:38:00Z">
        <w:r w:rsidR="000C5F20" w:rsidRPr="008F7955">
          <w:rPr>
            <w:rFonts w:ascii="新細明體" w:eastAsia="新細明體" w:hAnsi="新細明體" w:cs="新細明體" w:hint="eastAsia"/>
            <w:color w:val="0000FF"/>
            <w:lang w:eastAsia="zh-TW"/>
            <w:rPrChange w:id="1482" w:author="Lin Miirabai" w:date="2013-07-01T14:45:00Z">
              <w:rPr>
                <w:rFonts w:ascii="新細明體" w:eastAsia="新細明體" w:hAnsi="新細明體" w:cs="新細明體" w:hint="eastAsia"/>
                <w:lang w:eastAsia="zh-TW"/>
              </w:rPr>
            </w:rPrChange>
          </w:rPr>
          <w:t>，將以</w:t>
        </w:r>
        <w:r w:rsidR="000C5F20" w:rsidRPr="008F7955">
          <w:rPr>
            <w:color w:val="0000FF"/>
            <w:rPrChange w:id="1483" w:author="Lin Miirabai" w:date="2013-07-01T14:45:00Z">
              <w:rPr/>
            </w:rPrChange>
          </w:rPr>
          <w:t>PDF</w:t>
        </w:r>
        <w:r w:rsidR="000C5F20" w:rsidRPr="008F7955">
          <w:rPr>
            <w:rFonts w:ascii="新細明體" w:eastAsia="新細明體" w:hAnsi="新細明體" w:cs="新細明體" w:hint="eastAsia"/>
            <w:color w:val="0000FF"/>
            <w:lang w:eastAsia="zh-TW"/>
            <w:rPrChange w:id="1484" w:author="Lin Miirabai" w:date="2013-07-01T14:45:00Z">
              <w:rPr>
                <w:rFonts w:ascii="新細明體" w:eastAsia="新細明體" w:hAnsi="新細明體" w:cs="新細明體" w:hint="eastAsia"/>
                <w:lang w:eastAsia="zh-TW"/>
              </w:rPr>
            </w:rPrChange>
          </w:rPr>
          <w:t>檔案評分</w:t>
        </w:r>
      </w:ins>
      <w:ins w:id="1485" w:author="Lin Miirabai" w:date="2013-07-01T14:33:00Z">
        <w:r w:rsidR="000C5F20" w:rsidRPr="008F7955">
          <w:rPr>
            <w:rFonts w:ascii="新細明體" w:eastAsia="新細明體" w:hAnsi="新細明體" w:cs="新細明體" w:hint="eastAsia"/>
            <w:color w:val="0000FF"/>
            <w:lang w:eastAsia="zh-TW"/>
            <w:rPrChange w:id="1486" w:author="Lin Miirabai" w:date="2013-07-01T14:45:00Z">
              <w:rPr>
                <w:rFonts w:ascii="新細明體" w:eastAsia="新細明體" w:hAnsi="新細明體" w:cs="新細明體" w:hint="eastAsia"/>
                <w:lang w:eastAsia="zh-TW"/>
              </w:rPr>
            </w:rPrChange>
          </w:rPr>
          <w:t>）</w:t>
        </w:r>
      </w:ins>
    </w:p>
    <w:p w14:paraId="45BE6C81" w14:textId="1405F600" w:rsidR="000C5F20" w:rsidRPr="008F7955" w:rsidRDefault="000C5F20" w:rsidP="008F7955">
      <w:pPr>
        <w:ind w:left="142" w:hangingChars="71" w:hanging="142"/>
        <w:rPr>
          <w:ins w:id="1487" w:author="Lin Miirabai" w:date="2013-07-01T14:41:00Z"/>
          <w:rFonts w:ascii="新細明體" w:eastAsia="新細明體" w:hAnsi="新細明體" w:cs="新細明體" w:hint="eastAsia"/>
          <w:color w:val="0000FF"/>
          <w:lang w:eastAsia="zh-TW"/>
          <w:rPrChange w:id="1488" w:author="Lin Miirabai" w:date="2013-07-01T14:45:00Z">
            <w:rPr>
              <w:ins w:id="1489" w:author="Lin Miirabai" w:date="2013-07-01T14:41:00Z"/>
              <w:rFonts w:ascii="新細明體" w:eastAsia="新細明體" w:hAnsi="新細明體" w:cs="新細明體" w:hint="eastAsia"/>
              <w:color w:val="0000FF"/>
              <w:lang w:eastAsia="zh-TW"/>
            </w:rPr>
          </w:rPrChange>
        </w:rPr>
        <w:pPrChange w:id="1490" w:author="Lin Miirabai" w:date="2013-07-01T14:45:00Z">
          <w:pPr/>
        </w:pPrChange>
      </w:pPr>
      <w:ins w:id="1491" w:author="Lin Miirabai" w:date="2013-07-01T14:38:00Z">
        <w:r w:rsidRPr="008F7955">
          <w:rPr>
            <w:rFonts w:ascii="新細明體" w:eastAsia="新細明體" w:hAnsi="新細明體" w:cs="新細明體" w:hint="eastAsia"/>
            <w:color w:val="0000FF"/>
            <w:lang w:eastAsia="zh-TW"/>
            <w:rPrChange w:id="1492" w:author="Lin Miirabai" w:date="2013-07-01T14:45:00Z">
              <w:rPr>
                <w:rFonts w:ascii="新細明體" w:eastAsia="新細明體" w:hAnsi="新細明體" w:cs="新細明體" w:hint="eastAsia"/>
                <w:color w:val="0000FF"/>
                <w:lang w:eastAsia="zh-TW"/>
              </w:rPr>
            </w:rPrChange>
          </w:rPr>
          <w:t>‧一個</w:t>
        </w:r>
      </w:ins>
      <w:ins w:id="1493" w:author="Lin Miirabai" w:date="2013-07-01T14:41:00Z">
        <w:r w:rsidRPr="008F7955">
          <w:rPr>
            <w:rFonts w:ascii="新細明體" w:eastAsia="新細明體" w:hAnsi="新細明體" w:cs="新細明體" w:hint="eastAsia"/>
            <w:color w:val="0000FF"/>
            <w:lang w:eastAsia="zh-TW"/>
            <w:rPrChange w:id="1494" w:author="Lin Miirabai" w:date="2013-07-01T14:45:00Z">
              <w:rPr>
                <w:rFonts w:ascii="新細明體" w:eastAsia="新細明體" w:hAnsi="新細明體" w:cs="新細明體" w:hint="eastAsia"/>
                <w:color w:val="0000FF"/>
                <w:lang w:eastAsia="zh-TW"/>
              </w:rPr>
            </w:rPrChange>
          </w:rPr>
          <w:t>最終</w:t>
        </w:r>
      </w:ins>
      <w:ins w:id="1495" w:author="Lin Miirabai" w:date="2013-07-01T14:38:00Z">
        <w:r w:rsidRPr="008F7955">
          <w:rPr>
            <w:rFonts w:ascii="新細明體" w:eastAsia="新細明體" w:hAnsi="新細明體" w:cs="新細明體" w:hint="eastAsia"/>
            <w:color w:val="0000FF"/>
            <w:lang w:eastAsia="zh-TW"/>
            <w:rPrChange w:id="1496" w:author="Lin Miirabai" w:date="2013-07-01T14:45:00Z">
              <w:rPr>
                <w:rFonts w:ascii="新細明體" w:eastAsia="新細明體" w:hAnsi="新細明體" w:cs="新細明體" w:hint="eastAsia"/>
                <w:color w:val="0000FF"/>
                <w:lang w:eastAsia="zh-TW"/>
              </w:rPr>
            </w:rPrChange>
          </w:rPr>
          <w:t>不裁切的輸出，並裱貼於展板：</w:t>
        </w:r>
      </w:ins>
      <w:ins w:id="1497" w:author="Lin Miirabai" w:date="2013-07-01T14:39:00Z">
        <w:r w:rsidRPr="008F7955">
          <w:rPr>
            <w:rFonts w:ascii="新細明體" w:eastAsia="新細明體" w:hAnsi="新細明體" w:cs="新細明體" w:hint="eastAsia"/>
            <w:color w:val="0000FF"/>
            <w:lang w:eastAsia="zh-TW"/>
            <w:rPrChange w:id="1498" w:author="Lin Miirabai" w:date="2013-07-01T14:45:00Z">
              <w:rPr>
                <w:rFonts w:ascii="新細明體" w:eastAsia="新細明體" w:hAnsi="新細明體" w:cs="新細明體" w:hint="eastAsia"/>
                <w:color w:val="0000FF"/>
                <w:lang w:eastAsia="zh-TW"/>
              </w:rPr>
            </w:rPrChange>
          </w:rPr>
          <w:t>封面、書背和封底，包含刀模（印成跨頁）（包含</w:t>
        </w:r>
      </w:ins>
      <w:ins w:id="1499" w:author="Lin Miirabai" w:date="2013-07-01T14:40:00Z">
        <w:r w:rsidRPr="008F7955">
          <w:rPr>
            <w:rFonts w:ascii="新細明體" w:eastAsia="新細明體" w:hAnsi="新細明體" w:cs="新細明體" w:hint="eastAsia"/>
            <w:color w:val="0000FF"/>
            <w:lang w:eastAsia="zh-TW"/>
            <w:rPrChange w:id="1500" w:author="Lin Miirabai" w:date="2013-07-01T14:45:00Z">
              <w:rPr>
                <w:rFonts w:ascii="新細明體" w:eastAsia="新細明體" w:hAnsi="新細明體" w:cs="新細明體" w:hint="eastAsia"/>
                <w:color w:val="0000FF"/>
                <w:lang w:eastAsia="zh-TW"/>
              </w:rPr>
            </w:rPrChange>
          </w:rPr>
          <w:t>出血</w:t>
        </w:r>
      </w:ins>
      <w:ins w:id="1501" w:author="Lin Miirabai" w:date="2013-07-01T14:41:00Z">
        <w:r w:rsidRPr="008F7955">
          <w:rPr>
            <w:rFonts w:ascii="新細明體" w:eastAsia="新細明體" w:hAnsi="新細明體" w:cs="新細明體" w:hint="eastAsia"/>
            <w:color w:val="0000FF"/>
            <w:lang w:eastAsia="zh-TW"/>
            <w:rPrChange w:id="1502" w:author="Lin Miirabai" w:date="2013-07-01T14:45:00Z">
              <w:rPr>
                <w:rFonts w:ascii="新細明體" w:eastAsia="新細明體" w:hAnsi="新細明體" w:cs="新細明體" w:hint="eastAsia"/>
                <w:color w:val="0000FF"/>
                <w:lang w:eastAsia="zh-TW"/>
              </w:rPr>
            </w:rPrChange>
          </w:rPr>
          <w:t>、</w:t>
        </w:r>
      </w:ins>
      <w:ins w:id="1503" w:author="Lin Miirabai" w:date="2013-07-01T14:39:00Z">
        <w:r w:rsidRPr="008F7955">
          <w:rPr>
            <w:rFonts w:ascii="新細明體" w:eastAsia="新細明體" w:hAnsi="新細明體" w:cs="新細明體" w:hint="eastAsia"/>
            <w:color w:val="0000FF"/>
            <w:lang w:eastAsia="zh-TW"/>
            <w:rPrChange w:id="1504" w:author="Lin Miirabai" w:date="2013-07-01T14:45:00Z">
              <w:rPr>
                <w:rFonts w:ascii="新細明體" w:eastAsia="新細明體" w:hAnsi="新細明體" w:cs="新細明體" w:hint="eastAsia"/>
                <w:color w:val="0000FF"/>
                <w:lang w:eastAsia="zh-TW"/>
              </w:rPr>
            </w:rPrChange>
          </w:rPr>
          <w:t>裁切標記、對版標記、摺線</w:t>
        </w:r>
      </w:ins>
      <w:ins w:id="1505" w:author="Lin Miirabai" w:date="2013-07-01T14:40:00Z">
        <w:r w:rsidRPr="008F7955">
          <w:rPr>
            <w:rFonts w:ascii="新細明體" w:eastAsia="新細明體" w:hAnsi="新細明體" w:cs="新細明體" w:hint="eastAsia"/>
            <w:color w:val="0000FF"/>
            <w:lang w:eastAsia="zh-TW"/>
            <w:rPrChange w:id="1506" w:author="Lin Miirabai" w:date="2013-07-01T14:45:00Z">
              <w:rPr>
                <w:rFonts w:ascii="新細明體" w:eastAsia="新細明體" w:hAnsi="新細明體" w:cs="新細明體" w:hint="eastAsia"/>
                <w:color w:val="0000FF"/>
                <w:lang w:eastAsia="zh-TW"/>
              </w:rPr>
            </w:rPrChange>
          </w:rPr>
          <w:t>－</w:t>
        </w:r>
      </w:ins>
      <w:ins w:id="1507" w:author="Lin Miirabai" w:date="2013-07-01T14:41:00Z">
        <w:r w:rsidRPr="008F7955">
          <w:rPr>
            <w:rFonts w:ascii="新細明體" w:eastAsia="新細明體" w:hAnsi="新細明體" w:cs="新細明體" w:hint="eastAsia"/>
            <w:color w:val="0000FF"/>
            <w:lang w:eastAsia="zh-TW"/>
            <w:rPrChange w:id="1508" w:author="Lin Miirabai" w:date="2013-07-01T14:45:00Z">
              <w:rPr>
                <w:rFonts w:ascii="新細明體" w:eastAsia="新細明體" w:hAnsi="新細明體" w:cs="新細明體" w:hint="eastAsia"/>
                <w:color w:val="0000FF"/>
                <w:lang w:eastAsia="zh-TW"/>
              </w:rPr>
            </w:rPrChange>
          </w:rPr>
          <w:t>放置於出血之外的範圍、</w:t>
        </w:r>
        <w:r w:rsidRPr="008F7955">
          <w:rPr>
            <w:color w:val="0000FF"/>
            <w:rPrChange w:id="1509" w:author="Lin Miirabai" w:date="2013-07-01T14:45:00Z">
              <w:rPr>
                <w:color w:val="0000FF"/>
              </w:rPr>
            </w:rPrChange>
          </w:rPr>
          <w:t>CMYK</w:t>
        </w:r>
        <w:r w:rsidRPr="008F7955">
          <w:rPr>
            <w:rFonts w:ascii="新細明體" w:eastAsia="新細明體" w:hAnsi="新細明體" w:cs="新細明體" w:hint="eastAsia"/>
            <w:color w:val="0000FF"/>
            <w:lang w:eastAsia="zh-TW"/>
            <w:rPrChange w:id="1510" w:author="Lin Miirabai" w:date="2013-07-01T14:45:00Z">
              <w:rPr>
                <w:rFonts w:ascii="新細明體" w:eastAsia="新細明體" w:hAnsi="新細明體" w:cs="新細明體" w:hint="eastAsia"/>
                <w:color w:val="0000FF"/>
                <w:lang w:eastAsia="zh-TW"/>
              </w:rPr>
            </w:rPrChange>
          </w:rPr>
          <w:t>的色表</w:t>
        </w:r>
      </w:ins>
      <w:ins w:id="1511" w:author="Lin Miirabai" w:date="2013-07-01T14:39:00Z">
        <w:r w:rsidRPr="008F7955">
          <w:rPr>
            <w:rFonts w:ascii="新細明體" w:eastAsia="新細明體" w:hAnsi="新細明體" w:cs="新細明體" w:hint="eastAsia"/>
            <w:color w:val="0000FF"/>
            <w:lang w:eastAsia="zh-TW"/>
            <w:rPrChange w:id="1512" w:author="Lin Miirabai" w:date="2013-07-01T14:45:00Z">
              <w:rPr>
                <w:rFonts w:ascii="新細明體" w:eastAsia="新細明體" w:hAnsi="新細明體" w:cs="新細明體" w:hint="eastAsia"/>
                <w:color w:val="0000FF"/>
                <w:lang w:eastAsia="zh-TW"/>
              </w:rPr>
            </w:rPrChange>
          </w:rPr>
          <w:t>）</w:t>
        </w:r>
      </w:ins>
    </w:p>
    <w:p w14:paraId="62C57D14" w14:textId="61DEEDB7" w:rsidR="000C5F20" w:rsidRPr="008F7955" w:rsidRDefault="008F7955" w:rsidP="008F7955">
      <w:pPr>
        <w:ind w:left="142" w:hangingChars="71" w:hanging="142"/>
        <w:rPr>
          <w:ins w:id="1513" w:author="Lin Miirabai" w:date="2013-07-01T14:42:00Z"/>
          <w:rFonts w:ascii="新細明體" w:eastAsia="新細明體" w:hAnsi="新細明體" w:cs="新細明體" w:hint="eastAsia"/>
          <w:color w:val="0000FF"/>
          <w:lang w:eastAsia="zh-TW"/>
          <w:rPrChange w:id="1514" w:author="Lin Miirabai" w:date="2013-07-01T14:45:00Z">
            <w:rPr>
              <w:ins w:id="1515" w:author="Lin Miirabai" w:date="2013-07-01T14:42:00Z"/>
              <w:rFonts w:ascii="新細明體" w:eastAsia="新細明體" w:hAnsi="新細明體" w:cs="新細明體" w:hint="eastAsia"/>
              <w:color w:val="0000FF"/>
              <w:lang w:eastAsia="zh-TW"/>
            </w:rPr>
          </w:rPrChange>
        </w:rPr>
        <w:pPrChange w:id="1516" w:author="Lin Miirabai" w:date="2013-07-01T14:45:00Z">
          <w:pPr/>
        </w:pPrChange>
      </w:pPr>
      <w:ins w:id="1517" w:author="Lin Miirabai" w:date="2013-07-01T14:46:00Z">
        <w:r w:rsidRPr="00EE0E3D">
          <w:rPr>
            <w:rFonts w:ascii="新細明體" w:eastAsia="新細明體" w:hAnsi="新細明體" w:cs="新細明體" w:hint="eastAsia"/>
            <w:color w:val="0000FF"/>
            <w:lang w:eastAsia="zh-TW"/>
          </w:rPr>
          <w:t>‧</w:t>
        </w:r>
      </w:ins>
      <w:ins w:id="1518" w:author="Lin Miirabai" w:date="2013-07-01T14:41:00Z">
        <w:r w:rsidR="000C5F20" w:rsidRPr="008F7955">
          <w:rPr>
            <w:rFonts w:ascii="新細明體" w:eastAsia="新細明體" w:hAnsi="新細明體" w:cs="新細明體" w:hint="eastAsia"/>
            <w:color w:val="0000FF"/>
            <w:lang w:eastAsia="zh-TW"/>
            <w:rPrChange w:id="1519" w:author="Lin Miirabai" w:date="2013-07-01T14:45:00Z">
              <w:rPr>
                <w:rFonts w:ascii="新細明體" w:eastAsia="新細明體" w:hAnsi="新細明體" w:cs="新細明體" w:hint="eastAsia"/>
                <w:color w:val="0000FF"/>
                <w:lang w:eastAsia="zh-TW"/>
              </w:rPr>
            </w:rPrChange>
          </w:rPr>
          <w:t>一個</w:t>
        </w:r>
      </w:ins>
      <w:ins w:id="1520" w:author="Lin Miirabai" w:date="2013-07-01T19:03:00Z">
        <w:r w:rsidR="009439CE">
          <w:rPr>
            <w:rFonts w:ascii="新細明體" w:eastAsia="新細明體" w:hAnsi="新細明體" w:cs="新細明體" w:hint="eastAsia"/>
            <w:color w:val="0000FF"/>
            <w:lang w:eastAsia="zh-TW"/>
          </w:rPr>
          <w:t>刀模版</w:t>
        </w:r>
      </w:ins>
      <w:ins w:id="1521" w:author="Lin Miirabai" w:date="2013-07-01T14:41:00Z">
        <w:r w:rsidR="000C5F20" w:rsidRPr="008F7955">
          <w:rPr>
            <w:rFonts w:ascii="新細明體" w:eastAsia="新細明體" w:hAnsi="新細明體" w:cs="新細明體" w:hint="eastAsia"/>
            <w:color w:val="0000FF"/>
            <w:lang w:eastAsia="zh-TW"/>
            <w:rPrChange w:id="1522" w:author="Lin Miirabai" w:date="2013-07-01T14:45:00Z">
              <w:rPr>
                <w:rFonts w:ascii="新細明體" w:eastAsia="新細明體" w:hAnsi="新細明體" w:cs="新細明體" w:hint="eastAsia"/>
                <w:color w:val="0000FF"/>
                <w:lang w:eastAsia="zh-TW"/>
              </w:rPr>
            </w:rPrChange>
          </w:rPr>
          <w:t>輸出</w:t>
        </w:r>
      </w:ins>
      <w:ins w:id="1523" w:author="Lin Miirabai" w:date="2013-07-01T14:42:00Z">
        <w:r w:rsidR="000C5F20" w:rsidRPr="008F7955">
          <w:rPr>
            <w:rFonts w:ascii="新細明體" w:eastAsia="新細明體" w:hAnsi="新細明體" w:cs="新細明體" w:hint="eastAsia"/>
            <w:color w:val="0000FF"/>
            <w:lang w:eastAsia="zh-TW"/>
            <w:rPrChange w:id="1524" w:author="Lin Miirabai" w:date="2013-07-01T14:45:00Z">
              <w:rPr>
                <w:rFonts w:ascii="新細明體" w:eastAsia="新細明體" w:hAnsi="新細明體" w:cs="新細明體" w:hint="eastAsia"/>
                <w:color w:val="0000FF"/>
                <w:lang w:eastAsia="zh-TW"/>
              </w:rPr>
            </w:rPrChange>
          </w:rPr>
          <w:t>：刀模（印成跨頁）（包含裁切標記、對版標</w:t>
        </w:r>
        <w:bookmarkStart w:id="1525" w:name="_GoBack"/>
        <w:bookmarkEnd w:id="1525"/>
        <w:r w:rsidR="000C5F20" w:rsidRPr="008F7955">
          <w:rPr>
            <w:rFonts w:ascii="新細明體" w:eastAsia="新細明體" w:hAnsi="新細明體" w:cs="新細明體" w:hint="eastAsia"/>
            <w:color w:val="0000FF"/>
            <w:lang w:eastAsia="zh-TW"/>
            <w:rPrChange w:id="1526" w:author="Lin Miirabai" w:date="2013-07-01T14:45:00Z">
              <w:rPr>
                <w:rFonts w:ascii="新細明體" w:eastAsia="新細明體" w:hAnsi="新細明體" w:cs="新細明體" w:hint="eastAsia"/>
                <w:color w:val="0000FF"/>
                <w:lang w:eastAsia="zh-TW"/>
              </w:rPr>
            </w:rPrChange>
          </w:rPr>
          <w:t>記、摺線－放置於出血之外的範圍）</w:t>
        </w:r>
      </w:ins>
    </w:p>
    <w:p w14:paraId="0F1D87D6" w14:textId="1E6C7964" w:rsidR="000C5F20" w:rsidRPr="008F7955" w:rsidRDefault="000C5F20" w:rsidP="008F7955">
      <w:pPr>
        <w:ind w:left="142" w:hangingChars="71" w:hanging="142"/>
        <w:rPr>
          <w:ins w:id="1527" w:author="Lin Miirabai" w:date="2013-07-01T14:43:00Z"/>
          <w:rFonts w:ascii="新細明體" w:eastAsia="新細明體" w:hAnsi="新細明體" w:cs="新細明體" w:hint="eastAsia"/>
          <w:color w:val="0000FF"/>
          <w:lang w:eastAsia="zh-TW"/>
          <w:rPrChange w:id="1528" w:author="Lin Miirabai" w:date="2013-07-01T14:45:00Z">
            <w:rPr>
              <w:ins w:id="1529" w:author="Lin Miirabai" w:date="2013-07-01T14:43:00Z"/>
              <w:rFonts w:ascii="新細明體" w:eastAsia="新細明體" w:hAnsi="新細明體" w:cs="新細明體" w:hint="eastAsia"/>
              <w:color w:val="0000FF"/>
              <w:lang w:eastAsia="zh-TW"/>
            </w:rPr>
          </w:rPrChange>
        </w:rPr>
        <w:pPrChange w:id="1530" w:author="Lin Miirabai" w:date="2013-07-01T14:45:00Z">
          <w:pPr/>
        </w:pPrChange>
      </w:pPr>
      <w:ins w:id="1531" w:author="Lin Miirabai" w:date="2013-07-01T14:42:00Z">
        <w:r w:rsidRPr="008F7955">
          <w:rPr>
            <w:rFonts w:ascii="新細明體" w:eastAsia="新細明體" w:hAnsi="新細明體" w:cs="新細明體" w:hint="eastAsia"/>
            <w:color w:val="0000FF"/>
            <w:lang w:eastAsia="zh-TW"/>
            <w:rPrChange w:id="1532" w:author="Lin Miirabai" w:date="2013-07-01T14:45:00Z">
              <w:rPr>
                <w:rFonts w:ascii="新細明體" w:eastAsia="新細明體" w:hAnsi="新細明體" w:cs="新細明體" w:hint="eastAsia"/>
                <w:color w:val="0000FF"/>
                <w:lang w:eastAsia="zh-TW"/>
              </w:rPr>
            </w:rPrChange>
          </w:rPr>
          <w:t>‧一個最終模擬</w:t>
        </w:r>
      </w:ins>
      <w:ins w:id="1533" w:author="Lin Miirabai" w:date="2013-07-01T14:43:00Z">
        <w:r w:rsidRPr="008F7955">
          <w:rPr>
            <w:rFonts w:ascii="新細明體" w:eastAsia="新細明體" w:hAnsi="新細明體" w:cs="新細明體" w:hint="eastAsia"/>
            <w:color w:val="0000FF"/>
            <w:lang w:eastAsia="zh-TW"/>
            <w:rPrChange w:id="1534" w:author="Lin Miirabai" w:date="2013-07-01T14:45:00Z">
              <w:rPr>
                <w:rFonts w:ascii="新細明體" w:eastAsia="新細明體" w:hAnsi="新細明體" w:cs="新細明體" w:hint="eastAsia"/>
                <w:color w:val="0000FF"/>
                <w:lang w:eastAsia="zh-TW"/>
              </w:rPr>
            </w:rPrChange>
          </w:rPr>
          <w:t>冊子</w:t>
        </w:r>
        <w:r w:rsidR="008F7955" w:rsidRPr="008F7955">
          <w:rPr>
            <w:rFonts w:ascii="新細明體" w:eastAsia="新細明體" w:hAnsi="新細明體" w:cs="新細明體" w:hint="eastAsia"/>
            <w:color w:val="0000FF"/>
            <w:lang w:eastAsia="zh-TW"/>
            <w:rPrChange w:id="1535" w:author="Lin Miirabai" w:date="2013-07-01T14:45:00Z">
              <w:rPr>
                <w:rFonts w:ascii="新細明體" w:eastAsia="新細明體" w:hAnsi="新細明體" w:cs="新細明體" w:hint="eastAsia"/>
                <w:color w:val="0000FF"/>
                <w:lang w:eastAsia="zh-TW"/>
              </w:rPr>
            </w:rPrChange>
          </w:rPr>
          <w:t>，裁切至實際大小包含：</w:t>
        </w:r>
      </w:ins>
    </w:p>
    <w:p w14:paraId="4279A4A7" w14:textId="74451FD7" w:rsidR="008F7955" w:rsidRPr="008F7955" w:rsidRDefault="008F7955" w:rsidP="008F7955">
      <w:pPr>
        <w:ind w:left="142" w:firstLine="578"/>
        <w:rPr>
          <w:ins w:id="1536" w:author="Lin Miirabai" w:date="2013-07-01T14:44:00Z"/>
          <w:rFonts w:ascii="新細明體" w:eastAsia="新細明體" w:hAnsi="新細明體" w:cs="新細明體" w:hint="eastAsia"/>
          <w:color w:val="0000FF"/>
          <w:lang w:eastAsia="zh-TW"/>
          <w:rPrChange w:id="1537" w:author="Lin Miirabai" w:date="2013-07-01T14:45:00Z">
            <w:rPr>
              <w:ins w:id="1538" w:author="Lin Miirabai" w:date="2013-07-01T14:44:00Z"/>
              <w:rFonts w:ascii="新細明體" w:eastAsia="新細明體" w:hAnsi="新細明體" w:cs="新細明體" w:hint="eastAsia"/>
              <w:color w:val="0000FF"/>
              <w:lang w:eastAsia="zh-TW"/>
            </w:rPr>
          </w:rPrChange>
        </w:rPr>
        <w:pPrChange w:id="1539" w:author="Lin Miirabai" w:date="2013-07-01T14:46:00Z">
          <w:pPr/>
        </w:pPrChange>
      </w:pPr>
      <w:ins w:id="1540" w:author="Lin Miirabai" w:date="2013-07-01T14:44:00Z">
        <w:r w:rsidRPr="008F7955">
          <w:rPr>
            <w:rFonts w:ascii="新細明體" w:eastAsia="新細明體" w:hAnsi="新細明體" w:cs="新細明體" w:hint="eastAsia"/>
            <w:color w:val="0000FF"/>
            <w:lang w:eastAsia="zh-TW"/>
            <w:rPrChange w:id="1541" w:author="Lin Miirabai" w:date="2013-07-01T14:45:00Z">
              <w:rPr>
                <w:rFonts w:ascii="新細明體" w:eastAsia="新細明體" w:hAnsi="新細明體" w:cs="新細明體" w:hint="eastAsia"/>
                <w:color w:val="0000FF"/>
                <w:lang w:eastAsia="zh-TW"/>
              </w:rPr>
            </w:rPrChange>
          </w:rPr>
          <w:t>‧封面、書背、封底，印成跨頁</w:t>
        </w:r>
      </w:ins>
    </w:p>
    <w:p w14:paraId="1A710E4B" w14:textId="58043BC6" w:rsidR="008F7955" w:rsidRPr="008F7955" w:rsidRDefault="008F7955" w:rsidP="008F7955">
      <w:pPr>
        <w:ind w:left="142" w:firstLine="578"/>
        <w:rPr>
          <w:ins w:id="1542" w:author="Lin Miirabai" w:date="2013-07-01T14:44:00Z"/>
          <w:rFonts w:ascii="新細明體" w:eastAsia="新細明體" w:hAnsi="新細明體" w:cs="新細明體" w:hint="eastAsia"/>
          <w:color w:val="0000FF"/>
          <w:lang w:eastAsia="zh-TW"/>
          <w:rPrChange w:id="1543" w:author="Lin Miirabai" w:date="2013-07-01T14:45:00Z">
            <w:rPr>
              <w:ins w:id="1544" w:author="Lin Miirabai" w:date="2013-07-01T14:44:00Z"/>
              <w:rFonts w:ascii="新細明體" w:eastAsia="新細明體" w:hAnsi="新細明體" w:cs="新細明體" w:hint="eastAsia"/>
              <w:color w:val="0000FF"/>
              <w:lang w:eastAsia="zh-TW"/>
            </w:rPr>
          </w:rPrChange>
        </w:rPr>
        <w:pPrChange w:id="1545" w:author="Lin Miirabai" w:date="2013-07-01T14:46:00Z">
          <w:pPr/>
        </w:pPrChange>
      </w:pPr>
      <w:ins w:id="1546" w:author="Lin Miirabai" w:date="2013-07-01T14:44:00Z">
        <w:r w:rsidRPr="008F7955">
          <w:rPr>
            <w:rFonts w:ascii="新細明體" w:eastAsia="新細明體" w:hAnsi="新細明體" w:cs="新細明體" w:hint="eastAsia"/>
            <w:color w:val="0000FF"/>
            <w:lang w:eastAsia="zh-TW"/>
            <w:rPrChange w:id="1547" w:author="Lin Miirabai" w:date="2013-07-01T14:45:00Z">
              <w:rPr>
                <w:rFonts w:ascii="新細明體" w:eastAsia="新細明體" w:hAnsi="新細明體" w:cs="新細明體" w:hint="eastAsia"/>
                <w:color w:val="0000FF"/>
                <w:lang w:eastAsia="zh-TW"/>
              </w:rPr>
            </w:rPrChange>
          </w:rPr>
          <w:t>‧一頁印成單獨一頁（第</w:t>
        </w:r>
        <w:r w:rsidRPr="008F7955">
          <w:rPr>
            <w:rFonts w:cs="Arial"/>
            <w:color w:val="0000FF"/>
            <w:rPrChange w:id="1548" w:author="Lin Miirabai" w:date="2013-07-01T14:45:00Z">
              <w:rPr>
                <w:rFonts w:cs="Arial"/>
              </w:rPr>
            </w:rPrChange>
          </w:rPr>
          <w:t>3</w:t>
        </w:r>
        <w:r w:rsidRPr="008F7955">
          <w:rPr>
            <w:rFonts w:ascii="新細明體" w:eastAsia="新細明體" w:hAnsi="新細明體" w:cs="新細明體" w:hint="eastAsia"/>
            <w:color w:val="0000FF"/>
            <w:lang w:eastAsia="zh-TW"/>
            <w:rPrChange w:id="1549" w:author="Lin Miirabai" w:date="2013-07-01T14:45:00Z">
              <w:rPr>
                <w:rFonts w:ascii="新細明體" w:eastAsia="新細明體" w:hAnsi="新細明體" w:cs="新細明體" w:hint="eastAsia"/>
                <w:color w:val="0000FF"/>
                <w:lang w:eastAsia="zh-TW"/>
              </w:rPr>
            </w:rPrChange>
          </w:rPr>
          <w:t>頁）</w:t>
        </w:r>
      </w:ins>
    </w:p>
    <w:p w14:paraId="2D04D3D6" w14:textId="004B8B1B" w:rsidR="008F7955" w:rsidRPr="008F7955" w:rsidRDefault="008F7955" w:rsidP="008F7955">
      <w:pPr>
        <w:ind w:left="142" w:firstLine="578"/>
        <w:rPr>
          <w:ins w:id="1550" w:author="Lin Miirabai" w:date="2013-07-01T14:42:00Z"/>
          <w:rFonts w:ascii="新細明體" w:eastAsia="新細明體" w:hAnsi="新細明體" w:cs="新細明體" w:hint="eastAsia"/>
          <w:color w:val="0000FF"/>
          <w:lang w:eastAsia="zh-TW"/>
          <w:rPrChange w:id="1551" w:author="Lin Miirabai" w:date="2013-07-01T14:45:00Z">
            <w:rPr>
              <w:ins w:id="1552" w:author="Lin Miirabai" w:date="2013-07-01T14:42:00Z"/>
              <w:rFonts w:ascii="新細明體" w:eastAsia="新細明體" w:hAnsi="新細明體" w:cs="新細明體" w:hint="eastAsia"/>
              <w:color w:val="0000FF"/>
              <w:lang w:eastAsia="zh-TW"/>
            </w:rPr>
          </w:rPrChange>
        </w:rPr>
        <w:pPrChange w:id="1553" w:author="Lin Miirabai" w:date="2013-07-01T14:46:00Z">
          <w:pPr/>
        </w:pPrChange>
      </w:pPr>
      <w:ins w:id="1554" w:author="Lin Miirabai" w:date="2013-07-01T14:44:00Z">
        <w:r w:rsidRPr="008F7955">
          <w:rPr>
            <w:rFonts w:ascii="新細明體" w:eastAsia="新細明體" w:hAnsi="新細明體" w:cs="新細明體" w:hint="eastAsia"/>
            <w:color w:val="0000FF"/>
            <w:lang w:eastAsia="zh-TW"/>
            <w:rPrChange w:id="1555" w:author="Lin Miirabai" w:date="2013-07-01T14:45:00Z">
              <w:rPr>
                <w:rFonts w:ascii="新細明體" w:eastAsia="新細明體" w:hAnsi="新細明體" w:cs="新細明體" w:hint="eastAsia"/>
                <w:color w:val="0000FF"/>
                <w:lang w:eastAsia="zh-TW"/>
              </w:rPr>
            </w:rPrChange>
          </w:rPr>
          <w:t>‧</w:t>
        </w:r>
      </w:ins>
      <w:ins w:id="1556" w:author="Lin Miirabai" w:date="2013-07-01T14:45:00Z">
        <w:r w:rsidRPr="008F7955">
          <w:rPr>
            <w:rFonts w:ascii="新細明體" w:eastAsia="新細明體" w:hAnsi="新細明體" w:cs="新細明體" w:hint="eastAsia"/>
            <w:color w:val="0000FF"/>
            <w:lang w:eastAsia="zh-TW"/>
            <w:rPrChange w:id="1557" w:author="Lin Miirabai" w:date="2013-07-01T14:45:00Z">
              <w:rPr>
                <w:rFonts w:ascii="新細明體" w:eastAsia="新細明體" w:hAnsi="新細明體" w:cs="新細明體" w:hint="eastAsia"/>
                <w:color w:val="0000FF"/>
                <w:lang w:eastAsia="zh-TW"/>
              </w:rPr>
            </w:rPrChange>
          </w:rPr>
          <w:t>四頁印成跨頁（第</w:t>
        </w:r>
        <w:r w:rsidRPr="008F7955">
          <w:rPr>
            <w:rFonts w:cs="Arial"/>
            <w:color w:val="0000FF"/>
            <w:rPrChange w:id="1558" w:author="Lin Miirabai" w:date="2013-07-01T14:45:00Z">
              <w:rPr>
                <w:rFonts w:cs="Arial"/>
              </w:rPr>
            </w:rPrChange>
          </w:rPr>
          <w:t>8-9</w:t>
        </w:r>
        <w:r w:rsidRPr="008F7955">
          <w:rPr>
            <w:rFonts w:ascii="新細明體" w:eastAsia="新細明體" w:hAnsi="新細明體" w:cs="新細明體" w:hint="eastAsia"/>
            <w:color w:val="0000FF"/>
            <w:lang w:eastAsia="zh-TW"/>
            <w:rPrChange w:id="1559" w:author="Lin Miirabai" w:date="2013-07-01T14:45:00Z">
              <w:rPr>
                <w:rFonts w:ascii="新細明體" w:eastAsia="新細明體" w:hAnsi="新細明體" w:cs="新細明體" w:hint="eastAsia"/>
                <w:color w:val="0000FF"/>
                <w:lang w:eastAsia="zh-TW"/>
              </w:rPr>
            </w:rPrChange>
          </w:rPr>
          <w:t>頁和第</w:t>
        </w:r>
        <w:r w:rsidRPr="008F7955">
          <w:rPr>
            <w:rFonts w:cs="Arial"/>
            <w:color w:val="0000FF"/>
            <w:rPrChange w:id="1560" w:author="Lin Miirabai" w:date="2013-07-01T14:45:00Z">
              <w:rPr>
                <w:rFonts w:cs="Arial"/>
              </w:rPr>
            </w:rPrChange>
          </w:rPr>
          <w:t>10-11</w:t>
        </w:r>
        <w:r w:rsidRPr="008F7955">
          <w:rPr>
            <w:rFonts w:ascii="新細明體" w:eastAsia="新細明體" w:hAnsi="新細明體" w:cs="新細明體" w:hint="eastAsia"/>
            <w:color w:val="0000FF"/>
            <w:lang w:eastAsia="zh-TW"/>
            <w:rPrChange w:id="1561" w:author="Lin Miirabai" w:date="2013-07-01T14:45:00Z">
              <w:rPr>
                <w:rFonts w:ascii="新細明體" w:eastAsia="新細明體" w:hAnsi="新細明體" w:cs="新細明體" w:hint="eastAsia"/>
                <w:color w:val="0000FF"/>
                <w:lang w:eastAsia="zh-TW"/>
              </w:rPr>
            </w:rPrChange>
          </w:rPr>
          <w:t>頁）</w:t>
        </w:r>
      </w:ins>
    </w:p>
    <w:p w14:paraId="7492F7E9" w14:textId="4D9185C4" w:rsidR="000C5F20" w:rsidRPr="000C5F20" w:rsidRDefault="000C5F20" w:rsidP="00A11406">
      <w:pPr>
        <w:rPr>
          <w:ins w:id="1562" w:author="Lin Miirabai" w:date="2013-07-01T14:29:00Z"/>
          <w:rFonts w:ascii="新細明體" w:eastAsia="新細明體" w:hAnsi="新細明體" w:cs="新細明體" w:hint="eastAsia"/>
          <w:color w:val="0000FF"/>
          <w:lang w:eastAsia="zh-TW"/>
          <w:rPrChange w:id="1563" w:author="Lin Miirabai" w:date="2013-07-01T14:38:00Z">
            <w:rPr>
              <w:ins w:id="1564" w:author="Lin Miirabai" w:date="2013-07-01T14:29:00Z"/>
              <w:rFonts w:ascii="新細明體" w:eastAsia="新細明體" w:hAnsi="新細明體" w:cs="新細明體" w:hint="eastAsia"/>
              <w:color w:val="0000FF"/>
              <w:lang w:eastAsia="zh-TW"/>
            </w:rPr>
          </w:rPrChange>
        </w:rPr>
      </w:pPr>
    </w:p>
    <w:p w14:paraId="167FE27B" w14:textId="0BD8EE42" w:rsidR="00405E48" w:rsidRPr="00A11406" w:rsidDel="00361A99" w:rsidRDefault="00405E48">
      <w:pPr>
        <w:pStyle w:val="Heading1AA"/>
        <w:rPr>
          <w:del w:id="1565" w:author="Zoo-Sun" w:date="2013-06-30T18:03:00Z"/>
          <w:rFonts w:ascii="新細明體" w:eastAsia="新細明體" w:hAnsi="新細明體" w:cs="新細明體" w:hint="eastAsia"/>
          <w:lang w:eastAsia="zh-TW"/>
          <w:rPrChange w:id="1566" w:author="Lin Miirabai" w:date="2013-07-01T14:28:00Z">
            <w:rPr>
              <w:del w:id="1567" w:author="Zoo-Sun" w:date="2013-06-30T18:03:00Z"/>
              <w:rFonts w:hint="eastAsia"/>
              <w:lang w:eastAsia="zh-TW"/>
            </w:rPr>
          </w:rPrChange>
        </w:rPr>
      </w:pPr>
    </w:p>
    <w:p w14:paraId="76486ECF" w14:textId="77777777" w:rsidR="00361A99" w:rsidDel="00DB28A8" w:rsidRDefault="00361A99">
      <w:pPr>
        <w:rPr>
          <w:ins w:id="1568" w:author="Zoo-Sun" w:date="2013-06-30T18:03:00Z"/>
          <w:del w:id="1569" w:author="Lin Miirabai" w:date="2013-07-01T14:46:00Z"/>
        </w:rPr>
        <w:pPrChange w:id="1570" w:author="Zoo-Sun" w:date="2013-06-30T18:03:00Z">
          <w:pPr>
            <w:pStyle w:val="Heading1AA"/>
          </w:pPr>
        </w:pPrChange>
      </w:pPr>
    </w:p>
    <w:p w14:paraId="53CFEA9E" w14:textId="77777777" w:rsidR="00361A99" w:rsidRPr="007769CC" w:rsidRDefault="00361A99">
      <w:pPr>
        <w:rPr>
          <w:ins w:id="1571" w:author="Zoo-Sun" w:date="2013-06-30T18:03:00Z"/>
          <w:rFonts w:hint="eastAsia"/>
          <w:lang w:eastAsia="zh-TW"/>
        </w:rPr>
        <w:pPrChange w:id="1572" w:author="Zoo-Sun" w:date="2013-06-30T18:03:00Z">
          <w:pPr>
            <w:pStyle w:val="Heading1AA"/>
          </w:pPr>
        </w:pPrChange>
      </w:pPr>
    </w:p>
    <w:p w14:paraId="43204E4B" w14:textId="0E92B342" w:rsidR="00405E48" w:rsidRPr="00DB28A8" w:rsidRDefault="00405E48">
      <w:pPr>
        <w:pStyle w:val="Heading1AA"/>
        <w:rPr>
          <w:rFonts w:ascii="新細明體" w:eastAsia="新細明體" w:hAnsi="新細明體" w:cs="新細明體" w:hint="eastAsia"/>
          <w:lang w:val="en-US" w:eastAsia="zh-TW"/>
          <w:rPrChange w:id="1573" w:author="Lin Miirabai" w:date="2013-07-01T14:46:00Z">
            <w:rPr/>
          </w:rPrChange>
        </w:rPr>
      </w:pPr>
      <w:r w:rsidRPr="00031204">
        <w:lastRenderedPageBreak/>
        <w:t>Instructions to the competitor</w:t>
      </w:r>
      <w:ins w:id="1574" w:author="Lin Miirabai" w:date="2013-07-01T14:46:00Z">
        <w:r w:rsidR="00DB28A8">
          <w:rPr>
            <w:lang w:val="en-US"/>
          </w:rPr>
          <w:t xml:space="preserve"> / </w:t>
        </w:r>
        <w:r w:rsidR="00DB28A8" w:rsidRPr="00DB28A8">
          <w:rPr>
            <w:rFonts w:ascii="新細明體" w:eastAsia="新細明體" w:hAnsi="新細明體" w:cs="新細明體" w:hint="eastAsia"/>
            <w:b/>
            <w:color w:val="0000FF"/>
            <w:lang w:val="en-US" w:eastAsia="zh-TW"/>
            <w:rPrChange w:id="1575" w:author="Lin Miirabai" w:date="2013-07-01T14:47:00Z">
              <w:rPr>
                <w:rFonts w:ascii="新細明體" w:eastAsia="新細明體" w:hAnsi="新細明體" w:cs="新細明體" w:hint="eastAsia"/>
                <w:lang w:val="en-US" w:eastAsia="zh-TW"/>
              </w:rPr>
            </w:rPrChange>
          </w:rPr>
          <w:t>競賽選手說明</w:t>
        </w:r>
      </w:ins>
    </w:p>
    <w:p w14:paraId="49686345" w14:textId="77777777" w:rsidR="00575FF6" w:rsidRPr="00750A78" w:rsidRDefault="00575FF6" w:rsidP="00575FF6">
      <w:pPr>
        <w:widowControl w:val="0"/>
        <w:autoSpaceDE w:val="0"/>
        <w:autoSpaceDN w:val="0"/>
        <w:adjustRightInd w:val="0"/>
        <w:jc w:val="both"/>
        <w:rPr>
          <w:ins w:id="1576" w:author="Arnold Sandjaja" w:date="2013-05-17T16:08:00Z"/>
          <w:color w:val="0000FF"/>
        </w:rPr>
      </w:pPr>
      <w:ins w:id="1577" w:author="Arnold Sandjaja" w:date="2013-05-17T16:08:00Z">
        <w:r w:rsidRPr="00750A78">
          <w:rPr>
            <w:color w:val="0000FF"/>
          </w:rPr>
          <w:t>Create a folder on your Desktop</w:t>
        </w:r>
        <w:r>
          <w:rPr>
            <w:color w:val="0000FF"/>
          </w:rPr>
          <w:t xml:space="preserve"> called</w:t>
        </w:r>
        <w:r w:rsidRPr="00750A78">
          <w:rPr>
            <w:color w:val="0000FF"/>
          </w:rPr>
          <w:t xml:space="preserve"> </w:t>
        </w:r>
        <w:r w:rsidRPr="001A2347">
          <w:rPr>
            <w:b/>
            <w:color w:val="0000FF"/>
          </w:rPr>
          <w:t>YY_</w:t>
        </w:r>
        <w:r w:rsidRPr="00750A78">
          <w:rPr>
            <w:b/>
            <w:color w:val="0000FF"/>
          </w:rPr>
          <w:t>MODX</w:t>
        </w:r>
        <w:r>
          <w:rPr>
            <w:b/>
            <w:color w:val="0000FF"/>
          </w:rPr>
          <w:t xml:space="preserve"> </w:t>
        </w:r>
        <w:r w:rsidRPr="00750A78">
          <w:rPr>
            <w:color w:val="0000FF"/>
          </w:rPr>
          <w:t xml:space="preserve"> (where </w:t>
        </w:r>
        <w:r>
          <w:rPr>
            <w:color w:val="0000FF"/>
          </w:rPr>
          <w:t>YY</w:t>
        </w:r>
        <w:r w:rsidRPr="00750A78">
          <w:rPr>
            <w:color w:val="0000FF"/>
          </w:rPr>
          <w:t xml:space="preserve"> represents </w:t>
        </w:r>
        <w:r>
          <w:rPr>
            <w:color w:val="0000FF"/>
          </w:rPr>
          <w:t xml:space="preserve">the number of your workstation). This folder </w:t>
        </w:r>
        <w:r w:rsidRPr="00750A78">
          <w:rPr>
            <w:color w:val="0000FF"/>
          </w:rPr>
          <w:t xml:space="preserve">must include the following subfolders: </w:t>
        </w:r>
      </w:ins>
    </w:p>
    <w:p w14:paraId="2CF3A20D" w14:textId="77777777" w:rsidR="00DB28A8" w:rsidRDefault="00DB28A8" w:rsidP="00575FF6">
      <w:pPr>
        <w:rPr>
          <w:ins w:id="1578" w:author="Lin Miirabai" w:date="2013-07-01T14:47:00Z"/>
          <w:rFonts w:ascii="Arial Bold" w:hAnsi="Arial Bold" w:hint="eastAsia"/>
          <w:lang w:eastAsia="zh-TW"/>
        </w:rPr>
      </w:pPr>
    </w:p>
    <w:p w14:paraId="199C939C" w14:textId="3D0847F1" w:rsidR="00DB28A8" w:rsidRPr="00DB28A8" w:rsidRDefault="00DB28A8" w:rsidP="00575FF6">
      <w:pPr>
        <w:rPr>
          <w:ins w:id="1579" w:author="Lin Miirabai" w:date="2013-07-01T14:48:00Z"/>
          <w:rFonts w:ascii="新細明體" w:eastAsia="新細明體" w:hAnsi="新細明體" w:cs="新細明體" w:hint="eastAsia"/>
          <w:color w:val="008000"/>
          <w:lang w:eastAsia="zh-TW"/>
          <w:rPrChange w:id="1580" w:author="Lin Miirabai" w:date="2013-07-01T14:48:00Z">
            <w:rPr>
              <w:ins w:id="1581" w:author="Lin Miirabai" w:date="2013-07-01T14:48:00Z"/>
              <w:rFonts w:ascii="新細明體" w:eastAsia="新細明體" w:hAnsi="新細明體" w:cs="新細明體" w:hint="eastAsia"/>
              <w:lang w:eastAsia="zh-TW"/>
            </w:rPr>
          </w:rPrChange>
        </w:rPr>
      </w:pPr>
      <w:ins w:id="1582" w:author="Lin Miirabai" w:date="2013-07-01T14:47:00Z">
        <w:r w:rsidRPr="00DB28A8">
          <w:rPr>
            <w:rFonts w:ascii="新細明體" w:eastAsia="新細明體" w:hAnsi="新細明體" w:cs="新細明體" w:hint="eastAsia"/>
            <w:color w:val="008000"/>
            <w:lang w:eastAsia="zh-TW"/>
            <w:rPrChange w:id="1583" w:author="Lin Miirabai" w:date="2013-07-01T14:48:00Z">
              <w:rPr>
                <w:rFonts w:ascii="新細明體" w:eastAsia="新細明體" w:hAnsi="新細明體" w:cs="新細明體" w:hint="eastAsia"/>
                <w:lang w:eastAsia="zh-TW"/>
              </w:rPr>
            </w:rPrChange>
          </w:rPr>
          <w:t>在你的桌面建立一個資料夾，命名為「</w:t>
        </w:r>
        <w:r w:rsidRPr="00DB28A8">
          <w:rPr>
            <w:b/>
            <w:color w:val="008000"/>
            <w:rPrChange w:id="1584" w:author="Lin Miirabai" w:date="2013-07-01T14:48:00Z">
              <w:rPr>
                <w:b/>
                <w:color w:val="0000FF"/>
              </w:rPr>
            </w:rPrChange>
          </w:rPr>
          <w:t>YY_MODX</w:t>
        </w:r>
        <w:r w:rsidRPr="00DB28A8">
          <w:rPr>
            <w:rFonts w:ascii="新細明體" w:eastAsia="新細明體" w:hAnsi="新細明體" w:cs="新細明體" w:hint="eastAsia"/>
            <w:color w:val="008000"/>
            <w:lang w:eastAsia="zh-TW"/>
            <w:rPrChange w:id="1585" w:author="Lin Miirabai" w:date="2013-07-01T14:48:00Z">
              <w:rPr>
                <w:rFonts w:ascii="新細明體" w:eastAsia="新細明體" w:hAnsi="新細明體" w:cs="新細明體" w:hint="eastAsia"/>
                <w:lang w:eastAsia="zh-TW"/>
              </w:rPr>
            </w:rPrChange>
          </w:rPr>
          <w:t>」（</w:t>
        </w:r>
        <w:r w:rsidRPr="00DB28A8">
          <w:rPr>
            <w:color w:val="008000"/>
            <w:rPrChange w:id="1586" w:author="Lin Miirabai" w:date="2013-07-01T14:48:00Z">
              <w:rPr>
                <w:color w:val="0000FF"/>
              </w:rPr>
            </w:rPrChange>
          </w:rPr>
          <w:t>YY</w:t>
        </w:r>
        <w:r w:rsidRPr="00DB28A8">
          <w:rPr>
            <w:rFonts w:ascii="新細明體" w:eastAsia="新細明體" w:hAnsi="新細明體" w:cs="新細明體" w:hint="eastAsia"/>
            <w:color w:val="008000"/>
            <w:lang w:eastAsia="zh-TW"/>
            <w:rPrChange w:id="1587" w:author="Lin Miirabai" w:date="2013-07-01T14:48:00Z">
              <w:rPr>
                <w:rFonts w:ascii="新細明體" w:eastAsia="新細明體" w:hAnsi="新細明體" w:cs="新細明體" w:hint="eastAsia"/>
                <w:color w:val="0000FF"/>
                <w:lang w:eastAsia="zh-TW"/>
              </w:rPr>
            </w:rPrChange>
          </w:rPr>
          <w:t>代表你的工作台編號）</w:t>
        </w:r>
      </w:ins>
    </w:p>
    <w:p w14:paraId="01BCB4E8" w14:textId="6D7EDA0E" w:rsidR="00DB28A8" w:rsidRPr="00DB28A8" w:rsidRDefault="00DB28A8" w:rsidP="00575FF6">
      <w:pPr>
        <w:rPr>
          <w:ins w:id="1588" w:author="Lin Miirabai" w:date="2013-07-01T14:47:00Z"/>
          <w:rFonts w:ascii="新細明體" w:eastAsia="新細明體" w:hAnsi="新細明體" w:cs="新細明體" w:hint="eastAsia"/>
          <w:color w:val="008000"/>
          <w:lang w:eastAsia="zh-TW"/>
          <w:rPrChange w:id="1589" w:author="Lin Miirabai" w:date="2013-07-01T14:48:00Z">
            <w:rPr>
              <w:ins w:id="1590" w:author="Lin Miirabai" w:date="2013-07-01T14:47:00Z"/>
              <w:rFonts w:ascii="Arial Bold" w:hAnsi="Arial Bold" w:hint="eastAsia"/>
              <w:lang w:eastAsia="zh-TW"/>
            </w:rPr>
          </w:rPrChange>
        </w:rPr>
      </w:pPr>
      <w:ins w:id="1591" w:author="Lin Miirabai" w:date="2013-07-01T14:48:00Z">
        <w:r w:rsidRPr="00DB28A8">
          <w:rPr>
            <w:rFonts w:ascii="新細明體" w:eastAsia="新細明體" w:hAnsi="新細明體" w:cs="新細明體" w:hint="eastAsia"/>
            <w:color w:val="008000"/>
            <w:lang w:eastAsia="zh-TW"/>
            <w:rPrChange w:id="1592" w:author="Lin Miirabai" w:date="2013-07-01T14:48:00Z">
              <w:rPr>
                <w:rFonts w:ascii="新細明體" w:eastAsia="新細明體" w:hAnsi="新細明體" w:cs="新細明體" w:hint="eastAsia"/>
                <w:lang w:eastAsia="zh-TW"/>
              </w:rPr>
            </w:rPrChange>
          </w:rPr>
          <w:t>這個資料夾必須包含以下子資料夾：</w:t>
        </w:r>
      </w:ins>
    </w:p>
    <w:p w14:paraId="44B5279B" w14:textId="77777777" w:rsidR="00575FF6" w:rsidRPr="007E76A7" w:rsidRDefault="00575FF6" w:rsidP="00575FF6">
      <w:pPr>
        <w:rPr>
          <w:ins w:id="1593" w:author="Arnold Sandjaja" w:date="2013-05-17T16:09:00Z"/>
          <w:color w:val="auto"/>
        </w:rPr>
      </w:pPr>
      <w:ins w:id="1594" w:author="Arnold Sandjaja" w:date="2013-05-17T16:08:00Z">
        <w:del w:id="1595" w:author="Zoo-Sun" w:date="2013-06-30T18:03:00Z">
          <w:r w:rsidDel="00361A99">
            <w:rPr>
              <w:rFonts w:ascii="Arial Bold" w:hAnsi="Arial Bold"/>
            </w:rPr>
            <w:br/>
          </w:r>
        </w:del>
      </w:ins>
    </w:p>
    <w:p w14:paraId="74BD4178" w14:textId="77777777" w:rsidR="00575FF6" w:rsidRPr="007E76A7" w:rsidRDefault="00575FF6" w:rsidP="00575FF6">
      <w:pPr>
        <w:widowControl w:val="0"/>
        <w:numPr>
          <w:ilvl w:val="0"/>
          <w:numId w:val="1"/>
        </w:numPr>
        <w:tabs>
          <w:tab w:val="clear" w:pos="360"/>
          <w:tab w:val="left" w:pos="220"/>
          <w:tab w:val="left" w:pos="720"/>
        </w:tabs>
        <w:autoSpaceDE w:val="0"/>
        <w:autoSpaceDN w:val="0"/>
        <w:adjustRightInd w:val="0"/>
        <w:ind w:left="720" w:hanging="720"/>
        <w:jc w:val="both"/>
        <w:rPr>
          <w:ins w:id="1596" w:author="Arnold Sandjaja" w:date="2013-05-17T16:09:00Z"/>
          <w:color w:val="auto"/>
        </w:rPr>
      </w:pPr>
      <w:ins w:id="1597" w:author="Arnold Sandjaja" w:date="2013-05-17T16:09:00Z">
        <w:r w:rsidRPr="007E76A7">
          <w:rPr>
            <w:color w:val="auto"/>
          </w:rPr>
          <w:t>Original_</w:t>
        </w:r>
      </w:ins>
      <w:ins w:id="1598" w:author="Arnold Sandjaja" w:date="2013-06-30T08:35:00Z">
        <w:r w:rsidR="00D73C32">
          <w:rPr>
            <w:color w:val="auto"/>
          </w:rPr>
          <w:t>folder</w:t>
        </w:r>
      </w:ins>
      <w:ins w:id="1599" w:author="Arnold Sandjaja" w:date="2013-05-17T16:09:00Z">
        <w:r w:rsidRPr="007E76A7">
          <w:rPr>
            <w:color w:val="auto"/>
          </w:rPr>
          <w:t>: it should contain all the files used for the development of your project, properly organized (fonts, links, etc.).</w:t>
        </w:r>
      </w:ins>
    </w:p>
    <w:p w14:paraId="1B858278" w14:textId="77777777" w:rsidR="00575FF6" w:rsidRPr="007E76A7" w:rsidRDefault="00575FF6" w:rsidP="00575FF6">
      <w:pPr>
        <w:widowControl w:val="0"/>
        <w:numPr>
          <w:ilvl w:val="0"/>
          <w:numId w:val="1"/>
        </w:numPr>
        <w:tabs>
          <w:tab w:val="clear" w:pos="360"/>
          <w:tab w:val="left" w:pos="220"/>
          <w:tab w:val="left" w:pos="720"/>
        </w:tabs>
        <w:autoSpaceDE w:val="0"/>
        <w:autoSpaceDN w:val="0"/>
        <w:adjustRightInd w:val="0"/>
        <w:ind w:left="720" w:hanging="720"/>
        <w:jc w:val="both"/>
        <w:rPr>
          <w:ins w:id="1600" w:author="Arnold Sandjaja" w:date="2013-05-17T16:09:00Z"/>
          <w:color w:val="auto"/>
        </w:rPr>
      </w:pPr>
      <w:ins w:id="1601" w:author="Arnold Sandjaja" w:date="2013-05-17T16:09:00Z">
        <w:r w:rsidRPr="007E76A7">
          <w:rPr>
            <w:color w:val="auto"/>
          </w:rPr>
          <w:t>Final_</w:t>
        </w:r>
      </w:ins>
      <w:ins w:id="1602" w:author="Arnold Sandjaja" w:date="2013-06-30T08:35:00Z">
        <w:r w:rsidR="00D73C32">
          <w:rPr>
            <w:color w:val="auto"/>
          </w:rPr>
          <w:t>folder</w:t>
        </w:r>
      </w:ins>
      <w:ins w:id="1603" w:author="Arnold Sandjaja" w:date="2013-05-17T16:09:00Z">
        <w:r w:rsidRPr="007E76A7">
          <w:rPr>
            <w:color w:val="auto"/>
          </w:rPr>
          <w:t>: it should contain all the files you are supposed to deliver as required in the tasks (PDF, etc.).</w:t>
        </w:r>
      </w:ins>
    </w:p>
    <w:p w14:paraId="6BEB0265" w14:textId="77777777" w:rsidR="00575FF6" w:rsidRDefault="00575FF6" w:rsidP="00575FF6">
      <w:pPr>
        <w:rPr>
          <w:ins w:id="1604" w:author="Lin Miirabai" w:date="2013-07-01T14:49:00Z"/>
          <w:rFonts w:hint="eastAsia"/>
          <w:color w:val="auto"/>
          <w:lang w:eastAsia="zh-TW"/>
        </w:rPr>
      </w:pPr>
    </w:p>
    <w:p w14:paraId="36804838" w14:textId="05C035C3" w:rsidR="00DB28A8" w:rsidRPr="0089067D" w:rsidRDefault="00DB28A8" w:rsidP="0089067D">
      <w:pPr>
        <w:ind w:left="284" w:hangingChars="142" w:hanging="284"/>
        <w:rPr>
          <w:ins w:id="1605" w:author="Lin Miirabai" w:date="2013-07-01T14:50:00Z"/>
          <w:rFonts w:ascii="新細明體" w:eastAsia="新細明體" w:hAnsi="新細明體" w:cs="新細明體" w:hint="eastAsia"/>
          <w:color w:val="0000FF"/>
          <w:lang w:val="en-US" w:eastAsia="zh-TW"/>
          <w:rPrChange w:id="1606" w:author="Lin Miirabai" w:date="2013-07-01T17:24:00Z">
            <w:rPr>
              <w:ins w:id="1607" w:author="Lin Miirabai" w:date="2013-07-01T14:50:00Z"/>
              <w:rFonts w:hint="eastAsia"/>
              <w:lang w:eastAsia="zh-TW"/>
            </w:rPr>
          </w:rPrChange>
        </w:rPr>
        <w:pPrChange w:id="1608" w:author="Lin Miirabai" w:date="2013-07-01T17:24:00Z">
          <w:pPr/>
        </w:pPrChange>
      </w:pPr>
      <w:ins w:id="1609" w:author="Lin Miirabai" w:date="2013-07-01T14:50:00Z">
        <w:r w:rsidRPr="0089067D">
          <w:rPr>
            <w:color w:val="0000FF"/>
            <w:lang w:val="en-US" w:eastAsia="zh-TW"/>
            <w:rPrChange w:id="1610" w:author="Lin Miirabai" w:date="2013-07-01T17:24:00Z">
              <w:rPr>
                <w:lang w:val="en-US" w:eastAsia="zh-TW"/>
              </w:rPr>
            </w:rPrChange>
          </w:rPr>
          <w:t>1</w:t>
        </w:r>
      </w:ins>
      <w:ins w:id="1611" w:author="Lin Miirabai" w:date="2013-07-01T14:49:00Z">
        <w:r w:rsidRPr="0089067D">
          <w:rPr>
            <w:rFonts w:ascii="新細明體" w:eastAsia="新細明體" w:hAnsi="新細明體" w:cs="新細明體" w:hint="eastAsia"/>
            <w:color w:val="0000FF"/>
            <w:lang w:val="en-US" w:eastAsia="zh-TW"/>
            <w:rPrChange w:id="1612" w:author="Lin Miirabai" w:date="2013-07-01T17:24:00Z">
              <w:rPr>
                <w:rFonts w:ascii="新細明體" w:eastAsia="新細明體" w:hAnsi="新細明體" w:cs="新細明體" w:hint="eastAsia"/>
                <w:lang w:eastAsia="zh-TW"/>
              </w:rPr>
            </w:rPrChange>
          </w:rPr>
          <w:t>.</w:t>
        </w:r>
      </w:ins>
      <w:ins w:id="1613" w:author="Lin Miirabai" w:date="2013-07-01T14:50:00Z">
        <w:r w:rsidRPr="0089067D">
          <w:rPr>
            <w:rFonts w:ascii="新細明體" w:eastAsia="新細明體" w:hAnsi="新細明體" w:cs="新細明體" w:hint="eastAsia"/>
            <w:color w:val="0000FF"/>
            <w:lang w:val="en-US" w:eastAsia="zh-TW"/>
            <w:rPrChange w:id="1614" w:author="Lin Miirabai" w:date="2013-07-01T17:24:00Z">
              <w:rPr>
                <w:rFonts w:ascii="新細明體" w:eastAsia="新細明體" w:hAnsi="新細明體" w:cs="新細明體" w:hint="eastAsia"/>
                <w:color w:val="auto"/>
                <w:lang w:val="en-US" w:eastAsia="zh-TW"/>
              </w:rPr>
            </w:rPrChange>
          </w:rPr>
          <w:t xml:space="preserve"> </w:t>
        </w:r>
      </w:ins>
      <w:ins w:id="1615" w:author="Lin Miirabai" w:date="2013-07-01T17:23:00Z">
        <w:r w:rsidR="00E92DE3" w:rsidRPr="0089067D">
          <w:rPr>
            <w:color w:val="0000FF"/>
            <w:rPrChange w:id="1616" w:author="Lin Miirabai" w:date="2013-07-01T17:24:00Z">
              <w:rPr>
                <w:color w:val="auto"/>
              </w:rPr>
            </w:rPrChange>
          </w:rPr>
          <w:t>Original_folder</w:t>
        </w:r>
        <w:r w:rsidR="00E92DE3" w:rsidRPr="0089067D">
          <w:rPr>
            <w:rFonts w:hint="eastAsia"/>
            <w:color w:val="0000FF"/>
            <w:lang w:eastAsia="zh-TW"/>
            <w:rPrChange w:id="1617" w:author="Lin Miirabai" w:date="2013-07-01T17:24:00Z">
              <w:rPr>
                <w:rFonts w:hint="eastAsia"/>
                <w:color w:val="auto"/>
                <w:lang w:eastAsia="zh-TW"/>
              </w:rPr>
            </w:rPrChange>
          </w:rPr>
          <w:t>（</w:t>
        </w:r>
      </w:ins>
      <w:ins w:id="1618" w:author="Lin Miirabai" w:date="2013-07-01T14:49:00Z">
        <w:r w:rsidRPr="0089067D">
          <w:rPr>
            <w:rFonts w:ascii="新細明體" w:eastAsia="新細明體" w:hAnsi="新細明體" w:cs="新細明體" w:hint="eastAsia"/>
            <w:color w:val="0000FF"/>
            <w:lang w:eastAsia="zh-TW"/>
            <w:rPrChange w:id="1619" w:author="Lin Miirabai" w:date="2013-07-01T17:24:00Z">
              <w:rPr>
                <w:rFonts w:hint="eastAsia"/>
                <w:lang w:eastAsia="zh-TW"/>
              </w:rPr>
            </w:rPrChange>
          </w:rPr>
          <w:t>原始</w:t>
        </w:r>
        <w:r w:rsidRPr="0089067D">
          <w:rPr>
            <w:rFonts w:ascii="新細明體" w:eastAsia="新細明體" w:hAnsi="新細明體" w:cs="新細明體"/>
            <w:color w:val="0000FF"/>
            <w:lang w:eastAsia="zh-TW"/>
            <w:rPrChange w:id="1620" w:author="Lin Miirabai" w:date="2013-07-01T17:24:00Z">
              <w:rPr>
                <w:lang w:eastAsia="zh-TW"/>
              </w:rPr>
            </w:rPrChange>
          </w:rPr>
          <w:t>_</w:t>
        </w:r>
        <w:r w:rsidRPr="0089067D">
          <w:rPr>
            <w:rFonts w:ascii="新細明體" w:eastAsia="新細明體" w:hAnsi="新細明體" w:cs="新細明體" w:hint="eastAsia"/>
            <w:color w:val="0000FF"/>
            <w:lang w:eastAsia="zh-TW"/>
            <w:rPrChange w:id="1621" w:author="Lin Miirabai" w:date="2013-07-01T17:24:00Z">
              <w:rPr>
                <w:rFonts w:hint="eastAsia"/>
                <w:lang w:eastAsia="zh-TW"/>
              </w:rPr>
            </w:rPrChange>
          </w:rPr>
          <w:t>資料夾</w:t>
        </w:r>
      </w:ins>
      <w:ins w:id="1622" w:author="Lin Miirabai" w:date="2013-07-01T17:23:00Z">
        <w:r w:rsidR="00E92DE3" w:rsidRPr="0089067D">
          <w:rPr>
            <w:rFonts w:ascii="新細明體" w:eastAsia="新細明體" w:hAnsi="新細明體" w:cs="新細明體" w:hint="eastAsia"/>
            <w:color w:val="0000FF"/>
            <w:lang w:eastAsia="zh-TW"/>
            <w:rPrChange w:id="1623" w:author="Lin Miirabai" w:date="2013-07-01T17:24:00Z">
              <w:rPr>
                <w:rFonts w:ascii="新細明體" w:eastAsia="新細明體" w:hAnsi="新細明體" w:cs="新細明體" w:hint="eastAsia"/>
                <w:color w:val="0000FF"/>
                <w:lang w:eastAsia="zh-TW"/>
              </w:rPr>
            </w:rPrChange>
          </w:rPr>
          <w:t>）</w:t>
        </w:r>
      </w:ins>
      <w:ins w:id="1624" w:author="Lin Miirabai" w:date="2013-07-01T14:49:00Z">
        <w:r w:rsidRPr="0089067D">
          <w:rPr>
            <w:rFonts w:ascii="新細明體" w:eastAsia="新細明體" w:hAnsi="新細明體" w:cs="新細明體" w:hint="eastAsia"/>
            <w:color w:val="0000FF"/>
            <w:lang w:eastAsia="zh-TW"/>
            <w:rPrChange w:id="1625" w:author="Lin Miirabai" w:date="2013-07-01T17:24:00Z">
              <w:rPr>
                <w:rFonts w:hint="eastAsia"/>
                <w:lang w:eastAsia="zh-TW"/>
              </w:rPr>
            </w:rPrChange>
          </w:rPr>
          <w:t>：這個資料夾必須包含你的所有工作檔案、妥當的整理（字體、</w:t>
        </w:r>
      </w:ins>
      <w:ins w:id="1626" w:author="Lin Miirabai" w:date="2013-07-01T14:50:00Z">
        <w:r w:rsidRPr="0089067D">
          <w:rPr>
            <w:rFonts w:ascii="新細明體" w:eastAsia="新細明體" w:hAnsi="新細明體" w:cs="新細明體" w:hint="eastAsia"/>
            <w:color w:val="0000FF"/>
            <w:lang w:eastAsia="zh-TW"/>
            <w:rPrChange w:id="1627" w:author="Lin Miirabai" w:date="2013-07-01T17:24:00Z">
              <w:rPr>
                <w:rFonts w:hint="eastAsia"/>
                <w:lang w:eastAsia="zh-TW"/>
              </w:rPr>
            </w:rPrChange>
          </w:rPr>
          <w:t>連結的圖檔等等</w:t>
        </w:r>
      </w:ins>
      <w:ins w:id="1628" w:author="Lin Miirabai" w:date="2013-07-01T14:49:00Z">
        <w:r w:rsidRPr="0089067D">
          <w:rPr>
            <w:rFonts w:ascii="新細明體" w:eastAsia="新細明體" w:hAnsi="新細明體" w:cs="新細明體" w:hint="eastAsia"/>
            <w:color w:val="0000FF"/>
            <w:lang w:eastAsia="zh-TW"/>
            <w:rPrChange w:id="1629" w:author="Lin Miirabai" w:date="2013-07-01T17:24:00Z">
              <w:rPr>
                <w:rFonts w:hint="eastAsia"/>
                <w:lang w:eastAsia="zh-TW"/>
              </w:rPr>
            </w:rPrChange>
          </w:rPr>
          <w:t>）</w:t>
        </w:r>
      </w:ins>
    </w:p>
    <w:p w14:paraId="47EDC42D" w14:textId="168677E4" w:rsidR="00DB28A8" w:rsidRPr="0089067D" w:rsidRDefault="00DB28A8" w:rsidP="0089067D">
      <w:pPr>
        <w:ind w:left="284" w:hangingChars="142" w:hanging="284"/>
        <w:rPr>
          <w:ins w:id="1630" w:author="Lin Miirabai" w:date="2013-07-01T14:50:00Z"/>
          <w:color w:val="0000FF"/>
          <w:lang w:val="en-US" w:eastAsia="zh-TW"/>
          <w:rPrChange w:id="1631" w:author="Lin Miirabai" w:date="2013-07-01T17:24:00Z">
            <w:rPr>
              <w:ins w:id="1632" w:author="Lin Miirabai" w:date="2013-07-01T14:50:00Z"/>
              <w:lang w:val="en-US" w:eastAsia="zh-TW"/>
            </w:rPr>
          </w:rPrChange>
        </w:rPr>
        <w:pPrChange w:id="1633" w:author="Lin Miirabai" w:date="2013-07-01T17:24:00Z">
          <w:pPr/>
        </w:pPrChange>
      </w:pPr>
      <w:ins w:id="1634" w:author="Lin Miirabai" w:date="2013-07-01T14:50:00Z">
        <w:r w:rsidRPr="0089067D">
          <w:rPr>
            <w:color w:val="0000FF"/>
            <w:lang w:val="en-US" w:eastAsia="zh-TW"/>
            <w:rPrChange w:id="1635" w:author="Lin Miirabai" w:date="2013-07-01T17:24:00Z">
              <w:rPr>
                <w:lang w:val="en-US" w:eastAsia="zh-TW"/>
              </w:rPr>
            </w:rPrChange>
          </w:rPr>
          <w:t xml:space="preserve">2. </w:t>
        </w:r>
      </w:ins>
      <w:ins w:id="1636" w:author="Lin Miirabai" w:date="2013-07-01T17:24:00Z">
        <w:r w:rsidR="00E92DE3" w:rsidRPr="0089067D">
          <w:rPr>
            <w:color w:val="0000FF"/>
            <w:rPrChange w:id="1637" w:author="Lin Miirabai" w:date="2013-07-01T17:24:00Z">
              <w:rPr>
                <w:color w:val="auto"/>
              </w:rPr>
            </w:rPrChange>
          </w:rPr>
          <w:t>Final_folder</w:t>
        </w:r>
        <w:r w:rsidR="00E92DE3" w:rsidRPr="0089067D">
          <w:rPr>
            <w:rFonts w:hint="eastAsia"/>
            <w:color w:val="0000FF"/>
            <w:lang w:eastAsia="zh-TW"/>
            <w:rPrChange w:id="1638" w:author="Lin Miirabai" w:date="2013-07-01T17:24:00Z">
              <w:rPr>
                <w:rFonts w:hint="eastAsia"/>
                <w:color w:val="auto"/>
                <w:lang w:eastAsia="zh-TW"/>
              </w:rPr>
            </w:rPrChange>
          </w:rPr>
          <w:t>（</w:t>
        </w:r>
      </w:ins>
      <w:ins w:id="1639" w:author="Lin Miirabai" w:date="2013-07-01T14:50:00Z">
        <w:r w:rsidRPr="0089067D">
          <w:rPr>
            <w:rFonts w:ascii="新細明體" w:eastAsia="新細明體" w:hAnsi="新細明體" w:cs="新細明體" w:hint="eastAsia"/>
            <w:color w:val="0000FF"/>
            <w:lang w:val="en-US" w:eastAsia="zh-TW"/>
            <w:rPrChange w:id="1640" w:author="Lin Miirabai" w:date="2013-07-01T17:24:00Z">
              <w:rPr>
                <w:rFonts w:ascii="新細明體" w:eastAsia="新細明體" w:hAnsi="新細明體" w:cs="新細明體" w:hint="eastAsia"/>
                <w:lang w:val="en-US" w:eastAsia="zh-TW"/>
              </w:rPr>
            </w:rPrChange>
          </w:rPr>
          <w:t>最終</w:t>
        </w:r>
        <w:r w:rsidRPr="0089067D">
          <w:rPr>
            <w:rFonts w:ascii="新細明體" w:eastAsia="新細明體" w:hAnsi="新細明體" w:cs="新細明體"/>
            <w:color w:val="0000FF"/>
            <w:lang w:val="en-US" w:eastAsia="zh-TW"/>
            <w:rPrChange w:id="1641" w:author="Lin Miirabai" w:date="2013-07-01T17:24:00Z">
              <w:rPr>
                <w:rFonts w:ascii="新細明體" w:eastAsia="新細明體" w:hAnsi="新細明體" w:cs="新細明體"/>
                <w:lang w:val="en-US" w:eastAsia="zh-TW"/>
              </w:rPr>
            </w:rPrChange>
          </w:rPr>
          <w:t>_</w:t>
        </w:r>
        <w:r w:rsidRPr="0089067D">
          <w:rPr>
            <w:rFonts w:ascii="新細明體" w:eastAsia="新細明體" w:hAnsi="新細明體" w:cs="新細明體" w:hint="eastAsia"/>
            <w:color w:val="0000FF"/>
            <w:lang w:val="en-US" w:eastAsia="zh-TW"/>
            <w:rPrChange w:id="1642" w:author="Lin Miirabai" w:date="2013-07-01T17:24:00Z">
              <w:rPr>
                <w:rFonts w:ascii="新細明體" w:eastAsia="新細明體" w:hAnsi="新細明體" w:cs="新細明體" w:hint="eastAsia"/>
                <w:lang w:val="en-US" w:eastAsia="zh-TW"/>
              </w:rPr>
            </w:rPrChange>
          </w:rPr>
          <w:t>資料夾</w:t>
        </w:r>
      </w:ins>
      <w:ins w:id="1643" w:author="Lin Miirabai" w:date="2013-07-01T17:24:00Z">
        <w:r w:rsidR="00E92DE3" w:rsidRPr="0089067D">
          <w:rPr>
            <w:rFonts w:ascii="新細明體" w:eastAsia="新細明體" w:hAnsi="新細明體" w:cs="新細明體" w:hint="eastAsia"/>
            <w:color w:val="0000FF"/>
            <w:lang w:val="en-US" w:eastAsia="zh-TW"/>
            <w:rPrChange w:id="1644" w:author="Lin Miirabai" w:date="2013-07-01T17:24:00Z">
              <w:rPr>
                <w:rFonts w:ascii="新細明體" w:eastAsia="新細明體" w:hAnsi="新細明體" w:cs="新細明體" w:hint="eastAsia"/>
                <w:color w:val="0000FF"/>
                <w:lang w:val="en-US" w:eastAsia="zh-TW"/>
              </w:rPr>
            </w:rPrChange>
          </w:rPr>
          <w:t>）</w:t>
        </w:r>
      </w:ins>
      <w:ins w:id="1645" w:author="Lin Miirabai" w:date="2013-07-01T14:50:00Z">
        <w:r w:rsidRPr="0089067D">
          <w:rPr>
            <w:rFonts w:ascii="新細明體" w:eastAsia="新細明體" w:hAnsi="新細明體" w:cs="新細明體" w:hint="eastAsia"/>
            <w:color w:val="0000FF"/>
            <w:lang w:val="en-US" w:eastAsia="zh-TW"/>
            <w:rPrChange w:id="1646" w:author="Lin Miirabai" w:date="2013-07-01T17:24:00Z">
              <w:rPr>
                <w:rFonts w:ascii="新細明體" w:eastAsia="新細明體" w:hAnsi="新細明體" w:cs="新細明體" w:hint="eastAsia"/>
                <w:lang w:val="en-US" w:eastAsia="zh-TW"/>
              </w:rPr>
            </w:rPrChange>
          </w:rPr>
          <w:t>：</w:t>
        </w:r>
        <w:r w:rsidRPr="0089067D">
          <w:rPr>
            <w:rFonts w:ascii="新細明體" w:eastAsia="新細明體" w:hAnsi="新細明體" w:cs="新細明體" w:hint="eastAsia"/>
            <w:color w:val="0000FF"/>
            <w:lang w:eastAsia="zh-TW"/>
            <w:rPrChange w:id="1647" w:author="Lin Miirabai" w:date="2013-07-01T17:24:00Z">
              <w:rPr>
                <w:rFonts w:ascii="新細明體" w:eastAsia="新細明體" w:hAnsi="新細明體" w:cs="新細明體" w:hint="eastAsia"/>
                <w:lang w:eastAsia="zh-TW"/>
              </w:rPr>
            </w:rPrChange>
          </w:rPr>
          <w:t>這個資料夾必須包含你</w:t>
        </w:r>
      </w:ins>
      <w:ins w:id="1648" w:author="Lin Miirabai" w:date="2013-07-01T14:51:00Z">
        <w:r w:rsidRPr="0089067D">
          <w:rPr>
            <w:rFonts w:ascii="新細明體" w:eastAsia="新細明體" w:hAnsi="新細明體" w:cs="新細明體" w:hint="eastAsia"/>
            <w:color w:val="0000FF"/>
            <w:lang w:eastAsia="zh-TW"/>
            <w:rPrChange w:id="1649" w:author="Lin Miirabai" w:date="2013-07-01T17:24:00Z">
              <w:rPr>
                <w:rFonts w:ascii="新細明體" w:eastAsia="新細明體" w:hAnsi="新細明體" w:cs="新細明體" w:hint="eastAsia"/>
                <w:lang w:eastAsia="zh-TW"/>
              </w:rPr>
            </w:rPrChange>
          </w:rPr>
          <w:t>為任務準備列印的</w:t>
        </w:r>
      </w:ins>
      <w:ins w:id="1650" w:author="Lin Miirabai" w:date="2013-07-01T14:50:00Z">
        <w:r w:rsidRPr="0089067D">
          <w:rPr>
            <w:rFonts w:ascii="新細明體" w:eastAsia="新細明體" w:hAnsi="新細明體" w:cs="新細明體" w:hint="eastAsia"/>
            <w:color w:val="0000FF"/>
            <w:lang w:eastAsia="zh-TW"/>
            <w:rPrChange w:id="1651" w:author="Lin Miirabai" w:date="2013-07-01T17:24:00Z">
              <w:rPr>
                <w:rFonts w:ascii="新細明體" w:eastAsia="新細明體" w:hAnsi="新細明體" w:cs="新細明體" w:hint="eastAsia"/>
                <w:lang w:eastAsia="zh-TW"/>
              </w:rPr>
            </w:rPrChange>
          </w:rPr>
          <w:t>檔案（</w:t>
        </w:r>
      </w:ins>
      <w:ins w:id="1652" w:author="Lin Miirabai" w:date="2013-07-01T14:51:00Z">
        <w:r w:rsidRPr="0089067D">
          <w:rPr>
            <w:color w:val="0000FF"/>
            <w:rPrChange w:id="1653" w:author="Lin Miirabai" w:date="2013-07-01T17:24:00Z">
              <w:rPr>
                <w:color w:val="auto"/>
              </w:rPr>
            </w:rPrChange>
          </w:rPr>
          <w:t>PDF</w:t>
        </w:r>
      </w:ins>
      <w:ins w:id="1654" w:author="Lin Miirabai" w:date="2013-07-01T14:50:00Z">
        <w:r w:rsidRPr="0089067D">
          <w:rPr>
            <w:rFonts w:ascii="新細明體" w:eastAsia="新細明體" w:hAnsi="新細明體" w:cs="新細明體" w:hint="eastAsia"/>
            <w:color w:val="0000FF"/>
            <w:lang w:eastAsia="zh-TW"/>
            <w:rPrChange w:id="1655" w:author="Lin Miirabai" w:date="2013-07-01T17:24:00Z">
              <w:rPr>
                <w:rFonts w:ascii="新細明體" w:eastAsia="新細明體" w:hAnsi="新細明體" w:cs="新細明體" w:hint="eastAsia"/>
                <w:lang w:eastAsia="zh-TW"/>
              </w:rPr>
            </w:rPrChange>
          </w:rPr>
          <w:t>等等）</w:t>
        </w:r>
        <w:r w:rsidRPr="0089067D">
          <w:rPr>
            <w:color w:val="0000FF"/>
            <w:lang w:val="en-US" w:eastAsia="zh-TW"/>
            <w:rPrChange w:id="1656" w:author="Lin Miirabai" w:date="2013-07-01T17:24:00Z">
              <w:rPr>
                <w:lang w:val="en-US" w:eastAsia="zh-TW"/>
              </w:rPr>
            </w:rPrChange>
          </w:rPr>
          <w:t xml:space="preserve"> </w:t>
        </w:r>
      </w:ins>
    </w:p>
    <w:p w14:paraId="1EDA294D" w14:textId="77777777" w:rsidR="00DB28A8" w:rsidRPr="00DB28A8" w:rsidRDefault="00DB28A8" w:rsidP="00DB28A8">
      <w:pPr>
        <w:rPr>
          <w:ins w:id="1657" w:author="Arnold Sandjaja" w:date="2013-05-17T16:09:00Z"/>
          <w:lang w:val="en-US" w:eastAsia="zh-TW"/>
          <w:rPrChange w:id="1658" w:author="Lin Miirabai" w:date="2013-07-01T14:50:00Z">
            <w:rPr>
              <w:ins w:id="1659" w:author="Arnold Sandjaja" w:date="2013-05-17T16:09:00Z"/>
              <w:rFonts w:hint="eastAsia"/>
              <w:color w:val="auto"/>
              <w:lang w:eastAsia="zh-TW"/>
            </w:rPr>
          </w:rPrChange>
        </w:rPr>
        <w:pPrChange w:id="1660" w:author="Lin Miirabai" w:date="2013-07-01T14:50:00Z">
          <w:pPr/>
        </w:pPrChange>
      </w:pPr>
    </w:p>
    <w:p w14:paraId="31C7BD80" w14:textId="77777777" w:rsidR="00405E48" w:rsidRPr="00031204" w:rsidRDefault="00405E48">
      <w:pPr>
        <w:rPr>
          <w:rFonts w:ascii="Arial Bold" w:hAnsi="Arial Bold"/>
        </w:rPr>
      </w:pPr>
      <w:r w:rsidRPr="00031204">
        <w:rPr>
          <w:rFonts w:ascii="Arial Bold" w:hAnsi="Arial Bold"/>
        </w:rPr>
        <w:t>About image marking for the tasks:</w:t>
      </w:r>
    </w:p>
    <w:p w14:paraId="56BDA50D" w14:textId="77777777" w:rsidR="00405E48" w:rsidRPr="00031204" w:rsidRDefault="00405E48">
      <w:r w:rsidRPr="00031204">
        <w:t>The colour mode and file formats of your images will be evaluated in the press ready PDF files. The final resolution will be assessed in the InDesign file.</w:t>
      </w:r>
    </w:p>
    <w:p w14:paraId="4471BD7D" w14:textId="77777777" w:rsidR="00405E48" w:rsidRDefault="00405E48">
      <w:pPr>
        <w:rPr>
          <w:ins w:id="1661" w:author="Lin Miirabai" w:date="2013-07-01T14:52:00Z"/>
          <w:rFonts w:hint="eastAsia"/>
          <w:lang w:eastAsia="zh-TW"/>
        </w:rPr>
      </w:pPr>
    </w:p>
    <w:p w14:paraId="1FA54D0F" w14:textId="02AA9894" w:rsidR="00845654" w:rsidRPr="004A4DAA" w:rsidRDefault="004A4DAA">
      <w:pPr>
        <w:rPr>
          <w:ins w:id="1662" w:author="Lin Miirabai" w:date="2013-07-01T14:55:00Z"/>
          <w:rFonts w:ascii="新細明體" w:eastAsia="新細明體" w:hAnsi="新細明體" w:cs="新細明體" w:hint="eastAsia"/>
          <w:b/>
          <w:color w:val="0000FF"/>
          <w:lang w:eastAsia="zh-TW"/>
          <w:rPrChange w:id="1663" w:author="Lin Miirabai" w:date="2013-07-01T14:58:00Z">
            <w:rPr>
              <w:ins w:id="1664" w:author="Lin Miirabai" w:date="2013-07-01T14:55:00Z"/>
              <w:rFonts w:ascii="新細明體" w:eastAsia="新細明體" w:hAnsi="新細明體" w:cs="新細明體" w:hint="eastAsia"/>
              <w:lang w:eastAsia="zh-TW"/>
            </w:rPr>
          </w:rPrChange>
        </w:rPr>
      </w:pPr>
      <w:ins w:id="1665" w:author="Lin Miirabai" w:date="2013-07-01T14:55:00Z">
        <w:r w:rsidRPr="004A4DAA">
          <w:rPr>
            <w:rFonts w:ascii="新細明體" w:eastAsia="新細明體" w:hAnsi="新細明體" w:cs="新細明體" w:hint="eastAsia"/>
            <w:b/>
            <w:color w:val="0000FF"/>
            <w:lang w:eastAsia="zh-TW"/>
            <w:rPrChange w:id="1666" w:author="Lin Miirabai" w:date="2013-07-01T14:58:00Z">
              <w:rPr>
                <w:rFonts w:ascii="新細明體" w:eastAsia="新細明體" w:hAnsi="新細明體" w:cs="新細明體" w:hint="eastAsia"/>
                <w:lang w:eastAsia="zh-TW"/>
              </w:rPr>
            </w:rPrChange>
          </w:rPr>
          <w:t>任務中對</w:t>
        </w:r>
      </w:ins>
      <w:ins w:id="1667" w:author="Lin Miirabai" w:date="2013-07-01T14:52:00Z">
        <w:r w:rsidR="00845654" w:rsidRPr="004A4DAA">
          <w:rPr>
            <w:rFonts w:ascii="新細明體" w:eastAsia="新細明體" w:hAnsi="新細明體" w:cs="新細明體" w:hint="eastAsia"/>
            <w:b/>
            <w:color w:val="0000FF"/>
            <w:lang w:eastAsia="zh-TW"/>
            <w:rPrChange w:id="1668" w:author="Lin Miirabai" w:date="2013-07-01T14:58:00Z">
              <w:rPr>
                <w:rFonts w:ascii="新細明體" w:eastAsia="新細明體" w:hAnsi="新細明體" w:cs="新細明體" w:hint="eastAsia"/>
                <w:lang w:eastAsia="zh-TW"/>
              </w:rPr>
            </w:rPrChange>
          </w:rPr>
          <w:t>圖片</w:t>
        </w:r>
      </w:ins>
      <w:ins w:id="1669" w:author="Lin Miirabai" w:date="2013-07-01T14:55:00Z">
        <w:r w:rsidRPr="004A4DAA">
          <w:rPr>
            <w:rFonts w:ascii="新細明體" w:eastAsia="新細明體" w:hAnsi="新細明體" w:cs="新細明體" w:hint="eastAsia"/>
            <w:b/>
            <w:color w:val="0000FF"/>
            <w:lang w:eastAsia="zh-TW"/>
            <w:rPrChange w:id="1670" w:author="Lin Miirabai" w:date="2013-07-01T14:58:00Z">
              <w:rPr>
                <w:rFonts w:ascii="新細明體" w:eastAsia="新細明體" w:hAnsi="新細明體" w:cs="新細明體" w:hint="eastAsia"/>
                <w:lang w:eastAsia="zh-TW"/>
              </w:rPr>
            </w:rPrChange>
          </w:rPr>
          <w:t>的評分：</w:t>
        </w:r>
      </w:ins>
    </w:p>
    <w:p w14:paraId="65AC29CC" w14:textId="73646139" w:rsidR="004A4DAA" w:rsidRPr="004A4DAA" w:rsidRDefault="004A4DAA">
      <w:pPr>
        <w:rPr>
          <w:ins w:id="1671" w:author="Lin Miirabai" w:date="2013-07-01T14:52:00Z"/>
          <w:rFonts w:ascii="新細明體" w:eastAsia="新細明體" w:hAnsi="新細明體" w:cs="新細明體" w:hint="eastAsia"/>
          <w:color w:val="0000FF"/>
          <w:lang w:eastAsia="zh-TW"/>
          <w:rPrChange w:id="1672" w:author="Lin Miirabai" w:date="2013-07-01T14:58:00Z">
            <w:rPr>
              <w:ins w:id="1673" w:author="Lin Miirabai" w:date="2013-07-01T14:52:00Z"/>
              <w:rFonts w:hint="eastAsia"/>
              <w:lang w:eastAsia="zh-TW"/>
            </w:rPr>
          </w:rPrChange>
        </w:rPr>
      </w:pPr>
      <w:ins w:id="1674" w:author="Lin Miirabai" w:date="2013-07-01T14:55:00Z">
        <w:r w:rsidRPr="004A4DAA">
          <w:rPr>
            <w:rFonts w:ascii="新細明體" w:eastAsia="新細明體" w:hAnsi="新細明體" w:cs="新細明體" w:hint="eastAsia"/>
            <w:color w:val="0000FF"/>
            <w:lang w:eastAsia="zh-TW"/>
            <w:rPrChange w:id="1675" w:author="Lin Miirabai" w:date="2013-07-01T14:58:00Z">
              <w:rPr>
                <w:rFonts w:ascii="新細明體" w:eastAsia="新細明體" w:hAnsi="新細明體" w:cs="新細明體" w:hint="eastAsia"/>
                <w:lang w:eastAsia="zh-TW"/>
              </w:rPr>
            </w:rPrChange>
          </w:rPr>
          <w:t>你的影像</w:t>
        </w:r>
      </w:ins>
      <w:ins w:id="1676" w:author="Lin Miirabai" w:date="2013-07-01T14:56:00Z">
        <w:r w:rsidRPr="004A4DAA">
          <w:rPr>
            <w:rFonts w:ascii="新細明體" w:eastAsia="新細明體" w:hAnsi="新細明體" w:cs="新細明體" w:hint="eastAsia"/>
            <w:color w:val="0000FF"/>
            <w:lang w:eastAsia="zh-TW"/>
            <w:rPrChange w:id="1677" w:author="Lin Miirabai" w:date="2013-07-01T14:58:00Z">
              <w:rPr>
                <w:rFonts w:ascii="新細明體" w:eastAsia="新細明體" w:hAnsi="新細明體" w:cs="新細明體" w:hint="eastAsia"/>
                <w:lang w:eastAsia="zh-TW"/>
              </w:rPr>
            </w:rPrChange>
          </w:rPr>
          <w:t>色彩模式和檔案格式</w:t>
        </w:r>
      </w:ins>
      <w:ins w:id="1678" w:author="Lin Miirabai" w:date="2013-07-01T14:55:00Z">
        <w:r w:rsidRPr="004A4DAA">
          <w:rPr>
            <w:rFonts w:ascii="新細明體" w:eastAsia="新細明體" w:hAnsi="新細明體" w:cs="新細明體" w:hint="eastAsia"/>
            <w:color w:val="0000FF"/>
            <w:lang w:eastAsia="zh-TW"/>
            <w:rPrChange w:id="1679" w:author="Lin Miirabai" w:date="2013-07-01T14:58:00Z">
              <w:rPr>
                <w:rFonts w:ascii="新細明體" w:eastAsia="新細明體" w:hAnsi="新細明體" w:cs="新細明體" w:hint="eastAsia"/>
                <w:lang w:eastAsia="zh-TW"/>
              </w:rPr>
            </w:rPrChange>
          </w:rPr>
          <w:t>將會在印刷準備的</w:t>
        </w:r>
      </w:ins>
      <w:ins w:id="1680" w:author="Lin Miirabai" w:date="2013-07-01T14:56:00Z">
        <w:r w:rsidRPr="004A4DAA">
          <w:rPr>
            <w:color w:val="0000FF"/>
            <w:rPrChange w:id="1681" w:author="Lin Miirabai" w:date="2013-07-01T14:58:00Z">
              <w:rPr/>
            </w:rPrChange>
          </w:rPr>
          <w:t>PDF</w:t>
        </w:r>
        <w:r w:rsidRPr="004A4DAA">
          <w:rPr>
            <w:rFonts w:ascii="新細明體" w:eastAsia="新細明體" w:hAnsi="新細明體" w:cs="新細明體" w:hint="eastAsia"/>
            <w:color w:val="0000FF"/>
            <w:lang w:eastAsia="zh-TW"/>
            <w:rPrChange w:id="1682" w:author="Lin Miirabai" w:date="2013-07-01T14:58:00Z">
              <w:rPr>
                <w:rFonts w:ascii="新細明體" w:eastAsia="新細明體" w:hAnsi="新細明體" w:cs="新細明體" w:hint="eastAsia"/>
                <w:lang w:eastAsia="zh-TW"/>
              </w:rPr>
            </w:rPrChange>
          </w:rPr>
          <w:t>檔案評分。</w:t>
        </w:r>
      </w:ins>
      <w:ins w:id="1683" w:author="Lin Miirabai" w:date="2013-07-01T14:58:00Z">
        <w:r w:rsidRPr="004A4DAA">
          <w:rPr>
            <w:rFonts w:ascii="新細明體" w:eastAsia="新細明體" w:hAnsi="新細明體" w:cs="新細明體" w:hint="eastAsia"/>
            <w:color w:val="0000FF"/>
            <w:lang w:eastAsia="zh-TW"/>
            <w:rPrChange w:id="1684" w:author="Lin Miirabai" w:date="2013-07-01T14:58:00Z">
              <w:rPr>
                <w:rFonts w:ascii="新細明體" w:eastAsia="新細明體" w:hAnsi="新細明體" w:cs="新細明體" w:hint="eastAsia"/>
                <w:lang w:eastAsia="zh-TW"/>
              </w:rPr>
            </w:rPrChange>
          </w:rPr>
          <w:t>最終解析度會於</w:t>
        </w:r>
        <w:r w:rsidRPr="004A4DAA">
          <w:rPr>
            <w:color w:val="0000FF"/>
            <w:rPrChange w:id="1685" w:author="Lin Miirabai" w:date="2013-07-01T14:58:00Z">
              <w:rPr/>
            </w:rPrChange>
          </w:rPr>
          <w:t>InDesign</w:t>
        </w:r>
        <w:r w:rsidRPr="004A4DAA">
          <w:rPr>
            <w:rFonts w:ascii="新細明體" w:eastAsia="新細明體" w:hAnsi="新細明體" w:cs="新細明體" w:hint="eastAsia"/>
            <w:color w:val="0000FF"/>
            <w:lang w:eastAsia="zh-TW"/>
            <w:rPrChange w:id="1686" w:author="Lin Miirabai" w:date="2013-07-01T14:58:00Z">
              <w:rPr>
                <w:rFonts w:ascii="新細明體" w:eastAsia="新細明體" w:hAnsi="新細明體" w:cs="新細明體" w:hint="eastAsia"/>
                <w:lang w:eastAsia="zh-TW"/>
              </w:rPr>
            </w:rPrChange>
          </w:rPr>
          <w:t>檔案中評分。</w:t>
        </w:r>
      </w:ins>
    </w:p>
    <w:p w14:paraId="193EF763" w14:textId="77777777" w:rsidR="00845654" w:rsidRPr="00031204" w:rsidRDefault="00845654">
      <w:pPr>
        <w:rPr>
          <w:rFonts w:hint="eastAsia"/>
          <w:lang w:eastAsia="zh-TW"/>
        </w:rPr>
      </w:pPr>
    </w:p>
    <w:p w14:paraId="5A7F2F1D" w14:textId="77777777" w:rsidR="00405E48" w:rsidRPr="00031204" w:rsidRDefault="00405E48">
      <w:r w:rsidRPr="00031204">
        <w:t>The JPG file format is NOT ACCEPTED for images; except for the web component of the logo in RGB for the web.</w:t>
      </w:r>
    </w:p>
    <w:p w14:paraId="5C3F490B" w14:textId="77777777" w:rsidR="00405E48" w:rsidRPr="00031204" w:rsidRDefault="00405E48">
      <w:r w:rsidRPr="00031204">
        <w:t>Only the following file formats are acceptable .TIF / .EPS / .AI / .PSD / DSC 2.0</w:t>
      </w:r>
    </w:p>
    <w:p w14:paraId="02E21F37" w14:textId="77777777" w:rsidR="00405E48" w:rsidRDefault="00405E48">
      <w:pPr>
        <w:rPr>
          <w:ins w:id="1687" w:author="Lin Miirabai" w:date="2013-07-01T14:58:00Z"/>
          <w:rFonts w:hint="eastAsia"/>
          <w:lang w:eastAsia="zh-TW"/>
        </w:rPr>
      </w:pPr>
    </w:p>
    <w:p w14:paraId="6CF2BA92" w14:textId="65E0864E" w:rsidR="004A4DAA" w:rsidRPr="00341B22" w:rsidRDefault="004A4DAA">
      <w:pPr>
        <w:rPr>
          <w:ins w:id="1688" w:author="Lin Miirabai" w:date="2013-07-01T15:00:00Z"/>
          <w:rFonts w:ascii="新細明體" w:eastAsia="新細明體" w:hAnsi="新細明體" w:cs="新細明體" w:hint="eastAsia"/>
          <w:color w:val="0000FF"/>
          <w:lang w:eastAsia="zh-TW"/>
          <w:rPrChange w:id="1689" w:author="Lin Miirabai" w:date="2013-07-01T15:01:00Z">
            <w:rPr>
              <w:ins w:id="1690" w:author="Lin Miirabai" w:date="2013-07-01T15:00:00Z"/>
              <w:rFonts w:hint="eastAsia"/>
              <w:lang w:eastAsia="zh-TW"/>
            </w:rPr>
          </w:rPrChange>
        </w:rPr>
      </w:pPr>
      <w:ins w:id="1691" w:author="Lin Miirabai" w:date="2013-07-01T14:59:00Z">
        <w:r w:rsidRPr="004A4DAA">
          <w:rPr>
            <w:rFonts w:ascii="新細明體" w:eastAsia="新細明體" w:hAnsi="新細明體" w:cs="新細明體" w:hint="eastAsia"/>
            <w:color w:val="0000FF"/>
            <w:lang w:eastAsia="zh-TW"/>
            <w:rPrChange w:id="1692" w:author="Lin Miirabai" w:date="2013-07-01T15:00:00Z">
              <w:rPr>
                <w:rFonts w:ascii="新細明體" w:eastAsia="新細明體" w:hAnsi="新細明體" w:cs="新細明體" w:hint="eastAsia"/>
                <w:lang w:eastAsia="zh-TW"/>
              </w:rPr>
            </w:rPrChange>
          </w:rPr>
          <w:t>影像檔案</w:t>
        </w:r>
      </w:ins>
      <w:ins w:id="1693" w:author="Lin Miirabai" w:date="2013-07-01T14:58:00Z">
        <w:r w:rsidRPr="004A4DAA">
          <w:rPr>
            <w:rFonts w:ascii="新細明體" w:eastAsia="新細明體" w:hAnsi="新細明體" w:cs="新細明體" w:hint="eastAsia"/>
            <w:color w:val="0000FF"/>
            <w:lang w:eastAsia="zh-TW"/>
            <w:rPrChange w:id="1694" w:author="Lin Miirabai" w:date="2013-07-01T15:00:00Z">
              <w:rPr>
                <w:rFonts w:ascii="新細明體" w:eastAsia="新細明體" w:hAnsi="新細明體" w:cs="新細明體" w:hint="eastAsia"/>
                <w:lang w:eastAsia="zh-TW"/>
              </w:rPr>
            </w:rPrChange>
          </w:rPr>
          <w:t>不接受</w:t>
        </w:r>
        <w:r w:rsidRPr="004A4DAA">
          <w:rPr>
            <w:color w:val="0000FF"/>
            <w:rPrChange w:id="1695" w:author="Lin Miirabai" w:date="2013-07-01T15:00:00Z">
              <w:rPr/>
            </w:rPrChange>
          </w:rPr>
          <w:t>JPG</w:t>
        </w:r>
        <w:r w:rsidRPr="004A4DAA">
          <w:rPr>
            <w:rFonts w:ascii="新細明體" w:eastAsia="新細明體" w:hAnsi="新細明體" w:cs="新細明體" w:hint="eastAsia"/>
            <w:color w:val="0000FF"/>
            <w:lang w:eastAsia="zh-TW"/>
            <w:rPrChange w:id="1696" w:author="Lin Miirabai" w:date="2013-07-01T15:00:00Z">
              <w:rPr>
                <w:rFonts w:ascii="新細明體" w:eastAsia="新細明體" w:hAnsi="新細明體" w:cs="新細明體" w:hint="eastAsia"/>
                <w:lang w:eastAsia="zh-TW"/>
              </w:rPr>
            </w:rPrChange>
          </w:rPr>
          <w:t>檔案格式</w:t>
        </w:r>
      </w:ins>
      <w:ins w:id="1697" w:author="Lin Miirabai" w:date="2013-07-01T15:00:00Z">
        <w:r w:rsidRPr="004A4DAA">
          <w:rPr>
            <w:rFonts w:ascii="新細明體" w:eastAsia="新細明體" w:hAnsi="新細明體" w:cs="新細明體" w:hint="eastAsia"/>
            <w:color w:val="0000FF"/>
            <w:lang w:eastAsia="zh-TW"/>
            <w:rPrChange w:id="1698" w:author="Lin Miirabai" w:date="2013-07-01T15:00:00Z">
              <w:rPr>
                <w:rFonts w:ascii="新細明體" w:eastAsia="新細明體" w:hAnsi="新細明體" w:cs="新細明體" w:hint="eastAsia"/>
                <w:lang w:eastAsia="zh-TW"/>
              </w:rPr>
            </w:rPrChange>
          </w:rPr>
          <w:t>；除了</w:t>
        </w:r>
      </w:ins>
      <w:ins w:id="1699" w:author="Lin Miirabai" w:date="2013-07-01T15:01:00Z">
        <w:r w:rsidR="00341B22">
          <w:rPr>
            <w:rFonts w:ascii="新細明體" w:eastAsia="新細明體" w:hAnsi="新細明體" w:cs="新細明體" w:hint="eastAsia"/>
            <w:color w:val="0000FF"/>
            <w:lang w:eastAsia="zh-TW"/>
          </w:rPr>
          <w:t>供網路使用的</w:t>
        </w:r>
      </w:ins>
      <w:ins w:id="1700" w:author="Lin Miirabai" w:date="2013-07-01T15:00:00Z">
        <w:r w:rsidRPr="004A4DAA">
          <w:rPr>
            <w:rFonts w:ascii="新細明體" w:eastAsia="新細明體" w:hAnsi="新細明體" w:cs="新細明體" w:hint="eastAsia"/>
            <w:color w:val="0000FF"/>
            <w:lang w:eastAsia="zh-TW"/>
            <w:rPrChange w:id="1701" w:author="Lin Miirabai" w:date="2013-07-01T15:00:00Z">
              <w:rPr>
                <w:rFonts w:ascii="新細明體" w:eastAsia="新細明體" w:hAnsi="新細明體" w:cs="新細明體" w:hint="eastAsia"/>
                <w:lang w:eastAsia="zh-TW"/>
              </w:rPr>
            </w:rPrChange>
          </w:rPr>
          <w:t>網路格式的</w:t>
        </w:r>
        <w:r w:rsidRPr="004A4DAA">
          <w:rPr>
            <w:color w:val="0000FF"/>
            <w:rPrChange w:id="1702" w:author="Lin Miirabai" w:date="2013-07-01T15:00:00Z">
              <w:rPr/>
            </w:rPrChange>
          </w:rPr>
          <w:t>RGB</w:t>
        </w:r>
      </w:ins>
      <w:ins w:id="1703" w:author="Lin Miirabai" w:date="2013-07-01T15:01:00Z">
        <w:r w:rsidR="00341B22">
          <w:rPr>
            <w:rFonts w:ascii="新細明體" w:eastAsia="新細明體" w:hAnsi="新細明體" w:cs="新細明體" w:hint="eastAsia"/>
            <w:color w:val="0000FF"/>
            <w:lang w:eastAsia="zh-TW"/>
          </w:rPr>
          <w:t>標誌</w:t>
        </w:r>
      </w:ins>
    </w:p>
    <w:p w14:paraId="3D960FFE" w14:textId="1E806BC9" w:rsidR="004A4DAA" w:rsidRPr="004A4DAA" w:rsidRDefault="004A4DAA">
      <w:pPr>
        <w:rPr>
          <w:ins w:id="1704" w:author="Lin Miirabai" w:date="2013-07-01T14:58:00Z"/>
          <w:rFonts w:ascii="新細明體" w:eastAsia="新細明體" w:hAnsi="新細明體" w:cs="新細明體" w:hint="eastAsia"/>
          <w:color w:val="0000FF"/>
          <w:lang w:eastAsia="zh-TW"/>
          <w:rPrChange w:id="1705" w:author="Lin Miirabai" w:date="2013-07-01T15:00:00Z">
            <w:rPr>
              <w:ins w:id="1706" w:author="Lin Miirabai" w:date="2013-07-01T14:58:00Z"/>
              <w:rFonts w:hint="eastAsia"/>
              <w:lang w:eastAsia="zh-TW"/>
            </w:rPr>
          </w:rPrChange>
        </w:rPr>
      </w:pPr>
      <w:ins w:id="1707" w:author="Lin Miirabai" w:date="2013-07-01T15:00:00Z">
        <w:r w:rsidRPr="004A4DAA">
          <w:rPr>
            <w:rFonts w:ascii="新細明體" w:eastAsia="新細明體" w:hAnsi="新細明體" w:cs="新細明體" w:hint="eastAsia"/>
            <w:color w:val="0000FF"/>
            <w:lang w:eastAsia="zh-TW"/>
            <w:rPrChange w:id="1708" w:author="Lin Miirabai" w:date="2013-07-01T15:00:00Z">
              <w:rPr>
                <w:rFonts w:ascii="新細明體" w:eastAsia="新細明體" w:hAnsi="新細明體" w:cs="新細明體" w:hint="eastAsia"/>
                <w:lang w:eastAsia="zh-TW"/>
              </w:rPr>
            </w:rPrChange>
          </w:rPr>
          <w:t>只有以下檔案格式被接受</w:t>
        </w:r>
        <w:r w:rsidRPr="004A4DAA">
          <w:rPr>
            <w:color w:val="0000FF"/>
            <w:rPrChange w:id="1709" w:author="Lin Miirabai" w:date="2013-07-01T15:00:00Z">
              <w:rPr/>
            </w:rPrChange>
          </w:rPr>
          <w:t>.TIF / .EPS / .AI / .PSD / DSC 2.0</w:t>
        </w:r>
      </w:ins>
    </w:p>
    <w:p w14:paraId="36EC5E6A" w14:textId="77777777" w:rsidR="004A4DAA" w:rsidRPr="00031204" w:rsidRDefault="004A4DAA">
      <w:pPr>
        <w:rPr>
          <w:rFonts w:hint="eastAsia"/>
          <w:lang w:eastAsia="zh-TW"/>
        </w:rPr>
      </w:pPr>
    </w:p>
    <w:p w14:paraId="37D429E4" w14:textId="77777777" w:rsidR="00405E48" w:rsidRPr="00031204" w:rsidRDefault="00405E48">
      <w:pPr>
        <w:rPr>
          <w:rFonts w:ascii="Arial Bold" w:hAnsi="Arial Bold"/>
        </w:rPr>
      </w:pPr>
      <w:r w:rsidRPr="00031204">
        <w:rPr>
          <w:rFonts w:ascii="Arial Bold" w:hAnsi="Arial Bold"/>
        </w:rPr>
        <w:t>About final design marking for the catalogue:</w:t>
      </w:r>
    </w:p>
    <w:p w14:paraId="6157F069" w14:textId="77777777" w:rsidR="00405E48" w:rsidRPr="00031204" w:rsidRDefault="00405E48">
      <w:r w:rsidRPr="00031204">
        <w:t>The task</w:t>
      </w:r>
      <w:r w:rsidRPr="00031204">
        <w:rPr>
          <w:color w:val="FF9700"/>
        </w:rPr>
        <w:t xml:space="preserve"> </w:t>
      </w:r>
      <w:r w:rsidRPr="00031204">
        <w:t>must be created in a page layout p</w:t>
      </w:r>
      <w:r w:rsidR="00EE0BF6" w:rsidRPr="00031204">
        <w:t>rogram (Adobe InDesign</w:t>
      </w:r>
      <w:r w:rsidRPr="00031204">
        <w:t xml:space="preserve">). </w:t>
      </w:r>
    </w:p>
    <w:p w14:paraId="05AEE229" w14:textId="77777777" w:rsidR="00405E48" w:rsidRPr="00031204" w:rsidRDefault="00405E48">
      <w:r w:rsidRPr="00031204">
        <w:t>Images must not be embedded or placed in Adobe Illustrator or embedded in InDesign</w:t>
      </w:r>
    </w:p>
    <w:p w14:paraId="2126F598" w14:textId="77777777" w:rsidR="00405E48" w:rsidRDefault="00405E48">
      <w:pPr>
        <w:rPr>
          <w:ins w:id="1710" w:author="Lin Miirabai" w:date="2013-07-01T15:01:00Z"/>
          <w:rFonts w:hint="eastAsia"/>
          <w:lang w:eastAsia="zh-TW"/>
        </w:rPr>
      </w:pPr>
    </w:p>
    <w:p w14:paraId="718D3B9E" w14:textId="68F03DDB" w:rsidR="00341B22" w:rsidRPr="00202C80" w:rsidRDefault="00341B22">
      <w:pPr>
        <w:rPr>
          <w:ins w:id="1711" w:author="Lin Miirabai" w:date="2013-07-01T15:02:00Z"/>
          <w:rFonts w:ascii="新細明體" w:eastAsia="新細明體" w:hAnsi="新細明體" w:cs="新細明體" w:hint="eastAsia"/>
          <w:b/>
          <w:color w:val="0000FF"/>
          <w:lang w:eastAsia="zh-TW"/>
          <w:rPrChange w:id="1712" w:author="Lin Miirabai" w:date="2013-07-01T15:05:00Z">
            <w:rPr>
              <w:ins w:id="1713" w:author="Lin Miirabai" w:date="2013-07-01T15:02:00Z"/>
              <w:rFonts w:ascii="新細明體" w:eastAsia="新細明體" w:hAnsi="新細明體" w:cs="新細明體" w:hint="eastAsia"/>
              <w:lang w:eastAsia="zh-TW"/>
            </w:rPr>
          </w:rPrChange>
        </w:rPr>
      </w:pPr>
      <w:ins w:id="1714" w:author="Lin Miirabai" w:date="2013-07-01T15:01:00Z">
        <w:r w:rsidRPr="00202C80">
          <w:rPr>
            <w:rFonts w:ascii="新細明體" w:eastAsia="新細明體" w:hAnsi="新細明體" w:cs="新細明體" w:hint="eastAsia"/>
            <w:b/>
            <w:color w:val="0000FF"/>
            <w:lang w:eastAsia="zh-TW"/>
            <w:rPrChange w:id="1715" w:author="Lin Miirabai" w:date="2013-07-01T15:05:00Z">
              <w:rPr>
                <w:rFonts w:ascii="新細明體" w:eastAsia="新細明體" w:hAnsi="新細明體" w:cs="新細明體" w:hint="eastAsia"/>
                <w:lang w:eastAsia="zh-TW"/>
              </w:rPr>
            </w:rPrChange>
          </w:rPr>
          <w:t>關於</w:t>
        </w:r>
      </w:ins>
      <w:ins w:id="1716" w:author="Lin Miirabai" w:date="2013-07-01T15:02:00Z">
        <w:r w:rsidR="00202C80" w:rsidRPr="00202C80">
          <w:rPr>
            <w:rFonts w:ascii="新細明體" w:eastAsia="新細明體" w:hAnsi="新細明體" w:cs="新細明體" w:hint="eastAsia"/>
            <w:b/>
            <w:color w:val="0000FF"/>
            <w:lang w:eastAsia="zh-TW"/>
            <w:rPrChange w:id="1717" w:author="Lin Miirabai" w:date="2013-07-01T15:05:00Z">
              <w:rPr>
                <w:rFonts w:ascii="新細明體" w:eastAsia="新細明體" w:hAnsi="新細明體" w:cs="新細明體" w:hint="eastAsia"/>
                <w:lang w:eastAsia="zh-TW"/>
              </w:rPr>
            </w:rPrChange>
          </w:rPr>
          <w:t>最終</w:t>
        </w:r>
      </w:ins>
      <w:ins w:id="1718" w:author="Lin Miirabai" w:date="2013-07-01T15:04:00Z">
        <w:r w:rsidR="00202C80" w:rsidRPr="00202C80">
          <w:rPr>
            <w:rFonts w:ascii="新細明體" w:eastAsia="新細明體" w:hAnsi="新細明體" w:cs="新細明體" w:hint="eastAsia"/>
            <w:b/>
            <w:color w:val="0000FF"/>
            <w:lang w:eastAsia="zh-TW"/>
            <w:rPrChange w:id="1719" w:author="Lin Miirabai" w:date="2013-07-01T15:05:00Z">
              <w:rPr>
                <w:rFonts w:ascii="新細明體" w:eastAsia="新細明體" w:hAnsi="新細明體" w:cs="新細明體" w:hint="eastAsia"/>
                <w:lang w:eastAsia="zh-TW"/>
              </w:rPr>
            </w:rPrChange>
          </w:rPr>
          <w:t>雜誌設計的評分</w:t>
        </w:r>
      </w:ins>
      <w:ins w:id="1720" w:author="Lin Miirabai" w:date="2013-07-01T15:02:00Z">
        <w:r w:rsidRPr="00202C80">
          <w:rPr>
            <w:rFonts w:ascii="新細明體" w:eastAsia="新細明體" w:hAnsi="新細明體" w:cs="新細明體" w:hint="eastAsia"/>
            <w:b/>
            <w:color w:val="0000FF"/>
            <w:lang w:eastAsia="zh-TW"/>
            <w:rPrChange w:id="1721" w:author="Lin Miirabai" w:date="2013-07-01T15:05:00Z">
              <w:rPr>
                <w:rFonts w:ascii="新細明體" w:eastAsia="新細明體" w:hAnsi="新細明體" w:cs="新細明體" w:hint="eastAsia"/>
                <w:lang w:eastAsia="zh-TW"/>
              </w:rPr>
            </w:rPrChange>
          </w:rPr>
          <w:t>：</w:t>
        </w:r>
      </w:ins>
    </w:p>
    <w:p w14:paraId="5A975B6D" w14:textId="55C92EE2" w:rsidR="00341B22" w:rsidRPr="00202C80" w:rsidRDefault="00202C80">
      <w:pPr>
        <w:rPr>
          <w:ins w:id="1722" w:author="Lin Miirabai" w:date="2013-07-01T15:01:00Z"/>
          <w:rFonts w:ascii="新細明體" w:eastAsia="新細明體" w:hAnsi="新細明體" w:cs="新細明體" w:hint="eastAsia"/>
          <w:color w:val="0000FF"/>
          <w:lang w:eastAsia="zh-TW"/>
          <w:rPrChange w:id="1723" w:author="Lin Miirabai" w:date="2013-07-01T15:05:00Z">
            <w:rPr>
              <w:ins w:id="1724" w:author="Lin Miirabai" w:date="2013-07-01T15:01:00Z"/>
              <w:rFonts w:hint="eastAsia"/>
              <w:lang w:eastAsia="zh-TW"/>
            </w:rPr>
          </w:rPrChange>
        </w:rPr>
      </w:pPr>
      <w:ins w:id="1725" w:author="Lin Miirabai" w:date="2013-07-01T15:05:00Z">
        <w:r w:rsidRPr="00202C80">
          <w:rPr>
            <w:rFonts w:ascii="新細明體" w:eastAsia="新細明體" w:hAnsi="新細明體" w:cs="新細明體" w:hint="eastAsia"/>
            <w:color w:val="0000FF"/>
            <w:lang w:eastAsia="zh-TW"/>
            <w:rPrChange w:id="1726" w:author="Lin Miirabai" w:date="2013-07-01T15:05:00Z">
              <w:rPr>
                <w:rFonts w:ascii="新細明體" w:eastAsia="新細明體" w:hAnsi="新細明體" w:cs="新細明體" w:hint="eastAsia"/>
                <w:lang w:eastAsia="zh-TW"/>
              </w:rPr>
            </w:rPrChange>
          </w:rPr>
          <w:t>這個任務必須於</w:t>
        </w:r>
      </w:ins>
      <w:ins w:id="1727" w:author="Lin Miirabai" w:date="2013-07-01T15:03:00Z">
        <w:r w:rsidR="00341B22" w:rsidRPr="00202C80">
          <w:rPr>
            <w:rFonts w:ascii="新細明體" w:eastAsia="新細明體" w:hAnsi="新細明體" w:cs="新細明體" w:hint="eastAsia"/>
            <w:color w:val="0000FF"/>
            <w:lang w:eastAsia="zh-TW"/>
            <w:rPrChange w:id="1728" w:author="Lin Miirabai" w:date="2013-07-01T15:05:00Z">
              <w:rPr>
                <w:rFonts w:ascii="新細明體" w:eastAsia="新細明體" w:hAnsi="新細明體" w:cs="新細明體" w:hint="eastAsia"/>
                <w:lang w:eastAsia="zh-TW"/>
              </w:rPr>
            </w:rPrChange>
          </w:rPr>
          <w:t>編排</w:t>
        </w:r>
      </w:ins>
      <w:ins w:id="1729" w:author="Lin Miirabai" w:date="2013-07-01T15:05:00Z">
        <w:r w:rsidRPr="00202C80">
          <w:rPr>
            <w:rFonts w:ascii="新細明體" w:eastAsia="新細明體" w:hAnsi="新細明體" w:cs="新細明體" w:hint="eastAsia"/>
            <w:color w:val="0000FF"/>
            <w:lang w:eastAsia="zh-TW"/>
            <w:rPrChange w:id="1730" w:author="Lin Miirabai" w:date="2013-07-01T15:05:00Z">
              <w:rPr>
                <w:rFonts w:ascii="新細明體" w:eastAsia="新細明體" w:hAnsi="新細明體" w:cs="新細明體" w:hint="eastAsia"/>
                <w:lang w:eastAsia="zh-TW"/>
              </w:rPr>
            </w:rPrChange>
          </w:rPr>
          <w:t>軟體進行設計</w:t>
        </w:r>
      </w:ins>
      <w:ins w:id="1731" w:author="Lin Miirabai" w:date="2013-07-01T15:02:00Z">
        <w:r w:rsidR="00341B22" w:rsidRPr="00202C80">
          <w:rPr>
            <w:rFonts w:ascii="新細明體" w:eastAsia="新細明體" w:hAnsi="新細明體" w:cs="新細明體" w:hint="eastAsia"/>
            <w:color w:val="0000FF"/>
            <w:lang w:eastAsia="zh-TW"/>
            <w:rPrChange w:id="1732" w:author="Lin Miirabai" w:date="2013-07-01T15:05:00Z">
              <w:rPr>
                <w:rFonts w:ascii="新細明體" w:eastAsia="新細明體" w:hAnsi="新細明體" w:cs="新細明體" w:hint="eastAsia"/>
                <w:lang w:eastAsia="zh-TW"/>
              </w:rPr>
            </w:rPrChange>
          </w:rPr>
          <w:t>（</w:t>
        </w:r>
        <w:r w:rsidR="00341B22" w:rsidRPr="00202C80">
          <w:rPr>
            <w:color w:val="0000FF"/>
            <w:rPrChange w:id="1733" w:author="Lin Miirabai" w:date="2013-07-01T15:05:00Z">
              <w:rPr/>
            </w:rPrChange>
          </w:rPr>
          <w:t>Adobe InDesign</w:t>
        </w:r>
        <w:r w:rsidR="00341B22" w:rsidRPr="00202C80">
          <w:rPr>
            <w:rFonts w:ascii="新細明體" w:eastAsia="新細明體" w:hAnsi="新細明體" w:cs="新細明體" w:hint="eastAsia"/>
            <w:color w:val="0000FF"/>
            <w:lang w:eastAsia="zh-TW"/>
            <w:rPrChange w:id="1734" w:author="Lin Miirabai" w:date="2013-07-01T15:05:00Z">
              <w:rPr>
                <w:rFonts w:ascii="新細明體" w:eastAsia="新細明體" w:hAnsi="新細明體" w:cs="新細明體" w:hint="eastAsia"/>
                <w:lang w:eastAsia="zh-TW"/>
              </w:rPr>
            </w:rPrChange>
          </w:rPr>
          <w:t>）</w:t>
        </w:r>
      </w:ins>
    </w:p>
    <w:p w14:paraId="52352212" w14:textId="221878E2" w:rsidR="00341B22" w:rsidRPr="00202C80" w:rsidRDefault="00202C80">
      <w:pPr>
        <w:rPr>
          <w:ins w:id="1735" w:author="Lin Miirabai" w:date="2013-07-01T15:03:00Z"/>
          <w:rFonts w:ascii="新細明體" w:eastAsia="新細明體" w:hAnsi="新細明體" w:cs="新細明體" w:hint="eastAsia"/>
          <w:color w:val="0000FF"/>
          <w:lang w:eastAsia="zh-TW"/>
          <w:rPrChange w:id="1736" w:author="Lin Miirabai" w:date="2013-07-01T15:05:00Z">
            <w:rPr>
              <w:ins w:id="1737" w:author="Lin Miirabai" w:date="2013-07-01T15:03:00Z"/>
              <w:rFonts w:hint="eastAsia"/>
              <w:lang w:eastAsia="zh-TW"/>
            </w:rPr>
          </w:rPrChange>
        </w:rPr>
      </w:pPr>
      <w:ins w:id="1738" w:author="Lin Miirabai" w:date="2013-07-01T15:03:00Z">
        <w:r w:rsidRPr="00202C80">
          <w:rPr>
            <w:rFonts w:ascii="新細明體" w:eastAsia="新細明體" w:hAnsi="新細明體" w:cs="新細明體" w:hint="eastAsia"/>
            <w:color w:val="0000FF"/>
            <w:lang w:eastAsia="zh-TW"/>
            <w:rPrChange w:id="1739" w:author="Lin Miirabai" w:date="2013-07-01T15:05:00Z">
              <w:rPr>
                <w:rFonts w:ascii="新細明體" w:eastAsia="新細明體" w:hAnsi="新細明體" w:cs="新細明體" w:hint="eastAsia"/>
                <w:lang w:eastAsia="zh-TW"/>
              </w:rPr>
            </w:rPrChange>
          </w:rPr>
          <w:t>影像不可以嵌入或置入</w:t>
        </w:r>
        <w:r w:rsidRPr="00202C80">
          <w:rPr>
            <w:color w:val="0000FF"/>
            <w:rPrChange w:id="1740" w:author="Lin Miirabai" w:date="2013-07-01T15:05:00Z">
              <w:rPr/>
            </w:rPrChange>
          </w:rPr>
          <w:t>Adobe Illustrator</w:t>
        </w:r>
        <w:r w:rsidRPr="00202C80">
          <w:rPr>
            <w:rFonts w:ascii="新細明體" w:eastAsia="新細明體" w:hAnsi="新細明體" w:cs="新細明體" w:hint="eastAsia"/>
            <w:color w:val="0000FF"/>
            <w:lang w:eastAsia="zh-TW"/>
            <w:rPrChange w:id="1741" w:author="Lin Miirabai" w:date="2013-07-01T15:05:00Z">
              <w:rPr>
                <w:rFonts w:ascii="新細明體" w:eastAsia="新細明體" w:hAnsi="新細明體" w:cs="新細明體" w:hint="eastAsia"/>
                <w:lang w:eastAsia="zh-TW"/>
              </w:rPr>
            </w:rPrChange>
          </w:rPr>
          <w:t>或</w:t>
        </w:r>
        <w:r w:rsidRPr="00202C80">
          <w:rPr>
            <w:color w:val="0000FF"/>
            <w:rPrChange w:id="1742" w:author="Lin Miirabai" w:date="2013-07-01T15:05:00Z">
              <w:rPr/>
            </w:rPrChange>
          </w:rPr>
          <w:t>InDesign</w:t>
        </w:r>
      </w:ins>
    </w:p>
    <w:p w14:paraId="59CCAD49" w14:textId="77777777" w:rsidR="00341B22" w:rsidRPr="00031204" w:rsidRDefault="00341B22">
      <w:pPr>
        <w:rPr>
          <w:rFonts w:hint="eastAsia"/>
          <w:lang w:eastAsia="zh-TW"/>
        </w:rPr>
      </w:pPr>
    </w:p>
    <w:p w14:paraId="6EA8929F" w14:textId="77777777" w:rsidR="00405E48" w:rsidRPr="00031204" w:rsidRDefault="00405E48">
      <w:r w:rsidRPr="00031204">
        <w:t xml:space="preserve"> </w:t>
      </w:r>
      <w:ins w:id="1743" w:author="Arnold Sandjaja" w:date="2013-05-17T16:06:00Z">
        <w:r w:rsidR="00575FF6" w:rsidRPr="00575FF6">
          <w:t>Any file saved out of its respective folder WILL NOT BE EVALUATED.</w:t>
        </w:r>
      </w:ins>
    </w:p>
    <w:p w14:paraId="77CAF18B" w14:textId="77777777" w:rsidR="00202C80" w:rsidRDefault="00202C80">
      <w:pPr>
        <w:pStyle w:val="Default"/>
        <w:rPr>
          <w:ins w:id="1744" w:author="Lin Miirabai" w:date="2013-07-01T15:06:00Z"/>
          <w:rFonts w:ascii="新細明體" w:eastAsia="新細明體" w:hAnsi="新細明體" w:cs="新細明體" w:hint="eastAsia"/>
          <w:color w:val="0000FF"/>
          <w:lang w:eastAsia="zh-TW"/>
        </w:rPr>
      </w:pPr>
    </w:p>
    <w:p w14:paraId="540DC5C3" w14:textId="66D232F5" w:rsidR="00405E48" w:rsidRPr="00202C80" w:rsidRDefault="00202C80">
      <w:pPr>
        <w:pStyle w:val="Default"/>
        <w:rPr>
          <w:rFonts w:ascii="Arial Bold" w:hAnsi="Arial Bold"/>
          <w:sz w:val="20"/>
          <w:lang w:val="en-GB"/>
          <w:rPrChange w:id="1745" w:author="Lin Miirabai" w:date="2013-07-01T15:06:00Z">
            <w:rPr>
              <w:rFonts w:ascii="Arial Bold" w:hAnsi="Arial Bold"/>
              <w:lang w:val="en-GB"/>
            </w:rPr>
          </w:rPrChange>
        </w:rPr>
      </w:pPr>
      <w:ins w:id="1746" w:author="Lin Miirabai" w:date="2013-07-01T15:06:00Z">
        <w:r>
          <w:rPr>
            <w:rFonts w:ascii="新細明體" w:eastAsia="新細明體" w:hAnsi="新細明體" w:cs="新細明體" w:hint="eastAsia"/>
            <w:color w:val="0000FF"/>
            <w:sz w:val="20"/>
            <w:lang w:eastAsia="zh-TW"/>
          </w:rPr>
          <w:t>任何</w:t>
        </w:r>
      </w:ins>
      <w:ins w:id="1747" w:author="Lin Miirabai" w:date="2013-07-01T15:07:00Z">
        <w:r w:rsidR="000C01D9">
          <w:rPr>
            <w:rFonts w:ascii="新細明體" w:eastAsia="新細明體" w:hAnsi="新細明體" w:cs="新細明體" w:hint="eastAsia"/>
            <w:color w:val="0000FF"/>
            <w:sz w:val="20"/>
            <w:lang w:eastAsia="zh-TW"/>
          </w:rPr>
          <w:t>儲存</w:t>
        </w:r>
      </w:ins>
      <w:ins w:id="1748" w:author="Lin Miirabai" w:date="2013-07-01T15:06:00Z">
        <w:r>
          <w:rPr>
            <w:rFonts w:ascii="新細明體" w:eastAsia="新細明體" w:hAnsi="新細明體" w:cs="新細明體" w:hint="eastAsia"/>
            <w:color w:val="0000FF"/>
            <w:sz w:val="20"/>
            <w:lang w:eastAsia="zh-TW"/>
          </w:rPr>
          <w:t>在這個資料夾之外的檔案</w:t>
        </w:r>
        <w:r w:rsidRPr="00202C80">
          <w:rPr>
            <w:rFonts w:ascii="新細明體" w:eastAsia="新細明體" w:hAnsi="新細明體" w:cs="新細明體" w:hint="eastAsia"/>
            <w:b/>
            <w:color w:val="0000FF"/>
            <w:sz w:val="20"/>
            <w:lang w:eastAsia="zh-TW"/>
            <w:rPrChange w:id="1749" w:author="Lin Miirabai" w:date="2013-07-01T15:07:00Z">
              <w:rPr>
                <w:rFonts w:ascii="新細明體" w:eastAsia="新細明體" w:hAnsi="新細明體" w:cs="新細明體" w:hint="eastAsia"/>
                <w:color w:val="0000FF"/>
                <w:sz w:val="20"/>
                <w:lang w:eastAsia="zh-TW"/>
              </w:rPr>
            </w:rPrChange>
          </w:rPr>
          <w:t>將不會被評分</w:t>
        </w:r>
      </w:ins>
    </w:p>
    <w:p w14:paraId="2F68A82D" w14:textId="2F0DDCE8" w:rsidR="00575FF6" w:rsidRPr="005F38BE" w:rsidRDefault="00103D2D" w:rsidP="00575FF6">
      <w:pPr>
        <w:pStyle w:val="1"/>
        <w:rPr>
          <w:ins w:id="1750" w:author="Arnold Sandjaja" w:date="2013-05-17T16:10:00Z"/>
          <w:rFonts w:ascii="新細明體" w:eastAsia="新細明體" w:hAnsi="新細明體" w:cs="新細明體" w:hint="eastAsia"/>
          <w:lang w:val="en-US" w:eastAsia="zh-TW"/>
          <w:rPrChange w:id="1751" w:author="Lin Miirabai" w:date="2013-07-01T15:08:00Z">
            <w:rPr>
              <w:ins w:id="1752" w:author="Arnold Sandjaja" w:date="2013-05-17T16:10:00Z"/>
              <w:rFonts w:hint="eastAsia"/>
              <w:lang w:eastAsia="zh-TW"/>
            </w:rPr>
          </w:rPrChange>
        </w:rPr>
      </w:pPr>
      <w:ins w:id="1753" w:author="Arnold Sandjaja" w:date="2013-05-15T11:52:00Z">
        <w:r w:rsidRPr="00031204">
          <w:rPr>
            <w:rFonts w:ascii="Times New Roman" w:eastAsia="Times New Roman" w:hAnsi="Times New Roman"/>
            <w:caps w:val="0"/>
            <w:sz w:val="20"/>
            <w:u w:val="none"/>
            <w:lang w:val="en-US" w:bidi="x-none"/>
          </w:rPr>
          <w:br w:type="page"/>
        </w:r>
      </w:ins>
      <w:ins w:id="1754" w:author="Arnold Sandjaja" w:date="2013-05-17T16:10:00Z">
        <w:r w:rsidR="00575FF6" w:rsidRPr="007E76A7">
          <w:lastRenderedPageBreak/>
          <w:t>Marking scheme</w:t>
        </w:r>
      </w:ins>
      <w:ins w:id="1755" w:author="Lin Miirabai" w:date="2013-07-01T15:08:00Z">
        <w:r w:rsidR="005F38BE">
          <w:rPr>
            <w:rFonts w:hint="eastAsia"/>
            <w:lang w:eastAsia="zh-TW"/>
          </w:rPr>
          <w:t xml:space="preserve"> </w:t>
        </w:r>
        <w:r w:rsidR="005F38BE">
          <w:rPr>
            <w:lang w:val="en-US" w:eastAsia="zh-TW"/>
          </w:rPr>
          <w:t>/</w:t>
        </w:r>
        <w:r w:rsidR="005F38BE" w:rsidRPr="005F38BE">
          <w:rPr>
            <w:color w:val="0000FF"/>
            <w:lang w:val="en-US" w:eastAsia="zh-TW"/>
            <w:rPrChange w:id="1756" w:author="Lin Miirabai" w:date="2013-07-01T15:10:00Z">
              <w:rPr>
                <w:lang w:val="en-US" w:eastAsia="zh-TW"/>
              </w:rPr>
            </w:rPrChange>
          </w:rPr>
          <w:t xml:space="preserve"> </w:t>
        </w:r>
        <w:r w:rsidR="005F38BE" w:rsidRPr="005F38BE">
          <w:rPr>
            <w:rFonts w:ascii="新細明體" w:eastAsia="新細明體" w:hAnsi="新細明體" w:cs="新細明體" w:hint="eastAsia"/>
            <w:color w:val="0000FF"/>
            <w:lang w:val="en-US" w:eastAsia="zh-TW"/>
            <w:rPrChange w:id="1757" w:author="Lin Miirabai" w:date="2013-07-01T15:10:00Z">
              <w:rPr>
                <w:rFonts w:ascii="新細明體" w:eastAsia="新細明體" w:hAnsi="新細明體" w:cs="新細明體" w:hint="eastAsia"/>
                <w:lang w:val="en-US" w:eastAsia="zh-TW"/>
              </w:rPr>
            </w:rPrChange>
          </w:rPr>
          <w:t>評分標準</w:t>
        </w:r>
      </w:ins>
    </w:p>
    <w:tbl>
      <w:tblPr>
        <w:tblW w:w="9779" w:type="dxa"/>
        <w:tblLook w:val="06A0" w:firstRow="1" w:lastRow="0" w:firstColumn="1" w:lastColumn="0" w:noHBand="1" w:noVBand="1"/>
      </w:tblPr>
      <w:tblGrid>
        <w:gridCol w:w="817"/>
        <w:gridCol w:w="6696"/>
        <w:gridCol w:w="817"/>
        <w:gridCol w:w="632"/>
        <w:gridCol w:w="817"/>
        <w:tblGridChange w:id="1758">
          <w:tblGrid>
            <w:gridCol w:w="817"/>
            <w:gridCol w:w="6696"/>
            <w:gridCol w:w="817"/>
            <w:gridCol w:w="632"/>
            <w:gridCol w:w="817"/>
          </w:tblGrid>
        </w:tblGridChange>
      </w:tblGrid>
      <w:tr w:rsidR="00575FF6" w:rsidRPr="00575FF6" w14:paraId="190F6BE5" w14:textId="77777777" w:rsidTr="00575FF6">
        <w:trPr>
          <w:ins w:id="1759" w:author="Arnold Sandjaja" w:date="2013-05-17T16:10:00Z"/>
        </w:trPr>
        <w:tc>
          <w:tcPr>
            <w:tcW w:w="817" w:type="dxa"/>
            <w:shd w:val="clear" w:color="auto" w:fill="auto"/>
          </w:tcPr>
          <w:p w14:paraId="5D08941F" w14:textId="77777777" w:rsidR="00575FF6" w:rsidRPr="00575FF6" w:rsidRDefault="00575FF6" w:rsidP="00944897">
            <w:pPr>
              <w:rPr>
                <w:ins w:id="1760" w:author="Arnold Sandjaja" w:date="2013-05-17T16:10:00Z"/>
                <w:color w:val="auto"/>
              </w:rPr>
            </w:pPr>
            <w:ins w:id="1761" w:author="Arnold Sandjaja" w:date="2013-05-17T16:10:00Z">
              <w:r w:rsidRPr="00575FF6">
                <w:rPr>
                  <w:color w:val="auto"/>
                </w:rPr>
                <w:t>A</w:t>
              </w:r>
            </w:ins>
          </w:p>
        </w:tc>
        <w:tc>
          <w:tcPr>
            <w:tcW w:w="7513" w:type="dxa"/>
            <w:gridSpan w:val="2"/>
            <w:shd w:val="clear" w:color="auto" w:fill="auto"/>
          </w:tcPr>
          <w:p w14:paraId="2D2757EF" w14:textId="797B551B" w:rsidR="00575FF6" w:rsidRPr="005F38BE" w:rsidRDefault="00575FF6" w:rsidP="00944897">
            <w:pPr>
              <w:rPr>
                <w:ins w:id="1762" w:author="Arnold Sandjaja" w:date="2013-05-17T16:10:00Z"/>
                <w:rFonts w:ascii="新細明體" w:eastAsia="新細明體" w:hAnsi="新細明體" w:cs="新細明體" w:hint="eastAsia"/>
                <w:color w:val="auto"/>
                <w:lang w:val="en-US" w:eastAsia="zh-TW"/>
                <w:rPrChange w:id="1763" w:author="Lin Miirabai" w:date="2013-07-01T15:10:00Z">
                  <w:rPr>
                    <w:ins w:id="1764" w:author="Arnold Sandjaja" w:date="2013-05-17T16:10:00Z"/>
                    <w:color w:val="auto"/>
                  </w:rPr>
                </w:rPrChange>
              </w:rPr>
            </w:pPr>
            <w:ins w:id="1765" w:author="Arnold Sandjaja" w:date="2013-05-17T16:10:00Z">
              <w:r w:rsidRPr="005F38BE">
                <w:rPr>
                  <w:b/>
                  <w:color w:val="auto"/>
                  <w:rPrChange w:id="1766" w:author="Lin Miirabai" w:date="2013-07-01T15:12:00Z">
                    <w:rPr>
                      <w:color w:val="auto"/>
                    </w:rPr>
                  </w:rPrChange>
                </w:rPr>
                <w:t>Creative process</w:t>
              </w:r>
            </w:ins>
            <w:ins w:id="1767" w:author="Lin Miirabai" w:date="2013-07-01T15:10:00Z">
              <w:r w:rsidR="005F38BE">
                <w:rPr>
                  <w:color w:val="auto"/>
                </w:rPr>
                <w:t xml:space="preserve"> </w:t>
              </w:r>
              <w:r w:rsidR="005F38BE">
                <w:rPr>
                  <w:color w:val="auto"/>
                  <w:lang w:val="en-US"/>
                </w:rPr>
                <w:t>/</w:t>
              </w:r>
              <w:r w:rsidR="005F38BE">
                <w:rPr>
                  <w:rFonts w:hint="eastAsia"/>
                  <w:color w:val="auto"/>
                  <w:lang w:val="en-US" w:eastAsia="zh-TW"/>
                </w:rPr>
                <w:t xml:space="preserve"> </w:t>
              </w:r>
              <w:r w:rsidR="005F38BE" w:rsidRPr="005F38BE">
                <w:rPr>
                  <w:rFonts w:ascii="新細明體" w:eastAsia="新細明體" w:hAnsi="新細明體" w:cs="新細明體" w:hint="eastAsia"/>
                  <w:b/>
                  <w:color w:val="0000FF"/>
                  <w:lang w:val="en-US" w:eastAsia="zh-TW"/>
                  <w:rPrChange w:id="1768" w:author="Lin Miirabai" w:date="2013-07-01T15:12:00Z">
                    <w:rPr>
                      <w:rFonts w:ascii="新細明體" w:eastAsia="新細明體" w:hAnsi="新細明體" w:cs="新細明體" w:hint="eastAsia"/>
                      <w:color w:val="auto"/>
                      <w:lang w:val="en-US" w:eastAsia="zh-TW"/>
                    </w:rPr>
                  </w:rPrChange>
                </w:rPr>
                <w:t>創意過程</w:t>
              </w:r>
            </w:ins>
          </w:p>
        </w:tc>
        <w:tc>
          <w:tcPr>
            <w:tcW w:w="1449" w:type="dxa"/>
            <w:gridSpan w:val="2"/>
            <w:shd w:val="clear" w:color="auto" w:fill="auto"/>
          </w:tcPr>
          <w:p w14:paraId="59652A2A" w14:textId="77777777" w:rsidR="00575FF6" w:rsidRPr="00511E9A" w:rsidRDefault="00575FF6" w:rsidP="00944897">
            <w:pPr>
              <w:keepNext/>
              <w:keepLines/>
              <w:spacing w:before="200"/>
              <w:outlineLvl w:val="4"/>
              <w:rPr>
                <w:ins w:id="1769" w:author="Arnold Sandjaja" w:date="2013-05-17T16:10:00Z"/>
                <w:b/>
                <w:color w:val="auto"/>
                <w:rPrChange w:id="1770" w:author="Arnold Sandjaja" w:date="2013-06-30T09:38:00Z">
                  <w:rPr>
                    <w:ins w:id="1771" w:author="Arnold Sandjaja" w:date="2013-05-17T16:10:00Z"/>
                    <w:rFonts w:cstheme="majorBidi"/>
                    <w:i/>
                    <w:iCs/>
                    <w:color w:val="auto"/>
                  </w:rPr>
                </w:rPrChange>
              </w:rPr>
            </w:pPr>
            <w:ins w:id="1772" w:author="Arnold Sandjaja" w:date="2013-05-17T16:10:00Z">
              <w:r w:rsidRPr="00511E9A">
                <w:rPr>
                  <w:b/>
                  <w:color w:val="auto"/>
                  <w:rPrChange w:id="1773" w:author="Arnold Sandjaja" w:date="2013-06-30T09:38:00Z">
                    <w:rPr>
                      <w:rFonts w:ascii="Arial Bold" w:hAnsi="Arial Bold"/>
                      <w:caps/>
                      <w:color w:val="auto"/>
                      <w:sz w:val="24"/>
                      <w:szCs w:val="20"/>
                      <w:u w:val="single"/>
                    </w:rPr>
                  </w:rPrChange>
                </w:rPr>
                <w:t>Subjective /2</w:t>
              </w:r>
            </w:ins>
          </w:p>
        </w:tc>
      </w:tr>
      <w:tr w:rsidR="00553462" w:rsidRPr="00575FF6" w14:paraId="383B4098" w14:textId="77777777" w:rsidTr="00D615FB">
        <w:tblPrEx>
          <w:tblW w:w="9779" w:type="dxa"/>
          <w:tblLook w:val="06A0" w:firstRow="1" w:lastRow="0" w:firstColumn="1" w:lastColumn="0" w:noHBand="1" w:noVBand="1"/>
          <w:tblPrExChange w:id="1774" w:author="Arnold Sandjaja" w:date="2013-06-30T09:43:00Z">
            <w:tblPrEx>
              <w:tblW w:w="9779" w:type="dxa"/>
              <w:tblLook w:val="06A0" w:firstRow="1" w:lastRow="0" w:firstColumn="1" w:lastColumn="0" w:noHBand="1" w:noVBand="1"/>
            </w:tblPrEx>
          </w:tblPrExChange>
        </w:tblPrEx>
        <w:trPr>
          <w:ins w:id="1775" w:author="Arnold Sandjaja" w:date="2013-05-17T16:10:00Z"/>
        </w:trPr>
        <w:tc>
          <w:tcPr>
            <w:tcW w:w="817" w:type="dxa"/>
            <w:shd w:val="clear" w:color="auto" w:fill="auto"/>
            <w:tcPrChange w:id="1776" w:author="Arnold Sandjaja" w:date="2013-06-30T09:43:00Z">
              <w:tcPr>
                <w:tcW w:w="817" w:type="dxa"/>
                <w:shd w:val="clear" w:color="auto" w:fill="auto"/>
              </w:tcPr>
            </w:tcPrChange>
          </w:tcPr>
          <w:p w14:paraId="7FAAF379" w14:textId="77777777" w:rsidR="00553462" w:rsidRPr="00575FF6" w:rsidRDefault="00553462" w:rsidP="00944897">
            <w:pPr>
              <w:rPr>
                <w:ins w:id="1777" w:author="Arnold Sandjaja" w:date="2013-05-17T16:10:00Z"/>
                <w:color w:val="auto"/>
              </w:rPr>
            </w:pPr>
            <w:ins w:id="1778" w:author="Arnold Sandjaja" w:date="2013-05-17T16:10:00Z">
              <w:r w:rsidRPr="00575FF6">
                <w:rPr>
                  <w:color w:val="auto"/>
                </w:rPr>
                <w:t>A.1</w:t>
              </w:r>
            </w:ins>
          </w:p>
        </w:tc>
        <w:tc>
          <w:tcPr>
            <w:tcW w:w="7513" w:type="dxa"/>
            <w:gridSpan w:val="2"/>
            <w:shd w:val="clear" w:color="auto" w:fill="auto"/>
            <w:tcPrChange w:id="1779" w:author="Arnold Sandjaja" w:date="2013-06-30T09:43:00Z">
              <w:tcPr>
                <w:tcW w:w="7513" w:type="dxa"/>
                <w:gridSpan w:val="2"/>
                <w:shd w:val="clear" w:color="auto" w:fill="auto"/>
              </w:tcPr>
            </w:tcPrChange>
          </w:tcPr>
          <w:p w14:paraId="5C4B6D81" w14:textId="7CC738DB" w:rsidR="005F38BE" w:rsidRPr="00575FF6" w:rsidRDefault="00553462" w:rsidP="00AE3273">
            <w:pPr>
              <w:rPr>
                <w:ins w:id="1780" w:author="Arnold Sandjaja" w:date="2013-05-17T16:10:00Z"/>
                <w:rFonts w:hint="eastAsia"/>
                <w:color w:val="auto"/>
                <w:lang w:eastAsia="zh-TW"/>
              </w:rPr>
            </w:pPr>
            <w:ins w:id="1781" w:author="Arnold Sandjaja" w:date="2013-05-17T16:10:00Z">
              <w:r w:rsidRPr="00575FF6">
                <w:rPr>
                  <w:color w:val="auto"/>
                </w:rPr>
                <w:t>Idea and originality (masthead</w:t>
              </w:r>
            </w:ins>
            <w:ins w:id="1782" w:author="Michel Bulon" w:date="2013-06-21T13:26:00Z">
              <w:r>
                <w:rPr>
                  <w:color w:val="auto"/>
                </w:rPr>
                <w:t>,</w:t>
              </w:r>
            </w:ins>
            <w:ins w:id="1783" w:author="Michel Bulon" w:date="2013-06-12T21:29:00Z">
              <w:r>
                <w:rPr>
                  <w:color w:val="auto"/>
                </w:rPr>
                <w:t xml:space="preserve"> dieline</w:t>
              </w:r>
            </w:ins>
            <w:ins w:id="1784" w:author="Michel Bulon" w:date="2013-06-21T13:26:00Z">
              <w:r>
                <w:rPr>
                  <w:color w:val="auto"/>
                </w:rPr>
                <w:t xml:space="preserve"> </w:t>
              </w:r>
            </w:ins>
            <w:ins w:id="1785" w:author="Arnold Sandjaja" w:date="2013-05-17T16:10:00Z">
              <w:r w:rsidRPr="00575FF6">
                <w:rPr>
                  <w:color w:val="auto"/>
                </w:rPr>
                <w:t>and magazine)</w:t>
              </w:r>
            </w:ins>
          </w:p>
        </w:tc>
        <w:tc>
          <w:tcPr>
            <w:tcW w:w="1449" w:type="dxa"/>
            <w:gridSpan w:val="2"/>
            <w:shd w:val="clear" w:color="auto" w:fill="auto"/>
            <w:vAlign w:val="bottom"/>
            <w:tcPrChange w:id="1786" w:author="Arnold Sandjaja" w:date="2013-06-30T09:43:00Z">
              <w:tcPr>
                <w:tcW w:w="1449" w:type="dxa"/>
                <w:gridSpan w:val="2"/>
                <w:shd w:val="clear" w:color="auto" w:fill="auto"/>
              </w:tcPr>
            </w:tcPrChange>
          </w:tcPr>
          <w:p w14:paraId="54B4D424" w14:textId="358F7D45" w:rsidR="00553462" w:rsidRPr="00575FF6" w:rsidRDefault="00553462" w:rsidP="00944897">
            <w:pPr>
              <w:rPr>
                <w:ins w:id="1787" w:author="Arnold Sandjaja" w:date="2013-05-17T16:10:00Z"/>
                <w:color w:val="auto"/>
              </w:rPr>
            </w:pPr>
            <w:ins w:id="1788" w:author="Arnold Sandjaja" w:date="2013-06-30T09:43:00Z">
              <w:r>
                <w:rPr>
                  <w:rFonts w:cs="Arial"/>
                </w:rPr>
                <w:t>1.00</w:t>
              </w:r>
            </w:ins>
          </w:p>
        </w:tc>
      </w:tr>
      <w:tr w:rsidR="00553462" w:rsidRPr="00575FF6" w14:paraId="6E08691D" w14:textId="77777777" w:rsidTr="00D615FB">
        <w:tblPrEx>
          <w:tblW w:w="9779" w:type="dxa"/>
          <w:tblLook w:val="06A0" w:firstRow="1" w:lastRow="0" w:firstColumn="1" w:lastColumn="0" w:noHBand="1" w:noVBand="1"/>
          <w:tblPrExChange w:id="1789" w:author="Arnold Sandjaja" w:date="2013-06-30T09:43:00Z">
            <w:tblPrEx>
              <w:tblW w:w="9779" w:type="dxa"/>
              <w:tblLook w:val="06A0" w:firstRow="1" w:lastRow="0" w:firstColumn="1" w:lastColumn="0" w:noHBand="1" w:noVBand="1"/>
            </w:tblPrEx>
          </w:tblPrExChange>
        </w:tblPrEx>
        <w:trPr>
          <w:ins w:id="1790" w:author="Arnold Sandjaja" w:date="2013-05-17T16:10:00Z"/>
        </w:trPr>
        <w:tc>
          <w:tcPr>
            <w:tcW w:w="817" w:type="dxa"/>
            <w:shd w:val="clear" w:color="auto" w:fill="auto"/>
            <w:tcPrChange w:id="1791" w:author="Arnold Sandjaja" w:date="2013-06-30T09:43:00Z">
              <w:tcPr>
                <w:tcW w:w="817" w:type="dxa"/>
                <w:shd w:val="clear" w:color="auto" w:fill="auto"/>
              </w:tcPr>
            </w:tcPrChange>
          </w:tcPr>
          <w:p w14:paraId="5429E70D" w14:textId="77777777" w:rsidR="00553462" w:rsidRPr="00575FF6" w:rsidRDefault="00553462" w:rsidP="00944897">
            <w:pPr>
              <w:rPr>
                <w:ins w:id="1792" w:author="Arnold Sandjaja" w:date="2013-05-17T16:10:00Z"/>
                <w:color w:val="auto"/>
              </w:rPr>
            </w:pPr>
            <w:ins w:id="1793" w:author="Arnold Sandjaja" w:date="2013-05-17T16:10:00Z">
              <w:r w:rsidRPr="00575FF6">
                <w:rPr>
                  <w:color w:val="auto"/>
                </w:rPr>
                <w:t>A.2</w:t>
              </w:r>
            </w:ins>
          </w:p>
        </w:tc>
        <w:tc>
          <w:tcPr>
            <w:tcW w:w="7513" w:type="dxa"/>
            <w:gridSpan w:val="2"/>
            <w:shd w:val="clear" w:color="auto" w:fill="auto"/>
            <w:tcPrChange w:id="1794" w:author="Arnold Sandjaja" w:date="2013-06-30T09:43:00Z">
              <w:tcPr>
                <w:tcW w:w="7513" w:type="dxa"/>
                <w:gridSpan w:val="2"/>
                <w:shd w:val="clear" w:color="auto" w:fill="auto"/>
              </w:tcPr>
            </w:tcPrChange>
          </w:tcPr>
          <w:p w14:paraId="6691C3C6" w14:textId="77777777" w:rsidR="00553462" w:rsidRPr="00575FF6" w:rsidRDefault="00553462" w:rsidP="00AE3273">
            <w:pPr>
              <w:rPr>
                <w:ins w:id="1795" w:author="Arnold Sandjaja" w:date="2013-05-17T16:10:00Z"/>
                <w:color w:val="auto"/>
              </w:rPr>
            </w:pPr>
            <w:ins w:id="1796" w:author="Arnold Sandjaja" w:date="2013-05-17T16:10:00Z">
              <w:r w:rsidRPr="00575FF6">
                <w:rPr>
                  <w:color w:val="auto"/>
                </w:rPr>
                <w:t>Unde</w:t>
              </w:r>
            </w:ins>
            <w:ins w:id="1797" w:author="Michel Bulon" w:date="2013-05-20T20:31:00Z">
              <w:r>
                <w:rPr>
                  <w:color w:val="auto"/>
                </w:rPr>
                <w:t>r</w:t>
              </w:r>
            </w:ins>
            <w:ins w:id="1798" w:author="Arnold Sandjaja" w:date="2013-05-17T16:10:00Z">
              <w:r w:rsidRPr="00575FF6">
                <w:rPr>
                  <w:color w:val="auto"/>
                </w:rPr>
                <w:t>standing the target market (masthead</w:t>
              </w:r>
            </w:ins>
            <w:ins w:id="1799" w:author="Michel Bulon" w:date="2013-06-21T13:26:00Z">
              <w:r>
                <w:rPr>
                  <w:color w:val="auto"/>
                </w:rPr>
                <w:t xml:space="preserve">, </w:t>
              </w:r>
            </w:ins>
            <w:ins w:id="1800" w:author="Michel Bulon" w:date="2013-06-12T21:29:00Z">
              <w:r>
                <w:rPr>
                  <w:color w:val="auto"/>
                </w:rPr>
                <w:t>dieline</w:t>
              </w:r>
            </w:ins>
            <w:ins w:id="1801" w:author="Michel Bulon" w:date="2013-06-21T13:26:00Z">
              <w:r>
                <w:rPr>
                  <w:color w:val="auto"/>
                </w:rPr>
                <w:t xml:space="preserve"> </w:t>
              </w:r>
            </w:ins>
            <w:ins w:id="1802" w:author="Arnold Sandjaja" w:date="2013-05-17T16:10:00Z">
              <w:r w:rsidRPr="00575FF6">
                <w:rPr>
                  <w:color w:val="auto"/>
                </w:rPr>
                <w:t>and magazine)</w:t>
              </w:r>
            </w:ins>
          </w:p>
        </w:tc>
        <w:tc>
          <w:tcPr>
            <w:tcW w:w="1449" w:type="dxa"/>
            <w:gridSpan w:val="2"/>
            <w:shd w:val="clear" w:color="auto" w:fill="auto"/>
            <w:vAlign w:val="bottom"/>
            <w:tcPrChange w:id="1803" w:author="Arnold Sandjaja" w:date="2013-06-30T09:43:00Z">
              <w:tcPr>
                <w:tcW w:w="1449" w:type="dxa"/>
                <w:gridSpan w:val="2"/>
                <w:shd w:val="clear" w:color="auto" w:fill="auto"/>
              </w:tcPr>
            </w:tcPrChange>
          </w:tcPr>
          <w:p w14:paraId="01106BE9" w14:textId="5CC586F2" w:rsidR="00553462" w:rsidRPr="00575FF6" w:rsidRDefault="00553462" w:rsidP="00944897">
            <w:pPr>
              <w:rPr>
                <w:ins w:id="1804" w:author="Arnold Sandjaja" w:date="2013-05-17T16:10:00Z"/>
                <w:color w:val="auto"/>
              </w:rPr>
            </w:pPr>
            <w:ins w:id="1805" w:author="Arnold Sandjaja" w:date="2013-06-30T09:43:00Z">
              <w:r>
                <w:rPr>
                  <w:rFonts w:cs="Arial"/>
                </w:rPr>
                <w:t>0.50</w:t>
              </w:r>
            </w:ins>
          </w:p>
        </w:tc>
      </w:tr>
      <w:tr w:rsidR="00553462" w:rsidRPr="00575FF6" w14:paraId="55DB6B89" w14:textId="77777777" w:rsidTr="00D615FB">
        <w:tblPrEx>
          <w:tblW w:w="9779" w:type="dxa"/>
          <w:tblLook w:val="06A0" w:firstRow="1" w:lastRow="0" w:firstColumn="1" w:lastColumn="0" w:noHBand="1" w:noVBand="1"/>
          <w:tblPrExChange w:id="1806" w:author="Arnold Sandjaja" w:date="2013-06-30T09:43:00Z">
            <w:tblPrEx>
              <w:tblW w:w="9779" w:type="dxa"/>
              <w:tblLook w:val="06A0" w:firstRow="1" w:lastRow="0" w:firstColumn="1" w:lastColumn="0" w:noHBand="1" w:noVBand="1"/>
            </w:tblPrEx>
          </w:tblPrExChange>
        </w:tblPrEx>
        <w:trPr>
          <w:ins w:id="1807" w:author="Arnold Sandjaja" w:date="2013-05-17T16:10:00Z"/>
        </w:trPr>
        <w:tc>
          <w:tcPr>
            <w:tcW w:w="817" w:type="dxa"/>
            <w:shd w:val="clear" w:color="auto" w:fill="auto"/>
            <w:tcPrChange w:id="1808" w:author="Arnold Sandjaja" w:date="2013-06-30T09:43:00Z">
              <w:tcPr>
                <w:tcW w:w="817" w:type="dxa"/>
                <w:shd w:val="clear" w:color="auto" w:fill="auto"/>
              </w:tcPr>
            </w:tcPrChange>
          </w:tcPr>
          <w:p w14:paraId="53B56277" w14:textId="77777777" w:rsidR="00553462" w:rsidRPr="00575FF6" w:rsidRDefault="00553462" w:rsidP="00944897">
            <w:pPr>
              <w:rPr>
                <w:ins w:id="1809" w:author="Arnold Sandjaja" w:date="2013-05-17T16:10:00Z"/>
                <w:color w:val="auto"/>
              </w:rPr>
            </w:pPr>
            <w:ins w:id="1810" w:author="Arnold Sandjaja" w:date="2013-05-17T16:10:00Z">
              <w:r w:rsidRPr="00575FF6">
                <w:rPr>
                  <w:color w:val="auto"/>
                </w:rPr>
                <w:t>A.3</w:t>
              </w:r>
            </w:ins>
          </w:p>
        </w:tc>
        <w:tc>
          <w:tcPr>
            <w:tcW w:w="7513" w:type="dxa"/>
            <w:gridSpan w:val="2"/>
            <w:shd w:val="clear" w:color="auto" w:fill="auto"/>
            <w:tcPrChange w:id="1811" w:author="Arnold Sandjaja" w:date="2013-06-30T09:43:00Z">
              <w:tcPr>
                <w:tcW w:w="7513" w:type="dxa"/>
                <w:gridSpan w:val="2"/>
                <w:shd w:val="clear" w:color="auto" w:fill="auto"/>
              </w:tcPr>
            </w:tcPrChange>
          </w:tcPr>
          <w:p w14:paraId="708F4805" w14:textId="77777777" w:rsidR="00553462" w:rsidRPr="00575FF6" w:rsidRDefault="00553462" w:rsidP="00944897">
            <w:pPr>
              <w:rPr>
                <w:ins w:id="1812" w:author="Arnold Sandjaja" w:date="2013-05-17T16:10:00Z"/>
                <w:color w:val="auto"/>
              </w:rPr>
            </w:pPr>
            <w:ins w:id="1813" w:author="Arnold Sandjaja" w:date="2013-05-17T16:10:00Z">
              <w:r w:rsidRPr="00575FF6">
                <w:rPr>
                  <w:color w:val="auto"/>
                </w:rPr>
                <w:t>Unity and relationship (masthead and magazine)</w:t>
              </w:r>
            </w:ins>
          </w:p>
        </w:tc>
        <w:tc>
          <w:tcPr>
            <w:tcW w:w="1449" w:type="dxa"/>
            <w:gridSpan w:val="2"/>
            <w:shd w:val="clear" w:color="auto" w:fill="auto"/>
            <w:vAlign w:val="bottom"/>
            <w:tcPrChange w:id="1814" w:author="Arnold Sandjaja" w:date="2013-06-30T09:43:00Z">
              <w:tcPr>
                <w:tcW w:w="1449" w:type="dxa"/>
                <w:gridSpan w:val="2"/>
                <w:shd w:val="clear" w:color="auto" w:fill="auto"/>
              </w:tcPr>
            </w:tcPrChange>
          </w:tcPr>
          <w:p w14:paraId="43CACB06" w14:textId="20D6EBAD" w:rsidR="00553462" w:rsidRPr="00575FF6" w:rsidRDefault="00553462" w:rsidP="00944897">
            <w:pPr>
              <w:rPr>
                <w:ins w:id="1815" w:author="Arnold Sandjaja" w:date="2013-05-17T16:10:00Z"/>
                <w:color w:val="auto"/>
              </w:rPr>
            </w:pPr>
            <w:ins w:id="1816" w:author="Arnold Sandjaja" w:date="2013-06-30T09:43:00Z">
              <w:r>
                <w:rPr>
                  <w:rFonts w:cs="Arial"/>
                </w:rPr>
                <w:t>0.50</w:t>
              </w:r>
            </w:ins>
          </w:p>
        </w:tc>
      </w:tr>
      <w:tr w:rsidR="00575FF6" w:rsidRPr="00575FF6" w14:paraId="286748D8" w14:textId="77777777" w:rsidTr="00575FF6">
        <w:trPr>
          <w:ins w:id="1817" w:author="Arnold Sandjaja" w:date="2013-05-17T16:10:00Z"/>
        </w:trPr>
        <w:tc>
          <w:tcPr>
            <w:tcW w:w="817" w:type="dxa"/>
            <w:shd w:val="clear" w:color="auto" w:fill="auto"/>
          </w:tcPr>
          <w:p w14:paraId="48D9A276" w14:textId="07410084" w:rsidR="005F38BE" w:rsidRPr="00DC7D32" w:rsidRDefault="00DC7D32" w:rsidP="00944897">
            <w:pPr>
              <w:rPr>
                <w:ins w:id="1818" w:author="Lin Miirabai" w:date="2013-07-01T15:17:00Z"/>
                <w:color w:val="0000FF"/>
                <w:lang w:eastAsia="zh-TW"/>
                <w:rPrChange w:id="1819" w:author="Lin Miirabai" w:date="2013-07-01T15:18:00Z">
                  <w:rPr>
                    <w:ins w:id="1820" w:author="Lin Miirabai" w:date="2013-07-01T15:17:00Z"/>
                    <w:color w:val="auto"/>
                    <w:lang w:eastAsia="zh-TW"/>
                  </w:rPr>
                </w:rPrChange>
              </w:rPr>
            </w:pPr>
            <w:ins w:id="1821" w:author="Lin Miirabai" w:date="2013-07-01T15:17:00Z">
              <w:r w:rsidRPr="00DC7D32">
                <w:rPr>
                  <w:color w:val="0000FF"/>
                  <w:lang w:eastAsia="zh-TW"/>
                  <w:rPrChange w:id="1822" w:author="Lin Miirabai" w:date="2013-07-01T15:18:00Z">
                    <w:rPr>
                      <w:b/>
                      <w:color w:val="auto"/>
                      <w:lang w:eastAsia="zh-TW"/>
                    </w:rPr>
                  </w:rPrChange>
                </w:rPr>
                <w:t>A.1</w:t>
              </w:r>
            </w:ins>
          </w:p>
          <w:p w14:paraId="51CDFE53" w14:textId="77777777" w:rsidR="00DC7D32" w:rsidRPr="00DC7D32" w:rsidRDefault="00DC7D32" w:rsidP="00944897">
            <w:pPr>
              <w:rPr>
                <w:ins w:id="1823" w:author="Lin Miirabai" w:date="2013-07-01T15:17:00Z"/>
                <w:color w:val="0000FF"/>
                <w:lang w:eastAsia="zh-TW"/>
                <w:rPrChange w:id="1824" w:author="Lin Miirabai" w:date="2013-07-01T15:18:00Z">
                  <w:rPr>
                    <w:ins w:id="1825" w:author="Lin Miirabai" w:date="2013-07-01T15:17:00Z"/>
                    <w:color w:val="auto"/>
                    <w:lang w:eastAsia="zh-TW"/>
                  </w:rPr>
                </w:rPrChange>
              </w:rPr>
            </w:pPr>
            <w:ins w:id="1826" w:author="Lin Miirabai" w:date="2013-07-01T15:17:00Z">
              <w:r w:rsidRPr="00DC7D32">
                <w:rPr>
                  <w:color w:val="0000FF"/>
                  <w:lang w:eastAsia="zh-TW"/>
                  <w:rPrChange w:id="1827" w:author="Lin Miirabai" w:date="2013-07-01T15:18:00Z">
                    <w:rPr>
                      <w:color w:val="auto"/>
                      <w:lang w:eastAsia="zh-TW"/>
                    </w:rPr>
                  </w:rPrChange>
                </w:rPr>
                <w:t>A.2</w:t>
              </w:r>
            </w:ins>
          </w:p>
          <w:p w14:paraId="66A29BD4" w14:textId="63BD7C07" w:rsidR="00DC7D32" w:rsidRPr="00DC7D32" w:rsidRDefault="00DC7D32" w:rsidP="00944897">
            <w:pPr>
              <w:rPr>
                <w:ins w:id="1828" w:author="Lin Miirabai" w:date="2013-07-01T15:15:00Z"/>
                <w:color w:val="0000FF"/>
                <w:lang w:eastAsia="zh-TW"/>
                <w:rPrChange w:id="1829" w:author="Lin Miirabai" w:date="2013-07-01T15:18:00Z">
                  <w:rPr>
                    <w:ins w:id="1830" w:author="Lin Miirabai" w:date="2013-07-01T15:15:00Z"/>
                    <w:b/>
                    <w:color w:val="auto"/>
                    <w:lang w:eastAsia="zh-TW"/>
                  </w:rPr>
                </w:rPrChange>
              </w:rPr>
            </w:pPr>
            <w:ins w:id="1831" w:author="Lin Miirabai" w:date="2013-07-01T15:17:00Z">
              <w:r w:rsidRPr="00DC7D32">
                <w:rPr>
                  <w:color w:val="0000FF"/>
                  <w:lang w:eastAsia="zh-TW"/>
                  <w:rPrChange w:id="1832" w:author="Lin Miirabai" w:date="2013-07-01T15:18:00Z">
                    <w:rPr>
                      <w:color w:val="auto"/>
                      <w:lang w:eastAsia="zh-TW"/>
                    </w:rPr>
                  </w:rPrChange>
                </w:rPr>
                <w:t>A.3</w:t>
              </w:r>
            </w:ins>
          </w:p>
          <w:p w14:paraId="5DB9561D" w14:textId="10DE1134" w:rsidR="004147DE" w:rsidRPr="00DC7D32" w:rsidRDefault="004147DE" w:rsidP="00944897">
            <w:pPr>
              <w:rPr>
                <w:ins w:id="1833" w:author="Arnold Sandjaja" w:date="2013-05-17T16:10:00Z"/>
                <w:rFonts w:ascii="新細明體" w:eastAsia="新細明體" w:hAnsi="新細明體" w:cs="新細明體" w:hint="eastAsia"/>
                <w:b/>
                <w:color w:val="0000FF"/>
                <w:lang w:eastAsia="zh-TW"/>
                <w:rPrChange w:id="1834" w:author="Lin Miirabai" w:date="2013-07-01T15:18:00Z">
                  <w:rPr>
                    <w:ins w:id="1835" w:author="Arnold Sandjaja" w:date="2013-05-17T16:10:00Z"/>
                    <w:rFonts w:hint="eastAsia"/>
                    <w:b/>
                    <w:color w:val="auto"/>
                    <w:lang w:eastAsia="zh-TW"/>
                  </w:rPr>
                </w:rPrChange>
              </w:rPr>
            </w:pPr>
          </w:p>
        </w:tc>
        <w:tc>
          <w:tcPr>
            <w:tcW w:w="7513" w:type="dxa"/>
            <w:gridSpan w:val="2"/>
            <w:shd w:val="clear" w:color="auto" w:fill="auto"/>
          </w:tcPr>
          <w:p w14:paraId="5C21D422" w14:textId="77777777" w:rsidR="00575FF6" w:rsidRPr="00906985" w:rsidRDefault="004147DE" w:rsidP="00944897">
            <w:pPr>
              <w:rPr>
                <w:ins w:id="1836" w:author="Lin Miirabai" w:date="2013-07-01T15:16:00Z"/>
                <w:rFonts w:ascii="新細明體" w:eastAsia="新細明體" w:hAnsi="新細明體" w:cs="新細明體" w:hint="eastAsia"/>
                <w:color w:val="0000FF"/>
                <w:sz w:val="18"/>
                <w:szCs w:val="18"/>
                <w:lang w:eastAsia="zh-TW"/>
                <w:rPrChange w:id="1837" w:author="Lin Miirabai" w:date="2013-07-01T15:21:00Z">
                  <w:rPr>
                    <w:ins w:id="1838" w:author="Lin Miirabai" w:date="2013-07-01T15:16:00Z"/>
                    <w:rFonts w:ascii="新細明體" w:eastAsia="新細明體" w:hAnsi="新細明體" w:cs="新細明體" w:hint="eastAsia"/>
                    <w:color w:val="auto"/>
                    <w:lang w:eastAsia="zh-TW"/>
                  </w:rPr>
                </w:rPrChange>
              </w:rPr>
            </w:pPr>
            <w:ins w:id="1839" w:author="Lin Miirabai" w:date="2013-07-01T15:15:00Z">
              <w:r w:rsidRPr="00906985">
                <w:rPr>
                  <w:rFonts w:ascii="新細明體" w:eastAsia="新細明體" w:hAnsi="新細明體" w:cs="新細明體" w:hint="eastAsia"/>
                  <w:color w:val="0000FF"/>
                  <w:sz w:val="18"/>
                  <w:szCs w:val="18"/>
                  <w:lang w:eastAsia="zh-TW"/>
                  <w:rPrChange w:id="1840" w:author="Lin Miirabai" w:date="2013-07-01T15:21:00Z">
                    <w:rPr>
                      <w:rFonts w:ascii="新細明體" w:eastAsia="新細明體" w:hAnsi="新細明體" w:cs="新細明體" w:hint="eastAsia"/>
                      <w:b/>
                      <w:color w:val="auto"/>
                      <w:lang w:eastAsia="zh-TW"/>
                    </w:rPr>
                  </w:rPrChange>
                </w:rPr>
                <w:t>概念和原創性</w:t>
              </w:r>
            </w:ins>
            <w:ins w:id="1841" w:author="Lin Miirabai" w:date="2013-07-01T15:16:00Z">
              <w:r w:rsidRPr="00906985">
                <w:rPr>
                  <w:rFonts w:ascii="新細明體" w:eastAsia="新細明體" w:hAnsi="新細明體" w:cs="新細明體" w:hint="eastAsia"/>
                  <w:color w:val="0000FF"/>
                  <w:sz w:val="18"/>
                  <w:szCs w:val="18"/>
                  <w:lang w:eastAsia="zh-TW"/>
                  <w:rPrChange w:id="1842" w:author="Lin Miirabai" w:date="2013-07-01T15:21:00Z">
                    <w:rPr>
                      <w:rFonts w:ascii="新細明體" w:eastAsia="新細明體" w:hAnsi="新細明體" w:cs="新細明體" w:hint="eastAsia"/>
                      <w:b/>
                      <w:color w:val="auto"/>
                      <w:lang w:eastAsia="zh-TW"/>
                    </w:rPr>
                  </w:rPrChange>
                </w:rPr>
                <w:t>（雜誌標題設計、刀模和雜誌）</w:t>
              </w:r>
            </w:ins>
          </w:p>
          <w:p w14:paraId="18D40AA6" w14:textId="7DBE35D3" w:rsidR="004147DE" w:rsidRPr="00906985" w:rsidRDefault="004147DE" w:rsidP="00944897">
            <w:pPr>
              <w:rPr>
                <w:ins w:id="1843" w:author="Lin Miirabai" w:date="2013-07-01T15:16:00Z"/>
                <w:rFonts w:ascii="新細明體" w:eastAsia="新細明體" w:hAnsi="新細明體" w:cs="新細明體" w:hint="eastAsia"/>
                <w:color w:val="0000FF"/>
                <w:sz w:val="18"/>
                <w:szCs w:val="18"/>
                <w:lang w:eastAsia="zh-TW"/>
                <w:rPrChange w:id="1844" w:author="Lin Miirabai" w:date="2013-07-01T15:21:00Z">
                  <w:rPr>
                    <w:ins w:id="1845" w:author="Lin Miirabai" w:date="2013-07-01T15:16:00Z"/>
                    <w:rFonts w:ascii="新細明體" w:eastAsia="新細明體" w:hAnsi="新細明體" w:cs="新細明體" w:hint="eastAsia"/>
                    <w:color w:val="auto"/>
                    <w:lang w:eastAsia="zh-TW"/>
                  </w:rPr>
                </w:rPrChange>
              </w:rPr>
            </w:pPr>
            <w:ins w:id="1846" w:author="Lin Miirabai" w:date="2013-07-01T15:16:00Z">
              <w:r w:rsidRPr="00906985">
                <w:rPr>
                  <w:rFonts w:ascii="新細明體" w:eastAsia="新細明體" w:hAnsi="新細明體" w:cs="新細明體" w:hint="eastAsia"/>
                  <w:color w:val="0000FF"/>
                  <w:sz w:val="18"/>
                  <w:szCs w:val="18"/>
                  <w:lang w:eastAsia="zh-TW"/>
                  <w:rPrChange w:id="1847" w:author="Lin Miirabai" w:date="2013-07-01T15:21:00Z">
                    <w:rPr>
                      <w:rFonts w:ascii="新細明體" w:eastAsia="新細明體" w:hAnsi="新細明體" w:cs="新細明體" w:hint="eastAsia"/>
                      <w:color w:val="auto"/>
                      <w:lang w:eastAsia="zh-TW"/>
                    </w:rPr>
                  </w:rPrChange>
                </w:rPr>
                <w:t>了解目標市場（雜誌標題設計、刀模和雜誌）</w:t>
              </w:r>
            </w:ins>
          </w:p>
          <w:p w14:paraId="489AAED0" w14:textId="1393F217" w:rsidR="00DC7D32" w:rsidRPr="00906985" w:rsidRDefault="00DC7D32" w:rsidP="00944897">
            <w:pPr>
              <w:rPr>
                <w:ins w:id="1848" w:author="Lin Miirabai" w:date="2013-07-01T15:16:00Z"/>
                <w:rFonts w:ascii="新細明體" w:eastAsia="新細明體" w:hAnsi="新細明體" w:cs="新細明體" w:hint="eastAsia"/>
                <w:color w:val="0000FF"/>
                <w:sz w:val="18"/>
                <w:szCs w:val="18"/>
                <w:lang w:eastAsia="zh-TW"/>
                <w:rPrChange w:id="1849" w:author="Lin Miirabai" w:date="2013-07-01T15:21:00Z">
                  <w:rPr>
                    <w:ins w:id="1850" w:author="Lin Miirabai" w:date="2013-07-01T15:16:00Z"/>
                    <w:rFonts w:ascii="新細明體" w:eastAsia="新細明體" w:hAnsi="新細明體" w:cs="新細明體" w:hint="eastAsia"/>
                    <w:color w:val="auto"/>
                    <w:lang w:eastAsia="zh-TW"/>
                  </w:rPr>
                </w:rPrChange>
              </w:rPr>
            </w:pPr>
            <w:ins w:id="1851" w:author="Lin Miirabai" w:date="2013-07-01T15:16:00Z">
              <w:r w:rsidRPr="00906985">
                <w:rPr>
                  <w:rFonts w:ascii="新細明體" w:eastAsia="新細明體" w:hAnsi="新細明體" w:cs="新細明體" w:hint="eastAsia"/>
                  <w:color w:val="0000FF"/>
                  <w:sz w:val="18"/>
                  <w:szCs w:val="18"/>
                  <w:lang w:eastAsia="zh-TW"/>
                  <w:rPrChange w:id="1852" w:author="Lin Miirabai" w:date="2013-07-01T15:21:00Z">
                    <w:rPr>
                      <w:rFonts w:ascii="新細明體" w:eastAsia="新細明體" w:hAnsi="新細明體" w:cs="新細明體" w:hint="eastAsia"/>
                      <w:color w:val="auto"/>
                      <w:lang w:eastAsia="zh-TW"/>
                    </w:rPr>
                  </w:rPrChange>
                </w:rPr>
                <w:t>一致性與</w:t>
              </w:r>
            </w:ins>
            <w:ins w:id="1853" w:author="Lin Miirabai" w:date="2013-07-01T15:17:00Z">
              <w:r w:rsidRPr="00906985">
                <w:rPr>
                  <w:rFonts w:ascii="新細明體" w:eastAsia="新細明體" w:hAnsi="新細明體" w:cs="新細明體" w:hint="eastAsia"/>
                  <w:color w:val="0000FF"/>
                  <w:sz w:val="18"/>
                  <w:szCs w:val="18"/>
                  <w:lang w:eastAsia="zh-TW"/>
                  <w:rPrChange w:id="1854" w:author="Lin Miirabai" w:date="2013-07-01T15:21:00Z">
                    <w:rPr>
                      <w:rFonts w:ascii="新細明體" w:eastAsia="新細明體" w:hAnsi="新細明體" w:cs="新細明體" w:hint="eastAsia"/>
                      <w:color w:val="auto"/>
                      <w:lang w:eastAsia="zh-TW"/>
                    </w:rPr>
                  </w:rPrChange>
                </w:rPr>
                <w:t>關係（雜誌標題設計和雜誌）</w:t>
              </w:r>
            </w:ins>
          </w:p>
          <w:p w14:paraId="2A296D3B" w14:textId="2AA6CD61" w:rsidR="004147DE" w:rsidRPr="00DC7D32" w:rsidRDefault="004147DE" w:rsidP="00944897">
            <w:pPr>
              <w:rPr>
                <w:ins w:id="1855" w:author="Arnold Sandjaja" w:date="2013-05-17T16:10:00Z"/>
                <w:rFonts w:ascii="新細明體" w:eastAsia="新細明體" w:hAnsi="新細明體" w:cs="新細明體" w:hint="eastAsia"/>
                <w:color w:val="0000FF"/>
                <w:lang w:eastAsia="zh-TW"/>
                <w:rPrChange w:id="1856" w:author="Lin Miirabai" w:date="2013-07-01T15:18:00Z">
                  <w:rPr>
                    <w:ins w:id="1857" w:author="Arnold Sandjaja" w:date="2013-05-17T16:10:00Z"/>
                    <w:rFonts w:hint="eastAsia"/>
                    <w:b/>
                    <w:color w:val="auto"/>
                    <w:lang w:eastAsia="zh-TW"/>
                  </w:rPr>
                </w:rPrChange>
              </w:rPr>
            </w:pPr>
          </w:p>
        </w:tc>
        <w:tc>
          <w:tcPr>
            <w:tcW w:w="1449" w:type="dxa"/>
            <w:gridSpan w:val="2"/>
            <w:shd w:val="clear" w:color="auto" w:fill="auto"/>
          </w:tcPr>
          <w:p w14:paraId="7C698F67" w14:textId="77777777" w:rsidR="00575FF6" w:rsidRPr="00DC7D32" w:rsidRDefault="00DC7D32" w:rsidP="00944897">
            <w:pPr>
              <w:rPr>
                <w:ins w:id="1858" w:author="Lin Miirabai" w:date="2013-07-01T15:17:00Z"/>
                <w:color w:val="0000FF"/>
                <w:lang w:val="en-US"/>
                <w:rPrChange w:id="1859" w:author="Lin Miirabai" w:date="2013-07-01T15:18:00Z">
                  <w:rPr>
                    <w:ins w:id="1860" w:author="Lin Miirabai" w:date="2013-07-01T15:17:00Z"/>
                    <w:color w:val="auto"/>
                    <w:lang w:val="en-US"/>
                  </w:rPr>
                </w:rPrChange>
              </w:rPr>
            </w:pPr>
            <w:ins w:id="1861" w:author="Lin Miirabai" w:date="2013-07-01T15:17:00Z">
              <w:r w:rsidRPr="00DC7D32">
                <w:rPr>
                  <w:color w:val="0000FF"/>
                  <w:lang w:val="en-US"/>
                  <w:rPrChange w:id="1862" w:author="Lin Miirabai" w:date="2013-07-01T15:18:00Z">
                    <w:rPr>
                      <w:color w:val="auto"/>
                      <w:lang w:val="en-US"/>
                    </w:rPr>
                  </w:rPrChange>
                </w:rPr>
                <w:t>1.00</w:t>
              </w:r>
            </w:ins>
          </w:p>
          <w:p w14:paraId="78AF4D90" w14:textId="77777777" w:rsidR="00DC7D32" w:rsidRPr="00DC7D32" w:rsidRDefault="00DC7D32" w:rsidP="00944897">
            <w:pPr>
              <w:rPr>
                <w:ins w:id="1863" w:author="Lin Miirabai" w:date="2013-07-01T15:17:00Z"/>
                <w:color w:val="0000FF"/>
                <w:lang w:val="en-US"/>
                <w:rPrChange w:id="1864" w:author="Lin Miirabai" w:date="2013-07-01T15:18:00Z">
                  <w:rPr>
                    <w:ins w:id="1865" w:author="Lin Miirabai" w:date="2013-07-01T15:17:00Z"/>
                    <w:color w:val="auto"/>
                    <w:lang w:val="en-US"/>
                  </w:rPr>
                </w:rPrChange>
              </w:rPr>
            </w:pPr>
            <w:ins w:id="1866" w:author="Lin Miirabai" w:date="2013-07-01T15:17:00Z">
              <w:r w:rsidRPr="00DC7D32">
                <w:rPr>
                  <w:color w:val="0000FF"/>
                  <w:lang w:val="en-US"/>
                  <w:rPrChange w:id="1867" w:author="Lin Miirabai" w:date="2013-07-01T15:18:00Z">
                    <w:rPr>
                      <w:color w:val="auto"/>
                      <w:lang w:val="en-US"/>
                    </w:rPr>
                  </w:rPrChange>
                </w:rPr>
                <w:t>0.50</w:t>
              </w:r>
            </w:ins>
          </w:p>
          <w:p w14:paraId="125029FB" w14:textId="37B4E341" w:rsidR="00DC7D32" w:rsidRPr="00DC7D32" w:rsidRDefault="00DC7D32" w:rsidP="00944897">
            <w:pPr>
              <w:rPr>
                <w:ins w:id="1868" w:author="Arnold Sandjaja" w:date="2013-05-17T16:10:00Z"/>
                <w:color w:val="0000FF"/>
                <w:lang w:val="en-US"/>
                <w:rPrChange w:id="1869" w:author="Lin Miirabai" w:date="2013-07-01T15:18:00Z">
                  <w:rPr>
                    <w:ins w:id="1870" w:author="Arnold Sandjaja" w:date="2013-05-17T16:10:00Z"/>
                    <w:color w:val="auto"/>
                  </w:rPr>
                </w:rPrChange>
              </w:rPr>
            </w:pPr>
            <w:ins w:id="1871" w:author="Lin Miirabai" w:date="2013-07-01T15:17:00Z">
              <w:r w:rsidRPr="00DC7D32">
                <w:rPr>
                  <w:color w:val="0000FF"/>
                  <w:lang w:val="en-US"/>
                  <w:rPrChange w:id="1872" w:author="Lin Miirabai" w:date="2013-07-01T15:18:00Z">
                    <w:rPr>
                      <w:color w:val="auto"/>
                      <w:lang w:val="en-US"/>
                    </w:rPr>
                  </w:rPrChange>
                </w:rPr>
                <w:t>0.50</w:t>
              </w:r>
            </w:ins>
          </w:p>
        </w:tc>
      </w:tr>
      <w:tr w:rsidR="00575FF6" w:rsidRPr="00575FF6" w14:paraId="25A57B23" w14:textId="77777777" w:rsidTr="00575FF6">
        <w:trPr>
          <w:ins w:id="1873" w:author="Arnold Sandjaja" w:date="2013-05-17T16:10:00Z"/>
        </w:trPr>
        <w:tc>
          <w:tcPr>
            <w:tcW w:w="817" w:type="dxa"/>
            <w:shd w:val="clear" w:color="auto" w:fill="auto"/>
          </w:tcPr>
          <w:p w14:paraId="1D6244F6" w14:textId="783F83EC" w:rsidR="00575FF6" w:rsidRPr="00575FF6" w:rsidRDefault="00575FF6" w:rsidP="00944897">
            <w:pPr>
              <w:rPr>
                <w:ins w:id="1874" w:author="Arnold Sandjaja" w:date="2013-05-17T16:10:00Z"/>
                <w:color w:val="auto"/>
              </w:rPr>
            </w:pPr>
            <w:ins w:id="1875" w:author="Arnold Sandjaja" w:date="2013-05-17T16:10:00Z">
              <w:r w:rsidRPr="00575FF6">
                <w:rPr>
                  <w:color w:val="auto"/>
                </w:rPr>
                <w:t>B</w:t>
              </w:r>
            </w:ins>
          </w:p>
        </w:tc>
        <w:tc>
          <w:tcPr>
            <w:tcW w:w="7513" w:type="dxa"/>
            <w:gridSpan w:val="2"/>
            <w:shd w:val="clear" w:color="auto" w:fill="auto"/>
          </w:tcPr>
          <w:p w14:paraId="5DFC5793" w14:textId="36DDEA54" w:rsidR="00575FF6" w:rsidRPr="005F38BE" w:rsidRDefault="00575FF6" w:rsidP="00944897">
            <w:pPr>
              <w:rPr>
                <w:ins w:id="1876" w:author="Arnold Sandjaja" w:date="2013-05-17T16:10:00Z"/>
                <w:rFonts w:ascii="新細明體" w:eastAsia="新細明體" w:hAnsi="新細明體" w:cs="新細明體" w:hint="eastAsia"/>
                <w:b/>
                <w:color w:val="auto"/>
                <w:lang w:val="en-US" w:eastAsia="zh-TW"/>
                <w:rPrChange w:id="1877" w:author="Lin Miirabai" w:date="2013-07-01T15:12:00Z">
                  <w:rPr>
                    <w:ins w:id="1878" w:author="Arnold Sandjaja" w:date="2013-05-17T16:10:00Z"/>
                    <w:rFonts w:hint="eastAsia"/>
                    <w:b/>
                    <w:color w:val="auto"/>
                    <w:lang w:eastAsia="zh-TW"/>
                  </w:rPr>
                </w:rPrChange>
              </w:rPr>
            </w:pPr>
            <w:ins w:id="1879" w:author="Arnold Sandjaja" w:date="2013-05-17T16:10:00Z">
              <w:r w:rsidRPr="00575FF6">
                <w:rPr>
                  <w:b/>
                  <w:color w:val="auto"/>
                </w:rPr>
                <w:t>Final design</w:t>
              </w:r>
            </w:ins>
            <w:ins w:id="1880" w:author="Lin Miirabai" w:date="2013-07-01T15:12:00Z">
              <w:r w:rsidR="005F38BE">
                <w:rPr>
                  <w:rFonts w:hint="eastAsia"/>
                  <w:b/>
                  <w:color w:val="auto"/>
                  <w:lang w:eastAsia="zh-TW"/>
                </w:rPr>
                <w:t xml:space="preserve"> </w:t>
              </w:r>
              <w:r w:rsidR="005F38BE">
                <w:rPr>
                  <w:b/>
                  <w:color w:val="auto"/>
                  <w:lang w:val="en-US" w:eastAsia="zh-TW"/>
                </w:rPr>
                <w:t xml:space="preserve">/ </w:t>
              </w:r>
              <w:r w:rsidR="005F38BE" w:rsidRPr="005F38BE">
                <w:rPr>
                  <w:rFonts w:ascii="新細明體" w:eastAsia="新細明體" w:hAnsi="新細明體" w:cs="新細明體" w:hint="eastAsia"/>
                  <w:b/>
                  <w:color w:val="0000FF"/>
                  <w:lang w:val="en-US" w:eastAsia="zh-TW"/>
                  <w:rPrChange w:id="1881" w:author="Lin Miirabai" w:date="2013-07-01T15:12:00Z">
                    <w:rPr>
                      <w:rFonts w:ascii="新細明體" w:eastAsia="新細明體" w:hAnsi="新細明體" w:cs="新細明體" w:hint="eastAsia"/>
                      <w:b/>
                      <w:color w:val="auto"/>
                      <w:lang w:val="en-US" w:eastAsia="zh-TW"/>
                    </w:rPr>
                  </w:rPrChange>
                </w:rPr>
                <w:t>最終設計</w:t>
              </w:r>
            </w:ins>
          </w:p>
        </w:tc>
        <w:tc>
          <w:tcPr>
            <w:tcW w:w="1449" w:type="dxa"/>
            <w:gridSpan w:val="2"/>
            <w:shd w:val="clear" w:color="auto" w:fill="auto"/>
          </w:tcPr>
          <w:p w14:paraId="34B883CF" w14:textId="77777777" w:rsidR="00575FF6" w:rsidRPr="00575FF6" w:rsidRDefault="00575FF6" w:rsidP="00944897">
            <w:pPr>
              <w:rPr>
                <w:ins w:id="1882" w:author="Arnold Sandjaja" w:date="2013-05-17T16:10:00Z"/>
                <w:b/>
                <w:color w:val="auto"/>
              </w:rPr>
            </w:pPr>
            <w:ins w:id="1883" w:author="Arnold Sandjaja" w:date="2013-05-17T16:10:00Z">
              <w:r w:rsidRPr="00575FF6">
                <w:rPr>
                  <w:b/>
                  <w:color w:val="auto"/>
                </w:rPr>
                <w:t>Subjective /8</w:t>
              </w:r>
            </w:ins>
          </w:p>
        </w:tc>
      </w:tr>
      <w:tr w:rsidR="00553462" w:rsidRPr="00575FF6" w14:paraId="67E0E7F4" w14:textId="77777777" w:rsidTr="00D615FB">
        <w:tblPrEx>
          <w:tblW w:w="9779" w:type="dxa"/>
          <w:tblLook w:val="06A0" w:firstRow="1" w:lastRow="0" w:firstColumn="1" w:lastColumn="0" w:noHBand="1" w:noVBand="1"/>
          <w:tblPrExChange w:id="1884" w:author="Arnold Sandjaja" w:date="2013-06-30T09:43:00Z">
            <w:tblPrEx>
              <w:tblW w:w="9779" w:type="dxa"/>
              <w:tblLook w:val="06A0" w:firstRow="1" w:lastRow="0" w:firstColumn="1" w:lastColumn="0" w:noHBand="1" w:noVBand="1"/>
            </w:tblPrEx>
          </w:tblPrExChange>
        </w:tblPrEx>
        <w:trPr>
          <w:ins w:id="1885" w:author="Arnold Sandjaja" w:date="2013-05-17T16:10:00Z"/>
        </w:trPr>
        <w:tc>
          <w:tcPr>
            <w:tcW w:w="817" w:type="dxa"/>
            <w:shd w:val="clear" w:color="auto" w:fill="auto"/>
            <w:tcPrChange w:id="1886" w:author="Arnold Sandjaja" w:date="2013-06-30T09:43:00Z">
              <w:tcPr>
                <w:tcW w:w="817" w:type="dxa"/>
                <w:shd w:val="clear" w:color="auto" w:fill="auto"/>
              </w:tcPr>
            </w:tcPrChange>
          </w:tcPr>
          <w:p w14:paraId="5871A682" w14:textId="77777777" w:rsidR="00553462" w:rsidRPr="00575FF6" w:rsidRDefault="00553462" w:rsidP="00944897">
            <w:pPr>
              <w:rPr>
                <w:ins w:id="1887" w:author="Arnold Sandjaja" w:date="2013-05-17T16:10:00Z"/>
                <w:color w:val="auto"/>
              </w:rPr>
            </w:pPr>
            <w:ins w:id="1888" w:author="Arnold Sandjaja" w:date="2013-05-17T16:10:00Z">
              <w:r w:rsidRPr="00575FF6">
                <w:rPr>
                  <w:color w:val="auto"/>
                </w:rPr>
                <w:t>B.1</w:t>
              </w:r>
            </w:ins>
          </w:p>
        </w:tc>
        <w:tc>
          <w:tcPr>
            <w:tcW w:w="7513" w:type="dxa"/>
            <w:gridSpan w:val="2"/>
            <w:shd w:val="clear" w:color="auto" w:fill="auto"/>
            <w:vAlign w:val="bottom"/>
            <w:tcPrChange w:id="1889" w:author="Arnold Sandjaja" w:date="2013-06-30T09:43:00Z">
              <w:tcPr>
                <w:tcW w:w="7513" w:type="dxa"/>
                <w:gridSpan w:val="2"/>
                <w:shd w:val="clear" w:color="auto" w:fill="auto"/>
                <w:vAlign w:val="bottom"/>
              </w:tcPr>
            </w:tcPrChange>
          </w:tcPr>
          <w:p w14:paraId="1B0DBD4B" w14:textId="77777777" w:rsidR="00553462" w:rsidRPr="00575FF6" w:rsidRDefault="00553462" w:rsidP="00815B05">
            <w:pPr>
              <w:rPr>
                <w:ins w:id="1890" w:author="Arnold Sandjaja" w:date="2013-05-17T16:10:00Z"/>
                <w:rFonts w:eastAsia="Times New Roman" w:cs="Arial"/>
                <w:color w:val="auto"/>
              </w:rPr>
            </w:pPr>
            <w:ins w:id="1891" w:author="Arnold Sandjaja" w:date="2013-05-17T16:10:00Z">
              <w:r w:rsidRPr="00575FF6">
                <w:rPr>
                  <w:rFonts w:eastAsia="Times New Roman" w:cs="Arial"/>
                  <w:color w:val="auto"/>
                </w:rPr>
                <w:t>Quality of the visual composition (masthead</w:t>
              </w:r>
            </w:ins>
            <w:ins w:id="1892" w:author="Arnold Sandjaja" w:date="2013-06-30T08:38:00Z">
              <w:r>
                <w:rPr>
                  <w:rFonts w:eastAsia="Times New Roman" w:cs="Arial"/>
                  <w:color w:val="auto"/>
                </w:rPr>
                <w:t xml:space="preserve"> and </w:t>
              </w:r>
            </w:ins>
            <w:ins w:id="1893" w:author="Michel Bulon" w:date="2013-06-12T21:29:00Z">
              <w:del w:id="1894" w:author="Arnold Sandjaja" w:date="2013-06-30T08:39:00Z">
                <w:r w:rsidDel="00EB460E">
                  <w:rPr>
                    <w:rFonts w:eastAsia="Times New Roman" w:cs="Arial"/>
                    <w:color w:val="auto"/>
                  </w:rPr>
                  <w:delText xml:space="preserve"> </w:delText>
                </w:r>
              </w:del>
            </w:ins>
            <w:ins w:id="1895" w:author="Arnold Sandjaja" w:date="2013-06-30T08:39:00Z">
              <w:r w:rsidRPr="00575FF6">
                <w:rPr>
                  <w:rFonts w:eastAsia="Times New Roman" w:cs="Arial"/>
                  <w:color w:val="auto"/>
                </w:rPr>
                <w:t>magazine</w:t>
              </w:r>
              <w:r>
                <w:rPr>
                  <w:rFonts w:eastAsia="Times New Roman" w:cs="Arial"/>
                  <w:color w:val="auto"/>
                </w:rPr>
                <w:t xml:space="preserve"> </w:t>
              </w:r>
            </w:ins>
            <w:ins w:id="1896" w:author="Michel Bulon" w:date="2013-06-12T21:29:00Z">
              <w:del w:id="1897" w:author="Arnold Sandjaja" w:date="2013-06-30T08:38:00Z">
                <w:r w:rsidDel="00EB460E">
                  <w:rPr>
                    <w:rFonts w:eastAsia="Times New Roman" w:cs="Arial"/>
                    <w:color w:val="auto"/>
                  </w:rPr>
                  <w:delText>dieline</w:delText>
                </w:r>
              </w:del>
            </w:ins>
            <w:ins w:id="1898" w:author="Arnold Sandjaja" w:date="2013-06-30T08:38:00Z">
              <w:r>
                <w:rPr>
                  <w:rFonts w:eastAsia="Times New Roman" w:cs="Arial"/>
                  <w:color w:val="auto"/>
                </w:rPr>
                <w:t>layout</w:t>
              </w:r>
            </w:ins>
            <w:ins w:id="1899" w:author="Michel Bulon" w:date="2013-06-21T13:26:00Z">
              <w:del w:id="1900" w:author="Arnold Sandjaja" w:date="2013-06-30T08:39:00Z">
                <w:r w:rsidDel="00EB460E">
                  <w:rPr>
                    <w:rFonts w:eastAsia="Times New Roman" w:cs="Arial"/>
                    <w:color w:val="auto"/>
                  </w:rPr>
                  <w:delText xml:space="preserve"> </w:delText>
                </w:r>
              </w:del>
            </w:ins>
            <w:ins w:id="1901" w:author="Arnold Sandjaja" w:date="2013-05-17T16:10:00Z">
              <w:r w:rsidRPr="00575FF6">
                <w:rPr>
                  <w:rFonts w:eastAsia="Times New Roman" w:cs="Arial"/>
                  <w:color w:val="auto"/>
                </w:rPr>
                <w:t>)</w:t>
              </w:r>
            </w:ins>
          </w:p>
        </w:tc>
        <w:tc>
          <w:tcPr>
            <w:tcW w:w="1449" w:type="dxa"/>
            <w:gridSpan w:val="2"/>
            <w:shd w:val="clear" w:color="auto" w:fill="auto"/>
            <w:vAlign w:val="bottom"/>
            <w:tcPrChange w:id="1902" w:author="Arnold Sandjaja" w:date="2013-06-30T09:43:00Z">
              <w:tcPr>
                <w:tcW w:w="1449" w:type="dxa"/>
                <w:gridSpan w:val="2"/>
                <w:shd w:val="clear" w:color="auto" w:fill="auto"/>
              </w:tcPr>
            </w:tcPrChange>
          </w:tcPr>
          <w:p w14:paraId="7923A795" w14:textId="5DF804D3" w:rsidR="00553462" w:rsidRPr="00575FF6" w:rsidRDefault="00553462" w:rsidP="00944897">
            <w:pPr>
              <w:rPr>
                <w:ins w:id="1903" w:author="Arnold Sandjaja" w:date="2013-05-17T16:10:00Z"/>
                <w:color w:val="auto"/>
              </w:rPr>
            </w:pPr>
            <w:ins w:id="1904" w:author="Arnold Sandjaja" w:date="2013-06-30T09:43:00Z">
              <w:r>
                <w:rPr>
                  <w:rFonts w:cs="Arial"/>
                </w:rPr>
                <w:t>1.00</w:t>
              </w:r>
            </w:ins>
          </w:p>
        </w:tc>
      </w:tr>
      <w:tr w:rsidR="00553462" w:rsidRPr="00575FF6" w14:paraId="7225CB2A" w14:textId="77777777" w:rsidTr="00D615FB">
        <w:tblPrEx>
          <w:tblW w:w="9779" w:type="dxa"/>
          <w:tblLook w:val="06A0" w:firstRow="1" w:lastRow="0" w:firstColumn="1" w:lastColumn="0" w:noHBand="1" w:noVBand="1"/>
          <w:tblPrExChange w:id="1905" w:author="Arnold Sandjaja" w:date="2013-06-30T09:43:00Z">
            <w:tblPrEx>
              <w:tblW w:w="9779" w:type="dxa"/>
              <w:tblLook w:val="06A0" w:firstRow="1" w:lastRow="0" w:firstColumn="1" w:lastColumn="0" w:noHBand="1" w:noVBand="1"/>
            </w:tblPrEx>
          </w:tblPrExChange>
        </w:tblPrEx>
        <w:trPr>
          <w:ins w:id="1906" w:author="Arnold Sandjaja" w:date="2013-05-17T16:10:00Z"/>
        </w:trPr>
        <w:tc>
          <w:tcPr>
            <w:tcW w:w="817" w:type="dxa"/>
            <w:shd w:val="clear" w:color="auto" w:fill="auto"/>
            <w:tcPrChange w:id="1907" w:author="Arnold Sandjaja" w:date="2013-06-30T09:43:00Z">
              <w:tcPr>
                <w:tcW w:w="817" w:type="dxa"/>
                <w:shd w:val="clear" w:color="auto" w:fill="auto"/>
              </w:tcPr>
            </w:tcPrChange>
          </w:tcPr>
          <w:p w14:paraId="3A2F59FA" w14:textId="77777777" w:rsidR="00553462" w:rsidRPr="00575FF6" w:rsidRDefault="00553462" w:rsidP="00944897">
            <w:pPr>
              <w:rPr>
                <w:ins w:id="1908" w:author="Arnold Sandjaja" w:date="2013-05-17T16:10:00Z"/>
                <w:color w:val="auto"/>
              </w:rPr>
            </w:pPr>
            <w:ins w:id="1909" w:author="Arnold Sandjaja" w:date="2013-05-17T16:10:00Z">
              <w:r w:rsidRPr="00575FF6">
                <w:rPr>
                  <w:color w:val="auto"/>
                </w:rPr>
                <w:t>B.2</w:t>
              </w:r>
            </w:ins>
          </w:p>
        </w:tc>
        <w:tc>
          <w:tcPr>
            <w:tcW w:w="7513" w:type="dxa"/>
            <w:gridSpan w:val="2"/>
            <w:shd w:val="clear" w:color="auto" w:fill="auto"/>
            <w:vAlign w:val="bottom"/>
            <w:tcPrChange w:id="1910" w:author="Arnold Sandjaja" w:date="2013-06-30T09:43:00Z">
              <w:tcPr>
                <w:tcW w:w="7513" w:type="dxa"/>
                <w:gridSpan w:val="2"/>
                <w:shd w:val="clear" w:color="auto" w:fill="auto"/>
                <w:vAlign w:val="bottom"/>
              </w:tcPr>
            </w:tcPrChange>
          </w:tcPr>
          <w:p w14:paraId="459B9999" w14:textId="62D6EB17" w:rsidR="00553462" w:rsidRPr="00575FF6" w:rsidRDefault="00553462" w:rsidP="00AE3273">
            <w:pPr>
              <w:rPr>
                <w:ins w:id="1911" w:author="Arnold Sandjaja" w:date="2013-05-17T16:10:00Z"/>
                <w:rFonts w:eastAsia="Times New Roman" w:cs="Arial"/>
                <w:color w:val="auto"/>
              </w:rPr>
            </w:pPr>
            <w:ins w:id="1912" w:author="Arnold Sandjaja" w:date="2013-05-17T16:10:00Z">
              <w:r w:rsidRPr="00575FF6">
                <w:rPr>
                  <w:rFonts w:eastAsia="Times New Roman" w:cs="Arial"/>
                  <w:color w:val="auto"/>
                </w:rPr>
                <w:t>Impact of the design (masthead</w:t>
              </w:r>
            </w:ins>
            <w:ins w:id="1913" w:author="Arnold Sandjaja" w:date="2013-06-30T08:39:00Z">
              <w:r>
                <w:rPr>
                  <w:rFonts w:eastAsia="Times New Roman" w:cs="Arial"/>
                  <w:color w:val="auto"/>
                </w:rPr>
                <w:t xml:space="preserve">, </w:t>
              </w:r>
            </w:ins>
            <w:ins w:id="1914" w:author="Michel Bulon" w:date="2013-06-12T21:29:00Z">
              <w:del w:id="1915" w:author="Arnold Sandjaja" w:date="2013-06-30T09:31:00Z">
                <w:r w:rsidDel="001175BA">
                  <w:rPr>
                    <w:rFonts w:eastAsia="Times New Roman" w:cs="Arial"/>
                    <w:color w:val="auto"/>
                  </w:rPr>
                  <w:delText xml:space="preserve"> </w:delText>
                </w:r>
              </w:del>
            </w:ins>
            <w:ins w:id="1916" w:author="Arnold Sandjaja" w:date="2013-06-30T08:39:00Z">
              <w:r w:rsidRPr="00575FF6">
                <w:rPr>
                  <w:rFonts w:eastAsia="Times New Roman" w:cs="Arial"/>
                  <w:color w:val="auto"/>
                </w:rPr>
                <w:t>magazine</w:t>
              </w:r>
              <w:r>
                <w:rPr>
                  <w:rFonts w:eastAsia="Times New Roman" w:cs="Arial"/>
                  <w:color w:val="auto"/>
                </w:rPr>
                <w:t xml:space="preserve"> layout and usage of font</w:t>
              </w:r>
            </w:ins>
            <w:ins w:id="1917" w:author="Michel Bulon" w:date="2013-06-12T21:29:00Z">
              <w:del w:id="1918" w:author="Arnold Sandjaja" w:date="2013-06-30T08:39:00Z">
                <w:r w:rsidDel="00EB460E">
                  <w:rPr>
                    <w:rFonts w:eastAsia="Times New Roman" w:cs="Arial"/>
                    <w:color w:val="auto"/>
                  </w:rPr>
                  <w:delText>dieline</w:delText>
                </w:r>
              </w:del>
            </w:ins>
            <w:ins w:id="1919" w:author="Michel Bulon" w:date="2013-06-21T13:27:00Z">
              <w:del w:id="1920" w:author="Arnold Sandjaja" w:date="2013-06-30T08:39:00Z">
                <w:r w:rsidDel="00EB460E">
                  <w:rPr>
                    <w:rFonts w:eastAsia="Times New Roman" w:cs="Arial"/>
                    <w:color w:val="auto"/>
                  </w:rPr>
                  <w:delText xml:space="preserve"> </w:delText>
                </w:r>
              </w:del>
            </w:ins>
            <w:ins w:id="1921" w:author="Arnold Sandjaja" w:date="2013-05-17T16:10:00Z">
              <w:r w:rsidRPr="00575FF6">
                <w:rPr>
                  <w:rFonts w:eastAsia="Times New Roman" w:cs="Arial"/>
                  <w:color w:val="auto"/>
                </w:rPr>
                <w:t>)</w:t>
              </w:r>
            </w:ins>
          </w:p>
        </w:tc>
        <w:tc>
          <w:tcPr>
            <w:tcW w:w="1449" w:type="dxa"/>
            <w:gridSpan w:val="2"/>
            <w:shd w:val="clear" w:color="auto" w:fill="auto"/>
            <w:vAlign w:val="bottom"/>
            <w:tcPrChange w:id="1922" w:author="Arnold Sandjaja" w:date="2013-06-30T09:43:00Z">
              <w:tcPr>
                <w:tcW w:w="1449" w:type="dxa"/>
                <w:gridSpan w:val="2"/>
                <w:shd w:val="clear" w:color="auto" w:fill="auto"/>
              </w:tcPr>
            </w:tcPrChange>
          </w:tcPr>
          <w:p w14:paraId="7D604AE2" w14:textId="0EDDF32A" w:rsidR="00553462" w:rsidRPr="00575FF6" w:rsidRDefault="00553462" w:rsidP="00944897">
            <w:pPr>
              <w:rPr>
                <w:ins w:id="1923" w:author="Arnold Sandjaja" w:date="2013-05-17T16:10:00Z"/>
                <w:color w:val="auto"/>
              </w:rPr>
            </w:pPr>
            <w:ins w:id="1924" w:author="Arnold Sandjaja" w:date="2013-06-30T09:43:00Z">
              <w:r>
                <w:rPr>
                  <w:rFonts w:cs="Arial"/>
                </w:rPr>
                <w:t>1.00</w:t>
              </w:r>
            </w:ins>
          </w:p>
        </w:tc>
      </w:tr>
      <w:tr w:rsidR="00553462" w:rsidRPr="00575FF6" w14:paraId="31A616C6" w14:textId="77777777" w:rsidTr="00D615FB">
        <w:tblPrEx>
          <w:tblW w:w="9779" w:type="dxa"/>
          <w:tblLook w:val="06A0" w:firstRow="1" w:lastRow="0" w:firstColumn="1" w:lastColumn="0" w:noHBand="1" w:noVBand="1"/>
          <w:tblPrExChange w:id="1925" w:author="Arnold Sandjaja" w:date="2013-06-30T09:43:00Z">
            <w:tblPrEx>
              <w:tblW w:w="9779" w:type="dxa"/>
              <w:tblLook w:val="06A0" w:firstRow="1" w:lastRow="0" w:firstColumn="1" w:lastColumn="0" w:noHBand="1" w:noVBand="1"/>
            </w:tblPrEx>
          </w:tblPrExChange>
        </w:tblPrEx>
        <w:trPr>
          <w:ins w:id="1926" w:author="Arnold Sandjaja" w:date="2013-05-17T16:10:00Z"/>
        </w:trPr>
        <w:tc>
          <w:tcPr>
            <w:tcW w:w="817" w:type="dxa"/>
            <w:shd w:val="clear" w:color="auto" w:fill="auto"/>
            <w:tcPrChange w:id="1927" w:author="Arnold Sandjaja" w:date="2013-06-30T09:43:00Z">
              <w:tcPr>
                <w:tcW w:w="817" w:type="dxa"/>
                <w:shd w:val="clear" w:color="auto" w:fill="auto"/>
              </w:tcPr>
            </w:tcPrChange>
          </w:tcPr>
          <w:p w14:paraId="2EF00F42" w14:textId="77777777" w:rsidR="00553462" w:rsidRPr="00575FF6" w:rsidRDefault="00553462" w:rsidP="00944897">
            <w:pPr>
              <w:rPr>
                <w:ins w:id="1928" w:author="Arnold Sandjaja" w:date="2013-05-17T16:10:00Z"/>
                <w:color w:val="auto"/>
              </w:rPr>
            </w:pPr>
            <w:ins w:id="1929" w:author="Arnold Sandjaja" w:date="2013-05-17T16:10:00Z">
              <w:r w:rsidRPr="00575FF6">
                <w:rPr>
                  <w:color w:val="auto"/>
                </w:rPr>
                <w:t>B.3</w:t>
              </w:r>
            </w:ins>
          </w:p>
        </w:tc>
        <w:tc>
          <w:tcPr>
            <w:tcW w:w="7513" w:type="dxa"/>
            <w:gridSpan w:val="2"/>
            <w:shd w:val="clear" w:color="auto" w:fill="auto"/>
            <w:vAlign w:val="bottom"/>
            <w:tcPrChange w:id="1930" w:author="Arnold Sandjaja" w:date="2013-06-30T09:43:00Z">
              <w:tcPr>
                <w:tcW w:w="7513" w:type="dxa"/>
                <w:gridSpan w:val="2"/>
                <w:shd w:val="clear" w:color="auto" w:fill="auto"/>
                <w:vAlign w:val="bottom"/>
              </w:tcPr>
            </w:tcPrChange>
          </w:tcPr>
          <w:p w14:paraId="4A861A56" w14:textId="77777777" w:rsidR="00553462" w:rsidRPr="00575FF6" w:rsidRDefault="00553462" w:rsidP="00944897">
            <w:pPr>
              <w:rPr>
                <w:ins w:id="1931" w:author="Arnold Sandjaja" w:date="2013-05-17T16:10:00Z"/>
                <w:rFonts w:eastAsia="Times New Roman" w:cs="Arial"/>
                <w:color w:val="auto"/>
              </w:rPr>
            </w:pPr>
            <w:ins w:id="1932" w:author="Arnold Sandjaja" w:date="2013-05-17T16:10:00Z">
              <w:r w:rsidRPr="00575FF6">
                <w:rPr>
                  <w:rFonts w:eastAsia="Times New Roman" w:cs="Arial"/>
                  <w:color w:val="auto"/>
                </w:rPr>
                <w:t>Quality of the typography for the masthead</w:t>
              </w:r>
            </w:ins>
          </w:p>
        </w:tc>
        <w:tc>
          <w:tcPr>
            <w:tcW w:w="1449" w:type="dxa"/>
            <w:gridSpan w:val="2"/>
            <w:shd w:val="clear" w:color="auto" w:fill="auto"/>
            <w:vAlign w:val="bottom"/>
            <w:tcPrChange w:id="1933" w:author="Arnold Sandjaja" w:date="2013-06-30T09:43:00Z">
              <w:tcPr>
                <w:tcW w:w="1449" w:type="dxa"/>
                <w:gridSpan w:val="2"/>
                <w:shd w:val="clear" w:color="auto" w:fill="auto"/>
              </w:tcPr>
            </w:tcPrChange>
          </w:tcPr>
          <w:p w14:paraId="15AD3A66" w14:textId="73C643EF" w:rsidR="00553462" w:rsidRPr="00575FF6" w:rsidRDefault="00553462" w:rsidP="00944897">
            <w:pPr>
              <w:rPr>
                <w:ins w:id="1934" w:author="Arnold Sandjaja" w:date="2013-05-17T16:10:00Z"/>
                <w:color w:val="auto"/>
              </w:rPr>
            </w:pPr>
            <w:ins w:id="1935" w:author="Arnold Sandjaja" w:date="2013-06-30T09:43:00Z">
              <w:r>
                <w:rPr>
                  <w:rFonts w:cs="Arial"/>
                </w:rPr>
                <w:t>1.00</w:t>
              </w:r>
            </w:ins>
          </w:p>
        </w:tc>
      </w:tr>
      <w:tr w:rsidR="00553462" w:rsidRPr="00575FF6" w14:paraId="26DB6E52" w14:textId="77777777" w:rsidTr="00D615FB">
        <w:tblPrEx>
          <w:tblW w:w="9779" w:type="dxa"/>
          <w:tblLook w:val="06A0" w:firstRow="1" w:lastRow="0" w:firstColumn="1" w:lastColumn="0" w:noHBand="1" w:noVBand="1"/>
          <w:tblPrExChange w:id="1936" w:author="Arnold Sandjaja" w:date="2013-06-30T09:43:00Z">
            <w:tblPrEx>
              <w:tblW w:w="9779" w:type="dxa"/>
              <w:tblLook w:val="06A0" w:firstRow="1" w:lastRow="0" w:firstColumn="1" w:lastColumn="0" w:noHBand="1" w:noVBand="1"/>
            </w:tblPrEx>
          </w:tblPrExChange>
        </w:tblPrEx>
        <w:trPr>
          <w:ins w:id="1937" w:author="Arnold Sandjaja" w:date="2013-05-17T16:10:00Z"/>
        </w:trPr>
        <w:tc>
          <w:tcPr>
            <w:tcW w:w="817" w:type="dxa"/>
            <w:shd w:val="clear" w:color="auto" w:fill="auto"/>
            <w:tcPrChange w:id="1938" w:author="Arnold Sandjaja" w:date="2013-06-30T09:43:00Z">
              <w:tcPr>
                <w:tcW w:w="817" w:type="dxa"/>
                <w:shd w:val="clear" w:color="auto" w:fill="auto"/>
              </w:tcPr>
            </w:tcPrChange>
          </w:tcPr>
          <w:p w14:paraId="4BC47ADA" w14:textId="77777777" w:rsidR="00553462" w:rsidRPr="00575FF6" w:rsidRDefault="00553462" w:rsidP="00944897">
            <w:pPr>
              <w:rPr>
                <w:ins w:id="1939" w:author="Arnold Sandjaja" w:date="2013-05-17T16:10:00Z"/>
                <w:color w:val="auto"/>
              </w:rPr>
            </w:pPr>
            <w:ins w:id="1940" w:author="Arnold Sandjaja" w:date="2013-05-17T16:10:00Z">
              <w:r w:rsidRPr="00575FF6">
                <w:rPr>
                  <w:color w:val="auto"/>
                </w:rPr>
                <w:t xml:space="preserve">B.4 </w:t>
              </w:r>
            </w:ins>
          </w:p>
        </w:tc>
        <w:tc>
          <w:tcPr>
            <w:tcW w:w="7513" w:type="dxa"/>
            <w:gridSpan w:val="2"/>
            <w:shd w:val="clear" w:color="auto" w:fill="auto"/>
            <w:vAlign w:val="bottom"/>
            <w:tcPrChange w:id="1941" w:author="Arnold Sandjaja" w:date="2013-06-30T09:43:00Z">
              <w:tcPr>
                <w:tcW w:w="7513" w:type="dxa"/>
                <w:gridSpan w:val="2"/>
                <w:shd w:val="clear" w:color="auto" w:fill="auto"/>
                <w:vAlign w:val="bottom"/>
              </w:tcPr>
            </w:tcPrChange>
          </w:tcPr>
          <w:p w14:paraId="4BA9DDA1" w14:textId="77777777" w:rsidR="00553462" w:rsidRPr="00575FF6" w:rsidRDefault="00553462" w:rsidP="00944897">
            <w:pPr>
              <w:rPr>
                <w:ins w:id="1942" w:author="Arnold Sandjaja" w:date="2013-05-17T16:10:00Z"/>
                <w:rFonts w:eastAsia="Times New Roman" w:cs="Arial"/>
                <w:color w:val="auto"/>
              </w:rPr>
            </w:pPr>
            <w:ins w:id="1943" w:author="Arnold Sandjaja" w:date="2013-05-17T16:10:00Z">
              <w:r w:rsidRPr="00575FF6">
                <w:rPr>
                  <w:rFonts w:eastAsia="Times New Roman" w:cs="Arial"/>
                  <w:color w:val="auto"/>
                </w:rPr>
                <w:t>Quality of the typography for the magazine</w:t>
              </w:r>
            </w:ins>
          </w:p>
        </w:tc>
        <w:tc>
          <w:tcPr>
            <w:tcW w:w="1449" w:type="dxa"/>
            <w:gridSpan w:val="2"/>
            <w:shd w:val="clear" w:color="auto" w:fill="auto"/>
            <w:vAlign w:val="bottom"/>
            <w:tcPrChange w:id="1944" w:author="Arnold Sandjaja" w:date="2013-06-30T09:43:00Z">
              <w:tcPr>
                <w:tcW w:w="1449" w:type="dxa"/>
                <w:gridSpan w:val="2"/>
                <w:shd w:val="clear" w:color="auto" w:fill="auto"/>
              </w:tcPr>
            </w:tcPrChange>
          </w:tcPr>
          <w:p w14:paraId="4EA83A8F" w14:textId="18291213" w:rsidR="00553462" w:rsidRPr="00575FF6" w:rsidRDefault="00553462" w:rsidP="00944897">
            <w:pPr>
              <w:rPr>
                <w:ins w:id="1945" w:author="Arnold Sandjaja" w:date="2013-05-17T16:10:00Z"/>
                <w:color w:val="auto"/>
              </w:rPr>
            </w:pPr>
            <w:ins w:id="1946" w:author="Arnold Sandjaja" w:date="2013-06-30T09:43:00Z">
              <w:r>
                <w:rPr>
                  <w:rFonts w:cs="Arial"/>
                </w:rPr>
                <w:t>2.00</w:t>
              </w:r>
            </w:ins>
          </w:p>
        </w:tc>
      </w:tr>
      <w:tr w:rsidR="00553462" w:rsidRPr="00575FF6" w14:paraId="40EF65B8" w14:textId="77777777" w:rsidTr="00D615FB">
        <w:tblPrEx>
          <w:tblW w:w="9779" w:type="dxa"/>
          <w:tblLook w:val="06A0" w:firstRow="1" w:lastRow="0" w:firstColumn="1" w:lastColumn="0" w:noHBand="1" w:noVBand="1"/>
          <w:tblPrExChange w:id="1947" w:author="Arnold Sandjaja" w:date="2013-06-30T09:43:00Z">
            <w:tblPrEx>
              <w:tblW w:w="9779" w:type="dxa"/>
              <w:tblLook w:val="06A0" w:firstRow="1" w:lastRow="0" w:firstColumn="1" w:lastColumn="0" w:noHBand="1" w:noVBand="1"/>
            </w:tblPrEx>
          </w:tblPrExChange>
        </w:tblPrEx>
        <w:trPr>
          <w:ins w:id="1948" w:author="Arnold Sandjaja" w:date="2013-05-17T16:10:00Z"/>
        </w:trPr>
        <w:tc>
          <w:tcPr>
            <w:tcW w:w="817" w:type="dxa"/>
            <w:shd w:val="clear" w:color="auto" w:fill="auto"/>
            <w:tcPrChange w:id="1949" w:author="Arnold Sandjaja" w:date="2013-06-30T09:43:00Z">
              <w:tcPr>
                <w:tcW w:w="817" w:type="dxa"/>
                <w:shd w:val="clear" w:color="auto" w:fill="auto"/>
              </w:tcPr>
            </w:tcPrChange>
          </w:tcPr>
          <w:p w14:paraId="4B24089E" w14:textId="77777777" w:rsidR="00553462" w:rsidRPr="00575FF6" w:rsidRDefault="00553462" w:rsidP="00944897">
            <w:pPr>
              <w:rPr>
                <w:ins w:id="1950" w:author="Arnold Sandjaja" w:date="2013-05-17T16:10:00Z"/>
                <w:color w:val="auto"/>
              </w:rPr>
            </w:pPr>
            <w:ins w:id="1951" w:author="Arnold Sandjaja" w:date="2013-05-17T16:10:00Z">
              <w:r w:rsidRPr="00575FF6">
                <w:rPr>
                  <w:color w:val="auto"/>
                </w:rPr>
                <w:t>B.5</w:t>
              </w:r>
            </w:ins>
          </w:p>
        </w:tc>
        <w:tc>
          <w:tcPr>
            <w:tcW w:w="7513" w:type="dxa"/>
            <w:gridSpan w:val="2"/>
            <w:shd w:val="clear" w:color="auto" w:fill="auto"/>
            <w:vAlign w:val="bottom"/>
            <w:tcPrChange w:id="1952" w:author="Arnold Sandjaja" w:date="2013-06-30T09:43:00Z">
              <w:tcPr>
                <w:tcW w:w="7513" w:type="dxa"/>
                <w:gridSpan w:val="2"/>
                <w:shd w:val="clear" w:color="auto" w:fill="auto"/>
                <w:vAlign w:val="bottom"/>
              </w:tcPr>
            </w:tcPrChange>
          </w:tcPr>
          <w:p w14:paraId="406B8484" w14:textId="77777777" w:rsidR="00553462" w:rsidRPr="00575FF6" w:rsidRDefault="00553462" w:rsidP="00944897">
            <w:pPr>
              <w:rPr>
                <w:ins w:id="1953" w:author="Arnold Sandjaja" w:date="2013-05-17T16:10:00Z"/>
                <w:rFonts w:eastAsia="Times New Roman" w:cs="Arial"/>
                <w:color w:val="auto"/>
              </w:rPr>
            </w:pPr>
            <w:ins w:id="1954" w:author="Arnold Sandjaja" w:date="2013-05-17T16:10:00Z">
              <w:r w:rsidRPr="00575FF6">
                <w:rPr>
                  <w:rFonts w:eastAsia="Times New Roman" w:cs="Arial"/>
                  <w:color w:val="auto"/>
                </w:rPr>
                <w:t>Quality of the colours for the masthead</w:t>
              </w:r>
            </w:ins>
          </w:p>
        </w:tc>
        <w:tc>
          <w:tcPr>
            <w:tcW w:w="1449" w:type="dxa"/>
            <w:gridSpan w:val="2"/>
            <w:shd w:val="clear" w:color="auto" w:fill="auto"/>
            <w:vAlign w:val="bottom"/>
            <w:tcPrChange w:id="1955" w:author="Arnold Sandjaja" w:date="2013-06-30T09:43:00Z">
              <w:tcPr>
                <w:tcW w:w="1449" w:type="dxa"/>
                <w:gridSpan w:val="2"/>
                <w:shd w:val="clear" w:color="auto" w:fill="auto"/>
              </w:tcPr>
            </w:tcPrChange>
          </w:tcPr>
          <w:p w14:paraId="77C7A41A" w14:textId="7AA72C41" w:rsidR="00553462" w:rsidRPr="00575FF6" w:rsidRDefault="00553462" w:rsidP="00944897">
            <w:pPr>
              <w:rPr>
                <w:ins w:id="1956" w:author="Arnold Sandjaja" w:date="2013-05-17T16:10:00Z"/>
                <w:color w:val="auto"/>
              </w:rPr>
            </w:pPr>
            <w:ins w:id="1957" w:author="Arnold Sandjaja" w:date="2013-06-30T09:43:00Z">
              <w:r>
                <w:rPr>
                  <w:rFonts w:cs="Arial"/>
                </w:rPr>
                <w:t>0.75</w:t>
              </w:r>
            </w:ins>
          </w:p>
        </w:tc>
      </w:tr>
      <w:tr w:rsidR="00553462" w:rsidRPr="00575FF6" w14:paraId="35B4F146" w14:textId="77777777" w:rsidTr="00D615FB">
        <w:tblPrEx>
          <w:tblW w:w="9779" w:type="dxa"/>
          <w:tblLook w:val="06A0" w:firstRow="1" w:lastRow="0" w:firstColumn="1" w:lastColumn="0" w:noHBand="1" w:noVBand="1"/>
          <w:tblPrExChange w:id="1958" w:author="Arnold Sandjaja" w:date="2013-06-30T09:43:00Z">
            <w:tblPrEx>
              <w:tblW w:w="9779" w:type="dxa"/>
              <w:tblLook w:val="06A0" w:firstRow="1" w:lastRow="0" w:firstColumn="1" w:lastColumn="0" w:noHBand="1" w:noVBand="1"/>
            </w:tblPrEx>
          </w:tblPrExChange>
        </w:tblPrEx>
        <w:trPr>
          <w:ins w:id="1959" w:author="Arnold Sandjaja" w:date="2013-05-17T16:10:00Z"/>
        </w:trPr>
        <w:tc>
          <w:tcPr>
            <w:tcW w:w="817" w:type="dxa"/>
            <w:shd w:val="clear" w:color="auto" w:fill="auto"/>
            <w:tcPrChange w:id="1960" w:author="Arnold Sandjaja" w:date="2013-06-30T09:43:00Z">
              <w:tcPr>
                <w:tcW w:w="817" w:type="dxa"/>
                <w:shd w:val="clear" w:color="auto" w:fill="auto"/>
              </w:tcPr>
            </w:tcPrChange>
          </w:tcPr>
          <w:p w14:paraId="3B1E0974" w14:textId="77777777" w:rsidR="00553462" w:rsidRPr="00575FF6" w:rsidRDefault="00553462" w:rsidP="00944897">
            <w:pPr>
              <w:rPr>
                <w:ins w:id="1961" w:author="Arnold Sandjaja" w:date="2013-05-17T16:10:00Z"/>
                <w:color w:val="auto"/>
              </w:rPr>
            </w:pPr>
            <w:ins w:id="1962" w:author="Arnold Sandjaja" w:date="2013-05-17T16:10:00Z">
              <w:r w:rsidRPr="00575FF6">
                <w:rPr>
                  <w:color w:val="auto"/>
                </w:rPr>
                <w:t>B.6</w:t>
              </w:r>
            </w:ins>
          </w:p>
        </w:tc>
        <w:tc>
          <w:tcPr>
            <w:tcW w:w="7513" w:type="dxa"/>
            <w:gridSpan w:val="2"/>
            <w:shd w:val="clear" w:color="auto" w:fill="auto"/>
            <w:vAlign w:val="bottom"/>
            <w:tcPrChange w:id="1963" w:author="Arnold Sandjaja" w:date="2013-06-30T09:43:00Z">
              <w:tcPr>
                <w:tcW w:w="7513" w:type="dxa"/>
                <w:gridSpan w:val="2"/>
                <w:shd w:val="clear" w:color="auto" w:fill="auto"/>
                <w:vAlign w:val="bottom"/>
              </w:tcPr>
            </w:tcPrChange>
          </w:tcPr>
          <w:p w14:paraId="0A5D772B" w14:textId="77777777" w:rsidR="00553462" w:rsidRPr="00575FF6" w:rsidRDefault="00553462" w:rsidP="00944897">
            <w:pPr>
              <w:rPr>
                <w:ins w:id="1964" w:author="Arnold Sandjaja" w:date="2013-05-17T16:10:00Z"/>
                <w:rFonts w:eastAsia="Times New Roman" w:cs="Arial"/>
                <w:color w:val="auto"/>
              </w:rPr>
            </w:pPr>
            <w:ins w:id="1965" w:author="Arnold Sandjaja" w:date="2013-05-17T16:10:00Z">
              <w:r w:rsidRPr="00575FF6">
                <w:rPr>
                  <w:rFonts w:eastAsia="Times New Roman" w:cs="Arial"/>
                  <w:color w:val="auto"/>
                </w:rPr>
                <w:t>Quality of the colours for the magazine</w:t>
              </w:r>
            </w:ins>
          </w:p>
        </w:tc>
        <w:tc>
          <w:tcPr>
            <w:tcW w:w="1449" w:type="dxa"/>
            <w:gridSpan w:val="2"/>
            <w:shd w:val="clear" w:color="auto" w:fill="auto"/>
            <w:vAlign w:val="bottom"/>
            <w:tcPrChange w:id="1966" w:author="Arnold Sandjaja" w:date="2013-06-30T09:43:00Z">
              <w:tcPr>
                <w:tcW w:w="1449" w:type="dxa"/>
                <w:gridSpan w:val="2"/>
                <w:shd w:val="clear" w:color="auto" w:fill="auto"/>
              </w:tcPr>
            </w:tcPrChange>
          </w:tcPr>
          <w:p w14:paraId="3EB15FCC" w14:textId="7A59B325" w:rsidR="00553462" w:rsidRPr="00575FF6" w:rsidRDefault="00553462" w:rsidP="00944897">
            <w:pPr>
              <w:rPr>
                <w:ins w:id="1967" w:author="Arnold Sandjaja" w:date="2013-05-17T16:10:00Z"/>
                <w:color w:val="auto"/>
              </w:rPr>
            </w:pPr>
            <w:ins w:id="1968" w:author="Arnold Sandjaja" w:date="2013-06-30T09:43:00Z">
              <w:r>
                <w:rPr>
                  <w:rFonts w:cs="Arial"/>
                </w:rPr>
                <w:t>1.25</w:t>
              </w:r>
            </w:ins>
          </w:p>
        </w:tc>
      </w:tr>
      <w:tr w:rsidR="00553462" w:rsidRPr="00575FF6" w14:paraId="32893C99" w14:textId="77777777" w:rsidTr="00D615FB">
        <w:tblPrEx>
          <w:tblW w:w="9779" w:type="dxa"/>
          <w:tblLook w:val="06A0" w:firstRow="1" w:lastRow="0" w:firstColumn="1" w:lastColumn="0" w:noHBand="1" w:noVBand="1"/>
          <w:tblPrExChange w:id="1969" w:author="Arnold Sandjaja" w:date="2013-06-30T09:43:00Z">
            <w:tblPrEx>
              <w:tblW w:w="9779" w:type="dxa"/>
              <w:tblLook w:val="06A0" w:firstRow="1" w:lastRow="0" w:firstColumn="1" w:lastColumn="0" w:noHBand="1" w:noVBand="1"/>
            </w:tblPrEx>
          </w:tblPrExChange>
        </w:tblPrEx>
        <w:trPr>
          <w:ins w:id="1970" w:author="Arnold Sandjaja" w:date="2013-05-17T16:10:00Z"/>
        </w:trPr>
        <w:tc>
          <w:tcPr>
            <w:tcW w:w="817" w:type="dxa"/>
            <w:shd w:val="clear" w:color="auto" w:fill="auto"/>
            <w:tcPrChange w:id="1971" w:author="Arnold Sandjaja" w:date="2013-06-30T09:43:00Z">
              <w:tcPr>
                <w:tcW w:w="817" w:type="dxa"/>
                <w:shd w:val="clear" w:color="auto" w:fill="auto"/>
              </w:tcPr>
            </w:tcPrChange>
          </w:tcPr>
          <w:p w14:paraId="7998CDF0" w14:textId="77777777" w:rsidR="00553462" w:rsidRPr="00575FF6" w:rsidRDefault="00553462" w:rsidP="00944897">
            <w:pPr>
              <w:rPr>
                <w:ins w:id="1972" w:author="Arnold Sandjaja" w:date="2013-05-17T16:10:00Z"/>
                <w:color w:val="auto"/>
              </w:rPr>
            </w:pPr>
            <w:ins w:id="1973" w:author="Arnold Sandjaja" w:date="2013-05-17T16:10:00Z">
              <w:r w:rsidRPr="00575FF6">
                <w:rPr>
                  <w:color w:val="auto"/>
                </w:rPr>
                <w:t>B.7</w:t>
              </w:r>
            </w:ins>
          </w:p>
        </w:tc>
        <w:tc>
          <w:tcPr>
            <w:tcW w:w="7513" w:type="dxa"/>
            <w:gridSpan w:val="2"/>
            <w:shd w:val="clear" w:color="auto" w:fill="auto"/>
            <w:vAlign w:val="bottom"/>
            <w:tcPrChange w:id="1974" w:author="Arnold Sandjaja" w:date="2013-06-30T09:43:00Z">
              <w:tcPr>
                <w:tcW w:w="7513" w:type="dxa"/>
                <w:gridSpan w:val="2"/>
                <w:shd w:val="clear" w:color="auto" w:fill="auto"/>
                <w:vAlign w:val="bottom"/>
              </w:tcPr>
            </w:tcPrChange>
          </w:tcPr>
          <w:p w14:paraId="76216346" w14:textId="77777777" w:rsidR="00553462" w:rsidRPr="00575FF6" w:rsidRDefault="00553462" w:rsidP="00944897">
            <w:pPr>
              <w:rPr>
                <w:ins w:id="1975" w:author="Arnold Sandjaja" w:date="2013-05-17T16:10:00Z"/>
                <w:rFonts w:eastAsia="Times New Roman" w:cs="Arial"/>
                <w:color w:val="auto"/>
              </w:rPr>
            </w:pPr>
            <w:ins w:id="1976" w:author="Arnold Sandjaja" w:date="2013-05-17T16:10:00Z">
              <w:r w:rsidRPr="00575FF6">
                <w:rPr>
                  <w:rFonts w:eastAsia="Times New Roman" w:cs="Arial"/>
                  <w:color w:val="auto"/>
                </w:rPr>
                <w:t>Quality of the design &amp; originality of other elements (choice of page size &amp; master page elements)</w:t>
              </w:r>
            </w:ins>
          </w:p>
        </w:tc>
        <w:tc>
          <w:tcPr>
            <w:tcW w:w="1449" w:type="dxa"/>
            <w:gridSpan w:val="2"/>
            <w:shd w:val="clear" w:color="auto" w:fill="auto"/>
            <w:vAlign w:val="bottom"/>
            <w:tcPrChange w:id="1977" w:author="Arnold Sandjaja" w:date="2013-06-30T09:43:00Z">
              <w:tcPr>
                <w:tcW w:w="1449" w:type="dxa"/>
                <w:gridSpan w:val="2"/>
                <w:shd w:val="clear" w:color="auto" w:fill="auto"/>
              </w:tcPr>
            </w:tcPrChange>
          </w:tcPr>
          <w:p w14:paraId="79EA74A1" w14:textId="5E3A8442" w:rsidR="00553462" w:rsidRPr="00575FF6" w:rsidRDefault="00553462" w:rsidP="00944897">
            <w:pPr>
              <w:rPr>
                <w:ins w:id="1978" w:author="Arnold Sandjaja" w:date="2013-05-17T16:10:00Z"/>
                <w:color w:val="auto"/>
              </w:rPr>
            </w:pPr>
            <w:ins w:id="1979" w:author="Arnold Sandjaja" w:date="2013-06-30T09:43:00Z">
              <w:r>
                <w:rPr>
                  <w:rFonts w:cs="Arial"/>
                </w:rPr>
                <w:t>0.50</w:t>
              </w:r>
            </w:ins>
          </w:p>
        </w:tc>
      </w:tr>
      <w:tr w:rsidR="00553462" w:rsidRPr="00575FF6" w14:paraId="5B1A0E8D" w14:textId="77777777" w:rsidTr="00D615FB">
        <w:tblPrEx>
          <w:tblW w:w="9779" w:type="dxa"/>
          <w:tblLook w:val="06A0" w:firstRow="1" w:lastRow="0" w:firstColumn="1" w:lastColumn="0" w:noHBand="1" w:noVBand="1"/>
          <w:tblPrExChange w:id="1980" w:author="Arnold Sandjaja" w:date="2013-06-30T09:43:00Z">
            <w:tblPrEx>
              <w:tblW w:w="9779" w:type="dxa"/>
              <w:tblLook w:val="06A0" w:firstRow="1" w:lastRow="0" w:firstColumn="1" w:lastColumn="0" w:noHBand="1" w:noVBand="1"/>
            </w:tblPrEx>
          </w:tblPrExChange>
        </w:tblPrEx>
        <w:trPr>
          <w:ins w:id="1981" w:author="Arnold Sandjaja" w:date="2013-05-17T16:10:00Z"/>
        </w:trPr>
        <w:tc>
          <w:tcPr>
            <w:tcW w:w="817" w:type="dxa"/>
            <w:shd w:val="clear" w:color="auto" w:fill="auto"/>
            <w:tcPrChange w:id="1982" w:author="Arnold Sandjaja" w:date="2013-06-30T09:43:00Z">
              <w:tcPr>
                <w:tcW w:w="817" w:type="dxa"/>
                <w:shd w:val="clear" w:color="auto" w:fill="auto"/>
              </w:tcPr>
            </w:tcPrChange>
          </w:tcPr>
          <w:p w14:paraId="55E69A04" w14:textId="77777777" w:rsidR="00553462" w:rsidRPr="00575FF6" w:rsidRDefault="00553462" w:rsidP="00944897">
            <w:pPr>
              <w:rPr>
                <w:ins w:id="1983" w:author="Arnold Sandjaja" w:date="2013-05-17T16:10:00Z"/>
                <w:color w:val="auto"/>
              </w:rPr>
            </w:pPr>
            <w:ins w:id="1984" w:author="Arnold Sandjaja" w:date="2013-05-17T16:10:00Z">
              <w:r w:rsidRPr="00575FF6">
                <w:rPr>
                  <w:color w:val="auto"/>
                </w:rPr>
                <w:t>B.8</w:t>
              </w:r>
            </w:ins>
          </w:p>
        </w:tc>
        <w:tc>
          <w:tcPr>
            <w:tcW w:w="7513" w:type="dxa"/>
            <w:gridSpan w:val="2"/>
            <w:shd w:val="clear" w:color="auto" w:fill="auto"/>
            <w:vAlign w:val="bottom"/>
            <w:tcPrChange w:id="1985" w:author="Arnold Sandjaja" w:date="2013-06-30T09:43:00Z">
              <w:tcPr>
                <w:tcW w:w="7513" w:type="dxa"/>
                <w:gridSpan w:val="2"/>
                <w:shd w:val="clear" w:color="auto" w:fill="auto"/>
                <w:vAlign w:val="bottom"/>
              </w:tcPr>
            </w:tcPrChange>
          </w:tcPr>
          <w:p w14:paraId="0AAF5C87" w14:textId="77777777" w:rsidR="00553462" w:rsidRPr="00575FF6" w:rsidRDefault="00553462" w:rsidP="00944897">
            <w:pPr>
              <w:rPr>
                <w:ins w:id="1986" w:author="Arnold Sandjaja" w:date="2013-05-17T16:10:00Z"/>
                <w:rFonts w:eastAsia="Times New Roman" w:cs="Arial"/>
                <w:color w:val="auto"/>
              </w:rPr>
            </w:pPr>
            <w:ins w:id="1987" w:author="Michel Bulon" w:date="2013-06-21T13:26:00Z">
              <w:r w:rsidRPr="00575FF6">
                <w:rPr>
                  <w:rFonts w:eastAsia="Times New Roman" w:cs="Arial"/>
                  <w:color w:val="auto"/>
                </w:rPr>
                <w:t xml:space="preserve">Quality of the </w:t>
              </w:r>
              <w:r>
                <w:rPr>
                  <w:rFonts w:eastAsia="Times New Roman" w:cs="Arial"/>
                  <w:color w:val="auto"/>
                </w:rPr>
                <w:t>infographic</w:t>
              </w:r>
              <w:r w:rsidRPr="00575FF6">
                <w:rPr>
                  <w:rFonts w:eastAsia="Times New Roman" w:cs="Arial"/>
                  <w:color w:val="auto"/>
                </w:rPr>
                <w:t xml:space="preserve"> (magazine</w:t>
              </w:r>
              <w:r>
                <w:rPr>
                  <w:rFonts w:eastAsia="Times New Roman" w:cs="Arial"/>
                  <w:color w:val="auto"/>
                </w:rPr>
                <w:t xml:space="preserve"> page </w:t>
              </w:r>
            </w:ins>
            <w:ins w:id="1988" w:author="Arnold Sandjaja" w:date="2013-06-29T14:32:00Z">
              <w:r>
                <w:rPr>
                  <w:rFonts w:eastAsia="Times New Roman" w:cs="Arial"/>
                  <w:color w:val="auto"/>
                </w:rPr>
                <w:t xml:space="preserve">8 or </w:t>
              </w:r>
            </w:ins>
            <w:ins w:id="1989" w:author="Michel Bulon" w:date="2013-06-21T13:26:00Z">
              <w:r>
                <w:rPr>
                  <w:rFonts w:eastAsia="Times New Roman" w:cs="Arial"/>
                  <w:color w:val="auto"/>
                </w:rPr>
                <w:t>9</w:t>
              </w:r>
              <w:r w:rsidRPr="00575FF6">
                <w:rPr>
                  <w:rFonts w:eastAsia="Times New Roman" w:cs="Arial"/>
                  <w:color w:val="auto"/>
                </w:rPr>
                <w:t>)</w:t>
              </w:r>
            </w:ins>
            <w:ins w:id="1990" w:author="Arnold Sandjaja" w:date="2013-05-17T16:10:00Z">
              <w:del w:id="1991" w:author="Michel Bulon" w:date="2013-06-21T13:26:00Z">
                <w:r w:rsidRPr="00575FF6" w:rsidDel="0095525C">
                  <w:rPr>
                    <w:rFonts w:eastAsia="Times New Roman" w:cs="Arial"/>
                    <w:color w:val="auto"/>
                  </w:rPr>
                  <w:delText>Quality of the mounted presentation (masthead and magazine)</w:delText>
                </w:r>
              </w:del>
            </w:ins>
          </w:p>
        </w:tc>
        <w:tc>
          <w:tcPr>
            <w:tcW w:w="1449" w:type="dxa"/>
            <w:gridSpan w:val="2"/>
            <w:shd w:val="clear" w:color="auto" w:fill="auto"/>
            <w:vAlign w:val="bottom"/>
            <w:tcPrChange w:id="1992" w:author="Arnold Sandjaja" w:date="2013-06-30T09:43:00Z">
              <w:tcPr>
                <w:tcW w:w="1449" w:type="dxa"/>
                <w:gridSpan w:val="2"/>
                <w:shd w:val="clear" w:color="auto" w:fill="auto"/>
              </w:tcPr>
            </w:tcPrChange>
          </w:tcPr>
          <w:p w14:paraId="047D6F0E" w14:textId="05F0AE86" w:rsidR="00553462" w:rsidRPr="00575FF6" w:rsidRDefault="00553462" w:rsidP="00944897">
            <w:pPr>
              <w:rPr>
                <w:ins w:id="1993" w:author="Arnold Sandjaja" w:date="2013-05-17T16:10:00Z"/>
                <w:color w:val="auto"/>
              </w:rPr>
            </w:pPr>
            <w:ins w:id="1994" w:author="Arnold Sandjaja" w:date="2013-06-30T09:43:00Z">
              <w:r>
                <w:rPr>
                  <w:rFonts w:cs="Arial"/>
                </w:rPr>
                <w:t>0.50</w:t>
              </w:r>
            </w:ins>
          </w:p>
        </w:tc>
      </w:tr>
      <w:tr w:rsidR="00575FF6" w:rsidRPr="00575FF6" w14:paraId="5CBC0A7F" w14:textId="77777777" w:rsidTr="00575FF6">
        <w:trPr>
          <w:ins w:id="1995" w:author="Arnold Sandjaja" w:date="2013-05-17T16:10:00Z"/>
        </w:trPr>
        <w:tc>
          <w:tcPr>
            <w:tcW w:w="817" w:type="dxa"/>
            <w:shd w:val="clear" w:color="auto" w:fill="auto"/>
          </w:tcPr>
          <w:p w14:paraId="38FFFB5E" w14:textId="3A2962CC" w:rsidR="00575FF6" w:rsidRPr="003B3AF9" w:rsidRDefault="00DC7D32" w:rsidP="00944897">
            <w:pPr>
              <w:rPr>
                <w:ins w:id="1996" w:author="Lin Miirabai" w:date="2013-07-01T15:18:00Z"/>
                <w:color w:val="0000FF"/>
                <w:rPrChange w:id="1997" w:author="Lin Miirabai" w:date="2013-07-01T15:24:00Z">
                  <w:rPr>
                    <w:ins w:id="1998" w:author="Lin Miirabai" w:date="2013-07-01T15:18:00Z"/>
                    <w:color w:val="auto"/>
                  </w:rPr>
                </w:rPrChange>
              </w:rPr>
            </w:pPr>
            <w:ins w:id="1999" w:author="Lin Miirabai" w:date="2013-07-01T15:18:00Z">
              <w:r w:rsidRPr="003B3AF9">
                <w:rPr>
                  <w:color w:val="0000FF"/>
                  <w:rPrChange w:id="2000" w:author="Lin Miirabai" w:date="2013-07-01T15:24:00Z">
                    <w:rPr>
                      <w:b/>
                      <w:color w:val="auto"/>
                    </w:rPr>
                  </w:rPrChange>
                </w:rPr>
                <w:t>B.1</w:t>
              </w:r>
            </w:ins>
          </w:p>
          <w:p w14:paraId="7478F053" w14:textId="77777777" w:rsidR="00DC7D32" w:rsidRPr="003B3AF9" w:rsidRDefault="00DC7D32" w:rsidP="00944897">
            <w:pPr>
              <w:rPr>
                <w:ins w:id="2001" w:author="Lin Miirabai" w:date="2013-07-01T15:18:00Z"/>
                <w:color w:val="0000FF"/>
                <w:rPrChange w:id="2002" w:author="Lin Miirabai" w:date="2013-07-01T15:24:00Z">
                  <w:rPr>
                    <w:ins w:id="2003" w:author="Lin Miirabai" w:date="2013-07-01T15:18:00Z"/>
                    <w:color w:val="auto"/>
                  </w:rPr>
                </w:rPrChange>
              </w:rPr>
            </w:pPr>
            <w:ins w:id="2004" w:author="Lin Miirabai" w:date="2013-07-01T15:18:00Z">
              <w:r w:rsidRPr="003B3AF9">
                <w:rPr>
                  <w:color w:val="0000FF"/>
                  <w:rPrChange w:id="2005" w:author="Lin Miirabai" w:date="2013-07-01T15:24:00Z">
                    <w:rPr>
                      <w:color w:val="auto"/>
                    </w:rPr>
                  </w:rPrChange>
                </w:rPr>
                <w:t>B.2</w:t>
              </w:r>
            </w:ins>
          </w:p>
          <w:p w14:paraId="01B5C781" w14:textId="77777777" w:rsidR="00DC7D32" w:rsidRPr="003B3AF9" w:rsidRDefault="00DC7D32" w:rsidP="00944897">
            <w:pPr>
              <w:rPr>
                <w:ins w:id="2006" w:author="Lin Miirabai" w:date="2013-07-01T15:18:00Z"/>
                <w:color w:val="0000FF"/>
                <w:rPrChange w:id="2007" w:author="Lin Miirabai" w:date="2013-07-01T15:24:00Z">
                  <w:rPr>
                    <w:ins w:id="2008" w:author="Lin Miirabai" w:date="2013-07-01T15:18:00Z"/>
                    <w:color w:val="auto"/>
                  </w:rPr>
                </w:rPrChange>
              </w:rPr>
            </w:pPr>
            <w:ins w:id="2009" w:author="Lin Miirabai" w:date="2013-07-01T15:18:00Z">
              <w:r w:rsidRPr="003B3AF9">
                <w:rPr>
                  <w:color w:val="0000FF"/>
                  <w:rPrChange w:id="2010" w:author="Lin Miirabai" w:date="2013-07-01T15:24:00Z">
                    <w:rPr>
                      <w:color w:val="auto"/>
                    </w:rPr>
                  </w:rPrChange>
                </w:rPr>
                <w:t>B.3</w:t>
              </w:r>
            </w:ins>
          </w:p>
          <w:p w14:paraId="3D2C0FC9" w14:textId="77777777" w:rsidR="00DC7D32" w:rsidRPr="003B3AF9" w:rsidRDefault="00DC7D32" w:rsidP="00944897">
            <w:pPr>
              <w:rPr>
                <w:ins w:id="2011" w:author="Lin Miirabai" w:date="2013-07-01T15:18:00Z"/>
                <w:color w:val="0000FF"/>
                <w:rPrChange w:id="2012" w:author="Lin Miirabai" w:date="2013-07-01T15:24:00Z">
                  <w:rPr>
                    <w:ins w:id="2013" w:author="Lin Miirabai" w:date="2013-07-01T15:18:00Z"/>
                    <w:color w:val="auto"/>
                  </w:rPr>
                </w:rPrChange>
              </w:rPr>
            </w:pPr>
            <w:ins w:id="2014" w:author="Lin Miirabai" w:date="2013-07-01T15:18:00Z">
              <w:r w:rsidRPr="003B3AF9">
                <w:rPr>
                  <w:color w:val="0000FF"/>
                  <w:rPrChange w:id="2015" w:author="Lin Miirabai" w:date="2013-07-01T15:24:00Z">
                    <w:rPr>
                      <w:color w:val="auto"/>
                    </w:rPr>
                  </w:rPrChange>
                </w:rPr>
                <w:t>B.4</w:t>
              </w:r>
            </w:ins>
          </w:p>
          <w:p w14:paraId="1B921998" w14:textId="77777777" w:rsidR="00DC7D32" w:rsidRPr="003B3AF9" w:rsidRDefault="00DC7D32" w:rsidP="00944897">
            <w:pPr>
              <w:rPr>
                <w:ins w:id="2016" w:author="Lin Miirabai" w:date="2013-07-01T15:18:00Z"/>
                <w:color w:val="0000FF"/>
                <w:rPrChange w:id="2017" w:author="Lin Miirabai" w:date="2013-07-01T15:24:00Z">
                  <w:rPr>
                    <w:ins w:id="2018" w:author="Lin Miirabai" w:date="2013-07-01T15:18:00Z"/>
                    <w:color w:val="auto"/>
                  </w:rPr>
                </w:rPrChange>
              </w:rPr>
            </w:pPr>
            <w:ins w:id="2019" w:author="Lin Miirabai" w:date="2013-07-01T15:18:00Z">
              <w:r w:rsidRPr="003B3AF9">
                <w:rPr>
                  <w:color w:val="0000FF"/>
                  <w:rPrChange w:id="2020" w:author="Lin Miirabai" w:date="2013-07-01T15:24:00Z">
                    <w:rPr>
                      <w:color w:val="auto"/>
                    </w:rPr>
                  </w:rPrChange>
                </w:rPr>
                <w:t>B.5</w:t>
              </w:r>
            </w:ins>
          </w:p>
          <w:p w14:paraId="67598E6A" w14:textId="77777777" w:rsidR="00DC7D32" w:rsidRPr="003B3AF9" w:rsidRDefault="00DC7D32" w:rsidP="00944897">
            <w:pPr>
              <w:rPr>
                <w:ins w:id="2021" w:author="Lin Miirabai" w:date="2013-07-01T15:18:00Z"/>
                <w:color w:val="0000FF"/>
                <w:rPrChange w:id="2022" w:author="Lin Miirabai" w:date="2013-07-01T15:24:00Z">
                  <w:rPr>
                    <w:ins w:id="2023" w:author="Lin Miirabai" w:date="2013-07-01T15:18:00Z"/>
                    <w:color w:val="auto"/>
                  </w:rPr>
                </w:rPrChange>
              </w:rPr>
            </w:pPr>
            <w:ins w:id="2024" w:author="Lin Miirabai" w:date="2013-07-01T15:18:00Z">
              <w:r w:rsidRPr="003B3AF9">
                <w:rPr>
                  <w:color w:val="0000FF"/>
                  <w:rPrChange w:id="2025" w:author="Lin Miirabai" w:date="2013-07-01T15:24:00Z">
                    <w:rPr>
                      <w:color w:val="auto"/>
                    </w:rPr>
                  </w:rPrChange>
                </w:rPr>
                <w:t>B.6</w:t>
              </w:r>
            </w:ins>
          </w:p>
          <w:p w14:paraId="7341B0D2" w14:textId="77777777" w:rsidR="00DC7D32" w:rsidRDefault="00DC7D32" w:rsidP="00944897">
            <w:pPr>
              <w:rPr>
                <w:ins w:id="2026" w:author="Lin Miirabai" w:date="2013-07-01T15:24:00Z"/>
                <w:rFonts w:hint="eastAsia"/>
                <w:color w:val="0000FF"/>
                <w:lang w:eastAsia="zh-TW"/>
              </w:rPr>
            </w:pPr>
            <w:ins w:id="2027" w:author="Lin Miirabai" w:date="2013-07-01T15:18:00Z">
              <w:r w:rsidRPr="003B3AF9">
                <w:rPr>
                  <w:color w:val="0000FF"/>
                  <w:rPrChange w:id="2028" w:author="Lin Miirabai" w:date="2013-07-01T15:24:00Z">
                    <w:rPr>
                      <w:color w:val="auto"/>
                    </w:rPr>
                  </w:rPrChange>
                </w:rPr>
                <w:t>B.7</w:t>
              </w:r>
            </w:ins>
          </w:p>
          <w:p w14:paraId="7D424EA5" w14:textId="1B18C278" w:rsidR="003B3AF9" w:rsidRPr="003B3AF9" w:rsidRDefault="003B3AF9" w:rsidP="00944897">
            <w:pPr>
              <w:rPr>
                <w:ins w:id="2029" w:author="Lin Miirabai" w:date="2013-07-01T15:18:00Z"/>
                <w:color w:val="0000FF"/>
                <w:lang w:val="en-US" w:eastAsia="zh-TW"/>
                <w:rPrChange w:id="2030" w:author="Lin Miirabai" w:date="2013-07-01T15:24:00Z">
                  <w:rPr>
                    <w:ins w:id="2031" w:author="Lin Miirabai" w:date="2013-07-01T15:18:00Z"/>
                    <w:color w:val="auto"/>
                  </w:rPr>
                </w:rPrChange>
              </w:rPr>
            </w:pPr>
            <w:ins w:id="2032" w:author="Lin Miirabai" w:date="2013-07-01T15:24:00Z">
              <w:r>
                <w:rPr>
                  <w:color w:val="0000FF"/>
                  <w:lang w:val="en-US" w:eastAsia="zh-TW"/>
                </w:rPr>
                <w:t>B.8</w:t>
              </w:r>
            </w:ins>
          </w:p>
          <w:p w14:paraId="11AD2658" w14:textId="774BFB98" w:rsidR="00DC7D32" w:rsidRPr="003B3AF9" w:rsidRDefault="00DC7D32" w:rsidP="00944897">
            <w:pPr>
              <w:rPr>
                <w:ins w:id="2033" w:author="Arnold Sandjaja" w:date="2013-05-17T16:10:00Z"/>
                <w:color w:val="0000FF"/>
                <w:rPrChange w:id="2034" w:author="Lin Miirabai" w:date="2013-07-01T15:24:00Z">
                  <w:rPr>
                    <w:ins w:id="2035" w:author="Arnold Sandjaja" w:date="2013-05-17T16:10:00Z"/>
                    <w:b/>
                    <w:color w:val="auto"/>
                  </w:rPr>
                </w:rPrChange>
              </w:rPr>
            </w:pPr>
          </w:p>
        </w:tc>
        <w:tc>
          <w:tcPr>
            <w:tcW w:w="7513" w:type="dxa"/>
            <w:gridSpan w:val="2"/>
            <w:shd w:val="clear" w:color="auto" w:fill="auto"/>
          </w:tcPr>
          <w:p w14:paraId="178D735A" w14:textId="77777777" w:rsidR="00575FF6" w:rsidRPr="003B3AF9" w:rsidRDefault="00DC7D32" w:rsidP="00944897">
            <w:pPr>
              <w:rPr>
                <w:ins w:id="2036" w:author="Lin Miirabai" w:date="2013-07-01T15:19:00Z"/>
                <w:rFonts w:ascii="新細明體" w:eastAsia="新細明體" w:hAnsi="新細明體" w:cs="新細明體" w:hint="eastAsia"/>
                <w:color w:val="0000FF"/>
                <w:sz w:val="18"/>
                <w:szCs w:val="18"/>
                <w:lang w:eastAsia="zh-TW"/>
                <w:rPrChange w:id="2037" w:author="Lin Miirabai" w:date="2013-07-01T15:24:00Z">
                  <w:rPr>
                    <w:ins w:id="2038" w:author="Lin Miirabai" w:date="2013-07-01T15:19:00Z"/>
                    <w:rFonts w:ascii="新細明體" w:eastAsia="新細明體" w:hAnsi="新細明體" w:cs="新細明體" w:hint="eastAsia"/>
                    <w:color w:val="auto"/>
                    <w:lang w:eastAsia="zh-TW"/>
                  </w:rPr>
                </w:rPrChange>
              </w:rPr>
            </w:pPr>
            <w:ins w:id="2039" w:author="Lin Miirabai" w:date="2013-07-01T15:19:00Z">
              <w:r w:rsidRPr="003B3AF9">
                <w:rPr>
                  <w:rFonts w:ascii="新細明體" w:eastAsia="新細明體" w:hAnsi="新細明體" w:cs="新細明體" w:hint="eastAsia"/>
                  <w:color w:val="0000FF"/>
                  <w:sz w:val="18"/>
                  <w:szCs w:val="18"/>
                  <w:lang w:eastAsia="zh-TW"/>
                  <w:rPrChange w:id="2040" w:author="Lin Miirabai" w:date="2013-07-01T15:24:00Z">
                    <w:rPr>
                      <w:rFonts w:ascii="新細明體" w:eastAsia="新細明體" w:hAnsi="新細明體" w:cs="新細明體" w:hint="eastAsia"/>
                      <w:b/>
                      <w:color w:val="auto"/>
                      <w:lang w:eastAsia="zh-TW"/>
                    </w:rPr>
                  </w:rPrChange>
                </w:rPr>
                <w:t>視覺構成的品質（雜誌標題設計和雜誌編排）</w:t>
              </w:r>
            </w:ins>
          </w:p>
          <w:p w14:paraId="246C63E1" w14:textId="77777777" w:rsidR="00DC7D32" w:rsidRPr="003B3AF9" w:rsidRDefault="00DC7D32" w:rsidP="00944897">
            <w:pPr>
              <w:rPr>
                <w:ins w:id="2041" w:author="Lin Miirabai" w:date="2013-07-01T15:20:00Z"/>
                <w:rFonts w:ascii="新細明體" w:eastAsia="新細明體" w:hAnsi="新細明體" w:cs="新細明體" w:hint="eastAsia"/>
                <w:color w:val="0000FF"/>
                <w:sz w:val="18"/>
                <w:szCs w:val="18"/>
                <w:lang w:eastAsia="zh-TW"/>
                <w:rPrChange w:id="2042" w:author="Lin Miirabai" w:date="2013-07-01T15:24:00Z">
                  <w:rPr>
                    <w:ins w:id="2043" w:author="Lin Miirabai" w:date="2013-07-01T15:20:00Z"/>
                    <w:rFonts w:ascii="新細明體" w:eastAsia="新細明體" w:hAnsi="新細明體" w:cs="新細明體" w:hint="eastAsia"/>
                    <w:color w:val="auto"/>
                    <w:lang w:eastAsia="zh-TW"/>
                  </w:rPr>
                </w:rPrChange>
              </w:rPr>
            </w:pPr>
            <w:ins w:id="2044" w:author="Lin Miirabai" w:date="2013-07-01T15:20:00Z">
              <w:r w:rsidRPr="003B3AF9">
                <w:rPr>
                  <w:rFonts w:ascii="新細明體" w:eastAsia="新細明體" w:hAnsi="新細明體" w:cs="新細明體" w:hint="eastAsia"/>
                  <w:color w:val="0000FF"/>
                  <w:sz w:val="18"/>
                  <w:szCs w:val="18"/>
                  <w:lang w:eastAsia="zh-TW"/>
                  <w:rPrChange w:id="2045" w:author="Lin Miirabai" w:date="2013-07-01T15:24:00Z">
                    <w:rPr>
                      <w:rFonts w:ascii="新細明體" w:eastAsia="新細明體" w:hAnsi="新細明體" w:cs="新細明體" w:hint="eastAsia"/>
                      <w:color w:val="auto"/>
                      <w:lang w:eastAsia="zh-TW"/>
                    </w:rPr>
                  </w:rPrChange>
                </w:rPr>
                <w:t>設計衝擊力（雜誌標題設計、雜誌編排和字體運用）</w:t>
              </w:r>
            </w:ins>
          </w:p>
          <w:p w14:paraId="668FBE38" w14:textId="77777777" w:rsidR="00DC7D32" w:rsidRPr="003B3AF9" w:rsidRDefault="00DC7D32" w:rsidP="00944897">
            <w:pPr>
              <w:rPr>
                <w:ins w:id="2046" w:author="Lin Miirabai" w:date="2013-07-01T15:20:00Z"/>
                <w:rFonts w:ascii="新細明體" w:eastAsia="新細明體" w:hAnsi="新細明體" w:cs="新細明體" w:hint="eastAsia"/>
                <w:color w:val="0000FF"/>
                <w:sz w:val="18"/>
                <w:szCs w:val="18"/>
                <w:lang w:eastAsia="zh-TW"/>
                <w:rPrChange w:id="2047" w:author="Lin Miirabai" w:date="2013-07-01T15:24:00Z">
                  <w:rPr>
                    <w:ins w:id="2048" w:author="Lin Miirabai" w:date="2013-07-01T15:20:00Z"/>
                    <w:rFonts w:ascii="新細明體" w:eastAsia="新細明體" w:hAnsi="新細明體" w:cs="新細明體" w:hint="eastAsia"/>
                    <w:color w:val="auto"/>
                    <w:lang w:eastAsia="zh-TW"/>
                  </w:rPr>
                </w:rPrChange>
              </w:rPr>
            </w:pPr>
            <w:ins w:id="2049" w:author="Lin Miirabai" w:date="2013-07-01T15:20:00Z">
              <w:r w:rsidRPr="003B3AF9">
                <w:rPr>
                  <w:rFonts w:ascii="新細明體" w:eastAsia="新細明體" w:hAnsi="新細明體" w:cs="新細明體" w:hint="eastAsia"/>
                  <w:color w:val="0000FF"/>
                  <w:sz w:val="18"/>
                  <w:szCs w:val="18"/>
                  <w:lang w:eastAsia="zh-TW"/>
                  <w:rPrChange w:id="2050" w:author="Lin Miirabai" w:date="2013-07-01T15:24:00Z">
                    <w:rPr>
                      <w:rFonts w:ascii="新細明體" w:eastAsia="新細明體" w:hAnsi="新細明體" w:cs="新細明體" w:hint="eastAsia"/>
                      <w:color w:val="auto"/>
                      <w:lang w:eastAsia="zh-TW"/>
                    </w:rPr>
                  </w:rPrChange>
                </w:rPr>
                <w:t>雜誌標題設計字體的品質</w:t>
              </w:r>
            </w:ins>
          </w:p>
          <w:p w14:paraId="43E07167" w14:textId="77777777" w:rsidR="00906985" w:rsidRPr="003B3AF9" w:rsidRDefault="00906985" w:rsidP="00944897">
            <w:pPr>
              <w:rPr>
                <w:ins w:id="2051" w:author="Lin Miirabai" w:date="2013-07-01T15:21:00Z"/>
                <w:rFonts w:ascii="新細明體" w:eastAsia="新細明體" w:hAnsi="新細明體" w:cs="新細明體" w:hint="eastAsia"/>
                <w:color w:val="0000FF"/>
                <w:sz w:val="18"/>
                <w:szCs w:val="18"/>
                <w:lang w:eastAsia="zh-TW"/>
                <w:rPrChange w:id="2052" w:author="Lin Miirabai" w:date="2013-07-01T15:24:00Z">
                  <w:rPr>
                    <w:ins w:id="2053" w:author="Lin Miirabai" w:date="2013-07-01T15:21:00Z"/>
                    <w:rFonts w:ascii="新細明體" w:eastAsia="新細明體" w:hAnsi="新細明體" w:cs="新細明體" w:hint="eastAsia"/>
                    <w:color w:val="0000FF"/>
                    <w:sz w:val="18"/>
                    <w:szCs w:val="18"/>
                    <w:lang w:eastAsia="zh-TW"/>
                  </w:rPr>
                </w:rPrChange>
              </w:rPr>
            </w:pPr>
            <w:ins w:id="2054" w:author="Lin Miirabai" w:date="2013-07-01T15:20:00Z">
              <w:r w:rsidRPr="003B3AF9">
                <w:rPr>
                  <w:rFonts w:ascii="新細明體" w:eastAsia="新細明體" w:hAnsi="新細明體" w:cs="新細明體" w:hint="eastAsia"/>
                  <w:color w:val="0000FF"/>
                  <w:sz w:val="18"/>
                  <w:szCs w:val="18"/>
                  <w:lang w:eastAsia="zh-TW"/>
                  <w:rPrChange w:id="2055" w:author="Lin Miirabai" w:date="2013-07-01T15:24:00Z">
                    <w:rPr>
                      <w:rFonts w:ascii="新細明體" w:eastAsia="新細明體" w:hAnsi="新細明體" w:cs="新細明體" w:hint="eastAsia"/>
                      <w:color w:val="auto"/>
                      <w:lang w:eastAsia="zh-TW"/>
                    </w:rPr>
                  </w:rPrChange>
                </w:rPr>
                <w:t>雜誌</w:t>
              </w:r>
            </w:ins>
            <w:ins w:id="2056" w:author="Lin Miirabai" w:date="2013-07-01T15:21:00Z">
              <w:r w:rsidRPr="003B3AF9">
                <w:rPr>
                  <w:rFonts w:ascii="新細明體" w:eastAsia="新細明體" w:hAnsi="新細明體" w:cs="新細明體" w:hint="eastAsia"/>
                  <w:color w:val="0000FF"/>
                  <w:sz w:val="18"/>
                  <w:szCs w:val="18"/>
                  <w:lang w:eastAsia="zh-TW"/>
                  <w:rPrChange w:id="2057" w:author="Lin Miirabai" w:date="2013-07-01T15:24:00Z">
                    <w:rPr>
                      <w:rFonts w:ascii="新細明體" w:eastAsia="新細明體" w:hAnsi="新細明體" w:cs="新細明體" w:hint="eastAsia"/>
                      <w:color w:val="auto"/>
                      <w:lang w:eastAsia="zh-TW"/>
                    </w:rPr>
                  </w:rPrChange>
                </w:rPr>
                <w:t>設計的品質</w:t>
              </w:r>
            </w:ins>
          </w:p>
          <w:p w14:paraId="36143DF9" w14:textId="07432635" w:rsidR="00906985" w:rsidRPr="003B3AF9" w:rsidRDefault="00906985" w:rsidP="00906985">
            <w:pPr>
              <w:rPr>
                <w:ins w:id="2058" w:author="Lin Miirabai" w:date="2013-07-01T15:22:00Z"/>
                <w:rFonts w:ascii="新細明體" w:eastAsia="新細明體" w:hAnsi="新細明體" w:cs="新細明體" w:hint="eastAsia"/>
                <w:color w:val="0000FF"/>
                <w:sz w:val="18"/>
                <w:szCs w:val="18"/>
                <w:lang w:eastAsia="zh-TW"/>
                <w:rPrChange w:id="2059" w:author="Lin Miirabai" w:date="2013-07-01T15:24:00Z">
                  <w:rPr>
                    <w:ins w:id="2060" w:author="Lin Miirabai" w:date="2013-07-01T15:22:00Z"/>
                    <w:rFonts w:ascii="新細明體" w:eastAsia="新細明體" w:hAnsi="新細明體" w:cs="新細明體" w:hint="eastAsia"/>
                    <w:color w:val="0000FF"/>
                    <w:sz w:val="18"/>
                    <w:szCs w:val="18"/>
                    <w:lang w:eastAsia="zh-TW"/>
                  </w:rPr>
                </w:rPrChange>
              </w:rPr>
            </w:pPr>
            <w:ins w:id="2061" w:author="Lin Miirabai" w:date="2013-07-01T15:22:00Z">
              <w:r w:rsidRPr="003B3AF9">
                <w:rPr>
                  <w:rFonts w:ascii="新細明體" w:eastAsia="新細明體" w:hAnsi="新細明體" w:cs="新細明體" w:hint="eastAsia"/>
                  <w:color w:val="0000FF"/>
                  <w:sz w:val="18"/>
                  <w:szCs w:val="18"/>
                  <w:lang w:eastAsia="zh-TW"/>
                  <w:rPrChange w:id="2062" w:author="Lin Miirabai" w:date="2013-07-01T15:24:00Z">
                    <w:rPr>
                      <w:rFonts w:ascii="新細明體" w:eastAsia="新細明體" w:hAnsi="新細明體" w:cs="新細明體" w:hint="eastAsia"/>
                      <w:color w:val="0000FF"/>
                      <w:sz w:val="18"/>
                      <w:szCs w:val="18"/>
                      <w:lang w:eastAsia="zh-TW"/>
                    </w:rPr>
                  </w:rPrChange>
                </w:rPr>
                <w:t>雜誌標題設計色彩的品質</w:t>
              </w:r>
            </w:ins>
          </w:p>
          <w:p w14:paraId="73690433" w14:textId="361D7E1F" w:rsidR="00906985" w:rsidRPr="003B3AF9" w:rsidRDefault="00906985" w:rsidP="00944897">
            <w:pPr>
              <w:rPr>
                <w:ins w:id="2063" w:author="Lin Miirabai" w:date="2013-07-01T15:22:00Z"/>
                <w:rFonts w:ascii="新細明體" w:eastAsia="新細明體" w:hAnsi="新細明體" w:cs="新細明體" w:hint="eastAsia"/>
                <w:color w:val="0000FF"/>
                <w:sz w:val="18"/>
                <w:szCs w:val="18"/>
                <w:lang w:eastAsia="zh-TW"/>
                <w:rPrChange w:id="2064" w:author="Lin Miirabai" w:date="2013-07-01T15:24:00Z">
                  <w:rPr>
                    <w:ins w:id="2065" w:author="Lin Miirabai" w:date="2013-07-01T15:22:00Z"/>
                    <w:rFonts w:ascii="新細明體" w:eastAsia="新細明體" w:hAnsi="新細明體" w:cs="新細明體" w:hint="eastAsia"/>
                    <w:color w:val="0000FF"/>
                    <w:sz w:val="18"/>
                    <w:szCs w:val="18"/>
                    <w:lang w:eastAsia="zh-TW"/>
                  </w:rPr>
                </w:rPrChange>
              </w:rPr>
            </w:pPr>
            <w:ins w:id="2066" w:author="Lin Miirabai" w:date="2013-07-01T15:22:00Z">
              <w:r w:rsidRPr="003B3AF9">
                <w:rPr>
                  <w:rFonts w:ascii="新細明體" w:eastAsia="新細明體" w:hAnsi="新細明體" w:cs="新細明體" w:hint="eastAsia"/>
                  <w:color w:val="0000FF"/>
                  <w:sz w:val="18"/>
                  <w:szCs w:val="18"/>
                  <w:lang w:eastAsia="zh-TW"/>
                  <w:rPrChange w:id="2067" w:author="Lin Miirabai" w:date="2013-07-01T15:24:00Z">
                    <w:rPr>
                      <w:rFonts w:ascii="新細明體" w:eastAsia="新細明體" w:hAnsi="新細明體" w:cs="新細明體" w:hint="eastAsia"/>
                      <w:color w:val="0000FF"/>
                      <w:sz w:val="18"/>
                      <w:szCs w:val="18"/>
                      <w:lang w:eastAsia="zh-TW"/>
                    </w:rPr>
                  </w:rPrChange>
                </w:rPr>
                <w:t>雜誌設計色彩的品質</w:t>
              </w:r>
            </w:ins>
          </w:p>
          <w:p w14:paraId="247C2DF3" w14:textId="15A8E1AE" w:rsidR="00906985" w:rsidRPr="003B3AF9" w:rsidRDefault="00906985" w:rsidP="00944897">
            <w:pPr>
              <w:rPr>
                <w:ins w:id="2068" w:author="Lin Miirabai" w:date="2013-07-01T15:23:00Z"/>
                <w:rFonts w:ascii="新細明體" w:eastAsia="新細明體" w:hAnsi="新細明體" w:cs="新細明體" w:hint="eastAsia"/>
                <w:color w:val="0000FF"/>
                <w:sz w:val="18"/>
                <w:szCs w:val="18"/>
                <w:lang w:eastAsia="zh-TW"/>
                <w:rPrChange w:id="2069" w:author="Lin Miirabai" w:date="2013-07-01T15:24:00Z">
                  <w:rPr>
                    <w:ins w:id="2070" w:author="Lin Miirabai" w:date="2013-07-01T15:23:00Z"/>
                    <w:rFonts w:ascii="新細明體" w:eastAsia="新細明體" w:hAnsi="新細明體" w:cs="新細明體" w:hint="eastAsia"/>
                    <w:color w:val="0000FF"/>
                    <w:sz w:val="18"/>
                    <w:szCs w:val="18"/>
                    <w:lang w:eastAsia="zh-TW"/>
                  </w:rPr>
                </w:rPrChange>
              </w:rPr>
            </w:pPr>
            <w:ins w:id="2071" w:author="Lin Miirabai" w:date="2013-07-01T15:22:00Z">
              <w:r w:rsidRPr="003B3AF9">
                <w:rPr>
                  <w:rFonts w:ascii="新細明體" w:eastAsia="新細明體" w:hAnsi="新細明體" w:cs="新細明體" w:hint="eastAsia"/>
                  <w:color w:val="0000FF"/>
                  <w:sz w:val="18"/>
                  <w:szCs w:val="18"/>
                  <w:lang w:eastAsia="zh-TW"/>
                  <w:rPrChange w:id="2072" w:author="Lin Miirabai" w:date="2013-07-01T15:24:00Z">
                    <w:rPr>
                      <w:rFonts w:ascii="新細明體" w:eastAsia="新細明體" w:hAnsi="新細明體" w:cs="新細明體" w:hint="eastAsia"/>
                      <w:color w:val="0000FF"/>
                      <w:sz w:val="18"/>
                      <w:szCs w:val="18"/>
                      <w:lang w:eastAsia="zh-TW"/>
                    </w:rPr>
                  </w:rPrChange>
                </w:rPr>
                <w:t>設計與其他原創性元素的品質</w:t>
              </w:r>
            </w:ins>
            <w:ins w:id="2073" w:author="Lin Miirabai" w:date="2013-07-01T15:23:00Z">
              <w:r w:rsidRPr="003B3AF9">
                <w:rPr>
                  <w:rFonts w:ascii="新細明體" w:eastAsia="新細明體" w:hAnsi="新細明體" w:cs="新細明體" w:hint="eastAsia"/>
                  <w:color w:val="0000FF"/>
                  <w:sz w:val="18"/>
                  <w:szCs w:val="18"/>
                  <w:lang w:eastAsia="zh-TW"/>
                  <w:rPrChange w:id="2074" w:author="Lin Miirabai" w:date="2013-07-01T15:24:00Z">
                    <w:rPr>
                      <w:rFonts w:ascii="新細明體" w:eastAsia="新細明體" w:hAnsi="新細明體" w:cs="新細明體" w:hint="eastAsia"/>
                      <w:color w:val="0000FF"/>
                      <w:sz w:val="18"/>
                      <w:szCs w:val="18"/>
                      <w:lang w:eastAsia="zh-TW"/>
                    </w:rPr>
                  </w:rPrChange>
                </w:rPr>
                <w:t>（選擇的尺寸大小和主版的元素）</w:t>
              </w:r>
            </w:ins>
          </w:p>
          <w:p w14:paraId="0AE696F2" w14:textId="00594F42" w:rsidR="00906985" w:rsidRPr="003B3AF9" w:rsidRDefault="00906985" w:rsidP="00944897">
            <w:pPr>
              <w:rPr>
                <w:ins w:id="2075" w:author="Lin Miirabai" w:date="2013-07-01T15:21:00Z"/>
                <w:rFonts w:ascii="新細明體" w:eastAsia="新細明體" w:hAnsi="新細明體" w:cs="新細明體" w:hint="eastAsia"/>
                <w:color w:val="0000FF"/>
                <w:sz w:val="18"/>
                <w:szCs w:val="18"/>
                <w:lang w:eastAsia="zh-TW"/>
                <w:rPrChange w:id="2076" w:author="Lin Miirabai" w:date="2013-07-01T15:24:00Z">
                  <w:rPr>
                    <w:ins w:id="2077" w:author="Lin Miirabai" w:date="2013-07-01T15:21:00Z"/>
                    <w:rFonts w:ascii="新細明體" w:eastAsia="新細明體" w:hAnsi="新細明體" w:cs="新細明體" w:hint="eastAsia"/>
                    <w:color w:val="0000FF"/>
                    <w:lang w:eastAsia="zh-TW"/>
                  </w:rPr>
                </w:rPrChange>
              </w:rPr>
            </w:pPr>
            <w:ins w:id="2078" w:author="Lin Miirabai" w:date="2013-07-01T15:23:00Z">
              <w:r w:rsidRPr="003B3AF9">
                <w:rPr>
                  <w:rFonts w:ascii="新細明體" w:eastAsia="新細明體" w:hAnsi="新細明體" w:cs="新細明體" w:hint="eastAsia"/>
                  <w:color w:val="0000FF"/>
                  <w:sz w:val="18"/>
                  <w:szCs w:val="18"/>
                  <w:lang w:eastAsia="zh-TW"/>
                  <w:rPrChange w:id="2079" w:author="Lin Miirabai" w:date="2013-07-01T15:24:00Z">
                    <w:rPr>
                      <w:rFonts w:ascii="新細明體" w:eastAsia="新細明體" w:hAnsi="新細明體" w:cs="新細明體" w:hint="eastAsia"/>
                      <w:color w:val="0000FF"/>
                      <w:sz w:val="18"/>
                      <w:szCs w:val="18"/>
                      <w:lang w:eastAsia="zh-TW"/>
                    </w:rPr>
                  </w:rPrChange>
                </w:rPr>
                <w:t>信息設計的品質（</w:t>
              </w:r>
              <w:r w:rsidR="003B3AF9" w:rsidRPr="003B3AF9">
                <w:rPr>
                  <w:rFonts w:ascii="新細明體" w:eastAsia="新細明體" w:hAnsi="新細明體" w:cs="新細明體" w:hint="eastAsia"/>
                  <w:color w:val="0000FF"/>
                  <w:sz w:val="18"/>
                  <w:szCs w:val="18"/>
                  <w:lang w:eastAsia="zh-TW"/>
                  <w:rPrChange w:id="2080" w:author="Lin Miirabai" w:date="2013-07-01T15:24:00Z">
                    <w:rPr>
                      <w:rFonts w:ascii="新細明體" w:eastAsia="新細明體" w:hAnsi="新細明體" w:cs="新細明體" w:hint="eastAsia"/>
                      <w:color w:val="0000FF"/>
                      <w:sz w:val="18"/>
                      <w:szCs w:val="18"/>
                      <w:lang w:eastAsia="zh-TW"/>
                    </w:rPr>
                  </w:rPrChange>
                </w:rPr>
                <w:t>雜誌內頁：第</w:t>
              </w:r>
            </w:ins>
            <w:ins w:id="2081" w:author="Lin Miirabai" w:date="2013-07-01T15:24:00Z">
              <w:r w:rsidR="003B3AF9" w:rsidRPr="003B3AF9">
                <w:rPr>
                  <w:rFonts w:eastAsia="Times New Roman" w:cs="Arial"/>
                  <w:color w:val="0000FF"/>
                  <w:rPrChange w:id="2082" w:author="Lin Miirabai" w:date="2013-07-01T15:24:00Z">
                    <w:rPr>
                      <w:rFonts w:eastAsia="Times New Roman" w:cs="Arial"/>
                      <w:color w:val="auto"/>
                    </w:rPr>
                  </w:rPrChange>
                </w:rPr>
                <w:t>8</w:t>
              </w:r>
              <w:r w:rsidR="003B3AF9" w:rsidRPr="003B3AF9">
                <w:rPr>
                  <w:rFonts w:ascii="新細明體" w:eastAsia="新細明體" w:hAnsi="新細明體" w:cs="新細明體" w:hint="eastAsia"/>
                  <w:color w:val="0000FF"/>
                  <w:sz w:val="18"/>
                  <w:szCs w:val="18"/>
                  <w:lang w:eastAsia="zh-TW"/>
                  <w:rPrChange w:id="2083" w:author="Lin Miirabai" w:date="2013-07-01T15:24:00Z">
                    <w:rPr>
                      <w:rFonts w:ascii="新細明體" w:eastAsia="新細明體" w:hAnsi="新細明體" w:cs="新細明體" w:hint="eastAsia"/>
                      <w:color w:val="0000FF"/>
                      <w:sz w:val="18"/>
                      <w:szCs w:val="18"/>
                      <w:lang w:eastAsia="zh-TW"/>
                    </w:rPr>
                  </w:rPrChange>
                </w:rPr>
                <w:t>頁</w:t>
              </w:r>
            </w:ins>
            <w:ins w:id="2084" w:author="Lin Miirabai" w:date="2013-07-01T15:23:00Z">
              <w:r w:rsidR="003B3AF9" w:rsidRPr="003B3AF9">
                <w:rPr>
                  <w:rFonts w:ascii="新細明體" w:eastAsia="新細明體" w:hAnsi="新細明體" w:cs="新細明體" w:hint="eastAsia"/>
                  <w:color w:val="0000FF"/>
                  <w:sz w:val="18"/>
                  <w:szCs w:val="18"/>
                  <w:lang w:eastAsia="zh-TW"/>
                  <w:rPrChange w:id="2085" w:author="Lin Miirabai" w:date="2013-07-01T15:24:00Z">
                    <w:rPr>
                      <w:rFonts w:ascii="新細明體" w:eastAsia="新細明體" w:hAnsi="新細明體" w:cs="新細明體" w:hint="eastAsia"/>
                      <w:color w:val="0000FF"/>
                      <w:sz w:val="18"/>
                      <w:szCs w:val="18"/>
                      <w:lang w:eastAsia="zh-TW"/>
                    </w:rPr>
                  </w:rPrChange>
                </w:rPr>
                <w:t>或</w:t>
              </w:r>
            </w:ins>
            <w:ins w:id="2086" w:author="Lin Miirabai" w:date="2013-07-01T15:24:00Z">
              <w:r w:rsidR="003B3AF9" w:rsidRPr="003B3AF9">
                <w:rPr>
                  <w:rFonts w:ascii="新細明體" w:eastAsia="新細明體" w:hAnsi="新細明體" w:cs="新細明體" w:hint="eastAsia"/>
                  <w:color w:val="0000FF"/>
                  <w:sz w:val="18"/>
                  <w:szCs w:val="18"/>
                  <w:lang w:eastAsia="zh-TW"/>
                  <w:rPrChange w:id="2087" w:author="Lin Miirabai" w:date="2013-07-01T15:24:00Z">
                    <w:rPr>
                      <w:rFonts w:ascii="新細明體" w:eastAsia="新細明體" w:hAnsi="新細明體" w:cs="新細明體" w:hint="eastAsia"/>
                      <w:color w:val="0000FF"/>
                      <w:sz w:val="18"/>
                      <w:szCs w:val="18"/>
                      <w:lang w:eastAsia="zh-TW"/>
                    </w:rPr>
                  </w:rPrChange>
                </w:rPr>
                <w:t>第</w:t>
              </w:r>
              <w:r w:rsidR="003B3AF9" w:rsidRPr="003B3AF9">
                <w:rPr>
                  <w:rFonts w:eastAsia="Times New Roman" w:cs="Arial"/>
                  <w:color w:val="0000FF"/>
                  <w:rPrChange w:id="2088" w:author="Lin Miirabai" w:date="2013-07-01T15:24:00Z">
                    <w:rPr>
                      <w:rFonts w:eastAsia="Times New Roman" w:cs="Arial"/>
                      <w:color w:val="auto"/>
                    </w:rPr>
                  </w:rPrChange>
                </w:rPr>
                <w:t>9</w:t>
              </w:r>
              <w:r w:rsidR="003B3AF9" w:rsidRPr="003B3AF9">
                <w:rPr>
                  <w:rFonts w:ascii="新細明體" w:eastAsia="新細明體" w:hAnsi="新細明體" w:cs="新細明體" w:hint="eastAsia"/>
                  <w:color w:val="0000FF"/>
                  <w:sz w:val="18"/>
                  <w:szCs w:val="18"/>
                  <w:lang w:eastAsia="zh-TW"/>
                  <w:rPrChange w:id="2089" w:author="Lin Miirabai" w:date="2013-07-01T15:24:00Z">
                    <w:rPr>
                      <w:rFonts w:ascii="新細明體" w:eastAsia="新細明體" w:hAnsi="新細明體" w:cs="新細明體" w:hint="eastAsia"/>
                      <w:color w:val="0000FF"/>
                      <w:sz w:val="18"/>
                      <w:szCs w:val="18"/>
                      <w:lang w:eastAsia="zh-TW"/>
                    </w:rPr>
                  </w:rPrChange>
                </w:rPr>
                <w:t>頁</w:t>
              </w:r>
            </w:ins>
            <w:ins w:id="2090" w:author="Lin Miirabai" w:date="2013-07-01T15:23:00Z">
              <w:r w:rsidRPr="003B3AF9">
                <w:rPr>
                  <w:rFonts w:ascii="新細明體" w:eastAsia="新細明體" w:hAnsi="新細明體" w:cs="新細明體" w:hint="eastAsia"/>
                  <w:color w:val="0000FF"/>
                  <w:sz w:val="18"/>
                  <w:szCs w:val="18"/>
                  <w:lang w:eastAsia="zh-TW"/>
                  <w:rPrChange w:id="2091" w:author="Lin Miirabai" w:date="2013-07-01T15:24:00Z">
                    <w:rPr>
                      <w:rFonts w:ascii="新細明體" w:eastAsia="新細明體" w:hAnsi="新細明體" w:cs="新細明體" w:hint="eastAsia"/>
                      <w:color w:val="0000FF"/>
                      <w:sz w:val="18"/>
                      <w:szCs w:val="18"/>
                      <w:lang w:eastAsia="zh-TW"/>
                    </w:rPr>
                  </w:rPrChange>
                </w:rPr>
                <w:t>）</w:t>
              </w:r>
            </w:ins>
          </w:p>
          <w:p w14:paraId="3AA4BFC2" w14:textId="05CA7B14" w:rsidR="00906985" w:rsidRPr="003B3AF9" w:rsidRDefault="00906985" w:rsidP="00944897">
            <w:pPr>
              <w:rPr>
                <w:ins w:id="2092" w:author="Arnold Sandjaja" w:date="2013-05-17T16:10:00Z"/>
                <w:rFonts w:ascii="新細明體" w:eastAsia="新細明體" w:hAnsi="新細明體" w:cs="新細明體"/>
                <w:color w:val="0000FF"/>
                <w:lang w:eastAsia="zh-TW"/>
                <w:rPrChange w:id="2093" w:author="Lin Miirabai" w:date="2013-07-01T15:24:00Z">
                  <w:rPr>
                    <w:ins w:id="2094" w:author="Arnold Sandjaja" w:date="2013-05-17T16:10:00Z"/>
                    <w:rFonts w:hint="eastAsia"/>
                    <w:b/>
                    <w:color w:val="auto"/>
                    <w:lang w:eastAsia="zh-TW"/>
                  </w:rPr>
                </w:rPrChange>
              </w:rPr>
            </w:pPr>
          </w:p>
        </w:tc>
        <w:tc>
          <w:tcPr>
            <w:tcW w:w="1449" w:type="dxa"/>
            <w:gridSpan w:val="2"/>
            <w:shd w:val="clear" w:color="auto" w:fill="auto"/>
          </w:tcPr>
          <w:p w14:paraId="48144D73" w14:textId="77777777" w:rsidR="00575FF6" w:rsidRPr="00906985" w:rsidRDefault="00DC7D32" w:rsidP="00944897">
            <w:pPr>
              <w:rPr>
                <w:ins w:id="2095" w:author="Lin Miirabai" w:date="2013-07-01T15:18:00Z"/>
                <w:color w:val="0000FF"/>
                <w:rPrChange w:id="2096" w:author="Lin Miirabai" w:date="2013-07-01T15:21:00Z">
                  <w:rPr>
                    <w:ins w:id="2097" w:author="Lin Miirabai" w:date="2013-07-01T15:18:00Z"/>
                    <w:color w:val="auto"/>
                  </w:rPr>
                </w:rPrChange>
              </w:rPr>
            </w:pPr>
            <w:ins w:id="2098" w:author="Lin Miirabai" w:date="2013-07-01T15:18:00Z">
              <w:r w:rsidRPr="00906985">
                <w:rPr>
                  <w:color w:val="0000FF"/>
                  <w:rPrChange w:id="2099" w:author="Lin Miirabai" w:date="2013-07-01T15:21:00Z">
                    <w:rPr>
                      <w:color w:val="auto"/>
                    </w:rPr>
                  </w:rPrChange>
                </w:rPr>
                <w:t>1.00</w:t>
              </w:r>
            </w:ins>
          </w:p>
          <w:p w14:paraId="74BA2C67" w14:textId="77777777" w:rsidR="00DC7D32" w:rsidRPr="00906985" w:rsidRDefault="00DC7D32" w:rsidP="00944897">
            <w:pPr>
              <w:rPr>
                <w:ins w:id="2100" w:author="Lin Miirabai" w:date="2013-07-01T15:19:00Z"/>
                <w:color w:val="0000FF"/>
                <w:rPrChange w:id="2101" w:author="Lin Miirabai" w:date="2013-07-01T15:21:00Z">
                  <w:rPr>
                    <w:ins w:id="2102" w:author="Lin Miirabai" w:date="2013-07-01T15:19:00Z"/>
                    <w:color w:val="auto"/>
                  </w:rPr>
                </w:rPrChange>
              </w:rPr>
            </w:pPr>
            <w:ins w:id="2103" w:author="Lin Miirabai" w:date="2013-07-01T15:19:00Z">
              <w:r w:rsidRPr="00906985">
                <w:rPr>
                  <w:color w:val="0000FF"/>
                  <w:rPrChange w:id="2104" w:author="Lin Miirabai" w:date="2013-07-01T15:21:00Z">
                    <w:rPr>
                      <w:color w:val="auto"/>
                    </w:rPr>
                  </w:rPrChange>
                </w:rPr>
                <w:t>1.00</w:t>
              </w:r>
            </w:ins>
          </w:p>
          <w:p w14:paraId="1867F246" w14:textId="77777777" w:rsidR="00DC7D32" w:rsidRPr="00906985" w:rsidRDefault="00DC7D32" w:rsidP="00944897">
            <w:pPr>
              <w:rPr>
                <w:ins w:id="2105" w:author="Lin Miirabai" w:date="2013-07-01T15:19:00Z"/>
                <w:color w:val="0000FF"/>
                <w:rPrChange w:id="2106" w:author="Lin Miirabai" w:date="2013-07-01T15:21:00Z">
                  <w:rPr>
                    <w:ins w:id="2107" w:author="Lin Miirabai" w:date="2013-07-01T15:19:00Z"/>
                    <w:color w:val="auto"/>
                  </w:rPr>
                </w:rPrChange>
              </w:rPr>
            </w:pPr>
            <w:ins w:id="2108" w:author="Lin Miirabai" w:date="2013-07-01T15:19:00Z">
              <w:r w:rsidRPr="00906985">
                <w:rPr>
                  <w:color w:val="0000FF"/>
                  <w:rPrChange w:id="2109" w:author="Lin Miirabai" w:date="2013-07-01T15:21:00Z">
                    <w:rPr>
                      <w:color w:val="auto"/>
                    </w:rPr>
                  </w:rPrChange>
                </w:rPr>
                <w:t>1.00</w:t>
              </w:r>
            </w:ins>
          </w:p>
          <w:p w14:paraId="5BC90802" w14:textId="77777777" w:rsidR="00DC7D32" w:rsidRPr="00906985" w:rsidRDefault="00DC7D32" w:rsidP="00944897">
            <w:pPr>
              <w:rPr>
                <w:ins w:id="2110" w:author="Lin Miirabai" w:date="2013-07-01T15:19:00Z"/>
                <w:color w:val="0000FF"/>
                <w:rPrChange w:id="2111" w:author="Lin Miirabai" w:date="2013-07-01T15:21:00Z">
                  <w:rPr>
                    <w:ins w:id="2112" w:author="Lin Miirabai" w:date="2013-07-01T15:19:00Z"/>
                    <w:color w:val="auto"/>
                  </w:rPr>
                </w:rPrChange>
              </w:rPr>
            </w:pPr>
            <w:ins w:id="2113" w:author="Lin Miirabai" w:date="2013-07-01T15:19:00Z">
              <w:r w:rsidRPr="00906985">
                <w:rPr>
                  <w:color w:val="0000FF"/>
                  <w:rPrChange w:id="2114" w:author="Lin Miirabai" w:date="2013-07-01T15:21:00Z">
                    <w:rPr>
                      <w:color w:val="auto"/>
                    </w:rPr>
                  </w:rPrChange>
                </w:rPr>
                <w:t>2.00</w:t>
              </w:r>
            </w:ins>
          </w:p>
          <w:p w14:paraId="58EA6437" w14:textId="77777777" w:rsidR="00DC7D32" w:rsidRPr="00906985" w:rsidRDefault="00DC7D32" w:rsidP="00944897">
            <w:pPr>
              <w:rPr>
                <w:ins w:id="2115" w:author="Lin Miirabai" w:date="2013-07-01T15:19:00Z"/>
                <w:color w:val="0000FF"/>
                <w:rPrChange w:id="2116" w:author="Lin Miirabai" w:date="2013-07-01T15:21:00Z">
                  <w:rPr>
                    <w:ins w:id="2117" w:author="Lin Miirabai" w:date="2013-07-01T15:19:00Z"/>
                    <w:color w:val="auto"/>
                  </w:rPr>
                </w:rPrChange>
              </w:rPr>
            </w:pPr>
            <w:ins w:id="2118" w:author="Lin Miirabai" w:date="2013-07-01T15:19:00Z">
              <w:r w:rsidRPr="00906985">
                <w:rPr>
                  <w:color w:val="0000FF"/>
                  <w:rPrChange w:id="2119" w:author="Lin Miirabai" w:date="2013-07-01T15:21:00Z">
                    <w:rPr>
                      <w:color w:val="auto"/>
                    </w:rPr>
                  </w:rPrChange>
                </w:rPr>
                <w:t>0.75</w:t>
              </w:r>
            </w:ins>
          </w:p>
          <w:p w14:paraId="1FE92AF2" w14:textId="77777777" w:rsidR="00DC7D32" w:rsidRDefault="00DC7D32" w:rsidP="00944897">
            <w:pPr>
              <w:rPr>
                <w:ins w:id="2120" w:author="Lin Miirabai" w:date="2013-07-01T15:24:00Z"/>
                <w:color w:val="0000FF"/>
              </w:rPr>
            </w:pPr>
            <w:ins w:id="2121" w:author="Lin Miirabai" w:date="2013-07-01T15:19:00Z">
              <w:r w:rsidRPr="00906985">
                <w:rPr>
                  <w:color w:val="0000FF"/>
                  <w:rPrChange w:id="2122" w:author="Lin Miirabai" w:date="2013-07-01T15:21:00Z">
                    <w:rPr>
                      <w:color w:val="auto"/>
                    </w:rPr>
                  </w:rPrChange>
                </w:rPr>
                <w:t>1.25</w:t>
              </w:r>
            </w:ins>
          </w:p>
          <w:p w14:paraId="4F2145FA" w14:textId="77777777" w:rsidR="003B3AF9" w:rsidRDefault="003B3AF9" w:rsidP="00944897">
            <w:pPr>
              <w:rPr>
                <w:ins w:id="2123" w:author="Lin Miirabai" w:date="2013-07-01T15:24:00Z"/>
                <w:color w:val="0000FF"/>
              </w:rPr>
            </w:pPr>
            <w:ins w:id="2124" w:author="Lin Miirabai" w:date="2013-07-01T15:24:00Z">
              <w:r>
                <w:rPr>
                  <w:color w:val="0000FF"/>
                </w:rPr>
                <w:t>0.50</w:t>
              </w:r>
            </w:ins>
          </w:p>
          <w:p w14:paraId="5D5D3B62" w14:textId="221AEE06" w:rsidR="003B3AF9" w:rsidRPr="00906985" w:rsidRDefault="003B3AF9" w:rsidP="00944897">
            <w:pPr>
              <w:rPr>
                <w:ins w:id="2125" w:author="Arnold Sandjaja" w:date="2013-05-17T16:10:00Z"/>
                <w:color w:val="0000FF"/>
                <w:rPrChange w:id="2126" w:author="Lin Miirabai" w:date="2013-07-01T15:21:00Z">
                  <w:rPr>
                    <w:ins w:id="2127" w:author="Arnold Sandjaja" w:date="2013-05-17T16:10:00Z"/>
                    <w:color w:val="auto"/>
                  </w:rPr>
                </w:rPrChange>
              </w:rPr>
            </w:pPr>
            <w:ins w:id="2128" w:author="Lin Miirabai" w:date="2013-07-01T15:25:00Z">
              <w:r>
                <w:rPr>
                  <w:color w:val="0000FF"/>
                </w:rPr>
                <w:t>0.50</w:t>
              </w:r>
            </w:ins>
          </w:p>
        </w:tc>
      </w:tr>
      <w:tr w:rsidR="00575FF6" w:rsidRPr="00575FF6" w14:paraId="12CA59E2" w14:textId="77777777" w:rsidTr="00575FF6">
        <w:trPr>
          <w:ins w:id="2129" w:author="Arnold Sandjaja" w:date="2013-05-17T16:10:00Z"/>
        </w:trPr>
        <w:tc>
          <w:tcPr>
            <w:tcW w:w="817" w:type="dxa"/>
            <w:shd w:val="clear" w:color="auto" w:fill="auto"/>
          </w:tcPr>
          <w:p w14:paraId="34EB998E" w14:textId="4A866D46" w:rsidR="00575FF6" w:rsidRPr="00575FF6" w:rsidRDefault="00575FF6" w:rsidP="00944897">
            <w:pPr>
              <w:rPr>
                <w:ins w:id="2130" w:author="Arnold Sandjaja" w:date="2013-05-17T16:10:00Z"/>
                <w:color w:val="auto"/>
              </w:rPr>
            </w:pPr>
            <w:ins w:id="2131" w:author="Arnold Sandjaja" w:date="2013-05-17T16:10:00Z">
              <w:r w:rsidRPr="00575FF6">
                <w:rPr>
                  <w:color w:val="auto"/>
                </w:rPr>
                <w:t xml:space="preserve">C </w:t>
              </w:r>
            </w:ins>
          </w:p>
        </w:tc>
        <w:tc>
          <w:tcPr>
            <w:tcW w:w="7513" w:type="dxa"/>
            <w:gridSpan w:val="2"/>
            <w:shd w:val="clear" w:color="auto" w:fill="auto"/>
          </w:tcPr>
          <w:p w14:paraId="4D6EBA3F" w14:textId="551BC320" w:rsidR="00575FF6" w:rsidRPr="005F38BE" w:rsidRDefault="00575FF6" w:rsidP="00944897">
            <w:pPr>
              <w:rPr>
                <w:ins w:id="2132" w:author="Arnold Sandjaja" w:date="2013-05-17T16:10:00Z"/>
                <w:rFonts w:ascii="新細明體" w:eastAsia="新細明體" w:hAnsi="新細明體" w:cs="新細明體" w:hint="eastAsia"/>
                <w:b/>
                <w:color w:val="auto"/>
                <w:lang w:val="en-US" w:eastAsia="zh-TW"/>
                <w:rPrChange w:id="2133" w:author="Lin Miirabai" w:date="2013-07-01T15:12:00Z">
                  <w:rPr>
                    <w:ins w:id="2134" w:author="Arnold Sandjaja" w:date="2013-05-17T16:10:00Z"/>
                    <w:rFonts w:hint="eastAsia"/>
                    <w:b/>
                    <w:color w:val="auto"/>
                    <w:lang w:eastAsia="zh-TW"/>
                  </w:rPr>
                </w:rPrChange>
              </w:rPr>
            </w:pPr>
            <w:ins w:id="2135" w:author="Arnold Sandjaja" w:date="2013-05-17T16:10:00Z">
              <w:r w:rsidRPr="00575FF6">
                <w:rPr>
                  <w:b/>
                  <w:color w:val="auto"/>
                </w:rPr>
                <w:t>Computer usage</w:t>
              </w:r>
            </w:ins>
            <w:ins w:id="2136" w:author="Lin Miirabai" w:date="2013-07-01T15:12:00Z">
              <w:r w:rsidR="005F38BE">
                <w:rPr>
                  <w:rFonts w:hint="eastAsia"/>
                  <w:b/>
                  <w:color w:val="auto"/>
                  <w:lang w:eastAsia="zh-TW"/>
                </w:rPr>
                <w:t xml:space="preserve"> </w:t>
              </w:r>
              <w:r w:rsidR="005F38BE">
                <w:rPr>
                  <w:b/>
                  <w:color w:val="auto"/>
                  <w:lang w:val="en-US" w:eastAsia="zh-TW"/>
                </w:rPr>
                <w:t xml:space="preserve">/ </w:t>
              </w:r>
              <w:r w:rsidR="005F38BE" w:rsidRPr="005F38BE">
                <w:rPr>
                  <w:rFonts w:ascii="新細明體" w:eastAsia="新細明體" w:hAnsi="新細明體" w:cs="新細明體" w:hint="eastAsia"/>
                  <w:b/>
                  <w:color w:val="0000FF"/>
                  <w:lang w:val="en-US" w:eastAsia="zh-TW"/>
                  <w:rPrChange w:id="2137" w:author="Lin Miirabai" w:date="2013-07-01T15:13:00Z">
                    <w:rPr>
                      <w:rFonts w:ascii="新細明體" w:eastAsia="新細明體" w:hAnsi="新細明體" w:cs="新細明體" w:hint="eastAsia"/>
                      <w:b/>
                      <w:color w:val="auto"/>
                      <w:lang w:val="en-US" w:eastAsia="zh-TW"/>
                    </w:rPr>
                  </w:rPrChange>
                </w:rPr>
                <w:t>電腦應用</w:t>
              </w:r>
            </w:ins>
          </w:p>
        </w:tc>
        <w:tc>
          <w:tcPr>
            <w:tcW w:w="1449" w:type="dxa"/>
            <w:gridSpan w:val="2"/>
            <w:shd w:val="clear" w:color="auto" w:fill="auto"/>
          </w:tcPr>
          <w:p w14:paraId="2BEBDEAD" w14:textId="77777777" w:rsidR="00575FF6" w:rsidRPr="00575FF6" w:rsidRDefault="00575FF6" w:rsidP="00944897">
            <w:pPr>
              <w:rPr>
                <w:ins w:id="2138" w:author="Arnold Sandjaja" w:date="2013-05-17T16:10:00Z"/>
                <w:b/>
                <w:color w:val="auto"/>
              </w:rPr>
            </w:pPr>
            <w:ins w:id="2139" w:author="Arnold Sandjaja" w:date="2013-05-17T16:10:00Z">
              <w:r w:rsidRPr="00575FF6">
                <w:rPr>
                  <w:b/>
                  <w:color w:val="auto"/>
                </w:rPr>
                <w:t>Objective /4</w:t>
              </w:r>
            </w:ins>
          </w:p>
        </w:tc>
      </w:tr>
      <w:tr w:rsidR="00553462" w:rsidRPr="00575FF6" w14:paraId="57A47095" w14:textId="77777777" w:rsidTr="00D615FB">
        <w:tblPrEx>
          <w:tblW w:w="9779" w:type="dxa"/>
          <w:tblLook w:val="06A0" w:firstRow="1" w:lastRow="0" w:firstColumn="1" w:lastColumn="0" w:noHBand="1" w:noVBand="1"/>
          <w:tblPrExChange w:id="2140" w:author="Arnold Sandjaja" w:date="2013-06-30T09:43:00Z">
            <w:tblPrEx>
              <w:tblW w:w="9779" w:type="dxa"/>
              <w:tblLook w:val="06A0" w:firstRow="1" w:lastRow="0" w:firstColumn="1" w:lastColumn="0" w:noHBand="1" w:noVBand="1"/>
            </w:tblPrEx>
          </w:tblPrExChange>
        </w:tblPrEx>
        <w:trPr>
          <w:ins w:id="2141" w:author="Arnold Sandjaja" w:date="2013-05-17T16:10:00Z"/>
        </w:trPr>
        <w:tc>
          <w:tcPr>
            <w:tcW w:w="817" w:type="dxa"/>
            <w:shd w:val="clear" w:color="auto" w:fill="auto"/>
            <w:tcPrChange w:id="2142" w:author="Arnold Sandjaja" w:date="2013-06-30T09:43:00Z">
              <w:tcPr>
                <w:tcW w:w="817" w:type="dxa"/>
                <w:shd w:val="clear" w:color="auto" w:fill="auto"/>
              </w:tcPr>
            </w:tcPrChange>
          </w:tcPr>
          <w:p w14:paraId="77E6EE11" w14:textId="77777777" w:rsidR="00553462" w:rsidRPr="00575FF6" w:rsidRDefault="00553462" w:rsidP="00944897">
            <w:pPr>
              <w:rPr>
                <w:ins w:id="2143" w:author="Arnold Sandjaja" w:date="2013-05-17T16:10:00Z"/>
                <w:color w:val="auto"/>
              </w:rPr>
            </w:pPr>
            <w:ins w:id="2144" w:author="Arnold Sandjaja" w:date="2013-05-17T16:10:00Z">
              <w:r w:rsidRPr="00575FF6">
                <w:rPr>
                  <w:color w:val="auto"/>
                </w:rPr>
                <w:t>C.1</w:t>
              </w:r>
            </w:ins>
          </w:p>
        </w:tc>
        <w:tc>
          <w:tcPr>
            <w:tcW w:w="7513" w:type="dxa"/>
            <w:gridSpan w:val="2"/>
            <w:shd w:val="clear" w:color="auto" w:fill="auto"/>
            <w:vAlign w:val="bottom"/>
            <w:tcPrChange w:id="2145" w:author="Arnold Sandjaja" w:date="2013-06-30T09:43:00Z">
              <w:tcPr>
                <w:tcW w:w="7513" w:type="dxa"/>
                <w:gridSpan w:val="2"/>
                <w:shd w:val="clear" w:color="auto" w:fill="auto"/>
                <w:vAlign w:val="bottom"/>
              </w:tcPr>
            </w:tcPrChange>
          </w:tcPr>
          <w:p w14:paraId="71480081" w14:textId="77777777" w:rsidR="00553462" w:rsidRPr="00575FF6" w:rsidRDefault="00553462" w:rsidP="00944897">
            <w:pPr>
              <w:rPr>
                <w:ins w:id="2146" w:author="Arnold Sandjaja" w:date="2013-05-17T16:10:00Z"/>
                <w:rFonts w:eastAsia="Times New Roman" w:cs="Arial"/>
                <w:color w:val="auto"/>
              </w:rPr>
            </w:pPr>
            <w:ins w:id="2147" w:author="Arnold Sandjaja" w:date="2013-05-17T16:10:00Z">
              <w:r w:rsidRPr="00575FF6">
                <w:rPr>
                  <w:rFonts w:eastAsia="Times New Roman" w:cs="Arial"/>
                  <w:color w:val="auto"/>
                </w:rPr>
                <w:t>Resolution of linked images as specified in magazine marked in InDesign</w:t>
              </w:r>
            </w:ins>
          </w:p>
        </w:tc>
        <w:tc>
          <w:tcPr>
            <w:tcW w:w="1449" w:type="dxa"/>
            <w:gridSpan w:val="2"/>
            <w:shd w:val="clear" w:color="auto" w:fill="auto"/>
            <w:vAlign w:val="bottom"/>
            <w:tcPrChange w:id="2148" w:author="Arnold Sandjaja" w:date="2013-06-30T09:43:00Z">
              <w:tcPr>
                <w:tcW w:w="1449" w:type="dxa"/>
                <w:gridSpan w:val="2"/>
                <w:shd w:val="clear" w:color="auto" w:fill="auto"/>
              </w:tcPr>
            </w:tcPrChange>
          </w:tcPr>
          <w:p w14:paraId="7248384A" w14:textId="244D3E2E" w:rsidR="00553462" w:rsidRPr="00575FF6" w:rsidRDefault="00553462" w:rsidP="00944897">
            <w:pPr>
              <w:rPr>
                <w:ins w:id="2149" w:author="Arnold Sandjaja" w:date="2013-05-17T16:10:00Z"/>
                <w:color w:val="auto"/>
              </w:rPr>
            </w:pPr>
            <w:ins w:id="2150" w:author="Arnold Sandjaja" w:date="2013-06-30T09:43:00Z">
              <w:r>
                <w:rPr>
                  <w:rFonts w:cs="Arial"/>
                </w:rPr>
                <w:t>0.50</w:t>
              </w:r>
            </w:ins>
          </w:p>
        </w:tc>
      </w:tr>
      <w:tr w:rsidR="00553462" w:rsidRPr="00575FF6" w14:paraId="5BE1FD51" w14:textId="77777777" w:rsidTr="00D615FB">
        <w:tblPrEx>
          <w:tblW w:w="9779" w:type="dxa"/>
          <w:tblLook w:val="06A0" w:firstRow="1" w:lastRow="0" w:firstColumn="1" w:lastColumn="0" w:noHBand="1" w:noVBand="1"/>
          <w:tblPrExChange w:id="2151" w:author="Arnold Sandjaja" w:date="2013-06-30T09:43:00Z">
            <w:tblPrEx>
              <w:tblW w:w="9779" w:type="dxa"/>
              <w:tblLook w:val="06A0" w:firstRow="1" w:lastRow="0" w:firstColumn="1" w:lastColumn="0" w:noHBand="1" w:noVBand="1"/>
            </w:tblPrEx>
          </w:tblPrExChange>
        </w:tblPrEx>
        <w:trPr>
          <w:ins w:id="2152" w:author="Arnold Sandjaja" w:date="2013-05-17T16:10:00Z"/>
        </w:trPr>
        <w:tc>
          <w:tcPr>
            <w:tcW w:w="817" w:type="dxa"/>
            <w:shd w:val="clear" w:color="auto" w:fill="auto"/>
            <w:tcPrChange w:id="2153" w:author="Arnold Sandjaja" w:date="2013-06-30T09:43:00Z">
              <w:tcPr>
                <w:tcW w:w="817" w:type="dxa"/>
                <w:shd w:val="clear" w:color="auto" w:fill="auto"/>
              </w:tcPr>
            </w:tcPrChange>
          </w:tcPr>
          <w:p w14:paraId="5A7FEE27" w14:textId="77777777" w:rsidR="00553462" w:rsidRPr="00575FF6" w:rsidRDefault="00553462" w:rsidP="00944897">
            <w:pPr>
              <w:rPr>
                <w:ins w:id="2154" w:author="Arnold Sandjaja" w:date="2013-05-17T16:10:00Z"/>
                <w:color w:val="auto"/>
              </w:rPr>
            </w:pPr>
            <w:ins w:id="2155" w:author="Arnold Sandjaja" w:date="2013-05-17T16:10:00Z">
              <w:r w:rsidRPr="00575FF6">
                <w:rPr>
                  <w:color w:val="auto"/>
                </w:rPr>
                <w:t>C.2</w:t>
              </w:r>
            </w:ins>
          </w:p>
        </w:tc>
        <w:tc>
          <w:tcPr>
            <w:tcW w:w="7513" w:type="dxa"/>
            <w:gridSpan w:val="2"/>
            <w:shd w:val="clear" w:color="auto" w:fill="auto"/>
            <w:vAlign w:val="bottom"/>
            <w:tcPrChange w:id="2156" w:author="Arnold Sandjaja" w:date="2013-06-30T09:43:00Z">
              <w:tcPr>
                <w:tcW w:w="7513" w:type="dxa"/>
                <w:gridSpan w:val="2"/>
                <w:shd w:val="clear" w:color="auto" w:fill="auto"/>
                <w:vAlign w:val="bottom"/>
              </w:tcPr>
            </w:tcPrChange>
          </w:tcPr>
          <w:p w14:paraId="78E028D4" w14:textId="77777777" w:rsidR="00553462" w:rsidRPr="00575FF6" w:rsidRDefault="00553462" w:rsidP="00944897">
            <w:pPr>
              <w:rPr>
                <w:ins w:id="2157" w:author="Arnold Sandjaja" w:date="2013-05-17T16:10:00Z"/>
                <w:rFonts w:eastAsia="Times New Roman" w:cs="Arial"/>
                <w:color w:val="auto"/>
              </w:rPr>
            </w:pPr>
            <w:ins w:id="2158" w:author="Arnold Sandjaja" w:date="2013-05-17T16:10:00Z">
              <w:r w:rsidRPr="00575FF6">
                <w:rPr>
                  <w:rFonts w:eastAsia="Times New Roman" w:cs="Arial"/>
                  <w:color w:val="auto"/>
                </w:rPr>
                <w:t>Colour mode of linked images as specified in magazine</w:t>
              </w:r>
            </w:ins>
          </w:p>
        </w:tc>
        <w:tc>
          <w:tcPr>
            <w:tcW w:w="1449" w:type="dxa"/>
            <w:gridSpan w:val="2"/>
            <w:shd w:val="clear" w:color="auto" w:fill="auto"/>
            <w:vAlign w:val="bottom"/>
            <w:tcPrChange w:id="2159" w:author="Arnold Sandjaja" w:date="2013-06-30T09:43:00Z">
              <w:tcPr>
                <w:tcW w:w="1449" w:type="dxa"/>
                <w:gridSpan w:val="2"/>
                <w:shd w:val="clear" w:color="auto" w:fill="auto"/>
              </w:tcPr>
            </w:tcPrChange>
          </w:tcPr>
          <w:p w14:paraId="4A8B44FA" w14:textId="425726A8" w:rsidR="00553462" w:rsidRPr="00575FF6" w:rsidRDefault="00553462" w:rsidP="00944897">
            <w:pPr>
              <w:rPr>
                <w:ins w:id="2160" w:author="Arnold Sandjaja" w:date="2013-05-17T16:10:00Z"/>
                <w:color w:val="auto"/>
              </w:rPr>
            </w:pPr>
            <w:ins w:id="2161" w:author="Arnold Sandjaja" w:date="2013-06-30T09:43:00Z">
              <w:r>
                <w:rPr>
                  <w:rFonts w:cs="Arial"/>
                </w:rPr>
                <w:t>0.75</w:t>
              </w:r>
            </w:ins>
          </w:p>
        </w:tc>
      </w:tr>
      <w:tr w:rsidR="00553462" w:rsidRPr="00575FF6" w14:paraId="4BC7A982" w14:textId="77777777" w:rsidTr="00D615FB">
        <w:tblPrEx>
          <w:tblW w:w="9779" w:type="dxa"/>
          <w:tblLook w:val="06A0" w:firstRow="1" w:lastRow="0" w:firstColumn="1" w:lastColumn="0" w:noHBand="1" w:noVBand="1"/>
          <w:tblPrExChange w:id="2162" w:author="Arnold Sandjaja" w:date="2013-06-30T09:43:00Z">
            <w:tblPrEx>
              <w:tblW w:w="9779" w:type="dxa"/>
              <w:tblLook w:val="06A0" w:firstRow="1" w:lastRow="0" w:firstColumn="1" w:lastColumn="0" w:noHBand="1" w:noVBand="1"/>
            </w:tblPrEx>
          </w:tblPrExChange>
        </w:tblPrEx>
        <w:trPr>
          <w:ins w:id="2163" w:author="Arnold Sandjaja" w:date="2013-05-17T16:10:00Z"/>
        </w:trPr>
        <w:tc>
          <w:tcPr>
            <w:tcW w:w="817" w:type="dxa"/>
            <w:shd w:val="clear" w:color="auto" w:fill="auto"/>
            <w:tcPrChange w:id="2164" w:author="Arnold Sandjaja" w:date="2013-06-30T09:43:00Z">
              <w:tcPr>
                <w:tcW w:w="817" w:type="dxa"/>
                <w:shd w:val="clear" w:color="auto" w:fill="auto"/>
              </w:tcPr>
            </w:tcPrChange>
          </w:tcPr>
          <w:p w14:paraId="07BFE5BE" w14:textId="77777777" w:rsidR="00553462" w:rsidRPr="00575FF6" w:rsidRDefault="00553462" w:rsidP="00944897">
            <w:pPr>
              <w:rPr>
                <w:ins w:id="2165" w:author="Arnold Sandjaja" w:date="2013-05-17T16:10:00Z"/>
                <w:color w:val="auto"/>
              </w:rPr>
            </w:pPr>
            <w:ins w:id="2166" w:author="Arnold Sandjaja" w:date="2013-05-17T16:10:00Z">
              <w:r w:rsidRPr="00575FF6">
                <w:rPr>
                  <w:color w:val="auto"/>
                </w:rPr>
                <w:t>C.3</w:t>
              </w:r>
            </w:ins>
          </w:p>
        </w:tc>
        <w:tc>
          <w:tcPr>
            <w:tcW w:w="7513" w:type="dxa"/>
            <w:gridSpan w:val="2"/>
            <w:shd w:val="clear" w:color="auto" w:fill="auto"/>
            <w:vAlign w:val="bottom"/>
            <w:tcPrChange w:id="2167" w:author="Arnold Sandjaja" w:date="2013-06-30T09:43:00Z">
              <w:tcPr>
                <w:tcW w:w="7513" w:type="dxa"/>
                <w:gridSpan w:val="2"/>
                <w:shd w:val="clear" w:color="auto" w:fill="auto"/>
                <w:vAlign w:val="bottom"/>
              </w:tcPr>
            </w:tcPrChange>
          </w:tcPr>
          <w:p w14:paraId="67DD7147" w14:textId="1419ABEF" w:rsidR="00553462" w:rsidRPr="00511E9A" w:rsidRDefault="00553462" w:rsidP="00944897">
            <w:pPr>
              <w:keepNext/>
              <w:keepLines/>
              <w:spacing w:before="200"/>
              <w:outlineLvl w:val="4"/>
              <w:rPr>
                <w:ins w:id="2168" w:author="Arnold Sandjaja" w:date="2013-05-17T16:10:00Z"/>
                <w:rFonts w:eastAsia="Times New Roman" w:cs="Arial"/>
                <w:color w:val="auto"/>
                <w:szCs w:val="20"/>
                <w:lang w:val="en-US"/>
                <w:rPrChange w:id="2169" w:author="Arnold Sandjaja" w:date="2013-06-30T09:39:00Z">
                  <w:rPr>
                    <w:ins w:id="2170" w:author="Arnold Sandjaja" w:date="2013-05-17T16:10:00Z"/>
                    <w:rFonts w:eastAsia="Times New Roman" w:cs="Arial"/>
                    <w:i/>
                    <w:iCs/>
                    <w:color w:val="auto"/>
                  </w:rPr>
                </w:rPrChange>
              </w:rPr>
            </w:pPr>
            <w:ins w:id="2171" w:author="Arnold Sandjaja" w:date="2013-06-30T09:39:00Z">
              <w:r w:rsidRPr="00511E9A">
                <w:rPr>
                  <w:rFonts w:eastAsia="Times New Roman" w:cs="Arial"/>
                  <w:color w:val="auto"/>
                  <w:szCs w:val="20"/>
                  <w:lang w:val="en-US"/>
                </w:rPr>
                <w:t>Logo and barcode dimensions as required in the task</w:t>
              </w:r>
            </w:ins>
          </w:p>
        </w:tc>
        <w:tc>
          <w:tcPr>
            <w:tcW w:w="1449" w:type="dxa"/>
            <w:gridSpan w:val="2"/>
            <w:shd w:val="clear" w:color="auto" w:fill="auto"/>
            <w:vAlign w:val="bottom"/>
            <w:tcPrChange w:id="2172" w:author="Arnold Sandjaja" w:date="2013-06-30T09:43:00Z">
              <w:tcPr>
                <w:tcW w:w="1449" w:type="dxa"/>
                <w:gridSpan w:val="2"/>
                <w:shd w:val="clear" w:color="auto" w:fill="auto"/>
              </w:tcPr>
            </w:tcPrChange>
          </w:tcPr>
          <w:p w14:paraId="354FA708" w14:textId="2472C600" w:rsidR="00553462" w:rsidRPr="00575FF6" w:rsidRDefault="00553462" w:rsidP="00944897">
            <w:pPr>
              <w:rPr>
                <w:ins w:id="2173" w:author="Arnold Sandjaja" w:date="2013-05-17T16:10:00Z"/>
                <w:color w:val="auto"/>
              </w:rPr>
            </w:pPr>
            <w:ins w:id="2174" w:author="Arnold Sandjaja" w:date="2013-06-30T09:43:00Z">
              <w:r>
                <w:rPr>
                  <w:rFonts w:cs="Arial"/>
                </w:rPr>
                <w:t>0.25</w:t>
              </w:r>
            </w:ins>
          </w:p>
        </w:tc>
      </w:tr>
      <w:tr w:rsidR="00553462" w:rsidRPr="00575FF6" w14:paraId="2D4F5286" w14:textId="77777777" w:rsidTr="00D615FB">
        <w:tblPrEx>
          <w:tblW w:w="9779" w:type="dxa"/>
          <w:tblLook w:val="06A0" w:firstRow="1" w:lastRow="0" w:firstColumn="1" w:lastColumn="0" w:noHBand="1" w:noVBand="1"/>
          <w:tblPrExChange w:id="2175" w:author="Arnold Sandjaja" w:date="2013-06-30T09:43:00Z">
            <w:tblPrEx>
              <w:tblW w:w="9779" w:type="dxa"/>
              <w:tblLook w:val="06A0" w:firstRow="1" w:lastRow="0" w:firstColumn="1" w:lastColumn="0" w:noHBand="1" w:noVBand="1"/>
            </w:tblPrEx>
          </w:tblPrExChange>
        </w:tblPrEx>
        <w:trPr>
          <w:ins w:id="2176" w:author="Arnold Sandjaja" w:date="2013-05-17T16:10:00Z"/>
        </w:trPr>
        <w:tc>
          <w:tcPr>
            <w:tcW w:w="817" w:type="dxa"/>
            <w:shd w:val="clear" w:color="auto" w:fill="auto"/>
            <w:tcPrChange w:id="2177" w:author="Arnold Sandjaja" w:date="2013-06-30T09:43:00Z">
              <w:tcPr>
                <w:tcW w:w="817" w:type="dxa"/>
                <w:shd w:val="clear" w:color="auto" w:fill="auto"/>
              </w:tcPr>
            </w:tcPrChange>
          </w:tcPr>
          <w:p w14:paraId="45BEC4A1" w14:textId="77777777" w:rsidR="00553462" w:rsidRPr="00575FF6" w:rsidRDefault="00553462" w:rsidP="00944897">
            <w:pPr>
              <w:rPr>
                <w:ins w:id="2178" w:author="Arnold Sandjaja" w:date="2013-05-17T16:10:00Z"/>
                <w:color w:val="auto"/>
              </w:rPr>
            </w:pPr>
            <w:ins w:id="2179" w:author="Arnold Sandjaja" w:date="2013-05-17T16:10:00Z">
              <w:r w:rsidRPr="00575FF6">
                <w:rPr>
                  <w:color w:val="auto"/>
                </w:rPr>
                <w:t>C.4</w:t>
              </w:r>
            </w:ins>
          </w:p>
        </w:tc>
        <w:tc>
          <w:tcPr>
            <w:tcW w:w="7513" w:type="dxa"/>
            <w:gridSpan w:val="2"/>
            <w:shd w:val="clear" w:color="auto" w:fill="auto"/>
            <w:vAlign w:val="bottom"/>
            <w:tcPrChange w:id="2180" w:author="Arnold Sandjaja" w:date="2013-06-30T09:43:00Z">
              <w:tcPr>
                <w:tcW w:w="7513" w:type="dxa"/>
                <w:gridSpan w:val="2"/>
                <w:shd w:val="clear" w:color="auto" w:fill="auto"/>
                <w:vAlign w:val="bottom"/>
              </w:tcPr>
            </w:tcPrChange>
          </w:tcPr>
          <w:p w14:paraId="428A3D9D" w14:textId="77777777" w:rsidR="00553462" w:rsidRPr="00575FF6" w:rsidRDefault="00553462" w:rsidP="00944897">
            <w:pPr>
              <w:rPr>
                <w:ins w:id="2181" w:author="Arnold Sandjaja" w:date="2013-05-17T16:10:00Z"/>
                <w:rFonts w:eastAsia="Times New Roman" w:cs="Arial"/>
                <w:color w:val="auto"/>
              </w:rPr>
            </w:pPr>
            <w:ins w:id="2182" w:author="Arnold Sandjaja" w:date="2013-05-17T16:10:00Z">
              <w:r w:rsidRPr="00575FF6">
                <w:rPr>
                  <w:rFonts w:eastAsia="Times New Roman" w:cs="Arial"/>
                  <w:color w:val="auto"/>
                </w:rPr>
                <w:t>Use of paragraphs styles &amp; master pages in layout as specified in magazine</w:t>
              </w:r>
            </w:ins>
          </w:p>
        </w:tc>
        <w:tc>
          <w:tcPr>
            <w:tcW w:w="1449" w:type="dxa"/>
            <w:gridSpan w:val="2"/>
            <w:shd w:val="clear" w:color="auto" w:fill="auto"/>
            <w:vAlign w:val="bottom"/>
            <w:tcPrChange w:id="2183" w:author="Arnold Sandjaja" w:date="2013-06-30T09:43:00Z">
              <w:tcPr>
                <w:tcW w:w="1449" w:type="dxa"/>
                <w:gridSpan w:val="2"/>
                <w:shd w:val="clear" w:color="auto" w:fill="auto"/>
              </w:tcPr>
            </w:tcPrChange>
          </w:tcPr>
          <w:p w14:paraId="4C6A83CE" w14:textId="6222AA64" w:rsidR="00553462" w:rsidRPr="00575FF6" w:rsidRDefault="00553462" w:rsidP="00944897">
            <w:pPr>
              <w:rPr>
                <w:ins w:id="2184" w:author="Arnold Sandjaja" w:date="2013-05-17T16:10:00Z"/>
                <w:color w:val="auto"/>
              </w:rPr>
            </w:pPr>
            <w:ins w:id="2185" w:author="Arnold Sandjaja" w:date="2013-06-30T09:43:00Z">
              <w:r>
                <w:rPr>
                  <w:rFonts w:cs="Arial"/>
                </w:rPr>
                <w:t>1.00</w:t>
              </w:r>
            </w:ins>
          </w:p>
        </w:tc>
      </w:tr>
      <w:tr w:rsidR="00553462" w:rsidRPr="00575FF6" w14:paraId="0722EDF6" w14:textId="77777777" w:rsidTr="00D615FB">
        <w:tblPrEx>
          <w:tblW w:w="9779" w:type="dxa"/>
          <w:tblLook w:val="06A0" w:firstRow="1" w:lastRow="0" w:firstColumn="1" w:lastColumn="0" w:noHBand="1" w:noVBand="1"/>
          <w:tblPrExChange w:id="2186" w:author="Arnold Sandjaja" w:date="2013-06-30T09:43:00Z">
            <w:tblPrEx>
              <w:tblW w:w="9779" w:type="dxa"/>
              <w:tblLook w:val="06A0" w:firstRow="1" w:lastRow="0" w:firstColumn="1" w:lastColumn="0" w:noHBand="1" w:noVBand="1"/>
            </w:tblPrEx>
          </w:tblPrExChange>
        </w:tblPrEx>
        <w:trPr>
          <w:ins w:id="2187" w:author="Arnold Sandjaja" w:date="2013-05-17T16:10:00Z"/>
        </w:trPr>
        <w:tc>
          <w:tcPr>
            <w:tcW w:w="817" w:type="dxa"/>
            <w:shd w:val="clear" w:color="auto" w:fill="auto"/>
            <w:tcPrChange w:id="2188" w:author="Arnold Sandjaja" w:date="2013-06-30T09:43:00Z">
              <w:tcPr>
                <w:tcW w:w="817" w:type="dxa"/>
                <w:shd w:val="clear" w:color="auto" w:fill="auto"/>
              </w:tcPr>
            </w:tcPrChange>
          </w:tcPr>
          <w:p w14:paraId="571DAC9B" w14:textId="77777777" w:rsidR="00553462" w:rsidRPr="00575FF6" w:rsidRDefault="00553462" w:rsidP="00944897">
            <w:pPr>
              <w:rPr>
                <w:ins w:id="2189" w:author="Arnold Sandjaja" w:date="2013-05-17T16:10:00Z"/>
                <w:color w:val="auto"/>
              </w:rPr>
            </w:pPr>
            <w:ins w:id="2190" w:author="Arnold Sandjaja" w:date="2013-05-17T16:10:00Z">
              <w:r w:rsidRPr="00575FF6">
                <w:rPr>
                  <w:color w:val="auto"/>
                </w:rPr>
                <w:t>C.5</w:t>
              </w:r>
            </w:ins>
          </w:p>
        </w:tc>
        <w:tc>
          <w:tcPr>
            <w:tcW w:w="7513" w:type="dxa"/>
            <w:gridSpan w:val="2"/>
            <w:shd w:val="clear" w:color="auto" w:fill="auto"/>
            <w:vAlign w:val="bottom"/>
            <w:tcPrChange w:id="2191" w:author="Arnold Sandjaja" w:date="2013-06-30T09:43:00Z">
              <w:tcPr>
                <w:tcW w:w="7513" w:type="dxa"/>
                <w:gridSpan w:val="2"/>
                <w:shd w:val="clear" w:color="auto" w:fill="auto"/>
                <w:vAlign w:val="bottom"/>
              </w:tcPr>
            </w:tcPrChange>
          </w:tcPr>
          <w:p w14:paraId="28738C8E" w14:textId="77777777" w:rsidR="00553462" w:rsidRPr="00575FF6" w:rsidRDefault="00553462" w:rsidP="00944897">
            <w:pPr>
              <w:rPr>
                <w:ins w:id="2192" w:author="Arnold Sandjaja" w:date="2013-05-17T16:10:00Z"/>
                <w:rFonts w:eastAsia="Times New Roman" w:cs="Arial"/>
                <w:color w:val="auto"/>
              </w:rPr>
            </w:pPr>
            <w:ins w:id="2193" w:author="Arnold Sandjaja" w:date="2013-05-17T16:10:00Z">
              <w:r w:rsidRPr="00575FF6">
                <w:rPr>
                  <w:rFonts w:eastAsia="Times New Roman" w:cs="Arial"/>
                  <w:color w:val="auto"/>
                </w:rPr>
                <w:t>Use of Character Styles in layout as specified in magazine</w:t>
              </w:r>
            </w:ins>
          </w:p>
        </w:tc>
        <w:tc>
          <w:tcPr>
            <w:tcW w:w="1449" w:type="dxa"/>
            <w:gridSpan w:val="2"/>
            <w:shd w:val="clear" w:color="auto" w:fill="auto"/>
            <w:vAlign w:val="bottom"/>
            <w:tcPrChange w:id="2194" w:author="Arnold Sandjaja" w:date="2013-06-30T09:43:00Z">
              <w:tcPr>
                <w:tcW w:w="1449" w:type="dxa"/>
                <w:gridSpan w:val="2"/>
                <w:shd w:val="clear" w:color="auto" w:fill="auto"/>
              </w:tcPr>
            </w:tcPrChange>
          </w:tcPr>
          <w:p w14:paraId="73E3D9AE" w14:textId="66EFA79A" w:rsidR="00553462" w:rsidRPr="00575FF6" w:rsidRDefault="00553462" w:rsidP="00944897">
            <w:pPr>
              <w:rPr>
                <w:ins w:id="2195" w:author="Arnold Sandjaja" w:date="2013-05-17T16:10:00Z"/>
                <w:color w:val="auto"/>
              </w:rPr>
            </w:pPr>
            <w:ins w:id="2196" w:author="Arnold Sandjaja" w:date="2013-06-30T09:43:00Z">
              <w:r>
                <w:rPr>
                  <w:rFonts w:cs="Arial"/>
                </w:rPr>
                <w:t>0.25</w:t>
              </w:r>
            </w:ins>
          </w:p>
        </w:tc>
      </w:tr>
      <w:tr w:rsidR="00553462" w:rsidRPr="00575FF6" w14:paraId="1F6144BF" w14:textId="77777777" w:rsidTr="00D615FB">
        <w:tblPrEx>
          <w:tblW w:w="9779" w:type="dxa"/>
          <w:tblLook w:val="06A0" w:firstRow="1" w:lastRow="0" w:firstColumn="1" w:lastColumn="0" w:noHBand="1" w:noVBand="1"/>
          <w:tblPrExChange w:id="2197" w:author="Arnold Sandjaja" w:date="2013-06-30T09:43:00Z">
            <w:tblPrEx>
              <w:tblW w:w="9779" w:type="dxa"/>
              <w:tblLook w:val="06A0" w:firstRow="1" w:lastRow="0" w:firstColumn="1" w:lastColumn="0" w:noHBand="1" w:noVBand="1"/>
            </w:tblPrEx>
          </w:tblPrExChange>
        </w:tblPrEx>
        <w:trPr>
          <w:ins w:id="2198" w:author="Arnold Sandjaja" w:date="2013-05-17T16:10:00Z"/>
        </w:trPr>
        <w:tc>
          <w:tcPr>
            <w:tcW w:w="817" w:type="dxa"/>
            <w:shd w:val="clear" w:color="auto" w:fill="auto"/>
            <w:tcPrChange w:id="2199" w:author="Arnold Sandjaja" w:date="2013-06-30T09:43:00Z">
              <w:tcPr>
                <w:tcW w:w="817" w:type="dxa"/>
                <w:shd w:val="clear" w:color="auto" w:fill="auto"/>
              </w:tcPr>
            </w:tcPrChange>
          </w:tcPr>
          <w:p w14:paraId="620FB2AF" w14:textId="77777777" w:rsidR="00553462" w:rsidRPr="00575FF6" w:rsidRDefault="00553462" w:rsidP="00944897">
            <w:pPr>
              <w:rPr>
                <w:ins w:id="2200" w:author="Arnold Sandjaja" w:date="2013-05-17T16:10:00Z"/>
                <w:color w:val="auto"/>
              </w:rPr>
            </w:pPr>
            <w:ins w:id="2201" w:author="Arnold Sandjaja" w:date="2013-05-17T16:10:00Z">
              <w:r w:rsidRPr="00575FF6">
                <w:rPr>
                  <w:color w:val="auto"/>
                </w:rPr>
                <w:t>C.6</w:t>
              </w:r>
            </w:ins>
          </w:p>
        </w:tc>
        <w:tc>
          <w:tcPr>
            <w:tcW w:w="7513" w:type="dxa"/>
            <w:gridSpan w:val="2"/>
            <w:shd w:val="clear" w:color="auto" w:fill="auto"/>
            <w:vAlign w:val="bottom"/>
            <w:tcPrChange w:id="2202" w:author="Arnold Sandjaja" w:date="2013-06-30T09:43:00Z">
              <w:tcPr>
                <w:tcW w:w="7513" w:type="dxa"/>
                <w:gridSpan w:val="2"/>
                <w:shd w:val="clear" w:color="auto" w:fill="auto"/>
                <w:vAlign w:val="bottom"/>
              </w:tcPr>
            </w:tcPrChange>
          </w:tcPr>
          <w:p w14:paraId="0F46C5E2" w14:textId="77777777" w:rsidR="00553462" w:rsidRPr="00575FF6" w:rsidRDefault="00553462" w:rsidP="0074277D">
            <w:pPr>
              <w:rPr>
                <w:ins w:id="2203" w:author="Arnold Sandjaja" w:date="2013-05-17T16:10:00Z"/>
                <w:rFonts w:eastAsia="Times New Roman" w:cs="Arial"/>
                <w:color w:val="auto"/>
              </w:rPr>
            </w:pPr>
            <w:ins w:id="2204" w:author="Arnold Sandjaja" w:date="2013-05-17T16:10:00Z">
              <w:r w:rsidRPr="00575FF6">
                <w:rPr>
                  <w:rFonts w:eastAsia="Times New Roman" w:cs="Arial"/>
                  <w:color w:val="auto"/>
                </w:rPr>
                <w:t>Final dimensions of layout as specified in all tasks</w:t>
              </w:r>
            </w:ins>
            <w:ins w:id="2205" w:author="Michel Bulon" w:date="2013-05-20T21:02:00Z">
              <w:r>
                <w:rPr>
                  <w:rFonts w:eastAsia="Times New Roman" w:cs="Arial"/>
                  <w:color w:val="auto"/>
                </w:rPr>
                <w:t xml:space="preserve"> </w:t>
              </w:r>
            </w:ins>
            <w:ins w:id="2206" w:author="Arnold Sandjaja" w:date="2013-05-17T16:10:00Z">
              <w:r w:rsidRPr="00575FF6">
                <w:rPr>
                  <w:rFonts w:eastAsia="Times New Roman" w:cs="Arial"/>
                  <w:color w:val="auto"/>
                </w:rPr>
                <w:t>(</w:t>
              </w:r>
              <w:del w:id="2207" w:author="Michel Bulon" w:date="2013-05-20T21:02:00Z">
                <w:r w:rsidRPr="00575FF6" w:rsidDel="008E06C3">
                  <w:rPr>
                    <w:rFonts w:eastAsia="Times New Roman" w:cs="Arial"/>
                    <w:color w:val="auto"/>
                  </w:rPr>
                  <w:delText xml:space="preserve"> </w:delText>
                </w:r>
              </w:del>
              <w:r w:rsidRPr="00575FF6">
                <w:rPr>
                  <w:rFonts w:eastAsia="Times New Roman" w:cs="Arial"/>
                  <w:color w:val="auto"/>
                </w:rPr>
                <w:t>masthead</w:t>
              </w:r>
            </w:ins>
            <w:ins w:id="2208" w:author="Arnold Sandjaja" w:date="2013-06-14T18:22:00Z">
              <w:r>
                <w:rPr>
                  <w:rFonts w:eastAsia="Times New Roman" w:cs="Arial"/>
                  <w:color w:val="auto"/>
                </w:rPr>
                <w:t>,</w:t>
              </w:r>
            </w:ins>
            <w:ins w:id="2209" w:author="Arnold Sandjaja" w:date="2013-05-17T16:10:00Z">
              <w:r w:rsidRPr="00575FF6">
                <w:rPr>
                  <w:rFonts w:eastAsia="Times New Roman" w:cs="Arial"/>
                  <w:color w:val="auto"/>
                </w:rPr>
                <w:t xml:space="preserve"> spine, </w:t>
              </w:r>
            </w:ins>
            <w:ins w:id="2210" w:author="Arnold Sandjaja" w:date="2013-06-29T14:32:00Z">
              <w:r>
                <w:rPr>
                  <w:rFonts w:eastAsia="Times New Roman" w:cs="Arial"/>
                  <w:color w:val="auto"/>
                </w:rPr>
                <w:t>inside pages</w:t>
              </w:r>
            </w:ins>
            <w:ins w:id="2211" w:author="Arnold Sandjaja" w:date="2013-05-17T16:10:00Z">
              <w:r w:rsidRPr="00575FF6">
                <w:rPr>
                  <w:rFonts w:eastAsia="Times New Roman" w:cs="Arial"/>
                  <w:color w:val="auto"/>
                </w:rPr>
                <w:t>)</w:t>
              </w:r>
            </w:ins>
          </w:p>
        </w:tc>
        <w:tc>
          <w:tcPr>
            <w:tcW w:w="1449" w:type="dxa"/>
            <w:gridSpan w:val="2"/>
            <w:shd w:val="clear" w:color="auto" w:fill="auto"/>
            <w:vAlign w:val="bottom"/>
            <w:tcPrChange w:id="2212" w:author="Arnold Sandjaja" w:date="2013-06-30T09:43:00Z">
              <w:tcPr>
                <w:tcW w:w="1449" w:type="dxa"/>
                <w:gridSpan w:val="2"/>
                <w:shd w:val="clear" w:color="auto" w:fill="auto"/>
              </w:tcPr>
            </w:tcPrChange>
          </w:tcPr>
          <w:p w14:paraId="29222E91" w14:textId="12FDA0A8" w:rsidR="00553462" w:rsidRPr="00575FF6" w:rsidRDefault="00553462" w:rsidP="00944897">
            <w:pPr>
              <w:rPr>
                <w:ins w:id="2213" w:author="Arnold Sandjaja" w:date="2013-05-17T16:10:00Z"/>
                <w:color w:val="auto"/>
              </w:rPr>
            </w:pPr>
            <w:ins w:id="2214" w:author="Arnold Sandjaja" w:date="2013-06-30T09:43:00Z">
              <w:r>
                <w:rPr>
                  <w:rFonts w:cs="Arial"/>
                </w:rPr>
                <w:t>0.50</w:t>
              </w:r>
            </w:ins>
          </w:p>
        </w:tc>
      </w:tr>
      <w:tr w:rsidR="00553462" w:rsidRPr="00575FF6" w14:paraId="57DC790D" w14:textId="77777777" w:rsidTr="00D615FB">
        <w:tblPrEx>
          <w:tblW w:w="9779" w:type="dxa"/>
          <w:tblLook w:val="06A0" w:firstRow="1" w:lastRow="0" w:firstColumn="1" w:lastColumn="0" w:noHBand="1" w:noVBand="1"/>
          <w:tblPrExChange w:id="2215" w:author="Arnold Sandjaja" w:date="2013-06-30T09:43:00Z">
            <w:tblPrEx>
              <w:tblW w:w="9779" w:type="dxa"/>
              <w:tblLook w:val="06A0" w:firstRow="1" w:lastRow="0" w:firstColumn="1" w:lastColumn="0" w:noHBand="1" w:noVBand="1"/>
            </w:tblPrEx>
          </w:tblPrExChange>
        </w:tblPrEx>
        <w:trPr>
          <w:ins w:id="2216" w:author="Arnold Sandjaja" w:date="2013-05-17T16:10:00Z"/>
        </w:trPr>
        <w:tc>
          <w:tcPr>
            <w:tcW w:w="817" w:type="dxa"/>
            <w:shd w:val="clear" w:color="auto" w:fill="auto"/>
            <w:tcPrChange w:id="2217" w:author="Arnold Sandjaja" w:date="2013-06-30T09:43:00Z">
              <w:tcPr>
                <w:tcW w:w="817" w:type="dxa"/>
                <w:shd w:val="clear" w:color="auto" w:fill="auto"/>
              </w:tcPr>
            </w:tcPrChange>
          </w:tcPr>
          <w:p w14:paraId="71972595" w14:textId="77777777" w:rsidR="00553462" w:rsidRPr="00575FF6" w:rsidRDefault="00553462" w:rsidP="00944897">
            <w:pPr>
              <w:rPr>
                <w:ins w:id="2218" w:author="Arnold Sandjaja" w:date="2013-05-17T16:10:00Z"/>
                <w:color w:val="auto"/>
              </w:rPr>
            </w:pPr>
            <w:ins w:id="2219" w:author="Arnold Sandjaja" w:date="2013-05-17T16:10:00Z">
              <w:r w:rsidRPr="00575FF6">
                <w:rPr>
                  <w:color w:val="auto"/>
                </w:rPr>
                <w:t>C.7</w:t>
              </w:r>
            </w:ins>
          </w:p>
        </w:tc>
        <w:tc>
          <w:tcPr>
            <w:tcW w:w="7513" w:type="dxa"/>
            <w:gridSpan w:val="2"/>
            <w:shd w:val="clear" w:color="auto" w:fill="auto"/>
            <w:vAlign w:val="bottom"/>
            <w:tcPrChange w:id="2220" w:author="Arnold Sandjaja" w:date="2013-06-30T09:43:00Z">
              <w:tcPr>
                <w:tcW w:w="7513" w:type="dxa"/>
                <w:gridSpan w:val="2"/>
                <w:shd w:val="clear" w:color="auto" w:fill="auto"/>
                <w:vAlign w:val="bottom"/>
              </w:tcPr>
            </w:tcPrChange>
          </w:tcPr>
          <w:p w14:paraId="4E89A8EF" w14:textId="77777777" w:rsidR="00553462" w:rsidRPr="00575FF6" w:rsidRDefault="00553462" w:rsidP="0074277D">
            <w:pPr>
              <w:rPr>
                <w:ins w:id="2221" w:author="Arnold Sandjaja" w:date="2013-05-17T16:10:00Z"/>
                <w:rFonts w:eastAsia="Times New Roman" w:cs="Arial"/>
                <w:color w:val="auto"/>
              </w:rPr>
            </w:pPr>
            <w:ins w:id="2222" w:author="Arnold Sandjaja" w:date="2013-05-17T16:10:00Z">
              <w:r w:rsidRPr="00575FF6">
                <w:rPr>
                  <w:rFonts w:eastAsia="Times New Roman" w:cs="Arial"/>
                  <w:color w:val="auto"/>
                </w:rPr>
                <w:t xml:space="preserve">All required text is present (masthead and </w:t>
              </w:r>
            </w:ins>
            <w:ins w:id="2223" w:author="Arnold Sandjaja" w:date="2013-06-29T14:32:00Z">
              <w:r>
                <w:rPr>
                  <w:rFonts w:eastAsia="Times New Roman" w:cs="Arial"/>
                  <w:color w:val="auto"/>
                </w:rPr>
                <w:t>inside pages</w:t>
              </w:r>
            </w:ins>
            <w:ins w:id="2224" w:author="Arnold Sandjaja" w:date="2013-05-17T16:10:00Z">
              <w:r w:rsidRPr="00575FF6">
                <w:rPr>
                  <w:rFonts w:eastAsia="Times New Roman" w:cs="Arial"/>
                  <w:color w:val="auto"/>
                </w:rPr>
                <w:t>)</w:t>
              </w:r>
            </w:ins>
          </w:p>
        </w:tc>
        <w:tc>
          <w:tcPr>
            <w:tcW w:w="1449" w:type="dxa"/>
            <w:gridSpan w:val="2"/>
            <w:shd w:val="clear" w:color="auto" w:fill="auto"/>
            <w:vAlign w:val="bottom"/>
            <w:tcPrChange w:id="2225" w:author="Arnold Sandjaja" w:date="2013-06-30T09:43:00Z">
              <w:tcPr>
                <w:tcW w:w="1449" w:type="dxa"/>
                <w:gridSpan w:val="2"/>
                <w:shd w:val="clear" w:color="auto" w:fill="auto"/>
              </w:tcPr>
            </w:tcPrChange>
          </w:tcPr>
          <w:p w14:paraId="1222B092" w14:textId="2708FB1D" w:rsidR="00553462" w:rsidRPr="00575FF6" w:rsidRDefault="00553462" w:rsidP="00944897">
            <w:pPr>
              <w:rPr>
                <w:ins w:id="2226" w:author="Arnold Sandjaja" w:date="2013-05-17T16:10:00Z"/>
                <w:color w:val="auto"/>
              </w:rPr>
            </w:pPr>
            <w:ins w:id="2227" w:author="Arnold Sandjaja" w:date="2013-06-30T09:43:00Z">
              <w:r>
                <w:rPr>
                  <w:rFonts w:cs="Arial"/>
                </w:rPr>
                <w:t>0.50</w:t>
              </w:r>
            </w:ins>
          </w:p>
        </w:tc>
      </w:tr>
      <w:tr w:rsidR="00553462" w:rsidRPr="00575FF6" w14:paraId="510CE302" w14:textId="77777777" w:rsidTr="00D615FB">
        <w:tblPrEx>
          <w:tblW w:w="9779" w:type="dxa"/>
          <w:tblLook w:val="06A0" w:firstRow="1" w:lastRow="0" w:firstColumn="1" w:lastColumn="0" w:noHBand="1" w:noVBand="1"/>
          <w:tblPrExChange w:id="2228" w:author="Arnold Sandjaja" w:date="2013-06-30T09:43:00Z">
            <w:tblPrEx>
              <w:tblW w:w="9779" w:type="dxa"/>
              <w:tblLook w:val="06A0" w:firstRow="1" w:lastRow="0" w:firstColumn="1" w:lastColumn="0" w:noHBand="1" w:noVBand="1"/>
            </w:tblPrEx>
          </w:tblPrExChange>
        </w:tblPrEx>
        <w:trPr>
          <w:ins w:id="2229" w:author="Arnold Sandjaja" w:date="2013-05-17T16:10:00Z"/>
        </w:trPr>
        <w:tc>
          <w:tcPr>
            <w:tcW w:w="817" w:type="dxa"/>
            <w:shd w:val="clear" w:color="auto" w:fill="auto"/>
            <w:tcPrChange w:id="2230" w:author="Arnold Sandjaja" w:date="2013-06-30T09:43:00Z">
              <w:tcPr>
                <w:tcW w:w="817" w:type="dxa"/>
                <w:shd w:val="clear" w:color="auto" w:fill="auto"/>
              </w:tcPr>
            </w:tcPrChange>
          </w:tcPr>
          <w:p w14:paraId="401CC16A" w14:textId="77777777" w:rsidR="00553462" w:rsidRPr="00575FF6" w:rsidRDefault="00553462" w:rsidP="00944897">
            <w:pPr>
              <w:rPr>
                <w:ins w:id="2231" w:author="Arnold Sandjaja" w:date="2013-05-17T16:10:00Z"/>
                <w:color w:val="auto"/>
              </w:rPr>
            </w:pPr>
            <w:ins w:id="2232" w:author="Arnold Sandjaja" w:date="2013-05-17T16:10:00Z">
              <w:r w:rsidRPr="00575FF6">
                <w:rPr>
                  <w:color w:val="auto"/>
                </w:rPr>
                <w:t>C.8</w:t>
              </w:r>
            </w:ins>
          </w:p>
        </w:tc>
        <w:tc>
          <w:tcPr>
            <w:tcW w:w="7513" w:type="dxa"/>
            <w:gridSpan w:val="2"/>
            <w:shd w:val="clear" w:color="auto" w:fill="auto"/>
            <w:vAlign w:val="bottom"/>
            <w:tcPrChange w:id="2233" w:author="Arnold Sandjaja" w:date="2013-06-30T09:43:00Z">
              <w:tcPr>
                <w:tcW w:w="7513" w:type="dxa"/>
                <w:gridSpan w:val="2"/>
                <w:shd w:val="clear" w:color="auto" w:fill="auto"/>
                <w:vAlign w:val="bottom"/>
              </w:tcPr>
            </w:tcPrChange>
          </w:tcPr>
          <w:p w14:paraId="2A34C33F" w14:textId="77777777" w:rsidR="00553462" w:rsidRPr="00575FF6" w:rsidRDefault="00553462" w:rsidP="00944897">
            <w:pPr>
              <w:rPr>
                <w:ins w:id="2234" w:author="Arnold Sandjaja" w:date="2013-05-17T16:10:00Z"/>
                <w:rFonts w:eastAsia="Times New Roman" w:cs="Arial"/>
                <w:color w:val="auto"/>
              </w:rPr>
            </w:pPr>
            <w:ins w:id="2235" w:author="Arnold Sandjaja" w:date="2013-05-17T16:10:00Z">
              <w:r w:rsidRPr="00575FF6">
                <w:rPr>
                  <w:rFonts w:eastAsia="Times New Roman" w:cs="Arial"/>
                  <w:color w:val="auto"/>
                </w:rPr>
                <w:t>All required elements are present in both tasks</w:t>
              </w:r>
            </w:ins>
          </w:p>
        </w:tc>
        <w:tc>
          <w:tcPr>
            <w:tcW w:w="1449" w:type="dxa"/>
            <w:gridSpan w:val="2"/>
            <w:shd w:val="clear" w:color="auto" w:fill="auto"/>
            <w:vAlign w:val="bottom"/>
            <w:tcPrChange w:id="2236" w:author="Arnold Sandjaja" w:date="2013-06-30T09:43:00Z">
              <w:tcPr>
                <w:tcW w:w="1449" w:type="dxa"/>
                <w:gridSpan w:val="2"/>
                <w:shd w:val="clear" w:color="auto" w:fill="auto"/>
              </w:tcPr>
            </w:tcPrChange>
          </w:tcPr>
          <w:p w14:paraId="45330328" w14:textId="1E965636" w:rsidR="00553462" w:rsidRPr="00575FF6" w:rsidRDefault="00553462" w:rsidP="00944897">
            <w:pPr>
              <w:rPr>
                <w:ins w:id="2237" w:author="Arnold Sandjaja" w:date="2013-05-17T16:10:00Z"/>
                <w:color w:val="auto"/>
              </w:rPr>
            </w:pPr>
            <w:ins w:id="2238" w:author="Arnold Sandjaja" w:date="2013-06-30T09:43:00Z">
              <w:r>
                <w:rPr>
                  <w:rFonts w:cs="Arial"/>
                </w:rPr>
                <w:t>0.25</w:t>
              </w:r>
            </w:ins>
          </w:p>
        </w:tc>
      </w:tr>
      <w:tr w:rsidR="00575FF6" w:rsidRPr="00575FF6" w14:paraId="3DE8245F" w14:textId="77777777" w:rsidTr="00575FF6">
        <w:trPr>
          <w:ins w:id="2239" w:author="Arnold Sandjaja" w:date="2013-05-17T16:10:00Z"/>
        </w:trPr>
        <w:tc>
          <w:tcPr>
            <w:tcW w:w="817" w:type="dxa"/>
            <w:shd w:val="clear" w:color="auto" w:fill="auto"/>
          </w:tcPr>
          <w:p w14:paraId="32F6B8FD" w14:textId="51DB6A8F" w:rsidR="00575FF6" w:rsidRPr="00E600DB" w:rsidRDefault="00FC2A0B" w:rsidP="00944897">
            <w:pPr>
              <w:rPr>
                <w:ins w:id="2240" w:author="Lin Miirabai" w:date="2013-07-01T15:25:00Z"/>
                <w:color w:val="0000FF"/>
                <w:rPrChange w:id="2241" w:author="Lin Miirabai" w:date="2013-07-01T15:33:00Z">
                  <w:rPr>
                    <w:ins w:id="2242" w:author="Lin Miirabai" w:date="2013-07-01T15:25:00Z"/>
                    <w:color w:val="auto"/>
                  </w:rPr>
                </w:rPrChange>
              </w:rPr>
            </w:pPr>
            <w:ins w:id="2243" w:author="Lin Miirabai" w:date="2013-07-01T15:25:00Z">
              <w:r w:rsidRPr="00E600DB">
                <w:rPr>
                  <w:color w:val="0000FF"/>
                  <w:rPrChange w:id="2244" w:author="Lin Miirabai" w:date="2013-07-01T15:33:00Z">
                    <w:rPr>
                      <w:b/>
                      <w:color w:val="auto"/>
                    </w:rPr>
                  </w:rPrChange>
                </w:rPr>
                <w:t>C.1</w:t>
              </w:r>
            </w:ins>
          </w:p>
          <w:p w14:paraId="7436C8C9" w14:textId="74C1BB28" w:rsidR="00FC2A0B" w:rsidRPr="00E600DB" w:rsidRDefault="00FC2A0B" w:rsidP="00944897">
            <w:pPr>
              <w:rPr>
                <w:ins w:id="2245" w:author="Lin Miirabai" w:date="2013-07-01T15:25:00Z"/>
                <w:color w:val="0000FF"/>
                <w:rPrChange w:id="2246" w:author="Lin Miirabai" w:date="2013-07-01T15:33:00Z">
                  <w:rPr>
                    <w:ins w:id="2247" w:author="Lin Miirabai" w:date="2013-07-01T15:25:00Z"/>
                    <w:color w:val="auto"/>
                  </w:rPr>
                </w:rPrChange>
              </w:rPr>
            </w:pPr>
            <w:ins w:id="2248" w:author="Lin Miirabai" w:date="2013-07-01T15:25:00Z">
              <w:r w:rsidRPr="00E600DB">
                <w:rPr>
                  <w:color w:val="0000FF"/>
                  <w:rPrChange w:id="2249" w:author="Lin Miirabai" w:date="2013-07-01T15:33:00Z">
                    <w:rPr>
                      <w:color w:val="auto"/>
                    </w:rPr>
                  </w:rPrChange>
                </w:rPr>
                <w:t>C.2</w:t>
              </w:r>
            </w:ins>
          </w:p>
          <w:p w14:paraId="4735DC5A" w14:textId="77777777" w:rsidR="00FC2A0B" w:rsidRPr="00E600DB" w:rsidRDefault="00FC2A0B" w:rsidP="00944897">
            <w:pPr>
              <w:rPr>
                <w:ins w:id="2250" w:author="Lin Miirabai" w:date="2013-07-01T15:25:00Z"/>
                <w:color w:val="0000FF"/>
                <w:rPrChange w:id="2251" w:author="Lin Miirabai" w:date="2013-07-01T15:33:00Z">
                  <w:rPr>
                    <w:ins w:id="2252" w:author="Lin Miirabai" w:date="2013-07-01T15:25:00Z"/>
                    <w:color w:val="auto"/>
                  </w:rPr>
                </w:rPrChange>
              </w:rPr>
            </w:pPr>
            <w:ins w:id="2253" w:author="Lin Miirabai" w:date="2013-07-01T15:25:00Z">
              <w:r w:rsidRPr="00E600DB">
                <w:rPr>
                  <w:color w:val="0000FF"/>
                  <w:rPrChange w:id="2254" w:author="Lin Miirabai" w:date="2013-07-01T15:33:00Z">
                    <w:rPr>
                      <w:color w:val="auto"/>
                    </w:rPr>
                  </w:rPrChange>
                </w:rPr>
                <w:t>C.3</w:t>
              </w:r>
            </w:ins>
          </w:p>
          <w:p w14:paraId="2B26EAB9" w14:textId="77777777" w:rsidR="00FC2A0B" w:rsidRPr="00E600DB" w:rsidRDefault="00FC2A0B" w:rsidP="00944897">
            <w:pPr>
              <w:rPr>
                <w:ins w:id="2255" w:author="Lin Miirabai" w:date="2013-07-01T15:25:00Z"/>
                <w:color w:val="0000FF"/>
                <w:rPrChange w:id="2256" w:author="Lin Miirabai" w:date="2013-07-01T15:33:00Z">
                  <w:rPr>
                    <w:ins w:id="2257" w:author="Lin Miirabai" w:date="2013-07-01T15:25:00Z"/>
                    <w:color w:val="auto"/>
                  </w:rPr>
                </w:rPrChange>
              </w:rPr>
            </w:pPr>
            <w:ins w:id="2258" w:author="Lin Miirabai" w:date="2013-07-01T15:25:00Z">
              <w:r w:rsidRPr="00E600DB">
                <w:rPr>
                  <w:color w:val="0000FF"/>
                  <w:rPrChange w:id="2259" w:author="Lin Miirabai" w:date="2013-07-01T15:33:00Z">
                    <w:rPr>
                      <w:color w:val="auto"/>
                    </w:rPr>
                  </w:rPrChange>
                </w:rPr>
                <w:t>C.4</w:t>
              </w:r>
            </w:ins>
          </w:p>
          <w:p w14:paraId="2D10EB85" w14:textId="77777777" w:rsidR="00FC2A0B" w:rsidRPr="00E600DB" w:rsidRDefault="00FC2A0B" w:rsidP="00944897">
            <w:pPr>
              <w:rPr>
                <w:ins w:id="2260" w:author="Lin Miirabai" w:date="2013-07-01T15:25:00Z"/>
                <w:color w:val="0000FF"/>
                <w:rPrChange w:id="2261" w:author="Lin Miirabai" w:date="2013-07-01T15:33:00Z">
                  <w:rPr>
                    <w:ins w:id="2262" w:author="Lin Miirabai" w:date="2013-07-01T15:25:00Z"/>
                    <w:color w:val="auto"/>
                  </w:rPr>
                </w:rPrChange>
              </w:rPr>
            </w:pPr>
            <w:ins w:id="2263" w:author="Lin Miirabai" w:date="2013-07-01T15:25:00Z">
              <w:r w:rsidRPr="00E600DB">
                <w:rPr>
                  <w:color w:val="0000FF"/>
                  <w:rPrChange w:id="2264" w:author="Lin Miirabai" w:date="2013-07-01T15:33:00Z">
                    <w:rPr>
                      <w:color w:val="auto"/>
                    </w:rPr>
                  </w:rPrChange>
                </w:rPr>
                <w:t>C.5</w:t>
              </w:r>
            </w:ins>
          </w:p>
          <w:p w14:paraId="081CBF16" w14:textId="6993D94C" w:rsidR="00FC2A0B" w:rsidRPr="00E600DB" w:rsidRDefault="00FC2A0B" w:rsidP="00944897">
            <w:pPr>
              <w:rPr>
                <w:ins w:id="2265" w:author="Lin Miirabai" w:date="2013-07-01T15:31:00Z"/>
                <w:color w:val="0000FF"/>
                <w:rPrChange w:id="2266" w:author="Lin Miirabai" w:date="2013-07-01T15:33:00Z">
                  <w:rPr>
                    <w:ins w:id="2267" w:author="Lin Miirabai" w:date="2013-07-01T15:31:00Z"/>
                    <w:color w:val="auto"/>
                  </w:rPr>
                </w:rPrChange>
              </w:rPr>
            </w:pPr>
            <w:ins w:id="2268" w:author="Lin Miirabai" w:date="2013-07-01T15:25:00Z">
              <w:r w:rsidRPr="00E600DB">
                <w:rPr>
                  <w:color w:val="0000FF"/>
                  <w:rPrChange w:id="2269" w:author="Lin Miirabai" w:date="2013-07-01T15:33:00Z">
                    <w:rPr>
                      <w:color w:val="auto"/>
                    </w:rPr>
                  </w:rPrChange>
                </w:rPr>
                <w:t>C.6</w:t>
              </w:r>
            </w:ins>
          </w:p>
          <w:p w14:paraId="1E57FA3F" w14:textId="30280B1E" w:rsidR="00E600DB" w:rsidRDefault="00E600DB" w:rsidP="00944897">
            <w:pPr>
              <w:rPr>
                <w:ins w:id="2270" w:author="Lin Miirabai" w:date="2013-07-01T15:34:00Z"/>
                <w:rFonts w:hint="eastAsia"/>
                <w:color w:val="0000FF"/>
                <w:lang w:eastAsia="zh-TW"/>
              </w:rPr>
            </w:pPr>
            <w:ins w:id="2271" w:author="Lin Miirabai" w:date="2013-07-01T15:31:00Z">
              <w:r w:rsidRPr="00E600DB">
                <w:rPr>
                  <w:color w:val="0000FF"/>
                  <w:rPrChange w:id="2272" w:author="Lin Miirabai" w:date="2013-07-01T15:33:00Z">
                    <w:rPr>
                      <w:color w:val="auto"/>
                    </w:rPr>
                  </w:rPrChange>
                </w:rPr>
                <w:t>C.7</w:t>
              </w:r>
            </w:ins>
          </w:p>
          <w:p w14:paraId="22E5FF1C" w14:textId="6C78ACE9" w:rsidR="009D2942" w:rsidRPr="009D2942" w:rsidRDefault="009D2942" w:rsidP="00944897">
            <w:pPr>
              <w:rPr>
                <w:ins w:id="2273" w:author="Lin Miirabai" w:date="2013-07-01T15:25:00Z"/>
                <w:color w:val="0000FF"/>
                <w:lang w:val="en-US" w:eastAsia="zh-TW"/>
                <w:rPrChange w:id="2274" w:author="Lin Miirabai" w:date="2013-07-01T15:34:00Z">
                  <w:rPr>
                    <w:ins w:id="2275" w:author="Lin Miirabai" w:date="2013-07-01T15:25:00Z"/>
                    <w:b/>
                    <w:color w:val="auto"/>
                  </w:rPr>
                </w:rPrChange>
              </w:rPr>
            </w:pPr>
            <w:ins w:id="2276" w:author="Lin Miirabai" w:date="2013-07-01T15:34:00Z">
              <w:r>
                <w:rPr>
                  <w:color w:val="0000FF"/>
                  <w:lang w:val="en-US" w:eastAsia="zh-TW"/>
                </w:rPr>
                <w:t>C.8</w:t>
              </w:r>
            </w:ins>
          </w:p>
          <w:p w14:paraId="3E238EA3" w14:textId="77777777" w:rsidR="00FC2A0B" w:rsidRDefault="00FC2A0B" w:rsidP="00944897">
            <w:pPr>
              <w:rPr>
                <w:ins w:id="2277" w:author="Lin Miirabai" w:date="2013-07-01T15:34:00Z"/>
                <w:b/>
                <w:color w:val="0000FF"/>
                <w:lang w:val="en-US"/>
              </w:rPr>
            </w:pPr>
          </w:p>
          <w:p w14:paraId="2C2874AB" w14:textId="77777777" w:rsidR="00F76105" w:rsidRPr="00E600DB" w:rsidRDefault="00F76105" w:rsidP="00944897">
            <w:pPr>
              <w:rPr>
                <w:ins w:id="2278" w:author="Lin Miirabai" w:date="2013-07-01T15:25:00Z"/>
                <w:b/>
                <w:color w:val="0000FF"/>
                <w:lang w:val="en-US"/>
                <w:rPrChange w:id="2279" w:author="Lin Miirabai" w:date="2013-07-01T15:33:00Z">
                  <w:rPr>
                    <w:ins w:id="2280" w:author="Lin Miirabai" w:date="2013-07-01T15:25:00Z"/>
                    <w:b/>
                    <w:color w:val="auto"/>
                  </w:rPr>
                </w:rPrChange>
              </w:rPr>
            </w:pPr>
          </w:p>
          <w:p w14:paraId="766D9685" w14:textId="77777777" w:rsidR="00FC2A0B" w:rsidRPr="00E600DB" w:rsidRDefault="00FC2A0B" w:rsidP="00944897">
            <w:pPr>
              <w:rPr>
                <w:ins w:id="2281" w:author="Arnold Sandjaja" w:date="2013-05-17T16:10:00Z"/>
                <w:b/>
                <w:color w:val="0000FF"/>
                <w:rPrChange w:id="2282" w:author="Lin Miirabai" w:date="2013-07-01T15:33:00Z">
                  <w:rPr>
                    <w:ins w:id="2283" w:author="Arnold Sandjaja" w:date="2013-05-17T16:10:00Z"/>
                    <w:b/>
                    <w:color w:val="auto"/>
                  </w:rPr>
                </w:rPrChange>
              </w:rPr>
            </w:pPr>
          </w:p>
        </w:tc>
        <w:tc>
          <w:tcPr>
            <w:tcW w:w="7513" w:type="dxa"/>
            <w:gridSpan w:val="2"/>
            <w:shd w:val="clear" w:color="auto" w:fill="auto"/>
          </w:tcPr>
          <w:p w14:paraId="12F142F4" w14:textId="1692CA06" w:rsidR="00575FF6" w:rsidRPr="00E600DB" w:rsidRDefault="00E600DB" w:rsidP="00944897">
            <w:pPr>
              <w:rPr>
                <w:ins w:id="2284" w:author="Lin Miirabai" w:date="2013-07-01T15:27:00Z"/>
                <w:rFonts w:ascii="新細明體" w:eastAsia="新細明體" w:hAnsi="新細明體" w:cs="新細明體" w:hint="eastAsia"/>
                <w:color w:val="0000FF"/>
                <w:sz w:val="18"/>
                <w:szCs w:val="18"/>
                <w:lang w:eastAsia="zh-TW"/>
                <w:rPrChange w:id="2285" w:author="Lin Miirabai" w:date="2013-07-01T15:33:00Z">
                  <w:rPr>
                    <w:ins w:id="2286" w:author="Lin Miirabai" w:date="2013-07-01T15:27:00Z"/>
                    <w:rFonts w:ascii="新細明體" w:eastAsia="新細明體" w:hAnsi="新細明體" w:cs="新細明體" w:hint="eastAsia"/>
                    <w:color w:val="auto"/>
                    <w:lang w:eastAsia="zh-TW"/>
                  </w:rPr>
                </w:rPrChange>
              </w:rPr>
            </w:pPr>
            <w:ins w:id="2287" w:author="Lin Miirabai" w:date="2013-07-01T15:32:00Z">
              <w:r w:rsidRPr="00E600DB">
                <w:rPr>
                  <w:rFonts w:ascii="新細明體" w:eastAsia="新細明體" w:hAnsi="新細明體" w:cs="新細明體" w:hint="eastAsia"/>
                  <w:color w:val="0000FF"/>
                  <w:sz w:val="18"/>
                  <w:szCs w:val="18"/>
                  <w:lang w:eastAsia="zh-TW"/>
                  <w:rPrChange w:id="2288" w:author="Lin Miirabai" w:date="2013-07-01T15:33:00Z">
                    <w:rPr>
                      <w:rFonts w:ascii="新細明體" w:eastAsia="新細明體" w:hAnsi="新細明體" w:cs="新細明體" w:hint="eastAsia"/>
                      <w:color w:val="0000FF"/>
                      <w:sz w:val="18"/>
                      <w:szCs w:val="18"/>
                      <w:lang w:eastAsia="zh-TW"/>
                    </w:rPr>
                  </w:rPrChange>
                </w:rPr>
                <w:t>在</w:t>
              </w:r>
              <w:r w:rsidRPr="00E600DB">
                <w:rPr>
                  <w:rFonts w:eastAsia="Times New Roman" w:cs="Arial"/>
                  <w:color w:val="0000FF"/>
                  <w:rPrChange w:id="2289" w:author="Lin Miirabai" w:date="2013-07-01T15:33:00Z">
                    <w:rPr>
                      <w:rFonts w:eastAsia="Times New Roman" w:cs="Arial"/>
                      <w:color w:val="auto"/>
                    </w:rPr>
                  </w:rPrChange>
                </w:rPr>
                <w:t>InDesign</w:t>
              </w:r>
              <w:r w:rsidRPr="00E600DB">
                <w:rPr>
                  <w:rFonts w:ascii="新細明體" w:eastAsia="新細明體" w:hAnsi="新細明體" w:cs="新細明體" w:hint="eastAsia"/>
                  <w:color w:val="0000FF"/>
                  <w:sz w:val="18"/>
                  <w:szCs w:val="18"/>
                  <w:lang w:eastAsia="zh-TW"/>
                  <w:rPrChange w:id="2290" w:author="Lin Miirabai" w:date="2013-07-01T15:33:00Z">
                    <w:rPr>
                      <w:rFonts w:ascii="新細明體" w:eastAsia="新細明體" w:hAnsi="新細明體" w:cs="新細明體" w:hint="eastAsia"/>
                      <w:color w:val="0000FF"/>
                      <w:sz w:val="18"/>
                      <w:szCs w:val="18"/>
                      <w:lang w:eastAsia="zh-TW"/>
                    </w:rPr>
                  </w:rPrChange>
                </w:rPr>
                <w:t>製作</w:t>
              </w:r>
            </w:ins>
            <w:ins w:id="2291" w:author="Lin Miirabai" w:date="2013-07-01T15:33:00Z">
              <w:r w:rsidRPr="00E600DB">
                <w:rPr>
                  <w:rFonts w:ascii="新細明體" w:eastAsia="新細明體" w:hAnsi="新細明體" w:cs="新細明體" w:hint="eastAsia"/>
                  <w:color w:val="0000FF"/>
                  <w:sz w:val="18"/>
                  <w:szCs w:val="18"/>
                  <w:lang w:eastAsia="zh-TW"/>
                  <w:rPrChange w:id="2292" w:author="Lin Miirabai" w:date="2013-07-01T15:33:00Z">
                    <w:rPr>
                      <w:rFonts w:ascii="新細明體" w:eastAsia="新細明體" w:hAnsi="新細明體" w:cs="新細明體" w:hint="eastAsia"/>
                      <w:color w:val="0000FF"/>
                      <w:sz w:val="18"/>
                      <w:szCs w:val="18"/>
                      <w:lang w:eastAsia="zh-TW"/>
                    </w:rPr>
                  </w:rPrChange>
                </w:rPr>
                <w:t>要求的</w:t>
              </w:r>
            </w:ins>
            <w:ins w:id="2293" w:author="Lin Miirabai" w:date="2013-07-01T15:32:00Z">
              <w:r w:rsidRPr="00E600DB">
                <w:rPr>
                  <w:rFonts w:ascii="新細明體" w:eastAsia="新細明體" w:hAnsi="新細明體" w:cs="新細明體" w:hint="eastAsia"/>
                  <w:color w:val="0000FF"/>
                  <w:sz w:val="18"/>
                  <w:szCs w:val="18"/>
                  <w:lang w:eastAsia="zh-TW"/>
                  <w:rPrChange w:id="2294" w:author="Lin Miirabai" w:date="2013-07-01T15:33:00Z">
                    <w:rPr>
                      <w:rFonts w:ascii="新細明體" w:eastAsia="新細明體" w:hAnsi="新細明體" w:cs="新細明體" w:hint="eastAsia"/>
                      <w:color w:val="0000FF"/>
                      <w:sz w:val="18"/>
                      <w:szCs w:val="18"/>
                      <w:lang w:eastAsia="zh-TW"/>
                    </w:rPr>
                  </w:rPrChange>
                </w:rPr>
                <w:t>連結</w:t>
              </w:r>
            </w:ins>
            <w:ins w:id="2295" w:author="Lin Miirabai" w:date="2013-07-01T15:26:00Z">
              <w:r w:rsidR="00EE4F15" w:rsidRPr="00E600DB">
                <w:rPr>
                  <w:rFonts w:ascii="新細明體" w:eastAsia="新細明體" w:hAnsi="新細明體" w:cs="新細明體" w:hint="eastAsia"/>
                  <w:color w:val="0000FF"/>
                  <w:sz w:val="18"/>
                  <w:szCs w:val="18"/>
                  <w:lang w:eastAsia="zh-TW"/>
                  <w:rPrChange w:id="2296" w:author="Lin Miirabai" w:date="2013-07-01T15:33:00Z">
                    <w:rPr>
                      <w:rFonts w:ascii="新細明體" w:eastAsia="新細明體" w:hAnsi="新細明體" w:cs="新細明體" w:hint="eastAsia"/>
                      <w:b/>
                      <w:color w:val="auto"/>
                      <w:lang w:eastAsia="zh-TW"/>
                    </w:rPr>
                  </w:rPrChange>
                </w:rPr>
                <w:t>影像解析度</w:t>
              </w:r>
            </w:ins>
          </w:p>
          <w:p w14:paraId="03396B35" w14:textId="77777777" w:rsidR="00E600DB" w:rsidRPr="00E600DB" w:rsidRDefault="00E600DB" w:rsidP="00944897">
            <w:pPr>
              <w:rPr>
                <w:ins w:id="2297" w:author="Lin Miirabai" w:date="2013-07-01T15:28:00Z"/>
                <w:rFonts w:ascii="新細明體" w:eastAsia="新細明體" w:hAnsi="新細明體" w:cs="新細明體" w:hint="eastAsia"/>
                <w:color w:val="0000FF"/>
                <w:sz w:val="18"/>
                <w:szCs w:val="18"/>
                <w:lang w:eastAsia="zh-TW"/>
                <w:rPrChange w:id="2298" w:author="Lin Miirabai" w:date="2013-07-01T15:33:00Z">
                  <w:rPr>
                    <w:ins w:id="2299" w:author="Lin Miirabai" w:date="2013-07-01T15:28:00Z"/>
                    <w:rFonts w:ascii="新細明體" w:eastAsia="新細明體" w:hAnsi="新細明體" w:cs="新細明體" w:hint="eastAsia"/>
                    <w:color w:val="auto"/>
                    <w:lang w:eastAsia="zh-TW"/>
                  </w:rPr>
                </w:rPrChange>
              </w:rPr>
            </w:pPr>
            <w:ins w:id="2300" w:author="Lin Miirabai" w:date="2013-07-01T15:27:00Z">
              <w:r w:rsidRPr="00E600DB">
                <w:rPr>
                  <w:rFonts w:ascii="新細明體" w:eastAsia="新細明體" w:hAnsi="新細明體" w:cs="新細明體" w:hint="eastAsia"/>
                  <w:color w:val="0000FF"/>
                  <w:sz w:val="18"/>
                  <w:szCs w:val="18"/>
                  <w:lang w:eastAsia="zh-TW"/>
                  <w:rPrChange w:id="2301" w:author="Lin Miirabai" w:date="2013-07-01T15:33:00Z">
                    <w:rPr>
                      <w:rFonts w:ascii="新細明體" w:eastAsia="新細明體" w:hAnsi="新細明體" w:cs="新細明體" w:hint="eastAsia"/>
                      <w:color w:val="auto"/>
                      <w:lang w:eastAsia="zh-TW"/>
                    </w:rPr>
                  </w:rPrChange>
                </w:rPr>
                <w:t>雜誌設計要求</w:t>
              </w:r>
            </w:ins>
            <w:ins w:id="2302" w:author="Lin Miirabai" w:date="2013-07-01T15:28:00Z">
              <w:r w:rsidRPr="00E600DB">
                <w:rPr>
                  <w:rFonts w:ascii="新細明體" w:eastAsia="新細明體" w:hAnsi="新細明體" w:cs="新細明體" w:hint="eastAsia"/>
                  <w:color w:val="0000FF"/>
                  <w:sz w:val="18"/>
                  <w:szCs w:val="18"/>
                  <w:lang w:eastAsia="zh-TW"/>
                  <w:rPrChange w:id="2303" w:author="Lin Miirabai" w:date="2013-07-01T15:33:00Z">
                    <w:rPr>
                      <w:rFonts w:ascii="新細明體" w:eastAsia="新細明體" w:hAnsi="新細明體" w:cs="新細明體" w:hint="eastAsia"/>
                      <w:color w:val="auto"/>
                      <w:lang w:eastAsia="zh-TW"/>
                    </w:rPr>
                  </w:rPrChange>
                </w:rPr>
                <w:t>的連結影像色彩模式</w:t>
              </w:r>
            </w:ins>
          </w:p>
          <w:p w14:paraId="2D47C236" w14:textId="77777777" w:rsidR="00E600DB" w:rsidRPr="00E600DB" w:rsidRDefault="00E600DB" w:rsidP="00944897">
            <w:pPr>
              <w:rPr>
                <w:ins w:id="2304" w:author="Lin Miirabai" w:date="2013-07-01T15:29:00Z"/>
                <w:rFonts w:ascii="新細明體" w:eastAsia="新細明體" w:hAnsi="新細明體" w:cs="新細明體" w:hint="eastAsia"/>
                <w:color w:val="0000FF"/>
                <w:sz w:val="18"/>
                <w:szCs w:val="18"/>
                <w:lang w:eastAsia="zh-TW"/>
                <w:rPrChange w:id="2305" w:author="Lin Miirabai" w:date="2013-07-01T15:33:00Z">
                  <w:rPr>
                    <w:ins w:id="2306" w:author="Lin Miirabai" w:date="2013-07-01T15:29:00Z"/>
                    <w:rFonts w:ascii="新細明體" w:eastAsia="新細明體" w:hAnsi="新細明體" w:cs="新細明體" w:hint="eastAsia"/>
                    <w:color w:val="0000FF"/>
                    <w:sz w:val="18"/>
                    <w:szCs w:val="18"/>
                    <w:lang w:eastAsia="zh-TW"/>
                  </w:rPr>
                </w:rPrChange>
              </w:rPr>
            </w:pPr>
            <w:ins w:id="2307" w:author="Lin Miirabai" w:date="2013-07-01T15:28:00Z">
              <w:r w:rsidRPr="00E600DB">
                <w:rPr>
                  <w:rFonts w:ascii="新細明體" w:eastAsia="新細明體" w:hAnsi="新細明體" w:cs="新細明體" w:hint="eastAsia"/>
                  <w:color w:val="0000FF"/>
                  <w:sz w:val="18"/>
                  <w:szCs w:val="18"/>
                  <w:lang w:eastAsia="zh-TW"/>
                  <w:rPrChange w:id="2308" w:author="Lin Miirabai" w:date="2013-07-01T15:33:00Z">
                    <w:rPr>
                      <w:rFonts w:ascii="新細明體" w:eastAsia="新細明體" w:hAnsi="新細明體" w:cs="新細明體" w:hint="eastAsia"/>
                      <w:color w:val="auto"/>
                      <w:lang w:eastAsia="zh-TW"/>
                    </w:rPr>
                  </w:rPrChange>
                </w:rPr>
                <w:t>任務中要求的標誌和條碼尺寸</w:t>
              </w:r>
            </w:ins>
          </w:p>
          <w:p w14:paraId="34F25401" w14:textId="65AB1E9F" w:rsidR="00E600DB" w:rsidRPr="00E600DB" w:rsidRDefault="00E600DB" w:rsidP="00944897">
            <w:pPr>
              <w:rPr>
                <w:ins w:id="2309" w:author="Lin Miirabai" w:date="2013-07-01T15:29:00Z"/>
                <w:rFonts w:ascii="新細明體" w:eastAsia="新細明體" w:hAnsi="新細明體" w:cs="新細明體" w:hint="eastAsia"/>
                <w:color w:val="0000FF"/>
                <w:sz w:val="18"/>
                <w:szCs w:val="18"/>
                <w:lang w:eastAsia="zh-TW"/>
                <w:rPrChange w:id="2310" w:author="Lin Miirabai" w:date="2013-07-01T15:33:00Z">
                  <w:rPr>
                    <w:ins w:id="2311" w:author="Lin Miirabai" w:date="2013-07-01T15:29:00Z"/>
                    <w:rFonts w:ascii="新細明體" w:eastAsia="新細明體" w:hAnsi="新細明體" w:cs="新細明體" w:hint="eastAsia"/>
                    <w:color w:val="0000FF"/>
                    <w:sz w:val="18"/>
                    <w:szCs w:val="18"/>
                    <w:lang w:eastAsia="zh-TW"/>
                  </w:rPr>
                </w:rPrChange>
              </w:rPr>
            </w:pPr>
            <w:ins w:id="2312" w:author="Lin Miirabai" w:date="2013-07-01T15:29:00Z">
              <w:r w:rsidRPr="00E600DB">
                <w:rPr>
                  <w:rFonts w:ascii="新細明體" w:eastAsia="新細明體" w:hAnsi="新細明體" w:cs="新細明體" w:hint="eastAsia"/>
                  <w:color w:val="0000FF"/>
                  <w:sz w:val="18"/>
                  <w:szCs w:val="18"/>
                  <w:lang w:eastAsia="zh-TW"/>
                  <w:rPrChange w:id="2313" w:author="Lin Miirabai" w:date="2013-07-01T15:33:00Z">
                    <w:rPr>
                      <w:rFonts w:ascii="新細明體" w:eastAsia="新細明體" w:hAnsi="新細明體" w:cs="新細明體" w:hint="eastAsia"/>
                      <w:color w:val="0000FF"/>
                      <w:sz w:val="18"/>
                      <w:szCs w:val="18"/>
                      <w:lang w:eastAsia="zh-TW"/>
                    </w:rPr>
                  </w:rPrChange>
                </w:rPr>
                <w:t>雜誌設計要求的段落樣式和主版編排</w:t>
              </w:r>
            </w:ins>
          </w:p>
          <w:p w14:paraId="70C2A881" w14:textId="0566B621" w:rsidR="00E600DB" w:rsidRDefault="00E600DB" w:rsidP="00944897">
            <w:pPr>
              <w:rPr>
                <w:ins w:id="2314" w:author="Lin Miirabai" w:date="2013-07-01T15:33:00Z"/>
                <w:rFonts w:ascii="新細明體" w:eastAsia="新細明體" w:hAnsi="新細明體" w:cs="新細明體" w:hint="eastAsia"/>
                <w:color w:val="0000FF"/>
                <w:sz w:val="18"/>
                <w:szCs w:val="18"/>
                <w:lang w:eastAsia="zh-TW"/>
              </w:rPr>
            </w:pPr>
            <w:ins w:id="2315" w:author="Lin Miirabai" w:date="2013-07-01T15:30:00Z">
              <w:r w:rsidRPr="00E600DB">
                <w:rPr>
                  <w:rFonts w:ascii="新細明體" w:eastAsia="新細明體" w:hAnsi="新細明體" w:cs="新細明體" w:hint="eastAsia"/>
                  <w:color w:val="0000FF"/>
                  <w:sz w:val="18"/>
                  <w:szCs w:val="18"/>
                  <w:lang w:eastAsia="zh-TW"/>
                  <w:rPrChange w:id="2316" w:author="Lin Miirabai" w:date="2013-07-01T15:33:00Z">
                    <w:rPr>
                      <w:rFonts w:ascii="新細明體" w:eastAsia="新細明體" w:hAnsi="新細明體" w:cs="新細明體" w:hint="eastAsia"/>
                      <w:color w:val="0000FF"/>
                      <w:sz w:val="18"/>
                      <w:szCs w:val="18"/>
                      <w:lang w:eastAsia="zh-TW"/>
                    </w:rPr>
                  </w:rPrChange>
                </w:rPr>
                <w:t>雜誌設計要求的文字樣式編排</w:t>
              </w:r>
            </w:ins>
          </w:p>
          <w:p w14:paraId="185CF8D0" w14:textId="729395C8" w:rsidR="00E600DB" w:rsidRPr="00E600DB" w:rsidRDefault="00E600DB" w:rsidP="00944897">
            <w:pPr>
              <w:rPr>
                <w:ins w:id="2317" w:author="Lin Miirabai" w:date="2013-07-01T15:30:00Z"/>
                <w:rFonts w:ascii="新細明體" w:eastAsia="新細明體" w:hAnsi="新細明體" w:cs="新細明體" w:hint="eastAsia"/>
                <w:color w:val="0000FF"/>
                <w:sz w:val="18"/>
                <w:szCs w:val="18"/>
                <w:lang w:eastAsia="zh-TW"/>
                <w:rPrChange w:id="2318" w:author="Lin Miirabai" w:date="2013-07-01T15:33:00Z">
                  <w:rPr>
                    <w:ins w:id="2319" w:author="Lin Miirabai" w:date="2013-07-01T15:30:00Z"/>
                    <w:rFonts w:ascii="新細明體" w:eastAsia="新細明體" w:hAnsi="新細明體" w:cs="新細明體" w:hint="eastAsia"/>
                    <w:color w:val="0000FF"/>
                    <w:sz w:val="18"/>
                    <w:szCs w:val="18"/>
                    <w:lang w:eastAsia="zh-TW"/>
                  </w:rPr>
                </w:rPrChange>
              </w:rPr>
            </w:pPr>
            <w:ins w:id="2320" w:author="Lin Miirabai" w:date="2013-07-01T15:33:00Z">
              <w:r>
                <w:rPr>
                  <w:rFonts w:ascii="新細明體" w:eastAsia="新細明體" w:hAnsi="新細明體" w:cs="新細明體" w:hint="eastAsia"/>
                  <w:color w:val="0000FF"/>
                  <w:sz w:val="18"/>
                  <w:szCs w:val="18"/>
                  <w:lang w:eastAsia="zh-TW"/>
                </w:rPr>
                <w:t>所有任務要求的最終</w:t>
              </w:r>
              <w:r w:rsidR="009D2942">
                <w:rPr>
                  <w:rFonts w:ascii="新細明體" w:eastAsia="新細明體" w:hAnsi="新細明體" w:cs="新細明體" w:hint="eastAsia"/>
                  <w:color w:val="0000FF"/>
                  <w:sz w:val="18"/>
                  <w:szCs w:val="18"/>
                  <w:lang w:eastAsia="zh-TW"/>
                </w:rPr>
                <w:t>編排尺寸</w:t>
              </w:r>
            </w:ins>
          </w:p>
          <w:p w14:paraId="5065C723" w14:textId="72EA9C2B" w:rsidR="00E600DB" w:rsidRPr="00E600DB" w:rsidRDefault="00E600DB" w:rsidP="00944897">
            <w:pPr>
              <w:rPr>
                <w:ins w:id="2321" w:author="Lin Miirabai" w:date="2013-07-01T15:31:00Z"/>
                <w:rFonts w:ascii="新細明體" w:eastAsia="新細明體" w:hAnsi="新細明體" w:cs="新細明體" w:hint="eastAsia"/>
                <w:color w:val="0000FF"/>
                <w:sz w:val="18"/>
                <w:szCs w:val="18"/>
                <w:lang w:eastAsia="zh-TW"/>
                <w:rPrChange w:id="2322" w:author="Lin Miirabai" w:date="2013-07-01T15:33:00Z">
                  <w:rPr>
                    <w:ins w:id="2323" w:author="Lin Miirabai" w:date="2013-07-01T15:31:00Z"/>
                    <w:rFonts w:ascii="新細明體" w:eastAsia="新細明體" w:hAnsi="新細明體" w:cs="新細明體" w:hint="eastAsia"/>
                    <w:color w:val="0000FF"/>
                    <w:sz w:val="18"/>
                    <w:szCs w:val="18"/>
                    <w:lang w:eastAsia="zh-TW"/>
                  </w:rPr>
                </w:rPrChange>
              </w:rPr>
            </w:pPr>
            <w:ins w:id="2324" w:author="Lin Miirabai" w:date="2013-07-01T15:30:00Z">
              <w:r w:rsidRPr="00E600DB">
                <w:rPr>
                  <w:rFonts w:ascii="新細明體" w:eastAsia="新細明體" w:hAnsi="新細明體" w:cs="新細明體" w:hint="eastAsia"/>
                  <w:color w:val="0000FF"/>
                  <w:sz w:val="18"/>
                  <w:szCs w:val="18"/>
                  <w:lang w:eastAsia="zh-TW"/>
                  <w:rPrChange w:id="2325" w:author="Lin Miirabai" w:date="2013-07-01T15:33:00Z">
                    <w:rPr>
                      <w:rFonts w:ascii="新細明體" w:eastAsia="新細明體" w:hAnsi="新細明體" w:cs="新細明體" w:hint="eastAsia"/>
                      <w:color w:val="0000FF"/>
                      <w:sz w:val="18"/>
                      <w:szCs w:val="18"/>
                      <w:lang w:eastAsia="zh-TW"/>
                    </w:rPr>
                  </w:rPrChange>
                </w:rPr>
                <w:t>所有要求呈現的文案</w:t>
              </w:r>
            </w:ins>
            <w:ins w:id="2326" w:author="Lin Miirabai" w:date="2013-07-01T15:31:00Z">
              <w:r w:rsidRPr="00E600DB">
                <w:rPr>
                  <w:rFonts w:ascii="新細明體" w:eastAsia="新細明體" w:hAnsi="新細明體" w:cs="新細明體" w:hint="eastAsia"/>
                  <w:color w:val="0000FF"/>
                  <w:sz w:val="18"/>
                  <w:szCs w:val="18"/>
                  <w:lang w:eastAsia="zh-TW"/>
                  <w:rPrChange w:id="2327" w:author="Lin Miirabai" w:date="2013-07-01T15:33:00Z">
                    <w:rPr>
                      <w:rFonts w:ascii="新細明體" w:eastAsia="新細明體" w:hAnsi="新細明體" w:cs="新細明體" w:hint="eastAsia"/>
                      <w:color w:val="0000FF"/>
                      <w:sz w:val="18"/>
                      <w:szCs w:val="18"/>
                      <w:lang w:eastAsia="zh-TW"/>
                    </w:rPr>
                  </w:rPrChange>
                </w:rPr>
                <w:t>（雜誌標題設計和內頁）</w:t>
              </w:r>
            </w:ins>
          </w:p>
          <w:p w14:paraId="2D761163" w14:textId="66A335E8" w:rsidR="00E600DB" w:rsidRPr="00E600DB" w:rsidRDefault="00E600DB" w:rsidP="00944897">
            <w:pPr>
              <w:rPr>
                <w:ins w:id="2328" w:author="Lin Miirabai" w:date="2013-07-01T15:28:00Z"/>
                <w:rFonts w:ascii="新細明體" w:eastAsia="新細明體" w:hAnsi="新細明體" w:cs="新細明體" w:hint="eastAsia"/>
                <w:color w:val="0000FF"/>
                <w:sz w:val="18"/>
                <w:szCs w:val="18"/>
                <w:lang w:eastAsia="zh-TW"/>
                <w:rPrChange w:id="2329" w:author="Lin Miirabai" w:date="2013-07-01T15:33:00Z">
                  <w:rPr>
                    <w:ins w:id="2330" w:author="Lin Miirabai" w:date="2013-07-01T15:28:00Z"/>
                    <w:rFonts w:ascii="新細明體" w:eastAsia="新細明體" w:hAnsi="新細明體" w:cs="新細明體" w:hint="eastAsia"/>
                    <w:color w:val="auto"/>
                    <w:lang w:eastAsia="zh-TW"/>
                  </w:rPr>
                </w:rPrChange>
              </w:rPr>
            </w:pPr>
            <w:ins w:id="2331" w:author="Lin Miirabai" w:date="2013-07-01T15:31:00Z">
              <w:r w:rsidRPr="00E600DB">
                <w:rPr>
                  <w:rFonts w:ascii="新細明體" w:eastAsia="新細明體" w:hAnsi="新細明體" w:cs="新細明體" w:hint="eastAsia"/>
                  <w:color w:val="0000FF"/>
                  <w:sz w:val="18"/>
                  <w:szCs w:val="18"/>
                  <w:lang w:eastAsia="zh-TW"/>
                  <w:rPrChange w:id="2332" w:author="Lin Miirabai" w:date="2013-07-01T15:33:00Z">
                    <w:rPr>
                      <w:rFonts w:ascii="新細明體" w:eastAsia="新細明體" w:hAnsi="新細明體" w:cs="新細明體" w:hint="eastAsia"/>
                      <w:color w:val="0000FF"/>
                      <w:sz w:val="18"/>
                      <w:szCs w:val="18"/>
                      <w:lang w:eastAsia="zh-TW"/>
                    </w:rPr>
                  </w:rPrChange>
                </w:rPr>
                <w:t>兩個任務要求呈現所有的元素</w:t>
              </w:r>
            </w:ins>
          </w:p>
          <w:p w14:paraId="65346181" w14:textId="500D677B" w:rsidR="00E600DB" w:rsidRPr="00E600DB" w:rsidRDefault="00E600DB" w:rsidP="00944897">
            <w:pPr>
              <w:rPr>
                <w:ins w:id="2333" w:author="Arnold Sandjaja" w:date="2013-05-17T16:10:00Z"/>
                <w:rFonts w:ascii="新細明體" w:eastAsia="新細明體" w:hAnsi="新細明體" w:cs="新細明體" w:hint="eastAsia"/>
                <w:color w:val="0000FF"/>
                <w:lang w:eastAsia="zh-TW"/>
                <w:rPrChange w:id="2334" w:author="Lin Miirabai" w:date="2013-07-01T15:33:00Z">
                  <w:rPr>
                    <w:ins w:id="2335" w:author="Arnold Sandjaja" w:date="2013-05-17T16:10:00Z"/>
                    <w:rFonts w:hint="eastAsia"/>
                    <w:b/>
                    <w:color w:val="auto"/>
                    <w:lang w:eastAsia="zh-TW"/>
                  </w:rPr>
                </w:rPrChange>
              </w:rPr>
            </w:pPr>
          </w:p>
        </w:tc>
        <w:tc>
          <w:tcPr>
            <w:tcW w:w="1449" w:type="dxa"/>
            <w:gridSpan w:val="2"/>
            <w:shd w:val="clear" w:color="auto" w:fill="auto"/>
          </w:tcPr>
          <w:p w14:paraId="0F7805C3" w14:textId="77777777" w:rsidR="00575FF6" w:rsidRPr="00E600DB" w:rsidRDefault="00EE4F15" w:rsidP="00944897">
            <w:pPr>
              <w:rPr>
                <w:ins w:id="2336" w:author="Lin Miirabai" w:date="2013-07-01T15:26:00Z"/>
                <w:color w:val="0000FF"/>
                <w:rPrChange w:id="2337" w:author="Lin Miirabai" w:date="2013-07-01T15:33:00Z">
                  <w:rPr>
                    <w:ins w:id="2338" w:author="Lin Miirabai" w:date="2013-07-01T15:26:00Z"/>
                    <w:color w:val="auto"/>
                  </w:rPr>
                </w:rPrChange>
              </w:rPr>
            </w:pPr>
            <w:ins w:id="2339" w:author="Lin Miirabai" w:date="2013-07-01T15:26:00Z">
              <w:r w:rsidRPr="00E600DB">
                <w:rPr>
                  <w:color w:val="0000FF"/>
                  <w:rPrChange w:id="2340" w:author="Lin Miirabai" w:date="2013-07-01T15:33:00Z">
                    <w:rPr>
                      <w:color w:val="auto"/>
                    </w:rPr>
                  </w:rPrChange>
                </w:rPr>
                <w:t>0.50</w:t>
              </w:r>
            </w:ins>
          </w:p>
          <w:p w14:paraId="2D79A769" w14:textId="77777777" w:rsidR="00EE4F15" w:rsidRPr="00E600DB" w:rsidRDefault="00EE4F15" w:rsidP="00944897">
            <w:pPr>
              <w:rPr>
                <w:ins w:id="2341" w:author="Lin Miirabai" w:date="2013-07-01T15:26:00Z"/>
                <w:color w:val="0000FF"/>
                <w:rPrChange w:id="2342" w:author="Lin Miirabai" w:date="2013-07-01T15:33:00Z">
                  <w:rPr>
                    <w:ins w:id="2343" w:author="Lin Miirabai" w:date="2013-07-01T15:26:00Z"/>
                    <w:color w:val="auto"/>
                  </w:rPr>
                </w:rPrChange>
              </w:rPr>
            </w:pPr>
            <w:ins w:id="2344" w:author="Lin Miirabai" w:date="2013-07-01T15:26:00Z">
              <w:r w:rsidRPr="00E600DB">
                <w:rPr>
                  <w:color w:val="0000FF"/>
                  <w:rPrChange w:id="2345" w:author="Lin Miirabai" w:date="2013-07-01T15:33:00Z">
                    <w:rPr>
                      <w:color w:val="auto"/>
                    </w:rPr>
                  </w:rPrChange>
                </w:rPr>
                <w:t>0.75</w:t>
              </w:r>
            </w:ins>
          </w:p>
          <w:p w14:paraId="4EE9A795" w14:textId="77777777" w:rsidR="00EE4F15" w:rsidRPr="00E600DB" w:rsidRDefault="00EE4F15" w:rsidP="00944897">
            <w:pPr>
              <w:rPr>
                <w:ins w:id="2346" w:author="Lin Miirabai" w:date="2013-07-01T15:26:00Z"/>
                <w:color w:val="0000FF"/>
                <w:rPrChange w:id="2347" w:author="Lin Miirabai" w:date="2013-07-01T15:33:00Z">
                  <w:rPr>
                    <w:ins w:id="2348" w:author="Lin Miirabai" w:date="2013-07-01T15:26:00Z"/>
                    <w:color w:val="auto"/>
                  </w:rPr>
                </w:rPrChange>
              </w:rPr>
            </w:pPr>
            <w:ins w:id="2349" w:author="Lin Miirabai" w:date="2013-07-01T15:26:00Z">
              <w:r w:rsidRPr="00E600DB">
                <w:rPr>
                  <w:color w:val="0000FF"/>
                  <w:rPrChange w:id="2350" w:author="Lin Miirabai" w:date="2013-07-01T15:33:00Z">
                    <w:rPr>
                      <w:color w:val="auto"/>
                    </w:rPr>
                  </w:rPrChange>
                </w:rPr>
                <w:t>0.25</w:t>
              </w:r>
            </w:ins>
          </w:p>
          <w:p w14:paraId="3FCAE3BB" w14:textId="77777777" w:rsidR="00EE4F15" w:rsidRPr="00E600DB" w:rsidRDefault="00EE4F15" w:rsidP="00944897">
            <w:pPr>
              <w:rPr>
                <w:ins w:id="2351" w:author="Lin Miirabai" w:date="2013-07-01T15:26:00Z"/>
                <w:color w:val="0000FF"/>
                <w:rPrChange w:id="2352" w:author="Lin Miirabai" w:date="2013-07-01T15:33:00Z">
                  <w:rPr>
                    <w:ins w:id="2353" w:author="Lin Miirabai" w:date="2013-07-01T15:26:00Z"/>
                    <w:color w:val="auto"/>
                  </w:rPr>
                </w:rPrChange>
              </w:rPr>
            </w:pPr>
            <w:ins w:id="2354" w:author="Lin Miirabai" w:date="2013-07-01T15:26:00Z">
              <w:r w:rsidRPr="00E600DB">
                <w:rPr>
                  <w:color w:val="0000FF"/>
                  <w:rPrChange w:id="2355" w:author="Lin Miirabai" w:date="2013-07-01T15:33:00Z">
                    <w:rPr>
                      <w:color w:val="auto"/>
                    </w:rPr>
                  </w:rPrChange>
                </w:rPr>
                <w:t>1.00</w:t>
              </w:r>
            </w:ins>
          </w:p>
          <w:p w14:paraId="451DD154" w14:textId="77777777" w:rsidR="00EE4F15" w:rsidRPr="00E600DB" w:rsidRDefault="00EE4F15" w:rsidP="00944897">
            <w:pPr>
              <w:rPr>
                <w:ins w:id="2356" w:author="Lin Miirabai" w:date="2013-07-01T15:26:00Z"/>
                <w:color w:val="0000FF"/>
                <w:rPrChange w:id="2357" w:author="Lin Miirabai" w:date="2013-07-01T15:33:00Z">
                  <w:rPr>
                    <w:ins w:id="2358" w:author="Lin Miirabai" w:date="2013-07-01T15:26:00Z"/>
                    <w:color w:val="auto"/>
                  </w:rPr>
                </w:rPrChange>
              </w:rPr>
            </w:pPr>
            <w:ins w:id="2359" w:author="Lin Miirabai" w:date="2013-07-01T15:26:00Z">
              <w:r w:rsidRPr="00E600DB">
                <w:rPr>
                  <w:color w:val="0000FF"/>
                  <w:rPrChange w:id="2360" w:author="Lin Miirabai" w:date="2013-07-01T15:33:00Z">
                    <w:rPr>
                      <w:color w:val="auto"/>
                    </w:rPr>
                  </w:rPrChange>
                </w:rPr>
                <w:t>0.25</w:t>
              </w:r>
            </w:ins>
          </w:p>
          <w:p w14:paraId="70E1FB66" w14:textId="77777777" w:rsidR="00EE4F15" w:rsidRPr="00E600DB" w:rsidRDefault="00EE4F15" w:rsidP="00944897">
            <w:pPr>
              <w:rPr>
                <w:ins w:id="2361" w:author="Lin Miirabai" w:date="2013-07-01T15:26:00Z"/>
                <w:color w:val="0000FF"/>
                <w:rPrChange w:id="2362" w:author="Lin Miirabai" w:date="2013-07-01T15:33:00Z">
                  <w:rPr>
                    <w:ins w:id="2363" w:author="Lin Miirabai" w:date="2013-07-01T15:26:00Z"/>
                    <w:color w:val="auto"/>
                  </w:rPr>
                </w:rPrChange>
              </w:rPr>
            </w:pPr>
            <w:ins w:id="2364" w:author="Lin Miirabai" w:date="2013-07-01T15:26:00Z">
              <w:r w:rsidRPr="00E600DB">
                <w:rPr>
                  <w:color w:val="0000FF"/>
                  <w:rPrChange w:id="2365" w:author="Lin Miirabai" w:date="2013-07-01T15:33:00Z">
                    <w:rPr>
                      <w:color w:val="auto"/>
                    </w:rPr>
                  </w:rPrChange>
                </w:rPr>
                <w:t>0.50</w:t>
              </w:r>
            </w:ins>
          </w:p>
          <w:p w14:paraId="6C8E5B61" w14:textId="77777777" w:rsidR="00EE4F15" w:rsidRDefault="00EE4F15" w:rsidP="00944897">
            <w:pPr>
              <w:rPr>
                <w:ins w:id="2366" w:author="Lin Miirabai" w:date="2013-07-01T15:34:00Z"/>
                <w:color w:val="0000FF"/>
              </w:rPr>
            </w:pPr>
            <w:ins w:id="2367" w:author="Lin Miirabai" w:date="2013-07-01T15:26:00Z">
              <w:r w:rsidRPr="00E600DB">
                <w:rPr>
                  <w:color w:val="0000FF"/>
                  <w:rPrChange w:id="2368" w:author="Lin Miirabai" w:date="2013-07-01T15:33:00Z">
                    <w:rPr>
                      <w:color w:val="auto"/>
                    </w:rPr>
                  </w:rPrChange>
                </w:rPr>
                <w:t>0.50</w:t>
              </w:r>
            </w:ins>
          </w:p>
          <w:p w14:paraId="258D6F00" w14:textId="2C549871" w:rsidR="009D2942" w:rsidRPr="00E600DB" w:rsidRDefault="009D2942" w:rsidP="00944897">
            <w:pPr>
              <w:rPr>
                <w:ins w:id="2369" w:author="Arnold Sandjaja" w:date="2013-05-17T16:10:00Z"/>
                <w:color w:val="0000FF"/>
                <w:rPrChange w:id="2370" w:author="Lin Miirabai" w:date="2013-07-01T15:33:00Z">
                  <w:rPr>
                    <w:ins w:id="2371" w:author="Arnold Sandjaja" w:date="2013-05-17T16:10:00Z"/>
                    <w:color w:val="auto"/>
                  </w:rPr>
                </w:rPrChange>
              </w:rPr>
            </w:pPr>
            <w:ins w:id="2372" w:author="Lin Miirabai" w:date="2013-07-01T15:34:00Z">
              <w:r>
                <w:rPr>
                  <w:color w:val="0000FF"/>
                </w:rPr>
                <w:t>0.25</w:t>
              </w:r>
            </w:ins>
          </w:p>
        </w:tc>
      </w:tr>
      <w:tr w:rsidR="00575FF6" w:rsidRPr="00575FF6" w14:paraId="564C5A87" w14:textId="77777777" w:rsidTr="00575FF6">
        <w:trPr>
          <w:ins w:id="2373" w:author="Arnold Sandjaja" w:date="2013-05-17T16:10:00Z"/>
        </w:trPr>
        <w:tc>
          <w:tcPr>
            <w:tcW w:w="817" w:type="dxa"/>
            <w:shd w:val="clear" w:color="auto" w:fill="auto"/>
          </w:tcPr>
          <w:p w14:paraId="0DC83465" w14:textId="28767A5B" w:rsidR="00575FF6" w:rsidRPr="00575FF6" w:rsidRDefault="00575FF6" w:rsidP="00944897">
            <w:pPr>
              <w:rPr>
                <w:ins w:id="2374" w:author="Arnold Sandjaja" w:date="2013-05-17T16:10:00Z"/>
                <w:color w:val="auto"/>
              </w:rPr>
            </w:pPr>
            <w:ins w:id="2375" w:author="Arnold Sandjaja" w:date="2013-05-17T16:10:00Z">
              <w:r w:rsidRPr="00575FF6">
                <w:rPr>
                  <w:color w:val="auto"/>
                </w:rPr>
                <w:t>D</w:t>
              </w:r>
            </w:ins>
          </w:p>
        </w:tc>
        <w:tc>
          <w:tcPr>
            <w:tcW w:w="7513" w:type="dxa"/>
            <w:gridSpan w:val="2"/>
            <w:shd w:val="clear" w:color="auto" w:fill="auto"/>
          </w:tcPr>
          <w:p w14:paraId="548EBF09" w14:textId="6E4F5289" w:rsidR="00575FF6" w:rsidRPr="005F38BE" w:rsidRDefault="00575FF6" w:rsidP="00944897">
            <w:pPr>
              <w:rPr>
                <w:ins w:id="2376" w:author="Arnold Sandjaja" w:date="2013-05-17T16:10:00Z"/>
                <w:rFonts w:ascii="新細明體" w:eastAsia="新細明體" w:hAnsi="新細明體" w:cs="新細明體" w:hint="eastAsia"/>
                <w:b/>
                <w:color w:val="auto"/>
                <w:lang w:val="en-US" w:eastAsia="zh-TW"/>
                <w:rPrChange w:id="2377" w:author="Lin Miirabai" w:date="2013-07-01T15:13:00Z">
                  <w:rPr>
                    <w:ins w:id="2378" w:author="Arnold Sandjaja" w:date="2013-05-17T16:10:00Z"/>
                    <w:rFonts w:hint="eastAsia"/>
                    <w:b/>
                    <w:color w:val="auto"/>
                    <w:lang w:eastAsia="zh-TW"/>
                  </w:rPr>
                </w:rPrChange>
              </w:rPr>
            </w:pPr>
            <w:ins w:id="2379" w:author="Arnold Sandjaja" w:date="2013-05-17T16:10:00Z">
              <w:r w:rsidRPr="00575FF6">
                <w:rPr>
                  <w:b/>
                  <w:color w:val="auto"/>
                </w:rPr>
                <w:t>Manual abilities</w:t>
              </w:r>
            </w:ins>
            <w:ins w:id="2380" w:author="Lin Miirabai" w:date="2013-07-01T15:13:00Z">
              <w:r w:rsidR="005F38BE">
                <w:rPr>
                  <w:rFonts w:hint="eastAsia"/>
                  <w:b/>
                  <w:color w:val="auto"/>
                  <w:lang w:eastAsia="zh-TW"/>
                </w:rPr>
                <w:t xml:space="preserve"> </w:t>
              </w:r>
              <w:r w:rsidR="005F38BE">
                <w:rPr>
                  <w:b/>
                  <w:color w:val="auto"/>
                  <w:lang w:val="en-US" w:eastAsia="zh-TW"/>
                </w:rPr>
                <w:t xml:space="preserve">/ </w:t>
              </w:r>
              <w:r w:rsidR="005F38BE" w:rsidRPr="005F38BE">
                <w:rPr>
                  <w:rFonts w:ascii="新細明體" w:eastAsia="新細明體" w:hAnsi="新細明體" w:cs="新細明體" w:hint="eastAsia"/>
                  <w:b/>
                  <w:color w:val="0000FF"/>
                  <w:lang w:val="en-US" w:eastAsia="zh-TW"/>
                  <w:rPrChange w:id="2381" w:author="Lin Miirabai" w:date="2013-07-01T15:13:00Z">
                    <w:rPr>
                      <w:rFonts w:ascii="新細明體" w:eastAsia="新細明體" w:hAnsi="新細明體" w:cs="新細明體" w:hint="eastAsia"/>
                      <w:b/>
                      <w:color w:val="auto"/>
                      <w:lang w:val="en-US" w:eastAsia="zh-TW"/>
                    </w:rPr>
                  </w:rPrChange>
                </w:rPr>
                <w:t>手工能力</w:t>
              </w:r>
            </w:ins>
          </w:p>
        </w:tc>
        <w:tc>
          <w:tcPr>
            <w:tcW w:w="1449" w:type="dxa"/>
            <w:gridSpan w:val="2"/>
            <w:shd w:val="clear" w:color="auto" w:fill="auto"/>
          </w:tcPr>
          <w:p w14:paraId="0343ACE4" w14:textId="77777777" w:rsidR="00575FF6" w:rsidRPr="00575FF6" w:rsidRDefault="00575FF6" w:rsidP="00944897">
            <w:pPr>
              <w:rPr>
                <w:ins w:id="2382" w:author="Arnold Sandjaja" w:date="2013-05-17T16:10:00Z"/>
                <w:b/>
                <w:color w:val="auto"/>
              </w:rPr>
            </w:pPr>
            <w:ins w:id="2383" w:author="Arnold Sandjaja" w:date="2013-05-17T16:10:00Z">
              <w:r w:rsidRPr="00575FF6">
                <w:rPr>
                  <w:b/>
                  <w:color w:val="auto"/>
                </w:rPr>
                <w:t>Objective /2</w:t>
              </w:r>
            </w:ins>
          </w:p>
        </w:tc>
      </w:tr>
      <w:tr w:rsidR="00575FF6" w:rsidRPr="00575FF6" w14:paraId="6012ECEB" w14:textId="77777777" w:rsidTr="00575FF6">
        <w:trPr>
          <w:ins w:id="2384" w:author="Arnold Sandjaja" w:date="2013-05-17T16:10:00Z"/>
        </w:trPr>
        <w:tc>
          <w:tcPr>
            <w:tcW w:w="817" w:type="dxa"/>
            <w:shd w:val="clear" w:color="auto" w:fill="auto"/>
          </w:tcPr>
          <w:p w14:paraId="6761E350" w14:textId="77777777" w:rsidR="00511E9A" w:rsidRDefault="00575FF6" w:rsidP="00944897">
            <w:pPr>
              <w:rPr>
                <w:ins w:id="2385" w:author="Arnold Sandjaja" w:date="2013-06-30T09:40:00Z"/>
                <w:color w:val="auto"/>
              </w:rPr>
            </w:pPr>
            <w:ins w:id="2386" w:author="Arnold Sandjaja" w:date="2013-05-17T16:10:00Z">
              <w:r w:rsidRPr="00575FF6">
                <w:rPr>
                  <w:color w:val="auto"/>
                </w:rPr>
                <w:t>D.1</w:t>
              </w:r>
            </w:ins>
          </w:p>
          <w:p w14:paraId="4A39D39F" w14:textId="6A6B1193" w:rsidR="00575FF6" w:rsidRPr="00575FF6" w:rsidRDefault="00511E9A" w:rsidP="00944897">
            <w:pPr>
              <w:rPr>
                <w:ins w:id="2387" w:author="Arnold Sandjaja" w:date="2013-05-17T16:10:00Z"/>
                <w:color w:val="auto"/>
              </w:rPr>
            </w:pPr>
            <w:ins w:id="2388" w:author="Arnold Sandjaja" w:date="2013-06-30T09:40:00Z">
              <w:r>
                <w:rPr>
                  <w:color w:val="auto"/>
                </w:rPr>
                <w:t>D.2</w:t>
              </w:r>
            </w:ins>
            <w:ins w:id="2389" w:author="Arnold Sandjaja" w:date="2013-05-17T16:10:00Z">
              <w:r w:rsidR="00575FF6" w:rsidRPr="00575FF6">
                <w:rPr>
                  <w:color w:val="auto"/>
                </w:rPr>
                <w:t xml:space="preserve"> </w:t>
              </w:r>
            </w:ins>
          </w:p>
        </w:tc>
        <w:tc>
          <w:tcPr>
            <w:tcW w:w="7513" w:type="dxa"/>
            <w:gridSpan w:val="2"/>
            <w:shd w:val="clear" w:color="auto" w:fill="auto"/>
            <w:vAlign w:val="bottom"/>
          </w:tcPr>
          <w:p w14:paraId="21313FB3" w14:textId="77777777" w:rsidR="00575FF6" w:rsidRDefault="00575FF6">
            <w:pPr>
              <w:rPr>
                <w:ins w:id="2390" w:author="Arnold Sandjaja" w:date="2013-06-30T09:40:00Z"/>
                <w:rFonts w:eastAsia="Times New Roman" w:cs="Arial"/>
                <w:color w:val="auto"/>
              </w:rPr>
            </w:pPr>
            <w:ins w:id="2391" w:author="Arnold Sandjaja" w:date="2013-05-17T16:10:00Z">
              <w:r w:rsidRPr="00575FF6">
                <w:rPr>
                  <w:rFonts w:eastAsia="Times New Roman" w:cs="Arial"/>
                  <w:color w:val="auto"/>
                </w:rPr>
                <w:t>Mounting printouts for presentation</w:t>
              </w:r>
            </w:ins>
          </w:p>
          <w:p w14:paraId="27785ECB" w14:textId="77EB7886" w:rsidR="00511E9A" w:rsidRPr="00511E9A" w:rsidRDefault="00511E9A">
            <w:pPr>
              <w:rPr>
                <w:ins w:id="2392" w:author="Arnold Sandjaja" w:date="2013-05-17T16:10:00Z"/>
                <w:rFonts w:eastAsia="Times New Roman" w:cs="Arial"/>
                <w:color w:val="auto"/>
                <w:szCs w:val="20"/>
                <w:lang w:val="en-US"/>
                <w:rPrChange w:id="2393" w:author="Arnold Sandjaja" w:date="2013-06-30T09:40:00Z">
                  <w:rPr>
                    <w:ins w:id="2394" w:author="Arnold Sandjaja" w:date="2013-05-17T16:10:00Z"/>
                    <w:rFonts w:eastAsia="Times New Roman" w:cs="Arial"/>
                    <w:i/>
                    <w:iCs/>
                    <w:color w:val="auto"/>
                  </w:rPr>
                </w:rPrChange>
              </w:rPr>
              <w:pPrChange w:id="2395" w:author="Arnold Sandjaja" w:date="2013-06-30T09:40:00Z">
                <w:pPr>
                  <w:keepNext/>
                  <w:keepLines/>
                  <w:tabs>
                    <w:tab w:val="center" w:pos="4680"/>
                    <w:tab w:val="right" w:pos="9360"/>
                  </w:tabs>
                  <w:spacing w:before="200"/>
                  <w:outlineLvl w:val="4"/>
                </w:pPr>
              </w:pPrChange>
            </w:pPr>
            <w:ins w:id="2396" w:author="Arnold Sandjaja" w:date="2013-06-30T09:40:00Z">
              <w:r w:rsidRPr="00511E9A">
                <w:rPr>
                  <w:rFonts w:eastAsia="Times New Roman" w:cs="Arial"/>
                  <w:color w:val="auto"/>
                  <w:szCs w:val="20"/>
                  <w:lang w:val="en-US"/>
                </w:rPr>
                <w:t>Mounting printouts for presentation and dummy</w:t>
              </w:r>
            </w:ins>
          </w:p>
        </w:tc>
        <w:tc>
          <w:tcPr>
            <w:tcW w:w="1449" w:type="dxa"/>
            <w:gridSpan w:val="2"/>
            <w:shd w:val="clear" w:color="auto" w:fill="auto"/>
          </w:tcPr>
          <w:p w14:paraId="4FD95807" w14:textId="20249655" w:rsidR="00553462" w:rsidRDefault="00553462" w:rsidP="00944897">
            <w:pPr>
              <w:rPr>
                <w:ins w:id="2397" w:author="Arnold Sandjaja" w:date="2013-06-30T09:44:00Z"/>
                <w:color w:val="auto"/>
              </w:rPr>
            </w:pPr>
            <w:ins w:id="2398" w:author="Arnold Sandjaja" w:date="2013-06-30T09:44:00Z">
              <w:r>
                <w:rPr>
                  <w:color w:val="auto"/>
                </w:rPr>
                <w:t>1.00</w:t>
              </w:r>
            </w:ins>
          </w:p>
          <w:p w14:paraId="116B7697" w14:textId="36A80249" w:rsidR="00575FF6" w:rsidRPr="00553462" w:rsidRDefault="00553462">
            <w:pPr>
              <w:rPr>
                <w:ins w:id="2399" w:author="Arnold Sandjaja" w:date="2013-05-17T16:10:00Z"/>
                <w:rPrChange w:id="2400" w:author="Arnold Sandjaja" w:date="2013-06-30T09:44:00Z">
                  <w:rPr>
                    <w:ins w:id="2401" w:author="Arnold Sandjaja" w:date="2013-05-17T16:10:00Z"/>
                    <w:rFonts w:cstheme="majorBidi"/>
                    <w:i/>
                    <w:iCs/>
                    <w:color w:val="auto"/>
                  </w:rPr>
                </w:rPrChange>
              </w:rPr>
              <w:pPrChange w:id="2402" w:author="Arnold Sandjaja" w:date="2013-06-30T09:44:00Z">
                <w:pPr>
                  <w:keepNext/>
                  <w:keepLines/>
                  <w:tabs>
                    <w:tab w:val="center" w:pos="4680"/>
                    <w:tab w:val="right" w:pos="9360"/>
                  </w:tabs>
                  <w:spacing w:before="200"/>
                  <w:outlineLvl w:val="4"/>
                </w:pPr>
              </w:pPrChange>
            </w:pPr>
            <w:ins w:id="2403" w:author="Arnold Sandjaja" w:date="2013-06-30T09:44:00Z">
              <w:r>
                <w:t>1.00</w:t>
              </w:r>
            </w:ins>
          </w:p>
        </w:tc>
      </w:tr>
      <w:tr w:rsidR="00575FF6" w:rsidRPr="00575FF6" w14:paraId="5A58804A" w14:textId="77777777" w:rsidTr="00575FF6">
        <w:trPr>
          <w:ins w:id="2404" w:author="Arnold Sandjaja" w:date="2013-05-17T16:10:00Z"/>
        </w:trPr>
        <w:tc>
          <w:tcPr>
            <w:tcW w:w="817" w:type="dxa"/>
            <w:shd w:val="clear" w:color="auto" w:fill="auto"/>
          </w:tcPr>
          <w:p w14:paraId="2710902D" w14:textId="4177CFD6" w:rsidR="00575FF6" w:rsidRDefault="00F76105" w:rsidP="00944897">
            <w:pPr>
              <w:rPr>
                <w:ins w:id="2405" w:author="Lin Miirabai" w:date="2013-07-01T15:35:00Z"/>
                <w:color w:val="auto"/>
              </w:rPr>
            </w:pPr>
            <w:ins w:id="2406" w:author="Lin Miirabai" w:date="2013-07-01T15:35:00Z">
              <w:r w:rsidRPr="00F76105">
                <w:rPr>
                  <w:color w:val="auto"/>
                  <w:rPrChange w:id="2407" w:author="Lin Miirabai" w:date="2013-07-01T15:35:00Z">
                    <w:rPr>
                      <w:b/>
                      <w:color w:val="auto"/>
                    </w:rPr>
                  </w:rPrChange>
                </w:rPr>
                <w:t>D.1</w:t>
              </w:r>
            </w:ins>
          </w:p>
          <w:p w14:paraId="2C6D1524" w14:textId="6FD0DC18" w:rsidR="00F76105" w:rsidRPr="00F76105" w:rsidRDefault="00F76105" w:rsidP="00944897">
            <w:pPr>
              <w:rPr>
                <w:ins w:id="2408" w:author="Lin Miirabai" w:date="2013-07-01T15:35:00Z"/>
                <w:color w:val="auto"/>
                <w:rPrChange w:id="2409" w:author="Lin Miirabai" w:date="2013-07-01T15:35:00Z">
                  <w:rPr>
                    <w:ins w:id="2410" w:author="Lin Miirabai" w:date="2013-07-01T15:35:00Z"/>
                    <w:b/>
                    <w:color w:val="auto"/>
                  </w:rPr>
                </w:rPrChange>
              </w:rPr>
            </w:pPr>
            <w:ins w:id="2411" w:author="Lin Miirabai" w:date="2013-07-01T15:35:00Z">
              <w:r>
                <w:rPr>
                  <w:color w:val="auto"/>
                </w:rPr>
                <w:t>D.2</w:t>
              </w:r>
            </w:ins>
          </w:p>
          <w:p w14:paraId="5117CE2F" w14:textId="77777777" w:rsidR="00F76105" w:rsidRPr="00575FF6" w:rsidRDefault="00F76105" w:rsidP="00944897">
            <w:pPr>
              <w:rPr>
                <w:ins w:id="2412" w:author="Arnold Sandjaja" w:date="2013-05-17T16:10:00Z"/>
                <w:b/>
                <w:color w:val="auto"/>
              </w:rPr>
            </w:pPr>
          </w:p>
        </w:tc>
        <w:tc>
          <w:tcPr>
            <w:tcW w:w="7513" w:type="dxa"/>
            <w:gridSpan w:val="2"/>
            <w:shd w:val="clear" w:color="auto" w:fill="auto"/>
          </w:tcPr>
          <w:p w14:paraId="0572C30A" w14:textId="77777777" w:rsidR="00575FF6" w:rsidRPr="00F76105" w:rsidRDefault="00F76105" w:rsidP="00944897">
            <w:pPr>
              <w:rPr>
                <w:ins w:id="2413" w:author="Lin Miirabai" w:date="2013-07-01T15:36:00Z"/>
                <w:rFonts w:ascii="新細明體" w:eastAsia="新細明體" w:hAnsi="新細明體" w:cs="新細明體" w:hint="eastAsia"/>
                <w:color w:val="0000FF"/>
                <w:sz w:val="18"/>
                <w:szCs w:val="18"/>
                <w:lang w:eastAsia="zh-TW"/>
                <w:rPrChange w:id="2414" w:author="Lin Miirabai" w:date="2013-07-01T15:36:00Z">
                  <w:rPr>
                    <w:ins w:id="2415" w:author="Lin Miirabai" w:date="2013-07-01T15:36:00Z"/>
                    <w:rFonts w:ascii="新細明體" w:eastAsia="新細明體" w:hAnsi="新細明體" w:cs="新細明體" w:hint="eastAsia"/>
                    <w:color w:val="auto"/>
                    <w:lang w:eastAsia="zh-TW"/>
                  </w:rPr>
                </w:rPrChange>
              </w:rPr>
            </w:pPr>
            <w:ins w:id="2416" w:author="Lin Miirabai" w:date="2013-07-01T15:36:00Z">
              <w:r w:rsidRPr="00F76105">
                <w:rPr>
                  <w:rFonts w:ascii="新細明體" w:eastAsia="新細明體" w:hAnsi="新細明體" w:cs="新細明體" w:hint="eastAsia"/>
                  <w:color w:val="0000FF"/>
                  <w:sz w:val="18"/>
                  <w:szCs w:val="18"/>
                  <w:lang w:eastAsia="zh-TW"/>
                  <w:rPrChange w:id="2417" w:author="Lin Miirabai" w:date="2013-07-01T15:36:00Z">
                    <w:rPr>
                      <w:rFonts w:ascii="新細明體" w:eastAsia="新細明體" w:hAnsi="新細明體" w:cs="新細明體" w:hint="eastAsia"/>
                      <w:b/>
                      <w:color w:val="auto"/>
                      <w:lang w:eastAsia="zh-TW"/>
                    </w:rPr>
                  </w:rPrChange>
                </w:rPr>
                <w:t>裱貼展示</w:t>
              </w:r>
            </w:ins>
          </w:p>
          <w:p w14:paraId="194DC09C" w14:textId="39D2D18A" w:rsidR="00F76105" w:rsidRPr="00F76105" w:rsidRDefault="00F76105" w:rsidP="00944897">
            <w:pPr>
              <w:rPr>
                <w:ins w:id="2418" w:author="Arnold Sandjaja" w:date="2013-05-17T16:10:00Z"/>
                <w:rFonts w:ascii="新細明體" w:eastAsia="新細明體" w:hAnsi="新細明體" w:cs="新細明體" w:hint="eastAsia"/>
                <w:color w:val="auto"/>
                <w:lang w:eastAsia="zh-TW"/>
                <w:rPrChange w:id="2419" w:author="Lin Miirabai" w:date="2013-07-01T15:36:00Z">
                  <w:rPr>
                    <w:ins w:id="2420" w:author="Arnold Sandjaja" w:date="2013-05-17T16:10:00Z"/>
                    <w:rFonts w:hint="eastAsia"/>
                    <w:b/>
                    <w:color w:val="auto"/>
                    <w:lang w:eastAsia="zh-TW"/>
                  </w:rPr>
                </w:rPrChange>
              </w:rPr>
            </w:pPr>
            <w:ins w:id="2421" w:author="Lin Miirabai" w:date="2013-07-01T15:36:00Z">
              <w:r w:rsidRPr="00F76105">
                <w:rPr>
                  <w:rFonts w:ascii="新細明體" w:eastAsia="新細明體" w:hAnsi="新細明體" w:cs="新細明體" w:hint="eastAsia"/>
                  <w:color w:val="0000FF"/>
                  <w:sz w:val="18"/>
                  <w:szCs w:val="18"/>
                  <w:lang w:eastAsia="zh-TW"/>
                  <w:rPrChange w:id="2422" w:author="Lin Miirabai" w:date="2013-07-01T15:36:00Z">
                    <w:rPr>
                      <w:rFonts w:ascii="新細明體" w:eastAsia="新細明體" w:hAnsi="新細明體" w:cs="新細明體" w:hint="eastAsia"/>
                      <w:color w:val="auto"/>
                      <w:lang w:eastAsia="zh-TW"/>
                    </w:rPr>
                  </w:rPrChange>
                </w:rPr>
                <w:t>裱貼展示和雜誌模擬</w:t>
              </w:r>
            </w:ins>
          </w:p>
        </w:tc>
        <w:tc>
          <w:tcPr>
            <w:tcW w:w="1449" w:type="dxa"/>
            <w:gridSpan w:val="2"/>
            <w:shd w:val="clear" w:color="auto" w:fill="auto"/>
          </w:tcPr>
          <w:p w14:paraId="67BD65AF" w14:textId="77777777" w:rsidR="00575FF6" w:rsidRDefault="00F76105" w:rsidP="00944897">
            <w:pPr>
              <w:rPr>
                <w:ins w:id="2423" w:author="Lin Miirabai" w:date="2013-07-01T15:36:00Z"/>
                <w:color w:val="auto"/>
                <w:lang w:val="en-US"/>
              </w:rPr>
            </w:pPr>
            <w:ins w:id="2424" w:author="Lin Miirabai" w:date="2013-07-01T15:36:00Z">
              <w:r>
                <w:rPr>
                  <w:color w:val="auto"/>
                  <w:lang w:val="en-US"/>
                </w:rPr>
                <w:t>1.00</w:t>
              </w:r>
            </w:ins>
          </w:p>
          <w:p w14:paraId="56E2EADA" w14:textId="6B9BD7AE" w:rsidR="00F76105" w:rsidRPr="00F76105" w:rsidRDefault="00F76105" w:rsidP="00944897">
            <w:pPr>
              <w:rPr>
                <w:ins w:id="2425" w:author="Arnold Sandjaja" w:date="2013-05-17T16:10:00Z"/>
                <w:color w:val="auto"/>
                <w:lang w:val="en-US"/>
                <w:rPrChange w:id="2426" w:author="Lin Miirabai" w:date="2013-07-01T15:36:00Z">
                  <w:rPr>
                    <w:ins w:id="2427" w:author="Arnold Sandjaja" w:date="2013-05-17T16:10:00Z"/>
                    <w:color w:val="auto"/>
                  </w:rPr>
                </w:rPrChange>
              </w:rPr>
            </w:pPr>
            <w:ins w:id="2428" w:author="Lin Miirabai" w:date="2013-07-01T15:36:00Z">
              <w:r>
                <w:rPr>
                  <w:color w:val="auto"/>
                  <w:lang w:val="en-US"/>
                </w:rPr>
                <w:t>1.00</w:t>
              </w:r>
            </w:ins>
          </w:p>
        </w:tc>
      </w:tr>
      <w:tr w:rsidR="00575FF6" w:rsidRPr="00575FF6" w14:paraId="6A0374D5" w14:textId="77777777" w:rsidTr="00575FF6">
        <w:trPr>
          <w:ins w:id="2429" w:author="Arnold Sandjaja" w:date="2013-05-17T16:10:00Z"/>
        </w:trPr>
        <w:tc>
          <w:tcPr>
            <w:tcW w:w="817" w:type="dxa"/>
            <w:shd w:val="clear" w:color="auto" w:fill="auto"/>
          </w:tcPr>
          <w:p w14:paraId="103E8195" w14:textId="67F2E082" w:rsidR="00575FF6" w:rsidRPr="00575FF6" w:rsidRDefault="00575FF6" w:rsidP="00944897">
            <w:pPr>
              <w:rPr>
                <w:ins w:id="2430" w:author="Arnold Sandjaja" w:date="2013-05-17T16:10:00Z"/>
                <w:color w:val="auto"/>
              </w:rPr>
            </w:pPr>
            <w:ins w:id="2431" w:author="Arnold Sandjaja" w:date="2013-05-17T16:10:00Z">
              <w:r w:rsidRPr="00575FF6">
                <w:rPr>
                  <w:color w:val="auto"/>
                </w:rPr>
                <w:t>E</w:t>
              </w:r>
            </w:ins>
          </w:p>
        </w:tc>
        <w:tc>
          <w:tcPr>
            <w:tcW w:w="7513" w:type="dxa"/>
            <w:gridSpan w:val="2"/>
            <w:shd w:val="clear" w:color="auto" w:fill="auto"/>
          </w:tcPr>
          <w:p w14:paraId="48FDFDC8" w14:textId="659F58FC" w:rsidR="00575FF6" w:rsidRPr="001D4991" w:rsidRDefault="00575FF6" w:rsidP="00944897">
            <w:pPr>
              <w:rPr>
                <w:ins w:id="2432" w:author="Arnold Sandjaja" w:date="2013-05-17T16:10:00Z"/>
                <w:rFonts w:ascii="新細明體" w:eastAsia="新細明體" w:hAnsi="新細明體" w:cs="新細明體" w:hint="eastAsia"/>
                <w:b/>
                <w:color w:val="auto"/>
                <w:lang w:val="en-US" w:eastAsia="zh-TW"/>
                <w:rPrChange w:id="2433" w:author="Lin Miirabai" w:date="2013-07-01T15:13:00Z">
                  <w:rPr>
                    <w:ins w:id="2434" w:author="Arnold Sandjaja" w:date="2013-05-17T16:10:00Z"/>
                    <w:rFonts w:hint="eastAsia"/>
                    <w:b/>
                    <w:color w:val="auto"/>
                    <w:lang w:eastAsia="zh-TW"/>
                  </w:rPr>
                </w:rPrChange>
              </w:rPr>
            </w:pPr>
            <w:ins w:id="2435" w:author="Arnold Sandjaja" w:date="2013-05-17T16:10:00Z">
              <w:r w:rsidRPr="00575FF6">
                <w:rPr>
                  <w:b/>
                  <w:color w:val="auto"/>
                </w:rPr>
                <w:t>Knowledge of the printing industry</w:t>
              </w:r>
            </w:ins>
            <w:ins w:id="2436" w:author="Lin Miirabai" w:date="2013-07-01T15:13:00Z">
              <w:r w:rsidR="001D4991">
                <w:rPr>
                  <w:rFonts w:hint="eastAsia"/>
                  <w:b/>
                  <w:color w:val="auto"/>
                  <w:lang w:eastAsia="zh-TW"/>
                </w:rPr>
                <w:t xml:space="preserve"> </w:t>
              </w:r>
              <w:r w:rsidR="001D4991">
                <w:rPr>
                  <w:b/>
                  <w:color w:val="auto"/>
                  <w:lang w:val="en-US" w:eastAsia="zh-TW"/>
                </w:rPr>
                <w:t xml:space="preserve">/ </w:t>
              </w:r>
              <w:r w:rsidR="001D4991" w:rsidRPr="001D4991">
                <w:rPr>
                  <w:rFonts w:ascii="新細明體" w:eastAsia="新細明體" w:hAnsi="新細明體" w:cs="新細明體" w:hint="eastAsia"/>
                  <w:b/>
                  <w:color w:val="0000FF"/>
                  <w:lang w:val="en-US" w:eastAsia="zh-TW"/>
                  <w:rPrChange w:id="2437" w:author="Lin Miirabai" w:date="2013-07-01T15:14:00Z">
                    <w:rPr>
                      <w:rFonts w:ascii="新細明體" w:eastAsia="新細明體" w:hAnsi="新細明體" w:cs="新細明體" w:hint="eastAsia"/>
                      <w:b/>
                      <w:color w:val="auto"/>
                      <w:lang w:val="en-US" w:eastAsia="zh-TW"/>
                    </w:rPr>
                  </w:rPrChange>
                </w:rPr>
                <w:t>印刷產業的知識</w:t>
              </w:r>
            </w:ins>
          </w:p>
        </w:tc>
        <w:tc>
          <w:tcPr>
            <w:tcW w:w="1449" w:type="dxa"/>
            <w:gridSpan w:val="2"/>
            <w:shd w:val="clear" w:color="auto" w:fill="auto"/>
          </w:tcPr>
          <w:p w14:paraId="52FDB487" w14:textId="77777777" w:rsidR="00575FF6" w:rsidRPr="00575FF6" w:rsidRDefault="00575FF6" w:rsidP="00944897">
            <w:pPr>
              <w:rPr>
                <w:ins w:id="2438" w:author="Arnold Sandjaja" w:date="2013-05-17T16:10:00Z"/>
                <w:b/>
                <w:color w:val="auto"/>
              </w:rPr>
            </w:pPr>
            <w:ins w:id="2439" w:author="Arnold Sandjaja" w:date="2013-05-17T16:10:00Z">
              <w:r w:rsidRPr="00575FF6">
                <w:rPr>
                  <w:b/>
                  <w:color w:val="auto"/>
                </w:rPr>
                <w:t>Objective /4</w:t>
              </w:r>
            </w:ins>
          </w:p>
        </w:tc>
      </w:tr>
      <w:tr w:rsidR="00553462" w:rsidRPr="00575FF6" w14:paraId="6A1F7F6D" w14:textId="77777777" w:rsidTr="00D615FB">
        <w:tblPrEx>
          <w:tblW w:w="9779" w:type="dxa"/>
          <w:tblLook w:val="06A0" w:firstRow="1" w:lastRow="0" w:firstColumn="1" w:lastColumn="0" w:noHBand="1" w:noVBand="1"/>
          <w:tblPrExChange w:id="2440" w:author="Arnold Sandjaja" w:date="2013-06-30T09:44:00Z">
            <w:tblPrEx>
              <w:tblW w:w="9779" w:type="dxa"/>
              <w:tblLook w:val="06A0" w:firstRow="1" w:lastRow="0" w:firstColumn="1" w:lastColumn="0" w:noHBand="1" w:noVBand="1"/>
            </w:tblPrEx>
          </w:tblPrExChange>
        </w:tblPrEx>
        <w:trPr>
          <w:ins w:id="2441" w:author="Arnold Sandjaja" w:date="2013-05-17T16:10:00Z"/>
        </w:trPr>
        <w:tc>
          <w:tcPr>
            <w:tcW w:w="817" w:type="dxa"/>
            <w:shd w:val="clear" w:color="auto" w:fill="auto"/>
            <w:tcPrChange w:id="2442" w:author="Arnold Sandjaja" w:date="2013-06-30T09:44:00Z">
              <w:tcPr>
                <w:tcW w:w="817" w:type="dxa"/>
                <w:shd w:val="clear" w:color="auto" w:fill="auto"/>
              </w:tcPr>
            </w:tcPrChange>
          </w:tcPr>
          <w:p w14:paraId="21A60EC2" w14:textId="77777777" w:rsidR="00553462" w:rsidRPr="00575FF6" w:rsidRDefault="00553462" w:rsidP="00944897">
            <w:pPr>
              <w:rPr>
                <w:ins w:id="2443" w:author="Arnold Sandjaja" w:date="2013-05-17T16:10:00Z"/>
                <w:color w:val="auto"/>
              </w:rPr>
            </w:pPr>
            <w:ins w:id="2444" w:author="Arnold Sandjaja" w:date="2013-05-17T16:10:00Z">
              <w:r w:rsidRPr="00575FF6">
                <w:rPr>
                  <w:color w:val="auto"/>
                </w:rPr>
                <w:t>E.1</w:t>
              </w:r>
            </w:ins>
          </w:p>
        </w:tc>
        <w:tc>
          <w:tcPr>
            <w:tcW w:w="7513" w:type="dxa"/>
            <w:gridSpan w:val="2"/>
            <w:shd w:val="clear" w:color="auto" w:fill="auto"/>
            <w:vAlign w:val="bottom"/>
            <w:tcPrChange w:id="2445" w:author="Arnold Sandjaja" w:date="2013-06-30T09:44:00Z">
              <w:tcPr>
                <w:tcW w:w="7513" w:type="dxa"/>
                <w:gridSpan w:val="2"/>
                <w:shd w:val="clear" w:color="auto" w:fill="auto"/>
                <w:vAlign w:val="bottom"/>
              </w:tcPr>
            </w:tcPrChange>
          </w:tcPr>
          <w:p w14:paraId="7A90FA38" w14:textId="4E97305F" w:rsidR="00553462" w:rsidRPr="00575FF6" w:rsidRDefault="00553462" w:rsidP="00944897">
            <w:pPr>
              <w:rPr>
                <w:ins w:id="2446" w:author="Arnold Sandjaja" w:date="2013-05-17T16:10:00Z"/>
                <w:rFonts w:eastAsia="Times New Roman" w:cs="Arial"/>
                <w:color w:val="auto"/>
              </w:rPr>
            </w:pPr>
            <w:ins w:id="2447" w:author="Arnold Sandjaja" w:date="2013-05-17T16:10:00Z">
              <w:r w:rsidRPr="00575FF6">
                <w:rPr>
                  <w:rFonts w:eastAsia="Times New Roman" w:cs="Arial"/>
                  <w:color w:val="auto"/>
                </w:rPr>
                <w:t>Bleed value applied in PDF</w:t>
              </w:r>
            </w:ins>
          </w:p>
        </w:tc>
        <w:tc>
          <w:tcPr>
            <w:tcW w:w="1449" w:type="dxa"/>
            <w:gridSpan w:val="2"/>
            <w:shd w:val="clear" w:color="auto" w:fill="auto"/>
            <w:vAlign w:val="bottom"/>
            <w:tcPrChange w:id="2448" w:author="Arnold Sandjaja" w:date="2013-06-30T09:44:00Z">
              <w:tcPr>
                <w:tcW w:w="1449" w:type="dxa"/>
                <w:gridSpan w:val="2"/>
                <w:shd w:val="clear" w:color="auto" w:fill="auto"/>
              </w:tcPr>
            </w:tcPrChange>
          </w:tcPr>
          <w:p w14:paraId="26DC3D11" w14:textId="5CD8DE3D" w:rsidR="00553462" w:rsidRPr="00575FF6" w:rsidRDefault="00553462" w:rsidP="00944897">
            <w:pPr>
              <w:rPr>
                <w:ins w:id="2449" w:author="Arnold Sandjaja" w:date="2013-05-17T16:10:00Z"/>
                <w:color w:val="auto"/>
              </w:rPr>
            </w:pPr>
            <w:ins w:id="2450" w:author="Arnold Sandjaja" w:date="2013-06-30T09:44:00Z">
              <w:r>
                <w:rPr>
                  <w:rFonts w:cs="Arial"/>
                </w:rPr>
                <w:t>0.25</w:t>
              </w:r>
            </w:ins>
          </w:p>
        </w:tc>
      </w:tr>
      <w:tr w:rsidR="00553462" w:rsidRPr="00575FF6" w14:paraId="5673B036" w14:textId="77777777" w:rsidTr="00D615FB">
        <w:tblPrEx>
          <w:tblW w:w="9779" w:type="dxa"/>
          <w:tblLook w:val="06A0" w:firstRow="1" w:lastRow="0" w:firstColumn="1" w:lastColumn="0" w:noHBand="1" w:noVBand="1"/>
          <w:tblPrExChange w:id="2451" w:author="Arnold Sandjaja" w:date="2013-06-30T09:44:00Z">
            <w:tblPrEx>
              <w:tblW w:w="9779" w:type="dxa"/>
              <w:tblLook w:val="06A0" w:firstRow="1" w:lastRow="0" w:firstColumn="1" w:lastColumn="0" w:noHBand="1" w:noVBand="1"/>
            </w:tblPrEx>
          </w:tblPrExChange>
        </w:tblPrEx>
        <w:trPr>
          <w:ins w:id="2452" w:author="Arnold Sandjaja" w:date="2013-05-17T16:10:00Z"/>
        </w:trPr>
        <w:tc>
          <w:tcPr>
            <w:tcW w:w="817" w:type="dxa"/>
            <w:shd w:val="clear" w:color="auto" w:fill="auto"/>
            <w:tcPrChange w:id="2453" w:author="Arnold Sandjaja" w:date="2013-06-30T09:44:00Z">
              <w:tcPr>
                <w:tcW w:w="817" w:type="dxa"/>
                <w:shd w:val="clear" w:color="auto" w:fill="auto"/>
              </w:tcPr>
            </w:tcPrChange>
          </w:tcPr>
          <w:p w14:paraId="55687906" w14:textId="77777777" w:rsidR="00553462" w:rsidRPr="00575FF6" w:rsidRDefault="00553462" w:rsidP="00944897">
            <w:pPr>
              <w:rPr>
                <w:ins w:id="2454" w:author="Arnold Sandjaja" w:date="2013-05-17T16:10:00Z"/>
                <w:color w:val="auto"/>
              </w:rPr>
            </w:pPr>
            <w:ins w:id="2455" w:author="Arnold Sandjaja" w:date="2013-05-17T16:10:00Z">
              <w:r w:rsidRPr="00575FF6">
                <w:rPr>
                  <w:color w:val="auto"/>
                </w:rPr>
                <w:t>E.2</w:t>
              </w:r>
            </w:ins>
          </w:p>
        </w:tc>
        <w:tc>
          <w:tcPr>
            <w:tcW w:w="7513" w:type="dxa"/>
            <w:gridSpan w:val="2"/>
            <w:shd w:val="clear" w:color="auto" w:fill="auto"/>
            <w:vAlign w:val="bottom"/>
            <w:tcPrChange w:id="2456" w:author="Arnold Sandjaja" w:date="2013-06-30T09:44:00Z">
              <w:tcPr>
                <w:tcW w:w="7513" w:type="dxa"/>
                <w:gridSpan w:val="2"/>
                <w:shd w:val="clear" w:color="auto" w:fill="auto"/>
                <w:vAlign w:val="bottom"/>
              </w:tcPr>
            </w:tcPrChange>
          </w:tcPr>
          <w:p w14:paraId="23F7C1C2" w14:textId="77777777" w:rsidR="00553462" w:rsidRPr="00575FF6" w:rsidRDefault="00553462" w:rsidP="00944897">
            <w:pPr>
              <w:rPr>
                <w:ins w:id="2457" w:author="Arnold Sandjaja" w:date="2013-05-17T16:10:00Z"/>
                <w:rFonts w:eastAsia="Times New Roman" w:cs="Arial"/>
                <w:color w:val="auto"/>
              </w:rPr>
            </w:pPr>
            <w:ins w:id="2458" w:author="Arnold Sandjaja" w:date="2013-05-17T16:10:00Z">
              <w:r w:rsidRPr="00575FF6">
                <w:rPr>
                  <w:rFonts w:eastAsia="Times New Roman" w:cs="Arial"/>
                  <w:color w:val="auto"/>
                </w:rPr>
                <w:t>Fold lines, crop</w:t>
              </w:r>
            </w:ins>
            <w:ins w:id="2459" w:author="Arnold Sandjaja" w:date="2013-06-14T18:22:00Z">
              <w:r>
                <w:rPr>
                  <w:rFonts w:eastAsia="Times New Roman" w:cs="Arial"/>
                  <w:color w:val="auto"/>
                </w:rPr>
                <w:t xml:space="preserve"> mark</w:t>
              </w:r>
            </w:ins>
            <w:ins w:id="2460" w:author="Arnold Sandjaja" w:date="2013-05-17T16:10:00Z">
              <w:r w:rsidRPr="00575FF6">
                <w:rPr>
                  <w:rFonts w:eastAsia="Times New Roman" w:cs="Arial"/>
                  <w:color w:val="auto"/>
                </w:rPr>
                <w:t xml:space="preserve">, </w:t>
              </w:r>
            </w:ins>
            <w:ins w:id="2461" w:author="Arnold Sandjaja" w:date="2013-05-17T16:19:00Z">
              <w:r w:rsidRPr="00575FF6">
                <w:rPr>
                  <w:rFonts w:eastAsia="Times New Roman" w:cs="Arial"/>
                  <w:color w:val="auto"/>
                </w:rPr>
                <w:t>colour</w:t>
              </w:r>
            </w:ins>
            <w:ins w:id="2462" w:author="Arnold Sandjaja" w:date="2013-05-17T16:10:00Z">
              <w:r w:rsidRPr="00575FF6">
                <w:rPr>
                  <w:rFonts w:eastAsia="Times New Roman" w:cs="Arial"/>
                  <w:color w:val="auto"/>
                </w:rPr>
                <w:t xml:space="preserve"> bars &amp; registration marks supplied in </w:t>
              </w:r>
              <w:r w:rsidRPr="00575FF6">
                <w:rPr>
                  <w:color w:val="auto"/>
                </w:rPr>
                <w:t>PDF</w:t>
              </w:r>
            </w:ins>
          </w:p>
        </w:tc>
        <w:tc>
          <w:tcPr>
            <w:tcW w:w="1449" w:type="dxa"/>
            <w:gridSpan w:val="2"/>
            <w:shd w:val="clear" w:color="auto" w:fill="auto"/>
            <w:vAlign w:val="bottom"/>
            <w:tcPrChange w:id="2463" w:author="Arnold Sandjaja" w:date="2013-06-30T09:44:00Z">
              <w:tcPr>
                <w:tcW w:w="1449" w:type="dxa"/>
                <w:gridSpan w:val="2"/>
                <w:shd w:val="clear" w:color="auto" w:fill="auto"/>
              </w:tcPr>
            </w:tcPrChange>
          </w:tcPr>
          <w:p w14:paraId="72D0FC80" w14:textId="06D2BB3B" w:rsidR="00553462" w:rsidRPr="00575FF6" w:rsidRDefault="00553462" w:rsidP="00944897">
            <w:pPr>
              <w:rPr>
                <w:ins w:id="2464" w:author="Arnold Sandjaja" w:date="2013-05-17T16:10:00Z"/>
                <w:color w:val="auto"/>
              </w:rPr>
            </w:pPr>
            <w:ins w:id="2465" w:author="Arnold Sandjaja" w:date="2013-06-30T09:44:00Z">
              <w:r>
                <w:rPr>
                  <w:rFonts w:cs="Arial"/>
                </w:rPr>
                <w:t>1.50</w:t>
              </w:r>
            </w:ins>
          </w:p>
        </w:tc>
      </w:tr>
      <w:tr w:rsidR="00553462" w:rsidRPr="00575FF6" w14:paraId="38C4B032" w14:textId="77777777" w:rsidTr="00D615FB">
        <w:tblPrEx>
          <w:tblW w:w="9779" w:type="dxa"/>
          <w:tblLook w:val="06A0" w:firstRow="1" w:lastRow="0" w:firstColumn="1" w:lastColumn="0" w:noHBand="1" w:noVBand="1"/>
          <w:tblPrExChange w:id="2466" w:author="Arnold Sandjaja" w:date="2013-06-30T09:44:00Z">
            <w:tblPrEx>
              <w:tblW w:w="9779" w:type="dxa"/>
              <w:tblLook w:val="06A0" w:firstRow="1" w:lastRow="0" w:firstColumn="1" w:lastColumn="0" w:noHBand="1" w:noVBand="1"/>
            </w:tblPrEx>
          </w:tblPrExChange>
        </w:tblPrEx>
        <w:trPr>
          <w:ins w:id="2467" w:author="Arnold Sandjaja" w:date="2013-05-17T16:10:00Z"/>
        </w:trPr>
        <w:tc>
          <w:tcPr>
            <w:tcW w:w="817" w:type="dxa"/>
            <w:shd w:val="clear" w:color="auto" w:fill="auto"/>
            <w:tcPrChange w:id="2468" w:author="Arnold Sandjaja" w:date="2013-06-30T09:44:00Z">
              <w:tcPr>
                <w:tcW w:w="817" w:type="dxa"/>
                <w:shd w:val="clear" w:color="auto" w:fill="auto"/>
              </w:tcPr>
            </w:tcPrChange>
          </w:tcPr>
          <w:p w14:paraId="2F3BEF3F" w14:textId="77777777" w:rsidR="00553462" w:rsidRPr="00575FF6" w:rsidRDefault="00553462" w:rsidP="00944897">
            <w:pPr>
              <w:rPr>
                <w:ins w:id="2469" w:author="Arnold Sandjaja" w:date="2013-05-17T16:10:00Z"/>
                <w:color w:val="auto"/>
              </w:rPr>
            </w:pPr>
            <w:ins w:id="2470" w:author="Arnold Sandjaja" w:date="2013-05-17T16:10:00Z">
              <w:r w:rsidRPr="00575FF6">
                <w:rPr>
                  <w:color w:val="auto"/>
                </w:rPr>
                <w:t>E.3</w:t>
              </w:r>
            </w:ins>
          </w:p>
        </w:tc>
        <w:tc>
          <w:tcPr>
            <w:tcW w:w="7513" w:type="dxa"/>
            <w:gridSpan w:val="2"/>
            <w:shd w:val="clear" w:color="auto" w:fill="auto"/>
            <w:vAlign w:val="bottom"/>
            <w:tcPrChange w:id="2471" w:author="Arnold Sandjaja" w:date="2013-06-30T09:44:00Z">
              <w:tcPr>
                <w:tcW w:w="7513" w:type="dxa"/>
                <w:gridSpan w:val="2"/>
                <w:shd w:val="clear" w:color="auto" w:fill="auto"/>
                <w:vAlign w:val="bottom"/>
              </w:tcPr>
            </w:tcPrChange>
          </w:tcPr>
          <w:p w14:paraId="2955FF62" w14:textId="36F05768" w:rsidR="00553462" w:rsidRPr="00575FF6" w:rsidRDefault="00553462" w:rsidP="00944897">
            <w:pPr>
              <w:rPr>
                <w:ins w:id="2472" w:author="Arnold Sandjaja" w:date="2013-05-17T16:10:00Z"/>
                <w:rFonts w:eastAsia="Times New Roman" w:cs="Arial"/>
                <w:color w:val="auto"/>
              </w:rPr>
            </w:pPr>
            <w:ins w:id="2473" w:author="Arnold Sandjaja" w:date="2013-05-17T16:10:00Z">
              <w:r w:rsidRPr="00575FF6">
                <w:rPr>
                  <w:rFonts w:eastAsia="Times New Roman" w:cs="Arial"/>
                  <w:color w:val="auto"/>
                </w:rPr>
                <w:t>Trapping values applied in illustrator file if necessary (masthead)</w:t>
              </w:r>
            </w:ins>
          </w:p>
        </w:tc>
        <w:tc>
          <w:tcPr>
            <w:tcW w:w="1449" w:type="dxa"/>
            <w:gridSpan w:val="2"/>
            <w:shd w:val="clear" w:color="auto" w:fill="auto"/>
            <w:vAlign w:val="bottom"/>
            <w:tcPrChange w:id="2474" w:author="Arnold Sandjaja" w:date="2013-06-30T09:44:00Z">
              <w:tcPr>
                <w:tcW w:w="1449" w:type="dxa"/>
                <w:gridSpan w:val="2"/>
                <w:shd w:val="clear" w:color="auto" w:fill="auto"/>
              </w:tcPr>
            </w:tcPrChange>
          </w:tcPr>
          <w:p w14:paraId="63330E9E" w14:textId="5D657D94" w:rsidR="00553462" w:rsidRPr="00575FF6" w:rsidRDefault="00553462" w:rsidP="00944897">
            <w:pPr>
              <w:rPr>
                <w:ins w:id="2475" w:author="Arnold Sandjaja" w:date="2013-05-17T16:10:00Z"/>
                <w:color w:val="auto"/>
              </w:rPr>
            </w:pPr>
            <w:ins w:id="2476" w:author="Arnold Sandjaja" w:date="2013-06-30T09:44:00Z">
              <w:r>
                <w:rPr>
                  <w:rFonts w:cs="Arial"/>
                </w:rPr>
                <w:t>0.50</w:t>
              </w:r>
            </w:ins>
          </w:p>
        </w:tc>
      </w:tr>
      <w:tr w:rsidR="00553462" w:rsidRPr="00575FF6" w14:paraId="1F36D099" w14:textId="77777777" w:rsidTr="00D615FB">
        <w:tblPrEx>
          <w:tblW w:w="9779" w:type="dxa"/>
          <w:tblLook w:val="06A0" w:firstRow="1" w:lastRow="0" w:firstColumn="1" w:lastColumn="0" w:noHBand="1" w:noVBand="1"/>
          <w:tblPrExChange w:id="2477" w:author="Arnold Sandjaja" w:date="2013-06-30T09:44:00Z">
            <w:tblPrEx>
              <w:tblW w:w="9779" w:type="dxa"/>
              <w:tblLook w:val="06A0" w:firstRow="1" w:lastRow="0" w:firstColumn="1" w:lastColumn="0" w:noHBand="1" w:noVBand="1"/>
            </w:tblPrEx>
          </w:tblPrExChange>
        </w:tblPrEx>
        <w:trPr>
          <w:ins w:id="2478" w:author="Arnold Sandjaja" w:date="2013-05-17T16:10:00Z"/>
        </w:trPr>
        <w:tc>
          <w:tcPr>
            <w:tcW w:w="817" w:type="dxa"/>
            <w:shd w:val="clear" w:color="auto" w:fill="auto"/>
            <w:tcPrChange w:id="2479" w:author="Arnold Sandjaja" w:date="2013-06-30T09:44:00Z">
              <w:tcPr>
                <w:tcW w:w="817" w:type="dxa"/>
                <w:shd w:val="clear" w:color="auto" w:fill="auto"/>
              </w:tcPr>
            </w:tcPrChange>
          </w:tcPr>
          <w:p w14:paraId="6CA83E1C" w14:textId="77777777" w:rsidR="00553462" w:rsidRPr="00575FF6" w:rsidRDefault="00553462" w:rsidP="00944897">
            <w:pPr>
              <w:rPr>
                <w:ins w:id="2480" w:author="Arnold Sandjaja" w:date="2013-05-17T16:10:00Z"/>
                <w:color w:val="auto"/>
              </w:rPr>
            </w:pPr>
            <w:ins w:id="2481" w:author="Arnold Sandjaja" w:date="2013-05-17T16:10:00Z">
              <w:r w:rsidRPr="00575FF6">
                <w:rPr>
                  <w:color w:val="auto"/>
                </w:rPr>
                <w:t>E.4</w:t>
              </w:r>
            </w:ins>
          </w:p>
        </w:tc>
        <w:tc>
          <w:tcPr>
            <w:tcW w:w="7513" w:type="dxa"/>
            <w:gridSpan w:val="2"/>
            <w:shd w:val="clear" w:color="auto" w:fill="auto"/>
            <w:vAlign w:val="bottom"/>
            <w:tcPrChange w:id="2482" w:author="Arnold Sandjaja" w:date="2013-06-30T09:44:00Z">
              <w:tcPr>
                <w:tcW w:w="7513" w:type="dxa"/>
                <w:gridSpan w:val="2"/>
                <w:shd w:val="clear" w:color="auto" w:fill="auto"/>
                <w:vAlign w:val="bottom"/>
              </w:tcPr>
            </w:tcPrChange>
          </w:tcPr>
          <w:p w14:paraId="0D63B11C" w14:textId="5EEBC8B2" w:rsidR="00553462" w:rsidRPr="00575FF6" w:rsidRDefault="00553462" w:rsidP="00944897">
            <w:pPr>
              <w:rPr>
                <w:ins w:id="2483" w:author="Arnold Sandjaja" w:date="2013-05-17T16:10:00Z"/>
                <w:rFonts w:eastAsia="Times New Roman" w:cs="Arial"/>
                <w:color w:val="auto"/>
              </w:rPr>
            </w:pPr>
            <w:ins w:id="2484" w:author="Arnold Sandjaja" w:date="2013-05-17T16:10:00Z">
              <w:r>
                <w:rPr>
                  <w:rFonts w:eastAsia="Times New Roman" w:cs="Arial"/>
                  <w:color w:val="auto"/>
                </w:rPr>
                <w:t xml:space="preserve">Correct </w:t>
              </w:r>
            </w:ins>
            <w:ins w:id="2485" w:author="Arnold Sandjaja" w:date="2013-06-30T09:34:00Z">
              <w:r>
                <w:rPr>
                  <w:rFonts w:eastAsia="Times New Roman" w:cs="Arial"/>
                  <w:color w:val="auto"/>
                </w:rPr>
                <w:t>s</w:t>
              </w:r>
            </w:ins>
            <w:ins w:id="2486" w:author="Arnold Sandjaja" w:date="2013-05-17T16:10:00Z">
              <w:r w:rsidRPr="00575FF6">
                <w:rPr>
                  <w:rFonts w:eastAsia="Times New Roman" w:cs="Arial"/>
                  <w:color w:val="auto"/>
                </w:rPr>
                <w:t xml:space="preserve">pot &amp; CMYK colours used and supplied in </w:t>
              </w:r>
              <w:r w:rsidRPr="00575FF6">
                <w:rPr>
                  <w:color w:val="auto"/>
                </w:rPr>
                <w:t xml:space="preserve">PDF </w:t>
              </w:r>
              <w:r w:rsidRPr="00575FF6">
                <w:rPr>
                  <w:rFonts w:eastAsia="Times New Roman" w:cs="Arial"/>
                  <w:color w:val="auto"/>
                </w:rPr>
                <w:t>file as specified in magazine</w:t>
              </w:r>
            </w:ins>
          </w:p>
        </w:tc>
        <w:tc>
          <w:tcPr>
            <w:tcW w:w="1449" w:type="dxa"/>
            <w:gridSpan w:val="2"/>
            <w:shd w:val="clear" w:color="auto" w:fill="auto"/>
            <w:vAlign w:val="bottom"/>
            <w:tcPrChange w:id="2487" w:author="Arnold Sandjaja" w:date="2013-06-30T09:44:00Z">
              <w:tcPr>
                <w:tcW w:w="1449" w:type="dxa"/>
                <w:gridSpan w:val="2"/>
                <w:shd w:val="clear" w:color="auto" w:fill="auto"/>
              </w:tcPr>
            </w:tcPrChange>
          </w:tcPr>
          <w:p w14:paraId="448E393E" w14:textId="198F8AFB" w:rsidR="00553462" w:rsidRPr="00575FF6" w:rsidRDefault="00553462" w:rsidP="00944897">
            <w:pPr>
              <w:rPr>
                <w:ins w:id="2488" w:author="Arnold Sandjaja" w:date="2013-05-17T16:10:00Z"/>
                <w:color w:val="auto"/>
              </w:rPr>
            </w:pPr>
            <w:ins w:id="2489" w:author="Arnold Sandjaja" w:date="2013-06-30T09:44:00Z">
              <w:r>
                <w:rPr>
                  <w:rFonts w:cs="Arial"/>
                </w:rPr>
                <w:t>1.50</w:t>
              </w:r>
            </w:ins>
          </w:p>
        </w:tc>
      </w:tr>
      <w:tr w:rsidR="00553462" w:rsidRPr="00575FF6" w14:paraId="382DC087" w14:textId="77777777" w:rsidTr="00D615FB">
        <w:tblPrEx>
          <w:tblW w:w="9779" w:type="dxa"/>
          <w:tblLook w:val="06A0" w:firstRow="1" w:lastRow="0" w:firstColumn="1" w:lastColumn="0" w:noHBand="1" w:noVBand="1"/>
          <w:tblPrExChange w:id="2490" w:author="Arnold Sandjaja" w:date="2013-06-30T09:44:00Z">
            <w:tblPrEx>
              <w:tblW w:w="9779" w:type="dxa"/>
              <w:tblLook w:val="06A0" w:firstRow="1" w:lastRow="0" w:firstColumn="1" w:lastColumn="0" w:noHBand="1" w:noVBand="1"/>
            </w:tblPrEx>
          </w:tblPrExChange>
        </w:tblPrEx>
        <w:trPr>
          <w:ins w:id="2491" w:author="Arnold Sandjaja" w:date="2013-05-17T16:10:00Z"/>
        </w:trPr>
        <w:tc>
          <w:tcPr>
            <w:tcW w:w="817" w:type="dxa"/>
            <w:shd w:val="clear" w:color="auto" w:fill="auto"/>
            <w:tcPrChange w:id="2492" w:author="Arnold Sandjaja" w:date="2013-06-30T09:44:00Z">
              <w:tcPr>
                <w:tcW w:w="817" w:type="dxa"/>
                <w:shd w:val="clear" w:color="auto" w:fill="auto"/>
              </w:tcPr>
            </w:tcPrChange>
          </w:tcPr>
          <w:p w14:paraId="14ED4597" w14:textId="77777777" w:rsidR="00553462" w:rsidRPr="00575FF6" w:rsidRDefault="00553462" w:rsidP="00944897">
            <w:pPr>
              <w:rPr>
                <w:ins w:id="2493" w:author="Arnold Sandjaja" w:date="2013-05-17T16:10:00Z"/>
                <w:color w:val="auto"/>
              </w:rPr>
            </w:pPr>
            <w:ins w:id="2494" w:author="Arnold Sandjaja" w:date="2013-05-17T16:10:00Z">
              <w:r w:rsidRPr="00575FF6">
                <w:rPr>
                  <w:color w:val="auto"/>
                </w:rPr>
                <w:t>E.5</w:t>
              </w:r>
            </w:ins>
          </w:p>
        </w:tc>
        <w:tc>
          <w:tcPr>
            <w:tcW w:w="7513" w:type="dxa"/>
            <w:gridSpan w:val="2"/>
            <w:shd w:val="clear" w:color="auto" w:fill="auto"/>
            <w:vAlign w:val="bottom"/>
            <w:tcPrChange w:id="2495" w:author="Arnold Sandjaja" w:date="2013-06-30T09:44:00Z">
              <w:tcPr>
                <w:tcW w:w="7513" w:type="dxa"/>
                <w:gridSpan w:val="2"/>
                <w:shd w:val="clear" w:color="auto" w:fill="auto"/>
                <w:vAlign w:val="bottom"/>
              </w:tcPr>
            </w:tcPrChange>
          </w:tcPr>
          <w:p w14:paraId="6D937AAF" w14:textId="77777777" w:rsidR="00553462" w:rsidRPr="00575FF6" w:rsidRDefault="00553462" w:rsidP="00944897">
            <w:pPr>
              <w:rPr>
                <w:ins w:id="2496" w:author="Arnold Sandjaja" w:date="2013-05-17T16:10:00Z"/>
                <w:rFonts w:eastAsia="Times New Roman" w:cs="Arial"/>
                <w:color w:val="auto"/>
              </w:rPr>
            </w:pPr>
            <w:ins w:id="2497" w:author="Michel Bulon" w:date="2013-05-20T21:02:00Z">
              <w:r>
                <w:rPr>
                  <w:rFonts w:eastAsia="Times New Roman" w:cs="Arial"/>
                  <w:color w:val="auto"/>
                </w:rPr>
                <w:t>C</w:t>
              </w:r>
            </w:ins>
            <w:ins w:id="2498" w:author="Arnold Sandjaja" w:date="2013-05-17T16:10:00Z">
              <w:del w:id="2499" w:author="Michel Bulon" w:date="2013-05-20T21:02:00Z">
                <w:r w:rsidRPr="00575FF6" w:rsidDel="008E06C3">
                  <w:rPr>
                    <w:rFonts w:eastAsia="Times New Roman" w:cs="Arial"/>
                    <w:color w:val="auto"/>
                  </w:rPr>
                  <w:delText>c</w:delText>
                </w:r>
              </w:del>
              <w:r w:rsidRPr="00575FF6">
                <w:rPr>
                  <w:rFonts w:eastAsia="Times New Roman" w:cs="Arial"/>
                  <w:color w:val="auto"/>
                </w:rPr>
                <w:t>olours used in the masthead</w:t>
              </w:r>
            </w:ins>
          </w:p>
        </w:tc>
        <w:tc>
          <w:tcPr>
            <w:tcW w:w="1449" w:type="dxa"/>
            <w:gridSpan w:val="2"/>
            <w:shd w:val="clear" w:color="auto" w:fill="auto"/>
            <w:vAlign w:val="bottom"/>
            <w:tcPrChange w:id="2500" w:author="Arnold Sandjaja" w:date="2013-06-30T09:44:00Z">
              <w:tcPr>
                <w:tcW w:w="1449" w:type="dxa"/>
                <w:gridSpan w:val="2"/>
                <w:shd w:val="clear" w:color="auto" w:fill="auto"/>
              </w:tcPr>
            </w:tcPrChange>
          </w:tcPr>
          <w:p w14:paraId="4DD67AB1" w14:textId="32D38E75" w:rsidR="00553462" w:rsidRPr="00575FF6" w:rsidRDefault="00553462" w:rsidP="00944897">
            <w:pPr>
              <w:rPr>
                <w:ins w:id="2501" w:author="Arnold Sandjaja" w:date="2013-05-17T16:10:00Z"/>
                <w:color w:val="auto"/>
              </w:rPr>
            </w:pPr>
            <w:ins w:id="2502" w:author="Arnold Sandjaja" w:date="2013-06-30T09:44:00Z">
              <w:r>
                <w:rPr>
                  <w:rFonts w:cs="Arial"/>
                </w:rPr>
                <w:t>0.25</w:t>
              </w:r>
            </w:ins>
          </w:p>
        </w:tc>
      </w:tr>
      <w:tr w:rsidR="00553462" w:rsidRPr="00575FF6" w14:paraId="0F70C0F0" w14:textId="77777777" w:rsidTr="00575FF6">
        <w:trPr>
          <w:gridAfter w:val="1"/>
          <w:wAfter w:w="817" w:type="dxa"/>
          <w:ins w:id="2503" w:author="Arnold Sandjaja" w:date="2013-05-17T16:10:00Z"/>
        </w:trPr>
        <w:tc>
          <w:tcPr>
            <w:tcW w:w="7513" w:type="dxa"/>
            <w:gridSpan w:val="2"/>
            <w:shd w:val="clear" w:color="auto" w:fill="auto"/>
            <w:vAlign w:val="bottom"/>
          </w:tcPr>
          <w:p w14:paraId="34047298" w14:textId="11C2AF9E" w:rsidR="00553462" w:rsidRPr="003B32C6" w:rsidRDefault="00500BFA" w:rsidP="0076372A">
            <w:pPr>
              <w:tabs>
                <w:tab w:val="left" w:pos="851"/>
              </w:tabs>
              <w:rPr>
                <w:ins w:id="2504" w:author="Lin Miirabai" w:date="2013-07-01T15:37:00Z"/>
                <w:rFonts w:eastAsia="Times New Roman" w:cs="Arial"/>
                <w:color w:val="0000FF"/>
                <w:lang w:val="en-US" w:eastAsia="zh-TW"/>
                <w:rPrChange w:id="2505" w:author="Lin Miirabai" w:date="2013-07-01T15:51:00Z">
                  <w:rPr>
                    <w:ins w:id="2506" w:author="Lin Miirabai" w:date="2013-07-01T15:37:00Z"/>
                    <w:rFonts w:eastAsia="Times New Roman" w:cs="Arial" w:hint="eastAsia"/>
                    <w:color w:val="auto"/>
                    <w:lang w:eastAsia="zh-TW"/>
                  </w:rPr>
                </w:rPrChange>
              </w:rPr>
              <w:pPrChange w:id="2507" w:author="Lin Miirabai" w:date="2013-07-01T15:39:00Z">
                <w:pPr>
                  <w:tabs>
                    <w:tab w:val="left" w:pos="851"/>
                  </w:tabs>
                </w:pPr>
              </w:pPrChange>
            </w:pPr>
            <w:ins w:id="2508" w:author="Lin Miirabai" w:date="2013-07-01T15:37:00Z">
              <w:r w:rsidRPr="003B32C6">
                <w:rPr>
                  <w:rFonts w:eastAsia="Times New Roman" w:cs="Arial"/>
                  <w:color w:val="0000FF"/>
                  <w:rPrChange w:id="2509" w:author="Lin Miirabai" w:date="2013-07-01T15:51:00Z">
                    <w:rPr>
                      <w:rFonts w:eastAsia="Times New Roman" w:cs="Arial"/>
                      <w:color w:val="auto"/>
                    </w:rPr>
                  </w:rPrChange>
                </w:rPr>
                <w:t>E.1</w:t>
              </w:r>
            </w:ins>
            <w:ins w:id="2510" w:author="Lin Miirabai" w:date="2013-07-01T15:42:00Z">
              <w:r w:rsidR="00350FD2" w:rsidRPr="003B32C6">
                <w:rPr>
                  <w:rFonts w:eastAsia="Times New Roman" w:cs="Arial"/>
                  <w:color w:val="0000FF"/>
                  <w:rPrChange w:id="2511" w:author="Lin Miirabai" w:date="2013-07-01T15:51:00Z">
                    <w:rPr>
                      <w:rFonts w:eastAsia="Times New Roman" w:cs="Arial"/>
                      <w:color w:val="auto"/>
                    </w:rPr>
                  </w:rPrChange>
                </w:rPr>
                <w:t xml:space="preserve">     </w:t>
              </w:r>
            </w:ins>
            <w:ins w:id="2512" w:author="Lin Miirabai" w:date="2013-07-01T15:45:00Z">
              <w:r w:rsidR="003B32C6" w:rsidRPr="003B32C6">
                <w:rPr>
                  <w:rFonts w:eastAsia="Times New Roman" w:cs="Arial"/>
                  <w:color w:val="0000FF"/>
                  <w:rPrChange w:id="2513" w:author="Lin Miirabai" w:date="2013-07-01T15:51:00Z">
                    <w:rPr>
                      <w:rFonts w:eastAsia="Times New Roman" w:cs="Arial"/>
                      <w:color w:val="auto"/>
                    </w:rPr>
                  </w:rPrChange>
                </w:rPr>
                <w:t>PDF</w:t>
              </w:r>
              <w:r w:rsidR="003B32C6" w:rsidRPr="003B32C6">
                <w:rPr>
                  <w:rFonts w:ascii="新細明體" w:eastAsia="新細明體" w:hAnsi="新細明體" w:cs="新細明體" w:hint="eastAsia"/>
                  <w:color w:val="0000FF"/>
                  <w:sz w:val="18"/>
                  <w:szCs w:val="18"/>
                  <w:lang w:eastAsia="zh-TW"/>
                  <w:rPrChange w:id="2514" w:author="Lin Miirabai" w:date="2013-07-01T15:51:00Z">
                    <w:rPr>
                      <w:rFonts w:ascii="新細明體" w:eastAsia="新細明體" w:hAnsi="新細明體" w:cs="新細明體" w:hint="eastAsia"/>
                      <w:color w:val="0000FF"/>
                      <w:sz w:val="18"/>
                      <w:szCs w:val="18"/>
                      <w:lang w:eastAsia="zh-TW"/>
                    </w:rPr>
                  </w:rPrChange>
                </w:rPr>
                <w:t>檔案中的</w:t>
              </w:r>
            </w:ins>
            <w:ins w:id="2515" w:author="Lin Miirabai" w:date="2013-07-01T15:46:00Z">
              <w:r w:rsidR="003B32C6" w:rsidRPr="003B32C6">
                <w:rPr>
                  <w:rFonts w:ascii="新細明體" w:eastAsia="新細明體" w:hAnsi="新細明體" w:cs="新細明體" w:hint="eastAsia"/>
                  <w:color w:val="0000FF"/>
                  <w:sz w:val="18"/>
                  <w:szCs w:val="18"/>
                  <w:lang w:eastAsia="zh-TW"/>
                  <w:rPrChange w:id="2516" w:author="Lin Miirabai" w:date="2013-07-01T15:51:00Z">
                    <w:rPr>
                      <w:rFonts w:ascii="新細明體" w:eastAsia="新細明體" w:hAnsi="新細明體" w:cs="新細明體" w:hint="eastAsia"/>
                      <w:color w:val="0000FF"/>
                      <w:sz w:val="18"/>
                      <w:szCs w:val="18"/>
                      <w:lang w:eastAsia="zh-TW"/>
                    </w:rPr>
                  </w:rPrChange>
                </w:rPr>
                <w:t>出血數值</w:t>
              </w:r>
            </w:ins>
            <w:ins w:id="2517" w:author="Lin Miirabai" w:date="2013-07-01T15:49:00Z">
              <w:r w:rsidR="003B32C6" w:rsidRPr="003B32C6">
                <w:rPr>
                  <w:rFonts w:ascii="新細明體" w:eastAsia="新細明體" w:hAnsi="新細明體" w:cs="新細明體" w:hint="eastAsia"/>
                  <w:color w:val="0000FF"/>
                  <w:sz w:val="18"/>
                  <w:szCs w:val="18"/>
                  <w:lang w:eastAsia="zh-TW"/>
                  <w:rPrChange w:id="2518" w:author="Lin Miirabai" w:date="2013-07-01T15:51:00Z">
                    <w:rPr>
                      <w:rFonts w:ascii="新細明體" w:eastAsia="新細明體" w:hAnsi="新細明體" w:cs="新細明體" w:hint="eastAsia"/>
                      <w:color w:val="0000FF"/>
                      <w:sz w:val="18"/>
                      <w:szCs w:val="18"/>
                      <w:lang w:eastAsia="zh-TW"/>
                    </w:rPr>
                  </w:rPrChange>
                </w:rPr>
                <w:t xml:space="preserve">         </w:t>
              </w:r>
            </w:ins>
            <w:ins w:id="2519" w:author="Lin Miirabai" w:date="2013-07-01T15:50:00Z">
              <w:r w:rsidR="003B32C6" w:rsidRPr="003B32C6">
                <w:rPr>
                  <w:rFonts w:ascii="新細明體" w:eastAsia="新細明體" w:hAnsi="新細明體" w:cs="新細明體"/>
                  <w:color w:val="0000FF"/>
                  <w:sz w:val="18"/>
                  <w:szCs w:val="18"/>
                  <w:lang w:eastAsia="zh-TW"/>
                  <w:rPrChange w:id="2520" w:author="Lin Miirabai" w:date="2013-07-01T15:51:00Z">
                    <w:rPr>
                      <w:rFonts w:ascii="新細明體" w:eastAsia="新細明體" w:hAnsi="新細明體" w:cs="新細明體"/>
                      <w:color w:val="0000FF"/>
                      <w:sz w:val="18"/>
                      <w:szCs w:val="18"/>
                      <w:lang w:eastAsia="zh-TW"/>
                    </w:rPr>
                  </w:rPrChange>
                </w:rPr>
                <w:t xml:space="preserve">  </w:t>
              </w:r>
            </w:ins>
            <w:ins w:id="2521" w:author="Lin Miirabai" w:date="2013-07-01T15:49:00Z">
              <w:r w:rsidR="003B32C6" w:rsidRPr="003B32C6">
                <w:rPr>
                  <w:rFonts w:ascii="新細明體" w:eastAsia="新細明體" w:hAnsi="新細明體" w:cs="新細明體" w:hint="eastAsia"/>
                  <w:color w:val="0000FF"/>
                  <w:sz w:val="18"/>
                  <w:szCs w:val="18"/>
                  <w:lang w:eastAsia="zh-TW"/>
                  <w:rPrChange w:id="2522" w:author="Lin Miirabai" w:date="2013-07-01T15:51:00Z">
                    <w:rPr>
                      <w:rFonts w:ascii="新細明體" w:eastAsia="新細明體" w:hAnsi="新細明體" w:cs="新細明體" w:hint="eastAsia"/>
                      <w:color w:val="0000FF"/>
                      <w:sz w:val="18"/>
                      <w:szCs w:val="18"/>
                      <w:lang w:eastAsia="zh-TW"/>
                    </w:rPr>
                  </w:rPrChange>
                </w:rPr>
                <w:t xml:space="preserve">         </w:t>
              </w:r>
            </w:ins>
            <w:ins w:id="2523" w:author="Lin Miirabai" w:date="2013-07-01T15:50:00Z">
              <w:r w:rsidR="003B32C6" w:rsidRPr="003B32C6">
                <w:rPr>
                  <w:rFonts w:ascii="新細明體" w:eastAsia="新細明體" w:hAnsi="新細明體" w:cs="新細明體"/>
                  <w:color w:val="0000FF"/>
                  <w:sz w:val="18"/>
                  <w:szCs w:val="18"/>
                  <w:lang w:eastAsia="zh-TW"/>
                  <w:rPrChange w:id="2524" w:author="Lin Miirabai" w:date="2013-07-01T15:51:00Z">
                    <w:rPr>
                      <w:rFonts w:ascii="新細明體" w:eastAsia="新細明體" w:hAnsi="新細明體" w:cs="新細明體"/>
                      <w:color w:val="0000FF"/>
                      <w:sz w:val="18"/>
                      <w:szCs w:val="18"/>
                      <w:lang w:eastAsia="zh-TW"/>
                    </w:rPr>
                  </w:rPrChange>
                </w:rPr>
                <w:t xml:space="preserve">                         </w:t>
              </w:r>
            </w:ins>
            <w:ins w:id="2525" w:author="Lin Miirabai" w:date="2013-07-01T15:49:00Z">
              <w:r w:rsidR="003B32C6" w:rsidRPr="003B32C6">
                <w:rPr>
                  <w:rFonts w:ascii="新細明體" w:eastAsia="新細明體" w:hAnsi="新細明體" w:cs="新細明體" w:hint="eastAsia"/>
                  <w:color w:val="0000FF"/>
                  <w:sz w:val="18"/>
                  <w:szCs w:val="18"/>
                  <w:lang w:eastAsia="zh-TW"/>
                  <w:rPrChange w:id="2526" w:author="Lin Miirabai" w:date="2013-07-01T15:51:00Z">
                    <w:rPr>
                      <w:rFonts w:ascii="新細明體" w:eastAsia="新細明體" w:hAnsi="新細明體" w:cs="新細明體" w:hint="eastAsia"/>
                      <w:color w:val="0000FF"/>
                      <w:sz w:val="18"/>
                      <w:szCs w:val="18"/>
                      <w:lang w:eastAsia="zh-TW"/>
                    </w:rPr>
                  </w:rPrChange>
                </w:rPr>
                <w:t xml:space="preserve">                                            </w:t>
              </w:r>
            </w:ins>
          </w:p>
          <w:p w14:paraId="6F37A87D" w14:textId="4046BFF7" w:rsidR="00500BFA" w:rsidRPr="003B32C6" w:rsidRDefault="00500BFA" w:rsidP="00944897">
            <w:pPr>
              <w:rPr>
                <w:ins w:id="2527" w:author="Lin Miirabai" w:date="2013-07-01T15:37:00Z"/>
                <w:rFonts w:eastAsia="Times New Roman" w:cs="Arial" w:hint="eastAsia"/>
                <w:color w:val="0000FF"/>
                <w:lang w:eastAsia="zh-TW"/>
                <w:rPrChange w:id="2528" w:author="Lin Miirabai" w:date="2013-07-01T15:51:00Z">
                  <w:rPr>
                    <w:ins w:id="2529" w:author="Lin Miirabai" w:date="2013-07-01T15:37:00Z"/>
                    <w:rFonts w:eastAsia="Times New Roman" w:cs="Arial" w:hint="eastAsia"/>
                    <w:color w:val="auto"/>
                    <w:lang w:eastAsia="zh-TW"/>
                  </w:rPr>
                </w:rPrChange>
              </w:rPr>
            </w:pPr>
            <w:ins w:id="2530" w:author="Lin Miirabai" w:date="2013-07-01T15:37:00Z">
              <w:r w:rsidRPr="003B32C6">
                <w:rPr>
                  <w:rFonts w:eastAsia="Times New Roman" w:cs="Arial"/>
                  <w:color w:val="0000FF"/>
                  <w:rPrChange w:id="2531" w:author="Lin Miirabai" w:date="2013-07-01T15:51:00Z">
                    <w:rPr>
                      <w:rFonts w:eastAsia="Times New Roman" w:cs="Arial"/>
                      <w:color w:val="auto"/>
                    </w:rPr>
                  </w:rPrChange>
                </w:rPr>
                <w:t>E.2</w:t>
              </w:r>
            </w:ins>
            <w:ins w:id="2532" w:author="Lin Miirabai" w:date="2013-07-01T15:46:00Z">
              <w:r w:rsidR="003B32C6" w:rsidRPr="003B32C6">
                <w:rPr>
                  <w:rFonts w:eastAsia="Times New Roman" w:cs="Arial" w:hint="eastAsia"/>
                  <w:color w:val="0000FF"/>
                  <w:lang w:eastAsia="zh-TW"/>
                  <w:rPrChange w:id="2533" w:author="Lin Miirabai" w:date="2013-07-01T15:51:00Z">
                    <w:rPr>
                      <w:rFonts w:eastAsia="Times New Roman" w:cs="Arial" w:hint="eastAsia"/>
                      <w:color w:val="auto"/>
                      <w:lang w:eastAsia="zh-TW"/>
                    </w:rPr>
                  </w:rPrChange>
                </w:rPr>
                <w:t xml:space="preserve">     </w:t>
              </w:r>
              <w:r w:rsidR="003B32C6" w:rsidRPr="003B32C6">
                <w:rPr>
                  <w:rFonts w:eastAsia="Times New Roman" w:cs="Arial"/>
                  <w:color w:val="0000FF"/>
                  <w:rPrChange w:id="2534" w:author="Lin Miirabai" w:date="2013-07-01T15:51:00Z">
                    <w:rPr>
                      <w:rFonts w:eastAsia="Times New Roman" w:cs="Arial"/>
                      <w:color w:val="0000FF"/>
                    </w:rPr>
                  </w:rPrChange>
                </w:rPr>
                <w:t>PDF</w:t>
              </w:r>
              <w:r w:rsidR="003B32C6" w:rsidRPr="003B32C6">
                <w:rPr>
                  <w:rFonts w:ascii="新細明體" w:eastAsia="新細明體" w:hAnsi="新細明體" w:cs="新細明體" w:hint="eastAsia"/>
                  <w:color w:val="0000FF"/>
                  <w:sz w:val="18"/>
                  <w:szCs w:val="18"/>
                  <w:lang w:eastAsia="zh-TW"/>
                  <w:rPrChange w:id="2535" w:author="Lin Miirabai" w:date="2013-07-01T15:51:00Z">
                    <w:rPr>
                      <w:rFonts w:ascii="新細明體" w:eastAsia="新細明體" w:hAnsi="新細明體" w:cs="新細明體" w:hint="eastAsia"/>
                      <w:color w:val="0000FF"/>
                      <w:sz w:val="18"/>
                      <w:szCs w:val="18"/>
                      <w:lang w:eastAsia="zh-TW"/>
                    </w:rPr>
                  </w:rPrChange>
                </w:rPr>
                <w:t>檔案中的摺線、裁切標記、色表和對版標誌</w:t>
              </w:r>
            </w:ins>
          </w:p>
          <w:p w14:paraId="6B25A6DB" w14:textId="38969B81" w:rsidR="00500BFA" w:rsidRPr="003B32C6" w:rsidRDefault="00500BFA" w:rsidP="00944897">
            <w:pPr>
              <w:rPr>
                <w:ins w:id="2536" w:author="Lin Miirabai" w:date="2013-07-01T15:37:00Z"/>
                <w:rFonts w:eastAsia="Times New Roman" w:cs="Arial" w:hint="eastAsia"/>
                <w:color w:val="0000FF"/>
                <w:lang w:eastAsia="zh-TW"/>
                <w:rPrChange w:id="2537" w:author="Lin Miirabai" w:date="2013-07-01T15:51:00Z">
                  <w:rPr>
                    <w:ins w:id="2538" w:author="Lin Miirabai" w:date="2013-07-01T15:37:00Z"/>
                    <w:rFonts w:eastAsia="Times New Roman" w:cs="Arial" w:hint="eastAsia"/>
                    <w:color w:val="auto"/>
                    <w:lang w:eastAsia="zh-TW"/>
                  </w:rPr>
                </w:rPrChange>
              </w:rPr>
            </w:pPr>
            <w:ins w:id="2539" w:author="Lin Miirabai" w:date="2013-07-01T15:37:00Z">
              <w:r w:rsidRPr="003B32C6">
                <w:rPr>
                  <w:rFonts w:eastAsia="Times New Roman" w:cs="Arial"/>
                  <w:color w:val="0000FF"/>
                  <w:rPrChange w:id="2540" w:author="Lin Miirabai" w:date="2013-07-01T15:51:00Z">
                    <w:rPr>
                      <w:rFonts w:eastAsia="Times New Roman" w:cs="Arial"/>
                      <w:color w:val="auto"/>
                    </w:rPr>
                  </w:rPrChange>
                </w:rPr>
                <w:t>E.3</w:t>
              </w:r>
            </w:ins>
            <w:ins w:id="2541" w:author="Lin Miirabai" w:date="2013-07-01T15:46:00Z">
              <w:r w:rsidR="003B32C6" w:rsidRPr="003B32C6">
                <w:rPr>
                  <w:rFonts w:eastAsia="Times New Roman" w:cs="Arial" w:hint="eastAsia"/>
                  <w:color w:val="0000FF"/>
                  <w:lang w:eastAsia="zh-TW"/>
                  <w:rPrChange w:id="2542" w:author="Lin Miirabai" w:date="2013-07-01T15:51:00Z">
                    <w:rPr>
                      <w:rFonts w:eastAsia="Times New Roman" w:cs="Arial" w:hint="eastAsia"/>
                      <w:color w:val="auto"/>
                      <w:lang w:eastAsia="zh-TW"/>
                    </w:rPr>
                  </w:rPrChange>
                </w:rPr>
                <w:t xml:space="preserve">     </w:t>
              </w:r>
            </w:ins>
            <w:ins w:id="2543" w:author="Lin Miirabai" w:date="2013-07-01T15:47:00Z">
              <w:r w:rsidR="003B32C6" w:rsidRPr="003B32C6">
                <w:rPr>
                  <w:rFonts w:eastAsia="Times New Roman" w:cs="Arial"/>
                  <w:color w:val="0000FF"/>
                  <w:rPrChange w:id="2544" w:author="Lin Miirabai" w:date="2013-07-01T15:51:00Z">
                    <w:rPr>
                      <w:rFonts w:eastAsia="Times New Roman" w:cs="Arial"/>
                      <w:color w:val="auto"/>
                    </w:rPr>
                  </w:rPrChange>
                </w:rPr>
                <w:t>illustrator</w:t>
              </w:r>
              <w:r w:rsidR="003B32C6" w:rsidRPr="003B32C6">
                <w:rPr>
                  <w:rFonts w:ascii="新細明體" w:eastAsia="新細明體" w:hAnsi="新細明體" w:cs="新細明體" w:hint="eastAsia"/>
                  <w:color w:val="0000FF"/>
                  <w:sz w:val="18"/>
                  <w:szCs w:val="18"/>
                  <w:lang w:eastAsia="zh-TW"/>
                  <w:rPrChange w:id="2545" w:author="Lin Miirabai" w:date="2013-07-01T15:51:00Z">
                    <w:rPr>
                      <w:rFonts w:ascii="新細明體" w:eastAsia="新細明體" w:hAnsi="新細明體" w:cs="新細明體" w:hint="eastAsia"/>
                      <w:color w:val="0000FF"/>
                      <w:sz w:val="18"/>
                      <w:szCs w:val="18"/>
                      <w:lang w:eastAsia="zh-TW"/>
                    </w:rPr>
                  </w:rPrChange>
                </w:rPr>
                <w:t>檔案的補漏白數值如果需要（雜誌標題設計）</w:t>
              </w:r>
            </w:ins>
          </w:p>
          <w:p w14:paraId="0971A186" w14:textId="173A24B4" w:rsidR="00500BFA" w:rsidRPr="003B32C6" w:rsidRDefault="00500BFA" w:rsidP="00944897">
            <w:pPr>
              <w:rPr>
                <w:ins w:id="2546" w:author="Lin Miirabai" w:date="2013-07-01T15:37:00Z"/>
                <w:rFonts w:eastAsia="Times New Roman" w:cs="Arial" w:hint="eastAsia"/>
                <w:color w:val="0000FF"/>
                <w:lang w:eastAsia="zh-TW"/>
                <w:rPrChange w:id="2547" w:author="Lin Miirabai" w:date="2013-07-01T15:51:00Z">
                  <w:rPr>
                    <w:ins w:id="2548" w:author="Lin Miirabai" w:date="2013-07-01T15:37:00Z"/>
                    <w:rFonts w:eastAsia="Times New Roman" w:cs="Arial" w:hint="eastAsia"/>
                    <w:color w:val="auto"/>
                    <w:lang w:eastAsia="zh-TW"/>
                  </w:rPr>
                </w:rPrChange>
              </w:rPr>
            </w:pPr>
            <w:ins w:id="2549" w:author="Lin Miirabai" w:date="2013-07-01T15:37:00Z">
              <w:r w:rsidRPr="003B32C6">
                <w:rPr>
                  <w:rFonts w:eastAsia="Times New Roman" w:cs="Arial"/>
                  <w:color w:val="0000FF"/>
                  <w:rPrChange w:id="2550" w:author="Lin Miirabai" w:date="2013-07-01T15:51:00Z">
                    <w:rPr>
                      <w:rFonts w:eastAsia="Times New Roman" w:cs="Arial"/>
                      <w:color w:val="auto"/>
                    </w:rPr>
                  </w:rPrChange>
                </w:rPr>
                <w:t>E.4</w:t>
              </w:r>
            </w:ins>
            <w:ins w:id="2551" w:author="Lin Miirabai" w:date="2013-07-01T15:48:00Z">
              <w:r w:rsidR="003B32C6" w:rsidRPr="003B32C6">
                <w:rPr>
                  <w:rFonts w:eastAsia="Times New Roman" w:cs="Arial" w:hint="eastAsia"/>
                  <w:color w:val="0000FF"/>
                  <w:lang w:eastAsia="zh-TW"/>
                  <w:rPrChange w:id="2552" w:author="Lin Miirabai" w:date="2013-07-01T15:51:00Z">
                    <w:rPr>
                      <w:rFonts w:eastAsia="Times New Roman" w:cs="Arial" w:hint="eastAsia"/>
                      <w:color w:val="auto"/>
                      <w:lang w:eastAsia="zh-TW"/>
                    </w:rPr>
                  </w:rPrChange>
                </w:rPr>
                <w:t xml:space="preserve">     </w:t>
              </w:r>
              <w:r w:rsidR="003B32C6" w:rsidRPr="003B32C6">
                <w:rPr>
                  <w:rFonts w:ascii="新細明體" w:eastAsia="新細明體" w:hAnsi="新細明體" w:cs="新細明體" w:hint="eastAsia"/>
                  <w:color w:val="0000FF"/>
                  <w:sz w:val="18"/>
                  <w:szCs w:val="18"/>
                  <w:lang w:eastAsia="zh-TW"/>
                  <w:rPrChange w:id="2553" w:author="Lin Miirabai" w:date="2013-07-01T15:51:00Z">
                    <w:rPr>
                      <w:rFonts w:ascii="新細明體" w:eastAsia="新細明體" w:hAnsi="新細明體" w:cs="新細明體" w:hint="eastAsia"/>
                      <w:color w:val="0000FF"/>
                      <w:sz w:val="18"/>
                      <w:szCs w:val="18"/>
                      <w:lang w:eastAsia="zh-TW"/>
                    </w:rPr>
                  </w:rPrChange>
                </w:rPr>
                <w:t>雜誌設計要求的</w:t>
              </w:r>
              <w:r w:rsidR="003B32C6" w:rsidRPr="003B32C6">
                <w:rPr>
                  <w:rFonts w:eastAsia="Times New Roman" w:cs="Arial"/>
                  <w:color w:val="0000FF"/>
                  <w:rPrChange w:id="2554" w:author="Lin Miirabai" w:date="2013-07-01T15:51:00Z">
                    <w:rPr>
                      <w:rFonts w:eastAsia="Times New Roman" w:cs="Arial"/>
                      <w:color w:val="0000FF"/>
                    </w:rPr>
                  </w:rPrChange>
                </w:rPr>
                <w:t>PDF</w:t>
              </w:r>
              <w:r w:rsidR="003B32C6" w:rsidRPr="003B32C6">
                <w:rPr>
                  <w:rFonts w:ascii="新細明體" w:eastAsia="新細明體" w:hAnsi="新細明體" w:cs="新細明體" w:hint="eastAsia"/>
                  <w:color w:val="0000FF"/>
                  <w:sz w:val="18"/>
                  <w:szCs w:val="18"/>
                  <w:lang w:eastAsia="zh-TW"/>
                  <w:rPrChange w:id="2555" w:author="Lin Miirabai" w:date="2013-07-01T15:51:00Z">
                    <w:rPr>
                      <w:rFonts w:ascii="新細明體" w:eastAsia="新細明體" w:hAnsi="新細明體" w:cs="新細明體" w:hint="eastAsia"/>
                      <w:color w:val="0000FF"/>
                      <w:sz w:val="18"/>
                      <w:szCs w:val="18"/>
                      <w:lang w:eastAsia="zh-TW"/>
                    </w:rPr>
                  </w:rPrChange>
                </w:rPr>
                <w:t>檔案中使用正確的特別色和</w:t>
              </w:r>
            </w:ins>
            <w:ins w:id="2556" w:author="Lin Miirabai" w:date="2013-07-01T15:49:00Z">
              <w:r w:rsidR="003B32C6" w:rsidRPr="003B32C6">
                <w:rPr>
                  <w:rFonts w:eastAsia="Times New Roman" w:cs="Arial"/>
                  <w:color w:val="0000FF"/>
                  <w:rPrChange w:id="2557" w:author="Lin Miirabai" w:date="2013-07-01T15:51:00Z">
                    <w:rPr>
                      <w:rFonts w:eastAsia="Times New Roman" w:cs="Arial"/>
                      <w:color w:val="auto"/>
                    </w:rPr>
                  </w:rPrChange>
                </w:rPr>
                <w:t>CMYK</w:t>
              </w:r>
              <w:r w:rsidR="003B32C6" w:rsidRPr="003B32C6">
                <w:rPr>
                  <w:rFonts w:ascii="新細明體" w:eastAsia="新細明體" w:hAnsi="新細明體" w:cs="新細明體" w:hint="eastAsia"/>
                  <w:color w:val="0000FF"/>
                  <w:sz w:val="18"/>
                  <w:szCs w:val="18"/>
                  <w:lang w:eastAsia="zh-TW"/>
                  <w:rPrChange w:id="2558" w:author="Lin Miirabai" w:date="2013-07-01T15:51:00Z">
                    <w:rPr>
                      <w:rFonts w:ascii="新細明體" w:eastAsia="新細明體" w:hAnsi="新細明體" w:cs="新細明體" w:hint="eastAsia"/>
                      <w:color w:val="0000FF"/>
                      <w:sz w:val="18"/>
                      <w:szCs w:val="18"/>
                      <w:lang w:eastAsia="zh-TW"/>
                    </w:rPr>
                  </w:rPrChange>
                </w:rPr>
                <w:t>色彩</w:t>
              </w:r>
            </w:ins>
          </w:p>
          <w:p w14:paraId="7FE56A25" w14:textId="3CABB2DF" w:rsidR="00500BFA" w:rsidRPr="003B32C6" w:rsidRDefault="00500BFA" w:rsidP="00944897">
            <w:pPr>
              <w:rPr>
                <w:ins w:id="2559" w:author="Arnold Sandjaja" w:date="2013-05-17T16:10:00Z"/>
                <w:rFonts w:eastAsia="Times New Roman" w:cs="Arial" w:hint="eastAsia"/>
                <w:color w:val="0000FF"/>
                <w:lang w:eastAsia="zh-TW"/>
                <w:rPrChange w:id="2560" w:author="Lin Miirabai" w:date="2013-07-01T15:51:00Z">
                  <w:rPr>
                    <w:ins w:id="2561" w:author="Arnold Sandjaja" w:date="2013-05-17T16:10:00Z"/>
                    <w:rFonts w:eastAsia="Times New Roman" w:cs="Arial" w:hint="eastAsia"/>
                    <w:color w:val="auto"/>
                    <w:lang w:eastAsia="zh-TW"/>
                  </w:rPr>
                </w:rPrChange>
              </w:rPr>
            </w:pPr>
            <w:ins w:id="2562" w:author="Lin Miirabai" w:date="2013-07-01T15:37:00Z">
              <w:r w:rsidRPr="003B32C6">
                <w:rPr>
                  <w:rFonts w:eastAsia="Times New Roman" w:cs="Arial"/>
                  <w:color w:val="0000FF"/>
                  <w:rPrChange w:id="2563" w:author="Lin Miirabai" w:date="2013-07-01T15:51:00Z">
                    <w:rPr>
                      <w:rFonts w:eastAsia="Times New Roman" w:cs="Arial"/>
                      <w:color w:val="auto"/>
                    </w:rPr>
                  </w:rPrChange>
                </w:rPr>
                <w:t>E.5</w:t>
              </w:r>
            </w:ins>
            <w:ins w:id="2564" w:author="Lin Miirabai" w:date="2013-07-01T15:49:00Z">
              <w:r w:rsidR="003B32C6" w:rsidRPr="003B32C6">
                <w:rPr>
                  <w:rFonts w:eastAsia="Times New Roman" w:cs="Arial" w:hint="eastAsia"/>
                  <w:color w:val="0000FF"/>
                  <w:lang w:eastAsia="zh-TW"/>
                  <w:rPrChange w:id="2565" w:author="Lin Miirabai" w:date="2013-07-01T15:51:00Z">
                    <w:rPr>
                      <w:rFonts w:eastAsia="Times New Roman" w:cs="Arial" w:hint="eastAsia"/>
                      <w:color w:val="auto"/>
                      <w:lang w:eastAsia="zh-TW"/>
                    </w:rPr>
                  </w:rPrChange>
                </w:rPr>
                <w:t xml:space="preserve">     </w:t>
              </w:r>
              <w:r w:rsidR="003B32C6" w:rsidRPr="003B32C6">
                <w:rPr>
                  <w:rFonts w:ascii="新細明體" w:eastAsia="新細明體" w:hAnsi="新細明體" w:cs="新細明體" w:hint="eastAsia"/>
                  <w:color w:val="0000FF"/>
                  <w:sz w:val="18"/>
                  <w:szCs w:val="18"/>
                  <w:lang w:eastAsia="zh-TW"/>
                  <w:rPrChange w:id="2566" w:author="Lin Miirabai" w:date="2013-07-01T15:51:00Z">
                    <w:rPr>
                      <w:rFonts w:ascii="新細明體" w:eastAsia="新細明體" w:hAnsi="新細明體" w:cs="新細明體" w:hint="eastAsia"/>
                      <w:color w:val="0000FF"/>
                      <w:sz w:val="18"/>
                      <w:szCs w:val="18"/>
                      <w:lang w:eastAsia="zh-TW"/>
                    </w:rPr>
                  </w:rPrChange>
                </w:rPr>
                <w:t>雜誌標題設計的色彩應用</w:t>
              </w:r>
            </w:ins>
          </w:p>
        </w:tc>
        <w:tc>
          <w:tcPr>
            <w:tcW w:w="1449" w:type="dxa"/>
            <w:gridSpan w:val="2"/>
            <w:shd w:val="clear" w:color="auto" w:fill="auto"/>
          </w:tcPr>
          <w:p w14:paraId="74D7F2E6" w14:textId="77777777" w:rsidR="00553462" w:rsidRPr="003B32C6" w:rsidRDefault="003B32C6" w:rsidP="00944897">
            <w:pPr>
              <w:rPr>
                <w:ins w:id="2567" w:author="Lin Miirabai" w:date="2013-07-01T15:51:00Z"/>
                <w:rFonts w:cs="Arial"/>
                <w:color w:val="0000FF"/>
                <w:rPrChange w:id="2568" w:author="Lin Miirabai" w:date="2013-07-01T15:51:00Z">
                  <w:rPr>
                    <w:ins w:id="2569" w:author="Lin Miirabai" w:date="2013-07-01T15:51:00Z"/>
                    <w:rFonts w:cs="Arial"/>
                  </w:rPr>
                </w:rPrChange>
              </w:rPr>
            </w:pPr>
            <w:ins w:id="2570" w:author="Lin Miirabai" w:date="2013-07-01T15:50:00Z">
              <w:r w:rsidRPr="003B32C6">
                <w:rPr>
                  <w:color w:val="0000FF"/>
                  <w:rPrChange w:id="2571" w:author="Lin Miirabai" w:date="2013-07-01T15:51:00Z">
                    <w:rPr>
                      <w:color w:val="auto"/>
                    </w:rPr>
                  </w:rPrChange>
                </w:rPr>
                <w:t xml:space="preserve">        </w:t>
              </w:r>
              <w:r w:rsidRPr="003B32C6">
                <w:rPr>
                  <w:rFonts w:cs="Arial"/>
                  <w:color w:val="0000FF"/>
                  <w:rPrChange w:id="2572" w:author="Lin Miirabai" w:date="2013-07-01T15:51:00Z">
                    <w:rPr>
                      <w:rFonts w:cs="Arial"/>
                    </w:rPr>
                  </w:rPrChange>
                </w:rPr>
                <w:t>0.25</w:t>
              </w:r>
            </w:ins>
          </w:p>
          <w:p w14:paraId="18BC25CD" w14:textId="77777777" w:rsidR="003B32C6" w:rsidRPr="003B32C6" w:rsidRDefault="003B32C6" w:rsidP="00944897">
            <w:pPr>
              <w:rPr>
                <w:ins w:id="2573" w:author="Lin Miirabai" w:date="2013-07-01T15:51:00Z"/>
                <w:rFonts w:cs="Arial"/>
                <w:color w:val="0000FF"/>
                <w:rPrChange w:id="2574" w:author="Lin Miirabai" w:date="2013-07-01T15:51:00Z">
                  <w:rPr>
                    <w:ins w:id="2575" w:author="Lin Miirabai" w:date="2013-07-01T15:51:00Z"/>
                    <w:rFonts w:cs="Arial"/>
                  </w:rPr>
                </w:rPrChange>
              </w:rPr>
            </w:pPr>
            <w:ins w:id="2576" w:author="Lin Miirabai" w:date="2013-07-01T15:51:00Z">
              <w:r w:rsidRPr="003B32C6">
                <w:rPr>
                  <w:rFonts w:cs="Arial"/>
                  <w:color w:val="0000FF"/>
                  <w:rPrChange w:id="2577" w:author="Lin Miirabai" w:date="2013-07-01T15:51:00Z">
                    <w:rPr>
                      <w:rFonts w:cs="Arial"/>
                    </w:rPr>
                  </w:rPrChange>
                </w:rPr>
                <w:t xml:space="preserve">        1.50</w:t>
              </w:r>
            </w:ins>
          </w:p>
          <w:p w14:paraId="5AB7012B" w14:textId="77777777" w:rsidR="003B32C6" w:rsidRPr="003B32C6" w:rsidRDefault="003B32C6" w:rsidP="00944897">
            <w:pPr>
              <w:rPr>
                <w:ins w:id="2578" w:author="Lin Miirabai" w:date="2013-07-01T15:51:00Z"/>
                <w:rFonts w:cs="Arial"/>
                <w:color w:val="0000FF"/>
                <w:rPrChange w:id="2579" w:author="Lin Miirabai" w:date="2013-07-01T15:51:00Z">
                  <w:rPr>
                    <w:ins w:id="2580" w:author="Lin Miirabai" w:date="2013-07-01T15:51:00Z"/>
                    <w:rFonts w:cs="Arial"/>
                  </w:rPr>
                </w:rPrChange>
              </w:rPr>
            </w:pPr>
            <w:ins w:id="2581" w:author="Lin Miirabai" w:date="2013-07-01T15:51:00Z">
              <w:r w:rsidRPr="003B32C6">
                <w:rPr>
                  <w:rFonts w:cs="Arial"/>
                  <w:color w:val="0000FF"/>
                  <w:rPrChange w:id="2582" w:author="Lin Miirabai" w:date="2013-07-01T15:51:00Z">
                    <w:rPr>
                      <w:rFonts w:cs="Arial"/>
                    </w:rPr>
                  </w:rPrChange>
                </w:rPr>
                <w:t xml:space="preserve">        0.50</w:t>
              </w:r>
            </w:ins>
          </w:p>
          <w:p w14:paraId="3205FF87" w14:textId="77777777" w:rsidR="003B32C6" w:rsidRPr="003B32C6" w:rsidRDefault="003B32C6" w:rsidP="00944897">
            <w:pPr>
              <w:rPr>
                <w:ins w:id="2583" w:author="Lin Miirabai" w:date="2013-07-01T15:51:00Z"/>
                <w:rFonts w:cs="Arial"/>
                <w:color w:val="0000FF"/>
                <w:rPrChange w:id="2584" w:author="Lin Miirabai" w:date="2013-07-01T15:51:00Z">
                  <w:rPr>
                    <w:ins w:id="2585" w:author="Lin Miirabai" w:date="2013-07-01T15:51:00Z"/>
                    <w:rFonts w:cs="Arial"/>
                  </w:rPr>
                </w:rPrChange>
              </w:rPr>
            </w:pPr>
            <w:ins w:id="2586" w:author="Lin Miirabai" w:date="2013-07-01T15:51:00Z">
              <w:r w:rsidRPr="003B32C6">
                <w:rPr>
                  <w:rFonts w:cs="Arial"/>
                  <w:color w:val="0000FF"/>
                  <w:rPrChange w:id="2587" w:author="Lin Miirabai" w:date="2013-07-01T15:51:00Z">
                    <w:rPr>
                      <w:rFonts w:cs="Arial"/>
                    </w:rPr>
                  </w:rPrChange>
                </w:rPr>
                <w:t xml:space="preserve">        1.50</w:t>
              </w:r>
            </w:ins>
          </w:p>
          <w:p w14:paraId="1F25FD3D" w14:textId="33AF84F8" w:rsidR="003B32C6" w:rsidRPr="003B32C6" w:rsidRDefault="003B32C6" w:rsidP="00944897">
            <w:pPr>
              <w:rPr>
                <w:ins w:id="2588" w:author="Arnold Sandjaja" w:date="2013-05-17T16:10:00Z"/>
                <w:color w:val="0000FF"/>
                <w:rPrChange w:id="2589" w:author="Lin Miirabai" w:date="2013-07-01T15:51:00Z">
                  <w:rPr>
                    <w:ins w:id="2590" w:author="Arnold Sandjaja" w:date="2013-05-17T16:10:00Z"/>
                    <w:color w:val="auto"/>
                  </w:rPr>
                </w:rPrChange>
              </w:rPr>
            </w:pPr>
            <w:ins w:id="2591" w:author="Lin Miirabai" w:date="2013-07-01T15:51:00Z">
              <w:r w:rsidRPr="003B32C6">
                <w:rPr>
                  <w:rFonts w:cs="Arial"/>
                  <w:color w:val="0000FF"/>
                  <w:rPrChange w:id="2592" w:author="Lin Miirabai" w:date="2013-07-01T15:51:00Z">
                    <w:rPr>
                      <w:rFonts w:cs="Arial"/>
                    </w:rPr>
                  </w:rPrChange>
                </w:rPr>
                <w:t xml:space="preserve">        0.25</w:t>
              </w:r>
            </w:ins>
          </w:p>
        </w:tc>
      </w:tr>
      <w:tr w:rsidR="00575FF6" w:rsidRPr="00575FF6" w14:paraId="6149661E" w14:textId="77777777" w:rsidTr="00575FF6">
        <w:trPr>
          <w:ins w:id="2593" w:author="Arnold Sandjaja" w:date="2013-05-17T16:10:00Z"/>
        </w:trPr>
        <w:tc>
          <w:tcPr>
            <w:tcW w:w="817" w:type="dxa"/>
            <w:shd w:val="clear" w:color="auto" w:fill="auto"/>
          </w:tcPr>
          <w:p w14:paraId="73A67E5E" w14:textId="77777777" w:rsidR="00575FF6" w:rsidRPr="00575FF6" w:rsidRDefault="00575FF6" w:rsidP="00944897">
            <w:pPr>
              <w:rPr>
                <w:ins w:id="2594" w:author="Arnold Sandjaja" w:date="2013-05-17T16:10:00Z"/>
                <w:b/>
                <w:color w:val="auto"/>
              </w:rPr>
            </w:pPr>
          </w:p>
        </w:tc>
        <w:tc>
          <w:tcPr>
            <w:tcW w:w="7513" w:type="dxa"/>
            <w:gridSpan w:val="2"/>
            <w:shd w:val="clear" w:color="auto" w:fill="auto"/>
          </w:tcPr>
          <w:p w14:paraId="554ACB6A" w14:textId="77777777" w:rsidR="00575FF6" w:rsidRPr="00575FF6" w:rsidRDefault="00575FF6" w:rsidP="00944897">
            <w:pPr>
              <w:rPr>
                <w:ins w:id="2595" w:author="Arnold Sandjaja" w:date="2013-05-17T16:10:00Z"/>
                <w:b/>
                <w:color w:val="auto"/>
              </w:rPr>
            </w:pPr>
          </w:p>
        </w:tc>
        <w:tc>
          <w:tcPr>
            <w:tcW w:w="1449" w:type="dxa"/>
            <w:gridSpan w:val="2"/>
            <w:shd w:val="clear" w:color="auto" w:fill="auto"/>
          </w:tcPr>
          <w:p w14:paraId="316A97AC" w14:textId="77777777" w:rsidR="00575FF6" w:rsidRPr="00575FF6" w:rsidRDefault="00575FF6" w:rsidP="00944897">
            <w:pPr>
              <w:rPr>
                <w:ins w:id="2596" w:author="Arnold Sandjaja" w:date="2013-05-17T16:10:00Z"/>
                <w:color w:val="auto"/>
              </w:rPr>
            </w:pPr>
          </w:p>
        </w:tc>
      </w:tr>
      <w:tr w:rsidR="00575FF6" w:rsidRPr="00575FF6" w14:paraId="26024D09" w14:textId="77777777" w:rsidTr="00575FF6">
        <w:trPr>
          <w:ins w:id="2597" w:author="Arnold Sandjaja" w:date="2013-05-17T16:10:00Z"/>
        </w:trPr>
        <w:tc>
          <w:tcPr>
            <w:tcW w:w="817" w:type="dxa"/>
            <w:shd w:val="clear" w:color="auto" w:fill="auto"/>
          </w:tcPr>
          <w:p w14:paraId="57DF756C" w14:textId="77777777" w:rsidR="00575FF6" w:rsidRPr="00575FF6" w:rsidRDefault="00575FF6" w:rsidP="00944897">
            <w:pPr>
              <w:rPr>
                <w:ins w:id="2598" w:author="Arnold Sandjaja" w:date="2013-05-17T16:10:00Z"/>
                <w:color w:val="auto"/>
              </w:rPr>
            </w:pPr>
            <w:ins w:id="2599" w:author="Arnold Sandjaja" w:date="2013-05-17T16:10:00Z">
              <w:r w:rsidRPr="00575FF6">
                <w:rPr>
                  <w:color w:val="auto"/>
                </w:rPr>
                <w:t>F</w:t>
              </w:r>
            </w:ins>
          </w:p>
        </w:tc>
        <w:tc>
          <w:tcPr>
            <w:tcW w:w="7513" w:type="dxa"/>
            <w:gridSpan w:val="2"/>
            <w:shd w:val="clear" w:color="auto" w:fill="auto"/>
          </w:tcPr>
          <w:p w14:paraId="32A898FC" w14:textId="756B27B5" w:rsidR="00575FF6" w:rsidRPr="001D4991" w:rsidRDefault="00575FF6" w:rsidP="00944897">
            <w:pPr>
              <w:rPr>
                <w:ins w:id="2600" w:author="Arnold Sandjaja" w:date="2013-05-17T16:10:00Z"/>
                <w:rFonts w:ascii="新細明體" w:eastAsia="新細明體" w:hAnsi="新細明體" w:cs="新細明體" w:hint="eastAsia"/>
                <w:b/>
                <w:color w:val="auto"/>
                <w:lang w:val="en-US" w:eastAsia="zh-TW"/>
                <w:rPrChange w:id="2601" w:author="Lin Miirabai" w:date="2013-07-01T15:14:00Z">
                  <w:rPr>
                    <w:ins w:id="2602" w:author="Arnold Sandjaja" w:date="2013-05-17T16:10:00Z"/>
                    <w:rFonts w:hint="eastAsia"/>
                    <w:b/>
                    <w:color w:val="auto"/>
                    <w:lang w:eastAsia="zh-TW"/>
                  </w:rPr>
                </w:rPrChange>
              </w:rPr>
            </w:pPr>
            <w:ins w:id="2603" w:author="Arnold Sandjaja" w:date="2013-05-17T16:10:00Z">
              <w:r w:rsidRPr="00575FF6">
                <w:rPr>
                  <w:b/>
                  <w:color w:val="auto"/>
                </w:rPr>
                <w:t>Saving and file format</w:t>
              </w:r>
            </w:ins>
            <w:ins w:id="2604" w:author="Lin Miirabai" w:date="2013-07-01T15:14:00Z">
              <w:r w:rsidR="001D4991">
                <w:rPr>
                  <w:rFonts w:hint="eastAsia"/>
                  <w:b/>
                  <w:color w:val="auto"/>
                  <w:lang w:eastAsia="zh-TW"/>
                </w:rPr>
                <w:t xml:space="preserve"> </w:t>
              </w:r>
              <w:r w:rsidR="001D4991">
                <w:rPr>
                  <w:b/>
                  <w:color w:val="auto"/>
                  <w:lang w:val="en-US" w:eastAsia="zh-TW"/>
                </w:rPr>
                <w:t xml:space="preserve">/ </w:t>
              </w:r>
              <w:r w:rsidR="001D4991" w:rsidRPr="001D4991">
                <w:rPr>
                  <w:rFonts w:ascii="新細明體" w:eastAsia="新細明體" w:hAnsi="新細明體" w:cs="新細明體" w:hint="eastAsia"/>
                  <w:b/>
                  <w:color w:val="0000FF"/>
                  <w:lang w:val="en-US" w:eastAsia="zh-TW"/>
                  <w:rPrChange w:id="2605" w:author="Lin Miirabai" w:date="2013-07-01T15:14:00Z">
                    <w:rPr>
                      <w:rFonts w:ascii="新細明體" w:eastAsia="新細明體" w:hAnsi="新細明體" w:cs="新細明體" w:hint="eastAsia"/>
                      <w:b/>
                      <w:color w:val="auto"/>
                      <w:lang w:val="en-US" w:eastAsia="zh-TW"/>
                    </w:rPr>
                  </w:rPrChange>
                </w:rPr>
                <w:t>儲存和檔案格式</w:t>
              </w:r>
            </w:ins>
          </w:p>
        </w:tc>
        <w:tc>
          <w:tcPr>
            <w:tcW w:w="1449" w:type="dxa"/>
            <w:gridSpan w:val="2"/>
            <w:shd w:val="clear" w:color="auto" w:fill="auto"/>
          </w:tcPr>
          <w:p w14:paraId="0901D2D8" w14:textId="77777777" w:rsidR="00575FF6" w:rsidRPr="00575FF6" w:rsidRDefault="00575FF6" w:rsidP="00944897">
            <w:pPr>
              <w:rPr>
                <w:ins w:id="2606" w:author="Arnold Sandjaja" w:date="2013-05-17T16:10:00Z"/>
                <w:b/>
                <w:color w:val="auto"/>
              </w:rPr>
            </w:pPr>
            <w:ins w:id="2607" w:author="Arnold Sandjaja" w:date="2013-05-17T16:10:00Z">
              <w:r w:rsidRPr="00575FF6">
                <w:rPr>
                  <w:b/>
                  <w:color w:val="auto"/>
                </w:rPr>
                <w:t>Objective /5</w:t>
              </w:r>
            </w:ins>
          </w:p>
        </w:tc>
      </w:tr>
      <w:tr w:rsidR="00553462" w:rsidRPr="00575FF6" w14:paraId="1B7852D7" w14:textId="77777777" w:rsidTr="00D615FB">
        <w:tblPrEx>
          <w:tblW w:w="9779" w:type="dxa"/>
          <w:tblLook w:val="06A0" w:firstRow="1" w:lastRow="0" w:firstColumn="1" w:lastColumn="0" w:noHBand="1" w:noVBand="1"/>
          <w:tblPrExChange w:id="2608" w:author="Arnold Sandjaja" w:date="2013-06-30T09:44:00Z">
            <w:tblPrEx>
              <w:tblW w:w="9779" w:type="dxa"/>
              <w:tblLook w:val="06A0" w:firstRow="1" w:lastRow="0" w:firstColumn="1" w:lastColumn="0" w:noHBand="1" w:noVBand="1"/>
            </w:tblPrEx>
          </w:tblPrExChange>
        </w:tblPrEx>
        <w:trPr>
          <w:ins w:id="2609" w:author="Arnold Sandjaja" w:date="2013-05-17T16:10:00Z"/>
        </w:trPr>
        <w:tc>
          <w:tcPr>
            <w:tcW w:w="817" w:type="dxa"/>
            <w:shd w:val="clear" w:color="auto" w:fill="auto"/>
            <w:tcPrChange w:id="2610" w:author="Arnold Sandjaja" w:date="2013-06-30T09:44:00Z">
              <w:tcPr>
                <w:tcW w:w="817" w:type="dxa"/>
                <w:shd w:val="clear" w:color="auto" w:fill="auto"/>
              </w:tcPr>
            </w:tcPrChange>
          </w:tcPr>
          <w:p w14:paraId="41521E52" w14:textId="77777777" w:rsidR="00553462" w:rsidRPr="00575FF6" w:rsidRDefault="00553462" w:rsidP="00944897">
            <w:pPr>
              <w:rPr>
                <w:ins w:id="2611" w:author="Arnold Sandjaja" w:date="2013-05-17T16:10:00Z"/>
                <w:color w:val="auto"/>
              </w:rPr>
            </w:pPr>
            <w:ins w:id="2612" w:author="Arnold Sandjaja" w:date="2013-05-17T16:10:00Z">
              <w:r w:rsidRPr="00575FF6">
                <w:rPr>
                  <w:color w:val="auto"/>
                </w:rPr>
                <w:t>F.1</w:t>
              </w:r>
            </w:ins>
          </w:p>
        </w:tc>
        <w:tc>
          <w:tcPr>
            <w:tcW w:w="7513" w:type="dxa"/>
            <w:gridSpan w:val="2"/>
            <w:shd w:val="clear" w:color="auto" w:fill="auto"/>
            <w:tcPrChange w:id="2613" w:author="Arnold Sandjaja" w:date="2013-06-30T09:44:00Z">
              <w:tcPr>
                <w:tcW w:w="7513" w:type="dxa"/>
                <w:gridSpan w:val="2"/>
                <w:shd w:val="clear" w:color="auto" w:fill="auto"/>
              </w:tcPr>
            </w:tcPrChange>
          </w:tcPr>
          <w:p w14:paraId="066217A5" w14:textId="77777777" w:rsidR="00553462" w:rsidRPr="00575FF6" w:rsidRDefault="00553462" w:rsidP="00944897">
            <w:pPr>
              <w:rPr>
                <w:ins w:id="2614" w:author="Arnold Sandjaja" w:date="2013-05-17T16:10:00Z"/>
                <w:color w:val="auto"/>
              </w:rPr>
            </w:pPr>
            <w:ins w:id="2615" w:author="Arnold Sandjaja" w:date="2013-05-17T16:10:00Z">
              <w:r w:rsidRPr="00575FF6">
                <w:rPr>
                  <w:color w:val="auto"/>
                </w:rPr>
                <w:t xml:space="preserve">All files saved in the correct format </w:t>
              </w:r>
              <w:r w:rsidRPr="00575FF6">
                <w:rPr>
                  <w:rFonts w:cs="Arial"/>
                  <w:color w:val="auto"/>
                </w:rPr>
                <w:t>(masthead and magazine)</w:t>
              </w:r>
            </w:ins>
          </w:p>
        </w:tc>
        <w:tc>
          <w:tcPr>
            <w:tcW w:w="1449" w:type="dxa"/>
            <w:gridSpan w:val="2"/>
            <w:shd w:val="clear" w:color="auto" w:fill="auto"/>
            <w:vAlign w:val="bottom"/>
            <w:tcPrChange w:id="2616" w:author="Arnold Sandjaja" w:date="2013-06-30T09:44:00Z">
              <w:tcPr>
                <w:tcW w:w="1449" w:type="dxa"/>
                <w:gridSpan w:val="2"/>
                <w:shd w:val="clear" w:color="auto" w:fill="auto"/>
              </w:tcPr>
            </w:tcPrChange>
          </w:tcPr>
          <w:p w14:paraId="7C31BEF9" w14:textId="11F0794E" w:rsidR="00553462" w:rsidRPr="00575FF6" w:rsidRDefault="00553462" w:rsidP="00944897">
            <w:pPr>
              <w:rPr>
                <w:ins w:id="2617" w:author="Arnold Sandjaja" w:date="2013-05-17T16:10:00Z"/>
                <w:color w:val="auto"/>
              </w:rPr>
            </w:pPr>
            <w:ins w:id="2618" w:author="Arnold Sandjaja" w:date="2013-06-30T09:44:00Z">
              <w:r>
                <w:rPr>
                  <w:rFonts w:cs="Arial"/>
                </w:rPr>
                <w:t>1.00</w:t>
              </w:r>
            </w:ins>
          </w:p>
        </w:tc>
      </w:tr>
      <w:tr w:rsidR="00553462" w:rsidRPr="00575FF6" w14:paraId="280BE598" w14:textId="77777777" w:rsidTr="00D615FB">
        <w:tblPrEx>
          <w:tblW w:w="9779" w:type="dxa"/>
          <w:tblLook w:val="06A0" w:firstRow="1" w:lastRow="0" w:firstColumn="1" w:lastColumn="0" w:noHBand="1" w:noVBand="1"/>
          <w:tblPrExChange w:id="2619" w:author="Arnold Sandjaja" w:date="2013-06-30T09:44:00Z">
            <w:tblPrEx>
              <w:tblW w:w="9779" w:type="dxa"/>
              <w:tblLook w:val="06A0" w:firstRow="1" w:lastRow="0" w:firstColumn="1" w:lastColumn="0" w:noHBand="1" w:noVBand="1"/>
            </w:tblPrEx>
          </w:tblPrExChange>
        </w:tblPrEx>
        <w:trPr>
          <w:ins w:id="2620" w:author="Arnold Sandjaja" w:date="2013-05-17T16:10:00Z"/>
        </w:trPr>
        <w:tc>
          <w:tcPr>
            <w:tcW w:w="817" w:type="dxa"/>
            <w:shd w:val="clear" w:color="auto" w:fill="auto"/>
            <w:tcPrChange w:id="2621" w:author="Arnold Sandjaja" w:date="2013-06-30T09:44:00Z">
              <w:tcPr>
                <w:tcW w:w="817" w:type="dxa"/>
                <w:shd w:val="clear" w:color="auto" w:fill="auto"/>
              </w:tcPr>
            </w:tcPrChange>
          </w:tcPr>
          <w:p w14:paraId="720EC9A9" w14:textId="77777777" w:rsidR="00553462" w:rsidRPr="00575FF6" w:rsidRDefault="00553462" w:rsidP="00944897">
            <w:pPr>
              <w:rPr>
                <w:ins w:id="2622" w:author="Arnold Sandjaja" w:date="2013-05-17T16:10:00Z"/>
                <w:color w:val="auto"/>
              </w:rPr>
            </w:pPr>
            <w:ins w:id="2623" w:author="Arnold Sandjaja" w:date="2013-05-17T16:10:00Z">
              <w:r w:rsidRPr="00575FF6">
                <w:rPr>
                  <w:color w:val="auto"/>
                </w:rPr>
                <w:t>F.2</w:t>
              </w:r>
            </w:ins>
          </w:p>
        </w:tc>
        <w:tc>
          <w:tcPr>
            <w:tcW w:w="7513" w:type="dxa"/>
            <w:gridSpan w:val="2"/>
            <w:shd w:val="clear" w:color="auto" w:fill="auto"/>
            <w:tcPrChange w:id="2624" w:author="Arnold Sandjaja" w:date="2013-06-30T09:44:00Z">
              <w:tcPr>
                <w:tcW w:w="7513" w:type="dxa"/>
                <w:gridSpan w:val="2"/>
                <w:shd w:val="clear" w:color="auto" w:fill="auto"/>
              </w:tcPr>
            </w:tcPrChange>
          </w:tcPr>
          <w:p w14:paraId="3C5B4424" w14:textId="77777777" w:rsidR="00553462" w:rsidRPr="00575FF6" w:rsidRDefault="00553462" w:rsidP="00944897">
            <w:pPr>
              <w:rPr>
                <w:ins w:id="2625" w:author="Arnold Sandjaja" w:date="2013-05-17T16:10:00Z"/>
                <w:color w:val="auto"/>
              </w:rPr>
            </w:pPr>
            <w:ins w:id="2626" w:author="Arnold Sandjaja" w:date="2013-05-17T16:10:00Z">
              <w:r w:rsidRPr="00575FF6">
                <w:rPr>
                  <w:color w:val="auto"/>
                </w:rPr>
                <w:t>ICC profile applied in images, PDF or layout file as specified in the task</w:t>
              </w:r>
            </w:ins>
          </w:p>
        </w:tc>
        <w:tc>
          <w:tcPr>
            <w:tcW w:w="1449" w:type="dxa"/>
            <w:gridSpan w:val="2"/>
            <w:shd w:val="clear" w:color="auto" w:fill="auto"/>
            <w:vAlign w:val="bottom"/>
            <w:tcPrChange w:id="2627" w:author="Arnold Sandjaja" w:date="2013-06-30T09:44:00Z">
              <w:tcPr>
                <w:tcW w:w="1449" w:type="dxa"/>
                <w:gridSpan w:val="2"/>
                <w:shd w:val="clear" w:color="auto" w:fill="auto"/>
              </w:tcPr>
            </w:tcPrChange>
          </w:tcPr>
          <w:p w14:paraId="1451FAB6" w14:textId="516A5EA8" w:rsidR="00553462" w:rsidRPr="00575FF6" w:rsidRDefault="00553462" w:rsidP="00944897">
            <w:pPr>
              <w:rPr>
                <w:ins w:id="2628" w:author="Arnold Sandjaja" w:date="2013-05-17T16:10:00Z"/>
                <w:color w:val="auto"/>
              </w:rPr>
            </w:pPr>
            <w:ins w:id="2629" w:author="Arnold Sandjaja" w:date="2013-06-30T09:44:00Z">
              <w:r>
                <w:rPr>
                  <w:rFonts w:cs="Arial"/>
                </w:rPr>
                <w:t>2.25</w:t>
              </w:r>
            </w:ins>
          </w:p>
        </w:tc>
      </w:tr>
      <w:tr w:rsidR="00553462" w:rsidRPr="00575FF6" w14:paraId="0BE39AD6" w14:textId="77777777" w:rsidTr="00D615FB">
        <w:tblPrEx>
          <w:tblW w:w="9779" w:type="dxa"/>
          <w:tblLook w:val="06A0" w:firstRow="1" w:lastRow="0" w:firstColumn="1" w:lastColumn="0" w:noHBand="1" w:noVBand="1"/>
          <w:tblPrExChange w:id="2630" w:author="Arnold Sandjaja" w:date="2013-06-30T09:44:00Z">
            <w:tblPrEx>
              <w:tblW w:w="9779" w:type="dxa"/>
              <w:tblLook w:val="06A0" w:firstRow="1" w:lastRow="0" w:firstColumn="1" w:lastColumn="0" w:noHBand="1" w:noVBand="1"/>
            </w:tblPrEx>
          </w:tblPrExChange>
        </w:tblPrEx>
        <w:trPr>
          <w:ins w:id="2631" w:author="Arnold Sandjaja" w:date="2013-05-17T16:10:00Z"/>
        </w:trPr>
        <w:tc>
          <w:tcPr>
            <w:tcW w:w="817" w:type="dxa"/>
            <w:shd w:val="clear" w:color="auto" w:fill="auto"/>
            <w:tcPrChange w:id="2632" w:author="Arnold Sandjaja" w:date="2013-06-30T09:44:00Z">
              <w:tcPr>
                <w:tcW w:w="817" w:type="dxa"/>
                <w:shd w:val="clear" w:color="auto" w:fill="auto"/>
              </w:tcPr>
            </w:tcPrChange>
          </w:tcPr>
          <w:p w14:paraId="6B73CB03" w14:textId="77777777" w:rsidR="00553462" w:rsidRPr="00575FF6" w:rsidRDefault="00553462" w:rsidP="00944897">
            <w:pPr>
              <w:rPr>
                <w:ins w:id="2633" w:author="Arnold Sandjaja" w:date="2013-05-17T16:10:00Z"/>
                <w:color w:val="auto"/>
              </w:rPr>
            </w:pPr>
            <w:ins w:id="2634" w:author="Arnold Sandjaja" w:date="2013-05-17T16:10:00Z">
              <w:r w:rsidRPr="00575FF6">
                <w:rPr>
                  <w:color w:val="auto"/>
                </w:rPr>
                <w:t>F.3</w:t>
              </w:r>
            </w:ins>
          </w:p>
        </w:tc>
        <w:tc>
          <w:tcPr>
            <w:tcW w:w="7513" w:type="dxa"/>
            <w:gridSpan w:val="2"/>
            <w:shd w:val="clear" w:color="auto" w:fill="auto"/>
            <w:tcPrChange w:id="2635" w:author="Arnold Sandjaja" w:date="2013-06-30T09:44:00Z">
              <w:tcPr>
                <w:tcW w:w="7513" w:type="dxa"/>
                <w:gridSpan w:val="2"/>
                <w:shd w:val="clear" w:color="auto" w:fill="auto"/>
              </w:tcPr>
            </w:tcPrChange>
          </w:tcPr>
          <w:p w14:paraId="54402747" w14:textId="77777777" w:rsidR="00553462" w:rsidRPr="00575FF6" w:rsidRDefault="00553462" w:rsidP="00944897">
            <w:pPr>
              <w:rPr>
                <w:ins w:id="2636" w:author="Arnold Sandjaja" w:date="2013-05-17T16:10:00Z"/>
                <w:color w:val="auto"/>
              </w:rPr>
            </w:pPr>
            <w:ins w:id="2637" w:author="Arnold Sandjaja" w:date="2013-05-17T16:10:00Z">
              <w:r w:rsidRPr="00575FF6">
                <w:rPr>
                  <w:color w:val="auto"/>
                </w:rPr>
                <w:t>Saving in a specified PDF format as required in the task</w:t>
              </w:r>
            </w:ins>
          </w:p>
        </w:tc>
        <w:tc>
          <w:tcPr>
            <w:tcW w:w="1449" w:type="dxa"/>
            <w:gridSpan w:val="2"/>
            <w:shd w:val="clear" w:color="auto" w:fill="auto"/>
            <w:vAlign w:val="bottom"/>
            <w:tcPrChange w:id="2638" w:author="Arnold Sandjaja" w:date="2013-06-30T09:44:00Z">
              <w:tcPr>
                <w:tcW w:w="1449" w:type="dxa"/>
                <w:gridSpan w:val="2"/>
                <w:shd w:val="clear" w:color="auto" w:fill="auto"/>
              </w:tcPr>
            </w:tcPrChange>
          </w:tcPr>
          <w:p w14:paraId="3C2FABEE" w14:textId="78BE2B25" w:rsidR="00553462" w:rsidRPr="00575FF6" w:rsidRDefault="00553462" w:rsidP="00944897">
            <w:pPr>
              <w:rPr>
                <w:ins w:id="2639" w:author="Arnold Sandjaja" w:date="2013-05-17T16:10:00Z"/>
                <w:color w:val="auto"/>
              </w:rPr>
            </w:pPr>
            <w:ins w:id="2640" w:author="Arnold Sandjaja" w:date="2013-06-30T09:44:00Z">
              <w:r>
                <w:rPr>
                  <w:rFonts w:cs="Arial"/>
                </w:rPr>
                <w:t>1.00</w:t>
              </w:r>
            </w:ins>
          </w:p>
        </w:tc>
      </w:tr>
      <w:tr w:rsidR="00553462" w:rsidRPr="00575FF6" w14:paraId="47018ADD" w14:textId="77777777" w:rsidTr="00D615FB">
        <w:tblPrEx>
          <w:tblW w:w="9779" w:type="dxa"/>
          <w:tblLook w:val="06A0" w:firstRow="1" w:lastRow="0" w:firstColumn="1" w:lastColumn="0" w:noHBand="1" w:noVBand="1"/>
          <w:tblPrExChange w:id="2641" w:author="Arnold Sandjaja" w:date="2013-06-30T09:44:00Z">
            <w:tblPrEx>
              <w:tblW w:w="9779" w:type="dxa"/>
              <w:tblLook w:val="06A0" w:firstRow="1" w:lastRow="0" w:firstColumn="1" w:lastColumn="0" w:noHBand="1" w:noVBand="1"/>
            </w:tblPrEx>
          </w:tblPrExChange>
        </w:tblPrEx>
        <w:trPr>
          <w:ins w:id="2642" w:author="Arnold Sandjaja" w:date="2013-05-17T16:10:00Z"/>
        </w:trPr>
        <w:tc>
          <w:tcPr>
            <w:tcW w:w="817" w:type="dxa"/>
            <w:shd w:val="clear" w:color="auto" w:fill="auto"/>
            <w:tcPrChange w:id="2643" w:author="Arnold Sandjaja" w:date="2013-06-30T09:44:00Z">
              <w:tcPr>
                <w:tcW w:w="817" w:type="dxa"/>
                <w:shd w:val="clear" w:color="auto" w:fill="auto"/>
              </w:tcPr>
            </w:tcPrChange>
          </w:tcPr>
          <w:p w14:paraId="09B99A14" w14:textId="0CD92167" w:rsidR="008C7A2E" w:rsidRDefault="00553462" w:rsidP="00944897">
            <w:pPr>
              <w:rPr>
                <w:ins w:id="2644" w:author="Lin Miirabai" w:date="2013-07-01T15:57:00Z"/>
                <w:rFonts w:hint="eastAsia"/>
                <w:color w:val="auto"/>
                <w:lang w:eastAsia="zh-TW"/>
              </w:rPr>
            </w:pPr>
            <w:ins w:id="2645" w:author="Arnold Sandjaja" w:date="2013-05-17T16:10:00Z">
              <w:r w:rsidRPr="00575FF6">
                <w:rPr>
                  <w:color w:val="auto"/>
                </w:rPr>
                <w:t>F.4</w:t>
              </w:r>
            </w:ins>
          </w:p>
          <w:p w14:paraId="305896BB" w14:textId="77777777" w:rsidR="00A1195F" w:rsidRPr="00A1195F" w:rsidRDefault="00A1195F" w:rsidP="00944897">
            <w:pPr>
              <w:rPr>
                <w:ins w:id="2646" w:author="Lin Miirabai" w:date="2013-07-01T15:57:00Z"/>
                <w:color w:val="0000FF"/>
                <w:lang w:val="en-US" w:eastAsia="zh-TW"/>
                <w:rPrChange w:id="2647" w:author="Lin Miirabai" w:date="2013-07-01T15:57:00Z">
                  <w:rPr>
                    <w:ins w:id="2648" w:author="Lin Miirabai" w:date="2013-07-01T15:57:00Z"/>
                    <w:color w:val="auto"/>
                    <w:lang w:val="en-US" w:eastAsia="zh-TW"/>
                  </w:rPr>
                </w:rPrChange>
              </w:rPr>
            </w:pPr>
            <w:ins w:id="2649" w:author="Lin Miirabai" w:date="2013-07-01T15:57:00Z">
              <w:r w:rsidRPr="00A1195F">
                <w:rPr>
                  <w:color w:val="0000FF"/>
                  <w:lang w:val="en-US" w:eastAsia="zh-TW"/>
                  <w:rPrChange w:id="2650" w:author="Lin Miirabai" w:date="2013-07-01T15:57:00Z">
                    <w:rPr>
                      <w:color w:val="auto"/>
                      <w:lang w:val="en-US" w:eastAsia="zh-TW"/>
                    </w:rPr>
                  </w:rPrChange>
                </w:rPr>
                <w:t>F.1</w:t>
              </w:r>
            </w:ins>
          </w:p>
          <w:p w14:paraId="4F60D280" w14:textId="77777777" w:rsidR="00A1195F" w:rsidRPr="00A1195F" w:rsidRDefault="00A1195F" w:rsidP="00944897">
            <w:pPr>
              <w:rPr>
                <w:ins w:id="2651" w:author="Lin Miirabai" w:date="2013-07-01T15:57:00Z"/>
                <w:color w:val="0000FF"/>
                <w:lang w:val="en-US" w:eastAsia="zh-TW"/>
                <w:rPrChange w:id="2652" w:author="Lin Miirabai" w:date="2013-07-01T15:57:00Z">
                  <w:rPr>
                    <w:ins w:id="2653" w:author="Lin Miirabai" w:date="2013-07-01T15:57:00Z"/>
                    <w:color w:val="auto"/>
                    <w:lang w:val="en-US" w:eastAsia="zh-TW"/>
                  </w:rPr>
                </w:rPrChange>
              </w:rPr>
            </w:pPr>
            <w:ins w:id="2654" w:author="Lin Miirabai" w:date="2013-07-01T15:57:00Z">
              <w:r w:rsidRPr="00A1195F">
                <w:rPr>
                  <w:color w:val="0000FF"/>
                  <w:lang w:val="en-US" w:eastAsia="zh-TW"/>
                  <w:rPrChange w:id="2655" w:author="Lin Miirabai" w:date="2013-07-01T15:57:00Z">
                    <w:rPr>
                      <w:color w:val="auto"/>
                      <w:lang w:val="en-US" w:eastAsia="zh-TW"/>
                    </w:rPr>
                  </w:rPrChange>
                </w:rPr>
                <w:t>F.2</w:t>
              </w:r>
            </w:ins>
          </w:p>
          <w:p w14:paraId="323DEDD0" w14:textId="77777777" w:rsidR="00A1195F" w:rsidRPr="00A1195F" w:rsidRDefault="00A1195F" w:rsidP="00944897">
            <w:pPr>
              <w:rPr>
                <w:ins w:id="2656" w:author="Lin Miirabai" w:date="2013-07-01T15:57:00Z"/>
                <w:color w:val="0000FF"/>
                <w:lang w:val="en-US" w:eastAsia="zh-TW"/>
                <w:rPrChange w:id="2657" w:author="Lin Miirabai" w:date="2013-07-01T15:57:00Z">
                  <w:rPr>
                    <w:ins w:id="2658" w:author="Lin Miirabai" w:date="2013-07-01T15:57:00Z"/>
                    <w:color w:val="auto"/>
                    <w:lang w:val="en-US" w:eastAsia="zh-TW"/>
                  </w:rPr>
                </w:rPrChange>
              </w:rPr>
            </w:pPr>
            <w:ins w:id="2659" w:author="Lin Miirabai" w:date="2013-07-01T15:57:00Z">
              <w:r w:rsidRPr="00A1195F">
                <w:rPr>
                  <w:color w:val="0000FF"/>
                  <w:lang w:val="en-US" w:eastAsia="zh-TW"/>
                  <w:rPrChange w:id="2660" w:author="Lin Miirabai" w:date="2013-07-01T15:57:00Z">
                    <w:rPr>
                      <w:color w:val="auto"/>
                      <w:lang w:val="en-US" w:eastAsia="zh-TW"/>
                    </w:rPr>
                  </w:rPrChange>
                </w:rPr>
                <w:t>F.3</w:t>
              </w:r>
            </w:ins>
          </w:p>
          <w:p w14:paraId="35B7C142" w14:textId="00E321EC" w:rsidR="00A1195F" w:rsidRPr="00A1195F" w:rsidRDefault="00A1195F" w:rsidP="00944897">
            <w:pPr>
              <w:rPr>
                <w:ins w:id="2661" w:author="Arnold Sandjaja" w:date="2013-05-17T16:10:00Z"/>
                <w:color w:val="auto"/>
                <w:lang w:val="en-US" w:eastAsia="zh-TW"/>
                <w:rPrChange w:id="2662" w:author="Lin Miirabai" w:date="2013-07-01T15:57:00Z">
                  <w:rPr>
                    <w:ins w:id="2663" w:author="Arnold Sandjaja" w:date="2013-05-17T16:10:00Z"/>
                    <w:rFonts w:hint="eastAsia"/>
                    <w:color w:val="auto"/>
                    <w:lang w:eastAsia="zh-TW"/>
                  </w:rPr>
                </w:rPrChange>
              </w:rPr>
            </w:pPr>
            <w:ins w:id="2664" w:author="Lin Miirabai" w:date="2013-07-01T15:57:00Z">
              <w:r w:rsidRPr="00A1195F">
                <w:rPr>
                  <w:color w:val="0000FF"/>
                  <w:lang w:val="en-US" w:eastAsia="zh-TW"/>
                  <w:rPrChange w:id="2665" w:author="Lin Miirabai" w:date="2013-07-01T15:57:00Z">
                    <w:rPr>
                      <w:color w:val="auto"/>
                      <w:lang w:val="en-US" w:eastAsia="zh-TW"/>
                    </w:rPr>
                  </w:rPrChange>
                </w:rPr>
                <w:t>F.4</w:t>
              </w:r>
            </w:ins>
          </w:p>
        </w:tc>
        <w:tc>
          <w:tcPr>
            <w:tcW w:w="7513" w:type="dxa"/>
            <w:gridSpan w:val="2"/>
            <w:shd w:val="clear" w:color="auto" w:fill="auto"/>
            <w:tcPrChange w:id="2666" w:author="Arnold Sandjaja" w:date="2013-06-30T09:44:00Z">
              <w:tcPr>
                <w:tcW w:w="7513" w:type="dxa"/>
                <w:gridSpan w:val="2"/>
                <w:shd w:val="clear" w:color="auto" w:fill="auto"/>
              </w:tcPr>
            </w:tcPrChange>
          </w:tcPr>
          <w:p w14:paraId="15335FCA" w14:textId="77777777" w:rsidR="00553462" w:rsidRDefault="00553462" w:rsidP="00944897">
            <w:pPr>
              <w:rPr>
                <w:ins w:id="2667" w:author="Lin Miirabai" w:date="2013-07-01T15:53:00Z"/>
                <w:color w:val="auto"/>
              </w:rPr>
            </w:pPr>
            <w:ins w:id="2668" w:author="Arnold Sandjaja" w:date="2013-05-17T16:10:00Z">
              <w:r w:rsidRPr="00575FF6">
                <w:rPr>
                  <w:color w:val="auto"/>
                </w:rPr>
                <w:t>Final production folder saved as required in the task</w:t>
              </w:r>
            </w:ins>
          </w:p>
          <w:p w14:paraId="252013BE" w14:textId="77777777" w:rsidR="008C7A2E" w:rsidRPr="00A1195F" w:rsidRDefault="008C7A2E" w:rsidP="00944897">
            <w:pPr>
              <w:rPr>
                <w:ins w:id="2669" w:author="Lin Miirabai" w:date="2013-07-01T15:54:00Z"/>
                <w:rFonts w:ascii="新細明體" w:eastAsia="新細明體" w:hAnsi="新細明體" w:cs="新細明體" w:hint="eastAsia"/>
                <w:color w:val="0000FF"/>
                <w:sz w:val="18"/>
                <w:szCs w:val="18"/>
                <w:lang w:eastAsia="zh-TW"/>
                <w:rPrChange w:id="2670" w:author="Lin Miirabai" w:date="2013-07-01T15:56:00Z">
                  <w:rPr>
                    <w:ins w:id="2671" w:author="Lin Miirabai" w:date="2013-07-01T15:54:00Z"/>
                    <w:rFonts w:ascii="新細明體" w:eastAsia="新細明體" w:hAnsi="新細明體" w:cs="新細明體" w:hint="eastAsia"/>
                    <w:color w:val="0000FF"/>
                    <w:sz w:val="18"/>
                    <w:szCs w:val="18"/>
                    <w:lang w:eastAsia="zh-TW"/>
                  </w:rPr>
                </w:rPrChange>
              </w:rPr>
            </w:pPr>
            <w:ins w:id="2672" w:author="Lin Miirabai" w:date="2013-07-01T15:53:00Z">
              <w:r w:rsidRPr="00A1195F">
                <w:rPr>
                  <w:rFonts w:ascii="新細明體" w:eastAsia="新細明體" w:hAnsi="新細明體" w:cs="新細明體" w:hint="eastAsia"/>
                  <w:color w:val="0000FF"/>
                  <w:sz w:val="18"/>
                  <w:szCs w:val="18"/>
                  <w:lang w:eastAsia="zh-TW"/>
                  <w:rPrChange w:id="2673" w:author="Lin Miirabai" w:date="2013-07-01T15:56:00Z">
                    <w:rPr>
                      <w:rFonts w:ascii="新細明體" w:eastAsia="新細明體" w:hAnsi="新細明體" w:cs="新細明體" w:hint="eastAsia"/>
                      <w:color w:val="0000FF"/>
                      <w:sz w:val="18"/>
                      <w:szCs w:val="18"/>
                      <w:lang w:eastAsia="zh-TW"/>
                    </w:rPr>
                  </w:rPrChange>
                </w:rPr>
                <w:t>所有檔案儲存正確格式（雜誌標題設計</w:t>
              </w:r>
            </w:ins>
            <w:ins w:id="2674" w:author="Lin Miirabai" w:date="2013-07-01T15:54:00Z">
              <w:r w:rsidRPr="00A1195F">
                <w:rPr>
                  <w:rFonts w:ascii="新細明體" w:eastAsia="新細明體" w:hAnsi="新細明體" w:cs="新細明體" w:hint="eastAsia"/>
                  <w:color w:val="0000FF"/>
                  <w:sz w:val="18"/>
                  <w:szCs w:val="18"/>
                  <w:lang w:eastAsia="zh-TW"/>
                  <w:rPrChange w:id="2675" w:author="Lin Miirabai" w:date="2013-07-01T15:56:00Z">
                    <w:rPr>
                      <w:rFonts w:ascii="新細明體" w:eastAsia="新細明體" w:hAnsi="新細明體" w:cs="新細明體" w:hint="eastAsia"/>
                      <w:color w:val="0000FF"/>
                      <w:sz w:val="18"/>
                      <w:szCs w:val="18"/>
                      <w:lang w:eastAsia="zh-TW"/>
                    </w:rPr>
                  </w:rPrChange>
                </w:rPr>
                <w:t>和雜誌</w:t>
              </w:r>
            </w:ins>
            <w:ins w:id="2676" w:author="Lin Miirabai" w:date="2013-07-01T15:53:00Z">
              <w:r w:rsidRPr="00A1195F">
                <w:rPr>
                  <w:rFonts w:ascii="新細明體" w:eastAsia="新細明體" w:hAnsi="新細明體" w:cs="新細明體" w:hint="eastAsia"/>
                  <w:color w:val="0000FF"/>
                  <w:sz w:val="18"/>
                  <w:szCs w:val="18"/>
                  <w:lang w:eastAsia="zh-TW"/>
                  <w:rPrChange w:id="2677" w:author="Lin Miirabai" w:date="2013-07-01T15:56:00Z">
                    <w:rPr>
                      <w:rFonts w:ascii="新細明體" w:eastAsia="新細明體" w:hAnsi="新細明體" w:cs="新細明體" w:hint="eastAsia"/>
                      <w:color w:val="0000FF"/>
                      <w:sz w:val="18"/>
                      <w:szCs w:val="18"/>
                      <w:lang w:eastAsia="zh-TW"/>
                    </w:rPr>
                  </w:rPrChange>
                </w:rPr>
                <w:t>）</w:t>
              </w:r>
            </w:ins>
          </w:p>
          <w:p w14:paraId="2990763A" w14:textId="77777777" w:rsidR="008C7A2E" w:rsidRPr="00A1195F" w:rsidRDefault="00A1195F" w:rsidP="00944897">
            <w:pPr>
              <w:rPr>
                <w:ins w:id="2678" w:author="Lin Miirabai" w:date="2013-07-01T15:56:00Z"/>
                <w:rFonts w:ascii="新細明體" w:eastAsia="新細明體" w:hAnsi="新細明體" w:cs="新細明體" w:hint="eastAsia"/>
                <w:color w:val="0000FF"/>
                <w:sz w:val="18"/>
                <w:szCs w:val="18"/>
                <w:lang w:eastAsia="zh-TW"/>
                <w:rPrChange w:id="2679" w:author="Lin Miirabai" w:date="2013-07-01T15:56:00Z">
                  <w:rPr>
                    <w:ins w:id="2680" w:author="Lin Miirabai" w:date="2013-07-01T15:56:00Z"/>
                    <w:rFonts w:ascii="新細明體" w:eastAsia="新細明體" w:hAnsi="新細明體" w:cs="新細明體" w:hint="eastAsia"/>
                    <w:color w:val="0000FF"/>
                    <w:sz w:val="18"/>
                    <w:szCs w:val="18"/>
                    <w:lang w:eastAsia="zh-TW"/>
                  </w:rPr>
                </w:rPrChange>
              </w:rPr>
            </w:pPr>
            <w:ins w:id="2681" w:author="Lin Miirabai" w:date="2013-07-01T15:55:00Z">
              <w:r w:rsidRPr="00A1195F">
                <w:rPr>
                  <w:rFonts w:ascii="新細明體" w:eastAsia="新細明體" w:hAnsi="新細明體" w:cs="新細明體" w:hint="eastAsia"/>
                  <w:color w:val="0000FF"/>
                  <w:sz w:val="18"/>
                  <w:szCs w:val="18"/>
                  <w:lang w:eastAsia="zh-TW"/>
                  <w:rPrChange w:id="2682" w:author="Lin Miirabai" w:date="2013-07-01T15:56:00Z">
                    <w:rPr>
                      <w:rFonts w:ascii="新細明體" w:eastAsia="新細明體" w:hAnsi="新細明體" w:cs="新細明體" w:hint="eastAsia"/>
                      <w:color w:val="auto"/>
                      <w:lang w:eastAsia="zh-TW"/>
                    </w:rPr>
                  </w:rPrChange>
                </w:rPr>
                <w:t>任務中要求的</w:t>
              </w:r>
            </w:ins>
            <w:ins w:id="2683" w:author="Lin Miirabai" w:date="2013-07-01T15:54:00Z">
              <w:r w:rsidRPr="00A1195F">
                <w:rPr>
                  <w:rFonts w:ascii="新細明體" w:eastAsia="新細明體" w:hAnsi="新細明體" w:cs="新細明體" w:hint="eastAsia"/>
                  <w:color w:val="0000FF"/>
                  <w:sz w:val="18"/>
                  <w:szCs w:val="18"/>
                  <w:lang w:eastAsia="zh-TW"/>
                  <w:rPrChange w:id="2684" w:author="Lin Miirabai" w:date="2013-07-01T15:56:00Z">
                    <w:rPr>
                      <w:rFonts w:ascii="新細明體" w:eastAsia="新細明體" w:hAnsi="新細明體" w:cs="新細明體" w:hint="eastAsia"/>
                      <w:color w:val="auto"/>
                      <w:lang w:eastAsia="zh-TW"/>
                    </w:rPr>
                  </w:rPrChange>
                </w:rPr>
                <w:t>影像</w:t>
              </w:r>
              <w:r w:rsidRPr="00A1195F">
                <w:rPr>
                  <w:color w:val="0000FF"/>
                  <w:szCs w:val="20"/>
                  <w:rPrChange w:id="2685" w:author="Lin Miirabai" w:date="2013-07-01T15:56:00Z">
                    <w:rPr>
                      <w:color w:val="auto"/>
                    </w:rPr>
                  </w:rPrChange>
                </w:rPr>
                <w:t>ICC</w:t>
              </w:r>
              <w:r w:rsidRPr="00A1195F">
                <w:rPr>
                  <w:rFonts w:ascii="新細明體" w:eastAsia="新細明體" w:hAnsi="新細明體" w:cs="新細明體" w:hint="eastAsia"/>
                  <w:color w:val="0000FF"/>
                  <w:sz w:val="18"/>
                  <w:szCs w:val="18"/>
                  <w:lang w:eastAsia="zh-TW"/>
                  <w:rPrChange w:id="2686" w:author="Lin Miirabai" w:date="2013-07-01T15:56:00Z">
                    <w:rPr>
                      <w:rFonts w:ascii="新細明體" w:eastAsia="新細明體" w:hAnsi="新細明體" w:cs="新細明體" w:hint="eastAsia"/>
                      <w:color w:val="0000FF"/>
                      <w:sz w:val="18"/>
                      <w:szCs w:val="18"/>
                      <w:lang w:eastAsia="zh-TW"/>
                    </w:rPr>
                  </w:rPrChange>
                </w:rPr>
                <w:t>色彩描述檔</w:t>
              </w:r>
            </w:ins>
            <w:ins w:id="2687" w:author="Lin Miirabai" w:date="2013-07-01T15:55:00Z">
              <w:r w:rsidRPr="00A1195F">
                <w:rPr>
                  <w:rFonts w:ascii="新細明體" w:eastAsia="新細明體" w:hAnsi="新細明體" w:cs="新細明體" w:hint="eastAsia"/>
                  <w:color w:val="0000FF"/>
                  <w:sz w:val="18"/>
                  <w:szCs w:val="18"/>
                  <w:lang w:eastAsia="zh-TW"/>
                  <w:rPrChange w:id="2688" w:author="Lin Miirabai" w:date="2013-07-01T15:56:00Z">
                    <w:rPr>
                      <w:rFonts w:ascii="新細明體" w:eastAsia="新細明體" w:hAnsi="新細明體" w:cs="新細明體" w:hint="eastAsia"/>
                      <w:color w:val="0000FF"/>
                      <w:sz w:val="18"/>
                      <w:szCs w:val="18"/>
                      <w:lang w:eastAsia="zh-TW"/>
                    </w:rPr>
                  </w:rPrChange>
                </w:rPr>
                <w:t>、</w:t>
              </w:r>
              <w:r w:rsidRPr="00A1195F">
                <w:rPr>
                  <w:color w:val="0000FF"/>
                  <w:szCs w:val="20"/>
                  <w:rPrChange w:id="2689" w:author="Lin Miirabai" w:date="2013-07-01T15:56:00Z">
                    <w:rPr>
                      <w:color w:val="auto"/>
                    </w:rPr>
                  </w:rPrChange>
                </w:rPr>
                <w:t>PDF</w:t>
              </w:r>
              <w:r w:rsidRPr="00A1195F">
                <w:rPr>
                  <w:rFonts w:ascii="新細明體" w:eastAsia="新細明體" w:hAnsi="新細明體" w:cs="新細明體" w:hint="eastAsia"/>
                  <w:color w:val="0000FF"/>
                  <w:sz w:val="18"/>
                  <w:szCs w:val="18"/>
                  <w:lang w:eastAsia="zh-TW"/>
                  <w:rPrChange w:id="2690" w:author="Lin Miirabai" w:date="2013-07-01T15:56:00Z">
                    <w:rPr>
                      <w:rFonts w:ascii="新細明體" w:eastAsia="新細明體" w:hAnsi="新細明體" w:cs="新細明體" w:hint="eastAsia"/>
                      <w:color w:val="0000FF"/>
                      <w:sz w:val="18"/>
                      <w:szCs w:val="18"/>
                      <w:lang w:eastAsia="zh-TW"/>
                    </w:rPr>
                  </w:rPrChange>
                </w:rPr>
                <w:t>或編排</w:t>
              </w:r>
            </w:ins>
          </w:p>
          <w:p w14:paraId="36636BC7" w14:textId="77777777" w:rsidR="00A1195F" w:rsidRPr="00A1195F" w:rsidRDefault="00A1195F" w:rsidP="00944897">
            <w:pPr>
              <w:rPr>
                <w:ins w:id="2691" w:author="Lin Miirabai" w:date="2013-07-01T15:56:00Z"/>
                <w:rFonts w:ascii="新細明體" w:eastAsia="新細明體" w:hAnsi="新細明體" w:cs="新細明體" w:hint="eastAsia"/>
                <w:color w:val="0000FF"/>
                <w:sz w:val="18"/>
                <w:szCs w:val="18"/>
                <w:lang w:eastAsia="zh-TW"/>
                <w:rPrChange w:id="2692" w:author="Lin Miirabai" w:date="2013-07-01T15:56:00Z">
                  <w:rPr>
                    <w:ins w:id="2693" w:author="Lin Miirabai" w:date="2013-07-01T15:56:00Z"/>
                    <w:rFonts w:ascii="新細明體" w:eastAsia="新細明體" w:hAnsi="新細明體" w:cs="新細明體" w:hint="eastAsia"/>
                    <w:color w:val="0000FF"/>
                    <w:sz w:val="18"/>
                    <w:szCs w:val="18"/>
                    <w:lang w:eastAsia="zh-TW"/>
                  </w:rPr>
                </w:rPrChange>
              </w:rPr>
            </w:pPr>
            <w:ins w:id="2694" w:author="Lin Miirabai" w:date="2013-07-01T15:56:00Z">
              <w:r w:rsidRPr="00A1195F">
                <w:rPr>
                  <w:rFonts w:ascii="新細明體" w:eastAsia="新細明體" w:hAnsi="新細明體" w:cs="新細明體" w:hint="eastAsia"/>
                  <w:color w:val="0000FF"/>
                  <w:sz w:val="18"/>
                  <w:szCs w:val="18"/>
                  <w:lang w:eastAsia="zh-TW"/>
                  <w:rPrChange w:id="2695" w:author="Lin Miirabai" w:date="2013-07-01T15:56:00Z">
                    <w:rPr>
                      <w:rFonts w:ascii="新細明體" w:eastAsia="新細明體" w:hAnsi="新細明體" w:cs="新細明體" w:hint="eastAsia"/>
                      <w:color w:val="0000FF"/>
                      <w:sz w:val="18"/>
                      <w:szCs w:val="18"/>
                      <w:lang w:eastAsia="zh-TW"/>
                    </w:rPr>
                  </w:rPrChange>
                </w:rPr>
                <w:t>任務中要求儲存的指定</w:t>
              </w:r>
              <w:r w:rsidRPr="00A1195F">
                <w:rPr>
                  <w:color w:val="0000FF"/>
                  <w:rPrChange w:id="2696" w:author="Lin Miirabai" w:date="2013-07-01T15:56:00Z">
                    <w:rPr>
                      <w:color w:val="auto"/>
                    </w:rPr>
                  </w:rPrChange>
                </w:rPr>
                <w:t>PDF</w:t>
              </w:r>
              <w:r w:rsidRPr="00A1195F">
                <w:rPr>
                  <w:rFonts w:ascii="新細明體" w:eastAsia="新細明體" w:hAnsi="新細明體" w:cs="新細明體" w:hint="eastAsia"/>
                  <w:color w:val="0000FF"/>
                  <w:sz w:val="18"/>
                  <w:szCs w:val="18"/>
                  <w:lang w:eastAsia="zh-TW"/>
                  <w:rPrChange w:id="2697" w:author="Lin Miirabai" w:date="2013-07-01T15:56:00Z">
                    <w:rPr>
                      <w:rFonts w:ascii="新細明體" w:eastAsia="新細明體" w:hAnsi="新細明體" w:cs="新細明體" w:hint="eastAsia"/>
                      <w:color w:val="0000FF"/>
                      <w:sz w:val="18"/>
                      <w:szCs w:val="18"/>
                      <w:lang w:eastAsia="zh-TW"/>
                    </w:rPr>
                  </w:rPrChange>
                </w:rPr>
                <w:t>檔案格式</w:t>
              </w:r>
            </w:ins>
          </w:p>
          <w:p w14:paraId="657DDFAF" w14:textId="3F3C5C9C" w:rsidR="00A1195F" w:rsidRPr="00575FF6" w:rsidRDefault="00A1195F" w:rsidP="00944897">
            <w:pPr>
              <w:rPr>
                <w:ins w:id="2698" w:author="Arnold Sandjaja" w:date="2013-05-17T16:10:00Z"/>
                <w:rFonts w:hint="eastAsia"/>
                <w:color w:val="auto"/>
              </w:rPr>
            </w:pPr>
            <w:ins w:id="2699" w:author="Lin Miirabai" w:date="2013-07-01T15:56:00Z">
              <w:r w:rsidRPr="00A1195F">
                <w:rPr>
                  <w:rFonts w:ascii="新細明體" w:eastAsia="新細明體" w:hAnsi="新細明體" w:cs="新細明體" w:hint="eastAsia"/>
                  <w:color w:val="0000FF"/>
                  <w:sz w:val="18"/>
                  <w:szCs w:val="18"/>
                  <w:lang w:eastAsia="zh-TW"/>
                  <w:rPrChange w:id="2700" w:author="Lin Miirabai" w:date="2013-07-01T15:56:00Z">
                    <w:rPr>
                      <w:rFonts w:ascii="新細明體" w:eastAsia="新細明體" w:hAnsi="新細明體" w:cs="新細明體" w:hint="eastAsia"/>
                      <w:color w:val="0000FF"/>
                      <w:sz w:val="18"/>
                      <w:szCs w:val="18"/>
                      <w:lang w:eastAsia="zh-TW"/>
                    </w:rPr>
                  </w:rPrChange>
                </w:rPr>
                <w:t>任務中要求儲存的最終製作資料夾</w:t>
              </w:r>
            </w:ins>
          </w:p>
        </w:tc>
        <w:tc>
          <w:tcPr>
            <w:tcW w:w="1449" w:type="dxa"/>
            <w:gridSpan w:val="2"/>
            <w:shd w:val="clear" w:color="auto" w:fill="auto"/>
            <w:vAlign w:val="bottom"/>
            <w:tcPrChange w:id="2701" w:author="Arnold Sandjaja" w:date="2013-06-30T09:44:00Z">
              <w:tcPr>
                <w:tcW w:w="1449" w:type="dxa"/>
                <w:gridSpan w:val="2"/>
                <w:shd w:val="clear" w:color="auto" w:fill="auto"/>
              </w:tcPr>
            </w:tcPrChange>
          </w:tcPr>
          <w:p w14:paraId="39F2E15A" w14:textId="77777777" w:rsidR="00553462" w:rsidRDefault="00553462" w:rsidP="00944897">
            <w:pPr>
              <w:rPr>
                <w:ins w:id="2702" w:author="Lin Miirabai" w:date="2013-07-01T15:52:00Z"/>
                <w:rFonts w:cs="Arial"/>
              </w:rPr>
            </w:pPr>
            <w:ins w:id="2703" w:author="Arnold Sandjaja" w:date="2013-06-30T09:44:00Z">
              <w:r>
                <w:rPr>
                  <w:rFonts w:cs="Arial"/>
                </w:rPr>
                <w:t>0.75</w:t>
              </w:r>
            </w:ins>
          </w:p>
          <w:p w14:paraId="35BC0EAA" w14:textId="77777777" w:rsidR="008C7A2E" w:rsidRPr="008C7A2E" w:rsidRDefault="008C7A2E" w:rsidP="00944897">
            <w:pPr>
              <w:rPr>
                <w:ins w:id="2704" w:author="Lin Miirabai" w:date="2013-07-01T15:52:00Z"/>
                <w:rFonts w:cs="Arial"/>
                <w:color w:val="0000FF"/>
                <w:rPrChange w:id="2705" w:author="Lin Miirabai" w:date="2013-07-01T15:53:00Z">
                  <w:rPr>
                    <w:ins w:id="2706" w:author="Lin Miirabai" w:date="2013-07-01T15:52:00Z"/>
                    <w:rFonts w:cs="Arial"/>
                  </w:rPr>
                </w:rPrChange>
              </w:rPr>
            </w:pPr>
            <w:ins w:id="2707" w:author="Lin Miirabai" w:date="2013-07-01T15:52:00Z">
              <w:r w:rsidRPr="008C7A2E">
                <w:rPr>
                  <w:rFonts w:cs="Arial"/>
                  <w:color w:val="0000FF"/>
                  <w:rPrChange w:id="2708" w:author="Lin Miirabai" w:date="2013-07-01T15:53:00Z">
                    <w:rPr>
                      <w:rFonts w:cs="Arial"/>
                    </w:rPr>
                  </w:rPrChange>
                </w:rPr>
                <w:t>1.00</w:t>
              </w:r>
            </w:ins>
          </w:p>
          <w:p w14:paraId="2142258D" w14:textId="77777777" w:rsidR="008C7A2E" w:rsidRPr="008C7A2E" w:rsidRDefault="008C7A2E" w:rsidP="00944897">
            <w:pPr>
              <w:rPr>
                <w:ins w:id="2709" w:author="Lin Miirabai" w:date="2013-07-01T15:52:00Z"/>
                <w:rFonts w:cs="Arial"/>
                <w:color w:val="0000FF"/>
                <w:rPrChange w:id="2710" w:author="Lin Miirabai" w:date="2013-07-01T15:53:00Z">
                  <w:rPr>
                    <w:ins w:id="2711" w:author="Lin Miirabai" w:date="2013-07-01T15:52:00Z"/>
                    <w:rFonts w:cs="Arial"/>
                  </w:rPr>
                </w:rPrChange>
              </w:rPr>
            </w:pPr>
            <w:ins w:id="2712" w:author="Lin Miirabai" w:date="2013-07-01T15:52:00Z">
              <w:r w:rsidRPr="008C7A2E">
                <w:rPr>
                  <w:rFonts w:cs="Arial"/>
                  <w:color w:val="0000FF"/>
                  <w:rPrChange w:id="2713" w:author="Lin Miirabai" w:date="2013-07-01T15:53:00Z">
                    <w:rPr>
                      <w:rFonts w:cs="Arial"/>
                    </w:rPr>
                  </w:rPrChange>
                </w:rPr>
                <w:t>2.25</w:t>
              </w:r>
            </w:ins>
          </w:p>
          <w:p w14:paraId="0985B190" w14:textId="77777777" w:rsidR="008C7A2E" w:rsidRPr="008C7A2E" w:rsidRDefault="008C7A2E" w:rsidP="00944897">
            <w:pPr>
              <w:rPr>
                <w:ins w:id="2714" w:author="Lin Miirabai" w:date="2013-07-01T15:52:00Z"/>
                <w:rFonts w:cs="Arial"/>
                <w:color w:val="0000FF"/>
                <w:rPrChange w:id="2715" w:author="Lin Miirabai" w:date="2013-07-01T15:53:00Z">
                  <w:rPr>
                    <w:ins w:id="2716" w:author="Lin Miirabai" w:date="2013-07-01T15:52:00Z"/>
                    <w:rFonts w:cs="Arial"/>
                  </w:rPr>
                </w:rPrChange>
              </w:rPr>
            </w:pPr>
            <w:ins w:id="2717" w:author="Lin Miirabai" w:date="2013-07-01T15:52:00Z">
              <w:r w:rsidRPr="008C7A2E">
                <w:rPr>
                  <w:rFonts w:cs="Arial"/>
                  <w:color w:val="0000FF"/>
                  <w:rPrChange w:id="2718" w:author="Lin Miirabai" w:date="2013-07-01T15:53:00Z">
                    <w:rPr>
                      <w:rFonts w:cs="Arial"/>
                    </w:rPr>
                  </w:rPrChange>
                </w:rPr>
                <w:t>1.00</w:t>
              </w:r>
            </w:ins>
          </w:p>
          <w:p w14:paraId="28FB2D31" w14:textId="1A179171" w:rsidR="008C7A2E" w:rsidRPr="008C7A2E" w:rsidRDefault="008C7A2E" w:rsidP="00944897">
            <w:pPr>
              <w:rPr>
                <w:ins w:id="2719" w:author="Arnold Sandjaja" w:date="2013-05-17T16:10:00Z"/>
                <w:rFonts w:cs="Arial"/>
                <w:color w:val="0000FF"/>
                <w:rPrChange w:id="2720" w:author="Lin Miirabai" w:date="2013-07-01T15:53:00Z">
                  <w:rPr>
                    <w:ins w:id="2721" w:author="Arnold Sandjaja" w:date="2013-05-17T16:10:00Z"/>
                    <w:color w:val="auto"/>
                  </w:rPr>
                </w:rPrChange>
              </w:rPr>
            </w:pPr>
            <w:ins w:id="2722" w:author="Lin Miirabai" w:date="2013-07-01T15:52:00Z">
              <w:r w:rsidRPr="008C7A2E">
                <w:rPr>
                  <w:rFonts w:cs="Arial"/>
                  <w:color w:val="0000FF"/>
                  <w:rPrChange w:id="2723" w:author="Lin Miirabai" w:date="2013-07-01T15:53:00Z">
                    <w:rPr>
                      <w:rFonts w:cs="Arial"/>
                    </w:rPr>
                  </w:rPrChange>
                </w:rPr>
                <w:t>0.75</w:t>
              </w:r>
            </w:ins>
          </w:p>
        </w:tc>
      </w:tr>
    </w:tbl>
    <w:p w14:paraId="213926DD" w14:textId="77264579" w:rsidR="00515D1C" w:rsidRDefault="00057960">
      <w:pPr>
        <w:pStyle w:val="Heading1AA"/>
        <w:rPr>
          <w:ins w:id="2724" w:author="Arnold Sandjaja" w:date="2013-06-29T14:30:00Z"/>
          <w:rFonts w:ascii="Times New Roman" w:eastAsia="Times New Roman" w:hAnsi="Times New Roman"/>
          <w:caps w:val="0"/>
          <w:color w:val="auto"/>
          <w:sz w:val="20"/>
          <w:u w:val="none"/>
          <w:lang w:val="en-US" w:bidi="x-none"/>
        </w:rPr>
      </w:pPr>
      <w:ins w:id="2725" w:author="Lin Miirabai" w:date="2013-07-01T17:31:00Z">
        <w:r>
          <w:rPr>
            <w:noProof/>
            <w:lang w:val="en-US" w:eastAsia="zh-TW"/>
          </w:rPr>
          <mc:AlternateContent>
            <mc:Choice Requires="wps">
              <w:drawing>
                <wp:anchor distT="0" distB="0" distL="114300" distR="114300" simplePos="0" relativeHeight="251675648" behindDoc="0" locked="0" layoutInCell="1" allowOverlap="1" wp14:anchorId="12441DB2" wp14:editId="44C72025">
                  <wp:simplePos x="0" y="0"/>
                  <wp:positionH relativeFrom="column">
                    <wp:posOffset>7408</wp:posOffset>
                  </wp:positionH>
                  <wp:positionV relativeFrom="paragraph">
                    <wp:posOffset>-19262</wp:posOffset>
                  </wp:positionV>
                  <wp:extent cx="1439333" cy="282575"/>
                  <wp:effectExtent l="0" t="0" r="0" b="0"/>
                  <wp:wrapNone/>
                  <wp:docPr id="18" name="文字方塊 18"/>
                  <wp:cNvGraphicFramePr/>
                  <a:graphic xmlns:a="http://schemas.openxmlformats.org/drawingml/2006/main">
                    <a:graphicData uri="http://schemas.microsoft.com/office/word/2010/wordprocessingShape">
                      <wps:wsp>
                        <wps:cNvSpPr txBox="1"/>
                        <wps:spPr>
                          <a:xfrm>
                            <a:off x="0" y="0"/>
                            <a:ext cx="1439333" cy="282575"/>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EA91743" w14:textId="68BA0FAF" w:rsidR="005B0A32" w:rsidRPr="00057960" w:rsidRDefault="005B0A32" w:rsidP="00E707EC">
                              <w:pPr>
                                <w:rPr>
                                  <w:rFonts w:ascii="新細明體" w:eastAsia="新細明體" w:hAnsi="新細明體" w:cs="新細明體" w:hint="eastAsia"/>
                                  <w:color w:val="0000FF"/>
                                  <w:szCs w:val="20"/>
                                  <w:lang w:eastAsia="zh-TW"/>
                                  <w:rPrChange w:id="2726" w:author="Lin Miirabai" w:date="2013-07-01T17:31:00Z">
                                    <w:rPr>
                                      <w:rFonts w:hint="eastAsia"/>
                                      <w:lang w:eastAsia="zh-TW"/>
                                    </w:rPr>
                                  </w:rPrChange>
                                </w:rPr>
                                <w:pPrChange w:id="2727" w:author="Lin Miirabai" w:date="2013-07-01T17:32:00Z">
                                  <w:pPr/>
                                </w:pPrChange>
                              </w:pPr>
                              <w:ins w:id="2728" w:author="Lin Miirabai" w:date="2013-07-01T17:32:00Z">
                                <w:r>
                                  <w:rPr>
                                    <w:rFonts w:ascii="新細明體" w:eastAsia="新細明體" w:hAnsi="新細明體" w:cs="新細明體" w:hint="eastAsia"/>
                                    <w:color w:val="0000FF"/>
                                    <w:szCs w:val="20"/>
                                    <w:lang w:val="en-US" w:eastAsia="zh-TW"/>
                                  </w:rPr>
                                  <w:t>雜誌應用範例</w:t>
                                </w:r>
                              </w:ins>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0,0l0,21600,21600,21600,21600,0xe">
                  <v:stroke joinstyle="miter"/>
                  <v:path gradientshapeok="t" o:connecttype="rect"/>
                </v:shapetype>
                <v:shape id="文字方塊 18" o:spid="_x0000_s1026" type="#_x0000_t202" style="position:absolute;margin-left:.6pt;margin-top:-1.45pt;width:113.35pt;height:22.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" filled="f" stroked="f">
                  <v:textbox>
                    <w:txbxContent>
                      <w:p w14:paraId="2EA91743" w14:textId="68BA0FAF" w:rsidR="005B0A32" w:rsidRPr="00057960" w:rsidRDefault="005B0A32" w:rsidP="00E707EC">
                        <w:pPr>
                          <w:rPr>
                            <w:rFonts w:ascii="新細明體" w:eastAsia="新細明體" w:hAnsi="新細明體" w:cs="新細明體" w:hint="eastAsia"/>
                            <w:color w:val="0000FF"/>
                            <w:szCs w:val="20"/>
                            <w:lang w:eastAsia="zh-TW"/>
                            <w:rPrChange w:id="2729" w:author="Lin Miirabai" w:date="2013-07-01T17:31:00Z">
                              <w:rPr>
                                <w:rFonts w:hint="eastAsia"/>
                                <w:lang w:eastAsia="zh-TW"/>
                              </w:rPr>
                            </w:rPrChange>
                          </w:rPr>
                          <w:pPrChange w:id="2730" w:author="Lin Miirabai" w:date="2013-07-01T17:32:00Z">
                            <w:pPr/>
                          </w:pPrChange>
                        </w:pPr>
                        <w:ins w:id="2731" w:author="Lin Miirabai" w:date="2013-07-01T17:32:00Z">
                          <w:r>
                            <w:rPr>
                              <w:rFonts w:ascii="新細明體" w:eastAsia="新細明體" w:hAnsi="新細明體" w:cs="新細明體" w:hint="eastAsia"/>
                              <w:color w:val="0000FF"/>
                              <w:szCs w:val="20"/>
                              <w:lang w:val="en-US" w:eastAsia="zh-TW"/>
                            </w:rPr>
                            <w:t>雜誌應用範例</w:t>
                          </w:r>
                        </w:ins>
                      </w:p>
                    </w:txbxContent>
                  </v:textbox>
                </v:shape>
              </w:pict>
            </mc:Fallback>
          </mc:AlternateContent>
        </w:r>
      </w:ins>
    </w:p>
    <w:p w14:paraId="2894B950" w14:textId="52A62F22" w:rsidR="009E674F" w:rsidRPr="009E674F" w:rsidRDefault="00057960">
      <w:pPr>
        <w:ind w:left="-567"/>
        <w:rPr>
          <w:ins w:id="2732" w:author="Arnold Sandjaja" w:date="2013-06-29T14:31:00Z"/>
        </w:rPr>
        <w:pPrChange w:id="2733" w:author="Arnold Sandjaja" w:date="2013-06-29T14:31:00Z">
          <w:pPr>
            <w:tabs>
              <w:tab w:val="left" w:pos="1961"/>
            </w:tabs>
          </w:pPr>
        </w:pPrChange>
      </w:pPr>
      <w:ins w:id="2734" w:author="Lin Miirabai" w:date="2013-07-01T17:30:00Z">
        <w:r>
          <w:rPr>
            <w:noProof/>
            <w:lang w:val="en-US" w:eastAsia="zh-TW"/>
          </w:rPr>
          <mc:AlternateContent>
            <mc:Choice Requires="wps">
              <w:drawing>
                <wp:anchor distT="0" distB="0" distL="114300" distR="114300" simplePos="0" relativeHeight="251673600" behindDoc="0" locked="0" layoutInCell="1" allowOverlap="1" wp14:anchorId="4C6AFF32" wp14:editId="4356CB9B">
                  <wp:simplePos x="0" y="0"/>
                  <wp:positionH relativeFrom="column">
                    <wp:posOffset>4812665</wp:posOffset>
                  </wp:positionH>
                  <wp:positionV relativeFrom="paragraph">
                    <wp:posOffset>994833</wp:posOffset>
                  </wp:positionV>
                  <wp:extent cx="1439333" cy="341916"/>
                  <wp:effectExtent l="0" t="0" r="0" b="0"/>
                  <wp:wrapNone/>
                  <wp:docPr id="17" name="文字方塊 17"/>
                  <wp:cNvGraphicFramePr/>
                  <a:graphic xmlns:a="http://schemas.openxmlformats.org/drawingml/2006/main">
                    <a:graphicData uri="http://schemas.microsoft.com/office/word/2010/wordprocessingShape">
                      <wps:wsp>
                        <wps:cNvSpPr txBox="1"/>
                        <wps:spPr>
                          <a:xfrm>
                            <a:off x="0" y="0"/>
                            <a:ext cx="1439333" cy="341916"/>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E88FAD6" w14:textId="10321979" w:rsidR="005B0A32" w:rsidRPr="00057960" w:rsidRDefault="005B0A32" w:rsidP="00041EC1">
                              <w:pPr>
                                <w:jc w:val="center"/>
                                <w:rPr>
                                  <w:rFonts w:ascii="新細明體" w:eastAsia="新細明體" w:hAnsi="新細明體" w:cs="新細明體" w:hint="eastAsia"/>
                                  <w:color w:val="0000FF"/>
                                  <w:szCs w:val="20"/>
                                  <w:lang w:eastAsia="zh-TW"/>
                                  <w:rPrChange w:id="2735" w:author="Lin Miirabai" w:date="2013-07-01T17:31:00Z">
                                    <w:rPr>
                                      <w:rFonts w:hint="eastAsia"/>
                                      <w:lang w:eastAsia="zh-TW"/>
                                    </w:rPr>
                                  </w:rPrChange>
                                </w:rPr>
                                <w:pPrChange w:id="2736" w:author="Lin Miirabai" w:date="2013-07-01T17:26:00Z">
                                  <w:pPr/>
                                </w:pPrChange>
                              </w:pPr>
                              <w:ins w:id="2737" w:author="Lin Miirabai" w:date="2013-07-01T17:31:00Z">
                                <w:r w:rsidRPr="00057960">
                                  <w:rPr>
                                    <w:rFonts w:ascii="新細明體" w:eastAsia="新細明體" w:hAnsi="新細明體" w:cs="新細明體" w:hint="eastAsia"/>
                                    <w:color w:val="0000FF"/>
                                    <w:szCs w:val="20"/>
                                    <w:lang w:val="en-US" w:eastAsia="zh-TW"/>
                                    <w:rPrChange w:id="2738" w:author="Lin Miirabai" w:date="2013-07-01T17:31:00Z">
                                      <w:rPr>
                                        <w:rFonts w:ascii="新細明體" w:eastAsia="新細明體" w:hAnsi="新細明體" w:cs="新細明體" w:hint="eastAsia"/>
                                        <w:color w:val="0000FF"/>
                                        <w:sz w:val="24"/>
                                        <w:lang w:val="en-US" w:eastAsia="zh-TW"/>
                                      </w:rPr>
                                    </w:rPrChange>
                                  </w:rPr>
                                  <w:t>宣傳</w:t>
                                </w:r>
                                <w:r w:rsidRPr="00057960">
                                  <w:rPr>
                                    <w:rFonts w:ascii="新細明體" w:eastAsia="新細明體" w:hAnsi="新細明體" w:cs="新細明體"/>
                                    <w:color w:val="0000FF"/>
                                    <w:szCs w:val="20"/>
                                    <w:lang w:val="en-US" w:eastAsia="zh-TW"/>
                                    <w:rPrChange w:id="2739" w:author="Lin Miirabai" w:date="2013-07-01T17:31:00Z">
                                      <w:rPr>
                                        <w:rFonts w:ascii="新細明體" w:eastAsia="新細明體" w:hAnsi="新細明體" w:cs="新細明體"/>
                                        <w:color w:val="0000FF"/>
                                        <w:sz w:val="24"/>
                                        <w:lang w:val="en-US" w:eastAsia="zh-TW"/>
                                      </w:rPr>
                                    </w:rPrChange>
                                  </w:rPr>
                                  <w:t>/</w:t>
                                </w:r>
                                <w:r w:rsidRPr="00057960">
                                  <w:rPr>
                                    <w:rFonts w:ascii="新細明體" w:eastAsia="新細明體" w:hAnsi="新細明體" w:cs="新細明體" w:hint="eastAsia"/>
                                    <w:color w:val="0000FF"/>
                                    <w:szCs w:val="20"/>
                                    <w:lang w:val="en-US" w:eastAsia="zh-TW"/>
                                    <w:rPrChange w:id="2740" w:author="Lin Miirabai" w:date="2013-07-01T17:31:00Z">
                                      <w:rPr>
                                        <w:rFonts w:ascii="新細明體" w:eastAsia="新細明體" w:hAnsi="新細明體" w:cs="新細明體" w:hint="eastAsia"/>
                                        <w:color w:val="0000FF"/>
                                        <w:sz w:val="24"/>
                                        <w:lang w:val="en-US" w:eastAsia="zh-TW"/>
                                      </w:rPr>
                                    </w:rPrChange>
                                  </w:rPr>
                                  <w:t>蓋印</w:t>
                                </w:r>
                                <w:r w:rsidRPr="00057960">
                                  <w:rPr>
                                    <w:rFonts w:ascii="新細明體" w:eastAsia="新細明體" w:hAnsi="新細明體" w:cs="新細明體"/>
                                    <w:color w:val="0000FF"/>
                                    <w:szCs w:val="20"/>
                                    <w:lang w:val="en-US" w:eastAsia="zh-TW"/>
                                    <w:rPrChange w:id="2741" w:author="Lin Miirabai" w:date="2013-07-01T17:31:00Z">
                                      <w:rPr>
                                        <w:rFonts w:ascii="新細明體" w:eastAsia="新細明體" w:hAnsi="新細明體" w:cs="新細明體"/>
                                        <w:color w:val="0000FF"/>
                                        <w:sz w:val="24"/>
                                        <w:lang w:val="en-US" w:eastAsia="zh-TW"/>
                                      </w:rPr>
                                    </w:rPrChange>
                                  </w:rPr>
                                  <w:t>/</w:t>
                                </w:r>
                                <w:r w:rsidRPr="00057960">
                                  <w:rPr>
                                    <w:rFonts w:ascii="新細明體" w:eastAsia="新細明體" w:hAnsi="新細明體" w:cs="新細明體" w:hint="eastAsia"/>
                                    <w:color w:val="0000FF"/>
                                    <w:szCs w:val="20"/>
                                    <w:lang w:val="en-US" w:eastAsia="zh-TW"/>
                                    <w:rPrChange w:id="2742" w:author="Lin Miirabai" w:date="2013-07-01T17:31:00Z">
                                      <w:rPr>
                                        <w:rFonts w:ascii="新細明體" w:eastAsia="新細明體" w:hAnsi="新細明體" w:cs="新細明體" w:hint="eastAsia"/>
                                        <w:color w:val="0000FF"/>
                                        <w:sz w:val="24"/>
                                        <w:lang w:val="en-US" w:eastAsia="zh-TW"/>
                                      </w:rPr>
                                    </w:rPrChange>
                                  </w:rPr>
                                  <w:t>訊息</w:t>
                                </w:r>
                                <w:r w:rsidRPr="00057960">
                                  <w:rPr>
                                    <w:rFonts w:ascii="新細明體" w:eastAsia="新細明體" w:hAnsi="新細明體" w:cs="新細明體"/>
                                    <w:color w:val="0000FF"/>
                                    <w:szCs w:val="20"/>
                                    <w:lang w:val="en-US" w:eastAsia="zh-TW"/>
                                    <w:rPrChange w:id="2743" w:author="Lin Miirabai" w:date="2013-07-01T17:31:00Z">
                                      <w:rPr>
                                        <w:rFonts w:ascii="新細明體" w:eastAsia="新細明體" w:hAnsi="新細明體" w:cs="新細明體"/>
                                        <w:color w:val="0000FF"/>
                                        <w:sz w:val="24"/>
                                        <w:lang w:val="en-US" w:eastAsia="zh-TW"/>
                                      </w:rPr>
                                    </w:rPrChange>
                                  </w:rPr>
                                  <w:t>/</w:t>
                                </w:r>
                                <w:r w:rsidRPr="00057960">
                                  <w:rPr>
                                    <w:rFonts w:ascii="新細明體" w:eastAsia="新細明體" w:hAnsi="新細明體" w:cs="新細明體" w:hint="eastAsia"/>
                                    <w:color w:val="0000FF"/>
                                    <w:szCs w:val="20"/>
                                    <w:lang w:val="en-US" w:eastAsia="zh-TW"/>
                                    <w:rPrChange w:id="2744" w:author="Lin Miirabai" w:date="2013-07-01T17:31:00Z">
                                      <w:rPr>
                                        <w:rFonts w:ascii="新細明體" w:eastAsia="新細明體" w:hAnsi="新細明體" w:cs="新細明體" w:hint="eastAsia"/>
                                        <w:color w:val="0000FF"/>
                                        <w:sz w:val="24"/>
                                        <w:lang w:val="en-US" w:eastAsia="zh-TW"/>
                                      </w:rPr>
                                    </w:rPrChange>
                                  </w:rPr>
                                  <w:t>修訂</w:t>
                                </w:r>
                              </w:ins>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文字方塊 17" o:spid="_x0000_s1027" type="#_x0000_t202" style="position:absolute;left:0;text-align:left;margin-left:378.95pt;margin-top:78.35pt;width:113.35pt;height:26.9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" filled="f" stroked="f">
                  <v:textbox>
                    <w:txbxContent>
                      <w:p w14:paraId="2E88FAD6" w14:textId="10321979" w:rsidR="005B0A32" w:rsidRPr="00057960" w:rsidRDefault="005B0A32" w:rsidP="00041EC1">
                        <w:pPr>
                          <w:jc w:val="center"/>
                          <w:rPr>
                            <w:rFonts w:ascii="新細明體" w:eastAsia="新細明體" w:hAnsi="新細明體" w:cs="新細明體" w:hint="eastAsia"/>
                            <w:color w:val="0000FF"/>
                            <w:szCs w:val="20"/>
                            <w:lang w:eastAsia="zh-TW"/>
                            <w:rPrChange w:id="2745" w:author="Lin Miirabai" w:date="2013-07-01T17:31:00Z">
                              <w:rPr>
                                <w:rFonts w:hint="eastAsia"/>
                                <w:lang w:eastAsia="zh-TW"/>
                              </w:rPr>
                            </w:rPrChange>
                          </w:rPr>
                          <w:pPrChange w:id="2746" w:author="Lin Miirabai" w:date="2013-07-01T17:26:00Z">
                            <w:pPr/>
                          </w:pPrChange>
                        </w:pPr>
                        <w:ins w:id="2747" w:author="Lin Miirabai" w:date="2013-07-01T17:31:00Z">
                          <w:r w:rsidRPr="00057960">
                            <w:rPr>
                              <w:rFonts w:ascii="新細明體" w:eastAsia="新細明體" w:hAnsi="新細明體" w:cs="新細明體" w:hint="eastAsia"/>
                              <w:color w:val="0000FF"/>
                              <w:szCs w:val="20"/>
                              <w:lang w:val="en-US" w:eastAsia="zh-TW"/>
                              <w:rPrChange w:id="2748" w:author="Lin Miirabai" w:date="2013-07-01T17:31:00Z">
                                <w:rPr>
                                  <w:rFonts w:ascii="新細明體" w:eastAsia="新細明體" w:hAnsi="新細明體" w:cs="新細明體" w:hint="eastAsia"/>
                                  <w:color w:val="0000FF"/>
                                  <w:sz w:val="24"/>
                                  <w:lang w:val="en-US" w:eastAsia="zh-TW"/>
                                </w:rPr>
                              </w:rPrChange>
                            </w:rPr>
                            <w:t>宣傳</w:t>
                          </w:r>
                          <w:r w:rsidRPr="00057960">
                            <w:rPr>
                              <w:rFonts w:ascii="新細明體" w:eastAsia="新細明體" w:hAnsi="新細明體" w:cs="新細明體"/>
                              <w:color w:val="0000FF"/>
                              <w:szCs w:val="20"/>
                              <w:lang w:val="en-US" w:eastAsia="zh-TW"/>
                              <w:rPrChange w:id="2749" w:author="Lin Miirabai" w:date="2013-07-01T17:31:00Z">
                                <w:rPr>
                                  <w:rFonts w:ascii="新細明體" w:eastAsia="新細明體" w:hAnsi="新細明體" w:cs="新細明體"/>
                                  <w:color w:val="0000FF"/>
                                  <w:sz w:val="24"/>
                                  <w:lang w:val="en-US" w:eastAsia="zh-TW"/>
                                </w:rPr>
                              </w:rPrChange>
                            </w:rPr>
                            <w:t>/</w:t>
                          </w:r>
                          <w:r w:rsidRPr="00057960">
                            <w:rPr>
                              <w:rFonts w:ascii="新細明體" w:eastAsia="新細明體" w:hAnsi="新細明體" w:cs="新細明體" w:hint="eastAsia"/>
                              <w:color w:val="0000FF"/>
                              <w:szCs w:val="20"/>
                              <w:lang w:val="en-US" w:eastAsia="zh-TW"/>
                              <w:rPrChange w:id="2750" w:author="Lin Miirabai" w:date="2013-07-01T17:31:00Z">
                                <w:rPr>
                                  <w:rFonts w:ascii="新細明體" w:eastAsia="新細明體" w:hAnsi="新細明體" w:cs="新細明體" w:hint="eastAsia"/>
                                  <w:color w:val="0000FF"/>
                                  <w:sz w:val="24"/>
                                  <w:lang w:val="en-US" w:eastAsia="zh-TW"/>
                                </w:rPr>
                              </w:rPrChange>
                            </w:rPr>
                            <w:t>蓋印</w:t>
                          </w:r>
                          <w:r w:rsidRPr="00057960">
                            <w:rPr>
                              <w:rFonts w:ascii="新細明體" w:eastAsia="新細明體" w:hAnsi="新細明體" w:cs="新細明體"/>
                              <w:color w:val="0000FF"/>
                              <w:szCs w:val="20"/>
                              <w:lang w:val="en-US" w:eastAsia="zh-TW"/>
                              <w:rPrChange w:id="2751" w:author="Lin Miirabai" w:date="2013-07-01T17:31:00Z">
                                <w:rPr>
                                  <w:rFonts w:ascii="新細明體" w:eastAsia="新細明體" w:hAnsi="新細明體" w:cs="新細明體"/>
                                  <w:color w:val="0000FF"/>
                                  <w:sz w:val="24"/>
                                  <w:lang w:val="en-US" w:eastAsia="zh-TW"/>
                                </w:rPr>
                              </w:rPrChange>
                            </w:rPr>
                            <w:t>/</w:t>
                          </w:r>
                          <w:r w:rsidRPr="00057960">
                            <w:rPr>
                              <w:rFonts w:ascii="新細明體" w:eastAsia="新細明體" w:hAnsi="新細明體" w:cs="新細明體" w:hint="eastAsia"/>
                              <w:color w:val="0000FF"/>
                              <w:szCs w:val="20"/>
                              <w:lang w:val="en-US" w:eastAsia="zh-TW"/>
                              <w:rPrChange w:id="2752" w:author="Lin Miirabai" w:date="2013-07-01T17:31:00Z">
                                <w:rPr>
                                  <w:rFonts w:ascii="新細明體" w:eastAsia="新細明體" w:hAnsi="新細明體" w:cs="新細明體" w:hint="eastAsia"/>
                                  <w:color w:val="0000FF"/>
                                  <w:sz w:val="24"/>
                                  <w:lang w:val="en-US" w:eastAsia="zh-TW"/>
                                </w:rPr>
                              </w:rPrChange>
                            </w:rPr>
                            <w:t>訊息</w:t>
                          </w:r>
                          <w:r w:rsidRPr="00057960">
                            <w:rPr>
                              <w:rFonts w:ascii="新細明體" w:eastAsia="新細明體" w:hAnsi="新細明體" w:cs="新細明體"/>
                              <w:color w:val="0000FF"/>
                              <w:szCs w:val="20"/>
                              <w:lang w:val="en-US" w:eastAsia="zh-TW"/>
                              <w:rPrChange w:id="2753" w:author="Lin Miirabai" w:date="2013-07-01T17:31:00Z">
                                <w:rPr>
                                  <w:rFonts w:ascii="新細明體" w:eastAsia="新細明體" w:hAnsi="新細明體" w:cs="新細明體"/>
                                  <w:color w:val="0000FF"/>
                                  <w:sz w:val="24"/>
                                  <w:lang w:val="en-US" w:eastAsia="zh-TW"/>
                                </w:rPr>
                              </w:rPrChange>
                            </w:rPr>
                            <w:t>/</w:t>
                          </w:r>
                          <w:r w:rsidRPr="00057960">
                            <w:rPr>
                              <w:rFonts w:ascii="新細明體" w:eastAsia="新細明體" w:hAnsi="新細明體" w:cs="新細明體" w:hint="eastAsia"/>
                              <w:color w:val="0000FF"/>
                              <w:szCs w:val="20"/>
                              <w:lang w:val="en-US" w:eastAsia="zh-TW"/>
                              <w:rPrChange w:id="2754" w:author="Lin Miirabai" w:date="2013-07-01T17:31:00Z">
                                <w:rPr>
                                  <w:rFonts w:ascii="新細明體" w:eastAsia="新細明體" w:hAnsi="新細明體" w:cs="新細明體" w:hint="eastAsia"/>
                                  <w:color w:val="0000FF"/>
                                  <w:sz w:val="24"/>
                                  <w:lang w:val="en-US" w:eastAsia="zh-TW"/>
                                </w:rPr>
                              </w:rPrChange>
                            </w:rPr>
                            <w:t>修訂</w:t>
                          </w:r>
                        </w:ins>
                      </w:p>
                    </w:txbxContent>
                  </v:textbox>
                </v:shape>
              </w:pict>
            </mc:Fallback>
          </mc:AlternateContent>
        </w:r>
        <w:r>
          <w:rPr>
            <w:noProof/>
            <w:lang w:val="en-US" w:eastAsia="zh-TW"/>
          </w:rPr>
          <mc:AlternateContent>
            <mc:Choice Requires="wps">
              <w:drawing>
                <wp:anchor distT="0" distB="0" distL="114300" distR="114300" simplePos="0" relativeHeight="251671552" behindDoc="0" locked="0" layoutInCell="1" allowOverlap="1" wp14:anchorId="5F87DB7D" wp14:editId="7614566A">
                  <wp:simplePos x="0" y="0"/>
                  <wp:positionH relativeFrom="column">
                    <wp:posOffset>5234940</wp:posOffset>
                  </wp:positionH>
                  <wp:positionV relativeFrom="paragraph">
                    <wp:posOffset>4255135</wp:posOffset>
                  </wp:positionV>
                  <wp:extent cx="716703" cy="247862"/>
                  <wp:effectExtent l="0" t="0" r="0" b="6350"/>
                  <wp:wrapNone/>
                  <wp:docPr id="16" name="文字方塊 16"/>
                  <wp:cNvGraphicFramePr/>
                  <a:graphic xmlns:a="http://schemas.openxmlformats.org/drawingml/2006/main">
                    <a:graphicData uri="http://schemas.microsoft.com/office/word/2010/wordprocessingShape">
                      <wps:wsp>
                        <wps:cNvSpPr txBox="1"/>
                        <wps:spPr>
                          <a:xfrm>
                            <a:off x="0" y="0"/>
                            <a:ext cx="716703" cy="247862"/>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A06B9AB" w14:textId="1FF2CB86" w:rsidR="005B0A32" w:rsidRPr="00041EC1" w:rsidRDefault="005B0A32" w:rsidP="00041EC1">
                              <w:pPr>
                                <w:jc w:val="center"/>
                                <w:rPr>
                                  <w:rFonts w:ascii="新細明體" w:eastAsia="新細明體" w:hAnsi="新細明體" w:cs="新細明體" w:hint="eastAsia"/>
                                  <w:color w:val="0000FF"/>
                                  <w:lang w:eastAsia="zh-TW"/>
                                  <w:rPrChange w:id="2755" w:author="Lin Miirabai" w:date="2013-07-01T17:26:00Z">
                                    <w:rPr>
                                      <w:rFonts w:hint="eastAsia"/>
                                      <w:lang w:eastAsia="zh-TW"/>
                                    </w:rPr>
                                  </w:rPrChange>
                                </w:rPr>
                                <w:pPrChange w:id="2756" w:author="Lin Miirabai" w:date="2013-07-01T17:26:00Z">
                                  <w:pPr/>
                                </w:pPrChange>
                              </w:pPr>
                              <w:ins w:id="2757" w:author="Lin Miirabai" w:date="2013-07-01T17:30:00Z">
                                <w:r>
                                  <w:rPr>
                                    <w:rFonts w:ascii="新細明體" w:eastAsia="新細明體" w:hAnsi="新細明體" w:cs="新細明體" w:hint="eastAsia"/>
                                    <w:color w:val="0000FF"/>
                                    <w:lang w:eastAsia="zh-TW"/>
                                  </w:rPr>
                                  <w:t>封面文字</w:t>
                                </w:r>
                              </w:ins>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文字方塊 16" o:spid="_x0000_s1028" type="#_x0000_t202" style="position:absolute;left:0;text-align:left;margin-left:412.2pt;margin-top:335.05pt;width:56.45pt;height:19.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" filled="f" stroked="f">
                  <v:textbox>
                    <w:txbxContent>
                      <w:p w14:paraId="2A06B9AB" w14:textId="1FF2CB86" w:rsidR="005B0A32" w:rsidRPr="00041EC1" w:rsidRDefault="005B0A32" w:rsidP="00041EC1">
                        <w:pPr>
                          <w:jc w:val="center"/>
                          <w:rPr>
                            <w:rFonts w:ascii="新細明體" w:eastAsia="新細明體" w:hAnsi="新細明體" w:cs="新細明體" w:hint="eastAsia"/>
                            <w:color w:val="0000FF"/>
                            <w:lang w:eastAsia="zh-TW"/>
                            <w:rPrChange w:id="2758" w:author="Lin Miirabai" w:date="2013-07-01T17:26:00Z">
                              <w:rPr>
                                <w:rFonts w:hint="eastAsia"/>
                                <w:lang w:eastAsia="zh-TW"/>
                              </w:rPr>
                            </w:rPrChange>
                          </w:rPr>
                          <w:pPrChange w:id="2759" w:author="Lin Miirabai" w:date="2013-07-01T17:26:00Z">
                            <w:pPr/>
                          </w:pPrChange>
                        </w:pPr>
                        <w:ins w:id="2760" w:author="Lin Miirabai" w:date="2013-07-01T17:30:00Z">
                          <w:r>
                            <w:rPr>
                              <w:rFonts w:ascii="新細明體" w:eastAsia="新細明體" w:hAnsi="新細明體" w:cs="新細明體" w:hint="eastAsia"/>
                              <w:color w:val="0000FF"/>
                              <w:lang w:eastAsia="zh-TW"/>
                            </w:rPr>
                            <w:t>封面文字</w:t>
                          </w:r>
                        </w:ins>
                      </w:p>
                    </w:txbxContent>
                  </v:textbox>
                </v:shape>
              </w:pict>
            </mc:Fallback>
          </mc:AlternateContent>
        </w:r>
      </w:ins>
      <w:ins w:id="2761" w:author="Lin Miirabai" w:date="2013-07-01T17:28:00Z">
        <w:r w:rsidR="00041EC1">
          <w:rPr>
            <w:noProof/>
            <w:lang w:val="en-US" w:eastAsia="zh-TW"/>
          </w:rPr>
          <mc:AlternateContent>
            <mc:Choice Requires="wps">
              <w:drawing>
                <wp:anchor distT="0" distB="0" distL="114300" distR="114300" simplePos="0" relativeHeight="251669504" behindDoc="0" locked="0" layoutInCell="1" allowOverlap="1" wp14:anchorId="2CAA76D9" wp14:editId="2817EBDC">
                  <wp:simplePos x="0" y="0"/>
                  <wp:positionH relativeFrom="column">
                    <wp:posOffset>-403860</wp:posOffset>
                  </wp:positionH>
                  <wp:positionV relativeFrom="paragraph">
                    <wp:posOffset>5093546</wp:posOffset>
                  </wp:positionV>
                  <wp:extent cx="716703" cy="247862"/>
                  <wp:effectExtent l="0" t="0" r="0" b="6350"/>
                  <wp:wrapNone/>
                  <wp:docPr id="15" name="文字方塊 15"/>
                  <wp:cNvGraphicFramePr/>
                  <a:graphic xmlns:a="http://schemas.openxmlformats.org/drawingml/2006/main">
                    <a:graphicData uri="http://schemas.microsoft.com/office/word/2010/wordprocessingShape">
                      <wps:wsp>
                        <wps:cNvSpPr txBox="1"/>
                        <wps:spPr>
                          <a:xfrm>
                            <a:off x="0" y="0"/>
                            <a:ext cx="716703" cy="247862"/>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08ED6BF" w14:textId="25F114B2" w:rsidR="005B0A32" w:rsidRPr="00041EC1" w:rsidRDefault="005B0A32" w:rsidP="00041EC1">
                              <w:pPr>
                                <w:jc w:val="center"/>
                                <w:rPr>
                                  <w:rFonts w:ascii="新細明體" w:eastAsia="新細明體" w:hAnsi="新細明體" w:cs="新細明體" w:hint="eastAsia"/>
                                  <w:color w:val="0000FF"/>
                                  <w:lang w:eastAsia="zh-TW"/>
                                  <w:rPrChange w:id="2762" w:author="Lin Miirabai" w:date="2013-07-01T17:26:00Z">
                                    <w:rPr>
                                      <w:rFonts w:hint="eastAsia"/>
                                      <w:lang w:eastAsia="zh-TW"/>
                                    </w:rPr>
                                  </w:rPrChange>
                                </w:rPr>
                                <w:pPrChange w:id="2763" w:author="Lin Miirabai" w:date="2013-07-01T17:26:00Z">
                                  <w:pPr/>
                                </w:pPrChange>
                              </w:pPr>
                              <w:ins w:id="2764" w:author="Lin Miirabai" w:date="2013-07-01T17:28:00Z">
                                <w:r>
                                  <w:rPr>
                                    <w:rFonts w:ascii="新細明體" w:eastAsia="新細明體" w:hAnsi="新細明體" w:cs="新細明體" w:hint="eastAsia"/>
                                    <w:color w:val="0000FF"/>
                                    <w:lang w:eastAsia="zh-TW"/>
                                  </w:rPr>
                                  <w:t>日期</w:t>
                                </w:r>
                              </w:ins>
                              <w:ins w:id="2765" w:author="Lin Miirabai" w:date="2013-07-01T17:30:00Z">
                                <w:r>
                                  <w:rPr>
                                    <w:rFonts w:ascii="新細明體" w:eastAsia="新細明體" w:hAnsi="新細明體" w:cs="新細明體" w:hint="eastAsia"/>
                                    <w:color w:val="0000FF"/>
                                    <w:lang w:eastAsia="zh-TW"/>
                                  </w:rPr>
                                  <w:t>文字</w:t>
                                </w:r>
                              </w:ins>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文字方塊 15" o:spid="_x0000_s1029" type="#_x0000_t202" style="position:absolute;left:0;text-align:left;margin-left:-31.75pt;margin-top:401.05pt;width:56.45pt;height:19.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" filled="f" stroked="f">
                  <v:textbox>
                    <w:txbxContent>
                      <w:p w14:paraId="308ED6BF" w14:textId="25F114B2" w:rsidR="005B0A32" w:rsidRPr="00041EC1" w:rsidRDefault="005B0A32" w:rsidP="00041EC1">
                        <w:pPr>
                          <w:jc w:val="center"/>
                          <w:rPr>
                            <w:rFonts w:ascii="新細明體" w:eastAsia="新細明體" w:hAnsi="新細明體" w:cs="新細明體" w:hint="eastAsia"/>
                            <w:color w:val="0000FF"/>
                            <w:lang w:eastAsia="zh-TW"/>
                            <w:rPrChange w:id="2766" w:author="Lin Miirabai" w:date="2013-07-01T17:26:00Z">
                              <w:rPr>
                                <w:rFonts w:hint="eastAsia"/>
                                <w:lang w:eastAsia="zh-TW"/>
                              </w:rPr>
                            </w:rPrChange>
                          </w:rPr>
                          <w:pPrChange w:id="2767" w:author="Lin Miirabai" w:date="2013-07-01T17:26:00Z">
                            <w:pPr/>
                          </w:pPrChange>
                        </w:pPr>
                        <w:ins w:id="2768" w:author="Lin Miirabai" w:date="2013-07-01T17:28:00Z">
                          <w:r>
                            <w:rPr>
                              <w:rFonts w:ascii="新細明體" w:eastAsia="新細明體" w:hAnsi="新細明體" w:cs="新細明體" w:hint="eastAsia"/>
                              <w:color w:val="0000FF"/>
                              <w:lang w:eastAsia="zh-TW"/>
                            </w:rPr>
                            <w:t>日期</w:t>
                          </w:r>
                        </w:ins>
                        <w:ins w:id="2769" w:author="Lin Miirabai" w:date="2013-07-01T17:30:00Z">
                          <w:r>
                            <w:rPr>
                              <w:rFonts w:ascii="新細明體" w:eastAsia="新細明體" w:hAnsi="新細明體" w:cs="新細明體" w:hint="eastAsia"/>
                              <w:color w:val="0000FF"/>
                              <w:lang w:eastAsia="zh-TW"/>
                            </w:rPr>
                            <w:t>文字</w:t>
                          </w:r>
                        </w:ins>
                      </w:p>
                    </w:txbxContent>
                  </v:textbox>
                </v:shape>
              </w:pict>
            </mc:Fallback>
          </mc:AlternateContent>
        </w:r>
      </w:ins>
      <w:ins w:id="2770" w:author="Lin Miirabai" w:date="2013-07-01T17:27:00Z">
        <w:r w:rsidR="00041EC1">
          <w:rPr>
            <w:noProof/>
            <w:lang w:val="en-US" w:eastAsia="zh-TW"/>
          </w:rPr>
          <mc:AlternateContent>
            <mc:Choice Requires="wps">
              <w:drawing>
                <wp:anchor distT="0" distB="0" distL="114300" distR="114300" simplePos="0" relativeHeight="251667456" behindDoc="0" locked="0" layoutInCell="1" allowOverlap="1" wp14:anchorId="253E6A03" wp14:editId="031D281E">
                  <wp:simplePos x="0" y="0"/>
                  <wp:positionH relativeFrom="column">
                    <wp:posOffset>-403860</wp:posOffset>
                  </wp:positionH>
                  <wp:positionV relativeFrom="paragraph">
                    <wp:posOffset>4373881</wp:posOffset>
                  </wp:positionV>
                  <wp:extent cx="716703" cy="247862"/>
                  <wp:effectExtent l="0" t="0" r="0" b="6350"/>
                  <wp:wrapNone/>
                  <wp:docPr id="14" name="文字方塊 14"/>
                  <wp:cNvGraphicFramePr/>
                  <a:graphic xmlns:a="http://schemas.openxmlformats.org/drawingml/2006/main">
                    <a:graphicData uri="http://schemas.microsoft.com/office/word/2010/wordprocessingShape">
                      <wps:wsp>
                        <wps:cNvSpPr txBox="1"/>
                        <wps:spPr>
                          <a:xfrm>
                            <a:off x="0" y="0"/>
                            <a:ext cx="716703" cy="247862"/>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C573BCE" w14:textId="47F18ED7" w:rsidR="005B0A32" w:rsidRPr="00041EC1" w:rsidRDefault="005B0A32" w:rsidP="00041EC1">
                              <w:pPr>
                                <w:jc w:val="center"/>
                                <w:rPr>
                                  <w:rFonts w:ascii="新細明體" w:eastAsia="新細明體" w:hAnsi="新細明體" w:cs="新細明體" w:hint="eastAsia"/>
                                  <w:color w:val="0000FF"/>
                                  <w:lang w:eastAsia="zh-TW"/>
                                  <w:rPrChange w:id="2771" w:author="Lin Miirabai" w:date="2013-07-01T17:26:00Z">
                                    <w:rPr>
                                      <w:rFonts w:hint="eastAsia"/>
                                      <w:lang w:eastAsia="zh-TW"/>
                                    </w:rPr>
                                  </w:rPrChange>
                                </w:rPr>
                                <w:pPrChange w:id="2772" w:author="Lin Miirabai" w:date="2013-07-01T17:26:00Z">
                                  <w:pPr/>
                                </w:pPrChange>
                              </w:pPr>
                              <w:ins w:id="2773" w:author="Lin Miirabai" w:date="2013-07-01T17:27:00Z">
                                <w:r>
                                  <w:rPr>
                                    <w:rFonts w:ascii="新細明體" w:eastAsia="新細明體" w:hAnsi="新細明體" w:cs="新細明體" w:hint="eastAsia"/>
                                    <w:color w:val="0000FF"/>
                                    <w:lang w:eastAsia="zh-TW"/>
                                  </w:rPr>
                                  <w:t>條碼</w:t>
                                </w:r>
                              </w:ins>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文字方塊 14" o:spid="_x0000_s1030" type="#_x0000_t202" style="position:absolute;left:0;text-align:left;margin-left:-31.75pt;margin-top:344.4pt;width:56.45pt;height:19.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" filled="f" stroked="f">
                  <v:textbox>
                    <w:txbxContent>
                      <w:p w14:paraId="7C573BCE" w14:textId="47F18ED7" w:rsidR="005B0A32" w:rsidRPr="00041EC1" w:rsidRDefault="005B0A32" w:rsidP="00041EC1">
                        <w:pPr>
                          <w:jc w:val="center"/>
                          <w:rPr>
                            <w:rFonts w:ascii="新細明體" w:eastAsia="新細明體" w:hAnsi="新細明體" w:cs="新細明體" w:hint="eastAsia"/>
                            <w:color w:val="0000FF"/>
                            <w:lang w:eastAsia="zh-TW"/>
                            <w:rPrChange w:id="2774" w:author="Lin Miirabai" w:date="2013-07-01T17:26:00Z">
                              <w:rPr>
                                <w:rFonts w:hint="eastAsia"/>
                                <w:lang w:eastAsia="zh-TW"/>
                              </w:rPr>
                            </w:rPrChange>
                          </w:rPr>
                          <w:pPrChange w:id="2775" w:author="Lin Miirabai" w:date="2013-07-01T17:26:00Z">
                            <w:pPr/>
                          </w:pPrChange>
                        </w:pPr>
                        <w:ins w:id="2776" w:author="Lin Miirabai" w:date="2013-07-01T17:27:00Z">
                          <w:r>
                            <w:rPr>
                              <w:rFonts w:ascii="新細明體" w:eastAsia="新細明體" w:hAnsi="新細明體" w:cs="新細明體" w:hint="eastAsia"/>
                              <w:color w:val="0000FF"/>
                              <w:lang w:eastAsia="zh-TW"/>
                            </w:rPr>
                            <w:t>條碼</w:t>
                          </w:r>
                        </w:ins>
                      </w:p>
                    </w:txbxContent>
                  </v:textbox>
                </v:shape>
              </w:pict>
            </mc:Fallback>
          </mc:AlternateContent>
        </w:r>
        <w:r w:rsidR="00041EC1">
          <w:rPr>
            <w:noProof/>
            <w:lang w:val="en-US" w:eastAsia="zh-TW"/>
          </w:rPr>
          <mc:AlternateContent>
            <mc:Choice Requires="wps">
              <w:drawing>
                <wp:anchor distT="0" distB="0" distL="114300" distR="114300" simplePos="0" relativeHeight="251665408" behindDoc="0" locked="0" layoutInCell="1" allowOverlap="1" wp14:anchorId="0D5E86E2" wp14:editId="1BBD74A8">
                  <wp:simplePos x="0" y="0"/>
                  <wp:positionH relativeFrom="column">
                    <wp:posOffset>-403860</wp:posOffset>
                  </wp:positionH>
                  <wp:positionV relativeFrom="paragraph">
                    <wp:posOffset>3603837</wp:posOffset>
                  </wp:positionV>
                  <wp:extent cx="1032933" cy="254635"/>
                  <wp:effectExtent l="0" t="0" r="0" b="0"/>
                  <wp:wrapNone/>
                  <wp:docPr id="13" name="文字方塊 13"/>
                  <wp:cNvGraphicFramePr/>
                  <a:graphic xmlns:a="http://schemas.openxmlformats.org/drawingml/2006/main">
                    <a:graphicData uri="http://schemas.microsoft.com/office/word/2010/wordprocessingShape">
                      <wps:wsp>
                        <wps:cNvSpPr txBox="1"/>
                        <wps:spPr>
                          <a:xfrm>
                            <a:off x="0" y="0"/>
                            <a:ext cx="1032933" cy="254635"/>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967D21B" w14:textId="2BA06D1A" w:rsidR="005B0A32" w:rsidRPr="00041EC1" w:rsidRDefault="005B0A32" w:rsidP="00041EC1">
                              <w:pPr>
                                <w:jc w:val="center"/>
                                <w:rPr>
                                  <w:rFonts w:ascii="新細明體" w:eastAsia="新細明體" w:hAnsi="新細明體" w:cs="新細明體" w:hint="eastAsia"/>
                                  <w:color w:val="0000FF"/>
                                  <w:lang w:eastAsia="zh-TW"/>
                                  <w:rPrChange w:id="2777" w:author="Lin Miirabai" w:date="2013-07-01T17:26:00Z">
                                    <w:rPr>
                                      <w:rFonts w:hint="eastAsia"/>
                                      <w:lang w:eastAsia="zh-TW"/>
                                    </w:rPr>
                                  </w:rPrChange>
                                </w:rPr>
                                <w:pPrChange w:id="2778" w:author="Lin Miirabai" w:date="2013-07-01T17:26:00Z">
                                  <w:pPr/>
                                </w:pPrChange>
                              </w:pPr>
                              <w:ins w:id="2779" w:author="Lin Miirabai" w:date="2013-07-01T17:27:00Z">
                                <w:r>
                                  <w:rPr>
                                    <w:rFonts w:ascii="新細明體" w:eastAsia="新細明體" w:hAnsi="新細明體" w:cs="新細明體" w:hint="eastAsia"/>
                                    <w:color w:val="0000FF"/>
                                    <w:lang w:eastAsia="zh-TW"/>
                                  </w:rPr>
                                  <w:t>封面文字</w:t>
                                </w:r>
                              </w:ins>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文字方塊 13" o:spid="_x0000_s1031" type="#_x0000_t202" style="position:absolute;left:0;text-align:left;margin-left:-31.75pt;margin-top:283.75pt;width:81.35pt;height:20.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" filled="f" stroked="f">
                  <v:textbox>
                    <w:txbxContent>
                      <w:p w14:paraId="7967D21B" w14:textId="2BA06D1A" w:rsidR="005B0A32" w:rsidRPr="00041EC1" w:rsidRDefault="005B0A32" w:rsidP="00041EC1">
                        <w:pPr>
                          <w:jc w:val="center"/>
                          <w:rPr>
                            <w:rFonts w:ascii="新細明體" w:eastAsia="新細明體" w:hAnsi="新細明體" w:cs="新細明體" w:hint="eastAsia"/>
                            <w:color w:val="0000FF"/>
                            <w:lang w:eastAsia="zh-TW"/>
                            <w:rPrChange w:id="2780" w:author="Lin Miirabai" w:date="2013-07-01T17:26:00Z">
                              <w:rPr>
                                <w:rFonts w:hint="eastAsia"/>
                                <w:lang w:eastAsia="zh-TW"/>
                              </w:rPr>
                            </w:rPrChange>
                          </w:rPr>
                          <w:pPrChange w:id="2781" w:author="Lin Miirabai" w:date="2013-07-01T17:26:00Z">
                            <w:pPr/>
                          </w:pPrChange>
                        </w:pPr>
                        <w:ins w:id="2782" w:author="Lin Miirabai" w:date="2013-07-01T17:27:00Z">
                          <w:r>
                            <w:rPr>
                              <w:rFonts w:ascii="新細明體" w:eastAsia="新細明體" w:hAnsi="新細明體" w:cs="新細明體" w:hint="eastAsia"/>
                              <w:color w:val="0000FF"/>
                              <w:lang w:eastAsia="zh-TW"/>
                            </w:rPr>
                            <w:t>封面文字</w:t>
                          </w:r>
                        </w:ins>
                      </w:p>
                    </w:txbxContent>
                  </v:textbox>
                </v:shape>
              </w:pict>
            </mc:Fallback>
          </mc:AlternateContent>
        </w:r>
        <w:r w:rsidR="00041EC1">
          <w:rPr>
            <w:noProof/>
            <w:lang w:val="en-US" w:eastAsia="zh-TW"/>
          </w:rPr>
          <mc:AlternateContent>
            <mc:Choice Requires="wps">
              <w:drawing>
                <wp:anchor distT="0" distB="0" distL="114300" distR="114300" simplePos="0" relativeHeight="251663360" behindDoc="0" locked="0" layoutInCell="1" allowOverlap="1" wp14:anchorId="06D48F9B" wp14:editId="0EC1ED4D">
                  <wp:simplePos x="0" y="0"/>
                  <wp:positionH relativeFrom="column">
                    <wp:posOffset>-288290</wp:posOffset>
                  </wp:positionH>
                  <wp:positionV relativeFrom="paragraph">
                    <wp:posOffset>1844040</wp:posOffset>
                  </wp:positionV>
                  <wp:extent cx="1032933" cy="254635"/>
                  <wp:effectExtent l="0" t="0" r="0" b="0"/>
                  <wp:wrapNone/>
                  <wp:docPr id="12" name="文字方塊 12"/>
                  <wp:cNvGraphicFramePr/>
                  <a:graphic xmlns:a="http://schemas.openxmlformats.org/drawingml/2006/main">
                    <a:graphicData uri="http://schemas.microsoft.com/office/word/2010/wordprocessingShape">
                      <wps:wsp>
                        <wps:cNvSpPr txBox="1"/>
                        <wps:spPr>
                          <a:xfrm>
                            <a:off x="0" y="0"/>
                            <a:ext cx="1032933" cy="254635"/>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919BADC" w14:textId="7C6DF2D2" w:rsidR="005B0A32" w:rsidRPr="00041EC1" w:rsidRDefault="005B0A32" w:rsidP="00041EC1">
                              <w:pPr>
                                <w:jc w:val="center"/>
                                <w:rPr>
                                  <w:rFonts w:ascii="新細明體" w:eastAsia="新細明體" w:hAnsi="新細明體" w:cs="新細明體" w:hint="eastAsia"/>
                                  <w:color w:val="0000FF"/>
                                  <w:lang w:eastAsia="zh-TW"/>
                                  <w:rPrChange w:id="2783" w:author="Lin Miirabai" w:date="2013-07-01T17:26:00Z">
                                    <w:rPr>
                                      <w:rFonts w:hint="eastAsia"/>
                                      <w:lang w:eastAsia="zh-TW"/>
                                    </w:rPr>
                                  </w:rPrChange>
                                </w:rPr>
                                <w:pPrChange w:id="2784" w:author="Lin Miirabai" w:date="2013-07-01T17:26:00Z">
                                  <w:pPr/>
                                </w:pPrChange>
                              </w:pPr>
                              <w:ins w:id="2785" w:author="Lin Miirabai" w:date="2013-07-01T17:27:00Z">
                                <w:r>
                                  <w:rPr>
                                    <w:rFonts w:ascii="新細明體" w:eastAsia="新細明體" w:hAnsi="新細明體" w:cs="新細明體" w:hint="eastAsia"/>
                                    <w:color w:val="0000FF"/>
                                    <w:lang w:eastAsia="zh-TW"/>
                                  </w:rPr>
                                  <w:t>主要封面文字</w:t>
                                </w:r>
                              </w:ins>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文字方塊 12" o:spid="_x0000_s1032" type="#_x0000_t202" style="position:absolute;left:0;text-align:left;margin-left:-22.65pt;margin-top:145.2pt;width:81.35pt;height:20.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" filled="f" stroked="f">
                  <v:textbox>
                    <w:txbxContent>
                      <w:p w14:paraId="7919BADC" w14:textId="7C6DF2D2" w:rsidR="005B0A32" w:rsidRPr="00041EC1" w:rsidRDefault="005B0A32" w:rsidP="00041EC1">
                        <w:pPr>
                          <w:jc w:val="center"/>
                          <w:rPr>
                            <w:rFonts w:ascii="新細明體" w:eastAsia="新細明體" w:hAnsi="新細明體" w:cs="新細明體" w:hint="eastAsia"/>
                            <w:color w:val="0000FF"/>
                            <w:lang w:eastAsia="zh-TW"/>
                            <w:rPrChange w:id="2786" w:author="Lin Miirabai" w:date="2013-07-01T17:26:00Z">
                              <w:rPr>
                                <w:rFonts w:hint="eastAsia"/>
                                <w:lang w:eastAsia="zh-TW"/>
                              </w:rPr>
                            </w:rPrChange>
                          </w:rPr>
                          <w:pPrChange w:id="2787" w:author="Lin Miirabai" w:date="2013-07-01T17:26:00Z">
                            <w:pPr/>
                          </w:pPrChange>
                        </w:pPr>
                        <w:ins w:id="2788" w:author="Lin Miirabai" w:date="2013-07-01T17:27:00Z">
                          <w:r>
                            <w:rPr>
                              <w:rFonts w:ascii="新細明體" w:eastAsia="新細明體" w:hAnsi="新細明體" w:cs="新細明體" w:hint="eastAsia"/>
                              <w:color w:val="0000FF"/>
                              <w:lang w:eastAsia="zh-TW"/>
                            </w:rPr>
                            <w:t>主要封面文字</w:t>
                          </w:r>
                        </w:ins>
                      </w:p>
                    </w:txbxContent>
                  </v:textbox>
                </v:shape>
              </w:pict>
            </mc:Fallback>
          </mc:AlternateContent>
        </w:r>
      </w:ins>
      <w:ins w:id="2789" w:author="Lin Miirabai" w:date="2013-07-01T17:26:00Z">
        <w:r w:rsidR="00041EC1">
          <w:rPr>
            <w:noProof/>
            <w:lang w:val="en-US" w:eastAsia="zh-TW"/>
          </w:rPr>
          <mc:AlternateContent>
            <mc:Choice Requires="wps">
              <w:drawing>
                <wp:anchor distT="0" distB="0" distL="114300" distR="114300" simplePos="0" relativeHeight="251661312" behindDoc="0" locked="0" layoutInCell="1" allowOverlap="1" wp14:anchorId="65AE4A52" wp14:editId="6987E56A">
                  <wp:simplePos x="0" y="0"/>
                  <wp:positionH relativeFrom="column">
                    <wp:posOffset>-288290</wp:posOffset>
                  </wp:positionH>
                  <wp:positionV relativeFrom="paragraph">
                    <wp:posOffset>938530</wp:posOffset>
                  </wp:positionV>
                  <wp:extent cx="719667" cy="271145"/>
                  <wp:effectExtent l="0" t="0" r="0" b="8255"/>
                  <wp:wrapNone/>
                  <wp:docPr id="11" name="文字方塊 11"/>
                  <wp:cNvGraphicFramePr/>
                  <a:graphic xmlns:a="http://schemas.openxmlformats.org/drawingml/2006/main">
                    <a:graphicData uri="http://schemas.microsoft.com/office/word/2010/wordprocessingShape">
                      <wps:wsp>
                        <wps:cNvSpPr txBox="1"/>
                        <wps:spPr>
                          <a:xfrm>
                            <a:off x="0" y="0"/>
                            <a:ext cx="719667" cy="271145"/>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ED37925" w14:textId="0A3F838A" w:rsidR="005B0A32" w:rsidRPr="00041EC1" w:rsidRDefault="005B0A32" w:rsidP="00041EC1">
                              <w:pPr>
                                <w:jc w:val="center"/>
                                <w:rPr>
                                  <w:rFonts w:ascii="新細明體" w:eastAsia="新細明體" w:hAnsi="新細明體" w:cs="新細明體" w:hint="eastAsia"/>
                                  <w:color w:val="0000FF"/>
                                  <w:lang w:eastAsia="zh-TW"/>
                                  <w:rPrChange w:id="2790" w:author="Lin Miirabai" w:date="2013-07-01T17:26:00Z">
                                    <w:rPr>
                                      <w:rFonts w:hint="eastAsia"/>
                                      <w:lang w:eastAsia="zh-TW"/>
                                    </w:rPr>
                                  </w:rPrChange>
                                </w:rPr>
                                <w:pPrChange w:id="2791" w:author="Lin Miirabai" w:date="2013-07-01T17:26:00Z">
                                  <w:pPr/>
                                </w:pPrChange>
                              </w:pPr>
                              <w:ins w:id="2792" w:author="Lin Miirabai" w:date="2013-07-01T17:27:00Z">
                                <w:r>
                                  <w:rPr>
                                    <w:rFonts w:ascii="新細明體" w:eastAsia="新細明體" w:hAnsi="新細明體" w:cs="新細明體" w:hint="eastAsia"/>
                                    <w:color w:val="0000FF"/>
                                    <w:lang w:eastAsia="zh-TW"/>
                                  </w:rPr>
                                  <w:t>賣點文字</w:t>
                                </w:r>
                              </w:ins>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文字方塊 11" o:spid="_x0000_s1033" type="#_x0000_t202" style="position:absolute;left:0;text-align:left;margin-left:-22.65pt;margin-top:73.9pt;width:56.65pt;height:2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" filled="f" stroked="f">
                  <v:textbox>
                    <w:txbxContent>
                      <w:p w14:paraId="6ED37925" w14:textId="0A3F838A" w:rsidR="005B0A32" w:rsidRPr="00041EC1" w:rsidRDefault="005B0A32" w:rsidP="00041EC1">
                        <w:pPr>
                          <w:jc w:val="center"/>
                          <w:rPr>
                            <w:rFonts w:ascii="新細明體" w:eastAsia="新細明體" w:hAnsi="新細明體" w:cs="新細明體" w:hint="eastAsia"/>
                            <w:color w:val="0000FF"/>
                            <w:lang w:eastAsia="zh-TW"/>
                            <w:rPrChange w:id="2793" w:author="Lin Miirabai" w:date="2013-07-01T17:26:00Z">
                              <w:rPr>
                                <w:rFonts w:hint="eastAsia"/>
                                <w:lang w:eastAsia="zh-TW"/>
                              </w:rPr>
                            </w:rPrChange>
                          </w:rPr>
                          <w:pPrChange w:id="2794" w:author="Lin Miirabai" w:date="2013-07-01T17:26:00Z">
                            <w:pPr/>
                          </w:pPrChange>
                        </w:pPr>
                        <w:ins w:id="2795" w:author="Lin Miirabai" w:date="2013-07-01T17:27:00Z">
                          <w:r>
                            <w:rPr>
                              <w:rFonts w:ascii="新細明體" w:eastAsia="新細明體" w:hAnsi="新細明體" w:cs="新細明體" w:hint="eastAsia"/>
                              <w:color w:val="0000FF"/>
                              <w:lang w:eastAsia="zh-TW"/>
                            </w:rPr>
                            <w:t>賣點文字</w:t>
                          </w:r>
                        </w:ins>
                      </w:p>
                    </w:txbxContent>
                  </v:textbox>
                </v:shape>
              </w:pict>
            </mc:Fallback>
          </mc:AlternateContent>
        </w:r>
        <w:r w:rsidR="00041EC1">
          <w:rPr>
            <w:noProof/>
            <w:lang w:val="en-US" w:eastAsia="zh-TW"/>
          </w:rPr>
          <mc:AlternateContent>
            <mc:Choice Requires="wps">
              <w:drawing>
                <wp:anchor distT="0" distB="0" distL="114300" distR="114300" simplePos="0" relativeHeight="251659264" behindDoc="0" locked="0" layoutInCell="1" allowOverlap="1" wp14:anchorId="456BFDD3" wp14:editId="17A8B668">
                  <wp:simplePos x="0" y="0"/>
                  <wp:positionH relativeFrom="column">
                    <wp:posOffset>-288290</wp:posOffset>
                  </wp:positionH>
                  <wp:positionV relativeFrom="paragraph">
                    <wp:posOffset>303530</wp:posOffset>
                  </wp:positionV>
                  <wp:extent cx="719667" cy="271145"/>
                  <wp:effectExtent l="0" t="0" r="0" b="8255"/>
                  <wp:wrapNone/>
                  <wp:docPr id="10" name="文字方塊 10"/>
                  <wp:cNvGraphicFramePr/>
                  <a:graphic xmlns:a="http://schemas.openxmlformats.org/drawingml/2006/main">
                    <a:graphicData uri="http://schemas.microsoft.com/office/word/2010/wordprocessingShape">
                      <wps:wsp>
                        <wps:cNvSpPr txBox="1"/>
                        <wps:spPr>
                          <a:xfrm>
                            <a:off x="0" y="0"/>
                            <a:ext cx="719667" cy="271145"/>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A2D3EC9" w14:textId="675ADE1A" w:rsidR="005B0A32" w:rsidRPr="00041EC1" w:rsidRDefault="005B0A32" w:rsidP="00041EC1">
                              <w:pPr>
                                <w:jc w:val="center"/>
                                <w:rPr>
                                  <w:rFonts w:ascii="新細明體" w:eastAsia="新細明體" w:hAnsi="新細明體" w:cs="新細明體" w:hint="eastAsia"/>
                                  <w:color w:val="0000FF"/>
                                  <w:lang w:eastAsia="zh-TW"/>
                                  <w:rPrChange w:id="2796" w:author="Lin Miirabai" w:date="2013-07-01T17:26:00Z">
                                    <w:rPr>
                                      <w:rFonts w:hint="eastAsia"/>
                                      <w:lang w:eastAsia="zh-TW"/>
                                    </w:rPr>
                                  </w:rPrChange>
                                </w:rPr>
                                <w:pPrChange w:id="2797" w:author="Lin Miirabai" w:date="2013-07-01T17:26:00Z">
                                  <w:pPr/>
                                </w:pPrChange>
                              </w:pPr>
                              <w:ins w:id="2798" w:author="Lin Miirabai" w:date="2013-07-01T17:26:00Z">
                                <w:r w:rsidRPr="00041EC1">
                                  <w:rPr>
                                    <w:rFonts w:ascii="新細明體" w:eastAsia="新細明體" w:hAnsi="新細明體" w:cs="新細明體" w:hint="eastAsia"/>
                                    <w:color w:val="0000FF"/>
                                    <w:lang w:eastAsia="zh-TW"/>
                                    <w:rPrChange w:id="2799" w:author="Lin Miirabai" w:date="2013-07-01T17:26:00Z">
                                      <w:rPr>
                                        <w:rFonts w:ascii="新細明體" w:eastAsia="新細明體" w:hAnsi="新細明體" w:cs="新細明體" w:hint="eastAsia"/>
                                        <w:lang w:eastAsia="zh-TW"/>
                                      </w:rPr>
                                    </w:rPrChange>
                                  </w:rPr>
                                  <w:t>雜誌標題</w:t>
                                </w:r>
                              </w:ins>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文字方塊 10" o:spid="_x0000_s1034" type="#_x0000_t202" style="position:absolute;left:0;text-align:left;margin-left:-22.65pt;margin-top:23.9pt;width:56.65pt;height:21.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" filled="f" stroked="f">
                  <v:textbox>
                    <w:txbxContent>
                      <w:p w14:paraId="4A2D3EC9" w14:textId="675ADE1A" w:rsidR="005B0A32" w:rsidRPr="00041EC1" w:rsidRDefault="005B0A32" w:rsidP="00041EC1">
                        <w:pPr>
                          <w:jc w:val="center"/>
                          <w:rPr>
                            <w:rFonts w:ascii="新細明體" w:eastAsia="新細明體" w:hAnsi="新細明體" w:cs="新細明體" w:hint="eastAsia"/>
                            <w:color w:val="0000FF"/>
                            <w:lang w:eastAsia="zh-TW"/>
                            <w:rPrChange w:id="2800" w:author="Lin Miirabai" w:date="2013-07-01T17:26:00Z">
                              <w:rPr>
                                <w:rFonts w:hint="eastAsia"/>
                                <w:lang w:eastAsia="zh-TW"/>
                              </w:rPr>
                            </w:rPrChange>
                          </w:rPr>
                          <w:pPrChange w:id="2801" w:author="Lin Miirabai" w:date="2013-07-01T17:26:00Z">
                            <w:pPr/>
                          </w:pPrChange>
                        </w:pPr>
                        <w:ins w:id="2802" w:author="Lin Miirabai" w:date="2013-07-01T17:26:00Z">
                          <w:r w:rsidRPr="00041EC1">
                            <w:rPr>
                              <w:rFonts w:ascii="新細明體" w:eastAsia="新細明體" w:hAnsi="新細明體" w:cs="新細明體" w:hint="eastAsia"/>
                              <w:color w:val="0000FF"/>
                              <w:lang w:eastAsia="zh-TW"/>
                              <w:rPrChange w:id="2803" w:author="Lin Miirabai" w:date="2013-07-01T17:26:00Z">
                                <w:rPr>
                                  <w:rFonts w:ascii="新細明體" w:eastAsia="新細明體" w:hAnsi="新細明體" w:cs="新細明體" w:hint="eastAsia"/>
                                  <w:lang w:eastAsia="zh-TW"/>
                                </w:rPr>
                              </w:rPrChange>
                            </w:rPr>
                            <w:t>雜誌標題</w:t>
                          </w:r>
                        </w:ins>
                      </w:p>
                    </w:txbxContent>
                  </v:textbox>
                </v:shape>
              </w:pict>
            </mc:Fallback>
          </mc:AlternateContent>
        </w:r>
      </w:ins>
      <w:ins w:id="2804" w:author="Arnold Sandjaja" w:date="2013-06-29T14:31:00Z">
        <w:r w:rsidR="00815B05">
          <w:rPr>
            <w:noProof/>
            <w:lang w:val="en-US" w:eastAsia="zh-TW"/>
          </w:rPr>
          <w:drawing>
            <wp:inline distT="0" distB="0" distL="0" distR="0" wp14:anchorId="48E396EF" wp14:editId="087DB38D">
              <wp:extent cx="6280150" cy="5092700"/>
              <wp:effectExtent l="0" t="0" r="0" b="12700"/>
              <wp:docPr id="8" name="Picture 3" descr="Cover N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ver Nor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80150" cy="5092700"/>
                      </a:xfrm>
                      <a:prstGeom prst="rect">
                        <a:avLst/>
                      </a:prstGeom>
                      <a:noFill/>
                      <a:ln>
                        <a:noFill/>
                      </a:ln>
                    </pic:spPr>
                  </pic:pic>
                </a:graphicData>
              </a:graphic>
            </wp:inline>
          </w:drawing>
        </w:r>
      </w:ins>
    </w:p>
    <w:p w14:paraId="6C960169" w14:textId="77777777" w:rsidR="00405E48" w:rsidRDefault="00405E48">
      <w:pPr>
        <w:tabs>
          <w:tab w:val="left" w:pos="1961"/>
        </w:tabs>
        <w:rPr>
          <w:ins w:id="2805" w:author="Arnold Sandjaja" w:date="2013-06-29T14:34:00Z"/>
        </w:rPr>
        <w:pPrChange w:id="2806" w:author="Arnold Sandjaja" w:date="2013-06-29T14:31:00Z">
          <w:pPr>
            <w:pStyle w:val="Heading1AA"/>
          </w:pPr>
        </w:pPrChange>
      </w:pPr>
    </w:p>
    <w:p w14:paraId="51C100B2" w14:textId="77777777" w:rsidR="001020AE" w:rsidRDefault="001020AE">
      <w:pPr>
        <w:tabs>
          <w:tab w:val="left" w:pos="1961"/>
        </w:tabs>
        <w:rPr>
          <w:ins w:id="2807" w:author="Arnold Sandjaja" w:date="2013-06-29T14:34:00Z"/>
        </w:rPr>
        <w:pPrChange w:id="2808" w:author="Arnold Sandjaja" w:date="2013-06-29T14:31:00Z">
          <w:pPr>
            <w:pStyle w:val="Heading1AA"/>
          </w:pPr>
        </w:pPrChange>
      </w:pPr>
    </w:p>
    <w:p w14:paraId="744487B3" w14:textId="77777777" w:rsidR="002110A5" w:rsidRDefault="002110A5">
      <w:pPr>
        <w:tabs>
          <w:tab w:val="left" w:pos="1961"/>
        </w:tabs>
        <w:rPr>
          <w:ins w:id="2809" w:author="Arnold Sandjaja" w:date="2013-06-29T14:37:00Z"/>
        </w:rPr>
        <w:pPrChange w:id="2810" w:author="Arnold Sandjaja" w:date="2013-06-29T14:31:00Z">
          <w:pPr>
            <w:pStyle w:val="Heading1AA"/>
          </w:pPr>
        </w:pPrChange>
      </w:pPr>
    </w:p>
    <w:p w14:paraId="0416D278" w14:textId="77777777" w:rsidR="002110A5" w:rsidRDefault="002110A5">
      <w:pPr>
        <w:tabs>
          <w:tab w:val="left" w:pos="1961"/>
        </w:tabs>
        <w:rPr>
          <w:ins w:id="2811" w:author="Arnold Sandjaja" w:date="2013-06-29T14:37:00Z"/>
        </w:rPr>
        <w:pPrChange w:id="2812" w:author="Arnold Sandjaja" w:date="2013-06-29T14:31:00Z">
          <w:pPr>
            <w:pStyle w:val="Heading1AA"/>
          </w:pPr>
        </w:pPrChange>
      </w:pPr>
    </w:p>
    <w:p w14:paraId="7A95038E" w14:textId="77777777" w:rsidR="002110A5" w:rsidRDefault="00815B05">
      <w:pPr>
        <w:tabs>
          <w:tab w:val="left" w:pos="1961"/>
        </w:tabs>
        <w:rPr>
          <w:ins w:id="2813" w:author="Arnold Sandjaja" w:date="2013-06-29T14:37:00Z"/>
        </w:rPr>
        <w:pPrChange w:id="2814" w:author="Arnold Sandjaja" w:date="2013-06-29T14:31:00Z">
          <w:pPr>
            <w:pStyle w:val="Heading1AA"/>
          </w:pPr>
        </w:pPrChange>
      </w:pPr>
      <w:ins w:id="2815" w:author="Arnold Sandjaja" w:date="2013-06-29T14:37:00Z">
        <w:r w:rsidRPr="006A694A">
          <w:rPr>
            <w:noProof/>
            <w:lang w:val="en-US" w:eastAsia="zh-TW"/>
          </w:rPr>
          <w:drawing>
            <wp:inline distT="0" distB="0" distL="0" distR="0" wp14:anchorId="6272D16A" wp14:editId="69D8C598">
              <wp:extent cx="812800" cy="723900"/>
              <wp:effectExtent l="0" t="0" r="0" b="12700"/>
              <wp:docPr id="7" name="Picture 4" descr="WSC2013_TP40_MOD1_PRE_EN_BAR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SC2013_TP40_MOD1_PRE_EN_BARCOD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12800" cy="723900"/>
                      </a:xfrm>
                      <a:prstGeom prst="rect">
                        <a:avLst/>
                      </a:prstGeom>
                      <a:noFill/>
                      <a:ln>
                        <a:noFill/>
                      </a:ln>
                    </pic:spPr>
                  </pic:pic>
                </a:graphicData>
              </a:graphic>
            </wp:inline>
          </w:drawing>
        </w:r>
      </w:ins>
    </w:p>
    <w:p w14:paraId="41B6671B" w14:textId="77777777" w:rsidR="002110A5" w:rsidRDefault="002110A5">
      <w:pPr>
        <w:tabs>
          <w:tab w:val="left" w:pos="1961"/>
        </w:tabs>
        <w:rPr>
          <w:ins w:id="2816" w:author="Arnold Sandjaja" w:date="2013-06-29T14:37:00Z"/>
        </w:rPr>
        <w:pPrChange w:id="2817" w:author="Arnold Sandjaja" w:date="2013-06-29T14:31:00Z">
          <w:pPr>
            <w:pStyle w:val="Heading1AA"/>
          </w:pPr>
        </w:pPrChange>
      </w:pPr>
    </w:p>
    <w:p w14:paraId="0D9E4EDA" w14:textId="77777777" w:rsidR="000520D4" w:rsidRDefault="00815B05" w:rsidP="009E674F">
      <w:pPr>
        <w:tabs>
          <w:tab w:val="left" w:pos="1961"/>
        </w:tabs>
        <w:rPr>
          <w:ins w:id="2818" w:author="Arnold Sandjaja" w:date="2013-06-29T14:41:00Z"/>
        </w:rPr>
      </w:pPr>
      <w:ins w:id="2819" w:author="Arnold Sandjaja" w:date="2013-06-29T14:37:00Z">
        <w:r>
          <w:rPr>
            <w:noProof/>
            <w:lang w:val="en-US" w:eastAsia="zh-TW"/>
            <w:rPrChange w:id="2820" w:author="Unknown">
              <w:rPr>
                <w:rFonts w:ascii="Arial Bold" w:hAnsi="Arial Bold"/>
                <w:caps/>
                <w:noProof/>
                <w:sz w:val="24"/>
                <w:szCs w:val="20"/>
                <w:u w:val="single"/>
                <w:lang w:val="en-US" w:eastAsia="zh-TW"/>
              </w:rPr>
            </w:rPrChange>
          </w:rPr>
          <w:drawing>
            <wp:inline distT="0" distB="0" distL="0" distR="0" wp14:anchorId="3C213C40" wp14:editId="62112988">
              <wp:extent cx="2349500" cy="869950"/>
              <wp:effectExtent l="0" t="0" r="12700" b="0"/>
              <wp:docPr id="5" name="Picture 5" descr="WSC2013_TP40_MOD1_PRE_EN_ATTAC_2_color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SC2013_TP40_MOD1_PRE_EN_ATTAC_2_color_log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49500" cy="869950"/>
                      </a:xfrm>
                      <a:prstGeom prst="rect">
                        <a:avLst/>
                      </a:prstGeom>
                      <a:noFill/>
                      <a:ln>
                        <a:noFill/>
                      </a:ln>
                    </pic:spPr>
                  </pic:pic>
                </a:graphicData>
              </a:graphic>
            </wp:inline>
          </w:drawing>
        </w:r>
      </w:ins>
      <w:ins w:id="2821" w:author="Arnold Sandjaja" w:date="2013-06-29T14:36:00Z">
        <w:r w:rsidR="001020AE">
          <w:br w:type="page"/>
        </w:r>
        <w:r>
          <w:rPr>
            <w:noProof/>
            <w:lang w:val="en-US" w:eastAsia="zh-TW"/>
            <w:rPrChange w:id="2822" w:author="Unknown">
              <w:rPr>
                <w:rFonts w:ascii="Arial Bold" w:hAnsi="Arial Bold"/>
                <w:caps/>
                <w:noProof/>
                <w:sz w:val="24"/>
                <w:szCs w:val="20"/>
                <w:u w:val="single"/>
                <w:lang w:val="en-US" w:eastAsia="zh-TW"/>
              </w:rPr>
            </w:rPrChange>
          </w:rPr>
          <w:lastRenderedPageBreak/>
          <w:drawing>
            <wp:inline distT="0" distB="0" distL="0" distR="0" wp14:anchorId="47732EC8" wp14:editId="28D68979">
              <wp:extent cx="6108700" cy="8439150"/>
              <wp:effectExtent l="0" t="0" r="12700" b="0"/>
              <wp:docPr id="6" name="Picture 6" descr="ContactSheet-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ntactSheet-00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08700" cy="8439150"/>
                      </a:xfrm>
                      <a:prstGeom prst="rect">
                        <a:avLst/>
                      </a:prstGeom>
                      <a:noFill/>
                      <a:ln>
                        <a:noFill/>
                      </a:ln>
                    </pic:spPr>
                  </pic:pic>
                </a:graphicData>
              </a:graphic>
            </wp:inline>
          </w:drawing>
        </w:r>
      </w:ins>
    </w:p>
    <w:p w14:paraId="1748C6BC" w14:textId="5DFCE932" w:rsidR="00967F0C" w:rsidRDefault="000520D4" w:rsidP="00967F0C">
      <w:pPr>
        <w:widowControl w:val="0"/>
        <w:autoSpaceDE w:val="0"/>
        <w:autoSpaceDN w:val="0"/>
        <w:adjustRightInd w:val="0"/>
        <w:ind w:right="1552"/>
        <w:rPr>
          <w:ins w:id="2823" w:author="Lin Miirabai" w:date="2013-07-01T16:04:00Z"/>
          <w:rFonts w:cs="Arial" w:hint="eastAsia"/>
          <w:color w:val="FF0000"/>
          <w:sz w:val="24"/>
          <w:lang w:eastAsia="zh-TW"/>
        </w:rPr>
      </w:pPr>
      <w:ins w:id="2824" w:author="Arnold Sandjaja" w:date="2013-06-29T14:41:00Z">
        <w:del w:id="2825" w:author="Zoo-Sun" w:date="2013-06-30T18:04:00Z">
          <w:r w:rsidDel="0071798B">
            <w:lastRenderedPageBreak/>
            <w:br w:type="page"/>
          </w:r>
        </w:del>
        <w:r>
          <w:rPr>
            <w:rFonts w:cs="Arial"/>
            <w:color w:val="FF0000"/>
            <w:sz w:val="24"/>
          </w:rPr>
          <w:t>(- COVER)</w:t>
        </w:r>
      </w:ins>
      <w:ins w:id="2826" w:author="Lin Miirabai" w:date="2013-07-01T16:04:00Z">
        <w:r w:rsidR="00967F0C" w:rsidRPr="00EE0E3D">
          <w:rPr>
            <w:rFonts w:cs="Arial" w:hint="eastAsia"/>
            <w:color w:val="0000FF"/>
            <w:sz w:val="24"/>
            <w:lang w:val="en-US" w:eastAsia="zh-TW"/>
          </w:rPr>
          <w:t>（－</w:t>
        </w:r>
        <w:r w:rsidR="00967F0C" w:rsidRPr="00EE0E3D">
          <w:rPr>
            <w:rFonts w:ascii="新細明體" w:eastAsia="新細明體" w:hAnsi="新細明體" w:cs="新細明體" w:hint="eastAsia"/>
            <w:color w:val="0000FF"/>
            <w:sz w:val="24"/>
            <w:lang w:val="en-US" w:eastAsia="zh-TW"/>
          </w:rPr>
          <w:t>封面</w:t>
        </w:r>
        <w:r w:rsidR="00967F0C" w:rsidRPr="00EE0E3D">
          <w:rPr>
            <w:rFonts w:cs="Arial" w:hint="eastAsia"/>
            <w:color w:val="0000FF"/>
            <w:sz w:val="24"/>
            <w:lang w:val="en-US" w:eastAsia="zh-TW"/>
          </w:rPr>
          <w:t>）</w:t>
        </w:r>
      </w:ins>
    </w:p>
    <w:p w14:paraId="0D43C515" w14:textId="41837472" w:rsidR="000520D4" w:rsidRPr="00B42D92" w:rsidRDefault="000520D4" w:rsidP="000520D4">
      <w:pPr>
        <w:widowControl w:val="0"/>
        <w:autoSpaceDE w:val="0"/>
        <w:autoSpaceDN w:val="0"/>
        <w:adjustRightInd w:val="0"/>
        <w:ind w:right="1552"/>
        <w:rPr>
          <w:ins w:id="2827" w:author="Arnold Sandjaja" w:date="2013-06-29T14:41:00Z"/>
          <w:rFonts w:cs="Arial" w:hint="eastAsia"/>
          <w:color w:val="FF0000"/>
          <w:sz w:val="24"/>
          <w:lang w:val="en-US" w:eastAsia="zh-TW"/>
          <w:rPrChange w:id="2828" w:author="Lin Miirabai" w:date="2013-07-01T13:08:00Z">
            <w:rPr>
              <w:ins w:id="2829" w:author="Arnold Sandjaja" w:date="2013-06-29T14:41:00Z"/>
              <w:rFonts w:cs="Arial"/>
              <w:color w:val="FF0000"/>
              <w:sz w:val="24"/>
            </w:rPr>
          </w:rPrChange>
        </w:rPr>
      </w:pPr>
    </w:p>
    <w:p w14:paraId="7BEC7FD5" w14:textId="77777777" w:rsidR="000520D4" w:rsidRDefault="000520D4" w:rsidP="000520D4">
      <w:pPr>
        <w:widowControl w:val="0"/>
        <w:autoSpaceDE w:val="0"/>
        <w:autoSpaceDN w:val="0"/>
        <w:adjustRightInd w:val="0"/>
        <w:ind w:right="1552"/>
        <w:rPr>
          <w:ins w:id="2830" w:author="Arnold Sandjaja" w:date="2013-06-29T14:41:00Z"/>
          <w:rFonts w:cs="Arial"/>
          <w:b/>
          <w:bCs/>
          <w:color w:val="FF0000"/>
        </w:rPr>
      </w:pPr>
      <w:ins w:id="2831" w:author="Arnold Sandjaja" w:date="2013-06-29T14:41:00Z">
        <w:r>
          <w:rPr>
            <w:rFonts w:cs="Arial"/>
            <w:b/>
            <w:bCs/>
            <w:color w:val="FF0000"/>
          </w:rPr>
          <w:t>(use picture at your choice:</w:t>
        </w:r>
      </w:ins>
    </w:p>
    <w:p w14:paraId="3AF0F9FA" w14:textId="77777777" w:rsidR="000520D4" w:rsidRPr="000A6AAA" w:rsidRDefault="000520D4" w:rsidP="000520D4">
      <w:pPr>
        <w:pStyle w:val="a8"/>
        <w:widowControl w:val="0"/>
        <w:numPr>
          <w:ilvl w:val="0"/>
          <w:numId w:val="10"/>
        </w:numPr>
        <w:autoSpaceDE w:val="0"/>
        <w:autoSpaceDN w:val="0"/>
        <w:adjustRightInd w:val="0"/>
        <w:ind w:right="1552"/>
        <w:rPr>
          <w:ins w:id="2832" w:author="Arnold Sandjaja" w:date="2013-06-29T14:41:00Z"/>
          <w:rFonts w:ascii="Arial" w:hAnsi="Arial" w:cs="Arial"/>
          <w:b/>
          <w:bCs/>
          <w:color w:val="FF0000"/>
        </w:rPr>
      </w:pPr>
      <w:ins w:id="2833" w:author="Arnold Sandjaja" w:date="2013-06-29T14:41:00Z">
        <w:r>
          <w:rPr>
            <w:rFonts w:ascii="Arial" w:hAnsi="Arial" w:cs="Arial"/>
            <w:b/>
            <w:bCs/>
            <w:color w:val="FF0000"/>
          </w:rPr>
          <w:t>WSC2013_TP40_MOD1_PRE_EN_01</w:t>
        </w:r>
        <w:r w:rsidRPr="000A6AAA">
          <w:rPr>
            <w:rFonts w:ascii="Arial" w:hAnsi="Arial" w:cs="Arial"/>
            <w:b/>
            <w:bCs/>
            <w:color w:val="FF0000"/>
          </w:rPr>
          <w:t>.jpg</w:t>
        </w:r>
      </w:ins>
    </w:p>
    <w:p w14:paraId="49B2BF5D" w14:textId="77777777" w:rsidR="000520D4" w:rsidRDefault="000520D4" w:rsidP="000520D4">
      <w:pPr>
        <w:pStyle w:val="a8"/>
        <w:widowControl w:val="0"/>
        <w:numPr>
          <w:ilvl w:val="0"/>
          <w:numId w:val="10"/>
        </w:numPr>
        <w:autoSpaceDE w:val="0"/>
        <w:autoSpaceDN w:val="0"/>
        <w:adjustRightInd w:val="0"/>
        <w:ind w:right="1552"/>
        <w:rPr>
          <w:ins w:id="2834" w:author="Arnold Sandjaja" w:date="2013-06-29T14:41:00Z"/>
          <w:rFonts w:ascii="Arial" w:hAnsi="Arial" w:cs="Arial"/>
          <w:b/>
          <w:bCs/>
          <w:color w:val="FF0000"/>
        </w:rPr>
      </w:pPr>
      <w:ins w:id="2835" w:author="Arnold Sandjaja" w:date="2013-06-29T14:41:00Z">
        <w:r>
          <w:rPr>
            <w:rFonts w:ascii="Arial" w:hAnsi="Arial" w:cs="Arial"/>
            <w:b/>
            <w:bCs/>
            <w:color w:val="FF0000"/>
          </w:rPr>
          <w:t>WSC2013_TP40_MOD1_PRE_EN_02</w:t>
        </w:r>
        <w:r w:rsidRPr="000A6AAA">
          <w:rPr>
            <w:rFonts w:ascii="Arial" w:hAnsi="Arial" w:cs="Arial"/>
            <w:b/>
            <w:bCs/>
            <w:color w:val="FF0000"/>
          </w:rPr>
          <w:t>.jpg</w:t>
        </w:r>
      </w:ins>
    </w:p>
    <w:p w14:paraId="696440ED" w14:textId="77777777" w:rsidR="000520D4" w:rsidRPr="000A6AAA" w:rsidRDefault="000520D4" w:rsidP="000520D4">
      <w:pPr>
        <w:pStyle w:val="a8"/>
        <w:widowControl w:val="0"/>
        <w:numPr>
          <w:ilvl w:val="0"/>
          <w:numId w:val="10"/>
        </w:numPr>
        <w:autoSpaceDE w:val="0"/>
        <w:autoSpaceDN w:val="0"/>
        <w:adjustRightInd w:val="0"/>
        <w:ind w:right="1552"/>
        <w:rPr>
          <w:ins w:id="2836" w:author="Arnold Sandjaja" w:date="2013-06-29T14:41:00Z"/>
          <w:rFonts w:ascii="Arial" w:hAnsi="Arial" w:cs="Arial"/>
          <w:b/>
          <w:bCs/>
          <w:color w:val="FF0000"/>
        </w:rPr>
      </w:pPr>
      <w:ins w:id="2837" w:author="Arnold Sandjaja" w:date="2013-06-29T14:41:00Z">
        <w:r>
          <w:rPr>
            <w:rFonts w:ascii="Arial" w:hAnsi="Arial" w:cs="Arial"/>
            <w:b/>
            <w:bCs/>
            <w:color w:val="FF0000"/>
          </w:rPr>
          <w:t>WSC2013_TP40_MOD1_PRE_EN_03</w:t>
        </w:r>
        <w:r w:rsidRPr="000A6AAA">
          <w:rPr>
            <w:rFonts w:ascii="Arial" w:hAnsi="Arial" w:cs="Arial"/>
            <w:b/>
            <w:bCs/>
            <w:color w:val="FF0000"/>
          </w:rPr>
          <w:t>.jpg)</w:t>
        </w:r>
      </w:ins>
    </w:p>
    <w:p w14:paraId="461BC4C0" w14:textId="77777777" w:rsidR="000520D4" w:rsidDel="00B42D92" w:rsidRDefault="000520D4" w:rsidP="000520D4">
      <w:pPr>
        <w:widowControl w:val="0"/>
        <w:autoSpaceDE w:val="0"/>
        <w:autoSpaceDN w:val="0"/>
        <w:adjustRightInd w:val="0"/>
        <w:ind w:right="1552"/>
        <w:rPr>
          <w:del w:id="2838" w:author="Zoo-Sun" w:date="2013-06-30T18:04:00Z"/>
          <w:rFonts w:cs="Arial" w:hint="eastAsia"/>
          <w:color w:val="FF0000"/>
          <w:sz w:val="24"/>
          <w:lang w:eastAsia="zh-TW"/>
        </w:rPr>
      </w:pPr>
    </w:p>
    <w:p w14:paraId="6CC21D07" w14:textId="7420B857" w:rsidR="00B42D92" w:rsidRDefault="00B42D92" w:rsidP="000520D4">
      <w:pPr>
        <w:widowControl w:val="0"/>
        <w:autoSpaceDE w:val="0"/>
        <w:autoSpaceDN w:val="0"/>
        <w:adjustRightInd w:val="0"/>
        <w:ind w:right="1552"/>
        <w:rPr>
          <w:ins w:id="2839" w:author="Lin Miirabai" w:date="2013-07-01T13:10:00Z"/>
          <w:rFonts w:ascii="新細明體" w:eastAsia="新細明體" w:hAnsi="新細明體" w:cs="新細明體" w:hint="eastAsia"/>
          <w:color w:val="0000FF"/>
          <w:szCs w:val="20"/>
          <w:lang w:eastAsia="zh-TW"/>
        </w:rPr>
      </w:pPr>
      <w:ins w:id="2840" w:author="Lin Miirabai" w:date="2013-07-01T13:09:00Z">
        <w:r w:rsidRPr="00B42D92">
          <w:rPr>
            <w:rFonts w:ascii="新細明體" w:eastAsia="新細明體" w:hAnsi="新細明體" w:cs="新細明體" w:hint="eastAsia"/>
            <w:color w:val="0000FF"/>
            <w:szCs w:val="20"/>
            <w:lang w:eastAsia="zh-TW"/>
            <w:rPrChange w:id="2841" w:author="Lin Miirabai" w:date="2013-07-01T13:09:00Z">
              <w:rPr>
                <w:rFonts w:ascii="新細明體" w:eastAsia="新細明體" w:hAnsi="新細明體" w:cs="新細明體" w:hint="eastAsia"/>
                <w:color w:val="FF0000"/>
                <w:szCs w:val="20"/>
                <w:lang w:eastAsia="zh-TW"/>
              </w:rPr>
            </w:rPrChange>
          </w:rPr>
          <w:t>（選擇你要的圖片</w:t>
        </w:r>
        <w:r>
          <w:rPr>
            <w:rFonts w:ascii="新細明體" w:eastAsia="新細明體" w:hAnsi="新細明體" w:cs="新細明體" w:hint="eastAsia"/>
            <w:color w:val="0000FF"/>
            <w:szCs w:val="20"/>
            <w:lang w:eastAsia="zh-TW"/>
          </w:rPr>
          <w:t>：</w:t>
        </w:r>
      </w:ins>
    </w:p>
    <w:p w14:paraId="19FCBA5D" w14:textId="77777777" w:rsidR="00B42D92" w:rsidRPr="00B42D92" w:rsidRDefault="00B42D92" w:rsidP="00B42D92">
      <w:pPr>
        <w:pStyle w:val="a8"/>
        <w:widowControl w:val="0"/>
        <w:numPr>
          <w:ilvl w:val="0"/>
          <w:numId w:val="10"/>
        </w:numPr>
        <w:autoSpaceDE w:val="0"/>
        <w:autoSpaceDN w:val="0"/>
        <w:adjustRightInd w:val="0"/>
        <w:ind w:right="1552"/>
        <w:rPr>
          <w:ins w:id="2842" w:author="Lin Miirabai" w:date="2013-07-01T13:10:00Z"/>
          <w:rFonts w:ascii="Arial" w:hAnsi="Arial" w:cs="Arial"/>
          <w:b/>
          <w:bCs/>
          <w:color w:val="0000FF"/>
          <w:rPrChange w:id="2843" w:author="Lin Miirabai" w:date="2013-07-01T13:10:00Z">
            <w:rPr>
              <w:ins w:id="2844" w:author="Lin Miirabai" w:date="2013-07-01T13:10:00Z"/>
              <w:rFonts w:ascii="Arial" w:hAnsi="Arial" w:cs="Arial"/>
              <w:b/>
              <w:bCs/>
              <w:color w:val="FF0000"/>
            </w:rPr>
          </w:rPrChange>
        </w:rPr>
      </w:pPr>
      <w:ins w:id="2845" w:author="Lin Miirabai" w:date="2013-07-01T13:10:00Z">
        <w:r w:rsidRPr="00B42D92">
          <w:rPr>
            <w:rFonts w:ascii="Arial" w:hAnsi="Arial" w:cs="Arial"/>
            <w:b/>
            <w:bCs/>
            <w:color w:val="0000FF"/>
            <w:rPrChange w:id="2846" w:author="Lin Miirabai" w:date="2013-07-01T13:10:00Z">
              <w:rPr>
                <w:rFonts w:ascii="Arial" w:hAnsi="Arial" w:cs="Arial"/>
                <w:b/>
                <w:bCs/>
                <w:color w:val="FF0000"/>
              </w:rPr>
            </w:rPrChange>
          </w:rPr>
          <w:t>WSC2013_TP40_MOD1_PRE_EN_01.jpg</w:t>
        </w:r>
      </w:ins>
    </w:p>
    <w:p w14:paraId="0F8648AC" w14:textId="77777777" w:rsidR="00B42D92" w:rsidRPr="00B42D92" w:rsidRDefault="00B42D92" w:rsidP="00B42D92">
      <w:pPr>
        <w:pStyle w:val="a8"/>
        <w:widowControl w:val="0"/>
        <w:numPr>
          <w:ilvl w:val="0"/>
          <w:numId w:val="10"/>
        </w:numPr>
        <w:autoSpaceDE w:val="0"/>
        <w:autoSpaceDN w:val="0"/>
        <w:adjustRightInd w:val="0"/>
        <w:ind w:right="1552"/>
        <w:rPr>
          <w:ins w:id="2847" w:author="Lin Miirabai" w:date="2013-07-01T13:10:00Z"/>
          <w:rFonts w:ascii="Arial" w:hAnsi="Arial" w:cs="Arial"/>
          <w:b/>
          <w:bCs/>
          <w:color w:val="0000FF"/>
          <w:rPrChange w:id="2848" w:author="Lin Miirabai" w:date="2013-07-01T13:10:00Z">
            <w:rPr>
              <w:ins w:id="2849" w:author="Lin Miirabai" w:date="2013-07-01T13:10:00Z"/>
              <w:rFonts w:ascii="Arial" w:hAnsi="Arial" w:cs="Arial"/>
              <w:b/>
              <w:bCs/>
              <w:color w:val="FF0000"/>
            </w:rPr>
          </w:rPrChange>
        </w:rPr>
      </w:pPr>
      <w:ins w:id="2850" w:author="Lin Miirabai" w:date="2013-07-01T13:10:00Z">
        <w:r w:rsidRPr="00B42D92">
          <w:rPr>
            <w:rFonts w:ascii="Arial" w:hAnsi="Arial" w:cs="Arial"/>
            <w:b/>
            <w:bCs/>
            <w:color w:val="0000FF"/>
            <w:rPrChange w:id="2851" w:author="Lin Miirabai" w:date="2013-07-01T13:10:00Z">
              <w:rPr>
                <w:rFonts w:ascii="Arial" w:hAnsi="Arial" w:cs="Arial"/>
                <w:b/>
                <w:bCs/>
                <w:color w:val="FF0000"/>
              </w:rPr>
            </w:rPrChange>
          </w:rPr>
          <w:t>WSC2013_TP40_MOD1_PRE_EN_02.jpg</w:t>
        </w:r>
      </w:ins>
    </w:p>
    <w:p w14:paraId="109407D2" w14:textId="61EB4C9E" w:rsidR="00B42D92" w:rsidRPr="00B42D92" w:rsidRDefault="00B42D92" w:rsidP="000520D4">
      <w:pPr>
        <w:pStyle w:val="a8"/>
        <w:widowControl w:val="0"/>
        <w:numPr>
          <w:ilvl w:val="0"/>
          <w:numId w:val="10"/>
        </w:numPr>
        <w:autoSpaceDE w:val="0"/>
        <w:autoSpaceDN w:val="0"/>
        <w:adjustRightInd w:val="0"/>
        <w:ind w:right="1552"/>
        <w:rPr>
          <w:ins w:id="2852" w:author="Lin Miirabai" w:date="2013-07-01T13:09:00Z"/>
          <w:rFonts w:ascii="Arial" w:hAnsi="Arial" w:cs="Arial" w:hint="eastAsia"/>
          <w:b/>
          <w:bCs/>
          <w:color w:val="0000FF"/>
          <w:rPrChange w:id="2853" w:author="Lin Miirabai" w:date="2013-07-01T13:10:00Z">
            <w:rPr>
              <w:ins w:id="2854" w:author="Lin Miirabai" w:date="2013-07-01T13:09:00Z"/>
              <w:rFonts w:cs="Arial" w:hint="eastAsia"/>
              <w:color w:val="FF0000"/>
              <w:sz w:val="24"/>
              <w:lang w:eastAsia="zh-TW"/>
            </w:rPr>
          </w:rPrChange>
        </w:rPr>
        <w:pPrChange w:id="2855" w:author="Lin Miirabai" w:date="2013-07-01T13:10:00Z">
          <w:pPr>
            <w:widowControl w:val="0"/>
            <w:autoSpaceDE w:val="0"/>
            <w:autoSpaceDN w:val="0"/>
            <w:adjustRightInd w:val="0"/>
            <w:ind w:right="1552"/>
          </w:pPr>
        </w:pPrChange>
      </w:pPr>
      <w:ins w:id="2856" w:author="Lin Miirabai" w:date="2013-07-01T13:10:00Z">
        <w:r w:rsidRPr="00B42D92">
          <w:rPr>
            <w:rFonts w:ascii="Arial" w:hAnsi="Arial" w:cs="Arial"/>
            <w:b/>
            <w:bCs/>
            <w:color w:val="0000FF"/>
            <w:rPrChange w:id="2857" w:author="Lin Miirabai" w:date="2013-07-01T13:10:00Z">
              <w:rPr>
                <w:rFonts w:cs="Arial"/>
                <w:b/>
                <w:bCs/>
                <w:color w:val="FF0000"/>
              </w:rPr>
            </w:rPrChange>
          </w:rPr>
          <w:t>WSC2013_TP40_MOD1_PRE_EN_03.jpg</w:t>
        </w:r>
        <w:r w:rsidRPr="00B42D92">
          <w:rPr>
            <w:rFonts w:ascii="新細明體" w:eastAsia="新細明體" w:hAnsi="新細明體" w:cs="新細明體" w:hint="eastAsia"/>
            <w:color w:val="0000FF"/>
            <w:lang w:eastAsia="zh-TW"/>
            <w:rPrChange w:id="2858" w:author="Lin Miirabai" w:date="2013-07-01T13:10:00Z">
              <w:rPr>
                <w:rFonts w:ascii="新細明體" w:eastAsia="新細明體" w:hAnsi="新細明體" w:cs="新細明體" w:hint="eastAsia"/>
                <w:color w:val="0000FF"/>
                <w:lang w:eastAsia="zh-TW"/>
              </w:rPr>
            </w:rPrChange>
          </w:rPr>
          <w:t>）</w:t>
        </w:r>
      </w:ins>
    </w:p>
    <w:p w14:paraId="0D6AC6C9" w14:textId="77777777" w:rsidR="00B42D92" w:rsidRDefault="00B42D92" w:rsidP="000520D4">
      <w:pPr>
        <w:widowControl w:val="0"/>
        <w:autoSpaceDE w:val="0"/>
        <w:autoSpaceDN w:val="0"/>
        <w:adjustRightInd w:val="0"/>
        <w:ind w:right="1552"/>
        <w:rPr>
          <w:ins w:id="2859" w:author="Arnold Sandjaja" w:date="2013-06-29T14:41:00Z"/>
          <w:rFonts w:cs="Arial" w:hint="eastAsia"/>
          <w:color w:val="FF0000"/>
          <w:sz w:val="24"/>
          <w:lang w:eastAsia="zh-TW"/>
        </w:rPr>
      </w:pPr>
    </w:p>
    <w:p w14:paraId="34281A2C" w14:textId="49A25C76" w:rsidR="003D3C7F" w:rsidRDefault="000520D4" w:rsidP="003D3C7F">
      <w:pPr>
        <w:widowControl w:val="0"/>
        <w:autoSpaceDE w:val="0"/>
        <w:autoSpaceDN w:val="0"/>
        <w:adjustRightInd w:val="0"/>
        <w:ind w:right="1552"/>
        <w:rPr>
          <w:ins w:id="2860" w:author="Lin Miirabai" w:date="2013-07-01T16:04:00Z"/>
          <w:rFonts w:cs="Arial" w:hint="eastAsia"/>
          <w:color w:val="FF0000"/>
          <w:sz w:val="24"/>
          <w:lang w:eastAsia="zh-TW"/>
        </w:rPr>
      </w:pPr>
      <w:ins w:id="2861" w:author="Arnold Sandjaja" w:date="2013-06-29T14:41:00Z">
        <w:r w:rsidRPr="00B50214">
          <w:rPr>
            <w:rFonts w:cs="Arial"/>
            <w:color w:val="FF0000"/>
            <w:sz w:val="24"/>
          </w:rPr>
          <w:t>(– Masthead )</w:t>
        </w:r>
      </w:ins>
      <w:ins w:id="2862" w:author="Lin Miirabai" w:date="2013-07-01T16:04:00Z">
        <w:r w:rsidR="003D3C7F" w:rsidRPr="00EE0E3D">
          <w:rPr>
            <w:rFonts w:cs="Arial" w:hint="eastAsia"/>
            <w:color w:val="0000FF"/>
            <w:sz w:val="24"/>
            <w:lang w:val="en-US" w:eastAsia="zh-TW"/>
          </w:rPr>
          <w:t>（－</w:t>
        </w:r>
        <w:r w:rsidR="003D3C7F">
          <w:rPr>
            <w:rFonts w:ascii="新細明體" w:eastAsia="新細明體" w:hAnsi="新細明體" w:cs="新細明體" w:hint="eastAsia"/>
            <w:color w:val="0000FF"/>
            <w:sz w:val="24"/>
            <w:lang w:val="en-US" w:eastAsia="zh-TW"/>
          </w:rPr>
          <w:t>雜誌標題</w:t>
        </w:r>
        <w:r w:rsidR="003D3C7F" w:rsidRPr="00EE0E3D">
          <w:rPr>
            <w:rFonts w:cs="Arial" w:hint="eastAsia"/>
            <w:color w:val="0000FF"/>
            <w:sz w:val="24"/>
            <w:lang w:val="en-US" w:eastAsia="zh-TW"/>
          </w:rPr>
          <w:t>）</w:t>
        </w:r>
      </w:ins>
    </w:p>
    <w:p w14:paraId="6DA801AC" w14:textId="77777777" w:rsidR="000520D4" w:rsidRPr="00B50214" w:rsidRDefault="000520D4" w:rsidP="000520D4">
      <w:pPr>
        <w:widowControl w:val="0"/>
        <w:autoSpaceDE w:val="0"/>
        <w:autoSpaceDN w:val="0"/>
        <w:adjustRightInd w:val="0"/>
        <w:ind w:right="1552"/>
        <w:rPr>
          <w:ins w:id="2863" w:author="Arnold Sandjaja" w:date="2013-06-29T14:41:00Z"/>
          <w:rFonts w:cs="Arial"/>
          <w:color w:val="FF0000"/>
          <w:sz w:val="24"/>
        </w:rPr>
      </w:pPr>
    </w:p>
    <w:p w14:paraId="61551A52" w14:textId="77777777" w:rsidR="000520D4" w:rsidRPr="00B50214" w:rsidDel="003D3C7F" w:rsidRDefault="000520D4" w:rsidP="000520D4">
      <w:pPr>
        <w:widowControl w:val="0"/>
        <w:autoSpaceDE w:val="0"/>
        <w:autoSpaceDN w:val="0"/>
        <w:adjustRightInd w:val="0"/>
        <w:ind w:right="1552"/>
        <w:rPr>
          <w:ins w:id="2864" w:author="Arnold Sandjaja" w:date="2013-06-29T14:41:00Z"/>
          <w:del w:id="2865" w:author="Lin Miirabai" w:date="2013-07-01T16:04:00Z"/>
          <w:rFonts w:cs="Arial"/>
          <w:sz w:val="24"/>
        </w:rPr>
      </w:pPr>
    </w:p>
    <w:p w14:paraId="18DF98ED" w14:textId="77777777" w:rsidR="000520D4" w:rsidRDefault="000520D4" w:rsidP="000520D4">
      <w:pPr>
        <w:widowControl w:val="0"/>
        <w:autoSpaceDE w:val="0"/>
        <w:autoSpaceDN w:val="0"/>
        <w:adjustRightInd w:val="0"/>
        <w:ind w:right="1552"/>
        <w:rPr>
          <w:ins w:id="2866" w:author="Arnold Sandjaja" w:date="2013-06-29T14:41:00Z"/>
          <w:rFonts w:cs="Arial"/>
        </w:rPr>
      </w:pPr>
      <w:ins w:id="2867" w:author="Arnold Sandjaja" w:date="2013-06-29T14:41:00Z">
        <w:r w:rsidRPr="00B50214">
          <w:rPr>
            <w:rFonts w:cs="Arial"/>
          </w:rPr>
          <w:t xml:space="preserve">SPANNER in the works  </w:t>
        </w:r>
      </w:ins>
    </w:p>
    <w:p w14:paraId="34D47811" w14:textId="77777777" w:rsidR="00B42D92" w:rsidRDefault="00B42D92" w:rsidP="000520D4">
      <w:pPr>
        <w:widowControl w:val="0"/>
        <w:autoSpaceDE w:val="0"/>
        <w:autoSpaceDN w:val="0"/>
        <w:adjustRightInd w:val="0"/>
        <w:ind w:right="1552"/>
        <w:rPr>
          <w:ins w:id="2868" w:author="Arnold Sandjaja" w:date="2013-06-29T14:41:00Z"/>
          <w:rFonts w:cs="Arial" w:hint="eastAsia"/>
          <w:lang w:eastAsia="zh-TW"/>
        </w:rPr>
      </w:pPr>
    </w:p>
    <w:p w14:paraId="2B12187A" w14:textId="77777777" w:rsidR="000520D4" w:rsidRDefault="000520D4" w:rsidP="000520D4">
      <w:pPr>
        <w:widowControl w:val="0"/>
        <w:autoSpaceDE w:val="0"/>
        <w:autoSpaceDN w:val="0"/>
        <w:adjustRightInd w:val="0"/>
        <w:ind w:right="1552"/>
        <w:rPr>
          <w:ins w:id="2869" w:author="Arnold Sandjaja" w:date="2013-06-29T14:41:00Z"/>
          <w:rFonts w:cs="Arial"/>
        </w:rPr>
      </w:pPr>
    </w:p>
    <w:p w14:paraId="2461779E" w14:textId="312B36D1" w:rsidR="003D3C7F" w:rsidRDefault="000520D4" w:rsidP="003D3C7F">
      <w:pPr>
        <w:widowControl w:val="0"/>
        <w:autoSpaceDE w:val="0"/>
        <w:autoSpaceDN w:val="0"/>
        <w:adjustRightInd w:val="0"/>
        <w:ind w:right="1552"/>
        <w:rPr>
          <w:ins w:id="2870" w:author="Lin Miirabai" w:date="2013-07-01T16:04:00Z"/>
          <w:rFonts w:cs="Arial" w:hint="eastAsia"/>
          <w:color w:val="FF0000"/>
          <w:sz w:val="24"/>
          <w:lang w:eastAsia="zh-TW"/>
        </w:rPr>
      </w:pPr>
      <w:ins w:id="2871" w:author="Arnold Sandjaja" w:date="2013-06-29T14:41:00Z">
        <w:r w:rsidRPr="00B50214">
          <w:rPr>
            <w:rFonts w:cs="Arial"/>
            <w:color w:val="FF0000"/>
            <w:sz w:val="24"/>
          </w:rPr>
          <w:t xml:space="preserve">(– </w:t>
        </w:r>
        <w:r>
          <w:rPr>
            <w:rFonts w:cs="Arial"/>
            <w:color w:val="FF0000"/>
            <w:sz w:val="24"/>
          </w:rPr>
          <w:t>Selling Lines</w:t>
        </w:r>
        <w:r w:rsidRPr="00B50214">
          <w:rPr>
            <w:rFonts w:cs="Arial"/>
            <w:color w:val="FF0000"/>
            <w:sz w:val="24"/>
          </w:rPr>
          <w:t xml:space="preserve"> )</w:t>
        </w:r>
      </w:ins>
      <w:ins w:id="2872" w:author="Lin Miirabai" w:date="2013-07-01T16:04:00Z">
        <w:r w:rsidR="003D3C7F" w:rsidRPr="00EE0E3D">
          <w:rPr>
            <w:rFonts w:cs="Arial" w:hint="eastAsia"/>
            <w:color w:val="0000FF"/>
            <w:sz w:val="24"/>
            <w:lang w:val="en-US" w:eastAsia="zh-TW"/>
          </w:rPr>
          <w:t>（－</w:t>
        </w:r>
        <w:r w:rsidR="003D3C7F">
          <w:rPr>
            <w:rFonts w:ascii="新細明體" w:eastAsia="新細明體" w:hAnsi="新細明體" w:cs="新細明體" w:hint="eastAsia"/>
            <w:color w:val="0000FF"/>
            <w:sz w:val="24"/>
            <w:lang w:val="en-US" w:eastAsia="zh-TW"/>
          </w:rPr>
          <w:t>賣點文字</w:t>
        </w:r>
        <w:r w:rsidR="003D3C7F" w:rsidRPr="00EE0E3D">
          <w:rPr>
            <w:rFonts w:cs="Arial" w:hint="eastAsia"/>
            <w:color w:val="0000FF"/>
            <w:sz w:val="24"/>
            <w:lang w:val="en-US" w:eastAsia="zh-TW"/>
          </w:rPr>
          <w:t>）</w:t>
        </w:r>
      </w:ins>
    </w:p>
    <w:p w14:paraId="7041B8AA" w14:textId="77777777" w:rsidR="000520D4" w:rsidDel="003D3C7F" w:rsidRDefault="000520D4" w:rsidP="000520D4">
      <w:pPr>
        <w:widowControl w:val="0"/>
        <w:autoSpaceDE w:val="0"/>
        <w:autoSpaceDN w:val="0"/>
        <w:adjustRightInd w:val="0"/>
        <w:ind w:right="1552"/>
        <w:rPr>
          <w:ins w:id="2873" w:author="Arnold Sandjaja" w:date="2013-06-29T14:41:00Z"/>
          <w:del w:id="2874" w:author="Lin Miirabai" w:date="2013-07-01T16:04:00Z"/>
          <w:rFonts w:cs="Arial"/>
          <w:color w:val="FF0000"/>
          <w:sz w:val="24"/>
        </w:rPr>
      </w:pPr>
    </w:p>
    <w:p w14:paraId="24564261" w14:textId="77777777" w:rsidR="000520D4" w:rsidRPr="00B50214" w:rsidRDefault="000520D4" w:rsidP="000520D4">
      <w:pPr>
        <w:widowControl w:val="0"/>
        <w:autoSpaceDE w:val="0"/>
        <w:autoSpaceDN w:val="0"/>
        <w:adjustRightInd w:val="0"/>
        <w:ind w:right="1552"/>
        <w:rPr>
          <w:ins w:id="2875" w:author="Arnold Sandjaja" w:date="2013-06-29T14:41:00Z"/>
          <w:rFonts w:cs="Arial" w:hint="eastAsia"/>
          <w:color w:val="FF0000"/>
          <w:sz w:val="24"/>
          <w:lang w:eastAsia="zh-TW"/>
        </w:rPr>
      </w:pPr>
    </w:p>
    <w:p w14:paraId="1C3D3704" w14:textId="77777777" w:rsidR="000520D4" w:rsidRPr="00B50214" w:rsidRDefault="000520D4" w:rsidP="000520D4">
      <w:pPr>
        <w:widowControl w:val="0"/>
        <w:autoSpaceDE w:val="0"/>
        <w:autoSpaceDN w:val="0"/>
        <w:adjustRightInd w:val="0"/>
        <w:ind w:right="1552"/>
        <w:rPr>
          <w:ins w:id="2876" w:author="Arnold Sandjaja" w:date="2013-06-29T14:41:00Z"/>
          <w:rFonts w:cs="Arial"/>
        </w:rPr>
      </w:pPr>
      <w:ins w:id="2877" w:author="Arnold Sandjaja" w:date="2013-06-29T14:41:00Z">
        <w:r>
          <w:rPr>
            <w:rFonts w:cs="Arial"/>
          </w:rPr>
          <w:t>News magazine of ATTAC network</w:t>
        </w:r>
      </w:ins>
    </w:p>
    <w:p w14:paraId="73745BA2" w14:textId="77777777" w:rsidR="000520D4" w:rsidRPr="00B50214" w:rsidDel="003D3C7F" w:rsidRDefault="000520D4" w:rsidP="000520D4">
      <w:pPr>
        <w:widowControl w:val="0"/>
        <w:autoSpaceDE w:val="0"/>
        <w:autoSpaceDN w:val="0"/>
        <w:adjustRightInd w:val="0"/>
        <w:ind w:right="1552"/>
        <w:rPr>
          <w:ins w:id="2878" w:author="Arnold Sandjaja" w:date="2013-06-29T14:41:00Z"/>
          <w:del w:id="2879" w:author="Lin Miirabai" w:date="2013-07-01T16:04:00Z"/>
          <w:rFonts w:cs="Arial"/>
          <w:b/>
          <w:bCs/>
          <w:color w:val="FF0000"/>
          <w:sz w:val="24"/>
        </w:rPr>
      </w:pPr>
    </w:p>
    <w:p w14:paraId="36B235DB" w14:textId="23A90ADF" w:rsidR="00B42D92" w:rsidRPr="00B42D92" w:rsidRDefault="00B42D92" w:rsidP="00B42D92">
      <w:pPr>
        <w:widowControl w:val="0"/>
        <w:autoSpaceDE w:val="0"/>
        <w:autoSpaceDN w:val="0"/>
        <w:adjustRightInd w:val="0"/>
        <w:ind w:right="1552"/>
        <w:rPr>
          <w:ins w:id="2880" w:author="Lin Miirabai" w:date="2013-07-01T13:11:00Z"/>
          <w:rFonts w:cs="Arial" w:hint="eastAsia"/>
          <w:color w:val="0000FF"/>
          <w:lang w:eastAsia="zh-TW"/>
          <w:rPrChange w:id="2881" w:author="Lin Miirabai" w:date="2013-07-01T13:11:00Z">
            <w:rPr>
              <w:ins w:id="2882" w:author="Lin Miirabai" w:date="2013-07-01T13:11:00Z"/>
              <w:rFonts w:cs="Arial" w:hint="eastAsia"/>
              <w:lang w:eastAsia="zh-TW"/>
            </w:rPr>
          </w:rPrChange>
        </w:rPr>
      </w:pPr>
      <w:ins w:id="2883" w:author="Lin Miirabai" w:date="2013-07-01T13:11:00Z">
        <w:r>
          <w:rPr>
            <w:rFonts w:ascii="新細明體" w:eastAsia="新細明體" w:hAnsi="新細明體" w:cs="新細明體" w:hint="eastAsia"/>
            <w:color w:val="0000FF"/>
            <w:lang w:eastAsia="zh-TW"/>
          </w:rPr>
          <w:t>新的</w:t>
        </w:r>
        <w:r w:rsidRPr="00EE0E3D">
          <w:rPr>
            <w:rFonts w:cs="Arial"/>
            <w:color w:val="0000FF"/>
          </w:rPr>
          <w:t>ATTAC</w:t>
        </w:r>
        <w:r>
          <w:rPr>
            <w:rFonts w:ascii="新細明體" w:eastAsia="新細明體" w:hAnsi="新細明體" w:cs="新細明體" w:hint="eastAsia"/>
            <w:color w:val="0000FF"/>
            <w:lang w:eastAsia="zh-TW"/>
          </w:rPr>
          <w:t>網絡雜誌</w:t>
        </w:r>
      </w:ins>
    </w:p>
    <w:p w14:paraId="77B21CB5" w14:textId="77777777" w:rsidR="00B42D92" w:rsidRPr="00B50214" w:rsidRDefault="00B42D92" w:rsidP="00B42D92">
      <w:pPr>
        <w:widowControl w:val="0"/>
        <w:autoSpaceDE w:val="0"/>
        <w:autoSpaceDN w:val="0"/>
        <w:adjustRightInd w:val="0"/>
        <w:ind w:right="1552"/>
        <w:rPr>
          <w:ins w:id="2884" w:author="Arnold Sandjaja" w:date="2013-06-29T14:41:00Z"/>
          <w:rFonts w:cs="Arial" w:hint="eastAsia"/>
          <w:color w:val="FF0000"/>
          <w:sz w:val="24"/>
          <w:lang w:eastAsia="zh-TW"/>
        </w:rPr>
      </w:pPr>
    </w:p>
    <w:p w14:paraId="7024860F" w14:textId="6633DC39" w:rsidR="000520D4" w:rsidRPr="00B50214" w:rsidRDefault="000520D4" w:rsidP="000520D4">
      <w:pPr>
        <w:widowControl w:val="0"/>
        <w:autoSpaceDE w:val="0"/>
        <w:autoSpaceDN w:val="0"/>
        <w:adjustRightInd w:val="0"/>
        <w:ind w:right="1552"/>
        <w:rPr>
          <w:ins w:id="2885" w:author="Arnold Sandjaja" w:date="2013-06-29T14:41:00Z"/>
          <w:rFonts w:cs="Arial" w:hint="eastAsia"/>
          <w:color w:val="FF0000"/>
          <w:sz w:val="24"/>
          <w:lang w:eastAsia="zh-TW"/>
        </w:rPr>
      </w:pPr>
      <w:ins w:id="2886" w:author="Arnold Sandjaja" w:date="2013-06-29T14:41:00Z">
        <w:r w:rsidRPr="00B50214">
          <w:rPr>
            <w:rFonts w:cs="Arial"/>
            <w:color w:val="FF0000"/>
            <w:sz w:val="24"/>
          </w:rPr>
          <w:t>(– Main Line Cover)</w:t>
        </w:r>
      </w:ins>
      <w:ins w:id="2887" w:author="Lin Miirabai" w:date="2013-07-01T16:03:00Z">
        <w:r w:rsidR="003D3C7F" w:rsidRPr="00EE0E3D">
          <w:rPr>
            <w:rFonts w:cs="Arial" w:hint="eastAsia"/>
            <w:color w:val="0000FF"/>
            <w:sz w:val="24"/>
            <w:lang w:val="en-US" w:eastAsia="zh-TW"/>
          </w:rPr>
          <w:t>（－</w:t>
        </w:r>
        <w:r w:rsidR="003D3C7F">
          <w:rPr>
            <w:rFonts w:ascii="新細明體" w:eastAsia="新細明體" w:hAnsi="新細明體" w:cs="新細明體" w:hint="eastAsia"/>
            <w:color w:val="0000FF"/>
            <w:sz w:val="24"/>
            <w:lang w:val="en-US" w:eastAsia="zh-TW"/>
          </w:rPr>
          <w:t>主要封面文字</w:t>
        </w:r>
        <w:r w:rsidR="003D3C7F" w:rsidRPr="00EE0E3D">
          <w:rPr>
            <w:rFonts w:cs="Arial" w:hint="eastAsia"/>
            <w:color w:val="0000FF"/>
            <w:sz w:val="24"/>
            <w:lang w:val="en-US" w:eastAsia="zh-TW"/>
          </w:rPr>
          <w:t>）</w:t>
        </w:r>
      </w:ins>
    </w:p>
    <w:p w14:paraId="4437D872" w14:textId="77777777" w:rsidR="000520D4" w:rsidRPr="00B50214" w:rsidRDefault="000520D4" w:rsidP="000520D4">
      <w:pPr>
        <w:widowControl w:val="0"/>
        <w:autoSpaceDE w:val="0"/>
        <w:autoSpaceDN w:val="0"/>
        <w:adjustRightInd w:val="0"/>
        <w:ind w:right="1552"/>
        <w:rPr>
          <w:ins w:id="2888" w:author="Arnold Sandjaja" w:date="2013-06-29T14:41:00Z"/>
          <w:rFonts w:cs="Arial"/>
          <w:sz w:val="24"/>
        </w:rPr>
      </w:pPr>
    </w:p>
    <w:p w14:paraId="2D7775F1" w14:textId="77777777" w:rsidR="000520D4" w:rsidRPr="00B50214" w:rsidRDefault="000520D4" w:rsidP="000520D4">
      <w:pPr>
        <w:widowControl w:val="0"/>
        <w:autoSpaceDE w:val="0"/>
        <w:autoSpaceDN w:val="0"/>
        <w:adjustRightInd w:val="0"/>
        <w:ind w:right="1552"/>
        <w:rPr>
          <w:ins w:id="2889" w:author="Arnold Sandjaja" w:date="2013-06-29T14:41:00Z"/>
          <w:rFonts w:cs="Arial"/>
        </w:rPr>
      </w:pPr>
      <w:ins w:id="2890" w:author="Arnold Sandjaja" w:date="2013-06-29T14:41:00Z">
        <w:r w:rsidRPr="00B50214">
          <w:rPr>
            <w:rFonts w:cs="Arial"/>
          </w:rPr>
          <w:t>Global Tax Justice:</w:t>
        </w:r>
      </w:ins>
    </w:p>
    <w:p w14:paraId="5AF460F0" w14:textId="77777777" w:rsidR="000520D4" w:rsidRPr="00B50214" w:rsidRDefault="000520D4" w:rsidP="000520D4">
      <w:pPr>
        <w:widowControl w:val="0"/>
        <w:autoSpaceDE w:val="0"/>
        <w:autoSpaceDN w:val="0"/>
        <w:adjustRightInd w:val="0"/>
        <w:ind w:right="1552"/>
        <w:rPr>
          <w:ins w:id="2891" w:author="Arnold Sandjaja" w:date="2013-06-29T14:41:00Z"/>
          <w:rFonts w:cs="Arial"/>
        </w:rPr>
      </w:pPr>
      <w:ins w:id="2892" w:author="Arnold Sandjaja" w:date="2013-06-29T14:41:00Z">
        <w:r w:rsidRPr="00B50214">
          <w:rPr>
            <w:rFonts w:cs="Arial"/>
          </w:rPr>
          <w:t>If everybody sh</w:t>
        </w:r>
        <w:r>
          <w:rPr>
            <w:rFonts w:cs="Arial"/>
          </w:rPr>
          <w:t>ares the burden, no one suffers</w:t>
        </w:r>
      </w:ins>
    </w:p>
    <w:p w14:paraId="37949565" w14:textId="13C1186B" w:rsidR="006E285E" w:rsidRDefault="006E285E" w:rsidP="00B42D92">
      <w:pPr>
        <w:widowControl w:val="0"/>
        <w:autoSpaceDE w:val="0"/>
        <w:autoSpaceDN w:val="0"/>
        <w:adjustRightInd w:val="0"/>
        <w:ind w:right="1552"/>
        <w:rPr>
          <w:ins w:id="2893" w:author="Lin Miirabai" w:date="2013-07-01T13:13:00Z"/>
          <w:rFonts w:ascii="新細明體" w:eastAsia="新細明體" w:hAnsi="新細明體" w:cs="新細明體" w:hint="eastAsia"/>
          <w:color w:val="0000FF"/>
          <w:lang w:eastAsia="zh-TW"/>
        </w:rPr>
      </w:pPr>
      <w:ins w:id="2894" w:author="Lin Miirabai" w:date="2013-07-01T13:13:00Z">
        <w:r>
          <w:rPr>
            <w:rFonts w:ascii="新細明體" w:eastAsia="新細明體" w:hAnsi="新細明體" w:cs="新細明體" w:hint="eastAsia"/>
            <w:color w:val="0000FF"/>
            <w:lang w:eastAsia="zh-TW"/>
          </w:rPr>
          <w:t>全球課稅的正義：</w:t>
        </w:r>
      </w:ins>
    </w:p>
    <w:p w14:paraId="091F7FCA" w14:textId="71D282E1" w:rsidR="00B42D92" w:rsidRPr="006E285E" w:rsidRDefault="006E285E" w:rsidP="00B42D92">
      <w:pPr>
        <w:widowControl w:val="0"/>
        <w:autoSpaceDE w:val="0"/>
        <w:autoSpaceDN w:val="0"/>
        <w:adjustRightInd w:val="0"/>
        <w:ind w:right="1552"/>
        <w:rPr>
          <w:ins w:id="2895" w:author="Arnold Sandjaja" w:date="2013-06-29T14:41:00Z"/>
          <w:rFonts w:cs="Arial" w:hint="eastAsia"/>
          <w:color w:val="0000FF"/>
          <w:lang w:eastAsia="zh-TW"/>
          <w:rPrChange w:id="2896" w:author="Lin Miirabai" w:date="2013-07-01T13:12:00Z">
            <w:rPr>
              <w:ins w:id="2897" w:author="Arnold Sandjaja" w:date="2013-06-29T14:41:00Z"/>
              <w:rFonts w:cs="Arial" w:hint="eastAsia"/>
              <w:lang w:eastAsia="zh-TW"/>
            </w:rPr>
          </w:rPrChange>
        </w:rPr>
      </w:pPr>
      <w:ins w:id="2898" w:author="Lin Miirabai" w:date="2013-07-01T13:13:00Z">
        <w:r>
          <w:rPr>
            <w:rFonts w:ascii="新細明體" w:eastAsia="新細明體" w:hAnsi="新細明體" w:cs="新細明體" w:hint="eastAsia"/>
            <w:color w:val="0000FF"/>
            <w:lang w:eastAsia="zh-TW"/>
          </w:rPr>
          <w:t>如果每個人都分攤</w:t>
        </w:r>
      </w:ins>
      <w:ins w:id="2899" w:author="Lin Miirabai" w:date="2013-07-01T13:14:00Z">
        <w:r>
          <w:rPr>
            <w:rFonts w:ascii="新細明體" w:eastAsia="新細明體" w:hAnsi="新細明體" w:cs="新細明體" w:hint="eastAsia"/>
            <w:color w:val="0000FF"/>
            <w:lang w:eastAsia="zh-TW"/>
          </w:rPr>
          <w:t>負荷</w:t>
        </w:r>
      </w:ins>
      <w:ins w:id="2900" w:author="Lin Miirabai" w:date="2013-07-01T13:13:00Z">
        <w:r>
          <w:rPr>
            <w:rFonts w:ascii="新細明體" w:eastAsia="新細明體" w:hAnsi="新細明體" w:cs="新細明體" w:hint="eastAsia"/>
            <w:color w:val="0000FF"/>
            <w:lang w:eastAsia="zh-TW"/>
          </w:rPr>
          <w:t>，就沒有人會痛苦</w:t>
        </w:r>
      </w:ins>
    </w:p>
    <w:p w14:paraId="2F2D6F9D" w14:textId="77777777" w:rsidR="000520D4" w:rsidRPr="00B50214" w:rsidRDefault="000520D4" w:rsidP="000520D4">
      <w:pPr>
        <w:widowControl w:val="0"/>
        <w:autoSpaceDE w:val="0"/>
        <w:autoSpaceDN w:val="0"/>
        <w:adjustRightInd w:val="0"/>
        <w:ind w:right="1552"/>
        <w:rPr>
          <w:ins w:id="2901" w:author="Arnold Sandjaja" w:date="2013-06-29T14:41:00Z"/>
          <w:rFonts w:cs="Arial"/>
          <w:sz w:val="24"/>
        </w:rPr>
      </w:pPr>
    </w:p>
    <w:p w14:paraId="7D1FA615" w14:textId="29C2560A" w:rsidR="000520D4" w:rsidRPr="00B50214" w:rsidRDefault="000520D4" w:rsidP="000520D4">
      <w:pPr>
        <w:widowControl w:val="0"/>
        <w:autoSpaceDE w:val="0"/>
        <w:autoSpaceDN w:val="0"/>
        <w:adjustRightInd w:val="0"/>
        <w:ind w:right="1552"/>
        <w:rPr>
          <w:ins w:id="2902" w:author="Arnold Sandjaja" w:date="2013-06-29T14:41:00Z"/>
          <w:rFonts w:cs="Arial" w:hint="eastAsia"/>
          <w:color w:val="FF0000"/>
          <w:sz w:val="24"/>
          <w:lang w:eastAsia="zh-TW"/>
        </w:rPr>
      </w:pPr>
      <w:ins w:id="2903" w:author="Arnold Sandjaja" w:date="2013-06-29T14:41:00Z">
        <w:r w:rsidRPr="00B50214">
          <w:rPr>
            <w:rFonts w:cs="Arial"/>
            <w:color w:val="FF0000"/>
            <w:sz w:val="24"/>
          </w:rPr>
          <w:t>(– Cover Lines)</w:t>
        </w:r>
      </w:ins>
      <w:ins w:id="2904" w:author="Lin Miirabai" w:date="2013-07-01T16:03:00Z">
        <w:r w:rsidR="003D3C7F" w:rsidRPr="00EE0E3D">
          <w:rPr>
            <w:rFonts w:cs="Arial" w:hint="eastAsia"/>
            <w:color w:val="0000FF"/>
            <w:sz w:val="24"/>
            <w:lang w:val="en-US" w:eastAsia="zh-TW"/>
          </w:rPr>
          <w:t>（－</w:t>
        </w:r>
        <w:r w:rsidR="003D3C7F">
          <w:rPr>
            <w:rFonts w:ascii="新細明體" w:eastAsia="新細明體" w:hAnsi="新細明體" w:cs="新細明體" w:hint="eastAsia"/>
            <w:color w:val="0000FF"/>
            <w:sz w:val="24"/>
            <w:lang w:val="en-US" w:eastAsia="zh-TW"/>
          </w:rPr>
          <w:t>封面文字</w:t>
        </w:r>
        <w:r w:rsidR="003D3C7F" w:rsidRPr="00EE0E3D">
          <w:rPr>
            <w:rFonts w:cs="Arial" w:hint="eastAsia"/>
            <w:color w:val="0000FF"/>
            <w:sz w:val="24"/>
            <w:lang w:val="en-US" w:eastAsia="zh-TW"/>
          </w:rPr>
          <w:t>）</w:t>
        </w:r>
      </w:ins>
    </w:p>
    <w:p w14:paraId="423381D8" w14:textId="77777777" w:rsidR="000520D4" w:rsidRPr="00B50214" w:rsidRDefault="000520D4" w:rsidP="000520D4">
      <w:pPr>
        <w:widowControl w:val="0"/>
        <w:autoSpaceDE w:val="0"/>
        <w:autoSpaceDN w:val="0"/>
        <w:adjustRightInd w:val="0"/>
        <w:ind w:right="1552"/>
        <w:rPr>
          <w:ins w:id="2905" w:author="Arnold Sandjaja" w:date="2013-06-29T14:41:00Z"/>
          <w:rFonts w:cs="Arial"/>
          <w:sz w:val="24"/>
        </w:rPr>
      </w:pPr>
    </w:p>
    <w:p w14:paraId="4D090C04" w14:textId="77777777" w:rsidR="000520D4" w:rsidRPr="00B50214" w:rsidRDefault="000520D4" w:rsidP="000520D4">
      <w:pPr>
        <w:widowControl w:val="0"/>
        <w:autoSpaceDE w:val="0"/>
        <w:autoSpaceDN w:val="0"/>
        <w:adjustRightInd w:val="0"/>
        <w:ind w:right="1552"/>
        <w:rPr>
          <w:ins w:id="2906" w:author="Arnold Sandjaja" w:date="2013-06-29T14:41:00Z"/>
          <w:rFonts w:cs="Arial"/>
        </w:rPr>
      </w:pPr>
      <w:ins w:id="2907" w:author="Arnold Sandjaja" w:date="2013-06-29T14:41:00Z">
        <w:r w:rsidRPr="00B50214">
          <w:rPr>
            <w:rFonts w:cs="Arial"/>
          </w:rPr>
          <w:t>Fiscal and Economic Union</w:t>
        </w:r>
      </w:ins>
    </w:p>
    <w:p w14:paraId="6F1ED968" w14:textId="77777777" w:rsidR="000520D4" w:rsidRPr="00B50214" w:rsidRDefault="000520D4" w:rsidP="000520D4">
      <w:pPr>
        <w:widowControl w:val="0"/>
        <w:autoSpaceDE w:val="0"/>
        <w:autoSpaceDN w:val="0"/>
        <w:adjustRightInd w:val="0"/>
        <w:ind w:right="1552"/>
        <w:rPr>
          <w:ins w:id="2908" w:author="Arnold Sandjaja" w:date="2013-06-29T14:41:00Z"/>
          <w:rFonts w:cs="Arial"/>
        </w:rPr>
      </w:pPr>
      <w:ins w:id="2909" w:author="Arnold Sandjaja" w:date="2013-06-29T14:41:00Z">
        <w:r w:rsidRPr="00B50214">
          <w:rPr>
            <w:rFonts w:cs="Arial"/>
          </w:rPr>
          <w:t>The Future by Al Gore</w:t>
        </w:r>
      </w:ins>
    </w:p>
    <w:p w14:paraId="0D875076" w14:textId="77777777" w:rsidR="000520D4" w:rsidRPr="00B50214" w:rsidRDefault="000520D4" w:rsidP="000520D4">
      <w:pPr>
        <w:widowControl w:val="0"/>
        <w:autoSpaceDE w:val="0"/>
        <w:autoSpaceDN w:val="0"/>
        <w:adjustRightInd w:val="0"/>
        <w:ind w:right="1552"/>
        <w:rPr>
          <w:ins w:id="2910" w:author="Arnold Sandjaja" w:date="2013-06-29T14:41:00Z"/>
          <w:rFonts w:cs="Arial"/>
        </w:rPr>
      </w:pPr>
      <w:ins w:id="2911" w:author="Arnold Sandjaja" w:date="2013-06-29T14:41:00Z">
        <w:r w:rsidRPr="00B50214">
          <w:rPr>
            <w:rFonts w:cs="Arial"/>
          </w:rPr>
          <w:t>For a Europe-wide coordinated levy on wealth</w:t>
        </w:r>
      </w:ins>
    </w:p>
    <w:p w14:paraId="15B6A530" w14:textId="12FDB2CD" w:rsidR="006E285E" w:rsidRPr="00EC04BC" w:rsidRDefault="00EC04BC" w:rsidP="006E285E">
      <w:pPr>
        <w:widowControl w:val="0"/>
        <w:autoSpaceDE w:val="0"/>
        <w:autoSpaceDN w:val="0"/>
        <w:adjustRightInd w:val="0"/>
        <w:ind w:right="1552"/>
        <w:rPr>
          <w:ins w:id="2912" w:author="Lin Miirabai" w:date="2013-07-01T13:14:00Z"/>
          <w:rFonts w:ascii="新細明體" w:eastAsia="新細明體" w:hAnsi="新細明體" w:cs="新細明體" w:hint="eastAsia"/>
          <w:color w:val="0000FF"/>
          <w:szCs w:val="20"/>
          <w:lang w:eastAsia="zh-TW"/>
          <w:rPrChange w:id="2913" w:author="Lin Miirabai" w:date="2013-07-01T13:17:00Z">
            <w:rPr>
              <w:ins w:id="2914" w:author="Lin Miirabai" w:date="2013-07-01T13:14:00Z"/>
              <w:rFonts w:ascii="新細明體" w:eastAsia="新細明體" w:hAnsi="新細明體" w:cs="新細明體" w:hint="eastAsia"/>
              <w:color w:val="0000FF"/>
              <w:lang w:eastAsia="zh-TW"/>
            </w:rPr>
          </w:rPrChange>
        </w:rPr>
      </w:pPr>
      <w:ins w:id="2915" w:author="Lin Miirabai" w:date="2013-07-01T13:15:00Z">
        <w:r w:rsidRPr="00EC04BC">
          <w:rPr>
            <w:rFonts w:ascii="新細明體" w:eastAsia="新細明體" w:hAnsi="新細明體" w:cs="新細明體" w:hint="eastAsia"/>
            <w:color w:val="0000FF"/>
            <w:szCs w:val="20"/>
            <w:lang w:eastAsia="zh-TW"/>
            <w:rPrChange w:id="2916" w:author="Lin Miirabai" w:date="2013-07-01T13:17:00Z">
              <w:rPr>
                <w:rFonts w:ascii="新細明體" w:eastAsia="新細明體" w:hAnsi="新細明體" w:cs="新細明體" w:hint="eastAsia"/>
                <w:color w:val="0000FF"/>
                <w:lang w:eastAsia="zh-TW"/>
              </w:rPr>
            </w:rPrChange>
          </w:rPr>
          <w:t>財政與經濟統一</w:t>
        </w:r>
      </w:ins>
    </w:p>
    <w:p w14:paraId="4F784FF1" w14:textId="1E6883EA" w:rsidR="006E285E" w:rsidRPr="00EC04BC" w:rsidRDefault="00EC04BC" w:rsidP="000520D4">
      <w:pPr>
        <w:widowControl w:val="0"/>
        <w:autoSpaceDE w:val="0"/>
        <w:autoSpaceDN w:val="0"/>
        <w:adjustRightInd w:val="0"/>
        <w:ind w:right="1552"/>
        <w:rPr>
          <w:ins w:id="2917" w:author="Lin Miirabai" w:date="2013-07-01T13:16:00Z"/>
          <w:rFonts w:ascii="新細明體" w:eastAsia="新細明體" w:hAnsi="新細明體" w:cs="新細明體" w:hint="eastAsia"/>
          <w:color w:val="0000FF"/>
          <w:szCs w:val="20"/>
          <w:lang w:eastAsia="zh-TW"/>
          <w:rPrChange w:id="2918" w:author="Lin Miirabai" w:date="2013-07-01T13:17:00Z">
            <w:rPr>
              <w:ins w:id="2919" w:author="Lin Miirabai" w:date="2013-07-01T13:16:00Z"/>
              <w:rFonts w:ascii="新細明體" w:eastAsia="新細明體" w:hAnsi="新細明體" w:cs="新細明體" w:hint="eastAsia"/>
              <w:lang w:eastAsia="zh-TW"/>
            </w:rPr>
          </w:rPrChange>
        </w:rPr>
      </w:pPr>
      <w:ins w:id="2920" w:author="Lin Miirabai" w:date="2013-07-01T13:16:00Z">
        <w:r w:rsidRPr="00EC04BC">
          <w:rPr>
            <w:rFonts w:cs="Arial"/>
            <w:color w:val="0000FF"/>
            <w:szCs w:val="20"/>
            <w:rPrChange w:id="2921" w:author="Lin Miirabai" w:date="2013-07-01T13:17:00Z">
              <w:rPr>
                <w:rFonts w:cs="Arial"/>
              </w:rPr>
            </w:rPrChange>
          </w:rPr>
          <w:t>Al Gore</w:t>
        </w:r>
        <w:r w:rsidRPr="00EC04BC">
          <w:rPr>
            <w:rFonts w:ascii="新細明體" w:eastAsia="新細明體" w:hAnsi="新細明體" w:cs="新細明體" w:hint="eastAsia"/>
            <w:color w:val="0000FF"/>
            <w:szCs w:val="20"/>
            <w:lang w:eastAsia="zh-TW"/>
            <w:rPrChange w:id="2922" w:author="Lin Miirabai" w:date="2013-07-01T13:17:00Z">
              <w:rPr>
                <w:rFonts w:ascii="新細明體" w:eastAsia="新細明體" w:hAnsi="新細明體" w:cs="新細明體" w:hint="eastAsia"/>
                <w:lang w:eastAsia="zh-TW"/>
              </w:rPr>
            </w:rPrChange>
          </w:rPr>
          <w:t>的未來</w:t>
        </w:r>
      </w:ins>
    </w:p>
    <w:p w14:paraId="2A99612E" w14:textId="37D133C8" w:rsidR="00EC04BC" w:rsidRPr="00EC04BC" w:rsidRDefault="00EC04BC" w:rsidP="000520D4">
      <w:pPr>
        <w:widowControl w:val="0"/>
        <w:autoSpaceDE w:val="0"/>
        <w:autoSpaceDN w:val="0"/>
        <w:adjustRightInd w:val="0"/>
        <w:ind w:right="1552"/>
        <w:rPr>
          <w:ins w:id="2923" w:author="Lin Miirabai" w:date="2013-07-01T13:14:00Z"/>
          <w:rFonts w:ascii="新細明體" w:eastAsia="新細明體" w:hAnsi="新細明體" w:cs="新細明體" w:hint="eastAsia"/>
          <w:color w:val="0000FF"/>
          <w:szCs w:val="20"/>
          <w:lang w:eastAsia="zh-TW"/>
          <w:rPrChange w:id="2924" w:author="Lin Miirabai" w:date="2013-07-01T13:17:00Z">
            <w:rPr>
              <w:ins w:id="2925" w:author="Lin Miirabai" w:date="2013-07-01T13:14:00Z"/>
              <w:rFonts w:cs="Arial" w:hint="eastAsia"/>
              <w:sz w:val="24"/>
              <w:lang w:eastAsia="zh-TW"/>
            </w:rPr>
          </w:rPrChange>
        </w:rPr>
      </w:pPr>
      <w:ins w:id="2926" w:author="Lin Miirabai" w:date="2013-07-01T13:16:00Z">
        <w:r w:rsidRPr="00EC04BC">
          <w:rPr>
            <w:rFonts w:ascii="新細明體" w:eastAsia="新細明體" w:hAnsi="新細明體" w:cs="新細明體" w:hint="eastAsia"/>
            <w:color w:val="0000FF"/>
            <w:szCs w:val="20"/>
            <w:lang w:eastAsia="zh-TW"/>
            <w:rPrChange w:id="2927" w:author="Lin Miirabai" w:date="2013-07-01T13:17:00Z">
              <w:rPr>
                <w:rFonts w:ascii="新細明體" w:eastAsia="新細明體" w:hAnsi="新細明體" w:cs="新細明體" w:hint="eastAsia"/>
                <w:sz w:val="24"/>
                <w:lang w:eastAsia="zh-TW"/>
              </w:rPr>
            </w:rPrChange>
          </w:rPr>
          <w:t>與歐洲相配的</w:t>
        </w:r>
      </w:ins>
      <w:ins w:id="2928" w:author="Lin Miirabai" w:date="2013-07-01T13:17:00Z">
        <w:r w:rsidR="0098285E">
          <w:rPr>
            <w:rFonts w:ascii="新細明體" w:eastAsia="新細明體" w:hAnsi="新細明體" w:cs="新細明體" w:hint="eastAsia"/>
            <w:color w:val="0000FF"/>
            <w:szCs w:val="20"/>
            <w:lang w:eastAsia="zh-TW"/>
            <w:rPrChange w:id="2929" w:author="Lin Miirabai" w:date="2013-07-01T13:17:00Z">
              <w:rPr>
                <w:rFonts w:ascii="新細明體" w:eastAsia="新細明體" w:hAnsi="新細明體" w:cs="新細明體" w:hint="eastAsia"/>
                <w:color w:val="0000FF"/>
                <w:szCs w:val="20"/>
                <w:lang w:eastAsia="zh-TW"/>
              </w:rPr>
            </w:rPrChange>
          </w:rPr>
          <w:t>財富</w:t>
        </w:r>
      </w:ins>
      <w:ins w:id="2930" w:author="Lin Miirabai" w:date="2013-07-01T18:23:00Z">
        <w:r w:rsidR="0098285E">
          <w:rPr>
            <w:rFonts w:ascii="新細明體" w:eastAsia="新細明體" w:hAnsi="新細明體" w:cs="新細明體" w:hint="eastAsia"/>
            <w:color w:val="0000FF"/>
            <w:szCs w:val="20"/>
            <w:lang w:eastAsia="zh-TW"/>
          </w:rPr>
          <w:t>徵收</w:t>
        </w:r>
      </w:ins>
    </w:p>
    <w:p w14:paraId="559FBB3F" w14:textId="77777777" w:rsidR="006E285E" w:rsidRDefault="006E285E" w:rsidP="000520D4">
      <w:pPr>
        <w:widowControl w:val="0"/>
        <w:autoSpaceDE w:val="0"/>
        <w:autoSpaceDN w:val="0"/>
        <w:adjustRightInd w:val="0"/>
        <w:ind w:right="1552"/>
        <w:rPr>
          <w:ins w:id="2931" w:author="Lin Miirabai" w:date="2013-07-01T16:03:00Z"/>
          <w:rFonts w:cs="Arial" w:hint="eastAsia"/>
          <w:sz w:val="24"/>
          <w:lang w:eastAsia="zh-TW"/>
        </w:rPr>
      </w:pPr>
    </w:p>
    <w:p w14:paraId="1F6B7DC6" w14:textId="77777777" w:rsidR="003D3C7F" w:rsidRPr="00B50214" w:rsidRDefault="003D3C7F" w:rsidP="000520D4">
      <w:pPr>
        <w:widowControl w:val="0"/>
        <w:autoSpaceDE w:val="0"/>
        <w:autoSpaceDN w:val="0"/>
        <w:adjustRightInd w:val="0"/>
        <w:ind w:right="1552"/>
        <w:rPr>
          <w:ins w:id="2932" w:author="Arnold Sandjaja" w:date="2013-06-29T14:41:00Z"/>
          <w:rFonts w:cs="Arial" w:hint="eastAsia"/>
          <w:sz w:val="24"/>
          <w:lang w:eastAsia="zh-TW"/>
        </w:rPr>
      </w:pPr>
    </w:p>
    <w:p w14:paraId="4DA1011C" w14:textId="0ADF4ABA" w:rsidR="003D3C7F" w:rsidRPr="0024119B" w:rsidRDefault="000520D4" w:rsidP="003D3C7F">
      <w:pPr>
        <w:widowControl w:val="0"/>
        <w:autoSpaceDE w:val="0"/>
        <w:autoSpaceDN w:val="0"/>
        <w:adjustRightInd w:val="0"/>
        <w:ind w:right="1552"/>
        <w:rPr>
          <w:ins w:id="2933" w:author="Lin Miirabai" w:date="2013-07-01T16:03:00Z"/>
          <w:rFonts w:cs="Arial" w:hint="eastAsia"/>
          <w:color w:val="0000FF"/>
          <w:sz w:val="24"/>
          <w:lang w:eastAsia="zh-TW"/>
        </w:rPr>
      </w:pPr>
      <w:ins w:id="2934" w:author="Arnold Sandjaja" w:date="2013-06-29T14:41:00Z">
        <w:r w:rsidRPr="00B50214">
          <w:rPr>
            <w:rFonts w:cs="Arial"/>
            <w:color w:val="FF0000"/>
            <w:sz w:val="24"/>
          </w:rPr>
          <w:t>(– Date Line)</w:t>
        </w:r>
      </w:ins>
      <w:ins w:id="2935" w:author="Lin Miirabai" w:date="2013-07-01T16:03:00Z">
        <w:r w:rsidR="003D3C7F" w:rsidRPr="0024119B">
          <w:rPr>
            <w:rFonts w:cs="Arial" w:hint="eastAsia"/>
            <w:color w:val="0000FF"/>
            <w:sz w:val="24"/>
            <w:lang w:val="en-US" w:eastAsia="zh-TW"/>
          </w:rPr>
          <w:t>（－</w:t>
        </w:r>
        <w:r w:rsidR="003D3C7F" w:rsidRPr="0024119B">
          <w:rPr>
            <w:rFonts w:ascii="新細明體" w:eastAsia="新細明體" w:hAnsi="新細明體" w:cs="新細明體" w:hint="eastAsia"/>
            <w:color w:val="0000FF"/>
            <w:sz w:val="24"/>
            <w:lang w:val="en-US" w:eastAsia="zh-TW"/>
          </w:rPr>
          <w:t>日期文字</w:t>
        </w:r>
        <w:r w:rsidR="003D3C7F" w:rsidRPr="0024119B">
          <w:rPr>
            <w:rFonts w:cs="Arial" w:hint="eastAsia"/>
            <w:color w:val="0000FF"/>
            <w:sz w:val="24"/>
            <w:lang w:val="en-US" w:eastAsia="zh-TW"/>
          </w:rPr>
          <w:t>）</w:t>
        </w:r>
      </w:ins>
    </w:p>
    <w:p w14:paraId="2FCC0B4F" w14:textId="77777777" w:rsidR="000520D4" w:rsidRPr="00B50214" w:rsidDel="003D3C7F" w:rsidRDefault="000520D4" w:rsidP="000520D4">
      <w:pPr>
        <w:widowControl w:val="0"/>
        <w:autoSpaceDE w:val="0"/>
        <w:autoSpaceDN w:val="0"/>
        <w:adjustRightInd w:val="0"/>
        <w:ind w:right="1552"/>
        <w:rPr>
          <w:ins w:id="2936" w:author="Arnold Sandjaja" w:date="2013-06-29T14:41:00Z"/>
          <w:del w:id="2937" w:author="Lin Miirabai" w:date="2013-07-01T16:03:00Z"/>
          <w:rFonts w:cs="Arial"/>
          <w:color w:val="FF0000"/>
          <w:sz w:val="24"/>
        </w:rPr>
      </w:pPr>
    </w:p>
    <w:p w14:paraId="41DAB4A2" w14:textId="77777777" w:rsidR="000520D4" w:rsidRPr="00B50214" w:rsidRDefault="000520D4" w:rsidP="000520D4">
      <w:pPr>
        <w:widowControl w:val="0"/>
        <w:autoSpaceDE w:val="0"/>
        <w:autoSpaceDN w:val="0"/>
        <w:adjustRightInd w:val="0"/>
        <w:ind w:right="1552"/>
        <w:rPr>
          <w:ins w:id="2938" w:author="Arnold Sandjaja" w:date="2013-06-29T14:41:00Z"/>
          <w:rFonts w:cs="Arial" w:hint="eastAsia"/>
          <w:sz w:val="24"/>
          <w:lang w:eastAsia="zh-TW"/>
        </w:rPr>
      </w:pPr>
    </w:p>
    <w:p w14:paraId="7E508A02" w14:textId="77777777" w:rsidR="000520D4" w:rsidRDefault="000520D4" w:rsidP="000520D4">
      <w:pPr>
        <w:widowControl w:val="0"/>
        <w:autoSpaceDE w:val="0"/>
        <w:autoSpaceDN w:val="0"/>
        <w:adjustRightInd w:val="0"/>
        <w:ind w:right="1552"/>
        <w:rPr>
          <w:ins w:id="2939" w:author="Lin Miirabai" w:date="2013-07-01T13:18:00Z"/>
          <w:rFonts w:cs="Arial" w:hint="eastAsia"/>
          <w:lang w:eastAsia="zh-TW"/>
        </w:rPr>
      </w:pPr>
      <w:ins w:id="2940" w:author="Arnold Sandjaja" w:date="2013-06-29T14:41:00Z">
        <w:r w:rsidRPr="00B50214">
          <w:rPr>
            <w:rFonts w:cs="Arial"/>
          </w:rPr>
          <w:t xml:space="preserve">17 </w:t>
        </w:r>
        <w:r>
          <w:rPr>
            <w:rFonts w:cs="Arial"/>
          </w:rPr>
          <w:t>August</w:t>
        </w:r>
        <w:r w:rsidRPr="00B50214">
          <w:rPr>
            <w:rFonts w:cs="Arial"/>
          </w:rPr>
          <w:t xml:space="preserve"> 2013</w:t>
        </w:r>
      </w:ins>
    </w:p>
    <w:p w14:paraId="65F47C15" w14:textId="1AF53B69" w:rsidR="002E229F" w:rsidRPr="002E229F" w:rsidRDefault="002E229F" w:rsidP="000520D4">
      <w:pPr>
        <w:widowControl w:val="0"/>
        <w:autoSpaceDE w:val="0"/>
        <w:autoSpaceDN w:val="0"/>
        <w:adjustRightInd w:val="0"/>
        <w:ind w:right="1552"/>
        <w:rPr>
          <w:ins w:id="2941" w:author="Arnold Sandjaja" w:date="2013-06-29T14:41:00Z"/>
          <w:rFonts w:ascii="新細明體" w:eastAsia="新細明體" w:hAnsi="新細明體" w:cs="新細明體" w:hint="eastAsia"/>
          <w:color w:val="0000FF"/>
          <w:szCs w:val="20"/>
          <w:lang w:val="en-US" w:eastAsia="zh-TW"/>
          <w:rPrChange w:id="2942" w:author="Lin Miirabai" w:date="2013-07-01T13:19:00Z">
            <w:rPr>
              <w:ins w:id="2943" w:author="Arnold Sandjaja" w:date="2013-06-29T14:41:00Z"/>
              <w:rFonts w:cs="Arial" w:hint="eastAsia"/>
              <w:lang w:eastAsia="zh-TW"/>
            </w:rPr>
          </w:rPrChange>
        </w:rPr>
      </w:pPr>
      <w:ins w:id="2944" w:author="Lin Miirabai" w:date="2013-07-01T13:19:00Z">
        <w:r w:rsidRPr="002E229F">
          <w:rPr>
            <w:rFonts w:cs="Arial"/>
            <w:color w:val="0000FF"/>
            <w:rPrChange w:id="2945" w:author="Lin Miirabai" w:date="2013-07-01T13:19:00Z">
              <w:rPr>
                <w:rFonts w:cs="Arial"/>
              </w:rPr>
            </w:rPrChange>
          </w:rPr>
          <w:t>2013</w:t>
        </w:r>
        <w:r w:rsidRPr="002E229F">
          <w:rPr>
            <w:rFonts w:ascii="新細明體" w:eastAsia="新細明體" w:hAnsi="新細明體" w:cs="新細明體" w:hint="eastAsia"/>
            <w:color w:val="0000FF"/>
            <w:szCs w:val="20"/>
            <w:lang w:eastAsia="zh-TW"/>
            <w:rPrChange w:id="2946" w:author="Lin Miirabai" w:date="2013-07-01T13:19:00Z">
              <w:rPr>
                <w:rFonts w:ascii="新細明體" w:eastAsia="新細明體" w:hAnsi="新細明體" w:cs="新細明體" w:hint="eastAsia"/>
                <w:color w:val="0000FF"/>
                <w:szCs w:val="20"/>
                <w:lang w:eastAsia="zh-TW"/>
              </w:rPr>
            </w:rPrChange>
          </w:rPr>
          <w:t>年</w:t>
        </w:r>
        <w:r w:rsidRPr="002E229F">
          <w:rPr>
            <w:rFonts w:cs="Arial"/>
            <w:color w:val="0000FF"/>
            <w:lang w:val="en-US"/>
            <w:rPrChange w:id="2947" w:author="Lin Miirabai" w:date="2013-07-01T13:19:00Z">
              <w:rPr>
                <w:rFonts w:cs="Arial"/>
                <w:lang w:val="en-US"/>
              </w:rPr>
            </w:rPrChange>
          </w:rPr>
          <w:t>8</w:t>
        </w:r>
        <w:r w:rsidRPr="002E229F">
          <w:rPr>
            <w:rFonts w:ascii="新細明體" w:eastAsia="新細明體" w:hAnsi="新細明體" w:cs="新細明體" w:hint="eastAsia"/>
            <w:color w:val="0000FF"/>
            <w:szCs w:val="20"/>
            <w:lang w:val="en-US" w:eastAsia="zh-TW"/>
            <w:rPrChange w:id="2948" w:author="Lin Miirabai" w:date="2013-07-01T13:19:00Z">
              <w:rPr>
                <w:rFonts w:ascii="新細明體" w:eastAsia="新細明體" w:hAnsi="新細明體" w:cs="新細明體" w:hint="eastAsia"/>
                <w:color w:val="0000FF"/>
                <w:szCs w:val="20"/>
                <w:lang w:val="en-US" w:eastAsia="zh-TW"/>
              </w:rPr>
            </w:rPrChange>
          </w:rPr>
          <w:t>月</w:t>
        </w:r>
        <w:r w:rsidRPr="002E229F">
          <w:rPr>
            <w:rFonts w:cs="Arial"/>
            <w:color w:val="0000FF"/>
            <w:rPrChange w:id="2949" w:author="Lin Miirabai" w:date="2013-07-01T13:19:00Z">
              <w:rPr>
                <w:rFonts w:cs="Arial"/>
              </w:rPr>
            </w:rPrChange>
          </w:rPr>
          <w:t>17</w:t>
        </w:r>
        <w:r w:rsidRPr="002E229F">
          <w:rPr>
            <w:rFonts w:ascii="新細明體" w:eastAsia="新細明體" w:hAnsi="新細明體" w:cs="新細明體" w:hint="eastAsia"/>
            <w:color w:val="0000FF"/>
            <w:szCs w:val="20"/>
            <w:lang w:val="en-US" w:eastAsia="zh-TW"/>
            <w:rPrChange w:id="2950" w:author="Lin Miirabai" w:date="2013-07-01T13:19:00Z">
              <w:rPr>
                <w:rFonts w:ascii="新細明體" w:eastAsia="新細明體" w:hAnsi="新細明體" w:cs="新細明體" w:hint="eastAsia"/>
                <w:color w:val="0000FF"/>
                <w:szCs w:val="20"/>
                <w:lang w:val="en-US" w:eastAsia="zh-TW"/>
              </w:rPr>
            </w:rPrChange>
          </w:rPr>
          <w:t>日</w:t>
        </w:r>
      </w:ins>
    </w:p>
    <w:p w14:paraId="72CB62CA" w14:textId="77777777" w:rsidR="000520D4" w:rsidRPr="00B50214" w:rsidRDefault="000520D4" w:rsidP="000520D4">
      <w:pPr>
        <w:widowControl w:val="0"/>
        <w:autoSpaceDE w:val="0"/>
        <w:autoSpaceDN w:val="0"/>
        <w:adjustRightInd w:val="0"/>
        <w:ind w:right="1552"/>
        <w:rPr>
          <w:ins w:id="2951" w:author="Arnold Sandjaja" w:date="2013-06-29T14:41:00Z"/>
          <w:rFonts w:cs="Arial"/>
          <w:color w:val="FF0000"/>
          <w:sz w:val="24"/>
        </w:rPr>
      </w:pPr>
    </w:p>
    <w:p w14:paraId="7F99C728" w14:textId="15B95EE2" w:rsidR="000520D4" w:rsidRPr="00967F0C" w:rsidRDefault="000520D4" w:rsidP="000520D4">
      <w:pPr>
        <w:widowControl w:val="0"/>
        <w:autoSpaceDE w:val="0"/>
        <w:autoSpaceDN w:val="0"/>
        <w:adjustRightInd w:val="0"/>
        <w:ind w:right="1552"/>
        <w:rPr>
          <w:ins w:id="2952" w:author="Arnold Sandjaja" w:date="2013-06-29T14:41:00Z"/>
          <w:rFonts w:cs="Arial" w:hint="eastAsia"/>
          <w:color w:val="0000FF"/>
          <w:sz w:val="24"/>
          <w:lang w:eastAsia="zh-TW"/>
          <w:rPrChange w:id="2953" w:author="Lin Miirabai" w:date="2013-07-01T16:04:00Z">
            <w:rPr>
              <w:ins w:id="2954" w:author="Arnold Sandjaja" w:date="2013-06-29T14:41:00Z"/>
              <w:rFonts w:cs="Arial" w:hint="eastAsia"/>
              <w:color w:val="FF0000"/>
              <w:sz w:val="24"/>
              <w:lang w:eastAsia="zh-TW"/>
            </w:rPr>
          </w:rPrChange>
        </w:rPr>
      </w:pPr>
      <w:ins w:id="2955" w:author="Arnold Sandjaja" w:date="2013-06-29T14:41:00Z">
        <w:r>
          <w:rPr>
            <w:rFonts w:cs="Arial"/>
            <w:color w:val="FF0000"/>
            <w:sz w:val="24"/>
          </w:rPr>
          <w:t xml:space="preserve">(– Splash/ Seal/ Flash/ </w:t>
        </w:r>
        <w:r w:rsidRPr="00B50214">
          <w:rPr>
            <w:rFonts w:cs="Arial"/>
            <w:color w:val="FF0000"/>
            <w:sz w:val="24"/>
          </w:rPr>
          <w:t>Slashes )</w:t>
        </w:r>
      </w:ins>
      <w:ins w:id="2956" w:author="Lin Miirabai" w:date="2013-07-01T16:03:00Z">
        <w:r w:rsidR="003D3C7F" w:rsidRPr="00EE0E3D">
          <w:rPr>
            <w:rFonts w:cs="Arial" w:hint="eastAsia"/>
            <w:color w:val="0000FF"/>
            <w:sz w:val="24"/>
            <w:lang w:val="en-US" w:eastAsia="zh-TW"/>
          </w:rPr>
          <w:t>（－</w:t>
        </w:r>
        <w:r w:rsidR="003D3C7F">
          <w:rPr>
            <w:rFonts w:ascii="新細明體" w:eastAsia="新細明體" w:hAnsi="新細明體" w:cs="新細明體" w:hint="eastAsia"/>
            <w:color w:val="0000FF"/>
            <w:sz w:val="24"/>
            <w:lang w:val="en-US" w:eastAsia="zh-TW"/>
          </w:rPr>
          <w:t>宣傳</w:t>
        </w:r>
        <w:r w:rsidR="003D3C7F">
          <w:rPr>
            <w:rFonts w:ascii="新細明體" w:eastAsia="新細明體" w:hAnsi="新細明體" w:cs="新細明體"/>
            <w:color w:val="0000FF"/>
            <w:sz w:val="24"/>
            <w:lang w:val="en-US" w:eastAsia="zh-TW"/>
          </w:rPr>
          <w:t>/</w:t>
        </w:r>
        <w:r w:rsidR="003D3C7F">
          <w:rPr>
            <w:rFonts w:ascii="新細明體" w:eastAsia="新細明體" w:hAnsi="新細明體" w:cs="新細明體" w:hint="eastAsia"/>
            <w:color w:val="0000FF"/>
            <w:sz w:val="24"/>
            <w:lang w:val="en-US" w:eastAsia="zh-TW"/>
          </w:rPr>
          <w:t>蓋印</w:t>
        </w:r>
        <w:r w:rsidR="003D3C7F">
          <w:rPr>
            <w:rFonts w:ascii="新細明體" w:eastAsia="新細明體" w:hAnsi="新細明體" w:cs="新細明體"/>
            <w:color w:val="0000FF"/>
            <w:sz w:val="24"/>
            <w:lang w:val="en-US" w:eastAsia="zh-TW"/>
          </w:rPr>
          <w:t>/</w:t>
        </w:r>
        <w:r w:rsidR="003D3C7F">
          <w:rPr>
            <w:rFonts w:ascii="新細明體" w:eastAsia="新細明體" w:hAnsi="新細明體" w:cs="新細明體" w:hint="eastAsia"/>
            <w:color w:val="0000FF"/>
            <w:sz w:val="24"/>
            <w:lang w:val="en-US" w:eastAsia="zh-TW"/>
          </w:rPr>
          <w:t>訊息</w:t>
        </w:r>
        <w:r w:rsidR="003D3C7F">
          <w:rPr>
            <w:rFonts w:ascii="新細明體" w:eastAsia="新細明體" w:hAnsi="新細明體" w:cs="新細明體"/>
            <w:color w:val="0000FF"/>
            <w:sz w:val="24"/>
            <w:lang w:val="en-US" w:eastAsia="zh-TW"/>
          </w:rPr>
          <w:t>/</w:t>
        </w:r>
        <w:r w:rsidR="003D3C7F">
          <w:rPr>
            <w:rFonts w:ascii="新細明體" w:eastAsia="新細明體" w:hAnsi="新細明體" w:cs="新細明體" w:hint="eastAsia"/>
            <w:color w:val="0000FF"/>
            <w:sz w:val="24"/>
            <w:lang w:val="en-US" w:eastAsia="zh-TW"/>
          </w:rPr>
          <w:t>修訂</w:t>
        </w:r>
        <w:r w:rsidR="003D3C7F" w:rsidRPr="00EE0E3D">
          <w:rPr>
            <w:rFonts w:cs="Arial" w:hint="eastAsia"/>
            <w:color w:val="0000FF"/>
            <w:sz w:val="24"/>
            <w:lang w:val="en-US" w:eastAsia="zh-TW"/>
          </w:rPr>
          <w:t>）</w:t>
        </w:r>
      </w:ins>
    </w:p>
    <w:p w14:paraId="497A3966" w14:textId="77777777" w:rsidR="000520D4" w:rsidRPr="00B50214" w:rsidRDefault="000520D4" w:rsidP="000520D4">
      <w:pPr>
        <w:widowControl w:val="0"/>
        <w:autoSpaceDE w:val="0"/>
        <w:autoSpaceDN w:val="0"/>
        <w:adjustRightInd w:val="0"/>
        <w:ind w:right="1552"/>
        <w:rPr>
          <w:ins w:id="2957" w:author="Arnold Sandjaja" w:date="2013-06-29T14:41:00Z"/>
          <w:rFonts w:cs="Arial"/>
          <w:sz w:val="24"/>
        </w:rPr>
      </w:pPr>
    </w:p>
    <w:p w14:paraId="70F8DF3C" w14:textId="77777777" w:rsidR="000520D4" w:rsidRPr="00B50214" w:rsidRDefault="000520D4" w:rsidP="000520D4">
      <w:pPr>
        <w:widowControl w:val="0"/>
        <w:autoSpaceDE w:val="0"/>
        <w:autoSpaceDN w:val="0"/>
        <w:adjustRightInd w:val="0"/>
        <w:ind w:right="1552"/>
        <w:rPr>
          <w:ins w:id="2958" w:author="Arnold Sandjaja" w:date="2013-06-29T14:41:00Z"/>
          <w:rFonts w:cs="Arial"/>
        </w:rPr>
      </w:pPr>
      <w:ins w:id="2959" w:author="Arnold Sandjaja" w:date="2013-06-29T14:41:00Z">
        <w:r w:rsidRPr="00B50214">
          <w:rPr>
            <w:rFonts w:cs="Arial"/>
          </w:rPr>
          <w:t>SPECIAL EDITION</w:t>
        </w:r>
      </w:ins>
    </w:p>
    <w:p w14:paraId="3981B35B" w14:textId="073EE981" w:rsidR="00746FE4" w:rsidRPr="008C4F91" w:rsidRDefault="00534639" w:rsidP="00746FE4">
      <w:pPr>
        <w:widowControl w:val="0"/>
        <w:autoSpaceDE w:val="0"/>
        <w:autoSpaceDN w:val="0"/>
        <w:adjustRightInd w:val="0"/>
        <w:ind w:right="1552"/>
        <w:rPr>
          <w:ins w:id="2960" w:author="Lin Miirabai" w:date="2013-07-01T13:19:00Z"/>
          <w:rFonts w:ascii="新細明體" w:eastAsia="新細明體" w:hAnsi="新細明體" w:cs="新細明體" w:hint="eastAsia"/>
          <w:color w:val="0000FF"/>
          <w:szCs w:val="20"/>
          <w:lang w:val="en-US" w:eastAsia="zh-TW"/>
          <w:rPrChange w:id="2961" w:author="Lin Miirabai" w:date="2013-07-01T13:22:00Z">
            <w:rPr>
              <w:ins w:id="2962" w:author="Lin Miirabai" w:date="2013-07-01T13:19:00Z"/>
              <w:rFonts w:ascii="新細明體" w:eastAsia="新細明體" w:hAnsi="新細明體" w:cs="新細明體" w:hint="eastAsia"/>
              <w:color w:val="0000FF"/>
              <w:szCs w:val="20"/>
              <w:lang w:val="en-US" w:eastAsia="zh-TW"/>
            </w:rPr>
          </w:rPrChange>
        </w:rPr>
      </w:pPr>
      <w:ins w:id="2963" w:author="Lin Miirabai" w:date="2013-07-01T13:22:00Z">
        <w:r>
          <w:rPr>
            <w:rFonts w:ascii="新細明體" w:eastAsia="新細明體" w:hAnsi="新細明體" w:cs="新細明體" w:hint="eastAsia"/>
            <w:color w:val="0000FF"/>
            <w:lang w:eastAsia="zh-TW"/>
          </w:rPr>
          <w:t>特</w:t>
        </w:r>
      </w:ins>
      <w:ins w:id="2964" w:author="Lin Miirabai" w:date="2013-07-01T16:27:00Z">
        <w:r>
          <w:rPr>
            <w:rFonts w:ascii="新細明體" w:eastAsia="新細明體" w:hAnsi="新細明體" w:cs="新細明體" w:hint="eastAsia"/>
            <w:color w:val="0000FF"/>
            <w:lang w:eastAsia="zh-TW"/>
          </w:rPr>
          <w:t>刊</w:t>
        </w:r>
      </w:ins>
    </w:p>
    <w:p w14:paraId="1698F131" w14:textId="57FC172C" w:rsidR="000520D4" w:rsidRPr="00B50214" w:rsidDel="00746FE4" w:rsidRDefault="000520D4" w:rsidP="000520D4">
      <w:pPr>
        <w:widowControl w:val="0"/>
        <w:autoSpaceDE w:val="0"/>
        <w:autoSpaceDN w:val="0"/>
        <w:adjustRightInd w:val="0"/>
        <w:ind w:right="1552"/>
        <w:rPr>
          <w:ins w:id="2965" w:author="Arnold Sandjaja" w:date="2013-06-29T14:41:00Z"/>
          <w:del w:id="2966" w:author="Lin Miirabai" w:date="2013-07-01T13:19:00Z"/>
          <w:rFonts w:cs="Arial"/>
        </w:rPr>
      </w:pPr>
    </w:p>
    <w:p w14:paraId="5CB14A77" w14:textId="77777777" w:rsidR="00746FE4" w:rsidRPr="00B50214" w:rsidRDefault="00746FE4" w:rsidP="000520D4">
      <w:pPr>
        <w:widowControl w:val="0"/>
        <w:autoSpaceDE w:val="0"/>
        <w:autoSpaceDN w:val="0"/>
        <w:adjustRightInd w:val="0"/>
        <w:ind w:right="1552"/>
        <w:rPr>
          <w:ins w:id="2967" w:author="Arnold Sandjaja" w:date="2013-06-29T14:41:00Z"/>
          <w:rFonts w:cs="Arial"/>
          <w:color w:val="FF0000"/>
          <w:sz w:val="24"/>
        </w:rPr>
      </w:pPr>
    </w:p>
    <w:p w14:paraId="3E473AF2" w14:textId="77777777" w:rsidR="003D3C7F" w:rsidRPr="000151F2" w:rsidRDefault="000520D4" w:rsidP="003D3C7F">
      <w:pPr>
        <w:widowControl w:val="0"/>
        <w:autoSpaceDE w:val="0"/>
        <w:autoSpaceDN w:val="0"/>
        <w:adjustRightInd w:val="0"/>
        <w:ind w:right="1552"/>
        <w:rPr>
          <w:ins w:id="2968" w:author="Lin Miirabai" w:date="2013-07-01T16:02:00Z"/>
          <w:rFonts w:cs="Arial" w:hint="eastAsia"/>
          <w:color w:val="0000FF"/>
          <w:sz w:val="24"/>
          <w:lang w:eastAsia="zh-TW"/>
        </w:rPr>
      </w:pPr>
      <w:ins w:id="2969" w:author="Arnold Sandjaja" w:date="2013-06-29T14:41:00Z">
        <w:r w:rsidRPr="00B50214">
          <w:rPr>
            <w:rFonts w:cs="Arial"/>
            <w:color w:val="FF0000"/>
            <w:sz w:val="24"/>
          </w:rPr>
          <w:t>(– Back Cover)</w:t>
        </w:r>
        <w:del w:id="2970" w:author="Lin Miirabai" w:date="2013-07-01T16:03:00Z">
          <w:r w:rsidRPr="00B50214" w:rsidDel="003D3C7F">
            <w:rPr>
              <w:rFonts w:cs="Arial"/>
              <w:color w:val="FF0000"/>
              <w:sz w:val="24"/>
            </w:rPr>
            <w:delText xml:space="preserve"> </w:delText>
          </w:r>
        </w:del>
      </w:ins>
      <w:ins w:id="2971" w:author="Lin Miirabai" w:date="2013-07-01T16:02:00Z">
        <w:r w:rsidR="003D3C7F" w:rsidRPr="000151F2">
          <w:rPr>
            <w:rFonts w:cs="Arial" w:hint="eastAsia"/>
            <w:color w:val="0000FF"/>
            <w:sz w:val="24"/>
            <w:lang w:val="en-US" w:eastAsia="zh-TW"/>
          </w:rPr>
          <w:t>（－</w:t>
        </w:r>
        <w:r w:rsidR="003D3C7F" w:rsidRPr="000151F2">
          <w:rPr>
            <w:rFonts w:ascii="新細明體" w:eastAsia="新細明體" w:hAnsi="新細明體" w:cs="新細明體" w:hint="eastAsia"/>
            <w:color w:val="0000FF"/>
            <w:sz w:val="24"/>
            <w:lang w:val="en-US" w:eastAsia="zh-TW"/>
          </w:rPr>
          <w:t>封底</w:t>
        </w:r>
        <w:r w:rsidR="003D3C7F" w:rsidRPr="000151F2">
          <w:rPr>
            <w:rFonts w:cs="Arial" w:hint="eastAsia"/>
            <w:color w:val="0000FF"/>
            <w:sz w:val="24"/>
            <w:lang w:val="en-US" w:eastAsia="zh-TW"/>
          </w:rPr>
          <w:t>）</w:t>
        </w:r>
      </w:ins>
    </w:p>
    <w:p w14:paraId="64AA0EF1" w14:textId="77777777" w:rsidR="000520D4" w:rsidRPr="00B50214" w:rsidRDefault="000520D4" w:rsidP="000520D4">
      <w:pPr>
        <w:widowControl w:val="0"/>
        <w:autoSpaceDE w:val="0"/>
        <w:autoSpaceDN w:val="0"/>
        <w:adjustRightInd w:val="0"/>
        <w:ind w:right="1552"/>
        <w:rPr>
          <w:ins w:id="2972" w:author="Arnold Sandjaja" w:date="2013-06-29T14:41:00Z"/>
          <w:rFonts w:cs="Arial"/>
          <w:color w:val="FF0000"/>
          <w:sz w:val="24"/>
        </w:rPr>
      </w:pPr>
    </w:p>
    <w:p w14:paraId="6B0C25D0" w14:textId="77777777" w:rsidR="000520D4" w:rsidRDefault="000520D4" w:rsidP="000520D4">
      <w:pPr>
        <w:widowControl w:val="0"/>
        <w:autoSpaceDE w:val="0"/>
        <w:autoSpaceDN w:val="0"/>
        <w:adjustRightInd w:val="0"/>
        <w:ind w:right="1552"/>
        <w:rPr>
          <w:ins w:id="2973" w:author="Arnold Sandjaja" w:date="2013-06-29T14:41:00Z"/>
          <w:rFonts w:cs="Arial"/>
          <w:b/>
          <w:bCs/>
          <w:color w:val="FF0000"/>
        </w:rPr>
      </w:pPr>
      <w:ins w:id="2974" w:author="Arnold Sandjaja" w:date="2013-06-29T14:41:00Z">
        <w:r>
          <w:rPr>
            <w:rFonts w:cs="Arial"/>
            <w:b/>
            <w:bCs/>
            <w:color w:val="FF0000"/>
          </w:rPr>
          <w:t>(use picture:</w:t>
        </w:r>
      </w:ins>
    </w:p>
    <w:p w14:paraId="4C139CD7" w14:textId="77777777" w:rsidR="000520D4" w:rsidRPr="000A6AAA" w:rsidRDefault="000520D4" w:rsidP="000520D4">
      <w:pPr>
        <w:pStyle w:val="a8"/>
        <w:widowControl w:val="0"/>
        <w:numPr>
          <w:ilvl w:val="0"/>
          <w:numId w:val="10"/>
        </w:numPr>
        <w:autoSpaceDE w:val="0"/>
        <w:autoSpaceDN w:val="0"/>
        <w:adjustRightInd w:val="0"/>
        <w:ind w:right="1552"/>
        <w:rPr>
          <w:ins w:id="2975" w:author="Arnold Sandjaja" w:date="2013-06-29T14:41:00Z"/>
          <w:rFonts w:ascii="Arial" w:hAnsi="Arial" w:cs="Arial"/>
          <w:b/>
          <w:bCs/>
          <w:color w:val="FF0000"/>
        </w:rPr>
      </w:pPr>
      <w:ins w:id="2976" w:author="Arnold Sandjaja" w:date="2013-06-29T14:41:00Z">
        <w:r>
          <w:rPr>
            <w:rFonts w:ascii="Arial" w:hAnsi="Arial" w:cs="Arial"/>
            <w:b/>
            <w:bCs/>
            <w:color w:val="FF0000"/>
          </w:rPr>
          <w:t>WSC2013_TP40_MOD1_PRE_EN_07</w:t>
        </w:r>
        <w:r w:rsidRPr="000A6AAA">
          <w:rPr>
            <w:rFonts w:ascii="Arial" w:hAnsi="Arial" w:cs="Arial"/>
            <w:b/>
            <w:bCs/>
            <w:color w:val="FF0000"/>
          </w:rPr>
          <w:t>.jpg)</w:t>
        </w:r>
      </w:ins>
    </w:p>
    <w:p w14:paraId="417BEABB" w14:textId="6C981D0F" w:rsidR="008C4F91" w:rsidRPr="008C4F91" w:rsidRDefault="008C4F91" w:rsidP="008C4F91">
      <w:pPr>
        <w:widowControl w:val="0"/>
        <w:autoSpaceDE w:val="0"/>
        <w:autoSpaceDN w:val="0"/>
        <w:adjustRightInd w:val="0"/>
        <w:ind w:right="1552"/>
        <w:rPr>
          <w:ins w:id="2977" w:author="Lin Miirabai" w:date="2013-07-01T13:23:00Z"/>
          <w:rFonts w:ascii="新細明體" w:eastAsia="新細明體" w:hAnsi="新細明體" w:cs="新細明體" w:hint="eastAsia"/>
          <w:color w:val="0000FF"/>
          <w:szCs w:val="20"/>
          <w:lang w:val="en-US" w:eastAsia="zh-TW"/>
          <w:rPrChange w:id="2978" w:author="Lin Miirabai" w:date="2013-07-01T13:23:00Z">
            <w:rPr>
              <w:ins w:id="2979" w:author="Lin Miirabai" w:date="2013-07-01T13:23:00Z"/>
              <w:rFonts w:ascii="新細明體" w:eastAsia="新細明體" w:hAnsi="新細明體" w:cs="新細明體" w:hint="eastAsia"/>
              <w:color w:val="0000FF"/>
              <w:szCs w:val="20"/>
              <w:lang w:val="en-US" w:eastAsia="zh-TW"/>
            </w:rPr>
          </w:rPrChange>
        </w:rPr>
      </w:pPr>
      <w:ins w:id="2980" w:author="Lin Miirabai" w:date="2013-07-01T13:23:00Z">
        <w:r w:rsidRPr="008C4F91">
          <w:rPr>
            <w:rFonts w:ascii="新細明體" w:eastAsia="新細明體" w:hAnsi="新細明體" w:cs="新細明體" w:hint="eastAsia"/>
            <w:color w:val="0000FF"/>
            <w:lang w:eastAsia="zh-TW"/>
            <w:rPrChange w:id="2981" w:author="Lin Miirabai" w:date="2013-07-01T13:23:00Z">
              <w:rPr>
                <w:rFonts w:ascii="新細明體" w:eastAsia="新細明體" w:hAnsi="新細明體" w:cs="新細明體" w:hint="eastAsia"/>
                <w:color w:val="0000FF"/>
                <w:lang w:eastAsia="zh-TW"/>
              </w:rPr>
            </w:rPrChange>
          </w:rPr>
          <w:t>（使用圖片：</w:t>
        </w:r>
      </w:ins>
    </w:p>
    <w:p w14:paraId="624CB52E" w14:textId="77E54CDC" w:rsidR="008C4F91" w:rsidRPr="008C4F91" w:rsidRDefault="008C4F91" w:rsidP="008C4F91">
      <w:pPr>
        <w:pStyle w:val="a8"/>
        <w:widowControl w:val="0"/>
        <w:numPr>
          <w:ilvl w:val="0"/>
          <w:numId w:val="10"/>
        </w:numPr>
        <w:autoSpaceDE w:val="0"/>
        <w:autoSpaceDN w:val="0"/>
        <w:adjustRightInd w:val="0"/>
        <w:ind w:right="1552"/>
        <w:rPr>
          <w:ins w:id="2982" w:author="Lin Miirabai" w:date="2013-07-01T13:23:00Z"/>
          <w:rFonts w:ascii="Arial" w:hAnsi="Arial" w:cs="Arial"/>
          <w:b/>
          <w:bCs/>
          <w:color w:val="0000FF"/>
          <w:rPrChange w:id="2983" w:author="Lin Miirabai" w:date="2013-07-01T13:23:00Z">
            <w:rPr>
              <w:ins w:id="2984" w:author="Lin Miirabai" w:date="2013-07-01T13:23:00Z"/>
              <w:rFonts w:ascii="Arial" w:hAnsi="Arial" w:cs="Arial"/>
              <w:b/>
              <w:bCs/>
              <w:color w:val="FF0000"/>
            </w:rPr>
          </w:rPrChange>
        </w:rPr>
      </w:pPr>
      <w:ins w:id="2985" w:author="Lin Miirabai" w:date="2013-07-01T13:23:00Z">
        <w:r w:rsidRPr="008C4F91">
          <w:rPr>
            <w:rFonts w:ascii="Arial" w:hAnsi="Arial" w:cs="Arial"/>
            <w:b/>
            <w:bCs/>
            <w:color w:val="0000FF"/>
            <w:rPrChange w:id="2986" w:author="Lin Miirabai" w:date="2013-07-01T13:23:00Z">
              <w:rPr>
                <w:rFonts w:ascii="Arial" w:hAnsi="Arial" w:cs="Arial"/>
                <w:b/>
                <w:bCs/>
                <w:color w:val="FF0000"/>
              </w:rPr>
            </w:rPrChange>
          </w:rPr>
          <w:t>WSC2013_TP40_MOD1_PRE_EN_07.jpg</w:t>
        </w:r>
        <w:r w:rsidRPr="008C4F91">
          <w:rPr>
            <w:rFonts w:ascii="新細明體" w:eastAsia="新細明體" w:hAnsi="新細明體" w:cs="新細明體" w:hint="eastAsia"/>
            <w:color w:val="0000FF"/>
            <w:lang w:eastAsia="zh-TW"/>
            <w:rPrChange w:id="2987" w:author="Lin Miirabai" w:date="2013-07-01T13:23:00Z">
              <w:rPr>
                <w:rFonts w:ascii="新細明體" w:eastAsia="新細明體" w:hAnsi="新細明體" w:cs="新細明體" w:hint="eastAsia"/>
                <w:color w:val="0000FF"/>
                <w:lang w:eastAsia="zh-TW"/>
              </w:rPr>
            </w:rPrChange>
          </w:rPr>
          <w:t>）</w:t>
        </w:r>
      </w:ins>
    </w:p>
    <w:p w14:paraId="25735DD5" w14:textId="77777777" w:rsidR="008C4F91" w:rsidRPr="00B50214" w:rsidRDefault="008C4F91" w:rsidP="000520D4">
      <w:pPr>
        <w:widowControl w:val="0"/>
        <w:autoSpaceDE w:val="0"/>
        <w:autoSpaceDN w:val="0"/>
        <w:adjustRightInd w:val="0"/>
        <w:ind w:right="1552"/>
        <w:rPr>
          <w:ins w:id="2988" w:author="Arnold Sandjaja" w:date="2013-06-29T14:41:00Z"/>
          <w:rFonts w:cs="Arial" w:hint="eastAsia"/>
          <w:sz w:val="24"/>
          <w:lang w:eastAsia="zh-TW"/>
        </w:rPr>
      </w:pPr>
    </w:p>
    <w:p w14:paraId="15D07F19" w14:textId="3460F3E0" w:rsidR="003D3C7F" w:rsidRPr="00C60269" w:rsidRDefault="000520D4" w:rsidP="003D3C7F">
      <w:pPr>
        <w:widowControl w:val="0"/>
        <w:autoSpaceDE w:val="0"/>
        <w:autoSpaceDN w:val="0"/>
        <w:adjustRightInd w:val="0"/>
        <w:ind w:right="1552"/>
        <w:rPr>
          <w:ins w:id="2989" w:author="Lin Miirabai" w:date="2013-07-01T16:03:00Z"/>
          <w:rFonts w:cs="Arial" w:hint="eastAsia"/>
          <w:color w:val="0000FF"/>
          <w:lang w:eastAsia="zh-TW"/>
        </w:rPr>
      </w:pPr>
      <w:ins w:id="2990" w:author="Arnold Sandjaja" w:date="2013-06-29T14:41:00Z">
        <w:r w:rsidRPr="00B50214">
          <w:rPr>
            <w:rFonts w:cs="Arial"/>
            <w:b/>
            <w:bCs/>
            <w:color w:val="FF0000"/>
          </w:rPr>
          <w:t xml:space="preserve">( </w:t>
        </w:r>
        <w:r w:rsidRPr="00B50214">
          <w:rPr>
            <w:rFonts w:cs="Arial"/>
            <w:color w:val="FF0000"/>
          </w:rPr>
          <w:t>Title:</w:t>
        </w:r>
        <w:r w:rsidRPr="00B50214">
          <w:rPr>
            <w:rFonts w:cs="Arial"/>
            <w:b/>
            <w:bCs/>
          </w:rPr>
          <w:t xml:space="preserve"> </w:t>
        </w:r>
        <w:r w:rsidRPr="00B50214">
          <w:rPr>
            <w:rFonts w:cs="Arial"/>
            <w:b/>
            <w:bCs/>
            <w:color w:val="FF0000"/>
          </w:rPr>
          <w:t>)</w:t>
        </w:r>
      </w:ins>
      <w:ins w:id="2991" w:author="Lin Miirabai" w:date="2013-07-01T16:03:00Z">
        <w:r w:rsidR="003D3C7F" w:rsidRPr="00C60269">
          <w:rPr>
            <w:rFonts w:cs="Arial" w:hint="eastAsia"/>
            <w:color w:val="0000FF"/>
            <w:lang w:eastAsia="zh-TW"/>
          </w:rPr>
          <w:t>（</w:t>
        </w:r>
        <w:r w:rsidR="003D3C7F" w:rsidRPr="00C60269">
          <w:rPr>
            <w:rFonts w:ascii="新細明體" w:eastAsia="新細明體" w:hAnsi="新細明體" w:cs="新細明體" w:hint="eastAsia"/>
            <w:color w:val="0000FF"/>
            <w:lang w:eastAsia="zh-TW"/>
          </w:rPr>
          <w:t>標題：</w:t>
        </w:r>
        <w:r w:rsidR="003D3C7F" w:rsidRPr="00C60269">
          <w:rPr>
            <w:rFonts w:cs="Arial" w:hint="eastAsia"/>
            <w:color w:val="0000FF"/>
            <w:lang w:eastAsia="zh-TW"/>
          </w:rPr>
          <w:t>）</w:t>
        </w:r>
      </w:ins>
    </w:p>
    <w:p w14:paraId="4479C0A8" w14:textId="77777777" w:rsidR="000520D4" w:rsidRPr="00B50214" w:rsidRDefault="000520D4" w:rsidP="000520D4">
      <w:pPr>
        <w:widowControl w:val="0"/>
        <w:autoSpaceDE w:val="0"/>
        <w:autoSpaceDN w:val="0"/>
        <w:adjustRightInd w:val="0"/>
        <w:ind w:right="1552"/>
        <w:rPr>
          <w:ins w:id="2992" w:author="Arnold Sandjaja" w:date="2013-06-29T14:41:00Z"/>
          <w:rFonts w:cs="Arial"/>
          <w:b/>
          <w:bCs/>
          <w:color w:val="FF0000"/>
        </w:rPr>
      </w:pPr>
    </w:p>
    <w:p w14:paraId="0DE0BBA2" w14:textId="77777777" w:rsidR="000520D4" w:rsidRPr="00B50214" w:rsidRDefault="000520D4" w:rsidP="000520D4">
      <w:pPr>
        <w:widowControl w:val="0"/>
        <w:autoSpaceDE w:val="0"/>
        <w:autoSpaceDN w:val="0"/>
        <w:adjustRightInd w:val="0"/>
        <w:ind w:right="1552"/>
        <w:rPr>
          <w:ins w:id="2993" w:author="Arnold Sandjaja" w:date="2013-06-29T14:41:00Z"/>
          <w:rFonts w:cs="Arial"/>
          <w:b/>
          <w:bCs/>
        </w:rPr>
      </w:pPr>
    </w:p>
    <w:p w14:paraId="018AFE16" w14:textId="77777777" w:rsidR="000520D4" w:rsidRPr="00B50214" w:rsidRDefault="000520D4" w:rsidP="000520D4">
      <w:pPr>
        <w:widowControl w:val="0"/>
        <w:autoSpaceDE w:val="0"/>
        <w:autoSpaceDN w:val="0"/>
        <w:adjustRightInd w:val="0"/>
        <w:ind w:right="1552"/>
        <w:rPr>
          <w:ins w:id="2994" w:author="Arnold Sandjaja" w:date="2013-06-29T14:41:00Z"/>
          <w:rFonts w:cs="Arial"/>
        </w:rPr>
      </w:pPr>
      <w:ins w:id="2995" w:author="Arnold Sandjaja" w:date="2013-06-29T14:41:00Z">
        <w:r w:rsidRPr="00B50214">
          <w:rPr>
            <w:rFonts w:cs="Arial"/>
          </w:rPr>
          <w:t>We fight for</w:t>
        </w:r>
      </w:ins>
    </w:p>
    <w:p w14:paraId="48F6A702" w14:textId="68CE5C8A" w:rsidR="00845EBF" w:rsidRPr="00845EBF" w:rsidRDefault="00845EBF" w:rsidP="000520D4">
      <w:pPr>
        <w:widowControl w:val="0"/>
        <w:autoSpaceDE w:val="0"/>
        <w:autoSpaceDN w:val="0"/>
        <w:adjustRightInd w:val="0"/>
        <w:ind w:right="1552"/>
        <w:rPr>
          <w:ins w:id="2996" w:author="Lin Miirabai" w:date="2013-07-01T15:57:00Z"/>
          <w:rFonts w:ascii="新細明體" w:eastAsia="新細明體" w:hAnsi="新細明體" w:cs="新細明體" w:hint="eastAsia"/>
          <w:color w:val="0000FF"/>
          <w:lang w:eastAsia="zh-TW"/>
          <w:rPrChange w:id="2997" w:author="Lin Miirabai" w:date="2013-07-01T15:58:00Z">
            <w:rPr>
              <w:ins w:id="2998" w:author="Lin Miirabai" w:date="2013-07-01T15:57:00Z"/>
              <w:rFonts w:cs="Arial" w:hint="eastAsia"/>
              <w:lang w:eastAsia="zh-TW"/>
            </w:rPr>
          </w:rPrChange>
        </w:rPr>
      </w:pPr>
      <w:ins w:id="2999" w:author="Lin Miirabai" w:date="2013-07-01T15:58:00Z">
        <w:r w:rsidRPr="00845EBF">
          <w:rPr>
            <w:rFonts w:ascii="新細明體" w:eastAsia="新細明體" w:hAnsi="新細明體" w:cs="新細明體" w:hint="eastAsia"/>
            <w:color w:val="0000FF"/>
            <w:lang w:eastAsia="zh-TW"/>
            <w:rPrChange w:id="3000" w:author="Lin Miirabai" w:date="2013-07-01T15:58:00Z">
              <w:rPr>
                <w:rFonts w:ascii="新細明體" w:eastAsia="新細明體" w:hAnsi="新細明體" w:cs="新細明體" w:hint="eastAsia"/>
                <w:lang w:eastAsia="zh-TW"/>
              </w:rPr>
            </w:rPrChange>
          </w:rPr>
          <w:t>我們抗爭</w:t>
        </w:r>
      </w:ins>
    </w:p>
    <w:p w14:paraId="20198E6E" w14:textId="77777777" w:rsidR="00845EBF" w:rsidRPr="00B50214" w:rsidRDefault="00845EBF" w:rsidP="000520D4">
      <w:pPr>
        <w:widowControl w:val="0"/>
        <w:autoSpaceDE w:val="0"/>
        <w:autoSpaceDN w:val="0"/>
        <w:adjustRightInd w:val="0"/>
        <w:ind w:right="1552"/>
        <w:rPr>
          <w:ins w:id="3001" w:author="Arnold Sandjaja" w:date="2013-06-29T14:41:00Z"/>
          <w:rFonts w:cs="Arial"/>
        </w:rPr>
      </w:pPr>
    </w:p>
    <w:p w14:paraId="2605578B" w14:textId="24C7E611" w:rsidR="000520D4" w:rsidRPr="00B50214" w:rsidRDefault="000520D4" w:rsidP="000520D4">
      <w:pPr>
        <w:widowControl w:val="0"/>
        <w:autoSpaceDE w:val="0"/>
        <w:autoSpaceDN w:val="0"/>
        <w:adjustRightInd w:val="0"/>
        <w:ind w:right="1552"/>
        <w:rPr>
          <w:ins w:id="3002" w:author="Arnold Sandjaja" w:date="2013-06-29T14:41:00Z"/>
          <w:rFonts w:cs="Arial" w:hint="eastAsia"/>
          <w:lang w:eastAsia="zh-TW"/>
        </w:rPr>
      </w:pPr>
      <w:ins w:id="3003" w:author="Arnold Sandjaja" w:date="2013-06-29T14:41:00Z">
        <w:r w:rsidRPr="00B50214">
          <w:rPr>
            <w:rFonts w:cs="Arial"/>
            <w:b/>
            <w:bCs/>
            <w:color w:val="FF0000"/>
          </w:rPr>
          <w:t xml:space="preserve">( </w:t>
        </w:r>
        <w:r w:rsidRPr="00B50214">
          <w:rPr>
            <w:rFonts w:cs="Arial"/>
            <w:color w:val="FF0000"/>
          </w:rPr>
          <w:t xml:space="preserve">Main text: </w:t>
        </w:r>
        <w:r w:rsidRPr="00B50214">
          <w:rPr>
            <w:rFonts w:cs="Arial"/>
            <w:b/>
            <w:bCs/>
            <w:color w:val="FF0000"/>
          </w:rPr>
          <w:t>)</w:t>
        </w:r>
      </w:ins>
      <w:ins w:id="3004" w:author="Lin Miirabai" w:date="2013-07-01T16:27:00Z">
        <w:r w:rsidR="00BB3AD7" w:rsidRPr="00BB3AD7">
          <w:rPr>
            <w:rFonts w:cs="Arial" w:hint="eastAsia"/>
            <w:b/>
            <w:bCs/>
            <w:color w:val="0000FF"/>
            <w:lang w:eastAsia="zh-TW"/>
            <w:rPrChange w:id="3005" w:author="Lin Miirabai" w:date="2013-07-01T16:27:00Z">
              <w:rPr>
                <w:rFonts w:cs="Arial" w:hint="eastAsia"/>
                <w:b/>
                <w:bCs/>
                <w:color w:val="FF0000"/>
                <w:lang w:eastAsia="zh-TW"/>
              </w:rPr>
            </w:rPrChange>
          </w:rPr>
          <w:t>（</w:t>
        </w:r>
        <w:r w:rsidR="00BB3AD7" w:rsidRPr="00BB3AD7">
          <w:rPr>
            <w:rFonts w:ascii="新細明體" w:eastAsia="新細明體" w:hAnsi="新細明體" w:cs="新細明體" w:hint="eastAsia"/>
            <w:b/>
            <w:bCs/>
            <w:color w:val="0000FF"/>
            <w:lang w:eastAsia="zh-TW"/>
            <w:rPrChange w:id="3006" w:author="Lin Miirabai" w:date="2013-07-01T16:27:00Z">
              <w:rPr>
                <w:rFonts w:ascii="新細明體" w:eastAsia="新細明體" w:hAnsi="新細明體" w:cs="新細明體" w:hint="eastAsia"/>
                <w:b/>
                <w:bCs/>
                <w:color w:val="FF0000"/>
                <w:lang w:eastAsia="zh-TW"/>
              </w:rPr>
            </w:rPrChange>
          </w:rPr>
          <w:t>主要文案：</w:t>
        </w:r>
        <w:r w:rsidR="00BB3AD7" w:rsidRPr="00BB3AD7">
          <w:rPr>
            <w:rFonts w:cs="Arial" w:hint="eastAsia"/>
            <w:b/>
            <w:bCs/>
            <w:color w:val="0000FF"/>
            <w:lang w:eastAsia="zh-TW"/>
            <w:rPrChange w:id="3007" w:author="Lin Miirabai" w:date="2013-07-01T16:27:00Z">
              <w:rPr>
                <w:rFonts w:cs="Arial" w:hint="eastAsia"/>
                <w:b/>
                <w:bCs/>
                <w:color w:val="FF0000"/>
                <w:lang w:eastAsia="zh-TW"/>
              </w:rPr>
            </w:rPrChange>
          </w:rPr>
          <w:t>）</w:t>
        </w:r>
      </w:ins>
    </w:p>
    <w:p w14:paraId="35FC3DDF" w14:textId="77777777" w:rsidR="000520D4" w:rsidRPr="00B50214" w:rsidRDefault="000520D4" w:rsidP="000520D4">
      <w:pPr>
        <w:widowControl w:val="0"/>
        <w:autoSpaceDE w:val="0"/>
        <w:autoSpaceDN w:val="0"/>
        <w:adjustRightInd w:val="0"/>
        <w:ind w:right="1552"/>
        <w:rPr>
          <w:ins w:id="3008" w:author="Arnold Sandjaja" w:date="2013-06-29T14:41:00Z"/>
          <w:rFonts w:cs="Arial"/>
        </w:rPr>
      </w:pPr>
      <w:ins w:id="3009" w:author="Arnold Sandjaja" w:date="2013-06-29T14:41:00Z">
        <w:r w:rsidRPr="00B50214">
          <w:rPr>
            <w:rFonts w:cs="Arial"/>
          </w:rPr>
          <w:t>Attac sees the domination of financial markets on society as the main obstacle to the shift to a new mode of development that would be social, ecological, democratic, and relying on solidarity. In order to bring this domination to an end we demand:</w:t>
        </w:r>
      </w:ins>
    </w:p>
    <w:p w14:paraId="23D1DBAA" w14:textId="18BFB4BA" w:rsidR="00BB3AD7" w:rsidRPr="00BB3AD7" w:rsidRDefault="00BB3AD7" w:rsidP="000520D4">
      <w:pPr>
        <w:widowControl w:val="0"/>
        <w:autoSpaceDE w:val="0"/>
        <w:autoSpaceDN w:val="0"/>
        <w:adjustRightInd w:val="0"/>
        <w:ind w:right="1552"/>
        <w:rPr>
          <w:ins w:id="3010" w:author="Lin Miirabai" w:date="2013-07-01T16:27:00Z"/>
          <w:rFonts w:ascii="新細明體" w:eastAsia="新細明體" w:hAnsi="新細明體" w:cs="新細明體" w:hint="eastAsia"/>
          <w:color w:val="0000FF"/>
          <w:lang w:eastAsia="zh-TW"/>
          <w:rPrChange w:id="3011" w:author="Lin Miirabai" w:date="2013-07-01T16:32:00Z">
            <w:rPr>
              <w:ins w:id="3012" w:author="Lin Miirabai" w:date="2013-07-01T16:27:00Z"/>
              <w:rFonts w:cs="Arial" w:hint="eastAsia"/>
              <w:lang w:eastAsia="zh-TW"/>
            </w:rPr>
          </w:rPrChange>
        </w:rPr>
      </w:pPr>
      <w:ins w:id="3013" w:author="Lin Miirabai" w:date="2013-07-01T16:28:00Z">
        <w:r w:rsidRPr="00BB3AD7">
          <w:rPr>
            <w:rFonts w:cs="Arial"/>
            <w:color w:val="0000FF"/>
            <w:rPrChange w:id="3014" w:author="Lin Miirabai" w:date="2013-07-01T16:32:00Z">
              <w:rPr>
                <w:rFonts w:cs="Arial"/>
              </w:rPr>
            </w:rPrChange>
          </w:rPr>
          <w:lastRenderedPageBreak/>
          <w:t>Attac</w:t>
        </w:r>
        <w:r w:rsidRPr="00BB3AD7">
          <w:rPr>
            <w:rFonts w:ascii="新細明體" w:eastAsia="新細明體" w:hAnsi="新細明體" w:cs="新細明體" w:hint="eastAsia"/>
            <w:color w:val="0000FF"/>
            <w:lang w:eastAsia="zh-TW"/>
            <w:rPrChange w:id="3015" w:author="Lin Miirabai" w:date="2013-07-01T16:32:00Z">
              <w:rPr>
                <w:rFonts w:ascii="新細明體" w:eastAsia="新細明體" w:hAnsi="新細明體" w:cs="新細明體" w:hint="eastAsia"/>
                <w:lang w:eastAsia="zh-TW"/>
              </w:rPr>
            </w:rPrChange>
          </w:rPr>
          <w:t>看見金融市場</w:t>
        </w:r>
      </w:ins>
      <w:ins w:id="3016" w:author="Lin Miirabai" w:date="2013-07-01T16:31:00Z">
        <w:r w:rsidRPr="00BB3AD7">
          <w:rPr>
            <w:rFonts w:ascii="新細明體" w:eastAsia="新細明體" w:hAnsi="新細明體" w:cs="新細明體" w:hint="eastAsia"/>
            <w:color w:val="0000FF"/>
            <w:lang w:eastAsia="zh-TW"/>
            <w:rPrChange w:id="3017" w:author="Lin Miirabai" w:date="2013-07-01T16:32:00Z">
              <w:rPr>
                <w:rFonts w:ascii="新細明體" w:eastAsia="新細明體" w:hAnsi="新細明體" w:cs="新細明體" w:hint="eastAsia"/>
                <w:lang w:eastAsia="zh-TW"/>
              </w:rPr>
            </w:rPrChange>
          </w:rPr>
          <w:t>的壟斷是最主要的阻礙之一</w:t>
        </w:r>
      </w:ins>
      <w:ins w:id="3018" w:author="Lin Miirabai" w:date="2013-07-01T16:29:00Z">
        <w:r w:rsidRPr="00BB3AD7">
          <w:rPr>
            <w:rFonts w:ascii="新細明體" w:eastAsia="新細明體" w:hAnsi="新細明體" w:cs="新細明體" w:hint="eastAsia"/>
            <w:color w:val="0000FF"/>
            <w:lang w:eastAsia="zh-TW"/>
            <w:rPrChange w:id="3019" w:author="Lin Miirabai" w:date="2013-07-01T16:32:00Z">
              <w:rPr>
                <w:rFonts w:ascii="新細明體" w:eastAsia="新細明體" w:hAnsi="新細明體" w:cs="新細明體" w:hint="eastAsia"/>
                <w:lang w:eastAsia="zh-TW"/>
              </w:rPr>
            </w:rPrChange>
          </w:rPr>
          <w:t>，</w:t>
        </w:r>
      </w:ins>
      <w:ins w:id="3020" w:author="Lin Miirabai" w:date="2013-07-01T16:31:00Z">
        <w:r w:rsidRPr="00BB3AD7">
          <w:rPr>
            <w:rFonts w:ascii="新細明體" w:eastAsia="新細明體" w:hAnsi="新細明體" w:cs="新細明體" w:hint="eastAsia"/>
            <w:color w:val="0000FF"/>
            <w:lang w:eastAsia="zh-TW"/>
            <w:rPrChange w:id="3021" w:author="Lin Miirabai" w:date="2013-07-01T16:32:00Z">
              <w:rPr>
                <w:rFonts w:ascii="新細明體" w:eastAsia="新細明體" w:hAnsi="新細明體" w:cs="新細明體" w:hint="eastAsia"/>
                <w:lang w:eastAsia="zh-TW"/>
              </w:rPr>
            </w:rPrChange>
          </w:rPr>
          <w:t>為了這個模式，</w:t>
        </w:r>
      </w:ins>
      <w:ins w:id="3022" w:author="Lin Miirabai" w:date="2013-07-01T16:29:00Z">
        <w:r w:rsidRPr="00BB3AD7">
          <w:rPr>
            <w:rFonts w:ascii="新細明體" w:eastAsia="新細明體" w:hAnsi="新細明體" w:cs="新細明體" w:hint="eastAsia"/>
            <w:color w:val="0000FF"/>
            <w:lang w:eastAsia="zh-TW"/>
            <w:rPrChange w:id="3023" w:author="Lin Miirabai" w:date="2013-07-01T16:32:00Z">
              <w:rPr>
                <w:rFonts w:ascii="新細明體" w:eastAsia="新細明體" w:hAnsi="新細明體" w:cs="新細明體" w:hint="eastAsia"/>
                <w:lang w:eastAsia="zh-TW"/>
              </w:rPr>
            </w:rPrChange>
          </w:rPr>
          <w:t>一個新的發展模式</w:t>
        </w:r>
      </w:ins>
      <w:ins w:id="3024" w:author="Lin Miirabai" w:date="2013-07-01T16:30:00Z">
        <w:r w:rsidRPr="00BB3AD7">
          <w:rPr>
            <w:rFonts w:ascii="新細明體" w:eastAsia="新細明體" w:hAnsi="新細明體" w:cs="新細明體" w:hint="eastAsia"/>
            <w:color w:val="0000FF"/>
            <w:lang w:eastAsia="zh-TW"/>
            <w:rPrChange w:id="3025" w:author="Lin Miirabai" w:date="2013-07-01T16:32:00Z">
              <w:rPr>
                <w:rFonts w:ascii="新細明體" w:eastAsia="新細明體" w:hAnsi="新細明體" w:cs="新細明體" w:hint="eastAsia"/>
                <w:lang w:eastAsia="zh-TW"/>
              </w:rPr>
            </w:rPrChange>
          </w:rPr>
          <w:t>：</w:t>
        </w:r>
      </w:ins>
      <w:ins w:id="3026" w:author="Lin Miirabai" w:date="2013-07-01T16:29:00Z">
        <w:r w:rsidRPr="00BB3AD7">
          <w:rPr>
            <w:rFonts w:ascii="新細明體" w:eastAsia="新細明體" w:hAnsi="新細明體" w:cs="新細明體" w:hint="eastAsia"/>
            <w:color w:val="0000FF"/>
            <w:lang w:eastAsia="zh-TW"/>
            <w:rPrChange w:id="3027" w:author="Lin Miirabai" w:date="2013-07-01T16:32:00Z">
              <w:rPr>
                <w:rFonts w:ascii="新細明體" w:eastAsia="新細明體" w:hAnsi="新細明體" w:cs="新細明體" w:hint="eastAsia"/>
                <w:lang w:eastAsia="zh-TW"/>
              </w:rPr>
            </w:rPrChange>
          </w:rPr>
          <w:t>社會、經濟、外交和</w:t>
        </w:r>
      </w:ins>
      <w:ins w:id="3028" w:author="Lin Miirabai" w:date="2013-07-01T16:32:00Z">
        <w:r w:rsidRPr="00BB3AD7">
          <w:rPr>
            <w:rFonts w:ascii="新細明體" w:eastAsia="新細明體" w:hAnsi="新細明體" w:cs="新細明體" w:hint="eastAsia"/>
            <w:color w:val="0000FF"/>
            <w:lang w:eastAsia="zh-TW"/>
            <w:rPrChange w:id="3029" w:author="Lin Miirabai" w:date="2013-07-01T16:32:00Z">
              <w:rPr>
                <w:rFonts w:ascii="新細明體" w:eastAsia="新細明體" w:hAnsi="新細明體" w:cs="新細明體" w:hint="eastAsia"/>
                <w:lang w:eastAsia="zh-TW"/>
              </w:rPr>
            </w:rPrChange>
          </w:rPr>
          <w:t>對</w:t>
        </w:r>
      </w:ins>
      <w:ins w:id="3030" w:author="Lin Miirabai" w:date="2013-07-01T16:30:00Z">
        <w:r w:rsidRPr="00BB3AD7">
          <w:rPr>
            <w:rFonts w:ascii="新細明體" w:eastAsia="新細明體" w:hAnsi="新細明體" w:cs="新細明體" w:hint="eastAsia"/>
            <w:color w:val="0000FF"/>
            <w:lang w:eastAsia="zh-TW"/>
            <w:rPrChange w:id="3031" w:author="Lin Miirabai" w:date="2013-07-01T16:32:00Z">
              <w:rPr>
                <w:rFonts w:ascii="新細明體" w:eastAsia="新細明體" w:hAnsi="新細明體" w:cs="新細明體" w:hint="eastAsia"/>
                <w:lang w:eastAsia="zh-TW"/>
              </w:rPr>
            </w:rPrChange>
          </w:rPr>
          <w:t>團隊依賴</w:t>
        </w:r>
      </w:ins>
      <w:ins w:id="3032" w:author="Lin Miirabai" w:date="2013-07-01T16:32:00Z">
        <w:r w:rsidRPr="00BB3AD7">
          <w:rPr>
            <w:rFonts w:ascii="新細明體" w:eastAsia="新細明體" w:hAnsi="新細明體" w:cs="新細明體" w:hint="eastAsia"/>
            <w:color w:val="0000FF"/>
            <w:lang w:eastAsia="zh-TW"/>
            <w:rPrChange w:id="3033" w:author="Lin Miirabai" w:date="2013-07-01T16:32:00Z">
              <w:rPr>
                <w:rFonts w:ascii="新細明體" w:eastAsia="新細明體" w:hAnsi="新細明體" w:cs="新細明體" w:hint="eastAsia"/>
                <w:lang w:eastAsia="zh-TW"/>
              </w:rPr>
            </w:rPrChange>
          </w:rPr>
          <w:t>繼而產生</w:t>
        </w:r>
      </w:ins>
      <w:ins w:id="3034" w:author="Lin Miirabai" w:date="2013-07-01T16:30:00Z">
        <w:r w:rsidRPr="00BB3AD7">
          <w:rPr>
            <w:rFonts w:ascii="新細明體" w:eastAsia="新細明體" w:hAnsi="新細明體" w:cs="新細明體" w:hint="eastAsia"/>
            <w:color w:val="0000FF"/>
            <w:lang w:eastAsia="zh-TW"/>
            <w:rPrChange w:id="3035" w:author="Lin Miirabai" w:date="2013-07-01T16:32:00Z">
              <w:rPr>
                <w:rFonts w:ascii="新細明體" w:eastAsia="新細明體" w:hAnsi="新細明體" w:cs="新細明體" w:hint="eastAsia"/>
                <w:lang w:eastAsia="zh-TW"/>
              </w:rPr>
            </w:rPrChange>
          </w:rPr>
          <w:t>。為結束這個壟斷，我們認為：</w:t>
        </w:r>
      </w:ins>
    </w:p>
    <w:p w14:paraId="44E4D928" w14:textId="77777777" w:rsidR="00BB3AD7" w:rsidRDefault="00BB3AD7" w:rsidP="000520D4">
      <w:pPr>
        <w:widowControl w:val="0"/>
        <w:autoSpaceDE w:val="0"/>
        <w:autoSpaceDN w:val="0"/>
        <w:adjustRightInd w:val="0"/>
        <w:ind w:right="1552"/>
        <w:rPr>
          <w:ins w:id="3036" w:author="Lin Miirabai" w:date="2013-07-01T16:27:00Z"/>
          <w:rFonts w:cs="Arial" w:hint="eastAsia"/>
          <w:lang w:eastAsia="zh-TW"/>
        </w:rPr>
      </w:pPr>
    </w:p>
    <w:p w14:paraId="28DE6DB4" w14:textId="77777777" w:rsidR="000520D4" w:rsidRPr="00B50214" w:rsidRDefault="000520D4" w:rsidP="000520D4">
      <w:pPr>
        <w:widowControl w:val="0"/>
        <w:autoSpaceDE w:val="0"/>
        <w:autoSpaceDN w:val="0"/>
        <w:adjustRightInd w:val="0"/>
        <w:ind w:right="1552"/>
        <w:rPr>
          <w:ins w:id="3037" w:author="Arnold Sandjaja" w:date="2013-06-29T14:41:00Z"/>
          <w:rFonts w:cs="Arial"/>
        </w:rPr>
      </w:pPr>
      <w:ins w:id="3038" w:author="Arnold Sandjaja" w:date="2013-06-29T14:41:00Z">
        <w:r>
          <w:rPr>
            <w:rFonts w:cs="Arial"/>
          </w:rPr>
          <w:t>• L</w:t>
        </w:r>
        <w:r w:rsidRPr="00B50214">
          <w:rPr>
            <w:rFonts w:cs="Arial"/>
          </w:rPr>
          <w:t>imits to capital flow and regulations such as a tax on financial transactions so as to drastically reduce all speculative moves</w:t>
        </w:r>
        <w:r>
          <w:rPr>
            <w:rFonts w:cs="Arial"/>
          </w:rPr>
          <w:t>.</w:t>
        </w:r>
      </w:ins>
    </w:p>
    <w:p w14:paraId="7823561F" w14:textId="77777777" w:rsidR="000520D4" w:rsidRPr="00B50214" w:rsidRDefault="000520D4" w:rsidP="000520D4">
      <w:pPr>
        <w:widowControl w:val="0"/>
        <w:autoSpaceDE w:val="0"/>
        <w:autoSpaceDN w:val="0"/>
        <w:adjustRightInd w:val="0"/>
        <w:ind w:right="1552"/>
        <w:rPr>
          <w:ins w:id="3039" w:author="Arnold Sandjaja" w:date="2013-06-29T14:41:00Z"/>
          <w:rFonts w:cs="Arial"/>
        </w:rPr>
      </w:pPr>
      <w:ins w:id="3040" w:author="Arnold Sandjaja" w:date="2013-06-29T14:41:00Z">
        <w:r>
          <w:rPr>
            <w:rFonts w:cs="Arial"/>
          </w:rPr>
          <w:t>• T</w:t>
        </w:r>
        <w:r w:rsidRPr="00B50214">
          <w:rPr>
            <w:rFonts w:cs="Arial"/>
          </w:rPr>
          <w:t>he socialization of the banking sector so that the banks’ investment policies will be governed by social and ecological imperatives and not by short-term profits</w:t>
        </w:r>
        <w:r>
          <w:rPr>
            <w:rFonts w:cs="Arial"/>
          </w:rPr>
          <w:t>.</w:t>
        </w:r>
      </w:ins>
    </w:p>
    <w:p w14:paraId="7EABEB41" w14:textId="77777777" w:rsidR="000520D4" w:rsidRPr="00B50214" w:rsidRDefault="000520D4" w:rsidP="000520D4">
      <w:pPr>
        <w:widowControl w:val="0"/>
        <w:autoSpaceDE w:val="0"/>
        <w:autoSpaceDN w:val="0"/>
        <w:adjustRightInd w:val="0"/>
        <w:ind w:right="1552"/>
        <w:rPr>
          <w:ins w:id="3041" w:author="Arnold Sandjaja" w:date="2013-06-29T14:41:00Z"/>
          <w:rFonts w:cs="Arial"/>
        </w:rPr>
      </w:pPr>
      <w:ins w:id="3042" w:author="Arnold Sandjaja" w:date="2013-06-29T14:41:00Z">
        <w:r>
          <w:rPr>
            <w:rFonts w:cs="Arial"/>
          </w:rPr>
          <w:t>• T</w:t>
        </w:r>
        <w:r w:rsidRPr="00B50214">
          <w:rPr>
            <w:rFonts w:cs="Arial"/>
          </w:rPr>
          <w:t>he prohibition of any capital transit via tax havens to put an end to occult financial activities and to tax evasion</w:t>
        </w:r>
        <w:r>
          <w:rPr>
            <w:rFonts w:cs="Arial"/>
          </w:rPr>
          <w:t>.</w:t>
        </w:r>
      </w:ins>
    </w:p>
    <w:p w14:paraId="246D1088" w14:textId="77777777" w:rsidR="000520D4" w:rsidRPr="00B50214" w:rsidRDefault="000520D4" w:rsidP="000520D4">
      <w:pPr>
        <w:widowControl w:val="0"/>
        <w:autoSpaceDE w:val="0"/>
        <w:autoSpaceDN w:val="0"/>
        <w:adjustRightInd w:val="0"/>
        <w:ind w:right="1552"/>
        <w:rPr>
          <w:ins w:id="3043" w:author="Arnold Sandjaja" w:date="2013-06-29T14:41:00Z"/>
          <w:rFonts w:cs="Arial"/>
        </w:rPr>
      </w:pPr>
      <w:ins w:id="3044" w:author="Arnold Sandjaja" w:date="2013-06-29T14:41:00Z">
        <w:r>
          <w:rPr>
            <w:rFonts w:cs="Arial"/>
          </w:rPr>
          <w:t>• R</w:t>
        </w:r>
        <w:r w:rsidRPr="00B50214">
          <w:rPr>
            <w:rFonts w:cs="Arial"/>
          </w:rPr>
          <w:t>estrictions to TNCs through international regulations</w:t>
        </w:r>
        <w:r>
          <w:rPr>
            <w:rFonts w:cs="Arial"/>
          </w:rPr>
          <w:t>.</w:t>
        </w:r>
      </w:ins>
    </w:p>
    <w:p w14:paraId="071FE4E3" w14:textId="77777777" w:rsidR="000520D4" w:rsidRPr="00B50214" w:rsidRDefault="000520D4" w:rsidP="000520D4">
      <w:pPr>
        <w:widowControl w:val="0"/>
        <w:autoSpaceDE w:val="0"/>
        <w:autoSpaceDN w:val="0"/>
        <w:adjustRightInd w:val="0"/>
        <w:ind w:right="1552"/>
        <w:rPr>
          <w:ins w:id="3045" w:author="Arnold Sandjaja" w:date="2013-06-29T14:41:00Z"/>
          <w:rFonts w:cs="Arial"/>
        </w:rPr>
      </w:pPr>
      <w:ins w:id="3046" w:author="Arnold Sandjaja" w:date="2013-06-29T14:41:00Z">
        <w:r>
          <w:rPr>
            <w:rFonts w:cs="Arial"/>
          </w:rPr>
          <w:t>• T</w:t>
        </w:r>
        <w:r w:rsidRPr="00B50214">
          <w:rPr>
            <w:rFonts w:cs="Arial"/>
          </w:rPr>
          <w:t>he cancellation of the public debt of developing countries</w:t>
        </w:r>
        <w:r>
          <w:rPr>
            <w:rFonts w:cs="Arial"/>
          </w:rPr>
          <w:t>.</w:t>
        </w:r>
      </w:ins>
    </w:p>
    <w:p w14:paraId="6D9C83C5" w14:textId="77777777" w:rsidR="000520D4" w:rsidRPr="00B50214" w:rsidRDefault="000520D4" w:rsidP="000520D4">
      <w:pPr>
        <w:widowControl w:val="0"/>
        <w:autoSpaceDE w:val="0"/>
        <w:autoSpaceDN w:val="0"/>
        <w:adjustRightInd w:val="0"/>
        <w:ind w:right="1552"/>
        <w:rPr>
          <w:ins w:id="3047" w:author="Arnold Sandjaja" w:date="2013-06-29T14:41:00Z"/>
          <w:rFonts w:cs="Arial"/>
        </w:rPr>
      </w:pPr>
      <w:ins w:id="3048" w:author="Arnold Sandjaja" w:date="2013-06-29T14:41:00Z">
        <w:r>
          <w:rPr>
            <w:rFonts w:cs="Arial"/>
          </w:rPr>
          <w:t>• A</w:t>
        </w:r>
        <w:r w:rsidRPr="00B50214">
          <w:rPr>
            <w:rFonts w:cs="Arial"/>
          </w:rPr>
          <w:t>n increase in taxes on financial incomes and on private estates;</w:t>
        </w:r>
      </w:ins>
    </w:p>
    <w:p w14:paraId="28781C52" w14:textId="77777777" w:rsidR="000520D4" w:rsidRPr="00B50214" w:rsidRDefault="000520D4" w:rsidP="000520D4">
      <w:pPr>
        <w:widowControl w:val="0"/>
        <w:autoSpaceDE w:val="0"/>
        <w:autoSpaceDN w:val="0"/>
        <w:adjustRightInd w:val="0"/>
        <w:ind w:right="1552"/>
        <w:rPr>
          <w:ins w:id="3049" w:author="Arnold Sandjaja" w:date="2013-06-29T14:41:00Z"/>
          <w:rFonts w:cs="Arial"/>
        </w:rPr>
      </w:pPr>
      <w:ins w:id="3050" w:author="Arnold Sandjaja" w:date="2013-06-29T14:41:00Z">
        <w:r>
          <w:rPr>
            <w:rFonts w:cs="Arial"/>
          </w:rPr>
          <w:t>• A</w:t>
        </w:r>
        <w:r w:rsidRPr="00B50214">
          <w:rPr>
            <w:rFonts w:cs="Arial"/>
          </w:rPr>
          <w:t xml:space="preserve"> fair organization of international trade that is favourable to developing countries, wage earners, and the environment</w:t>
        </w:r>
        <w:r>
          <w:rPr>
            <w:rFonts w:cs="Arial"/>
          </w:rPr>
          <w:t>.</w:t>
        </w:r>
      </w:ins>
    </w:p>
    <w:p w14:paraId="22E34417" w14:textId="77777777" w:rsidR="000520D4" w:rsidRPr="00B50214" w:rsidRDefault="000520D4" w:rsidP="000520D4">
      <w:pPr>
        <w:widowControl w:val="0"/>
        <w:autoSpaceDE w:val="0"/>
        <w:autoSpaceDN w:val="0"/>
        <w:adjustRightInd w:val="0"/>
        <w:ind w:right="1552"/>
        <w:rPr>
          <w:ins w:id="3051" w:author="Arnold Sandjaja" w:date="2013-06-29T14:41:00Z"/>
          <w:rFonts w:cs="Arial"/>
        </w:rPr>
      </w:pPr>
      <w:ins w:id="3052" w:author="Arnold Sandjaja" w:date="2013-06-29T14:41:00Z">
        <w:r>
          <w:rPr>
            <w:rFonts w:cs="Arial"/>
          </w:rPr>
          <w:t>• A</w:t>
        </w:r>
        <w:r w:rsidRPr="00B50214">
          <w:rPr>
            <w:rFonts w:cs="Arial"/>
          </w:rPr>
          <w:t>ccess to common goods of humankind (water, education, healthcare…) so that human rights are adhered to</w:t>
        </w:r>
        <w:r>
          <w:rPr>
            <w:rFonts w:cs="Arial"/>
          </w:rPr>
          <w:t>.</w:t>
        </w:r>
      </w:ins>
    </w:p>
    <w:p w14:paraId="03B7F915" w14:textId="77777777" w:rsidR="000520D4" w:rsidRPr="00B50214" w:rsidRDefault="000520D4" w:rsidP="000520D4">
      <w:pPr>
        <w:widowControl w:val="0"/>
        <w:autoSpaceDE w:val="0"/>
        <w:autoSpaceDN w:val="0"/>
        <w:adjustRightInd w:val="0"/>
        <w:ind w:right="1552"/>
        <w:rPr>
          <w:ins w:id="3053" w:author="Arnold Sandjaja" w:date="2013-06-29T14:41:00Z"/>
          <w:rFonts w:cs="Arial"/>
        </w:rPr>
      </w:pPr>
      <w:ins w:id="3054" w:author="Arnold Sandjaja" w:date="2013-06-29T14:41:00Z">
        <w:r>
          <w:rPr>
            <w:rFonts w:cs="Arial"/>
          </w:rPr>
          <w:t>• G</w:t>
        </w:r>
        <w:r w:rsidRPr="00B50214">
          <w:rPr>
            <w:rFonts w:cs="Arial"/>
          </w:rPr>
          <w:t>lobal taxes to finance access to common goods, namely taxes on TNC profits, polluting activities (carbon tax), on financial transactions, on large private estates</w:t>
        </w:r>
        <w:r>
          <w:rPr>
            <w:rFonts w:cs="Arial"/>
          </w:rPr>
          <w:t>.</w:t>
        </w:r>
      </w:ins>
    </w:p>
    <w:p w14:paraId="43DB3C1F" w14:textId="77777777" w:rsidR="000520D4" w:rsidRPr="00B50214" w:rsidRDefault="000520D4" w:rsidP="000520D4">
      <w:pPr>
        <w:widowControl w:val="0"/>
        <w:autoSpaceDE w:val="0"/>
        <w:autoSpaceDN w:val="0"/>
        <w:adjustRightInd w:val="0"/>
        <w:ind w:right="1552"/>
        <w:rPr>
          <w:ins w:id="3055" w:author="Arnold Sandjaja" w:date="2013-06-29T14:41:00Z"/>
          <w:rFonts w:cs="Arial"/>
        </w:rPr>
      </w:pPr>
      <w:ins w:id="3056" w:author="Arnold Sandjaja" w:date="2013-06-29T14:41:00Z">
        <w:r>
          <w:rPr>
            <w:rFonts w:cs="Arial"/>
          </w:rPr>
          <w:t xml:space="preserve">• A </w:t>
        </w:r>
        <w:r w:rsidRPr="00B50214">
          <w:rPr>
            <w:rFonts w:cs="Arial"/>
          </w:rPr>
          <w:t>social and ecological agriculture without GM,  respectful of the principle of food sovereignty and making it possible for peasants to earn a decent living both in the North and in the South</w:t>
        </w:r>
        <w:r>
          <w:rPr>
            <w:rFonts w:cs="Arial"/>
          </w:rPr>
          <w:t>.</w:t>
        </w:r>
      </w:ins>
    </w:p>
    <w:p w14:paraId="4C9E5285" w14:textId="77777777" w:rsidR="000520D4" w:rsidRPr="00B50214" w:rsidRDefault="000520D4" w:rsidP="000520D4">
      <w:pPr>
        <w:widowControl w:val="0"/>
        <w:autoSpaceDE w:val="0"/>
        <w:autoSpaceDN w:val="0"/>
        <w:adjustRightInd w:val="0"/>
        <w:ind w:right="1552"/>
        <w:rPr>
          <w:ins w:id="3057" w:author="Arnold Sandjaja" w:date="2013-06-29T14:41:00Z"/>
          <w:rFonts w:cs="Arial"/>
        </w:rPr>
      </w:pPr>
      <w:ins w:id="3058" w:author="Arnold Sandjaja" w:date="2013-06-29T14:41:00Z">
        <w:r>
          <w:rPr>
            <w:rFonts w:cs="Arial"/>
          </w:rPr>
          <w:t>• W</w:t>
        </w:r>
        <w:r w:rsidRPr="00B50214">
          <w:rPr>
            <w:rFonts w:cs="Arial"/>
          </w:rPr>
          <w:t>ays of solving conflicts peacefully (Attac favours non violence in its actions).</w:t>
        </w:r>
      </w:ins>
    </w:p>
    <w:p w14:paraId="70D08950" w14:textId="77777777" w:rsidR="000520D4" w:rsidRPr="00B50214" w:rsidRDefault="000520D4" w:rsidP="000520D4">
      <w:pPr>
        <w:widowControl w:val="0"/>
        <w:autoSpaceDE w:val="0"/>
        <w:autoSpaceDN w:val="0"/>
        <w:adjustRightInd w:val="0"/>
        <w:ind w:right="1552"/>
        <w:rPr>
          <w:ins w:id="3059" w:author="Arnold Sandjaja" w:date="2013-06-29T14:41:00Z"/>
          <w:rFonts w:cs="Arial"/>
        </w:rPr>
      </w:pPr>
      <w:ins w:id="3060" w:author="Arnold Sandjaja" w:date="2013-06-29T14:41:00Z">
        <w:r w:rsidRPr="00B50214">
          <w:rPr>
            <w:rFonts w:cs="Arial"/>
          </w:rPr>
          <w:t>Attac also fights any extension of commodification, whether through privatization of public services, the development of pension funds, the privatization of social security, speculation on the right to pollute through a carbon market.</w:t>
        </w:r>
      </w:ins>
    </w:p>
    <w:p w14:paraId="6B0CF273" w14:textId="77777777" w:rsidR="00BB3AD7" w:rsidRDefault="00BB3AD7" w:rsidP="000520D4">
      <w:pPr>
        <w:widowControl w:val="0"/>
        <w:autoSpaceDE w:val="0"/>
        <w:autoSpaceDN w:val="0"/>
        <w:adjustRightInd w:val="0"/>
        <w:ind w:right="1552"/>
        <w:rPr>
          <w:ins w:id="3061" w:author="Lin Miirabai" w:date="2013-07-01T17:39:00Z"/>
          <w:rFonts w:cs="Arial" w:hint="eastAsia"/>
          <w:lang w:eastAsia="zh-TW"/>
        </w:rPr>
      </w:pPr>
    </w:p>
    <w:p w14:paraId="2647286E" w14:textId="77777777" w:rsidR="00821FD4" w:rsidRPr="00EE0E3D" w:rsidRDefault="00821FD4" w:rsidP="00821FD4">
      <w:pPr>
        <w:widowControl w:val="0"/>
        <w:autoSpaceDE w:val="0"/>
        <w:autoSpaceDN w:val="0"/>
        <w:adjustRightInd w:val="0"/>
        <w:ind w:right="1552"/>
        <w:rPr>
          <w:ins w:id="3062" w:author="Lin Miirabai" w:date="2013-07-01T18:52:00Z"/>
          <w:rFonts w:ascii="新細明體" w:eastAsia="新細明體" w:hAnsi="新細明體" w:cs="新細明體" w:hint="eastAsia"/>
          <w:color w:val="0000FF"/>
          <w:lang w:eastAsia="zh-TW"/>
        </w:rPr>
      </w:pPr>
      <w:ins w:id="3063" w:author="Lin Miirabai" w:date="2013-07-01T18:52:00Z">
        <w:r w:rsidRPr="00EE0E3D">
          <w:rPr>
            <w:rFonts w:ascii="新細明體" w:eastAsia="新細明體" w:hAnsi="新細明體" w:cs="新細明體" w:hint="eastAsia"/>
            <w:color w:val="0000FF"/>
            <w:lang w:eastAsia="zh-TW"/>
          </w:rPr>
          <w:t>（以上為編輯內文文字）</w:t>
        </w:r>
      </w:ins>
    </w:p>
    <w:p w14:paraId="0579FB2D" w14:textId="1F838D0F" w:rsidR="003C603C" w:rsidRPr="003C603C" w:rsidRDefault="003C603C" w:rsidP="000520D4">
      <w:pPr>
        <w:widowControl w:val="0"/>
        <w:autoSpaceDE w:val="0"/>
        <w:autoSpaceDN w:val="0"/>
        <w:adjustRightInd w:val="0"/>
        <w:ind w:right="1552"/>
        <w:rPr>
          <w:ins w:id="3064" w:author="Lin Miirabai" w:date="2013-07-01T16:33:00Z"/>
          <w:rFonts w:ascii="新細明體" w:eastAsia="新細明體" w:hAnsi="新細明體" w:cs="新細明體" w:hint="eastAsia"/>
          <w:color w:val="0000FF"/>
          <w:lang w:eastAsia="zh-TW"/>
          <w:rPrChange w:id="3065" w:author="Lin Miirabai" w:date="2013-07-01T17:40:00Z">
            <w:rPr>
              <w:ins w:id="3066" w:author="Lin Miirabai" w:date="2013-07-01T16:33:00Z"/>
              <w:rFonts w:cs="Arial" w:hint="eastAsia"/>
              <w:lang w:eastAsia="zh-TW"/>
            </w:rPr>
          </w:rPrChange>
        </w:rPr>
      </w:pPr>
      <w:ins w:id="3067" w:author="Lin Miirabai" w:date="2013-07-01T17:39:00Z">
        <w:r w:rsidRPr="003C603C">
          <w:rPr>
            <w:rFonts w:ascii="新細明體" w:eastAsia="新細明體" w:hAnsi="新細明體" w:cs="新細明體" w:hint="eastAsia"/>
            <w:color w:val="0000FF"/>
            <w:lang w:eastAsia="zh-TW"/>
            <w:rPrChange w:id="3068" w:author="Lin Miirabai" w:date="2013-07-01T17:39:00Z">
              <w:rPr>
                <w:rFonts w:ascii="新細明體" w:eastAsia="新細明體" w:hAnsi="新細明體" w:cs="新細明體" w:hint="eastAsia"/>
                <w:lang w:eastAsia="zh-TW"/>
              </w:rPr>
            </w:rPrChange>
          </w:rPr>
          <w:t>以上條列</w:t>
        </w:r>
      </w:ins>
      <w:ins w:id="3069" w:author="Lin Miirabai" w:date="2013-07-01T17:40:00Z">
        <w:r>
          <w:rPr>
            <w:rFonts w:ascii="新細明體" w:eastAsia="新細明體" w:hAnsi="新細明體" w:cs="新細明體" w:hint="eastAsia"/>
            <w:color w:val="0000FF"/>
            <w:lang w:eastAsia="zh-TW"/>
          </w:rPr>
          <w:t>為</w:t>
        </w:r>
        <w:r w:rsidRPr="00EE0E3D">
          <w:rPr>
            <w:rFonts w:cs="Arial"/>
            <w:color w:val="0000FF"/>
          </w:rPr>
          <w:t>Attac</w:t>
        </w:r>
        <w:r>
          <w:rPr>
            <w:rFonts w:ascii="新細明體" w:eastAsia="新細明體" w:hAnsi="新細明體" w:cs="新細明體" w:hint="eastAsia"/>
            <w:color w:val="0000FF"/>
            <w:lang w:eastAsia="zh-TW"/>
          </w:rPr>
          <w:t>的主張，來爭取公平的權利</w:t>
        </w:r>
      </w:ins>
      <w:ins w:id="3070" w:author="Lin Miirabai" w:date="2013-07-01T17:41:00Z">
        <w:r w:rsidR="006E23FE">
          <w:rPr>
            <w:rFonts w:ascii="新細明體" w:eastAsia="新細明體" w:hAnsi="新細明體" w:cs="新細明體" w:hint="eastAsia"/>
            <w:color w:val="0000FF"/>
            <w:lang w:eastAsia="zh-TW"/>
          </w:rPr>
          <w:t>：如</w:t>
        </w:r>
      </w:ins>
      <w:ins w:id="3071" w:author="Lin Miirabai" w:date="2013-07-01T17:42:00Z">
        <w:r w:rsidR="006E23FE">
          <w:rPr>
            <w:rFonts w:ascii="新細明體" w:eastAsia="新細明體" w:hAnsi="新細明體" w:cs="新細明體" w:hint="eastAsia"/>
            <w:color w:val="0000FF"/>
            <w:lang w:eastAsia="zh-TW"/>
          </w:rPr>
          <w:t>成立國際交易的平等組織、提供好的商品給人類</w:t>
        </w:r>
      </w:ins>
      <w:ins w:id="3072" w:author="Lin Miirabai" w:date="2013-07-01T17:43:00Z">
        <w:r w:rsidR="006E23FE">
          <w:rPr>
            <w:rFonts w:ascii="新細明體" w:eastAsia="新細明體" w:hAnsi="新細明體" w:cs="新細明體" w:hint="eastAsia"/>
            <w:color w:val="0000FF"/>
            <w:lang w:eastAsia="zh-TW"/>
          </w:rPr>
          <w:t>、設計全球稅收來徵收私有利益或對人類不利的事物</w:t>
        </w:r>
      </w:ins>
      <w:ins w:id="3073" w:author="Lin Miirabai" w:date="2013-07-01T17:44:00Z">
        <w:r w:rsidR="006E23FE">
          <w:rPr>
            <w:rFonts w:ascii="新細明體" w:eastAsia="新細明體" w:hAnsi="新細明體" w:cs="新細明體" w:hint="eastAsia"/>
            <w:color w:val="0000FF"/>
            <w:lang w:eastAsia="zh-TW"/>
          </w:rPr>
          <w:t>等等</w:t>
        </w:r>
      </w:ins>
      <w:ins w:id="3074" w:author="Lin Miirabai" w:date="2013-07-01T17:40:00Z">
        <w:r>
          <w:rPr>
            <w:rFonts w:ascii="新細明體" w:eastAsia="新細明體" w:hAnsi="新細明體" w:cs="新細明體" w:hint="eastAsia"/>
            <w:color w:val="0000FF"/>
            <w:lang w:eastAsia="zh-TW"/>
          </w:rPr>
          <w:t>。</w:t>
        </w:r>
      </w:ins>
    </w:p>
    <w:p w14:paraId="0B30A978" w14:textId="6AD4EC4B" w:rsidR="000520D4" w:rsidRPr="00D87DF2" w:rsidDel="00BB3AD7" w:rsidRDefault="00BB3AD7" w:rsidP="000520D4">
      <w:pPr>
        <w:widowControl w:val="0"/>
        <w:autoSpaceDE w:val="0"/>
        <w:autoSpaceDN w:val="0"/>
        <w:adjustRightInd w:val="0"/>
        <w:ind w:right="1552"/>
        <w:rPr>
          <w:del w:id="3075" w:author="Zoo-Sun" w:date="2013-06-30T18:04:00Z"/>
          <w:rFonts w:ascii="新細明體" w:eastAsia="新細明體" w:hAnsi="新細明體" w:cs="新細明體" w:hint="eastAsia"/>
          <w:color w:val="0000FF"/>
          <w:lang w:eastAsia="zh-TW"/>
          <w:rPrChange w:id="3076" w:author="Lin Miirabai" w:date="2013-07-01T16:35:00Z">
            <w:rPr>
              <w:del w:id="3077" w:author="Zoo-Sun" w:date="2013-06-30T18:04:00Z"/>
              <w:rFonts w:cs="Arial" w:hint="eastAsia"/>
              <w:lang w:eastAsia="zh-TW"/>
            </w:rPr>
          </w:rPrChange>
        </w:rPr>
      </w:pPr>
      <w:ins w:id="3078" w:author="Lin Miirabai" w:date="2013-07-01T16:33:00Z">
        <w:r w:rsidRPr="00D87DF2">
          <w:rPr>
            <w:rFonts w:cs="Arial"/>
            <w:color w:val="0000FF"/>
            <w:rPrChange w:id="3079" w:author="Lin Miirabai" w:date="2013-07-01T16:35:00Z">
              <w:rPr>
                <w:rFonts w:cs="Arial"/>
              </w:rPr>
            </w:rPrChange>
          </w:rPr>
          <w:t>Attac</w:t>
        </w:r>
        <w:r w:rsidRPr="00D87DF2">
          <w:rPr>
            <w:rFonts w:ascii="新細明體" w:eastAsia="新細明體" w:hAnsi="新細明體" w:cs="新細明體" w:hint="eastAsia"/>
            <w:color w:val="0000FF"/>
            <w:lang w:eastAsia="zh-TW"/>
            <w:rPrChange w:id="3080" w:author="Lin Miirabai" w:date="2013-07-01T16:35:00Z">
              <w:rPr>
                <w:rFonts w:ascii="新細明體" w:eastAsia="新細明體" w:hAnsi="新細明體" w:cs="新細明體" w:hint="eastAsia"/>
                <w:lang w:eastAsia="zh-TW"/>
              </w:rPr>
            </w:rPrChange>
          </w:rPr>
          <w:t>也為任何</w:t>
        </w:r>
      </w:ins>
      <w:ins w:id="3081" w:author="Lin Miirabai" w:date="2013-07-01T17:34:00Z">
        <w:r w:rsidR="00D226A0">
          <w:rPr>
            <w:rFonts w:ascii="新細明體" w:eastAsia="新細明體" w:hAnsi="新細明體" w:cs="新細明體" w:hint="eastAsia"/>
            <w:color w:val="0000FF"/>
            <w:lang w:eastAsia="zh-TW"/>
          </w:rPr>
          <w:t>商品</w:t>
        </w:r>
      </w:ins>
      <w:ins w:id="3082" w:author="Lin Miirabai" w:date="2013-07-01T17:35:00Z">
        <w:r w:rsidR="003C603C">
          <w:rPr>
            <w:rFonts w:ascii="新細明體" w:eastAsia="新細明體" w:hAnsi="新細明體" w:cs="新細明體" w:hint="eastAsia"/>
            <w:color w:val="0000FF"/>
            <w:lang w:eastAsia="zh-TW"/>
          </w:rPr>
          <w:t>擴張</w:t>
        </w:r>
      </w:ins>
      <w:ins w:id="3083" w:author="Lin Miirabai" w:date="2013-07-01T17:34:00Z">
        <w:r w:rsidR="00D226A0">
          <w:rPr>
            <w:rFonts w:ascii="新細明體" w:eastAsia="新細明體" w:hAnsi="新細明體" w:cs="新細明體" w:hint="eastAsia"/>
            <w:color w:val="0000FF"/>
            <w:lang w:eastAsia="zh-TW"/>
          </w:rPr>
          <w:t>的</w:t>
        </w:r>
      </w:ins>
      <w:ins w:id="3084" w:author="Lin Miirabai" w:date="2013-07-01T17:33:00Z">
        <w:r w:rsidR="00D226A0">
          <w:rPr>
            <w:rFonts w:ascii="新細明體" w:eastAsia="新細明體" w:hAnsi="新細明體" w:cs="新細明體" w:hint="eastAsia"/>
            <w:color w:val="0000FF"/>
            <w:lang w:eastAsia="zh-TW"/>
          </w:rPr>
          <w:t>爭取</w:t>
        </w:r>
      </w:ins>
      <w:ins w:id="3085" w:author="Lin Miirabai" w:date="2013-07-01T16:33:00Z">
        <w:r w:rsidRPr="00D87DF2">
          <w:rPr>
            <w:rFonts w:ascii="新細明體" w:eastAsia="新細明體" w:hAnsi="新細明體" w:cs="新細明體" w:hint="eastAsia"/>
            <w:color w:val="0000FF"/>
            <w:lang w:eastAsia="zh-TW"/>
            <w:rPrChange w:id="3086" w:author="Lin Miirabai" w:date="2013-07-01T16:35:00Z">
              <w:rPr>
                <w:rFonts w:ascii="新細明體" w:eastAsia="新細明體" w:hAnsi="新細明體" w:cs="新細明體" w:hint="eastAsia"/>
                <w:lang w:eastAsia="zh-TW"/>
              </w:rPr>
            </w:rPrChange>
          </w:rPr>
          <w:t>，</w:t>
        </w:r>
      </w:ins>
      <w:ins w:id="3087" w:author="Lin Miirabai" w:date="2013-07-01T17:35:00Z">
        <w:r w:rsidR="003C603C">
          <w:rPr>
            <w:rFonts w:ascii="新細明體" w:eastAsia="新細明體" w:hAnsi="新細明體" w:cs="新細明體" w:hint="eastAsia"/>
            <w:color w:val="0000FF"/>
            <w:lang w:eastAsia="zh-TW"/>
          </w:rPr>
          <w:t>不論從</w:t>
        </w:r>
      </w:ins>
      <w:ins w:id="3088" w:author="Lin Miirabai" w:date="2013-07-01T16:33:00Z">
        <w:r w:rsidRPr="00D87DF2">
          <w:rPr>
            <w:rFonts w:ascii="新細明體" w:eastAsia="新細明體" w:hAnsi="新細明體" w:cs="新細明體" w:hint="eastAsia"/>
            <w:color w:val="0000FF"/>
            <w:lang w:eastAsia="zh-TW"/>
            <w:rPrChange w:id="3089" w:author="Lin Miirabai" w:date="2013-07-01T16:35:00Z">
              <w:rPr>
                <w:rFonts w:ascii="新細明體" w:eastAsia="新細明體" w:hAnsi="新細明體" w:cs="新細明體" w:hint="eastAsia"/>
                <w:lang w:eastAsia="zh-TW"/>
              </w:rPr>
            </w:rPrChange>
          </w:rPr>
          <w:t>公共服務</w:t>
        </w:r>
      </w:ins>
      <w:ins w:id="3090" w:author="Lin Miirabai" w:date="2013-07-01T17:35:00Z">
        <w:r w:rsidR="003C603C">
          <w:rPr>
            <w:rFonts w:ascii="新細明體" w:eastAsia="新細明體" w:hAnsi="新細明體" w:cs="新細明體" w:hint="eastAsia"/>
            <w:color w:val="0000FF"/>
            <w:lang w:eastAsia="zh-TW"/>
          </w:rPr>
          <w:t>私有化</w:t>
        </w:r>
      </w:ins>
      <w:ins w:id="3091" w:author="Lin Miirabai" w:date="2013-07-01T16:34:00Z">
        <w:r w:rsidRPr="00D87DF2">
          <w:rPr>
            <w:rFonts w:ascii="新細明體" w:eastAsia="新細明體" w:hAnsi="新細明體" w:cs="新細明體" w:hint="eastAsia"/>
            <w:color w:val="0000FF"/>
            <w:lang w:eastAsia="zh-TW"/>
            <w:rPrChange w:id="3092" w:author="Lin Miirabai" w:date="2013-07-01T16:35:00Z">
              <w:rPr>
                <w:rFonts w:ascii="新細明體" w:eastAsia="新細明體" w:hAnsi="新細明體" w:cs="新細明體" w:hint="eastAsia"/>
                <w:lang w:eastAsia="zh-TW"/>
              </w:rPr>
            </w:rPrChange>
          </w:rPr>
          <w:t>、退休金基金發展、</w:t>
        </w:r>
        <w:r w:rsidR="00D87DF2" w:rsidRPr="00D87DF2">
          <w:rPr>
            <w:rFonts w:ascii="新細明體" w:eastAsia="新細明體" w:hAnsi="新細明體" w:cs="新細明體" w:hint="eastAsia"/>
            <w:color w:val="0000FF"/>
            <w:lang w:eastAsia="zh-TW"/>
            <w:rPrChange w:id="3093" w:author="Lin Miirabai" w:date="2013-07-01T16:35:00Z">
              <w:rPr>
                <w:rFonts w:ascii="新細明體" w:eastAsia="新細明體" w:hAnsi="新細明體" w:cs="新細明體" w:hint="eastAsia"/>
                <w:lang w:eastAsia="zh-TW"/>
              </w:rPr>
            </w:rPrChange>
          </w:rPr>
          <w:t>社會安全的私有化、</w:t>
        </w:r>
      </w:ins>
      <w:ins w:id="3094" w:author="Lin Miirabai" w:date="2013-07-01T17:38:00Z">
        <w:r w:rsidR="003C603C">
          <w:rPr>
            <w:rFonts w:ascii="新細明體" w:eastAsia="新細明體" w:hAnsi="新細明體" w:cs="新細明體" w:hint="eastAsia"/>
            <w:color w:val="0000FF"/>
            <w:lang w:eastAsia="zh-TW"/>
          </w:rPr>
          <w:t>投機</w:t>
        </w:r>
      </w:ins>
      <w:ins w:id="3095" w:author="Lin Miirabai" w:date="2013-07-01T17:39:00Z">
        <w:r w:rsidR="003C603C">
          <w:rPr>
            <w:rFonts w:ascii="新細明體" w:eastAsia="新細明體" w:hAnsi="新細明體" w:cs="新細明體" w:hint="eastAsia"/>
            <w:color w:val="0000FF"/>
            <w:lang w:eastAsia="zh-TW"/>
          </w:rPr>
          <w:t>的污染</w:t>
        </w:r>
      </w:ins>
      <w:ins w:id="3096" w:author="Lin Miirabai" w:date="2013-07-01T17:38:00Z">
        <w:r w:rsidR="003C603C">
          <w:rPr>
            <w:rFonts w:ascii="新細明體" w:eastAsia="新細明體" w:hAnsi="新細明體" w:cs="新細明體" w:hint="eastAsia"/>
            <w:color w:val="0000FF"/>
            <w:lang w:eastAsia="zh-TW"/>
          </w:rPr>
          <w:t>排放碳的權利</w:t>
        </w:r>
      </w:ins>
      <w:ins w:id="3097" w:author="Lin Miirabai" w:date="2013-07-01T17:39:00Z">
        <w:r w:rsidR="003C603C">
          <w:rPr>
            <w:rFonts w:ascii="新細明體" w:eastAsia="新細明體" w:hAnsi="新細明體" w:cs="新細明體" w:hint="eastAsia"/>
            <w:color w:val="0000FF"/>
            <w:lang w:eastAsia="zh-TW"/>
          </w:rPr>
          <w:t>。</w:t>
        </w:r>
      </w:ins>
    </w:p>
    <w:p w14:paraId="40BE7C44" w14:textId="77777777" w:rsidR="00BB3AD7" w:rsidRPr="00D87DF2" w:rsidRDefault="00BB3AD7" w:rsidP="000520D4">
      <w:pPr>
        <w:widowControl w:val="0"/>
        <w:autoSpaceDE w:val="0"/>
        <w:autoSpaceDN w:val="0"/>
        <w:adjustRightInd w:val="0"/>
        <w:ind w:right="1552"/>
        <w:rPr>
          <w:ins w:id="3098" w:author="Lin Miirabai" w:date="2013-07-01T16:32:00Z"/>
          <w:rFonts w:cs="Arial" w:hint="eastAsia"/>
          <w:color w:val="0000FF"/>
          <w:lang w:eastAsia="zh-TW"/>
          <w:rPrChange w:id="3099" w:author="Lin Miirabai" w:date="2013-07-01T16:35:00Z">
            <w:rPr>
              <w:ins w:id="3100" w:author="Lin Miirabai" w:date="2013-07-01T16:32:00Z"/>
              <w:rFonts w:cs="Arial" w:hint="eastAsia"/>
              <w:lang w:eastAsia="zh-TW"/>
            </w:rPr>
          </w:rPrChange>
        </w:rPr>
      </w:pPr>
    </w:p>
    <w:p w14:paraId="64E2072E" w14:textId="77777777" w:rsidR="000520D4" w:rsidRDefault="000520D4" w:rsidP="000520D4">
      <w:pPr>
        <w:widowControl w:val="0"/>
        <w:autoSpaceDE w:val="0"/>
        <w:autoSpaceDN w:val="0"/>
        <w:adjustRightInd w:val="0"/>
        <w:ind w:right="1552"/>
        <w:rPr>
          <w:ins w:id="3101" w:author="Lin Miirabai" w:date="2013-07-01T17:44:00Z"/>
          <w:rFonts w:cs="Arial" w:hint="eastAsia"/>
          <w:sz w:val="24"/>
          <w:lang w:eastAsia="zh-TW"/>
        </w:rPr>
      </w:pPr>
    </w:p>
    <w:p w14:paraId="14C72A94" w14:textId="77777777" w:rsidR="006E23FE" w:rsidRPr="00B50214" w:rsidRDefault="006E23FE" w:rsidP="000520D4">
      <w:pPr>
        <w:widowControl w:val="0"/>
        <w:autoSpaceDE w:val="0"/>
        <w:autoSpaceDN w:val="0"/>
        <w:adjustRightInd w:val="0"/>
        <w:ind w:right="1552"/>
        <w:rPr>
          <w:ins w:id="3102" w:author="Arnold Sandjaja" w:date="2013-06-29T14:41:00Z"/>
          <w:rFonts w:cs="Arial" w:hint="eastAsia"/>
          <w:sz w:val="24"/>
          <w:lang w:eastAsia="zh-TW"/>
        </w:rPr>
      </w:pPr>
    </w:p>
    <w:p w14:paraId="79E2F2EF" w14:textId="04F817EB" w:rsidR="003D3C7F" w:rsidRPr="00180013" w:rsidRDefault="000520D4" w:rsidP="003D3C7F">
      <w:pPr>
        <w:widowControl w:val="0"/>
        <w:autoSpaceDE w:val="0"/>
        <w:autoSpaceDN w:val="0"/>
        <w:adjustRightInd w:val="0"/>
        <w:ind w:right="1552"/>
        <w:rPr>
          <w:ins w:id="3103" w:author="Lin Miirabai" w:date="2013-07-01T16:00:00Z"/>
          <w:rFonts w:cs="Arial" w:hint="eastAsia"/>
          <w:color w:val="0000FF"/>
          <w:sz w:val="24"/>
          <w:lang w:eastAsia="zh-TW"/>
        </w:rPr>
      </w:pPr>
      <w:ins w:id="3104" w:author="Arnold Sandjaja" w:date="2013-06-29T14:41:00Z">
        <w:r w:rsidRPr="00B50214">
          <w:rPr>
            <w:rFonts w:cs="Arial"/>
            <w:color w:val="FF0000"/>
            <w:sz w:val="24"/>
          </w:rPr>
          <w:t>(– Master Pages)</w:t>
        </w:r>
      </w:ins>
      <w:ins w:id="3105" w:author="Lin Miirabai" w:date="2013-07-01T16:00:00Z">
        <w:r w:rsidR="003D3C7F" w:rsidRPr="00180013">
          <w:rPr>
            <w:rFonts w:cs="Arial" w:hint="eastAsia"/>
            <w:color w:val="0000FF"/>
            <w:sz w:val="24"/>
            <w:lang w:eastAsia="zh-TW"/>
          </w:rPr>
          <w:t>（－</w:t>
        </w:r>
        <w:r w:rsidR="003D3C7F" w:rsidRPr="00180013">
          <w:rPr>
            <w:rFonts w:ascii="新細明體" w:eastAsia="新細明體" w:hAnsi="新細明體" w:cs="新細明體" w:hint="eastAsia"/>
            <w:color w:val="0000FF"/>
            <w:sz w:val="24"/>
            <w:lang w:eastAsia="zh-TW"/>
          </w:rPr>
          <w:t>主頁</w:t>
        </w:r>
        <w:r w:rsidR="003D3C7F" w:rsidRPr="00180013">
          <w:rPr>
            <w:rFonts w:cs="Arial" w:hint="eastAsia"/>
            <w:color w:val="0000FF"/>
            <w:sz w:val="24"/>
            <w:lang w:eastAsia="zh-TW"/>
          </w:rPr>
          <w:t>）</w:t>
        </w:r>
      </w:ins>
    </w:p>
    <w:p w14:paraId="4E3A5E74" w14:textId="77777777" w:rsidR="000520D4" w:rsidRPr="00B50214" w:rsidRDefault="000520D4" w:rsidP="000520D4">
      <w:pPr>
        <w:widowControl w:val="0"/>
        <w:autoSpaceDE w:val="0"/>
        <w:autoSpaceDN w:val="0"/>
        <w:adjustRightInd w:val="0"/>
        <w:ind w:right="1552"/>
        <w:rPr>
          <w:ins w:id="3106" w:author="Arnold Sandjaja" w:date="2013-06-29T14:41:00Z"/>
          <w:rFonts w:cs="Arial"/>
          <w:color w:val="FF0000"/>
          <w:sz w:val="24"/>
        </w:rPr>
      </w:pPr>
    </w:p>
    <w:p w14:paraId="304673D0" w14:textId="77777777" w:rsidR="000520D4" w:rsidRPr="00B50214" w:rsidDel="003D3C7F" w:rsidRDefault="000520D4" w:rsidP="000520D4">
      <w:pPr>
        <w:widowControl w:val="0"/>
        <w:autoSpaceDE w:val="0"/>
        <w:autoSpaceDN w:val="0"/>
        <w:adjustRightInd w:val="0"/>
        <w:ind w:right="1552"/>
        <w:rPr>
          <w:ins w:id="3107" w:author="Arnold Sandjaja" w:date="2013-06-29T14:41:00Z"/>
          <w:del w:id="3108" w:author="Lin Miirabai" w:date="2013-07-01T16:00:00Z"/>
          <w:rFonts w:cs="Arial"/>
          <w:color w:val="FF0000"/>
          <w:sz w:val="24"/>
        </w:rPr>
      </w:pPr>
    </w:p>
    <w:p w14:paraId="19D5CD14" w14:textId="77777777" w:rsidR="000520D4" w:rsidRPr="00B50214" w:rsidRDefault="000520D4" w:rsidP="000520D4">
      <w:pPr>
        <w:widowControl w:val="0"/>
        <w:autoSpaceDE w:val="0"/>
        <w:autoSpaceDN w:val="0"/>
        <w:adjustRightInd w:val="0"/>
        <w:ind w:right="1552"/>
        <w:rPr>
          <w:ins w:id="3109" w:author="Arnold Sandjaja" w:date="2013-06-29T14:41:00Z"/>
          <w:rFonts w:cs="Arial"/>
          <w:color w:val="FF0000"/>
        </w:rPr>
      </w:pPr>
      <w:ins w:id="3110" w:author="Arnold Sandjaja" w:date="2013-06-29T14:41:00Z">
        <w:r w:rsidRPr="00B50214">
          <w:rPr>
            <w:rFonts w:cs="Arial"/>
          </w:rPr>
          <w:t>SPANNER in the works</w:t>
        </w:r>
      </w:ins>
    </w:p>
    <w:p w14:paraId="3A293BED" w14:textId="77777777" w:rsidR="000520D4" w:rsidRPr="00B50214" w:rsidDel="003D3C7F" w:rsidRDefault="000520D4" w:rsidP="000520D4">
      <w:pPr>
        <w:widowControl w:val="0"/>
        <w:autoSpaceDE w:val="0"/>
        <w:autoSpaceDN w:val="0"/>
        <w:adjustRightInd w:val="0"/>
        <w:ind w:right="1552"/>
        <w:rPr>
          <w:ins w:id="3111" w:author="Arnold Sandjaja" w:date="2013-06-29T14:41:00Z"/>
          <w:del w:id="3112" w:author="Lin Miirabai" w:date="2013-07-01T16:00:00Z"/>
          <w:rFonts w:cs="Arial"/>
          <w:color w:val="FF0000"/>
        </w:rPr>
      </w:pPr>
    </w:p>
    <w:p w14:paraId="508A2626" w14:textId="77777777" w:rsidR="003D3C7F" w:rsidRDefault="003D3C7F" w:rsidP="000520D4">
      <w:pPr>
        <w:widowControl w:val="0"/>
        <w:autoSpaceDE w:val="0"/>
        <w:autoSpaceDN w:val="0"/>
        <w:adjustRightInd w:val="0"/>
        <w:ind w:right="1552"/>
        <w:rPr>
          <w:ins w:id="3113" w:author="Lin Miirabai" w:date="2013-07-01T15:58:00Z"/>
          <w:rFonts w:cs="Arial" w:hint="eastAsia"/>
          <w:color w:val="FF0000"/>
          <w:sz w:val="24"/>
          <w:lang w:eastAsia="zh-TW"/>
        </w:rPr>
      </w:pPr>
    </w:p>
    <w:p w14:paraId="5AECCDC2" w14:textId="76DF58F1" w:rsidR="000520D4" w:rsidRPr="00720BD7" w:rsidRDefault="000520D4" w:rsidP="000520D4">
      <w:pPr>
        <w:widowControl w:val="0"/>
        <w:autoSpaceDE w:val="0"/>
        <w:autoSpaceDN w:val="0"/>
        <w:adjustRightInd w:val="0"/>
        <w:ind w:right="1552"/>
        <w:rPr>
          <w:ins w:id="3114" w:author="Arnold Sandjaja" w:date="2013-06-29T14:41:00Z"/>
          <w:rFonts w:cs="Arial" w:hint="eastAsia"/>
          <w:color w:val="0000FF"/>
          <w:sz w:val="24"/>
          <w:lang w:eastAsia="zh-TW"/>
          <w:rPrChange w:id="3115" w:author="Lin Miirabai" w:date="2013-07-01T16:05:00Z">
            <w:rPr>
              <w:ins w:id="3116" w:author="Arnold Sandjaja" w:date="2013-06-29T14:41:00Z"/>
              <w:rFonts w:cs="Arial" w:hint="eastAsia"/>
              <w:sz w:val="24"/>
              <w:lang w:eastAsia="zh-TW"/>
            </w:rPr>
          </w:rPrChange>
        </w:rPr>
      </w:pPr>
      <w:ins w:id="3117" w:author="Arnold Sandjaja" w:date="2013-06-29T14:41:00Z">
        <w:r w:rsidRPr="00B50214">
          <w:rPr>
            <w:rFonts w:cs="Arial"/>
            <w:color w:val="FF0000"/>
            <w:sz w:val="24"/>
          </w:rPr>
          <w:t>(– Page numbers )</w:t>
        </w:r>
      </w:ins>
      <w:ins w:id="3118" w:author="Lin Miirabai" w:date="2013-07-01T16:00:00Z">
        <w:r w:rsidR="003D3C7F" w:rsidRPr="00EE0E3D">
          <w:rPr>
            <w:rFonts w:cs="Arial" w:hint="eastAsia"/>
            <w:color w:val="0000FF"/>
            <w:sz w:val="24"/>
            <w:lang w:eastAsia="zh-TW"/>
          </w:rPr>
          <w:t>（－</w:t>
        </w:r>
        <w:r w:rsidR="003D3C7F" w:rsidRPr="00EE0E3D">
          <w:rPr>
            <w:rFonts w:ascii="新細明體" w:eastAsia="新細明體" w:hAnsi="新細明體" w:cs="新細明體" w:hint="eastAsia"/>
            <w:color w:val="0000FF"/>
            <w:sz w:val="24"/>
            <w:lang w:eastAsia="zh-TW"/>
          </w:rPr>
          <w:t>頁</w:t>
        </w:r>
        <w:r w:rsidR="003D3C7F">
          <w:rPr>
            <w:rFonts w:ascii="新細明體" w:eastAsia="新細明體" w:hAnsi="新細明體" w:cs="新細明體" w:hint="eastAsia"/>
            <w:color w:val="0000FF"/>
            <w:sz w:val="24"/>
            <w:lang w:eastAsia="zh-TW"/>
          </w:rPr>
          <w:t>碼</w:t>
        </w:r>
        <w:r w:rsidR="003D3C7F" w:rsidRPr="00EE0E3D">
          <w:rPr>
            <w:rFonts w:cs="Arial" w:hint="eastAsia"/>
            <w:color w:val="0000FF"/>
            <w:sz w:val="24"/>
            <w:lang w:eastAsia="zh-TW"/>
          </w:rPr>
          <w:t>）</w:t>
        </w:r>
      </w:ins>
    </w:p>
    <w:p w14:paraId="499E8370" w14:textId="77777777" w:rsidR="000520D4" w:rsidRPr="00B50214" w:rsidRDefault="000520D4" w:rsidP="000520D4">
      <w:pPr>
        <w:widowControl w:val="0"/>
        <w:autoSpaceDE w:val="0"/>
        <w:autoSpaceDN w:val="0"/>
        <w:adjustRightInd w:val="0"/>
        <w:ind w:right="1552"/>
        <w:rPr>
          <w:ins w:id="3119" w:author="Arnold Sandjaja" w:date="2013-06-29T14:41:00Z"/>
          <w:rFonts w:cs="Arial"/>
        </w:rPr>
      </w:pPr>
    </w:p>
    <w:p w14:paraId="6125321B" w14:textId="77777777" w:rsidR="000520D4" w:rsidRDefault="000520D4" w:rsidP="000520D4">
      <w:pPr>
        <w:widowControl w:val="0"/>
        <w:autoSpaceDE w:val="0"/>
        <w:autoSpaceDN w:val="0"/>
        <w:adjustRightInd w:val="0"/>
        <w:ind w:right="1552"/>
        <w:rPr>
          <w:ins w:id="3120" w:author="Lin Miirabai" w:date="2013-07-01T15:59:00Z"/>
          <w:rFonts w:cs="Arial" w:hint="eastAsia"/>
          <w:lang w:eastAsia="zh-TW"/>
        </w:rPr>
      </w:pPr>
      <w:ins w:id="3121" w:author="Arnold Sandjaja" w:date="2013-06-29T14:41:00Z">
        <w:r>
          <w:rPr>
            <w:rFonts w:cs="Arial"/>
          </w:rPr>
          <w:t xml:space="preserve">3, </w:t>
        </w:r>
        <w:r w:rsidRPr="00B50214">
          <w:rPr>
            <w:rFonts w:cs="Arial"/>
          </w:rPr>
          <w:t>8, 9, 10, 11</w:t>
        </w:r>
      </w:ins>
    </w:p>
    <w:p w14:paraId="562886BC" w14:textId="77777777" w:rsidR="003D3C7F" w:rsidRDefault="003D3C7F" w:rsidP="003D3C7F">
      <w:pPr>
        <w:widowControl w:val="0"/>
        <w:autoSpaceDE w:val="0"/>
        <w:autoSpaceDN w:val="0"/>
        <w:adjustRightInd w:val="0"/>
        <w:ind w:right="1552"/>
        <w:rPr>
          <w:ins w:id="3122" w:author="Lin Miirabai" w:date="2013-07-01T15:59:00Z"/>
          <w:rFonts w:cs="Arial" w:hint="eastAsia"/>
          <w:color w:val="0000FF"/>
          <w:sz w:val="24"/>
          <w:lang w:eastAsia="zh-TW"/>
        </w:rPr>
      </w:pPr>
    </w:p>
    <w:p w14:paraId="5ADCD1BC" w14:textId="6897DBA3" w:rsidR="003D3C7F" w:rsidRPr="00B50214" w:rsidDel="003D3C7F" w:rsidRDefault="003D3C7F" w:rsidP="000520D4">
      <w:pPr>
        <w:widowControl w:val="0"/>
        <w:autoSpaceDE w:val="0"/>
        <w:autoSpaceDN w:val="0"/>
        <w:adjustRightInd w:val="0"/>
        <w:ind w:right="1552"/>
        <w:rPr>
          <w:ins w:id="3123" w:author="Arnold Sandjaja" w:date="2013-06-29T14:41:00Z"/>
          <w:del w:id="3124" w:author="Lin Miirabai" w:date="2013-07-01T16:00:00Z"/>
          <w:rFonts w:cs="Arial" w:hint="eastAsia"/>
          <w:lang w:eastAsia="zh-TW"/>
        </w:rPr>
      </w:pPr>
    </w:p>
    <w:p w14:paraId="6B002E84" w14:textId="77777777" w:rsidR="000520D4" w:rsidRPr="00B50214" w:rsidRDefault="000520D4" w:rsidP="000520D4">
      <w:pPr>
        <w:widowControl w:val="0"/>
        <w:autoSpaceDE w:val="0"/>
        <w:autoSpaceDN w:val="0"/>
        <w:adjustRightInd w:val="0"/>
        <w:ind w:right="1552"/>
        <w:rPr>
          <w:ins w:id="3125" w:author="Arnold Sandjaja" w:date="2013-06-29T14:41:00Z"/>
          <w:rFonts w:cs="Arial"/>
        </w:rPr>
      </w:pPr>
    </w:p>
    <w:p w14:paraId="01056FB3" w14:textId="12D25334" w:rsidR="000520D4" w:rsidRPr="00B50214" w:rsidRDefault="000520D4" w:rsidP="000520D4">
      <w:pPr>
        <w:widowControl w:val="0"/>
        <w:autoSpaceDE w:val="0"/>
        <w:autoSpaceDN w:val="0"/>
        <w:adjustRightInd w:val="0"/>
        <w:ind w:right="1552"/>
        <w:rPr>
          <w:ins w:id="3126" w:author="Arnold Sandjaja" w:date="2013-06-29T14:41:00Z"/>
          <w:rFonts w:cs="Arial" w:hint="eastAsia"/>
          <w:color w:val="FF0000"/>
          <w:sz w:val="24"/>
          <w:lang w:eastAsia="zh-TW"/>
        </w:rPr>
      </w:pPr>
      <w:ins w:id="3127" w:author="Arnold Sandjaja" w:date="2013-06-29T14:41:00Z">
        <w:r w:rsidRPr="00B50214">
          <w:rPr>
            <w:rFonts w:cs="Arial"/>
            <w:color w:val="FF0000"/>
            <w:sz w:val="24"/>
          </w:rPr>
          <w:t>(– Spine )</w:t>
        </w:r>
      </w:ins>
      <w:ins w:id="3128" w:author="Lin Miirabai" w:date="2013-07-01T16:01:00Z">
        <w:r w:rsidR="003D3C7F" w:rsidRPr="003D3C7F">
          <w:rPr>
            <w:rFonts w:cs="Arial" w:hint="eastAsia"/>
            <w:color w:val="0000FF"/>
            <w:sz w:val="24"/>
            <w:lang w:eastAsia="zh-TW"/>
            <w:rPrChange w:id="3129" w:author="Lin Miirabai" w:date="2013-07-01T16:01:00Z">
              <w:rPr>
                <w:rFonts w:cs="Arial" w:hint="eastAsia"/>
                <w:color w:val="FF0000"/>
                <w:sz w:val="24"/>
                <w:lang w:eastAsia="zh-TW"/>
              </w:rPr>
            </w:rPrChange>
          </w:rPr>
          <w:t>（－</w:t>
        </w:r>
        <w:r w:rsidR="003D3C7F" w:rsidRPr="003D3C7F">
          <w:rPr>
            <w:rFonts w:ascii="新細明體" w:eastAsia="新細明體" w:hAnsi="新細明體" w:cs="新細明體" w:hint="eastAsia"/>
            <w:color w:val="0000FF"/>
            <w:sz w:val="24"/>
            <w:lang w:eastAsia="zh-TW"/>
            <w:rPrChange w:id="3130" w:author="Lin Miirabai" w:date="2013-07-01T16:01:00Z">
              <w:rPr>
                <w:rFonts w:ascii="新細明體" w:eastAsia="新細明體" w:hAnsi="新細明體" w:cs="新細明體" w:hint="eastAsia"/>
                <w:color w:val="FF0000"/>
                <w:sz w:val="24"/>
                <w:lang w:eastAsia="zh-TW"/>
              </w:rPr>
            </w:rPrChange>
          </w:rPr>
          <w:t>書背</w:t>
        </w:r>
        <w:r w:rsidR="003D3C7F" w:rsidRPr="003D3C7F">
          <w:rPr>
            <w:rFonts w:cs="Arial" w:hint="eastAsia"/>
            <w:color w:val="0000FF"/>
            <w:sz w:val="24"/>
            <w:lang w:eastAsia="zh-TW"/>
            <w:rPrChange w:id="3131" w:author="Lin Miirabai" w:date="2013-07-01T16:01:00Z">
              <w:rPr>
                <w:rFonts w:cs="Arial" w:hint="eastAsia"/>
                <w:color w:val="FF0000"/>
                <w:sz w:val="24"/>
                <w:lang w:eastAsia="zh-TW"/>
              </w:rPr>
            </w:rPrChange>
          </w:rPr>
          <w:t>）</w:t>
        </w:r>
      </w:ins>
    </w:p>
    <w:p w14:paraId="489ACF50" w14:textId="77777777" w:rsidR="000520D4" w:rsidRPr="00B50214" w:rsidRDefault="000520D4" w:rsidP="000520D4">
      <w:pPr>
        <w:widowControl w:val="0"/>
        <w:autoSpaceDE w:val="0"/>
        <w:autoSpaceDN w:val="0"/>
        <w:adjustRightInd w:val="0"/>
        <w:ind w:right="1552"/>
        <w:rPr>
          <w:ins w:id="3132" w:author="Arnold Sandjaja" w:date="2013-06-29T14:41:00Z"/>
          <w:rFonts w:cs="Arial"/>
          <w:color w:val="FF0000"/>
          <w:sz w:val="24"/>
        </w:rPr>
      </w:pPr>
    </w:p>
    <w:p w14:paraId="76100D1F" w14:textId="77777777" w:rsidR="000520D4" w:rsidRDefault="000520D4" w:rsidP="000520D4">
      <w:pPr>
        <w:widowControl w:val="0"/>
        <w:autoSpaceDE w:val="0"/>
        <w:autoSpaceDN w:val="0"/>
        <w:adjustRightInd w:val="0"/>
        <w:ind w:right="1552"/>
        <w:rPr>
          <w:ins w:id="3133" w:author="Arnold Sandjaja" w:date="2013-06-29T14:41:00Z"/>
          <w:rFonts w:cs="Arial"/>
        </w:rPr>
      </w:pPr>
      <w:ins w:id="3134" w:author="Arnold Sandjaja" w:date="2013-06-29T14:41:00Z">
        <w:r w:rsidRPr="00B50214">
          <w:rPr>
            <w:rFonts w:cs="Arial"/>
          </w:rPr>
          <w:t>SPANNER in the works</w:t>
        </w:r>
      </w:ins>
    </w:p>
    <w:p w14:paraId="60D45A7E" w14:textId="77777777" w:rsidR="000520D4" w:rsidRDefault="000520D4" w:rsidP="000520D4">
      <w:pPr>
        <w:widowControl w:val="0"/>
        <w:autoSpaceDE w:val="0"/>
        <w:autoSpaceDN w:val="0"/>
        <w:adjustRightInd w:val="0"/>
        <w:ind w:right="1552"/>
        <w:rPr>
          <w:ins w:id="3135" w:author="Arnold Sandjaja" w:date="2013-06-29T14:41:00Z"/>
          <w:rFonts w:cs="Arial"/>
        </w:rPr>
      </w:pPr>
    </w:p>
    <w:p w14:paraId="4DA073E8" w14:textId="77777777" w:rsidR="000520D4" w:rsidRPr="00B50214" w:rsidRDefault="000520D4" w:rsidP="000520D4">
      <w:pPr>
        <w:widowControl w:val="0"/>
        <w:autoSpaceDE w:val="0"/>
        <w:autoSpaceDN w:val="0"/>
        <w:adjustRightInd w:val="0"/>
        <w:ind w:right="1552"/>
        <w:rPr>
          <w:ins w:id="3136" w:author="Arnold Sandjaja" w:date="2013-06-29T14:41:00Z"/>
          <w:rFonts w:cs="Arial"/>
        </w:rPr>
      </w:pPr>
      <w:ins w:id="3137" w:author="Arnold Sandjaja" w:date="2013-06-29T14:41:00Z">
        <w:r w:rsidRPr="00B50214">
          <w:rPr>
            <w:rFonts w:cs="Arial"/>
          </w:rPr>
          <w:t xml:space="preserve">17 </w:t>
        </w:r>
        <w:r>
          <w:rPr>
            <w:rFonts w:cs="Arial"/>
          </w:rPr>
          <w:t>August</w:t>
        </w:r>
        <w:r w:rsidRPr="00B50214">
          <w:rPr>
            <w:rFonts w:cs="Arial"/>
          </w:rPr>
          <w:t xml:space="preserve"> 2013</w:t>
        </w:r>
      </w:ins>
    </w:p>
    <w:p w14:paraId="1F8B66D9" w14:textId="77777777" w:rsidR="000520D4" w:rsidRPr="00B50214" w:rsidDel="0071798B" w:rsidRDefault="000520D4" w:rsidP="000520D4">
      <w:pPr>
        <w:widowControl w:val="0"/>
        <w:autoSpaceDE w:val="0"/>
        <w:autoSpaceDN w:val="0"/>
        <w:adjustRightInd w:val="0"/>
        <w:ind w:right="1552"/>
        <w:rPr>
          <w:ins w:id="3138" w:author="Arnold Sandjaja" w:date="2013-06-29T14:41:00Z"/>
          <w:del w:id="3139" w:author="Zoo-Sun" w:date="2013-06-30T18:04:00Z"/>
          <w:rFonts w:cs="Arial"/>
        </w:rPr>
      </w:pPr>
      <w:ins w:id="3140" w:author="Arnold Sandjaja" w:date="2013-06-29T14:41:00Z">
        <w:r>
          <w:rPr>
            <w:rFonts w:cs="Arial"/>
          </w:rPr>
          <w:t xml:space="preserve"> </w:t>
        </w:r>
      </w:ins>
    </w:p>
    <w:p w14:paraId="41F544F6" w14:textId="77777777" w:rsidR="000520D4" w:rsidRDefault="000520D4" w:rsidP="000520D4">
      <w:pPr>
        <w:widowControl w:val="0"/>
        <w:autoSpaceDE w:val="0"/>
        <w:autoSpaceDN w:val="0"/>
        <w:adjustRightInd w:val="0"/>
        <w:ind w:right="1552"/>
        <w:rPr>
          <w:ins w:id="3141" w:author="Arnold Sandjaja" w:date="2013-06-29T14:41:00Z"/>
          <w:rFonts w:cs="Arial"/>
          <w:sz w:val="24"/>
        </w:rPr>
      </w:pPr>
    </w:p>
    <w:p w14:paraId="796358B2" w14:textId="60808F10" w:rsidR="000520D4" w:rsidRPr="00B50214" w:rsidRDefault="000520D4" w:rsidP="000520D4">
      <w:pPr>
        <w:widowControl w:val="0"/>
        <w:autoSpaceDE w:val="0"/>
        <w:autoSpaceDN w:val="0"/>
        <w:adjustRightInd w:val="0"/>
        <w:ind w:right="1552"/>
        <w:rPr>
          <w:ins w:id="3142" w:author="Arnold Sandjaja" w:date="2013-06-29T14:41:00Z"/>
          <w:rFonts w:cs="Arial" w:hint="eastAsia"/>
          <w:color w:val="FF0000"/>
          <w:sz w:val="24"/>
          <w:lang w:eastAsia="zh-TW"/>
        </w:rPr>
      </w:pPr>
      <w:ins w:id="3143" w:author="Arnold Sandjaja" w:date="2013-06-29T14:41:00Z">
        <w:r>
          <w:rPr>
            <w:rFonts w:cs="Arial"/>
            <w:color w:val="FF0000"/>
            <w:sz w:val="24"/>
          </w:rPr>
          <w:t>(– PAGE 3</w:t>
        </w:r>
        <w:r w:rsidRPr="00B50214">
          <w:rPr>
            <w:rFonts w:cs="Arial"/>
            <w:color w:val="FF0000"/>
            <w:sz w:val="24"/>
          </w:rPr>
          <w:t>)</w:t>
        </w:r>
      </w:ins>
      <w:ins w:id="3144" w:author="Lin Miirabai" w:date="2013-07-01T16:01:00Z">
        <w:r w:rsidR="003D3C7F" w:rsidRPr="003D3C7F">
          <w:rPr>
            <w:rFonts w:cs="Arial" w:hint="eastAsia"/>
            <w:color w:val="0000FF"/>
            <w:sz w:val="24"/>
            <w:lang w:eastAsia="zh-TW"/>
            <w:rPrChange w:id="3145" w:author="Lin Miirabai" w:date="2013-07-01T16:01:00Z">
              <w:rPr>
                <w:rFonts w:cs="Arial" w:hint="eastAsia"/>
                <w:color w:val="FF0000"/>
                <w:sz w:val="24"/>
                <w:lang w:eastAsia="zh-TW"/>
              </w:rPr>
            </w:rPrChange>
          </w:rPr>
          <w:t>（</w:t>
        </w:r>
        <w:r w:rsidR="003D3C7F">
          <w:rPr>
            <w:rFonts w:cs="Arial" w:hint="eastAsia"/>
            <w:color w:val="0000FF"/>
            <w:sz w:val="24"/>
            <w:lang w:eastAsia="zh-TW"/>
          </w:rPr>
          <w:t>－</w:t>
        </w:r>
        <w:r w:rsidR="003D3C7F" w:rsidRPr="003D3C7F">
          <w:rPr>
            <w:rFonts w:ascii="新細明體" w:eastAsia="新細明體" w:hAnsi="新細明體" w:cs="新細明體" w:hint="eastAsia"/>
            <w:color w:val="0000FF"/>
            <w:sz w:val="24"/>
            <w:lang w:eastAsia="zh-TW"/>
            <w:rPrChange w:id="3146" w:author="Lin Miirabai" w:date="2013-07-01T16:01:00Z">
              <w:rPr>
                <w:rFonts w:ascii="新細明體" w:eastAsia="新細明體" w:hAnsi="新細明體" w:cs="新細明體" w:hint="eastAsia"/>
                <w:color w:val="FF0000"/>
                <w:sz w:val="24"/>
                <w:lang w:eastAsia="zh-TW"/>
              </w:rPr>
            </w:rPrChange>
          </w:rPr>
          <w:t>第三頁內容</w:t>
        </w:r>
        <w:r w:rsidR="003D3C7F" w:rsidRPr="003D3C7F">
          <w:rPr>
            <w:rFonts w:cs="Arial" w:hint="eastAsia"/>
            <w:color w:val="0000FF"/>
            <w:sz w:val="24"/>
            <w:lang w:eastAsia="zh-TW"/>
            <w:rPrChange w:id="3147" w:author="Lin Miirabai" w:date="2013-07-01T16:01:00Z">
              <w:rPr>
                <w:rFonts w:cs="Arial" w:hint="eastAsia"/>
                <w:color w:val="FF0000"/>
                <w:sz w:val="24"/>
                <w:lang w:eastAsia="zh-TW"/>
              </w:rPr>
            </w:rPrChange>
          </w:rPr>
          <w:t>）</w:t>
        </w:r>
      </w:ins>
    </w:p>
    <w:p w14:paraId="734EA1DE" w14:textId="77777777" w:rsidR="000520D4" w:rsidRDefault="000520D4" w:rsidP="000520D4">
      <w:pPr>
        <w:widowControl w:val="0"/>
        <w:autoSpaceDE w:val="0"/>
        <w:autoSpaceDN w:val="0"/>
        <w:adjustRightInd w:val="0"/>
        <w:ind w:right="1552"/>
        <w:rPr>
          <w:ins w:id="3148" w:author="Arnold Sandjaja" w:date="2013-06-29T14:41:00Z"/>
          <w:rFonts w:cs="Arial"/>
          <w:sz w:val="24"/>
        </w:rPr>
      </w:pPr>
    </w:p>
    <w:p w14:paraId="2AA4AF92" w14:textId="24B5FD85" w:rsidR="000520D4" w:rsidRPr="008A2D3D" w:rsidRDefault="000520D4" w:rsidP="000520D4">
      <w:pPr>
        <w:widowControl w:val="0"/>
        <w:autoSpaceDE w:val="0"/>
        <w:autoSpaceDN w:val="0"/>
        <w:adjustRightInd w:val="0"/>
        <w:ind w:right="1552"/>
        <w:rPr>
          <w:ins w:id="3149" w:author="Arnold Sandjaja" w:date="2013-06-29T14:41:00Z"/>
          <w:rFonts w:cs="Arial" w:hint="eastAsia"/>
          <w:b/>
          <w:bCs/>
          <w:lang w:eastAsia="zh-TW"/>
        </w:rPr>
      </w:pPr>
      <w:ins w:id="3150" w:author="Arnold Sandjaja" w:date="2013-06-29T14:41:00Z">
        <w:r w:rsidRPr="00B50214">
          <w:rPr>
            <w:rFonts w:cs="Arial"/>
            <w:b/>
            <w:bCs/>
            <w:color w:val="FF2712"/>
          </w:rPr>
          <w:t>(Title: )</w:t>
        </w:r>
      </w:ins>
      <w:ins w:id="3151" w:author="Lin Miirabai" w:date="2013-07-01T16:01:00Z">
        <w:r w:rsidR="003D3C7F" w:rsidRPr="003D3C7F">
          <w:rPr>
            <w:rFonts w:cs="Arial" w:hint="eastAsia"/>
            <w:b/>
            <w:bCs/>
            <w:color w:val="0000FF"/>
            <w:lang w:eastAsia="zh-TW"/>
            <w:rPrChange w:id="3152" w:author="Lin Miirabai" w:date="2013-07-01T16:01:00Z">
              <w:rPr>
                <w:rFonts w:cs="Arial" w:hint="eastAsia"/>
                <w:b/>
                <w:bCs/>
                <w:color w:val="FF2712"/>
                <w:lang w:eastAsia="zh-TW"/>
              </w:rPr>
            </w:rPrChange>
          </w:rPr>
          <w:t>（</w:t>
        </w:r>
        <w:r w:rsidR="003D3C7F" w:rsidRPr="003D3C7F">
          <w:rPr>
            <w:rFonts w:ascii="新細明體" w:eastAsia="新細明體" w:hAnsi="新細明體" w:cs="新細明體" w:hint="eastAsia"/>
            <w:b/>
            <w:bCs/>
            <w:color w:val="0000FF"/>
            <w:lang w:eastAsia="zh-TW"/>
            <w:rPrChange w:id="3153" w:author="Lin Miirabai" w:date="2013-07-01T16:01:00Z">
              <w:rPr>
                <w:rFonts w:ascii="新細明體" w:eastAsia="新細明體" w:hAnsi="新細明體" w:cs="新細明體" w:hint="eastAsia"/>
                <w:b/>
                <w:bCs/>
                <w:color w:val="FF2712"/>
                <w:lang w:eastAsia="zh-TW"/>
              </w:rPr>
            </w:rPrChange>
          </w:rPr>
          <w:t>標題：</w:t>
        </w:r>
        <w:r w:rsidR="003D3C7F" w:rsidRPr="003D3C7F">
          <w:rPr>
            <w:rFonts w:cs="Arial" w:hint="eastAsia"/>
            <w:b/>
            <w:bCs/>
            <w:color w:val="0000FF"/>
            <w:lang w:eastAsia="zh-TW"/>
            <w:rPrChange w:id="3154" w:author="Lin Miirabai" w:date="2013-07-01T16:01:00Z">
              <w:rPr>
                <w:rFonts w:cs="Arial" w:hint="eastAsia"/>
                <w:b/>
                <w:bCs/>
                <w:color w:val="FF2712"/>
                <w:lang w:eastAsia="zh-TW"/>
              </w:rPr>
            </w:rPrChange>
          </w:rPr>
          <w:t>）</w:t>
        </w:r>
      </w:ins>
    </w:p>
    <w:p w14:paraId="765A8E8A" w14:textId="77777777" w:rsidR="003D3C7F" w:rsidRDefault="000520D4" w:rsidP="000520D4">
      <w:pPr>
        <w:widowControl w:val="0"/>
        <w:autoSpaceDE w:val="0"/>
        <w:autoSpaceDN w:val="0"/>
        <w:adjustRightInd w:val="0"/>
        <w:ind w:right="1552"/>
        <w:rPr>
          <w:ins w:id="3155" w:author="Lin Miirabai" w:date="2013-07-01T16:01:00Z"/>
          <w:rFonts w:cs="Arial"/>
          <w:sz w:val="24"/>
          <w:lang w:val="en-US"/>
        </w:rPr>
      </w:pPr>
      <w:ins w:id="3156" w:author="Arnold Sandjaja" w:date="2013-06-29T14:41:00Z">
        <w:r w:rsidRPr="008A2D3D">
          <w:rPr>
            <w:rFonts w:cs="Arial"/>
            <w:sz w:val="24"/>
          </w:rPr>
          <w:t>Our ideas</w:t>
        </w:r>
      </w:ins>
      <w:ins w:id="3157" w:author="Lin Miirabai" w:date="2013-07-01T16:01:00Z">
        <w:r w:rsidR="003D3C7F">
          <w:rPr>
            <w:rFonts w:cs="Arial"/>
            <w:sz w:val="24"/>
            <w:lang w:val="en-US"/>
          </w:rPr>
          <w:t xml:space="preserve"> </w:t>
        </w:r>
      </w:ins>
    </w:p>
    <w:p w14:paraId="0AF03980" w14:textId="0B1B4131" w:rsidR="000520D4" w:rsidRPr="003D3C7F" w:rsidDel="0071798B" w:rsidRDefault="003D3C7F" w:rsidP="000520D4">
      <w:pPr>
        <w:widowControl w:val="0"/>
        <w:autoSpaceDE w:val="0"/>
        <w:autoSpaceDN w:val="0"/>
        <w:adjustRightInd w:val="0"/>
        <w:ind w:right="1552"/>
        <w:rPr>
          <w:ins w:id="3158" w:author="Arnold Sandjaja" w:date="2013-06-29T14:41:00Z"/>
          <w:del w:id="3159" w:author="Zoo-Sun" w:date="2013-06-30T18:04:00Z"/>
          <w:rFonts w:ascii="新細明體" w:eastAsia="新細明體" w:hAnsi="新細明體" w:cs="新細明體" w:hint="eastAsia"/>
          <w:sz w:val="24"/>
          <w:lang w:val="en-US" w:eastAsia="zh-TW"/>
          <w:rPrChange w:id="3160" w:author="Lin Miirabai" w:date="2013-07-01T16:01:00Z">
            <w:rPr>
              <w:ins w:id="3161" w:author="Arnold Sandjaja" w:date="2013-06-29T14:41:00Z"/>
              <w:del w:id="3162" w:author="Zoo-Sun" w:date="2013-06-30T18:04:00Z"/>
              <w:rFonts w:cs="Arial"/>
              <w:sz w:val="24"/>
            </w:rPr>
          </w:rPrChange>
        </w:rPr>
      </w:pPr>
      <w:ins w:id="3163" w:author="Lin Miirabai" w:date="2013-07-01T16:01:00Z">
        <w:r w:rsidRPr="003D3C7F">
          <w:rPr>
            <w:rFonts w:ascii="新細明體" w:eastAsia="新細明體" w:hAnsi="新細明體" w:cs="新細明體" w:hint="eastAsia"/>
            <w:color w:val="0000FF"/>
            <w:sz w:val="24"/>
            <w:lang w:val="en-US" w:eastAsia="zh-TW"/>
            <w:rPrChange w:id="3164" w:author="Lin Miirabai" w:date="2013-07-01T16:01:00Z">
              <w:rPr>
                <w:rFonts w:ascii="新細明體" w:eastAsia="新細明體" w:hAnsi="新細明體" w:cs="新細明體" w:hint="eastAsia"/>
                <w:sz w:val="24"/>
                <w:lang w:val="en-US" w:eastAsia="zh-TW"/>
              </w:rPr>
            </w:rPrChange>
          </w:rPr>
          <w:t>我們的想法</w:t>
        </w:r>
      </w:ins>
    </w:p>
    <w:p w14:paraId="3CDAA596" w14:textId="77777777" w:rsidR="000520D4" w:rsidRDefault="000520D4" w:rsidP="000520D4">
      <w:pPr>
        <w:widowControl w:val="0"/>
        <w:autoSpaceDE w:val="0"/>
        <w:autoSpaceDN w:val="0"/>
        <w:adjustRightInd w:val="0"/>
        <w:ind w:right="1552"/>
        <w:rPr>
          <w:ins w:id="3165" w:author="Arnold Sandjaja" w:date="2013-06-29T14:41:00Z"/>
          <w:rFonts w:cs="Arial"/>
          <w:sz w:val="24"/>
        </w:rPr>
      </w:pPr>
    </w:p>
    <w:p w14:paraId="2B0F4D46" w14:textId="77777777" w:rsidR="000520D4" w:rsidRDefault="000520D4" w:rsidP="000520D4">
      <w:pPr>
        <w:widowControl w:val="0"/>
        <w:autoSpaceDE w:val="0"/>
        <w:autoSpaceDN w:val="0"/>
        <w:adjustRightInd w:val="0"/>
        <w:ind w:right="1552"/>
        <w:rPr>
          <w:ins w:id="3166" w:author="Arnold Sandjaja" w:date="2013-06-29T14:41:00Z"/>
          <w:rFonts w:cs="Arial"/>
          <w:sz w:val="24"/>
        </w:rPr>
      </w:pPr>
    </w:p>
    <w:p w14:paraId="051451D9" w14:textId="1A173DEC" w:rsidR="000520D4" w:rsidRPr="008A2D3D" w:rsidRDefault="000520D4" w:rsidP="000520D4">
      <w:pPr>
        <w:widowControl w:val="0"/>
        <w:autoSpaceDE w:val="0"/>
        <w:autoSpaceDN w:val="0"/>
        <w:adjustRightInd w:val="0"/>
        <w:ind w:right="1552"/>
        <w:rPr>
          <w:ins w:id="3167" w:author="Arnold Sandjaja" w:date="2013-06-29T14:41:00Z"/>
          <w:rFonts w:cs="Arial" w:hint="eastAsia"/>
          <w:b/>
          <w:bCs/>
          <w:color w:val="FF0000"/>
          <w:lang w:eastAsia="zh-TW"/>
        </w:rPr>
      </w:pPr>
      <w:ins w:id="3168" w:author="Arnold Sandjaja" w:date="2013-06-29T14:41:00Z">
        <w:r w:rsidRPr="00B50214">
          <w:rPr>
            <w:rFonts w:cs="Arial"/>
            <w:b/>
            <w:bCs/>
            <w:color w:val="FF2712"/>
          </w:rPr>
          <w:t>(Main text: )</w:t>
        </w:r>
      </w:ins>
      <w:ins w:id="3169" w:author="Lin Miirabai" w:date="2013-07-01T16:01:00Z">
        <w:r w:rsidR="003D3C7F" w:rsidRPr="003D3C7F">
          <w:rPr>
            <w:rFonts w:cs="Arial" w:hint="eastAsia"/>
            <w:b/>
            <w:bCs/>
            <w:color w:val="0000FF"/>
            <w:lang w:eastAsia="zh-TW"/>
            <w:rPrChange w:id="3170" w:author="Lin Miirabai" w:date="2013-07-01T16:02:00Z">
              <w:rPr>
                <w:rFonts w:cs="Arial" w:hint="eastAsia"/>
                <w:b/>
                <w:bCs/>
                <w:color w:val="FF2712"/>
                <w:lang w:eastAsia="zh-TW"/>
              </w:rPr>
            </w:rPrChange>
          </w:rPr>
          <w:t>（</w:t>
        </w:r>
      </w:ins>
      <w:ins w:id="3171" w:author="Lin Miirabai" w:date="2013-07-01T16:02:00Z">
        <w:r w:rsidR="003D3C7F" w:rsidRPr="003D3C7F">
          <w:rPr>
            <w:rFonts w:ascii="新細明體" w:eastAsia="新細明體" w:hAnsi="新細明體" w:cs="新細明體" w:hint="eastAsia"/>
            <w:b/>
            <w:bCs/>
            <w:color w:val="0000FF"/>
            <w:lang w:eastAsia="zh-TW"/>
            <w:rPrChange w:id="3172" w:author="Lin Miirabai" w:date="2013-07-01T16:02:00Z">
              <w:rPr>
                <w:rFonts w:ascii="新細明體" w:eastAsia="新細明體" w:hAnsi="新細明體" w:cs="新細明體" w:hint="eastAsia"/>
                <w:b/>
                <w:bCs/>
                <w:color w:val="FF2712"/>
                <w:lang w:eastAsia="zh-TW"/>
              </w:rPr>
            </w:rPrChange>
          </w:rPr>
          <w:t>主要文案：</w:t>
        </w:r>
      </w:ins>
      <w:ins w:id="3173" w:author="Lin Miirabai" w:date="2013-07-01T16:01:00Z">
        <w:r w:rsidR="003D3C7F" w:rsidRPr="003D3C7F">
          <w:rPr>
            <w:rFonts w:cs="Arial" w:hint="eastAsia"/>
            <w:b/>
            <w:bCs/>
            <w:color w:val="0000FF"/>
            <w:lang w:eastAsia="zh-TW"/>
            <w:rPrChange w:id="3174" w:author="Lin Miirabai" w:date="2013-07-01T16:02:00Z">
              <w:rPr>
                <w:rFonts w:cs="Arial" w:hint="eastAsia"/>
                <w:b/>
                <w:bCs/>
                <w:color w:val="FF2712"/>
                <w:lang w:eastAsia="zh-TW"/>
              </w:rPr>
            </w:rPrChange>
          </w:rPr>
          <w:t>）</w:t>
        </w:r>
      </w:ins>
    </w:p>
    <w:p w14:paraId="77949605" w14:textId="77777777" w:rsidR="000520D4" w:rsidRPr="008A2D3D" w:rsidRDefault="000520D4" w:rsidP="000520D4">
      <w:pPr>
        <w:widowControl w:val="0"/>
        <w:autoSpaceDE w:val="0"/>
        <w:autoSpaceDN w:val="0"/>
        <w:adjustRightInd w:val="0"/>
        <w:ind w:right="1552"/>
        <w:rPr>
          <w:ins w:id="3175" w:author="Arnold Sandjaja" w:date="2013-06-29T14:41:00Z"/>
          <w:rFonts w:cs="Arial"/>
          <w:sz w:val="24"/>
        </w:rPr>
      </w:pPr>
      <w:ins w:id="3176" w:author="Arnold Sandjaja" w:date="2013-06-29T14:41:00Z">
        <w:r w:rsidRPr="008A2D3D">
          <w:rPr>
            <w:rFonts w:cs="Arial"/>
            <w:sz w:val="24"/>
          </w:rPr>
          <w:t>Attac is a movement opposing neo-liberal globalization</w:t>
        </w:r>
      </w:ins>
    </w:p>
    <w:p w14:paraId="1A4C33C2" w14:textId="77777777" w:rsidR="000520D4" w:rsidRDefault="000520D4" w:rsidP="000520D4">
      <w:pPr>
        <w:widowControl w:val="0"/>
        <w:autoSpaceDE w:val="0"/>
        <w:autoSpaceDN w:val="0"/>
        <w:adjustRightInd w:val="0"/>
        <w:ind w:right="1552"/>
        <w:rPr>
          <w:ins w:id="3177" w:author="Arnold Sandjaja" w:date="2013-06-29T14:41:00Z"/>
          <w:rFonts w:cs="Arial"/>
          <w:sz w:val="24"/>
        </w:rPr>
      </w:pPr>
      <w:ins w:id="3178" w:author="Arnold Sandjaja" w:date="2013-06-29T14:41:00Z">
        <w:r w:rsidRPr="008A2D3D">
          <w:rPr>
            <w:rFonts w:cs="Arial"/>
            <w:sz w:val="24"/>
          </w:rPr>
          <w:t>Neo-liberal globalization, based on the ‘liberalization’ of trade and financial markets, started at the end of the 1970s and has led to the total domination of financial markets on society as a whole. It is an instrument designed to further the enrichment of a tiny minority of investors at the expense of the rest of the population and the planet. Its effects are detrimental to</w:t>
        </w:r>
        <w:r>
          <w:rPr>
            <w:rFonts w:cs="Arial"/>
            <w:sz w:val="24"/>
          </w:rPr>
          <w:t>.</w:t>
        </w:r>
      </w:ins>
    </w:p>
    <w:p w14:paraId="08AF5111" w14:textId="2D90EC3B" w:rsidR="003D3C7F" w:rsidRPr="00F24E69" w:rsidRDefault="00F24E69" w:rsidP="000520D4">
      <w:pPr>
        <w:widowControl w:val="0"/>
        <w:autoSpaceDE w:val="0"/>
        <w:autoSpaceDN w:val="0"/>
        <w:adjustRightInd w:val="0"/>
        <w:ind w:right="1552"/>
        <w:rPr>
          <w:ins w:id="3179" w:author="Lin Miirabai" w:date="2013-07-01T16:43:00Z"/>
          <w:rFonts w:ascii="新細明體" w:eastAsia="新細明體" w:hAnsi="新細明體" w:cs="新細明體" w:hint="eastAsia"/>
          <w:color w:val="0000FF"/>
          <w:szCs w:val="20"/>
          <w:lang w:eastAsia="zh-TW"/>
          <w:rPrChange w:id="3180" w:author="Lin Miirabai" w:date="2013-07-01T16:43:00Z">
            <w:rPr>
              <w:ins w:id="3181" w:author="Lin Miirabai" w:date="2013-07-01T16:43:00Z"/>
              <w:rFonts w:ascii="新細明體" w:eastAsia="新細明體" w:hAnsi="新細明體" w:cs="新細明體" w:hint="eastAsia"/>
              <w:color w:val="0000FF"/>
              <w:szCs w:val="20"/>
              <w:lang w:eastAsia="zh-TW"/>
            </w:rPr>
          </w:rPrChange>
        </w:rPr>
      </w:pPr>
      <w:ins w:id="3182" w:author="Lin Miirabai" w:date="2013-07-01T16:43:00Z">
        <w:r w:rsidRPr="00F24E69">
          <w:rPr>
            <w:rFonts w:cs="Arial"/>
            <w:color w:val="0000FF"/>
            <w:sz w:val="24"/>
            <w:rPrChange w:id="3183" w:author="Lin Miirabai" w:date="2013-07-01T16:43:00Z">
              <w:rPr>
                <w:rFonts w:cs="Arial"/>
                <w:sz w:val="24"/>
              </w:rPr>
            </w:rPrChange>
          </w:rPr>
          <w:t>Attac</w:t>
        </w:r>
        <w:r w:rsidRPr="00F24E69">
          <w:rPr>
            <w:rFonts w:ascii="新細明體" w:eastAsia="新細明體" w:hAnsi="新細明體" w:cs="新細明體" w:hint="eastAsia"/>
            <w:color w:val="0000FF"/>
            <w:szCs w:val="20"/>
            <w:lang w:eastAsia="zh-TW"/>
            <w:rPrChange w:id="3184" w:author="Lin Miirabai" w:date="2013-07-01T16:43:00Z">
              <w:rPr>
                <w:rFonts w:ascii="新細明體" w:eastAsia="新細明體" w:hAnsi="新細明體" w:cs="新細明體" w:hint="eastAsia"/>
                <w:sz w:val="24"/>
                <w:lang w:eastAsia="zh-TW"/>
              </w:rPr>
            </w:rPrChange>
          </w:rPr>
          <w:t>是一個反對新國際自由主義的運動</w:t>
        </w:r>
      </w:ins>
    </w:p>
    <w:p w14:paraId="2BC36C73" w14:textId="24A89C17" w:rsidR="00F24E69" w:rsidRPr="00AB74DA" w:rsidRDefault="00F24E69" w:rsidP="000520D4">
      <w:pPr>
        <w:widowControl w:val="0"/>
        <w:autoSpaceDE w:val="0"/>
        <w:autoSpaceDN w:val="0"/>
        <w:adjustRightInd w:val="0"/>
        <w:ind w:right="1552"/>
        <w:rPr>
          <w:ins w:id="3185" w:author="Lin Miirabai" w:date="2013-07-01T16:43:00Z"/>
          <w:rFonts w:cs="Arial" w:hint="eastAsia"/>
          <w:color w:val="0000FF"/>
          <w:sz w:val="24"/>
          <w:lang w:val="en-US" w:eastAsia="zh-TW"/>
          <w:rPrChange w:id="3186" w:author="Lin Miirabai" w:date="2013-07-01T16:46:00Z">
            <w:rPr>
              <w:ins w:id="3187" w:author="Lin Miirabai" w:date="2013-07-01T16:43:00Z"/>
              <w:rFonts w:cs="Arial" w:hint="eastAsia"/>
              <w:sz w:val="24"/>
              <w:lang w:eastAsia="zh-TW"/>
            </w:rPr>
          </w:rPrChange>
        </w:rPr>
      </w:pPr>
      <w:ins w:id="3188" w:author="Lin Miirabai" w:date="2013-07-01T16:43:00Z">
        <w:r w:rsidRPr="00AB74DA">
          <w:rPr>
            <w:rFonts w:ascii="新細明體" w:eastAsia="新細明體" w:hAnsi="新細明體" w:cs="新細明體" w:hint="eastAsia"/>
            <w:color w:val="0000FF"/>
            <w:szCs w:val="20"/>
            <w:lang w:eastAsia="zh-TW"/>
            <w:rPrChange w:id="3189" w:author="Lin Miirabai" w:date="2013-07-01T16:46:00Z">
              <w:rPr>
                <w:rFonts w:ascii="新細明體" w:eastAsia="新細明體" w:hAnsi="新細明體" w:cs="新細明體" w:hint="eastAsia"/>
                <w:color w:val="0000FF"/>
                <w:szCs w:val="20"/>
                <w:lang w:eastAsia="zh-TW"/>
              </w:rPr>
            </w:rPrChange>
          </w:rPr>
          <w:t>新國際自由主義，</w:t>
        </w:r>
      </w:ins>
      <w:ins w:id="3190" w:author="Lin Miirabai" w:date="2013-07-01T16:44:00Z">
        <w:r w:rsidRPr="00AB74DA">
          <w:rPr>
            <w:rFonts w:ascii="新細明體" w:eastAsia="新細明體" w:hAnsi="新細明體" w:cs="新細明體" w:hint="eastAsia"/>
            <w:color w:val="0000FF"/>
            <w:szCs w:val="20"/>
            <w:lang w:eastAsia="zh-TW"/>
            <w:rPrChange w:id="3191" w:author="Lin Miirabai" w:date="2013-07-01T16:46:00Z">
              <w:rPr>
                <w:rFonts w:ascii="新細明體" w:eastAsia="新細明體" w:hAnsi="新細明體" w:cs="新細明體" w:hint="eastAsia"/>
                <w:color w:val="0000FF"/>
                <w:szCs w:val="20"/>
                <w:lang w:eastAsia="zh-TW"/>
              </w:rPr>
            </w:rPrChange>
          </w:rPr>
          <w:t>利基於「自由化」的貿易和經濟市場，開始於</w:t>
        </w:r>
        <w:r w:rsidRPr="00AB74DA">
          <w:rPr>
            <w:rFonts w:cs="Arial"/>
            <w:color w:val="0000FF"/>
            <w:sz w:val="24"/>
            <w:rPrChange w:id="3192" w:author="Lin Miirabai" w:date="2013-07-01T16:46:00Z">
              <w:rPr>
                <w:rFonts w:cs="Arial"/>
                <w:sz w:val="24"/>
              </w:rPr>
            </w:rPrChange>
          </w:rPr>
          <w:t>1970</w:t>
        </w:r>
        <w:r w:rsidRPr="00AB74DA">
          <w:rPr>
            <w:rFonts w:ascii="新細明體" w:eastAsia="新細明體" w:hAnsi="新細明體" w:cs="新細明體" w:hint="eastAsia"/>
            <w:color w:val="0000FF"/>
            <w:szCs w:val="20"/>
            <w:lang w:eastAsia="zh-TW"/>
            <w:rPrChange w:id="3193" w:author="Lin Miirabai" w:date="2013-07-01T16:46:00Z">
              <w:rPr>
                <w:rFonts w:ascii="新細明體" w:eastAsia="新細明體" w:hAnsi="新細明體" w:cs="新細明體" w:hint="eastAsia"/>
                <w:color w:val="0000FF"/>
                <w:szCs w:val="20"/>
                <w:lang w:eastAsia="zh-TW"/>
              </w:rPr>
            </w:rPrChange>
          </w:rPr>
          <w:t>年代</w:t>
        </w:r>
      </w:ins>
      <w:ins w:id="3194" w:author="Lin Miirabai" w:date="2013-07-01T16:45:00Z">
        <w:r w:rsidRPr="00AB74DA">
          <w:rPr>
            <w:rFonts w:ascii="新細明體" w:eastAsia="新細明體" w:hAnsi="新細明體" w:cs="新細明體" w:hint="eastAsia"/>
            <w:color w:val="0000FF"/>
            <w:szCs w:val="20"/>
            <w:lang w:eastAsia="zh-TW"/>
            <w:rPrChange w:id="3195" w:author="Lin Miirabai" w:date="2013-07-01T16:46:00Z">
              <w:rPr>
                <w:rFonts w:ascii="新細明體" w:eastAsia="新細明體" w:hAnsi="新細明體" w:cs="新細明體" w:hint="eastAsia"/>
                <w:color w:val="0000FF"/>
                <w:szCs w:val="20"/>
                <w:lang w:eastAsia="zh-TW"/>
              </w:rPr>
            </w:rPrChange>
          </w:rPr>
          <w:t>末期</w:t>
        </w:r>
        <w:r w:rsidR="00AB74DA" w:rsidRPr="00AB74DA">
          <w:rPr>
            <w:rFonts w:ascii="新細明體" w:eastAsia="新細明體" w:hAnsi="新細明體" w:cs="新細明體" w:hint="eastAsia"/>
            <w:color w:val="0000FF"/>
            <w:szCs w:val="20"/>
            <w:lang w:eastAsia="zh-TW"/>
            <w:rPrChange w:id="3196" w:author="Lin Miirabai" w:date="2013-07-01T16:46:00Z">
              <w:rPr>
                <w:rFonts w:ascii="新細明體" w:eastAsia="新細明體" w:hAnsi="新細明體" w:cs="新細明體" w:hint="eastAsia"/>
                <w:color w:val="0000FF"/>
                <w:szCs w:val="20"/>
                <w:lang w:eastAsia="zh-TW"/>
              </w:rPr>
            </w:rPrChange>
          </w:rPr>
          <w:t>，並且全權主導金融市場</w:t>
        </w:r>
      </w:ins>
      <w:ins w:id="3197" w:author="Lin Miirabai" w:date="2013-07-01T16:46:00Z">
        <w:r w:rsidR="00AB74DA" w:rsidRPr="00AB74DA">
          <w:rPr>
            <w:rFonts w:ascii="新細明體" w:eastAsia="新細明體" w:hAnsi="新細明體" w:cs="新細明體" w:hint="eastAsia"/>
            <w:color w:val="0000FF"/>
            <w:szCs w:val="20"/>
            <w:lang w:eastAsia="zh-TW"/>
            <w:rPrChange w:id="3198" w:author="Lin Miirabai" w:date="2013-07-01T16:46:00Z">
              <w:rPr>
                <w:rFonts w:ascii="新細明體" w:eastAsia="新細明體" w:hAnsi="新細明體" w:cs="新細明體" w:hint="eastAsia"/>
                <w:color w:val="0000FF"/>
                <w:szCs w:val="20"/>
                <w:lang w:eastAsia="zh-TW"/>
              </w:rPr>
            </w:rPrChange>
          </w:rPr>
          <w:t>。</w:t>
        </w:r>
      </w:ins>
      <w:ins w:id="3199" w:author="Lin Miirabai" w:date="2013-07-01T16:48:00Z">
        <w:r w:rsidR="00765A93">
          <w:rPr>
            <w:rFonts w:ascii="新細明體" w:eastAsia="新細明體" w:hAnsi="新細明體" w:cs="新細明體" w:hint="eastAsia"/>
            <w:color w:val="0000FF"/>
            <w:szCs w:val="20"/>
            <w:lang w:eastAsia="zh-TW"/>
          </w:rPr>
          <w:t>這是一個</w:t>
        </w:r>
      </w:ins>
      <w:ins w:id="3200" w:author="Lin Miirabai" w:date="2013-07-01T16:50:00Z">
        <w:r w:rsidR="00765A93">
          <w:rPr>
            <w:rFonts w:ascii="新細明體" w:eastAsia="新細明體" w:hAnsi="新細明體" w:cs="新細明體" w:hint="eastAsia"/>
            <w:color w:val="0000FF"/>
            <w:szCs w:val="20"/>
            <w:lang w:eastAsia="zh-TW"/>
          </w:rPr>
          <w:t>手段</w:t>
        </w:r>
      </w:ins>
      <w:ins w:id="3201" w:author="Lin Miirabai" w:date="2013-07-01T16:49:00Z">
        <w:r w:rsidR="00765A93">
          <w:rPr>
            <w:rFonts w:ascii="新細明體" w:eastAsia="新細明體" w:hAnsi="新細明體" w:cs="新細明體" w:hint="eastAsia"/>
            <w:color w:val="0000FF"/>
            <w:szCs w:val="20"/>
            <w:lang w:eastAsia="zh-TW"/>
          </w:rPr>
          <w:t>，</w:t>
        </w:r>
      </w:ins>
      <w:ins w:id="3202" w:author="Lin Miirabai" w:date="2013-07-01T16:51:00Z">
        <w:r w:rsidR="00765A93">
          <w:rPr>
            <w:rFonts w:ascii="新細明體" w:eastAsia="新細明體" w:hAnsi="新細明體" w:cs="新細明體" w:hint="eastAsia"/>
            <w:color w:val="0000FF"/>
            <w:szCs w:val="20"/>
            <w:lang w:eastAsia="zh-TW"/>
          </w:rPr>
          <w:t>讓世界其他人的支出</w:t>
        </w:r>
      </w:ins>
      <w:ins w:id="3203" w:author="Lin Miirabai" w:date="2013-07-01T16:49:00Z">
        <w:r w:rsidR="00765A93">
          <w:rPr>
            <w:rFonts w:ascii="新細明體" w:eastAsia="新細明體" w:hAnsi="新細明體" w:cs="新細明體" w:hint="eastAsia"/>
            <w:color w:val="0000FF"/>
            <w:szCs w:val="20"/>
            <w:lang w:eastAsia="zh-TW"/>
          </w:rPr>
          <w:t>圖利少數投資客</w:t>
        </w:r>
      </w:ins>
      <w:ins w:id="3204" w:author="Lin Miirabai" w:date="2013-07-01T16:50:00Z">
        <w:r w:rsidR="00765A93">
          <w:rPr>
            <w:rFonts w:ascii="新細明體" w:eastAsia="新細明體" w:hAnsi="新細明體" w:cs="新細明體" w:hint="eastAsia"/>
            <w:color w:val="0000FF"/>
            <w:szCs w:val="20"/>
            <w:lang w:eastAsia="zh-TW"/>
          </w:rPr>
          <w:t>，而</w:t>
        </w:r>
      </w:ins>
      <w:ins w:id="3205" w:author="Lin Miirabai" w:date="2013-07-01T16:47:00Z">
        <w:r w:rsidR="00AB74DA">
          <w:rPr>
            <w:rFonts w:ascii="新細明體" w:eastAsia="新細明體" w:hAnsi="新細明體" w:cs="新細明體" w:hint="eastAsia"/>
            <w:color w:val="0000FF"/>
            <w:szCs w:val="20"/>
            <w:lang w:eastAsia="zh-TW"/>
          </w:rPr>
          <w:t>這些影響損害了：</w:t>
        </w:r>
      </w:ins>
    </w:p>
    <w:p w14:paraId="3FD8CF10" w14:textId="77777777" w:rsidR="00F24E69" w:rsidRPr="008A2D3D" w:rsidRDefault="00F24E69" w:rsidP="000520D4">
      <w:pPr>
        <w:widowControl w:val="0"/>
        <w:autoSpaceDE w:val="0"/>
        <w:autoSpaceDN w:val="0"/>
        <w:adjustRightInd w:val="0"/>
        <w:ind w:right="1552"/>
        <w:rPr>
          <w:ins w:id="3206" w:author="Arnold Sandjaja" w:date="2013-06-29T14:41:00Z"/>
          <w:rFonts w:cs="Arial" w:hint="eastAsia"/>
          <w:sz w:val="24"/>
          <w:lang w:eastAsia="zh-TW"/>
        </w:rPr>
      </w:pPr>
    </w:p>
    <w:p w14:paraId="208D0486" w14:textId="49C2246D" w:rsidR="000520D4" w:rsidRPr="00D87DF2" w:rsidRDefault="000520D4" w:rsidP="000520D4">
      <w:pPr>
        <w:widowControl w:val="0"/>
        <w:autoSpaceDE w:val="0"/>
        <w:autoSpaceDN w:val="0"/>
        <w:adjustRightInd w:val="0"/>
        <w:ind w:right="1552"/>
        <w:rPr>
          <w:ins w:id="3207" w:author="Arnold Sandjaja" w:date="2013-06-29T14:41:00Z"/>
          <w:rFonts w:ascii="新細明體" w:eastAsia="新細明體" w:hAnsi="新細明體" w:cs="新細明體" w:hint="eastAsia"/>
          <w:b/>
          <w:sz w:val="24"/>
          <w:lang w:val="en-US" w:eastAsia="zh-TW"/>
          <w:rPrChange w:id="3208" w:author="Lin Miirabai" w:date="2013-07-01T16:36:00Z">
            <w:rPr>
              <w:ins w:id="3209" w:author="Arnold Sandjaja" w:date="2013-06-29T14:41:00Z"/>
              <w:rFonts w:cs="Arial" w:hint="eastAsia"/>
              <w:b/>
              <w:sz w:val="24"/>
              <w:lang w:eastAsia="zh-TW"/>
            </w:rPr>
          </w:rPrChange>
        </w:rPr>
      </w:pPr>
      <w:ins w:id="3210" w:author="Arnold Sandjaja" w:date="2013-06-29T14:41:00Z">
        <w:r w:rsidRPr="00AC1A9E">
          <w:rPr>
            <w:rFonts w:cs="Arial"/>
            <w:b/>
            <w:sz w:val="24"/>
          </w:rPr>
          <w:lastRenderedPageBreak/>
          <w:t>Social rights</w:t>
        </w:r>
      </w:ins>
      <w:ins w:id="3211" w:author="Lin Miirabai" w:date="2013-07-01T16:02:00Z">
        <w:r w:rsidR="003D3C7F">
          <w:rPr>
            <w:rFonts w:cs="Arial" w:hint="eastAsia"/>
            <w:b/>
            <w:sz w:val="24"/>
            <w:lang w:eastAsia="zh-TW"/>
          </w:rPr>
          <w:t xml:space="preserve"> </w:t>
        </w:r>
      </w:ins>
      <w:ins w:id="3212" w:author="Lin Miirabai" w:date="2013-07-01T16:36:00Z">
        <w:r w:rsidR="00D87DF2">
          <w:rPr>
            <w:rFonts w:ascii="新細明體" w:eastAsia="新細明體" w:hAnsi="新細明體" w:cs="新細明體"/>
            <w:b/>
            <w:sz w:val="24"/>
            <w:lang w:val="en-US" w:eastAsia="zh-TW"/>
          </w:rPr>
          <w:t xml:space="preserve">/ </w:t>
        </w:r>
        <w:r w:rsidR="00D87DF2" w:rsidRPr="00D87DF2">
          <w:rPr>
            <w:rFonts w:ascii="新細明體" w:eastAsia="新細明體" w:hAnsi="新細明體" w:cs="新細明體" w:hint="eastAsia"/>
            <w:b/>
            <w:color w:val="0000FF"/>
            <w:sz w:val="24"/>
            <w:lang w:val="en-US" w:eastAsia="zh-TW"/>
            <w:rPrChange w:id="3213" w:author="Lin Miirabai" w:date="2013-07-01T16:36:00Z">
              <w:rPr>
                <w:rFonts w:ascii="新細明體" w:eastAsia="新細明體" w:hAnsi="新細明體" w:cs="新細明體" w:hint="eastAsia"/>
                <w:b/>
                <w:sz w:val="24"/>
                <w:lang w:val="en-US" w:eastAsia="zh-TW"/>
              </w:rPr>
            </w:rPrChange>
          </w:rPr>
          <w:t>社會權利</w:t>
        </w:r>
      </w:ins>
    </w:p>
    <w:p w14:paraId="5CF341D9" w14:textId="77777777" w:rsidR="000520D4" w:rsidRPr="00AC1A9E" w:rsidRDefault="000520D4" w:rsidP="000520D4">
      <w:pPr>
        <w:widowControl w:val="0"/>
        <w:autoSpaceDE w:val="0"/>
        <w:autoSpaceDN w:val="0"/>
        <w:adjustRightInd w:val="0"/>
        <w:ind w:right="1552"/>
        <w:rPr>
          <w:ins w:id="3214" w:author="Arnold Sandjaja" w:date="2013-06-29T14:41:00Z"/>
          <w:rFonts w:cs="Arial"/>
          <w:b/>
          <w:sz w:val="24"/>
        </w:rPr>
      </w:pPr>
    </w:p>
    <w:p w14:paraId="7B32125F" w14:textId="77777777" w:rsidR="000520D4" w:rsidRPr="008A2D3D" w:rsidRDefault="000520D4" w:rsidP="000520D4">
      <w:pPr>
        <w:widowControl w:val="0"/>
        <w:autoSpaceDE w:val="0"/>
        <w:autoSpaceDN w:val="0"/>
        <w:adjustRightInd w:val="0"/>
        <w:ind w:right="1552"/>
        <w:rPr>
          <w:ins w:id="3215" w:author="Arnold Sandjaja" w:date="2013-06-29T14:41:00Z"/>
          <w:rFonts w:cs="Arial"/>
          <w:sz w:val="24"/>
        </w:rPr>
      </w:pPr>
      <w:ins w:id="3216" w:author="Arnold Sandjaja" w:date="2013-06-29T14:41:00Z">
        <w:r w:rsidRPr="008A2D3D">
          <w:rPr>
            <w:rFonts w:cs="Arial"/>
            <w:sz w:val="24"/>
          </w:rPr>
          <w:t>neo-liberal globalization facilitates the shipping of businesses and jobs out of the country and fosters the worldwide competition between workers and, consequently, their precarization ;</w:t>
        </w:r>
      </w:ins>
    </w:p>
    <w:p w14:paraId="4AF7BFF8" w14:textId="77777777" w:rsidR="000520D4" w:rsidRDefault="000520D4" w:rsidP="000520D4">
      <w:pPr>
        <w:widowControl w:val="0"/>
        <w:autoSpaceDE w:val="0"/>
        <w:autoSpaceDN w:val="0"/>
        <w:adjustRightInd w:val="0"/>
        <w:ind w:right="1552"/>
        <w:rPr>
          <w:ins w:id="3217" w:author="Lin Miirabai" w:date="2013-07-01T16:52:00Z"/>
          <w:rFonts w:cs="Arial" w:hint="eastAsia"/>
          <w:sz w:val="24"/>
          <w:lang w:eastAsia="zh-TW"/>
        </w:rPr>
      </w:pPr>
      <w:ins w:id="3218" w:author="Arnold Sandjaja" w:date="2013-06-29T14:41:00Z">
        <w:r w:rsidRPr="008A2D3D">
          <w:rPr>
            <w:rFonts w:cs="Arial"/>
            <w:sz w:val="24"/>
          </w:rPr>
          <w:t>It covers up tax evasion thanks to tax havens and sets in motion the competition between national tax systems and thus the reduction of public services.</w:t>
        </w:r>
      </w:ins>
    </w:p>
    <w:p w14:paraId="7378E948" w14:textId="77777777" w:rsidR="00765A93" w:rsidRDefault="00765A93" w:rsidP="000520D4">
      <w:pPr>
        <w:widowControl w:val="0"/>
        <w:autoSpaceDE w:val="0"/>
        <w:autoSpaceDN w:val="0"/>
        <w:adjustRightInd w:val="0"/>
        <w:ind w:right="1552"/>
        <w:rPr>
          <w:ins w:id="3219" w:author="Lin Miirabai" w:date="2013-07-01T16:52:00Z"/>
          <w:rFonts w:cs="Arial" w:hint="eastAsia"/>
          <w:sz w:val="24"/>
          <w:lang w:eastAsia="zh-TW"/>
        </w:rPr>
      </w:pPr>
    </w:p>
    <w:p w14:paraId="5D226E39" w14:textId="77777777" w:rsidR="00821FD4" w:rsidRPr="00EE0E3D" w:rsidRDefault="00821FD4" w:rsidP="00821FD4">
      <w:pPr>
        <w:widowControl w:val="0"/>
        <w:autoSpaceDE w:val="0"/>
        <w:autoSpaceDN w:val="0"/>
        <w:adjustRightInd w:val="0"/>
        <w:ind w:right="1552"/>
        <w:rPr>
          <w:ins w:id="3220" w:author="Lin Miirabai" w:date="2013-07-01T18:52:00Z"/>
          <w:rFonts w:ascii="新細明體" w:eastAsia="新細明體" w:hAnsi="新細明體" w:cs="新細明體" w:hint="eastAsia"/>
          <w:color w:val="0000FF"/>
          <w:lang w:eastAsia="zh-TW"/>
        </w:rPr>
      </w:pPr>
      <w:ins w:id="3221" w:author="Lin Miirabai" w:date="2013-07-01T18:52:00Z">
        <w:r w:rsidRPr="00EE0E3D">
          <w:rPr>
            <w:rFonts w:ascii="新細明體" w:eastAsia="新細明體" w:hAnsi="新細明體" w:cs="新細明體" w:hint="eastAsia"/>
            <w:color w:val="0000FF"/>
            <w:lang w:eastAsia="zh-TW"/>
          </w:rPr>
          <w:t>（以上為編輯內文文字）</w:t>
        </w:r>
      </w:ins>
    </w:p>
    <w:p w14:paraId="009A6193" w14:textId="08827E37" w:rsidR="00765A93" w:rsidRDefault="00765A93" w:rsidP="000520D4">
      <w:pPr>
        <w:widowControl w:val="0"/>
        <w:autoSpaceDE w:val="0"/>
        <w:autoSpaceDN w:val="0"/>
        <w:adjustRightInd w:val="0"/>
        <w:ind w:right="1552"/>
        <w:rPr>
          <w:ins w:id="3222" w:author="Arnold Sandjaja" w:date="2013-06-29T14:41:00Z"/>
          <w:rFonts w:cs="Arial" w:hint="eastAsia"/>
          <w:sz w:val="24"/>
          <w:lang w:eastAsia="zh-TW"/>
        </w:rPr>
      </w:pPr>
      <w:ins w:id="3223" w:author="Lin Miirabai" w:date="2013-07-01T16:52:00Z">
        <w:r w:rsidRPr="00EE0E3D">
          <w:rPr>
            <w:rFonts w:ascii="新細明體" w:eastAsia="新細明體" w:hAnsi="新細明體" w:cs="新細明體" w:hint="eastAsia"/>
            <w:color w:val="0000FF"/>
            <w:szCs w:val="20"/>
            <w:lang w:eastAsia="zh-TW"/>
          </w:rPr>
          <w:t>新國際自由主義</w:t>
        </w:r>
      </w:ins>
      <w:ins w:id="3224" w:author="Lin Miirabai" w:date="2013-07-01T16:53:00Z">
        <w:r>
          <w:rPr>
            <w:rFonts w:ascii="新細明體" w:eastAsia="新細明體" w:hAnsi="新細明體" w:cs="新細明體" w:hint="eastAsia"/>
            <w:color w:val="0000FF"/>
            <w:szCs w:val="20"/>
            <w:lang w:eastAsia="zh-TW"/>
          </w:rPr>
          <w:t>將商業與工作運輸至其他國家，</w:t>
        </w:r>
      </w:ins>
      <w:ins w:id="3225" w:author="Lin Miirabai" w:date="2013-07-01T16:54:00Z">
        <w:r w:rsidR="00EB1E19">
          <w:rPr>
            <w:rFonts w:ascii="新細明體" w:eastAsia="新細明體" w:hAnsi="新細明體" w:cs="新細明體" w:hint="eastAsia"/>
            <w:color w:val="0000FF"/>
            <w:szCs w:val="20"/>
            <w:lang w:eastAsia="zh-TW"/>
          </w:rPr>
          <w:t>以及</w:t>
        </w:r>
      </w:ins>
      <w:ins w:id="3226" w:author="Lin Miirabai" w:date="2013-07-01T17:45:00Z">
        <w:r w:rsidR="00EB1E19">
          <w:rPr>
            <w:rFonts w:ascii="新細明體" w:eastAsia="新細明體" w:hAnsi="新細明體" w:cs="新細明體" w:hint="eastAsia"/>
            <w:color w:val="0000FF"/>
            <w:szCs w:val="20"/>
            <w:lang w:eastAsia="zh-TW"/>
          </w:rPr>
          <w:t>支配</w:t>
        </w:r>
      </w:ins>
      <w:ins w:id="3227" w:author="Lin Miirabai" w:date="2013-07-01T16:54:00Z">
        <w:r w:rsidR="00EB1E19">
          <w:rPr>
            <w:rFonts w:ascii="新細明體" w:eastAsia="新細明體" w:hAnsi="新細明體" w:cs="新細明體" w:hint="eastAsia"/>
            <w:color w:val="0000FF"/>
            <w:szCs w:val="20"/>
            <w:lang w:eastAsia="zh-TW"/>
          </w:rPr>
          <w:t>世界</w:t>
        </w:r>
      </w:ins>
      <w:ins w:id="3228" w:author="Lin Miirabai" w:date="2013-07-01T17:46:00Z">
        <w:r w:rsidR="00EB1E19">
          <w:rPr>
            <w:rFonts w:ascii="新細明體" w:eastAsia="新細明體" w:hAnsi="新細明體" w:cs="新細明體" w:hint="eastAsia"/>
            <w:color w:val="0000FF"/>
            <w:szCs w:val="20"/>
            <w:lang w:eastAsia="zh-TW"/>
          </w:rPr>
          <w:t>的商業</w:t>
        </w:r>
      </w:ins>
      <w:ins w:id="3229" w:author="Lin Miirabai" w:date="2013-07-01T16:54:00Z">
        <w:r w:rsidR="00EB1E19">
          <w:rPr>
            <w:rFonts w:ascii="新細明體" w:eastAsia="新細明體" w:hAnsi="新細明體" w:cs="新細明體" w:hint="eastAsia"/>
            <w:color w:val="0000FF"/>
            <w:szCs w:val="20"/>
            <w:lang w:eastAsia="zh-TW"/>
          </w:rPr>
          <w:t>競爭</w:t>
        </w:r>
      </w:ins>
      <w:ins w:id="3230" w:author="Lin Miirabai" w:date="2013-07-01T16:56:00Z">
        <w:r w:rsidR="00D75F77">
          <w:rPr>
            <w:rFonts w:ascii="新細明體" w:eastAsia="新細明體" w:hAnsi="新細明體" w:cs="新細明體" w:hint="eastAsia"/>
            <w:color w:val="0000FF"/>
            <w:szCs w:val="20"/>
            <w:lang w:eastAsia="zh-TW"/>
          </w:rPr>
          <w:t>。</w:t>
        </w:r>
      </w:ins>
      <w:ins w:id="3231" w:author="Lin Miirabai" w:date="2013-07-01T17:46:00Z">
        <w:r w:rsidR="00B360DD">
          <w:rPr>
            <w:rFonts w:ascii="新細明體" w:eastAsia="新細明體" w:hAnsi="新細明體" w:cs="新細明體" w:hint="eastAsia"/>
            <w:color w:val="0000FF"/>
            <w:szCs w:val="20"/>
            <w:lang w:eastAsia="zh-TW"/>
          </w:rPr>
          <w:t>由於</w:t>
        </w:r>
      </w:ins>
      <w:ins w:id="3232" w:author="Lin Miirabai" w:date="2013-07-01T17:47:00Z">
        <w:r w:rsidR="00B360DD">
          <w:rPr>
            <w:rFonts w:ascii="新細明體" w:eastAsia="新細明體" w:hAnsi="新細明體" w:cs="新細明體" w:hint="eastAsia"/>
            <w:color w:val="0000FF"/>
            <w:szCs w:val="20"/>
            <w:lang w:eastAsia="zh-TW"/>
          </w:rPr>
          <w:t>逃稅天堂，以致於收不到稅，而減少了對公共服務的建設。</w:t>
        </w:r>
      </w:ins>
    </w:p>
    <w:p w14:paraId="1D8C77DE" w14:textId="77777777" w:rsidR="000520D4" w:rsidRPr="008A2D3D" w:rsidRDefault="000520D4" w:rsidP="000520D4">
      <w:pPr>
        <w:widowControl w:val="0"/>
        <w:autoSpaceDE w:val="0"/>
        <w:autoSpaceDN w:val="0"/>
        <w:adjustRightInd w:val="0"/>
        <w:ind w:right="1552"/>
        <w:rPr>
          <w:ins w:id="3233" w:author="Arnold Sandjaja" w:date="2013-06-29T14:41:00Z"/>
          <w:rFonts w:cs="Arial"/>
          <w:sz w:val="24"/>
        </w:rPr>
      </w:pPr>
    </w:p>
    <w:p w14:paraId="30DF5345" w14:textId="430FBBC1" w:rsidR="000520D4" w:rsidRPr="00D87DF2" w:rsidRDefault="000520D4" w:rsidP="000520D4">
      <w:pPr>
        <w:widowControl w:val="0"/>
        <w:autoSpaceDE w:val="0"/>
        <w:autoSpaceDN w:val="0"/>
        <w:adjustRightInd w:val="0"/>
        <w:ind w:right="1552"/>
        <w:rPr>
          <w:ins w:id="3234" w:author="Arnold Sandjaja" w:date="2013-06-29T14:41:00Z"/>
          <w:rFonts w:ascii="新細明體" w:eastAsia="新細明體" w:hAnsi="新細明體" w:cs="新細明體" w:hint="eastAsia"/>
          <w:b/>
          <w:sz w:val="24"/>
          <w:lang w:val="en-US" w:eastAsia="zh-TW"/>
          <w:rPrChange w:id="3235" w:author="Lin Miirabai" w:date="2013-07-01T16:36:00Z">
            <w:rPr>
              <w:ins w:id="3236" w:author="Arnold Sandjaja" w:date="2013-06-29T14:41:00Z"/>
              <w:rFonts w:cs="Arial" w:hint="eastAsia"/>
              <w:b/>
              <w:sz w:val="24"/>
              <w:lang w:eastAsia="zh-TW"/>
            </w:rPr>
          </w:rPrChange>
        </w:rPr>
      </w:pPr>
      <w:ins w:id="3237" w:author="Arnold Sandjaja" w:date="2013-06-29T14:41:00Z">
        <w:r w:rsidRPr="00AC1A9E">
          <w:rPr>
            <w:rFonts w:cs="Arial"/>
            <w:b/>
            <w:sz w:val="24"/>
          </w:rPr>
          <w:t>The planet</w:t>
        </w:r>
      </w:ins>
      <w:ins w:id="3238" w:author="Lin Miirabai" w:date="2013-07-01T16:36:00Z">
        <w:r w:rsidR="00D87DF2">
          <w:rPr>
            <w:rFonts w:cs="Arial" w:hint="eastAsia"/>
            <w:b/>
            <w:sz w:val="24"/>
            <w:lang w:eastAsia="zh-TW"/>
          </w:rPr>
          <w:t xml:space="preserve"> </w:t>
        </w:r>
        <w:r w:rsidR="00D87DF2">
          <w:rPr>
            <w:rFonts w:cs="Arial"/>
            <w:b/>
            <w:sz w:val="24"/>
            <w:lang w:val="en-US" w:eastAsia="zh-TW"/>
          </w:rPr>
          <w:t>/</w:t>
        </w:r>
        <w:r w:rsidR="00D87DF2">
          <w:rPr>
            <w:rFonts w:cs="Arial" w:hint="eastAsia"/>
            <w:b/>
            <w:sz w:val="24"/>
            <w:lang w:val="en-US" w:eastAsia="zh-TW"/>
          </w:rPr>
          <w:t xml:space="preserve"> </w:t>
        </w:r>
        <w:r w:rsidR="00D87DF2" w:rsidRPr="00D87DF2">
          <w:rPr>
            <w:rFonts w:ascii="新細明體" w:eastAsia="新細明體" w:hAnsi="新細明體" w:cs="新細明體" w:hint="eastAsia"/>
            <w:b/>
            <w:color w:val="0000FF"/>
            <w:sz w:val="24"/>
            <w:lang w:val="en-US" w:eastAsia="zh-TW"/>
            <w:rPrChange w:id="3239" w:author="Lin Miirabai" w:date="2013-07-01T16:36:00Z">
              <w:rPr>
                <w:rFonts w:ascii="新細明體" w:eastAsia="新細明體" w:hAnsi="新細明體" w:cs="新細明體" w:hint="eastAsia"/>
                <w:b/>
                <w:sz w:val="24"/>
                <w:lang w:val="en-US" w:eastAsia="zh-TW"/>
              </w:rPr>
            </w:rPrChange>
          </w:rPr>
          <w:t>這個星球</w:t>
        </w:r>
      </w:ins>
    </w:p>
    <w:p w14:paraId="028A4CD2" w14:textId="77777777" w:rsidR="000520D4" w:rsidRPr="00AC1A9E" w:rsidRDefault="000520D4" w:rsidP="000520D4">
      <w:pPr>
        <w:widowControl w:val="0"/>
        <w:autoSpaceDE w:val="0"/>
        <w:autoSpaceDN w:val="0"/>
        <w:adjustRightInd w:val="0"/>
        <w:ind w:right="1552"/>
        <w:rPr>
          <w:ins w:id="3240" w:author="Arnold Sandjaja" w:date="2013-06-29T14:41:00Z"/>
          <w:rFonts w:cs="Arial"/>
          <w:b/>
          <w:sz w:val="24"/>
        </w:rPr>
      </w:pPr>
    </w:p>
    <w:p w14:paraId="0EB1C419" w14:textId="77777777" w:rsidR="000520D4" w:rsidRPr="008A2D3D" w:rsidRDefault="000520D4" w:rsidP="000520D4">
      <w:pPr>
        <w:widowControl w:val="0"/>
        <w:autoSpaceDE w:val="0"/>
        <w:autoSpaceDN w:val="0"/>
        <w:adjustRightInd w:val="0"/>
        <w:ind w:right="1552"/>
        <w:rPr>
          <w:ins w:id="3241" w:author="Arnold Sandjaja" w:date="2013-06-29T14:41:00Z"/>
          <w:rFonts w:cs="Arial"/>
          <w:sz w:val="24"/>
        </w:rPr>
      </w:pPr>
      <w:ins w:id="3242" w:author="Arnold Sandjaja" w:date="2013-06-29T14:41:00Z">
        <w:r w:rsidRPr="008A2D3D">
          <w:rPr>
            <w:rFonts w:cs="Arial"/>
            <w:sz w:val="24"/>
          </w:rPr>
          <w:t>Neo-liberal globalization makes it possible for transnational companies to spread their production on the surface of the globe based solely on costs, so that the various parts of a product can be manufactured at different locations on the planet, generating thousands of miles of transport;</w:t>
        </w:r>
      </w:ins>
    </w:p>
    <w:p w14:paraId="54BCA237" w14:textId="77777777" w:rsidR="000520D4" w:rsidRPr="008A2D3D" w:rsidRDefault="000520D4" w:rsidP="000520D4">
      <w:pPr>
        <w:widowControl w:val="0"/>
        <w:autoSpaceDE w:val="0"/>
        <w:autoSpaceDN w:val="0"/>
        <w:adjustRightInd w:val="0"/>
        <w:ind w:right="1552"/>
        <w:rPr>
          <w:ins w:id="3243" w:author="Arnold Sandjaja" w:date="2013-06-29T14:41:00Z"/>
          <w:rFonts w:cs="Arial"/>
          <w:sz w:val="24"/>
        </w:rPr>
      </w:pPr>
      <w:ins w:id="3244" w:author="Arnold Sandjaja" w:date="2013-06-29T14:41:00Z">
        <w:r w:rsidRPr="008A2D3D">
          <w:rPr>
            <w:rFonts w:cs="Arial"/>
            <w:sz w:val="24"/>
          </w:rPr>
          <w:t>It sets up a competition between national environmental regulations and thus pushes them to the lowest possible level;</w:t>
        </w:r>
      </w:ins>
    </w:p>
    <w:p w14:paraId="63A7EC20" w14:textId="3D98634A" w:rsidR="000520D4" w:rsidRDefault="000520D4" w:rsidP="000520D4">
      <w:pPr>
        <w:widowControl w:val="0"/>
        <w:autoSpaceDE w:val="0"/>
        <w:autoSpaceDN w:val="0"/>
        <w:adjustRightInd w:val="0"/>
        <w:ind w:right="1552"/>
        <w:rPr>
          <w:ins w:id="3245" w:author="Arnold Sandjaja" w:date="2013-06-29T14:41:00Z"/>
          <w:rFonts w:cs="Arial" w:hint="eastAsia"/>
          <w:sz w:val="24"/>
          <w:lang w:eastAsia="zh-TW"/>
        </w:rPr>
      </w:pPr>
      <w:ins w:id="3246" w:author="Arnold Sandjaja" w:date="2013-06-29T14:41:00Z">
        <w:r w:rsidRPr="008A2D3D">
          <w:rPr>
            <w:rFonts w:cs="Arial"/>
            <w:sz w:val="24"/>
          </w:rPr>
          <w:t>It tends to commercialize all aspects of society and thus extends endlessly the consumer and growth society.</w:t>
        </w:r>
      </w:ins>
      <w:ins w:id="3247" w:author="Lin Miirabai" w:date="2013-07-01T17:48:00Z">
        <w:r w:rsidR="008111F5">
          <w:rPr>
            <w:rFonts w:cs="Arial" w:hint="eastAsia"/>
            <w:sz w:val="24"/>
            <w:lang w:eastAsia="zh-TW"/>
          </w:rPr>
          <w:t xml:space="preserve"> </w:t>
        </w:r>
      </w:ins>
    </w:p>
    <w:p w14:paraId="3C1A60CA" w14:textId="77777777" w:rsidR="000520D4" w:rsidRDefault="000520D4" w:rsidP="000520D4">
      <w:pPr>
        <w:widowControl w:val="0"/>
        <w:autoSpaceDE w:val="0"/>
        <w:autoSpaceDN w:val="0"/>
        <w:adjustRightInd w:val="0"/>
        <w:ind w:right="1552"/>
        <w:rPr>
          <w:ins w:id="3248" w:author="Lin Miirabai" w:date="2013-07-01T16:56:00Z"/>
          <w:rFonts w:cs="Arial" w:hint="eastAsia"/>
          <w:sz w:val="24"/>
          <w:lang w:eastAsia="zh-TW"/>
        </w:rPr>
      </w:pPr>
    </w:p>
    <w:p w14:paraId="7A0E7109" w14:textId="77777777" w:rsidR="00821FD4" w:rsidRPr="00EE0E3D" w:rsidRDefault="00821FD4" w:rsidP="00821FD4">
      <w:pPr>
        <w:widowControl w:val="0"/>
        <w:autoSpaceDE w:val="0"/>
        <w:autoSpaceDN w:val="0"/>
        <w:adjustRightInd w:val="0"/>
        <w:ind w:right="1552"/>
        <w:rPr>
          <w:ins w:id="3249" w:author="Lin Miirabai" w:date="2013-07-01T18:51:00Z"/>
          <w:rFonts w:ascii="新細明體" w:eastAsia="新細明體" w:hAnsi="新細明體" w:cs="新細明體" w:hint="eastAsia"/>
          <w:color w:val="0000FF"/>
          <w:lang w:eastAsia="zh-TW"/>
        </w:rPr>
      </w:pPr>
      <w:ins w:id="3250" w:author="Lin Miirabai" w:date="2013-07-01T18:51:00Z">
        <w:r w:rsidRPr="00EE0E3D">
          <w:rPr>
            <w:rFonts w:ascii="新細明體" w:eastAsia="新細明體" w:hAnsi="新細明體" w:cs="新細明體" w:hint="eastAsia"/>
            <w:color w:val="0000FF"/>
            <w:lang w:eastAsia="zh-TW"/>
          </w:rPr>
          <w:t>（以上為編輯內文文字）</w:t>
        </w:r>
      </w:ins>
    </w:p>
    <w:p w14:paraId="183DA725" w14:textId="10DCEEFE" w:rsidR="00D75F77" w:rsidRDefault="00D75F77" w:rsidP="000520D4">
      <w:pPr>
        <w:widowControl w:val="0"/>
        <w:autoSpaceDE w:val="0"/>
        <w:autoSpaceDN w:val="0"/>
        <w:adjustRightInd w:val="0"/>
        <w:ind w:right="1552"/>
        <w:rPr>
          <w:ins w:id="3251" w:author="Lin Miirabai" w:date="2013-07-01T16:56:00Z"/>
          <w:rFonts w:cs="Arial" w:hint="eastAsia"/>
          <w:sz w:val="24"/>
          <w:lang w:eastAsia="zh-TW"/>
        </w:rPr>
      </w:pPr>
      <w:ins w:id="3252" w:author="Lin Miirabai" w:date="2013-07-01T16:56:00Z">
        <w:r w:rsidRPr="00EE0E3D">
          <w:rPr>
            <w:rFonts w:ascii="新細明體" w:eastAsia="新細明體" w:hAnsi="新細明體" w:cs="新細明體" w:hint="eastAsia"/>
            <w:color w:val="0000FF"/>
            <w:szCs w:val="20"/>
            <w:lang w:eastAsia="zh-TW"/>
          </w:rPr>
          <w:t>新國際自由主義</w:t>
        </w:r>
        <w:r>
          <w:rPr>
            <w:rFonts w:ascii="新細明體" w:eastAsia="新細明體" w:hAnsi="新細明體" w:cs="新細明體" w:hint="eastAsia"/>
            <w:color w:val="0000FF"/>
            <w:szCs w:val="20"/>
            <w:lang w:eastAsia="zh-TW"/>
          </w:rPr>
          <w:t>促使跨國公司</w:t>
        </w:r>
      </w:ins>
      <w:ins w:id="3253" w:author="Lin Miirabai" w:date="2013-07-01T16:57:00Z">
        <w:r>
          <w:rPr>
            <w:rFonts w:ascii="新細明體" w:eastAsia="新細明體" w:hAnsi="新細明體" w:cs="新細明體" w:hint="eastAsia"/>
            <w:color w:val="0000FF"/>
            <w:szCs w:val="20"/>
            <w:lang w:eastAsia="zh-TW"/>
          </w:rPr>
          <w:t>將他們的商品傾銷</w:t>
        </w:r>
      </w:ins>
      <w:ins w:id="3254" w:author="Lin Miirabai" w:date="2013-07-01T16:59:00Z">
        <w:r w:rsidR="00FC2AD7">
          <w:rPr>
            <w:rFonts w:ascii="新細明體" w:eastAsia="新細明體" w:hAnsi="新細明體" w:cs="新細明體" w:hint="eastAsia"/>
            <w:color w:val="0000FF"/>
            <w:szCs w:val="20"/>
            <w:lang w:eastAsia="zh-TW"/>
          </w:rPr>
          <w:t>，並且為了讓商品價格單一化，他們將產品拆成</w:t>
        </w:r>
      </w:ins>
      <w:ins w:id="3255" w:author="Lin Miirabai" w:date="2013-07-01T17:00:00Z">
        <w:r w:rsidR="00FC2AD7">
          <w:rPr>
            <w:rFonts w:ascii="新細明體" w:eastAsia="新細明體" w:hAnsi="新細明體" w:cs="新細明體" w:hint="eastAsia"/>
            <w:color w:val="0000FF"/>
            <w:szCs w:val="20"/>
            <w:lang w:eastAsia="zh-TW"/>
          </w:rPr>
          <w:t>很多部分，分別送到不同國家製造。</w:t>
        </w:r>
      </w:ins>
      <w:ins w:id="3256" w:author="Lin Miirabai" w:date="2013-07-01T17:48:00Z">
        <w:r w:rsidR="008111F5">
          <w:rPr>
            <w:rFonts w:ascii="新細明體" w:eastAsia="新細明體" w:hAnsi="新細明體" w:cs="新細明體" w:hint="eastAsia"/>
            <w:color w:val="0000FF"/>
            <w:szCs w:val="20"/>
            <w:lang w:eastAsia="zh-TW"/>
          </w:rPr>
          <w:t>讓價格可以壓至最低。這個趨勢使社會</w:t>
        </w:r>
      </w:ins>
      <w:ins w:id="3257" w:author="Lin Miirabai" w:date="2013-07-01T17:50:00Z">
        <w:r w:rsidR="008111F5">
          <w:rPr>
            <w:rFonts w:ascii="新細明體" w:eastAsia="新細明體" w:hAnsi="新細明體" w:cs="新細明體" w:hint="eastAsia"/>
            <w:color w:val="0000FF"/>
            <w:szCs w:val="20"/>
            <w:lang w:eastAsia="zh-TW"/>
          </w:rPr>
          <w:t>許多面向</w:t>
        </w:r>
      </w:ins>
      <w:ins w:id="3258" w:author="Lin Miirabai" w:date="2013-07-01T17:49:00Z">
        <w:r w:rsidR="008111F5">
          <w:rPr>
            <w:rFonts w:ascii="新細明體" w:eastAsia="新細明體" w:hAnsi="新細明體" w:cs="新細明體" w:hint="eastAsia"/>
            <w:color w:val="0000FF"/>
            <w:szCs w:val="20"/>
            <w:lang w:eastAsia="zh-TW"/>
          </w:rPr>
          <w:t>永無止境的商業化。</w:t>
        </w:r>
      </w:ins>
    </w:p>
    <w:p w14:paraId="2C759D25" w14:textId="77777777" w:rsidR="00D75F77" w:rsidRPr="008A2D3D" w:rsidRDefault="00D75F77" w:rsidP="000520D4">
      <w:pPr>
        <w:widowControl w:val="0"/>
        <w:autoSpaceDE w:val="0"/>
        <w:autoSpaceDN w:val="0"/>
        <w:adjustRightInd w:val="0"/>
        <w:ind w:right="1552"/>
        <w:rPr>
          <w:ins w:id="3259" w:author="Arnold Sandjaja" w:date="2013-06-29T14:41:00Z"/>
          <w:rFonts w:cs="Arial" w:hint="eastAsia"/>
          <w:sz w:val="24"/>
          <w:lang w:eastAsia="zh-TW"/>
        </w:rPr>
      </w:pPr>
    </w:p>
    <w:p w14:paraId="5B000511" w14:textId="5EBEFE82" w:rsidR="000520D4" w:rsidRPr="00D87DF2" w:rsidRDefault="000520D4" w:rsidP="000520D4">
      <w:pPr>
        <w:widowControl w:val="0"/>
        <w:autoSpaceDE w:val="0"/>
        <w:autoSpaceDN w:val="0"/>
        <w:adjustRightInd w:val="0"/>
        <w:ind w:right="1552"/>
        <w:rPr>
          <w:ins w:id="3260" w:author="Arnold Sandjaja" w:date="2013-06-29T14:41:00Z"/>
          <w:rFonts w:ascii="新細明體" w:eastAsia="新細明體" w:hAnsi="新細明體" w:cs="新細明體" w:hint="eastAsia"/>
          <w:b/>
          <w:sz w:val="24"/>
          <w:lang w:val="en-US" w:eastAsia="zh-TW"/>
          <w:rPrChange w:id="3261" w:author="Lin Miirabai" w:date="2013-07-01T16:36:00Z">
            <w:rPr>
              <w:ins w:id="3262" w:author="Arnold Sandjaja" w:date="2013-06-29T14:41:00Z"/>
              <w:rFonts w:cs="Arial" w:hint="eastAsia"/>
              <w:b/>
              <w:sz w:val="24"/>
              <w:lang w:eastAsia="zh-TW"/>
            </w:rPr>
          </w:rPrChange>
        </w:rPr>
      </w:pPr>
      <w:ins w:id="3263" w:author="Arnold Sandjaja" w:date="2013-06-29T14:41:00Z">
        <w:r w:rsidRPr="00AC1A9E">
          <w:rPr>
            <w:rFonts w:cs="Arial"/>
            <w:b/>
            <w:sz w:val="24"/>
          </w:rPr>
          <w:t>North South solidarity</w:t>
        </w:r>
      </w:ins>
      <w:ins w:id="3264" w:author="Lin Miirabai" w:date="2013-07-01T16:36:00Z">
        <w:r w:rsidR="00D87DF2">
          <w:rPr>
            <w:rFonts w:cs="Arial" w:hint="eastAsia"/>
            <w:b/>
            <w:sz w:val="24"/>
            <w:lang w:eastAsia="zh-TW"/>
          </w:rPr>
          <w:t xml:space="preserve"> </w:t>
        </w:r>
        <w:r w:rsidR="00D87DF2">
          <w:rPr>
            <w:rFonts w:cs="Arial"/>
            <w:b/>
            <w:sz w:val="24"/>
            <w:lang w:val="en-US" w:eastAsia="zh-TW"/>
          </w:rPr>
          <w:t xml:space="preserve">/ </w:t>
        </w:r>
      </w:ins>
      <w:ins w:id="3265" w:author="Lin Miirabai" w:date="2013-07-01T16:37:00Z">
        <w:r w:rsidR="00D87DF2" w:rsidRPr="00D87DF2">
          <w:rPr>
            <w:rFonts w:ascii="新細明體" w:eastAsia="新細明體" w:hAnsi="新細明體" w:cs="新細明體" w:hint="eastAsia"/>
            <w:b/>
            <w:color w:val="0000FF"/>
            <w:sz w:val="24"/>
            <w:lang w:val="en-US" w:eastAsia="zh-TW"/>
            <w:rPrChange w:id="3266" w:author="Lin Miirabai" w:date="2013-07-01T16:37:00Z">
              <w:rPr>
                <w:rFonts w:ascii="新細明體" w:eastAsia="新細明體" w:hAnsi="新細明體" w:cs="新細明體" w:hint="eastAsia"/>
                <w:b/>
                <w:sz w:val="24"/>
                <w:lang w:val="en-US" w:eastAsia="zh-TW"/>
              </w:rPr>
            </w:rPrChange>
          </w:rPr>
          <w:t>南</w:t>
        </w:r>
      </w:ins>
      <w:ins w:id="3267" w:author="Lin Miirabai" w:date="2013-07-01T16:36:00Z">
        <w:r w:rsidR="00D87DF2" w:rsidRPr="00D87DF2">
          <w:rPr>
            <w:rFonts w:ascii="新細明體" w:eastAsia="新細明體" w:hAnsi="新細明體" w:cs="新細明體" w:hint="eastAsia"/>
            <w:b/>
            <w:color w:val="0000FF"/>
            <w:sz w:val="24"/>
            <w:lang w:val="en-US" w:eastAsia="zh-TW"/>
            <w:rPrChange w:id="3268" w:author="Lin Miirabai" w:date="2013-07-01T16:37:00Z">
              <w:rPr>
                <w:rFonts w:ascii="新細明體" w:eastAsia="新細明體" w:hAnsi="新細明體" w:cs="新細明體" w:hint="eastAsia"/>
                <w:b/>
                <w:sz w:val="24"/>
                <w:lang w:val="en-US" w:eastAsia="zh-TW"/>
              </w:rPr>
            </w:rPrChange>
          </w:rPr>
          <w:t>北一致</w:t>
        </w:r>
      </w:ins>
    </w:p>
    <w:p w14:paraId="2ACF354B" w14:textId="77777777" w:rsidR="000520D4" w:rsidRPr="00AC1A9E" w:rsidRDefault="000520D4" w:rsidP="000520D4">
      <w:pPr>
        <w:widowControl w:val="0"/>
        <w:autoSpaceDE w:val="0"/>
        <w:autoSpaceDN w:val="0"/>
        <w:adjustRightInd w:val="0"/>
        <w:ind w:right="1552"/>
        <w:rPr>
          <w:ins w:id="3269" w:author="Arnold Sandjaja" w:date="2013-06-29T14:41:00Z"/>
          <w:rFonts w:cs="Arial"/>
          <w:b/>
          <w:sz w:val="24"/>
        </w:rPr>
      </w:pPr>
    </w:p>
    <w:p w14:paraId="6A3C4919" w14:textId="77777777" w:rsidR="000520D4" w:rsidRPr="008A2D3D" w:rsidRDefault="000520D4" w:rsidP="000520D4">
      <w:pPr>
        <w:widowControl w:val="0"/>
        <w:autoSpaceDE w:val="0"/>
        <w:autoSpaceDN w:val="0"/>
        <w:adjustRightInd w:val="0"/>
        <w:ind w:right="1552"/>
        <w:rPr>
          <w:ins w:id="3270" w:author="Arnold Sandjaja" w:date="2013-06-29T14:41:00Z"/>
          <w:rFonts w:cs="Arial"/>
          <w:sz w:val="24"/>
        </w:rPr>
      </w:pPr>
      <w:ins w:id="3271" w:author="Arnold Sandjaja" w:date="2013-06-29T14:41:00Z">
        <w:r w:rsidRPr="008A2D3D">
          <w:rPr>
            <w:rFonts w:cs="Arial"/>
            <w:sz w:val="24"/>
          </w:rPr>
          <w:t>As it organizes tax evasion, neo-liberal globalization imposes a new form of colonialism through corruption of elites in countries of the South;</w:t>
        </w:r>
      </w:ins>
    </w:p>
    <w:p w14:paraId="25CD2F88" w14:textId="77777777" w:rsidR="000520D4" w:rsidRPr="008A2D3D" w:rsidRDefault="000520D4" w:rsidP="000520D4">
      <w:pPr>
        <w:widowControl w:val="0"/>
        <w:autoSpaceDE w:val="0"/>
        <w:autoSpaceDN w:val="0"/>
        <w:adjustRightInd w:val="0"/>
        <w:ind w:right="1552"/>
        <w:rPr>
          <w:ins w:id="3272" w:author="Arnold Sandjaja" w:date="2013-06-29T14:41:00Z"/>
          <w:rFonts w:cs="Arial"/>
          <w:sz w:val="24"/>
        </w:rPr>
      </w:pPr>
      <w:ins w:id="3273" w:author="Arnold Sandjaja" w:date="2013-06-29T14:41:00Z">
        <w:r w:rsidRPr="008A2D3D">
          <w:rPr>
            <w:rFonts w:cs="Arial"/>
            <w:sz w:val="24"/>
          </w:rPr>
          <w:t>Through free trade it imposes competition between farmers in the South and the large agro-business owners of the North ;</w:t>
        </w:r>
      </w:ins>
    </w:p>
    <w:p w14:paraId="4BA53A04" w14:textId="77777777" w:rsidR="000520D4" w:rsidRPr="008A2D3D" w:rsidRDefault="000520D4" w:rsidP="000520D4">
      <w:pPr>
        <w:widowControl w:val="0"/>
        <w:autoSpaceDE w:val="0"/>
        <w:autoSpaceDN w:val="0"/>
        <w:adjustRightInd w:val="0"/>
        <w:ind w:right="1552"/>
        <w:rPr>
          <w:ins w:id="3274" w:author="Arnold Sandjaja" w:date="2013-06-29T14:41:00Z"/>
          <w:rFonts w:cs="Arial"/>
          <w:sz w:val="24"/>
        </w:rPr>
      </w:pPr>
      <w:ins w:id="3275" w:author="Arnold Sandjaja" w:date="2013-06-29T14:41:00Z">
        <w:r w:rsidRPr="008A2D3D">
          <w:rPr>
            <w:rFonts w:cs="Arial"/>
            <w:sz w:val="24"/>
          </w:rPr>
          <w:t>Via the debt mechanism, it allows the World Bank and the IMF to impose massive deregulation policies on developing countries.</w:t>
        </w:r>
      </w:ins>
    </w:p>
    <w:p w14:paraId="0077413D" w14:textId="77777777" w:rsidR="00821FD4" w:rsidRDefault="00821FD4" w:rsidP="000520D4">
      <w:pPr>
        <w:widowControl w:val="0"/>
        <w:autoSpaceDE w:val="0"/>
        <w:autoSpaceDN w:val="0"/>
        <w:adjustRightInd w:val="0"/>
        <w:ind w:right="1552"/>
        <w:rPr>
          <w:ins w:id="3276" w:author="Lin Miirabai" w:date="2013-07-01T18:51:00Z"/>
          <w:rFonts w:ascii="新細明體" w:eastAsia="新細明體" w:hAnsi="新細明體" w:cs="新細明體" w:hint="eastAsia"/>
          <w:color w:val="0000FF"/>
          <w:lang w:eastAsia="zh-TW"/>
        </w:rPr>
      </w:pPr>
    </w:p>
    <w:p w14:paraId="1CAF7B7B" w14:textId="69DA8D9A" w:rsidR="000520D4" w:rsidRPr="00821FD4" w:rsidRDefault="00821FD4" w:rsidP="000520D4">
      <w:pPr>
        <w:widowControl w:val="0"/>
        <w:autoSpaceDE w:val="0"/>
        <w:autoSpaceDN w:val="0"/>
        <w:adjustRightInd w:val="0"/>
        <w:ind w:right="1552"/>
        <w:rPr>
          <w:ins w:id="3277" w:author="Lin Miirabai" w:date="2013-07-01T17:00:00Z"/>
          <w:rFonts w:ascii="新細明體" w:eastAsia="新細明體" w:hAnsi="新細明體" w:cs="新細明體" w:hint="eastAsia"/>
          <w:color w:val="0000FF"/>
          <w:lang w:eastAsia="zh-TW"/>
          <w:rPrChange w:id="3278" w:author="Lin Miirabai" w:date="2013-07-01T18:51:00Z">
            <w:rPr>
              <w:ins w:id="3279" w:author="Lin Miirabai" w:date="2013-07-01T17:00:00Z"/>
              <w:rFonts w:cs="Arial" w:hint="eastAsia"/>
              <w:sz w:val="24"/>
              <w:lang w:eastAsia="zh-TW"/>
            </w:rPr>
          </w:rPrChange>
        </w:rPr>
      </w:pPr>
      <w:ins w:id="3280" w:author="Lin Miirabai" w:date="2013-07-01T18:51:00Z">
        <w:r w:rsidRPr="00EE0E3D">
          <w:rPr>
            <w:rFonts w:ascii="新細明體" w:eastAsia="新細明體" w:hAnsi="新細明體" w:cs="新細明體" w:hint="eastAsia"/>
            <w:color w:val="0000FF"/>
            <w:lang w:eastAsia="zh-TW"/>
          </w:rPr>
          <w:t>（以上為編輯內文文字）</w:t>
        </w:r>
      </w:ins>
    </w:p>
    <w:p w14:paraId="4AADE553" w14:textId="6CA6DA64" w:rsidR="00FC2AD7" w:rsidRPr="00E03A98" w:rsidRDefault="00AF4379" w:rsidP="000520D4">
      <w:pPr>
        <w:widowControl w:val="0"/>
        <w:autoSpaceDE w:val="0"/>
        <w:autoSpaceDN w:val="0"/>
        <w:adjustRightInd w:val="0"/>
        <w:ind w:right="1552"/>
        <w:rPr>
          <w:ins w:id="3281" w:author="Lin Miirabai" w:date="2013-07-01T17:00:00Z"/>
          <w:rFonts w:ascii="新細明體" w:eastAsia="新細明體" w:hAnsi="新細明體" w:cs="新細明體" w:hint="eastAsia"/>
          <w:color w:val="0000FF"/>
          <w:szCs w:val="20"/>
          <w:lang w:eastAsia="zh-TW"/>
          <w:rPrChange w:id="3282" w:author="Lin Miirabai" w:date="2013-07-01T17:53:00Z">
            <w:rPr>
              <w:ins w:id="3283" w:author="Lin Miirabai" w:date="2013-07-01T17:00:00Z"/>
              <w:rFonts w:cs="Arial" w:hint="eastAsia"/>
              <w:sz w:val="24"/>
              <w:lang w:eastAsia="zh-TW"/>
            </w:rPr>
          </w:rPrChange>
        </w:rPr>
      </w:pPr>
      <w:ins w:id="3284" w:author="Lin Miirabai" w:date="2013-07-01T17:01:00Z">
        <w:r w:rsidRPr="00E03A98">
          <w:rPr>
            <w:rFonts w:ascii="新細明體" w:eastAsia="新細明體" w:hAnsi="新細明體" w:cs="新細明體" w:hint="eastAsia"/>
            <w:color w:val="0000FF"/>
            <w:szCs w:val="20"/>
            <w:lang w:eastAsia="zh-TW"/>
            <w:rPrChange w:id="3285" w:author="Lin Miirabai" w:date="2013-07-01T17:53:00Z">
              <w:rPr>
                <w:rFonts w:ascii="新細明體" w:eastAsia="新細明體" w:hAnsi="新細明體" w:cs="新細明體" w:hint="eastAsia"/>
                <w:sz w:val="24"/>
                <w:lang w:eastAsia="zh-TW"/>
              </w:rPr>
            </w:rPrChange>
          </w:rPr>
          <w:t>當一群逃稅者組織在一起時，新國際自由主義</w:t>
        </w:r>
      </w:ins>
      <w:ins w:id="3286" w:author="Lin Miirabai" w:date="2013-07-01T17:02:00Z">
        <w:r w:rsidRPr="00E03A98">
          <w:rPr>
            <w:rFonts w:ascii="新細明體" w:eastAsia="新細明體" w:hAnsi="新細明體" w:cs="新細明體" w:hint="eastAsia"/>
            <w:color w:val="0000FF"/>
            <w:szCs w:val="20"/>
            <w:lang w:eastAsia="zh-TW"/>
            <w:rPrChange w:id="3287" w:author="Lin Miirabai" w:date="2013-07-01T17:53:00Z">
              <w:rPr>
                <w:rFonts w:ascii="新細明體" w:eastAsia="新細明體" w:hAnsi="新細明體" w:cs="新細明體" w:hint="eastAsia"/>
                <w:color w:val="0000FF"/>
                <w:szCs w:val="20"/>
                <w:lang w:eastAsia="zh-TW"/>
              </w:rPr>
            </w:rPrChange>
          </w:rPr>
          <w:t>迫使一個新的複製模式出現。</w:t>
        </w:r>
      </w:ins>
      <w:ins w:id="3288" w:author="Lin Miirabai" w:date="2013-07-01T17:53:00Z">
        <w:r w:rsidR="00E03A98">
          <w:rPr>
            <w:rFonts w:ascii="新細明體" w:eastAsia="新細明體" w:hAnsi="新細明體" w:cs="新細明體" w:hint="eastAsia"/>
            <w:color w:val="0000FF"/>
            <w:szCs w:val="20"/>
            <w:lang w:eastAsia="zh-TW"/>
          </w:rPr>
          <w:t>透過自由貿易</w:t>
        </w:r>
      </w:ins>
      <w:ins w:id="3289" w:author="Lin Miirabai" w:date="2013-07-01T17:54:00Z">
        <w:r w:rsidR="00E03A98">
          <w:rPr>
            <w:rFonts w:ascii="新細明體" w:eastAsia="新細明體" w:hAnsi="新細明體" w:cs="新細明體" w:hint="eastAsia"/>
            <w:color w:val="0000FF"/>
            <w:szCs w:val="20"/>
            <w:lang w:eastAsia="zh-TW"/>
          </w:rPr>
          <w:t>，迫使南方的農夫必須與</w:t>
        </w:r>
      </w:ins>
      <w:ins w:id="3290" w:author="Lin Miirabai" w:date="2013-07-01T17:55:00Z">
        <w:r w:rsidR="00FA6C2B">
          <w:rPr>
            <w:rFonts w:ascii="新細明體" w:eastAsia="新細明體" w:hAnsi="新細明體" w:cs="新細明體" w:hint="eastAsia"/>
            <w:color w:val="0000FF"/>
            <w:szCs w:val="20"/>
            <w:lang w:eastAsia="zh-TW"/>
          </w:rPr>
          <w:t>北方的企業化</w:t>
        </w:r>
      </w:ins>
      <w:ins w:id="3291" w:author="Lin Miirabai" w:date="2013-07-01T17:56:00Z">
        <w:r w:rsidR="00FA6C2B">
          <w:rPr>
            <w:rFonts w:ascii="新細明體" w:eastAsia="新細明體" w:hAnsi="新細明體" w:cs="新細明體" w:hint="eastAsia"/>
            <w:color w:val="0000FF"/>
            <w:szCs w:val="20"/>
            <w:lang w:eastAsia="zh-TW"/>
          </w:rPr>
          <w:t>農場</w:t>
        </w:r>
      </w:ins>
      <w:ins w:id="3292" w:author="Lin Miirabai" w:date="2013-07-01T17:55:00Z">
        <w:r w:rsidR="00FA6C2B">
          <w:rPr>
            <w:rFonts w:ascii="新細明體" w:eastAsia="新細明體" w:hAnsi="新細明體" w:cs="新細明體" w:hint="eastAsia"/>
            <w:color w:val="0000FF"/>
            <w:szCs w:val="20"/>
            <w:lang w:eastAsia="zh-TW"/>
          </w:rPr>
          <w:t>相競爭</w:t>
        </w:r>
      </w:ins>
      <w:ins w:id="3293" w:author="Lin Miirabai" w:date="2013-07-01T17:56:00Z">
        <w:r w:rsidR="00FA6C2B">
          <w:rPr>
            <w:rFonts w:ascii="新細明體" w:eastAsia="新細明體" w:hAnsi="新細明體" w:cs="新細明體" w:hint="eastAsia"/>
            <w:color w:val="0000FF"/>
            <w:szCs w:val="20"/>
            <w:lang w:eastAsia="zh-TW"/>
          </w:rPr>
          <w:t>。而從負載的機制裡</w:t>
        </w:r>
      </w:ins>
      <w:ins w:id="3294" w:author="Lin Miirabai" w:date="2013-07-01T17:57:00Z">
        <w:r w:rsidR="00FA6C2B">
          <w:rPr>
            <w:rFonts w:ascii="新細明體" w:eastAsia="新細明體" w:hAnsi="新細明體" w:cs="新細明體" w:hint="eastAsia"/>
            <w:color w:val="0000FF"/>
            <w:szCs w:val="20"/>
            <w:lang w:eastAsia="zh-TW"/>
          </w:rPr>
          <w:t>，</w:t>
        </w:r>
      </w:ins>
      <w:ins w:id="3295" w:author="Lin Miirabai" w:date="2013-07-01T17:52:00Z">
        <w:r w:rsidR="00E03A98" w:rsidRPr="00E03A98">
          <w:rPr>
            <w:rFonts w:ascii="新細明體" w:eastAsia="新細明體" w:hAnsi="新細明體" w:cs="新細明體" w:hint="eastAsia"/>
            <w:color w:val="0000FF"/>
            <w:szCs w:val="20"/>
            <w:lang w:eastAsia="zh-TW"/>
            <w:rPrChange w:id="3296" w:author="Lin Miirabai" w:date="2013-07-01T17:53:00Z">
              <w:rPr>
                <w:rFonts w:ascii="新細明體" w:eastAsia="新細明體" w:hAnsi="新細明體" w:cs="新細明體" w:hint="eastAsia"/>
                <w:color w:val="0000FF"/>
                <w:szCs w:val="20"/>
                <w:lang w:eastAsia="zh-TW"/>
              </w:rPr>
            </w:rPrChange>
          </w:rPr>
          <w:t>世界銀行和</w:t>
        </w:r>
        <w:r w:rsidR="00E03A98" w:rsidRPr="00E03A98">
          <w:rPr>
            <w:rFonts w:cs="Arial"/>
            <w:color w:val="0000FF"/>
            <w:szCs w:val="20"/>
            <w:rPrChange w:id="3297" w:author="Lin Miirabai" w:date="2013-07-01T17:53:00Z">
              <w:rPr>
                <w:rFonts w:cs="Arial"/>
                <w:sz w:val="24"/>
              </w:rPr>
            </w:rPrChange>
          </w:rPr>
          <w:t>IMF</w:t>
        </w:r>
      </w:ins>
    </w:p>
    <w:p w14:paraId="0C438675" w14:textId="25F8633E" w:rsidR="00FC2AD7" w:rsidRPr="00E03A98" w:rsidRDefault="00E03A98" w:rsidP="000520D4">
      <w:pPr>
        <w:widowControl w:val="0"/>
        <w:autoSpaceDE w:val="0"/>
        <w:autoSpaceDN w:val="0"/>
        <w:adjustRightInd w:val="0"/>
        <w:ind w:right="1552"/>
        <w:rPr>
          <w:ins w:id="3298" w:author="Lin Miirabai" w:date="2013-07-01T17:52:00Z"/>
          <w:rFonts w:cs="Arial"/>
          <w:color w:val="0000FF"/>
          <w:szCs w:val="20"/>
          <w:lang w:eastAsia="zh-TW"/>
          <w:rPrChange w:id="3299" w:author="Lin Miirabai" w:date="2013-07-01T17:53:00Z">
            <w:rPr>
              <w:ins w:id="3300" w:author="Lin Miirabai" w:date="2013-07-01T17:52:00Z"/>
              <w:rFonts w:cs="Arial"/>
              <w:sz w:val="24"/>
              <w:lang w:eastAsia="zh-TW"/>
            </w:rPr>
          </w:rPrChange>
        </w:rPr>
      </w:pPr>
      <w:ins w:id="3301" w:author="Lin Miirabai" w:date="2013-07-01T17:52:00Z">
        <w:r w:rsidRPr="00E03A98">
          <w:rPr>
            <w:rFonts w:ascii="新細明體" w:eastAsia="新細明體" w:hAnsi="新細明體" w:cs="新細明體" w:hint="eastAsia"/>
            <w:color w:val="0000FF"/>
            <w:szCs w:val="20"/>
            <w:lang w:eastAsia="zh-TW"/>
            <w:rPrChange w:id="3302" w:author="Lin Miirabai" w:date="2013-07-01T17:53:00Z">
              <w:rPr>
                <w:rFonts w:ascii="新細明體" w:eastAsia="新細明體" w:hAnsi="新細明體" w:cs="新細明體" w:hint="eastAsia"/>
                <w:color w:val="0000FF"/>
                <w:szCs w:val="20"/>
                <w:lang w:eastAsia="zh-TW"/>
              </w:rPr>
            </w:rPrChange>
          </w:rPr>
          <w:t>被迫解</w:t>
        </w:r>
      </w:ins>
      <w:ins w:id="3303" w:author="Lin Miirabai" w:date="2013-07-01T17:53:00Z">
        <w:r w:rsidRPr="00E03A98">
          <w:rPr>
            <w:rFonts w:ascii="新細明體" w:eastAsia="新細明體" w:hAnsi="新細明體" w:cs="新細明體" w:hint="eastAsia"/>
            <w:color w:val="0000FF"/>
            <w:szCs w:val="20"/>
            <w:lang w:eastAsia="zh-TW"/>
            <w:rPrChange w:id="3304" w:author="Lin Miirabai" w:date="2013-07-01T17:53:00Z">
              <w:rPr>
                <w:rFonts w:ascii="新細明體" w:eastAsia="新細明體" w:hAnsi="新細明體" w:cs="新細明體" w:hint="eastAsia"/>
                <w:color w:val="0000FF"/>
                <w:szCs w:val="20"/>
                <w:lang w:eastAsia="zh-TW"/>
              </w:rPr>
            </w:rPrChange>
          </w:rPr>
          <w:t>除許多開發中國家政治上的限制。</w:t>
        </w:r>
      </w:ins>
    </w:p>
    <w:p w14:paraId="1D12CAD6" w14:textId="77777777" w:rsidR="00E03A98" w:rsidRDefault="00E03A98" w:rsidP="000520D4">
      <w:pPr>
        <w:widowControl w:val="0"/>
        <w:autoSpaceDE w:val="0"/>
        <w:autoSpaceDN w:val="0"/>
        <w:adjustRightInd w:val="0"/>
        <w:ind w:right="1552"/>
        <w:rPr>
          <w:ins w:id="3305" w:author="Arnold Sandjaja" w:date="2013-06-29T14:41:00Z"/>
          <w:rFonts w:cs="Arial"/>
          <w:sz w:val="24"/>
          <w:lang w:eastAsia="zh-TW"/>
        </w:rPr>
      </w:pPr>
    </w:p>
    <w:p w14:paraId="1320D0DD" w14:textId="7ECFF165" w:rsidR="000520D4" w:rsidRPr="00D87DF2" w:rsidRDefault="000520D4" w:rsidP="000520D4">
      <w:pPr>
        <w:widowControl w:val="0"/>
        <w:autoSpaceDE w:val="0"/>
        <w:autoSpaceDN w:val="0"/>
        <w:adjustRightInd w:val="0"/>
        <w:ind w:right="1552"/>
        <w:rPr>
          <w:ins w:id="3306" w:author="Arnold Sandjaja" w:date="2013-06-29T14:41:00Z"/>
          <w:rFonts w:ascii="新細明體" w:eastAsia="新細明體" w:hAnsi="新細明體" w:cs="新細明體" w:hint="eastAsia"/>
          <w:b/>
          <w:sz w:val="24"/>
          <w:lang w:val="en-US" w:eastAsia="zh-TW"/>
          <w:rPrChange w:id="3307" w:author="Lin Miirabai" w:date="2013-07-01T16:37:00Z">
            <w:rPr>
              <w:ins w:id="3308" w:author="Arnold Sandjaja" w:date="2013-06-29T14:41:00Z"/>
              <w:rFonts w:cs="Arial" w:hint="eastAsia"/>
              <w:b/>
              <w:sz w:val="24"/>
              <w:lang w:eastAsia="zh-TW"/>
            </w:rPr>
          </w:rPrChange>
        </w:rPr>
      </w:pPr>
      <w:ins w:id="3309" w:author="Arnold Sandjaja" w:date="2013-06-29T14:41:00Z">
        <w:r w:rsidRPr="00AC1A9E">
          <w:rPr>
            <w:rFonts w:cs="Arial"/>
            <w:b/>
            <w:sz w:val="24"/>
          </w:rPr>
          <w:t>Democracy</w:t>
        </w:r>
      </w:ins>
      <w:ins w:id="3310" w:author="Lin Miirabai" w:date="2013-07-01T16:37:00Z">
        <w:r w:rsidR="00D87DF2">
          <w:rPr>
            <w:rFonts w:cs="Arial" w:hint="eastAsia"/>
            <w:b/>
            <w:sz w:val="24"/>
            <w:lang w:eastAsia="zh-TW"/>
          </w:rPr>
          <w:t xml:space="preserve"> </w:t>
        </w:r>
        <w:r w:rsidR="00D87DF2">
          <w:rPr>
            <w:rFonts w:cs="Arial"/>
            <w:b/>
            <w:sz w:val="24"/>
            <w:lang w:val="en-US" w:eastAsia="zh-TW"/>
          </w:rPr>
          <w:t xml:space="preserve">/ </w:t>
        </w:r>
        <w:r w:rsidR="00D87DF2" w:rsidRPr="00D87DF2">
          <w:rPr>
            <w:rFonts w:ascii="新細明體" w:eastAsia="新細明體" w:hAnsi="新細明體" w:cs="新細明體" w:hint="eastAsia"/>
            <w:b/>
            <w:color w:val="0000FF"/>
            <w:sz w:val="24"/>
            <w:lang w:val="en-US" w:eastAsia="zh-TW"/>
            <w:rPrChange w:id="3311" w:author="Lin Miirabai" w:date="2013-07-01T16:37:00Z">
              <w:rPr>
                <w:rFonts w:ascii="新細明體" w:eastAsia="新細明體" w:hAnsi="新細明體" w:cs="新細明體" w:hint="eastAsia"/>
                <w:b/>
                <w:sz w:val="24"/>
                <w:lang w:val="en-US" w:eastAsia="zh-TW"/>
              </w:rPr>
            </w:rPrChange>
          </w:rPr>
          <w:t>民主政治</w:t>
        </w:r>
      </w:ins>
    </w:p>
    <w:p w14:paraId="6CF96415" w14:textId="77777777" w:rsidR="000520D4" w:rsidRPr="00AC1A9E" w:rsidRDefault="000520D4" w:rsidP="000520D4">
      <w:pPr>
        <w:widowControl w:val="0"/>
        <w:autoSpaceDE w:val="0"/>
        <w:autoSpaceDN w:val="0"/>
        <w:adjustRightInd w:val="0"/>
        <w:ind w:right="1552"/>
        <w:rPr>
          <w:ins w:id="3312" w:author="Arnold Sandjaja" w:date="2013-06-29T14:41:00Z"/>
          <w:rFonts w:cs="Arial"/>
          <w:b/>
          <w:sz w:val="24"/>
        </w:rPr>
      </w:pPr>
    </w:p>
    <w:p w14:paraId="36816381" w14:textId="77777777" w:rsidR="000520D4" w:rsidRPr="008A2D3D" w:rsidRDefault="000520D4" w:rsidP="000520D4">
      <w:pPr>
        <w:widowControl w:val="0"/>
        <w:autoSpaceDE w:val="0"/>
        <w:autoSpaceDN w:val="0"/>
        <w:adjustRightInd w:val="0"/>
        <w:ind w:right="1552"/>
        <w:rPr>
          <w:ins w:id="3313" w:author="Arnold Sandjaja" w:date="2013-06-29T14:41:00Z"/>
          <w:rFonts w:cs="Arial"/>
          <w:sz w:val="24"/>
        </w:rPr>
      </w:pPr>
      <w:ins w:id="3314" w:author="Arnold Sandjaja" w:date="2013-06-29T14:41:00Z">
        <w:r w:rsidRPr="008A2D3D">
          <w:rPr>
            <w:rFonts w:cs="Arial"/>
            <w:sz w:val="24"/>
          </w:rPr>
          <w:t>WTO, IMF, World Bank and the European Union set up new global economic rules outside any democratic debate: most international negotiations on trade or financial regulat</w:t>
        </w:r>
        <w:r>
          <w:rPr>
            <w:rFonts w:cs="Arial"/>
            <w:sz w:val="24"/>
          </w:rPr>
          <w:t xml:space="preserve">ion occur away from the people; </w:t>
        </w:r>
        <w:r w:rsidRPr="008A2D3D">
          <w:rPr>
            <w:rFonts w:cs="Arial"/>
            <w:sz w:val="24"/>
          </w:rPr>
          <w:t>Neo-liberal globalization promotes the concentration of information dissemination in the hands of a few media and internet conglomerates.</w:t>
        </w:r>
      </w:ins>
    </w:p>
    <w:p w14:paraId="1CD318AB" w14:textId="77777777" w:rsidR="000520D4" w:rsidRPr="008A2D3D" w:rsidRDefault="000520D4" w:rsidP="000520D4">
      <w:pPr>
        <w:widowControl w:val="0"/>
        <w:autoSpaceDE w:val="0"/>
        <w:autoSpaceDN w:val="0"/>
        <w:adjustRightInd w:val="0"/>
        <w:ind w:right="1552"/>
        <w:rPr>
          <w:ins w:id="3315" w:author="Arnold Sandjaja" w:date="2013-06-29T14:41:00Z"/>
          <w:rFonts w:cs="Arial"/>
          <w:sz w:val="24"/>
        </w:rPr>
      </w:pPr>
      <w:ins w:id="3316" w:author="Arnold Sandjaja" w:date="2013-06-29T14:41:00Z">
        <w:r w:rsidRPr="008A2D3D">
          <w:rPr>
            <w:rFonts w:cs="Arial"/>
            <w:sz w:val="24"/>
          </w:rPr>
          <w:t>The commercialization of all spheres of society reduces people to mere consumers at the expense of their citizenship.</w:t>
        </w:r>
      </w:ins>
    </w:p>
    <w:p w14:paraId="69661290" w14:textId="77777777" w:rsidR="000520D4" w:rsidRPr="008A2D3D" w:rsidRDefault="000520D4" w:rsidP="000520D4">
      <w:pPr>
        <w:widowControl w:val="0"/>
        <w:autoSpaceDE w:val="0"/>
        <w:autoSpaceDN w:val="0"/>
        <w:adjustRightInd w:val="0"/>
        <w:ind w:right="1552"/>
        <w:rPr>
          <w:ins w:id="3317" w:author="Arnold Sandjaja" w:date="2013-06-29T14:41:00Z"/>
          <w:rFonts w:cs="Arial"/>
          <w:sz w:val="24"/>
        </w:rPr>
      </w:pPr>
      <w:ins w:id="3318" w:author="Arnold Sandjaja" w:date="2013-06-29T14:41:00Z">
        <w:r w:rsidRPr="008A2D3D">
          <w:rPr>
            <w:rFonts w:cs="Arial"/>
            <w:sz w:val="24"/>
          </w:rPr>
          <w:t>And so, over the past 30 years we have witnessed a substantial enrichment of capital holders to the detriment of the vast majority of wage earners, together with a continued deterioration of the condition of our planet.</w:t>
        </w:r>
      </w:ins>
    </w:p>
    <w:p w14:paraId="0BE3123B" w14:textId="77777777" w:rsidR="000520D4" w:rsidRPr="008A2D3D" w:rsidRDefault="000520D4" w:rsidP="000520D4">
      <w:pPr>
        <w:widowControl w:val="0"/>
        <w:autoSpaceDE w:val="0"/>
        <w:autoSpaceDN w:val="0"/>
        <w:adjustRightInd w:val="0"/>
        <w:ind w:right="1552"/>
        <w:rPr>
          <w:ins w:id="3319" w:author="Arnold Sandjaja" w:date="2013-06-29T14:41:00Z"/>
          <w:rFonts w:cs="Arial"/>
          <w:sz w:val="24"/>
        </w:rPr>
      </w:pPr>
      <w:ins w:id="3320" w:author="Arnold Sandjaja" w:date="2013-06-29T14:41:00Z">
        <w:r w:rsidRPr="008A2D3D">
          <w:rPr>
            <w:rFonts w:cs="Arial"/>
            <w:sz w:val="24"/>
          </w:rPr>
          <w:t>In the OECD countries, the proportion of wage earners in the producing sectors has declined by 10% while the return to capital has risen since the mid-1970s. In the United States, for instance, 60% of the growth recorded since 1980 has been captured by the wealthiest 1%.</w:t>
        </w:r>
      </w:ins>
    </w:p>
    <w:p w14:paraId="213F14D6" w14:textId="77777777" w:rsidR="000520D4" w:rsidRDefault="000520D4" w:rsidP="000520D4">
      <w:pPr>
        <w:widowControl w:val="0"/>
        <w:autoSpaceDE w:val="0"/>
        <w:autoSpaceDN w:val="0"/>
        <w:adjustRightInd w:val="0"/>
        <w:ind w:right="1552"/>
        <w:rPr>
          <w:ins w:id="3321" w:author="Arnold Sandjaja" w:date="2013-06-29T14:41:00Z"/>
          <w:rFonts w:cs="Arial"/>
          <w:sz w:val="24"/>
        </w:rPr>
      </w:pPr>
    </w:p>
    <w:p w14:paraId="365E9D88" w14:textId="0DF2868B" w:rsidR="00821FD4" w:rsidRPr="00821FD4" w:rsidRDefault="00821FD4" w:rsidP="000520D4">
      <w:pPr>
        <w:widowControl w:val="0"/>
        <w:autoSpaceDE w:val="0"/>
        <w:autoSpaceDN w:val="0"/>
        <w:adjustRightInd w:val="0"/>
        <w:ind w:right="1552"/>
        <w:rPr>
          <w:ins w:id="3322" w:author="Lin Miirabai" w:date="2013-07-01T18:51:00Z"/>
          <w:rFonts w:ascii="新細明體" w:eastAsia="新細明體" w:hAnsi="新細明體" w:cs="新細明體" w:hint="eastAsia"/>
          <w:color w:val="0000FF"/>
          <w:lang w:eastAsia="zh-TW"/>
          <w:rPrChange w:id="3323" w:author="Lin Miirabai" w:date="2013-07-01T18:51:00Z">
            <w:rPr>
              <w:ins w:id="3324" w:author="Lin Miirabai" w:date="2013-07-01T18:51:00Z"/>
              <w:rFonts w:cs="Arial" w:hint="eastAsia"/>
              <w:color w:val="0000FF"/>
              <w:szCs w:val="20"/>
              <w:lang w:eastAsia="zh-TW"/>
            </w:rPr>
          </w:rPrChange>
        </w:rPr>
      </w:pPr>
      <w:ins w:id="3325" w:author="Lin Miirabai" w:date="2013-07-01T18:51:00Z">
        <w:r w:rsidRPr="00EE0E3D">
          <w:rPr>
            <w:rFonts w:ascii="新細明體" w:eastAsia="新細明體" w:hAnsi="新細明體" w:cs="新細明體" w:hint="eastAsia"/>
            <w:color w:val="0000FF"/>
            <w:lang w:eastAsia="zh-TW"/>
          </w:rPr>
          <w:t>（以上為編輯內文文字）</w:t>
        </w:r>
      </w:ins>
    </w:p>
    <w:p w14:paraId="0C0F2073" w14:textId="2393189B" w:rsidR="000520D4" w:rsidRDefault="00A93320" w:rsidP="000520D4">
      <w:pPr>
        <w:widowControl w:val="0"/>
        <w:autoSpaceDE w:val="0"/>
        <w:autoSpaceDN w:val="0"/>
        <w:adjustRightInd w:val="0"/>
        <w:ind w:right="1552"/>
        <w:rPr>
          <w:ins w:id="3326" w:author="Lin Miirabai" w:date="2013-07-01T18:01:00Z"/>
          <w:rFonts w:ascii="新細明體" w:eastAsia="新細明體" w:hAnsi="新細明體" w:cs="新細明體" w:hint="eastAsia"/>
          <w:color w:val="0000FF"/>
          <w:szCs w:val="20"/>
          <w:lang w:eastAsia="zh-TW"/>
        </w:rPr>
      </w:pPr>
      <w:ins w:id="3327" w:author="Lin Miirabai" w:date="2013-07-01T17:57:00Z">
        <w:r w:rsidRPr="00A93320">
          <w:rPr>
            <w:rFonts w:cs="Arial"/>
            <w:color w:val="0000FF"/>
            <w:szCs w:val="20"/>
            <w:rPrChange w:id="3328" w:author="Lin Miirabai" w:date="2013-07-01T17:59:00Z">
              <w:rPr>
                <w:rFonts w:cs="Arial"/>
                <w:sz w:val="24"/>
              </w:rPr>
            </w:rPrChange>
          </w:rPr>
          <w:t xml:space="preserve">WTO, IMF, </w:t>
        </w:r>
        <w:r w:rsidRPr="00A93320">
          <w:rPr>
            <w:rFonts w:ascii="新細明體" w:eastAsia="新細明體" w:hAnsi="新細明體" w:cs="新細明體" w:hint="eastAsia"/>
            <w:color w:val="0000FF"/>
            <w:szCs w:val="20"/>
            <w:lang w:eastAsia="zh-TW"/>
            <w:rPrChange w:id="3329" w:author="Lin Miirabai" w:date="2013-07-01T17:59:00Z">
              <w:rPr>
                <w:rFonts w:ascii="新細明體" w:eastAsia="新細明體" w:hAnsi="新細明體" w:cs="新細明體" w:hint="eastAsia"/>
                <w:sz w:val="24"/>
                <w:lang w:eastAsia="zh-TW"/>
              </w:rPr>
            </w:rPrChange>
          </w:rPr>
          <w:t>世界銀行和歐盟</w:t>
        </w:r>
      </w:ins>
      <w:ins w:id="3330" w:author="Lin Miirabai" w:date="2013-07-01T17:58:00Z">
        <w:r w:rsidRPr="00A93320">
          <w:rPr>
            <w:rFonts w:ascii="新細明體" w:eastAsia="新細明體" w:hAnsi="新細明體" w:cs="新細明體" w:hint="eastAsia"/>
            <w:color w:val="0000FF"/>
            <w:szCs w:val="20"/>
            <w:lang w:eastAsia="zh-TW"/>
            <w:rPrChange w:id="3331" w:author="Lin Miirabai" w:date="2013-07-01T17:59:00Z">
              <w:rPr>
                <w:rFonts w:ascii="新細明體" w:eastAsia="新細明體" w:hAnsi="新細明體" w:cs="新細明體" w:hint="eastAsia"/>
                <w:sz w:val="24"/>
                <w:lang w:eastAsia="zh-TW"/>
              </w:rPr>
            </w:rPrChange>
          </w:rPr>
          <w:t>在其他任何的外交債務以外設立一個新的全球經濟規則</w:t>
        </w:r>
      </w:ins>
      <w:ins w:id="3332" w:author="Lin Miirabai" w:date="2013-07-01T17:59:00Z">
        <w:r>
          <w:rPr>
            <w:rFonts w:ascii="新細明體" w:eastAsia="新細明體" w:hAnsi="新細明體" w:cs="新細明體" w:hint="eastAsia"/>
            <w:color w:val="0000FF"/>
            <w:szCs w:val="20"/>
            <w:lang w:eastAsia="zh-TW"/>
          </w:rPr>
          <w:t>：大部分的貿易協商</w:t>
        </w:r>
      </w:ins>
      <w:ins w:id="3333" w:author="Lin Miirabai" w:date="2013-07-01T18:00:00Z">
        <w:r>
          <w:rPr>
            <w:rFonts w:ascii="新細明體" w:eastAsia="新細明體" w:hAnsi="新細明體" w:cs="新細明體" w:hint="eastAsia"/>
            <w:color w:val="0000FF"/>
            <w:szCs w:val="20"/>
            <w:lang w:eastAsia="zh-TW"/>
          </w:rPr>
          <w:t>或金融債務與人們</w:t>
        </w:r>
      </w:ins>
      <w:ins w:id="3334" w:author="Lin Miirabai" w:date="2013-07-01T18:01:00Z">
        <w:r>
          <w:rPr>
            <w:rFonts w:ascii="新細明體" w:eastAsia="新細明體" w:hAnsi="新細明體" w:cs="新細明體" w:hint="eastAsia"/>
            <w:color w:val="0000FF"/>
            <w:szCs w:val="20"/>
            <w:lang w:eastAsia="zh-TW"/>
          </w:rPr>
          <w:t>疏離；</w:t>
        </w:r>
        <w:r w:rsidRPr="00EE0E3D">
          <w:rPr>
            <w:rFonts w:ascii="新細明體" w:eastAsia="新細明體" w:hAnsi="新細明體" w:cs="新細明體" w:hint="eastAsia"/>
            <w:color w:val="0000FF"/>
            <w:szCs w:val="20"/>
            <w:lang w:eastAsia="zh-TW"/>
          </w:rPr>
          <w:t>新國際自由主義</w:t>
        </w:r>
      </w:ins>
      <w:ins w:id="3335" w:author="Lin Miirabai" w:date="2013-07-01T18:02:00Z">
        <w:r>
          <w:rPr>
            <w:rFonts w:ascii="新細明體" w:eastAsia="新細明體" w:hAnsi="新細明體" w:cs="新細明體" w:hint="eastAsia"/>
            <w:color w:val="0000FF"/>
            <w:szCs w:val="20"/>
            <w:lang w:eastAsia="zh-TW"/>
          </w:rPr>
          <w:t>主張將資訊集中在少數的媒體與網路手中。</w:t>
        </w:r>
      </w:ins>
      <w:ins w:id="3336" w:author="Lin Miirabai" w:date="2013-07-01T18:07:00Z">
        <w:r w:rsidR="00994EFC">
          <w:rPr>
            <w:rFonts w:ascii="新細明體" w:eastAsia="新細明體" w:hAnsi="新細明體" w:cs="新細明體" w:hint="eastAsia"/>
            <w:color w:val="0000FF"/>
            <w:szCs w:val="20"/>
            <w:lang w:eastAsia="zh-TW"/>
          </w:rPr>
          <w:t>經濟金融都掌握在少數人手中。</w:t>
        </w:r>
      </w:ins>
    </w:p>
    <w:p w14:paraId="3CC80F26" w14:textId="77777777" w:rsidR="00A93320" w:rsidRPr="00A93320" w:rsidRDefault="00A93320" w:rsidP="000520D4">
      <w:pPr>
        <w:widowControl w:val="0"/>
        <w:autoSpaceDE w:val="0"/>
        <w:autoSpaceDN w:val="0"/>
        <w:adjustRightInd w:val="0"/>
        <w:ind w:right="1552"/>
        <w:rPr>
          <w:ins w:id="3337" w:author="Arnold Sandjaja" w:date="2013-06-29T14:41:00Z"/>
          <w:rFonts w:ascii="新細明體" w:eastAsia="新細明體" w:hAnsi="新細明體" w:cs="新細明體" w:hint="eastAsia"/>
          <w:color w:val="0000FF"/>
          <w:szCs w:val="20"/>
          <w:lang w:eastAsia="zh-TW"/>
          <w:rPrChange w:id="3338" w:author="Lin Miirabai" w:date="2013-07-01T17:59:00Z">
            <w:rPr>
              <w:ins w:id="3339" w:author="Arnold Sandjaja" w:date="2013-06-29T14:41:00Z"/>
              <w:rFonts w:cs="Arial" w:hint="eastAsia"/>
              <w:sz w:val="24"/>
              <w:lang w:eastAsia="zh-TW"/>
            </w:rPr>
          </w:rPrChange>
        </w:rPr>
      </w:pPr>
    </w:p>
    <w:p w14:paraId="3B5C92ED" w14:textId="77777777" w:rsidR="000520D4" w:rsidRDefault="000520D4" w:rsidP="000520D4">
      <w:pPr>
        <w:widowControl w:val="0"/>
        <w:autoSpaceDE w:val="0"/>
        <w:autoSpaceDN w:val="0"/>
        <w:adjustRightInd w:val="0"/>
        <w:ind w:right="1552"/>
        <w:rPr>
          <w:ins w:id="3340" w:author="Arnold Sandjaja" w:date="2013-06-29T14:41:00Z"/>
          <w:rFonts w:cs="Arial"/>
          <w:b/>
          <w:bCs/>
          <w:color w:val="FF0000"/>
        </w:rPr>
      </w:pPr>
      <w:ins w:id="3341" w:author="Arnold Sandjaja" w:date="2013-06-29T14:41:00Z">
        <w:r w:rsidRPr="00AC1A9E">
          <w:rPr>
            <w:rFonts w:cs="Arial"/>
            <w:b/>
            <w:bCs/>
            <w:color w:val="FF0000"/>
          </w:rPr>
          <w:t>(Caption for the pictures</w:t>
        </w:r>
        <w:r>
          <w:rPr>
            <w:rFonts w:cs="Arial"/>
            <w:b/>
            <w:bCs/>
            <w:color w:val="FF0000"/>
          </w:rPr>
          <w:t xml:space="preserve"> in this article : use picture at your choice:</w:t>
        </w:r>
      </w:ins>
    </w:p>
    <w:p w14:paraId="697D5BF2" w14:textId="77777777" w:rsidR="000520D4" w:rsidRPr="000A6AAA" w:rsidRDefault="000520D4" w:rsidP="000520D4">
      <w:pPr>
        <w:pStyle w:val="a8"/>
        <w:widowControl w:val="0"/>
        <w:numPr>
          <w:ilvl w:val="0"/>
          <w:numId w:val="10"/>
        </w:numPr>
        <w:autoSpaceDE w:val="0"/>
        <w:autoSpaceDN w:val="0"/>
        <w:adjustRightInd w:val="0"/>
        <w:ind w:right="1552"/>
        <w:rPr>
          <w:ins w:id="3342" w:author="Arnold Sandjaja" w:date="2013-06-29T14:41:00Z"/>
          <w:rFonts w:ascii="Arial" w:hAnsi="Arial" w:cs="Arial"/>
          <w:b/>
          <w:bCs/>
          <w:color w:val="FF0000"/>
        </w:rPr>
      </w:pPr>
      <w:ins w:id="3343" w:author="Arnold Sandjaja" w:date="2013-06-29T14:41:00Z">
        <w:r w:rsidRPr="000A6AAA">
          <w:rPr>
            <w:rFonts w:ascii="Arial" w:hAnsi="Arial" w:cs="Arial"/>
            <w:b/>
            <w:bCs/>
            <w:color w:val="FF0000"/>
          </w:rPr>
          <w:t>WSC2013_TP40_MOD1_PRE_EN_03.jpg</w:t>
        </w:r>
      </w:ins>
    </w:p>
    <w:p w14:paraId="093D488E" w14:textId="77777777" w:rsidR="000520D4" w:rsidRDefault="000520D4" w:rsidP="000520D4">
      <w:pPr>
        <w:pStyle w:val="a8"/>
        <w:widowControl w:val="0"/>
        <w:numPr>
          <w:ilvl w:val="0"/>
          <w:numId w:val="10"/>
        </w:numPr>
        <w:autoSpaceDE w:val="0"/>
        <w:autoSpaceDN w:val="0"/>
        <w:adjustRightInd w:val="0"/>
        <w:ind w:right="1552"/>
        <w:rPr>
          <w:ins w:id="3344" w:author="Arnold Sandjaja" w:date="2013-06-29T14:41:00Z"/>
          <w:rFonts w:ascii="Arial" w:hAnsi="Arial" w:cs="Arial"/>
          <w:b/>
          <w:bCs/>
          <w:color w:val="FF0000"/>
        </w:rPr>
      </w:pPr>
      <w:ins w:id="3345" w:author="Arnold Sandjaja" w:date="2013-06-29T14:41:00Z">
        <w:r w:rsidRPr="000A6AAA">
          <w:rPr>
            <w:rFonts w:ascii="Arial" w:hAnsi="Arial" w:cs="Arial"/>
            <w:b/>
            <w:bCs/>
            <w:color w:val="FF0000"/>
          </w:rPr>
          <w:t>WSC2013_TP40_MOD1_PRE_EN_05.jpg</w:t>
        </w:r>
      </w:ins>
    </w:p>
    <w:p w14:paraId="0F1529CF" w14:textId="77777777" w:rsidR="000520D4" w:rsidRPr="000A6AAA" w:rsidRDefault="000520D4" w:rsidP="000520D4">
      <w:pPr>
        <w:pStyle w:val="a8"/>
        <w:widowControl w:val="0"/>
        <w:numPr>
          <w:ilvl w:val="0"/>
          <w:numId w:val="10"/>
        </w:numPr>
        <w:autoSpaceDE w:val="0"/>
        <w:autoSpaceDN w:val="0"/>
        <w:adjustRightInd w:val="0"/>
        <w:ind w:right="1552"/>
        <w:rPr>
          <w:ins w:id="3346" w:author="Arnold Sandjaja" w:date="2013-06-29T14:41:00Z"/>
          <w:rFonts w:ascii="Arial" w:hAnsi="Arial" w:cs="Arial"/>
          <w:b/>
          <w:bCs/>
          <w:color w:val="FF0000"/>
        </w:rPr>
      </w:pPr>
      <w:ins w:id="3347" w:author="Arnold Sandjaja" w:date="2013-06-29T14:41:00Z">
        <w:r w:rsidRPr="000A6AAA">
          <w:rPr>
            <w:rFonts w:ascii="Arial" w:hAnsi="Arial" w:cs="Arial"/>
            <w:b/>
            <w:bCs/>
            <w:color w:val="FF0000"/>
          </w:rPr>
          <w:t>WSC2013_TP40_MOD1_PRE_EN_06.jpg)</w:t>
        </w:r>
      </w:ins>
    </w:p>
    <w:p w14:paraId="39F1A2D9" w14:textId="7A1C7481" w:rsidR="000520D4" w:rsidRPr="00D87DF2" w:rsidRDefault="00D87DF2" w:rsidP="000520D4">
      <w:pPr>
        <w:widowControl w:val="0"/>
        <w:autoSpaceDE w:val="0"/>
        <w:autoSpaceDN w:val="0"/>
        <w:adjustRightInd w:val="0"/>
        <w:ind w:right="1552"/>
        <w:rPr>
          <w:ins w:id="3348" w:author="Lin Miirabai" w:date="2013-07-01T16:39:00Z"/>
          <w:rFonts w:ascii="新細明體" w:eastAsia="新細明體" w:hAnsi="新細明體" w:cs="新細明體" w:hint="eastAsia"/>
          <w:b/>
          <w:bCs/>
          <w:color w:val="0000FF"/>
          <w:lang w:eastAsia="zh-TW"/>
          <w:rPrChange w:id="3349" w:author="Lin Miirabai" w:date="2013-07-01T16:39:00Z">
            <w:rPr>
              <w:ins w:id="3350" w:author="Lin Miirabai" w:date="2013-07-01T16:39:00Z"/>
              <w:rFonts w:ascii="新細明體" w:eastAsia="新細明體" w:hAnsi="新細明體" w:cs="新細明體" w:hint="eastAsia"/>
              <w:b/>
              <w:bCs/>
              <w:color w:val="FF0000"/>
              <w:lang w:eastAsia="zh-TW"/>
            </w:rPr>
          </w:rPrChange>
        </w:rPr>
      </w:pPr>
      <w:ins w:id="3351" w:author="Lin Miirabai" w:date="2013-07-01T16:38:00Z">
        <w:r w:rsidRPr="00D87DF2">
          <w:rPr>
            <w:rFonts w:cs="Arial" w:hint="eastAsia"/>
            <w:b/>
            <w:bCs/>
            <w:color w:val="0000FF"/>
            <w:lang w:eastAsia="zh-TW"/>
            <w:rPrChange w:id="3352" w:author="Lin Miirabai" w:date="2013-07-01T16:39:00Z">
              <w:rPr>
                <w:rFonts w:cs="Arial" w:hint="eastAsia"/>
                <w:b/>
                <w:bCs/>
                <w:color w:val="FF0000"/>
                <w:lang w:eastAsia="zh-TW"/>
              </w:rPr>
            </w:rPrChange>
          </w:rPr>
          <w:t>（</w:t>
        </w:r>
        <w:r w:rsidRPr="00D87DF2">
          <w:rPr>
            <w:rFonts w:ascii="新細明體" w:eastAsia="新細明體" w:hAnsi="新細明體" w:cs="新細明體" w:hint="eastAsia"/>
            <w:b/>
            <w:bCs/>
            <w:color w:val="0000FF"/>
            <w:lang w:eastAsia="zh-TW"/>
            <w:rPrChange w:id="3353" w:author="Lin Miirabai" w:date="2013-07-01T16:39:00Z">
              <w:rPr>
                <w:rFonts w:ascii="新細明體" w:eastAsia="新細明體" w:hAnsi="新細明體" w:cs="新細明體" w:hint="eastAsia"/>
                <w:b/>
                <w:bCs/>
                <w:color w:val="FF0000"/>
                <w:lang w:eastAsia="zh-TW"/>
              </w:rPr>
            </w:rPrChange>
          </w:rPr>
          <w:t>這篇文章的圖說：你自己選擇圖片：</w:t>
        </w:r>
      </w:ins>
    </w:p>
    <w:p w14:paraId="2FC09A6D" w14:textId="77777777" w:rsidR="00D87DF2" w:rsidRPr="00D87DF2" w:rsidRDefault="00D87DF2" w:rsidP="00D87DF2">
      <w:pPr>
        <w:pStyle w:val="a8"/>
        <w:widowControl w:val="0"/>
        <w:numPr>
          <w:ilvl w:val="0"/>
          <w:numId w:val="10"/>
        </w:numPr>
        <w:autoSpaceDE w:val="0"/>
        <w:autoSpaceDN w:val="0"/>
        <w:adjustRightInd w:val="0"/>
        <w:ind w:right="1552"/>
        <w:rPr>
          <w:ins w:id="3354" w:author="Lin Miirabai" w:date="2013-07-01T16:39:00Z"/>
          <w:rFonts w:ascii="Arial" w:hAnsi="Arial" w:cs="Arial"/>
          <w:b/>
          <w:bCs/>
          <w:color w:val="0000FF"/>
          <w:rPrChange w:id="3355" w:author="Lin Miirabai" w:date="2013-07-01T16:39:00Z">
            <w:rPr>
              <w:ins w:id="3356" w:author="Lin Miirabai" w:date="2013-07-01T16:39:00Z"/>
              <w:rFonts w:ascii="Arial" w:hAnsi="Arial" w:cs="Arial"/>
              <w:b/>
              <w:bCs/>
              <w:color w:val="FF0000"/>
            </w:rPr>
          </w:rPrChange>
        </w:rPr>
      </w:pPr>
      <w:ins w:id="3357" w:author="Lin Miirabai" w:date="2013-07-01T16:39:00Z">
        <w:r w:rsidRPr="00D87DF2">
          <w:rPr>
            <w:rFonts w:ascii="Arial" w:hAnsi="Arial" w:cs="Arial"/>
            <w:b/>
            <w:bCs/>
            <w:color w:val="0000FF"/>
            <w:rPrChange w:id="3358" w:author="Lin Miirabai" w:date="2013-07-01T16:39:00Z">
              <w:rPr>
                <w:rFonts w:ascii="Arial" w:hAnsi="Arial" w:cs="Arial"/>
                <w:b/>
                <w:bCs/>
                <w:color w:val="FF0000"/>
              </w:rPr>
            </w:rPrChange>
          </w:rPr>
          <w:t>WSC2013_TP40_MOD1_PRE_EN_03.jpg</w:t>
        </w:r>
      </w:ins>
    </w:p>
    <w:p w14:paraId="24EFF26A" w14:textId="77777777" w:rsidR="00D87DF2" w:rsidRPr="00D87DF2" w:rsidRDefault="00D87DF2" w:rsidP="00D87DF2">
      <w:pPr>
        <w:pStyle w:val="a8"/>
        <w:widowControl w:val="0"/>
        <w:numPr>
          <w:ilvl w:val="0"/>
          <w:numId w:val="10"/>
        </w:numPr>
        <w:autoSpaceDE w:val="0"/>
        <w:autoSpaceDN w:val="0"/>
        <w:adjustRightInd w:val="0"/>
        <w:ind w:right="1552"/>
        <w:rPr>
          <w:ins w:id="3359" w:author="Lin Miirabai" w:date="2013-07-01T16:39:00Z"/>
          <w:rFonts w:ascii="Arial" w:hAnsi="Arial" w:cs="Arial" w:hint="eastAsia"/>
          <w:b/>
          <w:bCs/>
          <w:color w:val="0000FF"/>
          <w:rPrChange w:id="3360" w:author="Lin Miirabai" w:date="2013-07-01T16:39:00Z">
            <w:rPr>
              <w:ins w:id="3361" w:author="Lin Miirabai" w:date="2013-07-01T16:39:00Z"/>
              <w:rFonts w:cs="Arial" w:hint="eastAsia"/>
              <w:b/>
              <w:bCs/>
              <w:color w:val="FF0000"/>
            </w:rPr>
          </w:rPrChange>
        </w:rPr>
        <w:pPrChange w:id="3362" w:author="Lin Miirabai" w:date="2013-07-01T16:39:00Z">
          <w:pPr>
            <w:widowControl w:val="0"/>
            <w:autoSpaceDE w:val="0"/>
            <w:autoSpaceDN w:val="0"/>
            <w:adjustRightInd w:val="0"/>
            <w:ind w:right="1552"/>
          </w:pPr>
        </w:pPrChange>
      </w:pPr>
      <w:ins w:id="3363" w:author="Lin Miirabai" w:date="2013-07-01T16:39:00Z">
        <w:r w:rsidRPr="00D87DF2">
          <w:rPr>
            <w:rFonts w:ascii="Arial" w:hAnsi="Arial" w:cs="Arial"/>
            <w:b/>
            <w:bCs/>
            <w:color w:val="0000FF"/>
            <w:rPrChange w:id="3364" w:author="Lin Miirabai" w:date="2013-07-01T16:39:00Z">
              <w:rPr>
                <w:rFonts w:cs="Arial"/>
                <w:b/>
                <w:bCs/>
                <w:color w:val="FF0000"/>
              </w:rPr>
            </w:rPrChange>
          </w:rPr>
          <w:t>WSC2013_TP40_MOD1_PRE_EN_05.jpg</w:t>
        </w:r>
      </w:ins>
    </w:p>
    <w:p w14:paraId="30AE74B9" w14:textId="7E60B2F2" w:rsidR="00D87DF2" w:rsidRPr="00D87DF2" w:rsidRDefault="00D87DF2" w:rsidP="00D87DF2">
      <w:pPr>
        <w:pStyle w:val="a8"/>
        <w:widowControl w:val="0"/>
        <w:numPr>
          <w:ilvl w:val="0"/>
          <w:numId w:val="10"/>
        </w:numPr>
        <w:autoSpaceDE w:val="0"/>
        <w:autoSpaceDN w:val="0"/>
        <w:adjustRightInd w:val="0"/>
        <w:ind w:right="1552"/>
        <w:rPr>
          <w:ins w:id="3365" w:author="Lin Miirabai" w:date="2013-07-01T16:38:00Z"/>
          <w:rFonts w:ascii="Arial" w:hAnsi="Arial" w:cs="Arial" w:hint="eastAsia"/>
          <w:b/>
          <w:bCs/>
          <w:color w:val="0000FF"/>
          <w:rPrChange w:id="3366" w:author="Lin Miirabai" w:date="2013-07-01T16:39:00Z">
            <w:rPr>
              <w:ins w:id="3367" w:author="Lin Miirabai" w:date="2013-07-01T16:38:00Z"/>
              <w:rFonts w:cs="Arial" w:hint="eastAsia"/>
              <w:b/>
              <w:bCs/>
              <w:color w:val="FF0000"/>
              <w:lang w:eastAsia="zh-TW"/>
            </w:rPr>
          </w:rPrChange>
        </w:rPr>
        <w:pPrChange w:id="3368" w:author="Lin Miirabai" w:date="2013-07-01T16:39:00Z">
          <w:pPr>
            <w:widowControl w:val="0"/>
            <w:autoSpaceDE w:val="0"/>
            <w:autoSpaceDN w:val="0"/>
            <w:adjustRightInd w:val="0"/>
            <w:ind w:right="1552"/>
          </w:pPr>
        </w:pPrChange>
      </w:pPr>
      <w:ins w:id="3369" w:author="Lin Miirabai" w:date="2013-07-01T16:39:00Z">
        <w:r w:rsidRPr="00D87DF2">
          <w:rPr>
            <w:rFonts w:ascii="Arial" w:hAnsi="Arial" w:cs="Arial"/>
            <w:b/>
            <w:bCs/>
            <w:color w:val="0000FF"/>
            <w:rPrChange w:id="3370" w:author="Lin Miirabai" w:date="2013-07-01T16:39:00Z">
              <w:rPr/>
            </w:rPrChange>
          </w:rPr>
          <w:t>WSC2013_TP40_MOD1_PRE_EN_06.jpg</w:t>
        </w:r>
        <w:r w:rsidRPr="00D87DF2">
          <w:rPr>
            <w:rFonts w:ascii="新細明體" w:eastAsia="新細明體" w:hAnsi="新細明體" w:cs="新細明體" w:hint="eastAsia"/>
            <w:b/>
            <w:bCs/>
            <w:color w:val="0000FF"/>
            <w:lang w:eastAsia="zh-TW"/>
            <w:rPrChange w:id="3371" w:author="Lin Miirabai" w:date="2013-07-01T16:39:00Z">
              <w:rPr>
                <w:rFonts w:ascii="新細明體" w:eastAsia="新細明體" w:hAnsi="新細明體" w:cs="新細明體" w:hint="eastAsia"/>
                <w:b/>
                <w:bCs/>
                <w:color w:val="FF0000"/>
                <w:lang w:eastAsia="zh-TW"/>
              </w:rPr>
            </w:rPrChange>
          </w:rPr>
          <w:t>）</w:t>
        </w:r>
      </w:ins>
    </w:p>
    <w:p w14:paraId="0A6CA0FD" w14:textId="77777777" w:rsidR="00D87DF2" w:rsidRPr="00AC1A9E" w:rsidRDefault="00D87DF2" w:rsidP="000520D4">
      <w:pPr>
        <w:widowControl w:val="0"/>
        <w:autoSpaceDE w:val="0"/>
        <w:autoSpaceDN w:val="0"/>
        <w:adjustRightInd w:val="0"/>
        <w:ind w:right="1552"/>
        <w:rPr>
          <w:ins w:id="3372" w:author="Arnold Sandjaja" w:date="2013-06-29T14:41:00Z"/>
          <w:rFonts w:cs="Arial" w:hint="eastAsia"/>
          <w:b/>
          <w:bCs/>
          <w:color w:val="FF0000"/>
          <w:lang w:eastAsia="zh-TW"/>
        </w:rPr>
      </w:pPr>
    </w:p>
    <w:p w14:paraId="06011E9A" w14:textId="77777777" w:rsidR="000520D4" w:rsidRDefault="000520D4" w:rsidP="000520D4">
      <w:pPr>
        <w:widowControl w:val="0"/>
        <w:autoSpaceDE w:val="0"/>
        <w:autoSpaceDN w:val="0"/>
        <w:adjustRightInd w:val="0"/>
        <w:ind w:right="1552"/>
        <w:rPr>
          <w:ins w:id="3373" w:author="Lin Miirabai" w:date="2013-07-01T16:39:00Z"/>
          <w:rFonts w:cs="Arial" w:hint="eastAsia"/>
          <w:sz w:val="24"/>
          <w:lang w:eastAsia="zh-TW"/>
        </w:rPr>
      </w:pPr>
      <w:ins w:id="3374" w:author="Arnold Sandjaja" w:date="2013-06-29T14:41:00Z">
        <w:r w:rsidRPr="008A2D3D">
          <w:rPr>
            <w:rFonts w:cs="Arial"/>
            <w:sz w:val="24"/>
          </w:rPr>
          <w:t>Neo-liberal globalization promotes the concentration of information dissemination</w:t>
        </w:r>
        <w:r>
          <w:rPr>
            <w:rFonts w:cs="Arial"/>
            <w:sz w:val="24"/>
          </w:rPr>
          <w:t>.</w:t>
        </w:r>
      </w:ins>
    </w:p>
    <w:p w14:paraId="46C667D3" w14:textId="082433BC" w:rsidR="00F24E69" w:rsidRDefault="00994EFC" w:rsidP="000520D4">
      <w:pPr>
        <w:widowControl w:val="0"/>
        <w:autoSpaceDE w:val="0"/>
        <w:autoSpaceDN w:val="0"/>
        <w:adjustRightInd w:val="0"/>
        <w:ind w:right="1552"/>
        <w:rPr>
          <w:ins w:id="3375" w:author="Arnold Sandjaja" w:date="2013-06-29T14:41:00Z"/>
          <w:rFonts w:cs="Arial" w:hint="eastAsia"/>
          <w:sz w:val="24"/>
          <w:lang w:eastAsia="zh-TW"/>
        </w:rPr>
      </w:pPr>
      <w:ins w:id="3376" w:author="Lin Miirabai" w:date="2013-07-01T18:07:00Z">
        <w:r w:rsidRPr="00EE0E3D">
          <w:rPr>
            <w:rFonts w:ascii="新細明體" w:eastAsia="新細明體" w:hAnsi="新細明體" w:cs="新細明體" w:hint="eastAsia"/>
            <w:color w:val="0000FF"/>
            <w:szCs w:val="20"/>
            <w:lang w:eastAsia="zh-TW"/>
          </w:rPr>
          <w:t>新國際自由主義</w:t>
        </w:r>
      </w:ins>
      <w:ins w:id="3377" w:author="Lin Miirabai" w:date="2013-07-01T18:08:00Z">
        <w:r>
          <w:rPr>
            <w:rFonts w:ascii="新細明體" w:eastAsia="新細明體" w:hAnsi="新細明體" w:cs="新細明體" w:hint="eastAsia"/>
            <w:color w:val="0000FF"/>
            <w:szCs w:val="20"/>
            <w:lang w:eastAsia="zh-TW"/>
          </w:rPr>
          <w:t>提倡集中資訊的傳播</w:t>
        </w:r>
      </w:ins>
    </w:p>
    <w:p w14:paraId="73FF9D29" w14:textId="77777777" w:rsidR="000520D4" w:rsidDel="0071798B" w:rsidRDefault="000520D4" w:rsidP="000520D4">
      <w:pPr>
        <w:widowControl w:val="0"/>
        <w:autoSpaceDE w:val="0"/>
        <w:autoSpaceDN w:val="0"/>
        <w:adjustRightInd w:val="0"/>
        <w:ind w:right="1552"/>
        <w:rPr>
          <w:ins w:id="3378" w:author="Arnold Sandjaja" w:date="2013-06-29T14:41:00Z"/>
          <w:del w:id="3379" w:author="Zoo-Sun" w:date="2013-06-30T18:04:00Z"/>
          <w:rFonts w:cs="Arial"/>
          <w:sz w:val="24"/>
        </w:rPr>
      </w:pPr>
    </w:p>
    <w:p w14:paraId="303D15F9" w14:textId="77777777" w:rsidR="000520D4" w:rsidRPr="00B50214" w:rsidRDefault="000520D4" w:rsidP="000520D4">
      <w:pPr>
        <w:widowControl w:val="0"/>
        <w:autoSpaceDE w:val="0"/>
        <w:autoSpaceDN w:val="0"/>
        <w:adjustRightInd w:val="0"/>
        <w:ind w:right="1552"/>
        <w:rPr>
          <w:ins w:id="3380" w:author="Arnold Sandjaja" w:date="2013-06-29T14:41:00Z"/>
          <w:rFonts w:cs="Arial"/>
          <w:sz w:val="24"/>
        </w:rPr>
      </w:pPr>
    </w:p>
    <w:p w14:paraId="3280B079" w14:textId="0259FA65" w:rsidR="000520D4" w:rsidRPr="00B50214" w:rsidRDefault="000520D4" w:rsidP="000520D4">
      <w:pPr>
        <w:widowControl w:val="0"/>
        <w:autoSpaceDE w:val="0"/>
        <w:autoSpaceDN w:val="0"/>
        <w:adjustRightInd w:val="0"/>
        <w:ind w:right="1552"/>
        <w:rPr>
          <w:ins w:id="3381" w:author="Arnold Sandjaja" w:date="2013-06-29T14:41:00Z"/>
          <w:rFonts w:cs="Arial" w:hint="eastAsia"/>
          <w:color w:val="FF0000"/>
          <w:sz w:val="24"/>
          <w:lang w:eastAsia="zh-TW"/>
        </w:rPr>
      </w:pPr>
      <w:ins w:id="3382" w:author="Arnold Sandjaja" w:date="2013-06-29T14:41:00Z">
        <w:r w:rsidRPr="00B50214">
          <w:rPr>
            <w:rFonts w:cs="Arial"/>
            <w:color w:val="FF0000"/>
            <w:sz w:val="24"/>
          </w:rPr>
          <w:t>(– Pages 8 and 9)</w:t>
        </w:r>
      </w:ins>
      <w:ins w:id="3383" w:author="Lin Miirabai" w:date="2013-07-01T16:05:00Z">
        <w:r w:rsidR="00720BD7" w:rsidRPr="00720BD7">
          <w:rPr>
            <w:rFonts w:cs="Arial" w:hint="eastAsia"/>
            <w:color w:val="0000FF"/>
            <w:sz w:val="24"/>
            <w:lang w:eastAsia="zh-TW"/>
            <w:rPrChange w:id="3384" w:author="Lin Miirabai" w:date="2013-07-01T16:06:00Z">
              <w:rPr>
                <w:rFonts w:cs="Arial" w:hint="eastAsia"/>
                <w:color w:val="FF0000"/>
                <w:sz w:val="24"/>
                <w:lang w:eastAsia="zh-TW"/>
              </w:rPr>
            </w:rPrChange>
          </w:rPr>
          <w:t>（－</w:t>
        </w:r>
        <w:r w:rsidR="00720BD7" w:rsidRPr="00720BD7">
          <w:rPr>
            <w:rFonts w:ascii="新細明體" w:eastAsia="新細明體" w:hAnsi="新細明體" w:cs="新細明體" w:hint="eastAsia"/>
            <w:color w:val="0000FF"/>
            <w:sz w:val="24"/>
            <w:lang w:eastAsia="zh-TW"/>
            <w:rPrChange w:id="3385" w:author="Lin Miirabai" w:date="2013-07-01T16:06:00Z">
              <w:rPr>
                <w:rFonts w:ascii="新細明體" w:eastAsia="新細明體" w:hAnsi="新細明體" w:cs="新細明體" w:hint="eastAsia"/>
                <w:color w:val="FF0000"/>
                <w:sz w:val="24"/>
                <w:lang w:eastAsia="zh-TW"/>
              </w:rPr>
            </w:rPrChange>
          </w:rPr>
          <w:t>第</w:t>
        </w:r>
      </w:ins>
      <w:ins w:id="3386" w:author="Lin Miirabai" w:date="2013-07-01T16:06:00Z">
        <w:r w:rsidR="00720BD7" w:rsidRPr="00720BD7">
          <w:rPr>
            <w:rFonts w:cs="Arial"/>
            <w:color w:val="0000FF"/>
            <w:sz w:val="24"/>
            <w:rPrChange w:id="3387" w:author="Lin Miirabai" w:date="2013-07-01T16:06:00Z">
              <w:rPr>
                <w:rFonts w:cs="Arial"/>
                <w:color w:val="FF0000"/>
                <w:sz w:val="24"/>
              </w:rPr>
            </w:rPrChange>
          </w:rPr>
          <w:t>8</w:t>
        </w:r>
      </w:ins>
      <w:ins w:id="3388" w:author="Lin Miirabai" w:date="2013-07-01T16:05:00Z">
        <w:r w:rsidR="00720BD7" w:rsidRPr="00720BD7">
          <w:rPr>
            <w:rFonts w:ascii="新細明體" w:eastAsia="新細明體" w:hAnsi="新細明體" w:cs="新細明體" w:hint="eastAsia"/>
            <w:color w:val="0000FF"/>
            <w:sz w:val="24"/>
            <w:lang w:eastAsia="zh-TW"/>
            <w:rPrChange w:id="3389" w:author="Lin Miirabai" w:date="2013-07-01T16:06:00Z">
              <w:rPr>
                <w:rFonts w:ascii="新細明體" w:eastAsia="新細明體" w:hAnsi="新細明體" w:cs="新細明體" w:hint="eastAsia"/>
                <w:color w:val="FF0000"/>
                <w:sz w:val="24"/>
                <w:lang w:eastAsia="zh-TW"/>
              </w:rPr>
            </w:rPrChange>
          </w:rPr>
          <w:t>頁和第</w:t>
        </w:r>
        <w:r w:rsidR="00720BD7" w:rsidRPr="00720BD7">
          <w:rPr>
            <w:rFonts w:cs="Arial"/>
            <w:color w:val="0000FF"/>
            <w:sz w:val="24"/>
            <w:rPrChange w:id="3390" w:author="Lin Miirabai" w:date="2013-07-01T16:06:00Z">
              <w:rPr>
                <w:rFonts w:cs="Arial"/>
                <w:color w:val="FF0000"/>
                <w:sz w:val="24"/>
              </w:rPr>
            </w:rPrChange>
          </w:rPr>
          <w:t>9</w:t>
        </w:r>
        <w:r w:rsidR="00720BD7" w:rsidRPr="00720BD7">
          <w:rPr>
            <w:rFonts w:ascii="新細明體" w:eastAsia="新細明體" w:hAnsi="新細明體" w:cs="新細明體" w:hint="eastAsia"/>
            <w:color w:val="0000FF"/>
            <w:sz w:val="24"/>
            <w:lang w:val="en-US" w:eastAsia="zh-TW"/>
            <w:rPrChange w:id="3391" w:author="Lin Miirabai" w:date="2013-07-01T16:06:00Z">
              <w:rPr>
                <w:rFonts w:ascii="新細明體" w:eastAsia="新細明體" w:hAnsi="新細明體" w:cs="新細明體" w:hint="eastAsia"/>
                <w:color w:val="FF0000"/>
                <w:sz w:val="24"/>
                <w:lang w:val="en-US" w:eastAsia="zh-TW"/>
              </w:rPr>
            </w:rPrChange>
          </w:rPr>
          <w:t>頁</w:t>
        </w:r>
        <w:r w:rsidR="00720BD7" w:rsidRPr="00720BD7">
          <w:rPr>
            <w:rFonts w:cs="Arial" w:hint="eastAsia"/>
            <w:color w:val="0000FF"/>
            <w:sz w:val="24"/>
            <w:lang w:eastAsia="zh-TW"/>
            <w:rPrChange w:id="3392" w:author="Lin Miirabai" w:date="2013-07-01T16:06:00Z">
              <w:rPr>
                <w:rFonts w:cs="Arial" w:hint="eastAsia"/>
                <w:color w:val="FF0000"/>
                <w:sz w:val="24"/>
                <w:lang w:eastAsia="zh-TW"/>
              </w:rPr>
            </w:rPrChange>
          </w:rPr>
          <w:t>）</w:t>
        </w:r>
      </w:ins>
    </w:p>
    <w:p w14:paraId="0DFEE295" w14:textId="77777777" w:rsidR="000520D4" w:rsidRPr="00B50214" w:rsidRDefault="000520D4" w:rsidP="000520D4">
      <w:pPr>
        <w:widowControl w:val="0"/>
        <w:autoSpaceDE w:val="0"/>
        <w:autoSpaceDN w:val="0"/>
        <w:adjustRightInd w:val="0"/>
        <w:ind w:right="1552"/>
        <w:rPr>
          <w:ins w:id="3393" w:author="Arnold Sandjaja" w:date="2013-06-29T14:41:00Z"/>
          <w:rFonts w:cs="Arial"/>
          <w:b/>
          <w:bCs/>
          <w:color w:val="FF0000"/>
        </w:rPr>
      </w:pPr>
    </w:p>
    <w:p w14:paraId="064732B1" w14:textId="7EECC896" w:rsidR="000520D4" w:rsidRPr="00B50214" w:rsidRDefault="000520D4" w:rsidP="000520D4">
      <w:pPr>
        <w:widowControl w:val="0"/>
        <w:autoSpaceDE w:val="0"/>
        <w:autoSpaceDN w:val="0"/>
        <w:adjustRightInd w:val="0"/>
        <w:ind w:right="1552"/>
        <w:rPr>
          <w:ins w:id="3394" w:author="Arnold Sandjaja" w:date="2013-06-29T14:41:00Z"/>
          <w:rFonts w:cs="Arial" w:hint="eastAsia"/>
          <w:b/>
          <w:bCs/>
          <w:lang w:eastAsia="zh-TW"/>
        </w:rPr>
      </w:pPr>
      <w:ins w:id="3395" w:author="Arnold Sandjaja" w:date="2013-06-29T14:41:00Z">
        <w:r w:rsidRPr="00B50214">
          <w:rPr>
            <w:rFonts w:cs="Arial"/>
            <w:b/>
            <w:bCs/>
            <w:color w:val="FF2712"/>
          </w:rPr>
          <w:t>(Title: )</w:t>
        </w:r>
      </w:ins>
      <w:ins w:id="3396" w:author="Lin Miirabai" w:date="2013-07-01T16:06:00Z">
        <w:r w:rsidR="00720BD7" w:rsidRPr="00720BD7">
          <w:rPr>
            <w:rFonts w:cs="Arial" w:hint="eastAsia"/>
            <w:b/>
            <w:bCs/>
            <w:color w:val="0000FF"/>
            <w:lang w:eastAsia="zh-TW"/>
            <w:rPrChange w:id="3397" w:author="Lin Miirabai" w:date="2013-07-01T16:06:00Z">
              <w:rPr>
                <w:rFonts w:cs="Arial" w:hint="eastAsia"/>
                <w:b/>
                <w:bCs/>
                <w:color w:val="FF2712"/>
                <w:lang w:eastAsia="zh-TW"/>
              </w:rPr>
            </w:rPrChange>
          </w:rPr>
          <w:t>（</w:t>
        </w:r>
        <w:r w:rsidR="00720BD7" w:rsidRPr="00720BD7">
          <w:rPr>
            <w:rFonts w:ascii="新細明體" w:eastAsia="新細明體" w:hAnsi="新細明體" w:cs="新細明體" w:hint="eastAsia"/>
            <w:b/>
            <w:bCs/>
            <w:color w:val="0000FF"/>
            <w:lang w:eastAsia="zh-TW"/>
            <w:rPrChange w:id="3398" w:author="Lin Miirabai" w:date="2013-07-01T16:06:00Z">
              <w:rPr>
                <w:rFonts w:ascii="新細明體" w:eastAsia="新細明體" w:hAnsi="新細明體" w:cs="新細明體" w:hint="eastAsia"/>
                <w:b/>
                <w:bCs/>
                <w:color w:val="FF2712"/>
                <w:lang w:eastAsia="zh-TW"/>
              </w:rPr>
            </w:rPrChange>
          </w:rPr>
          <w:t>標題：</w:t>
        </w:r>
        <w:r w:rsidR="00720BD7" w:rsidRPr="00720BD7">
          <w:rPr>
            <w:rFonts w:cs="Arial" w:hint="eastAsia"/>
            <w:b/>
            <w:bCs/>
            <w:color w:val="0000FF"/>
            <w:lang w:eastAsia="zh-TW"/>
            <w:rPrChange w:id="3399" w:author="Lin Miirabai" w:date="2013-07-01T16:06:00Z">
              <w:rPr>
                <w:rFonts w:cs="Arial" w:hint="eastAsia"/>
                <w:b/>
                <w:bCs/>
                <w:color w:val="FF2712"/>
                <w:lang w:eastAsia="zh-TW"/>
              </w:rPr>
            </w:rPrChange>
          </w:rPr>
          <w:t>）</w:t>
        </w:r>
      </w:ins>
    </w:p>
    <w:p w14:paraId="74706B7E" w14:textId="77777777" w:rsidR="000520D4" w:rsidRPr="00B50214" w:rsidRDefault="000520D4" w:rsidP="000520D4">
      <w:pPr>
        <w:widowControl w:val="0"/>
        <w:autoSpaceDE w:val="0"/>
        <w:autoSpaceDN w:val="0"/>
        <w:adjustRightInd w:val="0"/>
        <w:ind w:right="1552"/>
        <w:rPr>
          <w:ins w:id="3400" w:author="Arnold Sandjaja" w:date="2013-06-29T14:41:00Z"/>
          <w:rFonts w:cs="Arial"/>
        </w:rPr>
      </w:pPr>
      <w:ins w:id="3401" w:author="Arnold Sandjaja" w:date="2013-06-29T14:41:00Z">
        <w:r w:rsidRPr="00B50214">
          <w:rPr>
            <w:rFonts w:cs="Arial"/>
          </w:rPr>
          <w:t>Global Tax Justice:</w:t>
        </w:r>
      </w:ins>
    </w:p>
    <w:p w14:paraId="17D8ADA6" w14:textId="77777777" w:rsidR="000520D4" w:rsidRPr="00B50214" w:rsidRDefault="000520D4" w:rsidP="000520D4">
      <w:pPr>
        <w:widowControl w:val="0"/>
        <w:autoSpaceDE w:val="0"/>
        <w:autoSpaceDN w:val="0"/>
        <w:adjustRightInd w:val="0"/>
        <w:ind w:right="1552"/>
        <w:rPr>
          <w:ins w:id="3402" w:author="Arnold Sandjaja" w:date="2013-06-29T14:41:00Z"/>
          <w:rFonts w:cs="Arial"/>
        </w:rPr>
      </w:pPr>
      <w:ins w:id="3403" w:author="Arnold Sandjaja" w:date="2013-06-29T14:41:00Z">
        <w:r w:rsidRPr="00B50214">
          <w:rPr>
            <w:rFonts w:cs="Arial"/>
          </w:rPr>
          <w:t>If everybody shares the burden, no one suffers.</w:t>
        </w:r>
      </w:ins>
    </w:p>
    <w:p w14:paraId="5061E958" w14:textId="77777777" w:rsidR="00720BD7" w:rsidRDefault="00720BD7" w:rsidP="00720BD7">
      <w:pPr>
        <w:widowControl w:val="0"/>
        <w:autoSpaceDE w:val="0"/>
        <w:autoSpaceDN w:val="0"/>
        <w:adjustRightInd w:val="0"/>
        <w:ind w:right="1552"/>
        <w:rPr>
          <w:ins w:id="3404" w:author="Lin Miirabai" w:date="2013-07-01T16:06:00Z"/>
          <w:rFonts w:ascii="新細明體" w:eastAsia="新細明體" w:hAnsi="新細明體" w:cs="新細明體" w:hint="eastAsia"/>
          <w:color w:val="0000FF"/>
          <w:lang w:eastAsia="zh-TW"/>
        </w:rPr>
      </w:pPr>
      <w:ins w:id="3405" w:author="Lin Miirabai" w:date="2013-07-01T16:06:00Z">
        <w:r>
          <w:rPr>
            <w:rFonts w:ascii="新細明體" w:eastAsia="新細明體" w:hAnsi="新細明體" w:cs="新細明體" w:hint="eastAsia"/>
            <w:color w:val="0000FF"/>
            <w:lang w:eastAsia="zh-TW"/>
          </w:rPr>
          <w:t>全球課稅的正義：</w:t>
        </w:r>
      </w:ins>
    </w:p>
    <w:p w14:paraId="5741C164" w14:textId="77777777" w:rsidR="00720BD7" w:rsidRPr="00EE0E3D" w:rsidRDefault="00720BD7" w:rsidP="00720BD7">
      <w:pPr>
        <w:widowControl w:val="0"/>
        <w:autoSpaceDE w:val="0"/>
        <w:autoSpaceDN w:val="0"/>
        <w:adjustRightInd w:val="0"/>
        <w:ind w:right="1552"/>
        <w:rPr>
          <w:ins w:id="3406" w:author="Lin Miirabai" w:date="2013-07-01T16:06:00Z"/>
          <w:rFonts w:cs="Arial" w:hint="eastAsia"/>
          <w:color w:val="0000FF"/>
          <w:lang w:eastAsia="zh-TW"/>
        </w:rPr>
      </w:pPr>
      <w:ins w:id="3407" w:author="Lin Miirabai" w:date="2013-07-01T16:06:00Z">
        <w:r>
          <w:rPr>
            <w:rFonts w:ascii="新細明體" w:eastAsia="新細明體" w:hAnsi="新細明體" w:cs="新細明體" w:hint="eastAsia"/>
            <w:color w:val="0000FF"/>
            <w:lang w:eastAsia="zh-TW"/>
          </w:rPr>
          <w:t>如果每個人都分攤負荷，就沒有人會痛苦</w:t>
        </w:r>
      </w:ins>
    </w:p>
    <w:p w14:paraId="1FEE5CAC" w14:textId="77777777" w:rsidR="00720BD7" w:rsidRPr="00B50214" w:rsidRDefault="00720BD7" w:rsidP="000520D4">
      <w:pPr>
        <w:widowControl w:val="0"/>
        <w:autoSpaceDE w:val="0"/>
        <w:autoSpaceDN w:val="0"/>
        <w:adjustRightInd w:val="0"/>
        <w:ind w:right="1552"/>
        <w:rPr>
          <w:ins w:id="3408" w:author="Arnold Sandjaja" w:date="2013-06-29T14:41:00Z"/>
          <w:rFonts w:cs="Arial" w:hint="eastAsia"/>
          <w:b/>
          <w:bCs/>
          <w:color w:val="FF0000"/>
          <w:lang w:eastAsia="zh-TW"/>
        </w:rPr>
      </w:pPr>
    </w:p>
    <w:p w14:paraId="4F0ECB3E" w14:textId="53B69E93" w:rsidR="000520D4" w:rsidRPr="00B50214" w:rsidRDefault="000520D4" w:rsidP="000520D4">
      <w:pPr>
        <w:widowControl w:val="0"/>
        <w:autoSpaceDE w:val="0"/>
        <w:autoSpaceDN w:val="0"/>
        <w:adjustRightInd w:val="0"/>
        <w:ind w:right="1552"/>
        <w:rPr>
          <w:ins w:id="3409" w:author="Arnold Sandjaja" w:date="2013-06-29T14:41:00Z"/>
          <w:rFonts w:cs="Arial" w:hint="eastAsia"/>
          <w:b/>
          <w:bCs/>
          <w:color w:val="FF0000"/>
          <w:lang w:eastAsia="zh-TW"/>
        </w:rPr>
      </w:pPr>
      <w:ins w:id="3410" w:author="Arnold Sandjaja" w:date="2013-06-29T14:41:00Z">
        <w:r w:rsidRPr="00B50214">
          <w:rPr>
            <w:rFonts w:cs="Arial"/>
            <w:b/>
            <w:bCs/>
            <w:color w:val="FF2712"/>
          </w:rPr>
          <w:t>(Main text: )</w:t>
        </w:r>
      </w:ins>
      <w:ins w:id="3411" w:author="Lin Miirabai" w:date="2013-07-01T16:06:00Z">
        <w:r w:rsidR="00720BD7" w:rsidRPr="00720BD7">
          <w:rPr>
            <w:rFonts w:cs="Arial" w:hint="eastAsia"/>
            <w:b/>
            <w:bCs/>
            <w:color w:val="0000FF"/>
            <w:lang w:eastAsia="zh-TW"/>
            <w:rPrChange w:id="3412" w:author="Lin Miirabai" w:date="2013-07-01T16:06:00Z">
              <w:rPr>
                <w:rFonts w:cs="Arial" w:hint="eastAsia"/>
                <w:b/>
                <w:bCs/>
                <w:color w:val="FF2712"/>
                <w:lang w:eastAsia="zh-TW"/>
              </w:rPr>
            </w:rPrChange>
          </w:rPr>
          <w:t>（</w:t>
        </w:r>
        <w:r w:rsidR="00720BD7" w:rsidRPr="00720BD7">
          <w:rPr>
            <w:rFonts w:ascii="新細明體" w:eastAsia="新細明體" w:hAnsi="新細明體" w:cs="新細明體" w:hint="eastAsia"/>
            <w:b/>
            <w:bCs/>
            <w:color w:val="0000FF"/>
            <w:lang w:eastAsia="zh-TW"/>
            <w:rPrChange w:id="3413" w:author="Lin Miirabai" w:date="2013-07-01T16:06:00Z">
              <w:rPr>
                <w:rFonts w:ascii="新細明體" w:eastAsia="新細明體" w:hAnsi="新細明體" w:cs="新細明體" w:hint="eastAsia"/>
                <w:b/>
                <w:bCs/>
                <w:color w:val="FF2712"/>
                <w:lang w:eastAsia="zh-TW"/>
              </w:rPr>
            </w:rPrChange>
          </w:rPr>
          <w:t>主要文案：</w:t>
        </w:r>
        <w:r w:rsidR="00720BD7" w:rsidRPr="00720BD7">
          <w:rPr>
            <w:rFonts w:cs="Arial" w:hint="eastAsia"/>
            <w:b/>
            <w:bCs/>
            <w:color w:val="0000FF"/>
            <w:lang w:eastAsia="zh-TW"/>
            <w:rPrChange w:id="3414" w:author="Lin Miirabai" w:date="2013-07-01T16:06:00Z">
              <w:rPr>
                <w:rFonts w:cs="Arial" w:hint="eastAsia"/>
                <w:b/>
                <w:bCs/>
                <w:color w:val="FF2712"/>
                <w:lang w:eastAsia="zh-TW"/>
              </w:rPr>
            </w:rPrChange>
          </w:rPr>
          <w:t>）</w:t>
        </w:r>
      </w:ins>
    </w:p>
    <w:p w14:paraId="0597E610" w14:textId="77777777" w:rsidR="000520D4" w:rsidRPr="00B50214" w:rsidRDefault="000520D4" w:rsidP="000520D4">
      <w:pPr>
        <w:widowControl w:val="0"/>
        <w:autoSpaceDE w:val="0"/>
        <w:autoSpaceDN w:val="0"/>
        <w:adjustRightInd w:val="0"/>
        <w:ind w:right="1552"/>
        <w:rPr>
          <w:ins w:id="3415" w:author="Arnold Sandjaja" w:date="2013-06-29T14:41:00Z"/>
          <w:rFonts w:cs="Arial"/>
          <w:b/>
          <w:bCs/>
        </w:rPr>
      </w:pPr>
    </w:p>
    <w:p w14:paraId="2F61B3CD" w14:textId="05B743DB" w:rsidR="000520D4" w:rsidRPr="00CB68C7" w:rsidRDefault="000520D4" w:rsidP="000520D4">
      <w:pPr>
        <w:widowControl w:val="0"/>
        <w:autoSpaceDE w:val="0"/>
        <w:autoSpaceDN w:val="0"/>
        <w:adjustRightInd w:val="0"/>
        <w:ind w:right="1552"/>
        <w:rPr>
          <w:ins w:id="3416" w:author="Arnold Sandjaja" w:date="2013-06-29T14:41:00Z"/>
          <w:rFonts w:ascii="新細明體" w:eastAsia="新細明體" w:hAnsi="新細明體" w:cs="新細明體" w:hint="eastAsia"/>
          <w:b/>
          <w:bCs/>
          <w:color w:val="231F20"/>
          <w:lang w:val="en-US" w:eastAsia="zh-TW"/>
          <w:rPrChange w:id="3417" w:author="Lin Miirabai" w:date="2013-07-01T18:09:00Z">
            <w:rPr>
              <w:ins w:id="3418" w:author="Arnold Sandjaja" w:date="2013-06-29T14:41:00Z"/>
              <w:rFonts w:ascii="Helvetica" w:hAnsi="Helvetica" w:cs="Helvetica"/>
              <w:b/>
              <w:bCs/>
              <w:color w:val="231F20"/>
            </w:rPr>
          </w:rPrChange>
        </w:rPr>
      </w:pPr>
      <w:ins w:id="3419" w:author="Arnold Sandjaja" w:date="2013-06-29T14:41:00Z">
        <w:r w:rsidRPr="00B50214">
          <w:rPr>
            <w:rFonts w:ascii="Helvetica" w:hAnsi="Helvetica" w:cs="Helvetica"/>
            <w:b/>
            <w:bCs/>
            <w:color w:val="231F20"/>
          </w:rPr>
          <w:t xml:space="preserve">How did this come about? </w:t>
        </w:r>
      </w:ins>
      <w:ins w:id="3420" w:author="Lin Miirabai" w:date="2013-07-01T18:09:00Z">
        <w:r w:rsidR="00CB68C7">
          <w:rPr>
            <w:rFonts w:ascii="Helvetica" w:hAnsi="Helvetica" w:cs="Helvetica"/>
            <w:b/>
            <w:bCs/>
            <w:color w:val="231F20"/>
            <w:lang w:val="en-US"/>
          </w:rPr>
          <w:t>/</w:t>
        </w:r>
        <w:r w:rsidR="00CB68C7">
          <w:rPr>
            <w:rFonts w:ascii="Helvetica" w:hAnsi="Helvetica" w:cs="Helvetica" w:hint="eastAsia"/>
            <w:b/>
            <w:bCs/>
            <w:color w:val="231F20"/>
            <w:lang w:val="en-US" w:eastAsia="zh-TW"/>
          </w:rPr>
          <w:t xml:space="preserve"> </w:t>
        </w:r>
        <w:r w:rsidR="00CB68C7">
          <w:rPr>
            <w:rFonts w:ascii="新細明體" w:eastAsia="新細明體" w:hAnsi="新細明體" w:cs="新細明體" w:hint="eastAsia"/>
            <w:b/>
            <w:bCs/>
            <w:color w:val="0000FF"/>
            <w:lang w:val="en-US" w:eastAsia="zh-TW"/>
            <w:rPrChange w:id="3421" w:author="Lin Miirabai" w:date="2013-07-01T18:09:00Z">
              <w:rPr>
                <w:rFonts w:ascii="新細明體" w:eastAsia="新細明體" w:hAnsi="新細明體" w:cs="新細明體" w:hint="eastAsia"/>
                <w:b/>
                <w:bCs/>
                <w:color w:val="0000FF"/>
                <w:lang w:val="en-US" w:eastAsia="zh-TW"/>
              </w:rPr>
            </w:rPrChange>
          </w:rPr>
          <w:t>這</w:t>
        </w:r>
      </w:ins>
      <w:ins w:id="3422" w:author="Lin Miirabai" w:date="2013-07-01T18:10:00Z">
        <w:r w:rsidR="00CB68C7">
          <w:rPr>
            <w:rFonts w:ascii="新細明體" w:eastAsia="新細明體" w:hAnsi="新細明體" w:cs="新細明體" w:hint="eastAsia"/>
            <w:b/>
            <w:bCs/>
            <w:color w:val="0000FF"/>
            <w:lang w:val="en-US" w:eastAsia="zh-TW"/>
          </w:rPr>
          <w:t>如何</w:t>
        </w:r>
      </w:ins>
      <w:ins w:id="3423" w:author="Lin Miirabai" w:date="2013-07-01T18:09:00Z">
        <w:r w:rsidR="00CB68C7" w:rsidRPr="00CB68C7">
          <w:rPr>
            <w:rFonts w:ascii="新細明體" w:eastAsia="新細明體" w:hAnsi="新細明體" w:cs="新細明體" w:hint="eastAsia"/>
            <w:b/>
            <w:bCs/>
            <w:color w:val="0000FF"/>
            <w:lang w:val="en-US" w:eastAsia="zh-TW"/>
            <w:rPrChange w:id="3424" w:author="Lin Miirabai" w:date="2013-07-01T18:09:00Z">
              <w:rPr>
                <w:rFonts w:ascii="新細明體" w:eastAsia="新細明體" w:hAnsi="新細明體" w:cs="新細明體" w:hint="eastAsia"/>
                <w:b/>
                <w:bCs/>
                <w:color w:val="231F20"/>
                <w:lang w:val="en-US" w:eastAsia="zh-TW"/>
              </w:rPr>
            </w:rPrChange>
          </w:rPr>
          <w:t>造成？</w:t>
        </w:r>
      </w:ins>
    </w:p>
    <w:p w14:paraId="523B9DF5" w14:textId="77777777" w:rsidR="000520D4" w:rsidRPr="00B50214" w:rsidRDefault="000520D4" w:rsidP="000520D4">
      <w:pPr>
        <w:widowControl w:val="0"/>
        <w:autoSpaceDE w:val="0"/>
        <w:autoSpaceDN w:val="0"/>
        <w:adjustRightInd w:val="0"/>
        <w:ind w:right="1552"/>
        <w:rPr>
          <w:ins w:id="3425" w:author="Arnold Sandjaja" w:date="2013-06-29T14:41:00Z"/>
          <w:rFonts w:ascii="Helvetica" w:hAnsi="Helvetica" w:cs="Helvetica"/>
          <w:color w:val="231F20"/>
        </w:rPr>
      </w:pPr>
    </w:p>
    <w:p w14:paraId="54279BB7" w14:textId="77777777" w:rsidR="000520D4" w:rsidRPr="00B50214" w:rsidRDefault="000520D4" w:rsidP="000520D4">
      <w:pPr>
        <w:widowControl w:val="0"/>
        <w:autoSpaceDE w:val="0"/>
        <w:autoSpaceDN w:val="0"/>
        <w:adjustRightInd w:val="0"/>
        <w:ind w:right="1552"/>
        <w:rPr>
          <w:ins w:id="3426" w:author="Arnold Sandjaja" w:date="2013-06-29T14:41:00Z"/>
          <w:rFonts w:ascii="Helvetica" w:hAnsi="Helvetica" w:cs="Helvetica"/>
          <w:color w:val="231F20"/>
        </w:rPr>
      </w:pPr>
      <w:ins w:id="3427" w:author="Arnold Sandjaja" w:date="2013-06-29T14:41:00Z">
        <w:r w:rsidRPr="00B50214">
          <w:rPr>
            <w:rFonts w:ascii="Helvetica" w:hAnsi="Helvetica" w:cs="Helvetica"/>
            <w:color w:val="231F20"/>
          </w:rPr>
          <w:t>In the sixties and seventies capital was not very mobile, a tight net of capital transfer controls hampered the free flow of the deutschemark, schilling, pound etc. Due to this limited opportunities for capital flight taxation was reasonably fair. At this time the economy boomed, it grew faster than in the previous twenty years, full employment was close by and the differences in incomes began to shrink slowly. This scenario changed at the end of the seventies when neo-liberal politics like Thatcherism and Reaganomics got established worldwide. One of the core elements of neo-liberalism is the free flow of capital, but once capital is totally free to move it is difficult for Finance Ministers to tax it accordingly.</w:t>
        </w:r>
      </w:ins>
    </w:p>
    <w:p w14:paraId="41EA0360" w14:textId="77777777" w:rsidR="0066231D" w:rsidRDefault="0066231D" w:rsidP="0066231D">
      <w:pPr>
        <w:widowControl w:val="0"/>
        <w:autoSpaceDE w:val="0"/>
        <w:autoSpaceDN w:val="0"/>
        <w:adjustRightInd w:val="0"/>
        <w:ind w:right="1552"/>
        <w:rPr>
          <w:ins w:id="3428" w:author="Lin Miirabai" w:date="2013-07-01T18:51:00Z"/>
          <w:rFonts w:ascii="新細明體" w:eastAsia="新細明體" w:hAnsi="新細明體" w:cs="新細明體" w:hint="eastAsia"/>
          <w:color w:val="0000FF"/>
          <w:lang w:eastAsia="zh-TW"/>
        </w:rPr>
      </w:pPr>
    </w:p>
    <w:p w14:paraId="2DFF9AFF" w14:textId="77777777" w:rsidR="0066231D" w:rsidRPr="00EE0E3D" w:rsidRDefault="0066231D" w:rsidP="0066231D">
      <w:pPr>
        <w:widowControl w:val="0"/>
        <w:autoSpaceDE w:val="0"/>
        <w:autoSpaceDN w:val="0"/>
        <w:adjustRightInd w:val="0"/>
        <w:ind w:right="1552"/>
        <w:rPr>
          <w:ins w:id="3429" w:author="Lin Miirabai" w:date="2013-07-01T18:51:00Z"/>
          <w:rFonts w:ascii="新細明體" w:eastAsia="新細明體" w:hAnsi="新細明體" w:cs="新細明體" w:hint="eastAsia"/>
          <w:color w:val="0000FF"/>
          <w:lang w:eastAsia="zh-TW"/>
        </w:rPr>
      </w:pPr>
      <w:ins w:id="3430" w:author="Lin Miirabai" w:date="2013-07-01T18:51:00Z">
        <w:r w:rsidRPr="00EE0E3D">
          <w:rPr>
            <w:rFonts w:ascii="新細明體" w:eastAsia="新細明體" w:hAnsi="新細明體" w:cs="新細明體" w:hint="eastAsia"/>
            <w:color w:val="0000FF"/>
            <w:lang w:eastAsia="zh-TW"/>
          </w:rPr>
          <w:t>（以上為編輯內文文字）</w:t>
        </w:r>
      </w:ins>
    </w:p>
    <w:p w14:paraId="1EE4D2CC" w14:textId="49905271" w:rsidR="0066231D" w:rsidRPr="0066231D" w:rsidRDefault="0098285E" w:rsidP="000520D4">
      <w:pPr>
        <w:widowControl w:val="0"/>
        <w:autoSpaceDE w:val="0"/>
        <w:autoSpaceDN w:val="0"/>
        <w:adjustRightInd w:val="0"/>
        <w:ind w:right="1552"/>
        <w:rPr>
          <w:ins w:id="3431" w:author="Lin Miirabai" w:date="2013-07-01T18:14:00Z"/>
          <w:rFonts w:ascii="新細明體" w:eastAsia="新細明體" w:hAnsi="新細明體" w:cs="新細明體" w:hint="eastAsia"/>
          <w:color w:val="0000FF"/>
          <w:lang w:eastAsia="zh-TW"/>
          <w:rPrChange w:id="3432" w:author="Lin Miirabai" w:date="2013-07-01T18:51:00Z">
            <w:rPr>
              <w:ins w:id="3433" w:author="Lin Miirabai" w:date="2013-07-01T18:14:00Z"/>
              <w:rFonts w:ascii="Helvetica" w:hAnsi="Helvetica" w:cs="Helvetica" w:hint="eastAsia"/>
              <w:color w:val="231F20"/>
              <w:lang w:eastAsia="zh-TW"/>
            </w:rPr>
          </w:rPrChange>
        </w:rPr>
      </w:pPr>
      <w:ins w:id="3434" w:author="Lin Miirabai" w:date="2013-07-01T18:15:00Z">
        <w:r w:rsidRPr="0066231D">
          <w:rPr>
            <w:rFonts w:ascii="新細明體" w:eastAsia="新細明體" w:hAnsi="新細明體" w:cs="新細明體" w:hint="eastAsia"/>
            <w:color w:val="0000FF"/>
            <w:lang w:eastAsia="zh-TW"/>
            <w:rPrChange w:id="3435" w:author="Lin Miirabai" w:date="2013-07-01T18:51:00Z">
              <w:rPr>
                <w:rFonts w:ascii="新細明體" w:eastAsia="新細明體" w:hAnsi="新細明體" w:cs="新細明體" w:hint="eastAsia"/>
                <w:color w:val="231F20"/>
                <w:lang w:eastAsia="zh-TW"/>
              </w:rPr>
            </w:rPrChange>
          </w:rPr>
          <w:t>當六十和七十個外資都不移動，</w:t>
        </w:r>
      </w:ins>
      <w:ins w:id="3436" w:author="Lin Miirabai" w:date="2013-07-01T18:16:00Z">
        <w:r w:rsidRPr="0066231D">
          <w:rPr>
            <w:rFonts w:ascii="新細明體" w:eastAsia="新細明體" w:hAnsi="新細明體" w:cs="新細明體" w:hint="eastAsia"/>
            <w:color w:val="0000FF"/>
            <w:lang w:eastAsia="zh-TW"/>
            <w:rPrChange w:id="3437" w:author="Lin Miirabai" w:date="2013-07-01T18:51:00Z">
              <w:rPr>
                <w:rFonts w:ascii="新細明體" w:eastAsia="新細明體" w:hAnsi="新細明體" w:cs="新細明體" w:hint="eastAsia"/>
                <w:color w:val="231F20"/>
                <w:lang w:eastAsia="zh-TW"/>
              </w:rPr>
            </w:rPrChange>
          </w:rPr>
          <w:t>緊縮的外資</w:t>
        </w:r>
      </w:ins>
      <w:ins w:id="3438" w:author="Lin Miirabai" w:date="2013-07-01T18:17:00Z">
        <w:r w:rsidRPr="0066231D">
          <w:rPr>
            <w:rFonts w:ascii="新細明體" w:eastAsia="新細明體" w:hAnsi="新細明體" w:cs="新細明體" w:hint="eastAsia"/>
            <w:color w:val="0000FF"/>
            <w:lang w:eastAsia="zh-TW"/>
            <w:rPrChange w:id="3439" w:author="Lin Miirabai" w:date="2013-07-01T18:51:00Z">
              <w:rPr>
                <w:rFonts w:ascii="新細明體" w:eastAsia="新細明體" w:hAnsi="新細明體" w:cs="新細明體" w:hint="eastAsia"/>
                <w:color w:val="231F20"/>
                <w:lang w:eastAsia="zh-TW"/>
              </w:rPr>
            </w:rPrChange>
          </w:rPr>
          <w:t>轉移</w:t>
        </w:r>
      </w:ins>
      <w:ins w:id="3440" w:author="Lin Miirabai" w:date="2013-07-01T18:20:00Z">
        <w:r w:rsidRPr="0066231D">
          <w:rPr>
            <w:rFonts w:ascii="新細明體" w:eastAsia="新細明體" w:hAnsi="新細明體" w:cs="新細明體" w:hint="eastAsia"/>
            <w:color w:val="0000FF"/>
            <w:lang w:eastAsia="zh-TW"/>
            <w:rPrChange w:id="3441" w:author="Lin Miirabai" w:date="2013-07-01T18:51:00Z">
              <w:rPr>
                <w:rFonts w:ascii="新細明體" w:eastAsia="新細明體" w:hAnsi="新細明體" w:cs="新細明體" w:hint="eastAsia"/>
                <w:color w:val="231F20"/>
                <w:lang w:eastAsia="zh-TW"/>
              </w:rPr>
            </w:rPrChange>
          </w:rPr>
          <w:t>控制了</w:t>
        </w:r>
      </w:ins>
      <w:ins w:id="3442" w:author="Lin Miirabai" w:date="2013-07-01T18:18:00Z">
        <w:r w:rsidRPr="0066231D">
          <w:rPr>
            <w:rFonts w:ascii="新細明體" w:eastAsia="新細明體" w:hAnsi="新細明體" w:cs="新細明體" w:hint="eastAsia"/>
            <w:color w:val="0000FF"/>
            <w:lang w:eastAsia="zh-TW"/>
            <w:rPrChange w:id="3443" w:author="Lin Miirabai" w:date="2013-07-01T18:51:00Z">
              <w:rPr>
                <w:rFonts w:ascii="新細明體" w:eastAsia="新細明體" w:hAnsi="新細明體" w:cs="新細明體" w:hint="eastAsia"/>
                <w:color w:val="231F20"/>
                <w:lang w:eastAsia="zh-TW"/>
              </w:rPr>
            </w:rPrChange>
          </w:rPr>
          <w:t>馬克、西令、磅等等</w:t>
        </w:r>
      </w:ins>
      <w:ins w:id="3444" w:author="Lin Miirabai" w:date="2013-07-01T18:20:00Z">
        <w:r w:rsidRPr="0066231D">
          <w:rPr>
            <w:rFonts w:ascii="新細明體" w:eastAsia="新細明體" w:hAnsi="新細明體" w:cs="新細明體" w:hint="eastAsia"/>
            <w:color w:val="0000FF"/>
            <w:lang w:eastAsia="zh-TW"/>
            <w:rPrChange w:id="3445" w:author="Lin Miirabai" w:date="2013-07-01T18:51:00Z">
              <w:rPr>
                <w:rFonts w:ascii="新細明體" w:eastAsia="新細明體" w:hAnsi="新細明體" w:cs="新細明體" w:hint="eastAsia"/>
                <w:color w:val="231F20"/>
                <w:lang w:eastAsia="zh-TW"/>
              </w:rPr>
            </w:rPrChange>
          </w:rPr>
          <w:t>的自由外資的流動</w:t>
        </w:r>
      </w:ins>
      <w:ins w:id="3446" w:author="Lin Miirabai" w:date="2013-07-01T18:18:00Z">
        <w:r w:rsidRPr="0066231D">
          <w:rPr>
            <w:rFonts w:ascii="新細明體" w:eastAsia="新細明體" w:hAnsi="新細明體" w:cs="新細明體" w:hint="eastAsia"/>
            <w:color w:val="0000FF"/>
            <w:lang w:eastAsia="zh-TW"/>
            <w:rPrChange w:id="3447" w:author="Lin Miirabai" w:date="2013-07-01T18:51:00Z">
              <w:rPr>
                <w:rFonts w:ascii="新細明體" w:eastAsia="新細明體" w:hAnsi="新細明體" w:cs="新細明體" w:hint="eastAsia"/>
                <w:color w:val="231F20"/>
                <w:lang w:eastAsia="zh-TW"/>
              </w:rPr>
            </w:rPrChange>
          </w:rPr>
          <w:t>。</w:t>
        </w:r>
      </w:ins>
      <w:ins w:id="3448" w:author="Lin Miirabai" w:date="2013-07-01T18:20:00Z">
        <w:r w:rsidRPr="0066231D">
          <w:rPr>
            <w:rFonts w:ascii="新細明體" w:eastAsia="新細明體" w:hAnsi="新細明體" w:cs="新細明體" w:hint="eastAsia"/>
            <w:color w:val="0000FF"/>
            <w:lang w:eastAsia="zh-TW"/>
            <w:rPrChange w:id="3449" w:author="Lin Miirabai" w:date="2013-07-01T18:51:00Z">
              <w:rPr>
                <w:rFonts w:ascii="新細明體" w:eastAsia="新細明體" w:hAnsi="新細明體" w:cs="新細明體" w:hint="eastAsia"/>
                <w:color w:val="231F20"/>
                <w:lang w:eastAsia="zh-TW"/>
              </w:rPr>
            </w:rPrChange>
          </w:rPr>
          <w:t>因為這個機會限制</w:t>
        </w:r>
      </w:ins>
      <w:ins w:id="3450" w:author="Lin Miirabai" w:date="2013-07-01T18:51:00Z">
        <w:r w:rsidR="0066231D" w:rsidRPr="0066231D">
          <w:rPr>
            <w:rFonts w:ascii="新細明體" w:eastAsia="新細明體" w:hAnsi="新細明體" w:cs="新細明體" w:hint="eastAsia"/>
            <w:color w:val="0000FF"/>
            <w:lang w:eastAsia="zh-TW"/>
            <w:rPrChange w:id="3451" w:author="Lin Miirabai" w:date="2013-07-01T18:51:00Z">
              <w:rPr>
                <w:rFonts w:ascii="新細明體" w:eastAsia="新細明體" w:hAnsi="新細明體" w:cs="新細明體" w:hint="eastAsia"/>
                <w:color w:val="231F20"/>
                <w:lang w:eastAsia="zh-TW"/>
              </w:rPr>
            </w:rPrChange>
          </w:rPr>
          <w:t>公平的外資流動。</w:t>
        </w:r>
      </w:ins>
    </w:p>
    <w:p w14:paraId="7D5FE31F" w14:textId="77777777" w:rsidR="00936616" w:rsidRPr="00B50214" w:rsidRDefault="00936616" w:rsidP="000520D4">
      <w:pPr>
        <w:widowControl w:val="0"/>
        <w:autoSpaceDE w:val="0"/>
        <w:autoSpaceDN w:val="0"/>
        <w:adjustRightInd w:val="0"/>
        <w:ind w:right="1552"/>
        <w:rPr>
          <w:ins w:id="3452" w:author="Arnold Sandjaja" w:date="2013-06-29T14:41:00Z"/>
          <w:rFonts w:ascii="Helvetica" w:hAnsi="Helvetica" w:cs="Helvetica" w:hint="eastAsia"/>
          <w:color w:val="231F20"/>
          <w:lang w:eastAsia="zh-TW"/>
        </w:rPr>
      </w:pPr>
    </w:p>
    <w:p w14:paraId="6A8926BB" w14:textId="0203E7F2" w:rsidR="000520D4" w:rsidRPr="00CB68C7" w:rsidRDefault="000520D4" w:rsidP="000520D4">
      <w:pPr>
        <w:widowControl w:val="0"/>
        <w:autoSpaceDE w:val="0"/>
        <w:autoSpaceDN w:val="0"/>
        <w:adjustRightInd w:val="0"/>
        <w:ind w:right="1552"/>
        <w:rPr>
          <w:ins w:id="3453" w:author="Arnold Sandjaja" w:date="2013-06-29T14:41:00Z"/>
          <w:rFonts w:ascii="新細明體" w:eastAsia="新細明體" w:hAnsi="新細明體" w:cs="新細明體" w:hint="eastAsia"/>
          <w:color w:val="231F20"/>
          <w:lang w:val="en-US" w:eastAsia="zh-TW"/>
          <w:rPrChange w:id="3454" w:author="Lin Miirabai" w:date="2013-07-01T18:09:00Z">
            <w:rPr>
              <w:ins w:id="3455" w:author="Arnold Sandjaja" w:date="2013-06-29T14:41:00Z"/>
              <w:rFonts w:ascii="Helvetica" w:hAnsi="Helvetica" w:cs="Helvetica" w:hint="eastAsia"/>
              <w:color w:val="231F20"/>
              <w:lang w:eastAsia="zh-TW"/>
            </w:rPr>
          </w:rPrChange>
        </w:rPr>
      </w:pPr>
      <w:ins w:id="3456" w:author="Arnold Sandjaja" w:date="2013-06-29T14:41:00Z">
        <w:r w:rsidRPr="00B50214">
          <w:rPr>
            <w:rFonts w:ascii="Helvetica" w:hAnsi="Helvetica" w:cs="Helvetica"/>
            <w:b/>
            <w:bCs/>
            <w:color w:val="231F20"/>
          </w:rPr>
          <w:t>More and more Tax Havens</w:t>
        </w:r>
      </w:ins>
      <w:ins w:id="3457" w:author="Lin Miirabai" w:date="2013-07-01T18:09:00Z">
        <w:r w:rsidR="00CB68C7">
          <w:rPr>
            <w:rFonts w:ascii="Helvetica" w:hAnsi="Helvetica" w:cs="Helvetica" w:hint="eastAsia"/>
            <w:b/>
            <w:bCs/>
            <w:color w:val="231F20"/>
            <w:lang w:eastAsia="zh-TW"/>
          </w:rPr>
          <w:t xml:space="preserve"> </w:t>
        </w:r>
        <w:r w:rsidR="00CB68C7">
          <w:rPr>
            <w:rFonts w:ascii="Helvetica" w:hAnsi="Helvetica" w:cs="Helvetica"/>
            <w:b/>
            <w:bCs/>
            <w:color w:val="231F20"/>
            <w:lang w:val="en-US" w:eastAsia="zh-TW"/>
          </w:rPr>
          <w:t xml:space="preserve">/ </w:t>
        </w:r>
      </w:ins>
      <w:ins w:id="3458" w:author="Lin Miirabai" w:date="2013-07-01T18:10:00Z">
        <w:r w:rsidR="00CB68C7" w:rsidRPr="00CB68C7">
          <w:rPr>
            <w:rFonts w:ascii="新細明體" w:eastAsia="新細明體" w:hAnsi="新細明體" w:cs="新細明體" w:hint="eastAsia"/>
            <w:b/>
            <w:bCs/>
            <w:color w:val="0000FF"/>
            <w:lang w:val="en-US" w:eastAsia="zh-TW"/>
            <w:rPrChange w:id="3459" w:author="Lin Miirabai" w:date="2013-07-01T18:10:00Z">
              <w:rPr>
                <w:rFonts w:ascii="新細明體" w:eastAsia="新細明體" w:hAnsi="新細明體" w:cs="新細明體" w:hint="eastAsia"/>
                <w:b/>
                <w:bCs/>
                <w:color w:val="231F20"/>
                <w:lang w:val="en-US" w:eastAsia="zh-TW"/>
              </w:rPr>
            </w:rPrChange>
          </w:rPr>
          <w:t>更多的免稅天堂</w:t>
        </w:r>
      </w:ins>
    </w:p>
    <w:p w14:paraId="2A9FD1E4" w14:textId="77777777" w:rsidR="000520D4" w:rsidRPr="00B50214" w:rsidRDefault="000520D4" w:rsidP="000520D4">
      <w:pPr>
        <w:widowControl w:val="0"/>
        <w:autoSpaceDE w:val="0"/>
        <w:autoSpaceDN w:val="0"/>
        <w:adjustRightInd w:val="0"/>
        <w:ind w:right="1552"/>
        <w:rPr>
          <w:ins w:id="3460" w:author="Arnold Sandjaja" w:date="2013-06-29T14:41:00Z"/>
          <w:rFonts w:ascii="Helvetica" w:hAnsi="Helvetica" w:cs="Helvetica"/>
          <w:color w:val="231F20"/>
        </w:rPr>
      </w:pPr>
      <w:ins w:id="3461" w:author="Arnold Sandjaja" w:date="2013-06-29T14:41:00Z">
        <w:r w:rsidRPr="00B50214">
          <w:rPr>
            <w:rFonts w:ascii="Helvetica" w:hAnsi="Helvetica" w:cs="Helvetica"/>
            <w:color w:val="231F20"/>
          </w:rPr>
          <w:t xml:space="preserve"> </w:t>
        </w:r>
      </w:ins>
    </w:p>
    <w:p w14:paraId="5043D844" w14:textId="77777777" w:rsidR="000520D4" w:rsidRPr="00B50214" w:rsidRDefault="000520D4" w:rsidP="000520D4">
      <w:pPr>
        <w:widowControl w:val="0"/>
        <w:autoSpaceDE w:val="0"/>
        <w:autoSpaceDN w:val="0"/>
        <w:adjustRightInd w:val="0"/>
        <w:ind w:right="1552"/>
        <w:rPr>
          <w:ins w:id="3462" w:author="Arnold Sandjaja" w:date="2013-06-29T14:41:00Z"/>
          <w:rFonts w:ascii="Helvetica" w:hAnsi="Helvetica" w:cs="Helvetica"/>
          <w:color w:val="231F20"/>
        </w:rPr>
      </w:pPr>
      <w:ins w:id="3463" w:author="Arnold Sandjaja" w:date="2013-06-29T14:41:00Z">
        <w:r w:rsidRPr="00B50214">
          <w:rPr>
            <w:rFonts w:ascii="Helvetica" w:hAnsi="Helvetica" w:cs="Helvetica"/>
            <w:color w:val="231F20"/>
          </w:rPr>
          <w:t xml:space="preserve">It gets even more difficult when, in the course of liberalisation, tax havens appear. You find tax havens not only in the Caribbean or Pacific (Bahamas, Samoa) but also right in the middle of Europe - Luxembourg, Liechtenstein, Monaco, Switzerland and Austria. In tax havens capitals gains and financial wealth are not only save from taxation, but the financial authorities in the countries of origin don´t get informed because of bank secrecy. The result is that the profiteers of globalisation contribute less and less to our common goods - hospitals, education, public transport, environmental protection, sport and culture. </w:t>
        </w:r>
      </w:ins>
    </w:p>
    <w:p w14:paraId="55CC8AA2" w14:textId="1371D5C6" w:rsidR="000520D4" w:rsidRDefault="0066231D" w:rsidP="000520D4">
      <w:pPr>
        <w:widowControl w:val="0"/>
        <w:autoSpaceDE w:val="0"/>
        <w:autoSpaceDN w:val="0"/>
        <w:adjustRightInd w:val="0"/>
        <w:ind w:right="1552"/>
        <w:rPr>
          <w:ins w:id="3464" w:author="Lin Miirabai" w:date="2013-07-01T18:52:00Z"/>
          <w:rFonts w:ascii="新細明體" w:eastAsia="新細明體" w:hAnsi="新細明體" w:cs="新細明體" w:hint="eastAsia"/>
          <w:color w:val="0000FF"/>
          <w:lang w:eastAsia="zh-TW"/>
        </w:rPr>
      </w:pPr>
      <w:ins w:id="3465" w:author="Lin Miirabai" w:date="2013-07-01T18:50:00Z">
        <w:r w:rsidRPr="00EE0E3D">
          <w:rPr>
            <w:rFonts w:ascii="新細明體" w:eastAsia="新細明體" w:hAnsi="新細明體" w:cs="新細明體" w:hint="eastAsia"/>
            <w:color w:val="0000FF"/>
            <w:lang w:eastAsia="zh-TW"/>
          </w:rPr>
          <w:t>（以上為編輯內文文字）</w:t>
        </w:r>
      </w:ins>
    </w:p>
    <w:p w14:paraId="0CEB57A1" w14:textId="77777777" w:rsidR="00821FD4" w:rsidRPr="0066231D" w:rsidRDefault="00821FD4" w:rsidP="000520D4">
      <w:pPr>
        <w:widowControl w:val="0"/>
        <w:autoSpaceDE w:val="0"/>
        <w:autoSpaceDN w:val="0"/>
        <w:adjustRightInd w:val="0"/>
        <w:ind w:right="1552"/>
        <w:rPr>
          <w:ins w:id="3466" w:author="Arnold Sandjaja" w:date="2013-06-29T14:41:00Z"/>
          <w:rFonts w:ascii="新細明體" w:eastAsia="新細明體" w:hAnsi="新細明體" w:cs="新細明體" w:hint="eastAsia"/>
          <w:color w:val="0000FF"/>
          <w:lang w:eastAsia="zh-TW"/>
          <w:rPrChange w:id="3467" w:author="Lin Miirabai" w:date="2013-07-01T18:50:00Z">
            <w:rPr>
              <w:ins w:id="3468" w:author="Arnold Sandjaja" w:date="2013-06-29T14:41:00Z"/>
              <w:rFonts w:ascii="Helvetica" w:hAnsi="Helvetica" w:cs="Helvetica" w:hint="eastAsia"/>
              <w:color w:val="231F20"/>
              <w:lang w:eastAsia="zh-TW"/>
            </w:rPr>
          </w:rPrChange>
        </w:rPr>
      </w:pPr>
    </w:p>
    <w:p w14:paraId="22EF5234" w14:textId="5076C8C6" w:rsidR="000520D4" w:rsidRPr="00CB68C7" w:rsidRDefault="000520D4" w:rsidP="000520D4">
      <w:pPr>
        <w:widowControl w:val="0"/>
        <w:autoSpaceDE w:val="0"/>
        <w:autoSpaceDN w:val="0"/>
        <w:adjustRightInd w:val="0"/>
        <w:ind w:right="1552"/>
        <w:rPr>
          <w:ins w:id="3469" w:author="Arnold Sandjaja" w:date="2013-06-29T14:41:00Z"/>
          <w:rFonts w:ascii="新細明體" w:eastAsia="新細明體" w:hAnsi="新細明體" w:cs="新細明體" w:hint="eastAsia"/>
          <w:color w:val="231F20"/>
          <w:lang w:val="en-US" w:eastAsia="zh-TW"/>
          <w:rPrChange w:id="3470" w:author="Lin Miirabai" w:date="2013-07-01T18:10:00Z">
            <w:rPr>
              <w:ins w:id="3471" w:author="Arnold Sandjaja" w:date="2013-06-29T14:41:00Z"/>
              <w:rFonts w:ascii="Helvetica" w:hAnsi="Helvetica" w:cs="Helvetica"/>
              <w:color w:val="231F20"/>
            </w:rPr>
          </w:rPrChange>
        </w:rPr>
      </w:pPr>
      <w:ins w:id="3472" w:author="Arnold Sandjaja" w:date="2013-06-29T14:41:00Z">
        <w:r w:rsidRPr="00B50214">
          <w:rPr>
            <w:rFonts w:ascii="Helvetica" w:hAnsi="Helvetica" w:cs="Helvetica"/>
            <w:b/>
            <w:bCs/>
            <w:color w:val="231F20"/>
          </w:rPr>
          <w:t xml:space="preserve">Tax Competition Begins </w:t>
        </w:r>
      </w:ins>
      <w:ins w:id="3473" w:author="Lin Miirabai" w:date="2013-07-01T18:10:00Z">
        <w:r w:rsidR="00CB68C7">
          <w:rPr>
            <w:rFonts w:ascii="Helvetica" w:hAnsi="Helvetica" w:cs="Helvetica"/>
            <w:b/>
            <w:bCs/>
            <w:color w:val="231F20"/>
            <w:lang w:val="en-US"/>
          </w:rPr>
          <w:t xml:space="preserve">/ </w:t>
        </w:r>
        <w:r w:rsidR="00CB68C7" w:rsidRPr="00CB68C7">
          <w:rPr>
            <w:rFonts w:ascii="新細明體" w:eastAsia="新細明體" w:hAnsi="新細明體" w:cs="新細明體" w:hint="eastAsia"/>
            <w:b/>
            <w:bCs/>
            <w:color w:val="0000FF"/>
            <w:lang w:val="en-US" w:eastAsia="zh-TW"/>
            <w:rPrChange w:id="3474" w:author="Lin Miirabai" w:date="2013-07-01T18:11:00Z">
              <w:rPr>
                <w:rFonts w:ascii="新細明體" w:eastAsia="新細明體" w:hAnsi="新細明體" w:cs="新細明體" w:hint="eastAsia"/>
                <w:b/>
                <w:bCs/>
                <w:color w:val="231F20"/>
                <w:lang w:val="en-US" w:eastAsia="zh-TW"/>
              </w:rPr>
            </w:rPrChange>
          </w:rPr>
          <w:t>稅收</w:t>
        </w:r>
      </w:ins>
      <w:ins w:id="3475" w:author="Lin Miirabai" w:date="2013-07-01T18:11:00Z">
        <w:r w:rsidR="00CB68C7" w:rsidRPr="00CB68C7">
          <w:rPr>
            <w:rFonts w:ascii="新細明體" w:eastAsia="新細明體" w:hAnsi="新細明體" w:cs="新細明體" w:hint="eastAsia"/>
            <w:b/>
            <w:bCs/>
            <w:color w:val="0000FF"/>
            <w:lang w:val="en-US" w:eastAsia="zh-TW"/>
            <w:rPrChange w:id="3476" w:author="Lin Miirabai" w:date="2013-07-01T18:11:00Z">
              <w:rPr>
                <w:rFonts w:ascii="新細明體" w:eastAsia="新細明體" w:hAnsi="新細明體" w:cs="新細明體" w:hint="eastAsia"/>
                <w:b/>
                <w:bCs/>
                <w:color w:val="231F20"/>
                <w:lang w:val="en-US" w:eastAsia="zh-TW"/>
              </w:rPr>
            </w:rPrChange>
          </w:rPr>
          <w:t>競爭開始</w:t>
        </w:r>
      </w:ins>
    </w:p>
    <w:p w14:paraId="52315734" w14:textId="77777777" w:rsidR="000520D4" w:rsidRPr="00B50214" w:rsidRDefault="000520D4" w:rsidP="000520D4">
      <w:pPr>
        <w:widowControl w:val="0"/>
        <w:autoSpaceDE w:val="0"/>
        <w:autoSpaceDN w:val="0"/>
        <w:adjustRightInd w:val="0"/>
        <w:ind w:right="1552"/>
        <w:rPr>
          <w:ins w:id="3477" w:author="Arnold Sandjaja" w:date="2013-06-29T14:41:00Z"/>
          <w:rFonts w:ascii="Helvetica" w:hAnsi="Helvetica" w:cs="Helvetica"/>
          <w:color w:val="231F20"/>
        </w:rPr>
      </w:pPr>
    </w:p>
    <w:p w14:paraId="49EB3637" w14:textId="77777777" w:rsidR="000520D4" w:rsidRPr="00B50214" w:rsidRDefault="000520D4" w:rsidP="000520D4">
      <w:pPr>
        <w:widowControl w:val="0"/>
        <w:autoSpaceDE w:val="0"/>
        <w:autoSpaceDN w:val="0"/>
        <w:adjustRightInd w:val="0"/>
        <w:ind w:right="1552"/>
        <w:rPr>
          <w:ins w:id="3478" w:author="Arnold Sandjaja" w:date="2013-06-29T14:41:00Z"/>
          <w:rFonts w:cs="Arial"/>
        </w:rPr>
      </w:pPr>
      <w:ins w:id="3479" w:author="Arnold Sandjaja" w:date="2013-06-29T14:41:00Z">
        <w:r w:rsidRPr="00B50214">
          <w:rPr>
            <w:rFonts w:ascii="Helvetica" w:hAnsi="Helvetica" w:cs="Helvetica"/>
            <w:color w:val="231F20"/>
          </w:rPr>
          <w:t>Tax havens not only attract tax evaders, they also put pressure on other countries to reduce their tax rates on income, profit and wealth. In the last twenty years almost all countries have been competing in reducing taxes on income, profits, and capital gains. In the industrialised countries the average tax on business profits has dropped from 51</w:t>
        </w:r>
      </w:ins>
      <w:ins w:id="3480" w:author="Arnold Sandjaja" w:date="2013-06-30T08:40:00Z">
        <w:r w:rsidR="002F7011">
          <w:rPr>
            <w:rFonts w:ascii="Helvetica" w:hAnsi="Helvetica" w:cs="Helvetica"/>
            <w:color w:val="231F20"/>
          </w:rPr>
          <w:t>%</w:t>
        </w:r>
      </w:ins>
      <w:ins w:id="3481" w:author="Arnold Sandjaja" w:date="2013-06-29T14:41:00Z">
        <w:r w:rsidRPr="00B50214">
          <w:rPr>
            <w:rFonts w:ascii="Helvetica" w:hAnsi="Helvetica" w:cs="Helvetica"/>
            <w:color w:val="231F20"/>
          </w:rPr>
          <w:t xml:space="preserve"> to 35% since 1985. Tax on interest yield from 47</w:t>
        </w:r>
      </w:ins>
      <w:ins w:id="3482" w:author="Arnold Sandjaja" w:date="2013-06-30T08:40:00Z">
        <w:r w:rsidR="002F7011">
          <w:rPr>
            <w:rFonts w:ascii="Helvetica" w:hAnsi="Helvetica" w:cs="Helvetica"/>
            <w:color w:val="231F20"/>
          </w:rPr>
          <w:t>%</w:t>
        </w:r>
      </w:ins>
      <w:ins w:id="3483" w:author="Arnold Sandjaja" w:date="2013-06-29T14:41:00Z">
        <w:r w:rsidRPr="00B50214">
          <w:rPr>
            <w:rFonts w:ascii="Helvetica" w:hAnsi="Helvetica" w:cs="Helvetica"/>
            <w:color w:val="231F20"/>
          </w:rPr>
          <w:t xml:space="preserve"> to 33% and the top income tax bracket plummeted from 52</w:t>
        </w:r>
      </w:ins>
      <w:ins w:id="3484" w:author="Arnold Sandjaja" w:date="2013-06-30T08:40:00Z">
        <w:r w:rsidR="002F7011">
          <w:rPr>
            <w:rFonts w:ascii="Helvetica" w:hAnsi="Helvetica" w:cs="Helvetica"/>
            <w:color w:val="231F20"/>
          </w:rPr>
          <w:t>%</w:t>
        </w:r>
      </w:ins>
      <w:ins w:id="3485" w:author="Arnold Sandjaja" w:date="2013-06-29T14:41:00Z">
        <w:r w:rsidRPr="00B50214">
          <w:rPr>
            <w:rFonts w:ascii="Helvetica" w:hAnsi="Helvetica" w:cs="Helvetica"/>
            <w:color w:val="231F20"/>
          </w:rPr>
          <w:t xml:space="preserve"> to 42%, and this process is by no means at an end. Indeed some economists consider that in the long run it won't be possible to tax profits at all. For some multinational corporations this is already the case - they file their profit tax returns in tax havens, they use tax loopholes or sometimes even manipulate their balance sheets. The result is they pay little or no tax where they are actually operating. Some examples for </w:t>
        </w:r>
        <w:r w:rsidRPr="00B50214">
          <w:rPr>
            <w:rFonts w:ascii="Helvetica" w:hAnsi="Helvetica" w:cs="Helvetica"/>
            <w:color w:val="231F20"/>
          </w:rPr>
          <w:lastRenderedPageBreak/>
          <w:t>Austria: Creditanstalt (1998 and 99) the Spar AG (1997 and 98) and Shell Austria (1977) or the Immuno AG (1977). This is not just unfair for the community, but also for the small and midium sized businesses that can´t use these 'creative possibilities' and suffer under an unfair competitive disadvantage.</w:t>
        </w:r>
      </w:ins>
    </w:p>
    <w:p w14:paraId="5F8BAB07" w14:textId="04BD93F1" w:rsidR="000520D4" w:rsidRPr="0066231D" w:rsidRDefault="0066231D" w:rsidP="000520D4">
      <w:pPr>
        <w:widowControl w:val="0"/>
        <w:autoSpaceDE w:val="0"/>
        <w:autoSpaceDN w:val="0"/>
        <w:adjustRightInd w:val="0"/>
        <w:ind w:right="1552"/>
        <w:rPr>
          <w:ins w:id="3486" w:author="Arnold Sandjaja" w:date="2013-06-29T14:41:00Z"/>
          <w:rFonts w:ascii="新細明體" w:eastAsia="新細明體" w:hAnsi="新細明體" w:cs="新細明體" w:hint="eastAsia"/>
          <w:color w:val="0000FF"/>
          <w:lang w:eastAsia="zh-TW"/>
          <w:rPrChange w:id="3487" w:author="Lin Miirabai" w:date="2013-07-01T18:50:00Z">
            <w:rPr>
              <w:ins w:id="3488" w:author="Arnold Sandjaja" w:date="2013-06-29T14:41:00Z"/>
              <w:rFonts w:cs="Arial" w:hint="eastAsia"/>
              <w:b/>
              <w:bCs/>
              <w:color w:val="262626"/>
              <w:lang w:eastAsia="zh-TW"/>
            </w:rPr>
          </w:rPrChange>
        </w:rPr>
      </w:pPr>
      <w:ins w:id="3489" w:author="Lin Miirabai" w:date="2013-07-01T18:50:00Z">
        <w:r w:rsidRPr="00EE0E3D">
          <w:rPr>
            <w:rFonts w:ascii="新細明體" w:eastAsia="新細明體" w:hAnsi="新細明體" w:cs="新細明體" w:hint="eastAsia"/>
            <w:color w:val="0000FF"/>
            <w:lang w:eastAsia="zh-TW"/>
          </w:rPr>
          <w:t>（以上為編輯內文文字）</w:t>
        </w:r>
      </w:ins>
    </w:p>
    <w:p w14:paraId="0C2D1D96" w14:textId="77777777" w:rsidR="000520D4" w:rsidRPr="00B50214" w:rsidRDefault="000520D4" w:rsidP="000520D4">
      <w:pPr>
        <w:widowControl w:val="0"/>
        <w:autoSpaceDE w:val="0"/>
        <w:autoSpaceDN w:val="0"/>
        <w:adjustRightInd w:val="0"/>
        <w:ind w:right="1552"/>
        <w:rPr>
          <w:ins w:id="3490" w:author="Arnold Sandjaja" w:date="2013-06-29T14:41:00Z"/>
          <w:rFonts w:cs="Arial"/>
          <w:b/>
          <w:bCs/>
          <w:color w:val="FF0000"/>
        </w:rPr>
      </w:pPr>
    </w:p>
    <w:p w14:paraId="39D4C880" w14:textId="77777777" w:rsidR="000520D4" w:rsidRDefault="000520D4" w:rsidP="000520D4">
      <w:pPr>
        <w:widowControl w:val="0"/>
        <w:autoSpaceDE w:val="0"/>
        <w:autoSpaceDN w:val="0"/>
        <w:adjustRightInd w:val="0"/>
        <w:ind w:right="1552"/>
        <w:rPr>
          <w:ins w:id="3491" w:author="Arnold Sandjaja" w:date="2013-06-29T14:41:00Z"/>
          <w:rFonts w:cs="Arial"/>
          <w:b/>
          <w:bCs/>
          <w:color w:val="FF0000"/>
        </w:rPr>
      </w:pPr>
      <w:ins w:id="3492" w:author="Arnold Sandjaja" w:date="2013-06-29T14:41:00Z">
        <w:r>
          <w:rPr>
            <w:rFonts w:cs="Arial"/>
            <w:b/>
            <w:bCs/>
            <w:color w:val="FF0000"/>
          </w:rPr>
          <w:t>(</w:t>
        </w:r>
        <w:r w:rsidRPr="00AC1A9E">
          <w:rPr>
            <w:rFonts w:cs="Arial"/>
            <w:b/>
            <w:bCs/>
            <w:color w:val="FF0000"/>
          </w:rPr>
          <w:t>Caption for the pictures</w:t>
        </w:r>
        <w:r>
          <w:rPr>
            <w:rFonts w:cs="Arial"/>
            <w:b/>
            <w:bCs/>
            <w:color w:val="FF0000"/>
          </w:rPr>
          <w:t xml:space="preserve"> in this article : use picture at your choice:</w:t>
        </w:r>
      </w:ins>
    </w:p>
    <w:p w14:paraId="331CBB81" w14:textId="77777777" w:rsidR="000520D4" w:rsidRPr="000A6AAA" w:rsidRDefault="000520D4" w:rsidP="000520D4">
      <w:pPr>
        <w:pStyle w:val="a8"/>
        <w:widowControl w:val="0"/>
        <w:numPr>
          <w:ilvl w:val="0"/>
          <w:numId w:val="10"/>
        </w:numPr>
        <w:autoSpaceDE w:val="0"/>
        <w:autoSpaceDN w:val="0"/>
        <w:adjustRightInd w:val="0"/>
        <w:ind w:right="1552"/>
        <w:rPr>
          <w:ins w:id="3493" w:author="Arnold Sandjaja" w:date="2013-06-29T14:41:00Z"/>
          <w:rFonts w:ascii="Arial" w:hAnsi="Arial" w:cs="Arial"/>
          <w:b/>
          <w:bCs/>
          <w:color w:val="FF0000"/>
        </w:rPr>
      </w:pPr>
      <w:ins w:id="3494" w:author="Arnold Sandjaja" w:date="2013-06-29T14:41:00Z">
        <w:r>
          <w:rPr>
            <w:rFonts w:ascii="Arial" w:hAnsi="Arial" w:cs="Arial"/>
            <w:b/>
            <w:bCs/>
            <w:color w:val="FF0000"/>
          </w:rPr>
          <w:t>WSC2013_TP40_MOD1_PRE_EN_01</w:t>
        </w:r>
        <w:r w:rsidRPr="000A6AAA">
          <w:rPr>
            <w:rFonts w:ascii="Arial" w:hAnsi="Arial" w:cs="Arial"/>
            <w:b/>
            <w:bCs/>
            <w:color w:val="FF0000"/>
          </w:rPr>
          <w:t>.jpg</w:t>
        </w:r>
      </w:ins>
    </w:p>
    <w:p w14:paraId="70521801" w14:textId="77777777" w:rsidR="000520D4" w:rsidRDefault="000520D4" w:rsidP="000520D4">
      <w:pPr>
        <w:pStyle w:val="a8"/>
        <w:widowControl w:val="0"/>
        <w:numPr>
          <w:ilvl w:val="0"/>
          <w:numId w:val="10"/>
        </w:numPr>
        <w:autoSpaceDE w:val="0"/>
        <w:autoSpaceDN w:val="0"/>
        <w:adjustRightInd w:val="0"/>
        <w:ind w:right="1552"/>
        <w:rPr>
          <w:ins w:id="3495" w:author="Arnold Sandjaja" w:date="2013-06-29T14:41:00Z"/>
          <w:rFonts w:ascii="Arial" w:hAnsi="Arial" w:cs="Arial"/>
          <w:b/>
          <w:bCs/>
          <w:color w:val="FF0000"/>
        </w:rPr>
      </w:pPr>
      <w:ins w:id="3496" w:author="Arnold Sandjaja" w:date="2013-06-29T14:41:00Z">
        <w:r>
          <w:rPr>
            <w:rFonts w:ascii="Arial" w:hAnsi="Arial" w:cs="Arial"/>
            <w:b/>
            <w:bCs/>
            <w:color w:val="FF0000"/>
          </w:rPr>
          <w:t>WSC2013_TP40_MOD1_PRE_EN_02</w:t>
        </w:r>
        <w:r w:rsidRPr="000A6AAA">
          <w:rPr>
            <w:rFonts w:ascii="Arial" w:hAnsi="Arial" w:cs="Arial"/>
            <w:b/>
            <w:bCs/>
            <w:color w:val="FF0000"/>
          </w:rPr>
          <w:t>.jpg</w:t>
        </w:r>
      </w:ins>
    </w:p>
    <w:p w14:paraId="186FDDE5" w14:textId="77777777" w:rsidR="000520D4" w:rsidRPr="000A6AAA" w:rsidRDefault="000520D4" w:rsidP="000520D4">
      <w:pPr>
        <w:pStyle w:val="a8"/>
        <w:widowControl w:val="0"/>
        <w:numPr>
          <w:ilvl w:val="0"/>
          <w:numId w:val="10"/>
        </w:numPr>
        <w:autoSpaceDE w:val="0"/>
        <w:autoSpaceDN w:val="0"/>
        <w:adjustRightInd w:val="0"/>
        <w:ind w:right="1552"/>
        <w:rPr>
          <w:ins w:id="3497" w:author="Arnold Sandjaja" w:date="2013-06-29T14:41:00Z"/>
          <w:rFonts w:ascii="Arial" w:hAnsi="Arial" w:cs="Arial"/>
          <w:b/>
          <w:bCs/>
          <w:color w:val="FF0000"/>
        </w:rPr>
      </w:pPr>
      <w:ins w:id="3498" w:author="Arnold Sandjaja" w:date="2013-06-29T14:41:00Z">
        <w:r>
          <w:rPr>
            <w:rFonts w:ascii="Arial" w:hAnsi="Arial" w:cs="Arial"/>
            <w:b/>
            <w:bCs/>
            <w:color w:val="FF0000"/>
          </w:rPr>
          <w:t>WSC2013_TP40_MOD1_PRE_EN_03</w:t>
        </w:r>
        <w:r w:rsidRPr="000A6AAA">
          <w:rPr>
            <w:rFonts w:ascii="Arial" w:hAnsi="Arial" w:cs="Arial"/>
            <w:b/>
            <w:bCs/>
            <w:color w:val="FF0000"/>
          </w:rPr>
          <w:t>.jpg)</w:t>
        </w:r>
      </w:ins>
    </w:p>
    <w:p w14:paraId="3D21E535" w14:textId="77777777" w:rsidR="00CB68C7" w:rsidRPr="00CB68C7" w:rsidRDefault="00CB68C7" w:rsidP="00CB68C7">
      <w:pPr>
        <w:widowControl w:val="0"/>
        <w:autoSpaceDE w:val="0"/>
        <w:autoSpaceDN w:val="0"/>
        <w:adjustRightInd w:val="0"/>
        <w:ind w:right="1552"/>
        <w:rPr>
          <w:ins w:id="3499" w:author="Lin Miirabai" w:date="2013-07-01T18:11:00Z"/>
          <w:rFonts w:ascii="新細明體" w:eastAsia="新細明體" w:hAnsi="新細明體" w:cs="新細明體" w:hint="eastAsia"/>
          <w:b/>
          <w:bCs/>
          <w:color w:val="0000FF"/>
          <w:lang w:eastAsia="zh-TW"/>
          <w:rPrChange w:id="3500" w:author="Lin Miirabai" w:date="2013-07-01T18:11:00Z">
            <w:rPr>
              <w:ins w:id="3501" w:author="Lin Miirabai" w:date="2013-07-01T18:11:00Z"/>
              <w:rFonts w:ascii="新細明體" w:eastAsia="新細明體" w:hAnsi="新細明體" w:cs="新細明體" w:hint="eastAsia"/>
              <w:b/>
              <w:bCs/>
              <w:color w:val="0000FF"/>
              <w:lang w:eastAsia="zh-TW"/>
            </w:rPr>
          </w:rPrChange>
        </w:rPr>
      </w:pPr>
      <w:ins w:id="3502" w:author="Lin Miirabai" w:date="2013-07-01T18:11:00Z">
        <w:r w:rsidRPr="00CB68C7">
          <w:rPr>
            <w:rFonts w:cs="Arial" w:hint="eastAsia"/>
            <w:b/>
            <w:bCs/>
            <w:color w:val="0000FF"/>
            <w:lang w:eastAsia="zh-TW"/>
            <w:rPrChange w:id="3503" w:author="Lin Miirabai" w:date="2013-07-01T18:11:00Z">
              <w:rPr>
                <w:rFonts w:cs="Arial" w:hint="eastAsia"/>
                <w:b/>
                <w:bCs/>
                <w:color w:val="0000FF"/>
                <w:lang w:eastAsia="zh-TW"/>
              </w:rPr>
            </w:rPrChange>
          </w:rPr>
          <w:t>（</w:t>
        </w:r>
        <w:r w:rsidRPr="00CB68C7">
          <w:rPr>
            <w:rFonts w:ascii="新細明體" w:eastAsia="新細明體" w:hAnsi="新細明體" w:cs="新細明體" w:hint="eastAsia"/>
            <w:b/>
            <w:bCs/>
            <w:color w:val="0000FF"/>
            <w:lang w:eastAsia="zh-TW"/>
            <w:rPrChange w:id="3504" w:author="Lin Miirabai" w:date="2013-07-01T18:11:00Z">
              <w:rPr>
                <w:rFonts w:ascii="新細明體" w:eastAsia="新細明體" w:hAnsi="新細明體" w:cs="新細明體" w:hint="eastAsia"/>
                <w:b/>
                <w:bCs/>
                <w:color w:val="0000FF"/>
                <w:lang w:eastAsia="zh-TW"/>
              </w:rPr>
            </w:rPrChange>
          </w:rPr>
          <w:t>這篇文章的圖說：你自己選擇圖片：</w:t>
        </w:r>
      </w:ins>
    </w:p>
    <w:p w14:paraId="294CA987" w14:textId="77777777" w:rsidR="00CB68C7" w:rsidRPr="00CB68C7" w:rsidRDefault="00CB68C7" w:rsidP="00CB68C7">
      <w:pPr>
        <w:pStyle w:val="a8"/>
        <w:widowControl w:val="0"/>
        <w:numPr>
          <w:ilvl w:val="0"/>
          <w:numId w:val="10"/>
        </w:numPr>
        <w:autoSpaceDE w:val="0"/>
        <w:autoSpaceDN w:val="0"/>
        <w:adjustRightInd w:val="0"/>
        <w:ind w:right="1552"/>
        <w:rPr>
          <w:ins w:id="3505" w:author="Lin Miirabai" w:date="2013-07-01T18:11:00Z"/>
          <w:rFonts w:ascii="Arial" w:hAnsi="Arial" w:cs="Arial"/>
          <w:b/>
          <w:bCs/>
          <w:color w:val="0000FF"/>
          <w:rPrChange w:id="3506" w:author="Lin Miirabai" w:date="2013-07-01T18:11:00Z">
            <w:rPr>
              <w:ins w:id="3507" w:author="Lin Miirabai" w:date="2013-07-01T18:11:00Z"/>
              <w:rFonts w:ascii="Arial" w:hAnsi="Arial" w:cs="Arial"/>
              <w:b/>
              <w:bCs/>
              <w:color w:val="FF0000"/>
            </w:rPr>
          </w:rPrChange>
        </w:rPr>
      </w:pPr>
      <w:ins w:id="3508" w:author="Lin Miirabai" w:date="2013-07-01T18:11:00Z">
        <w:r w:rsidRPr="00CB68C7">
          <w:rPr>
            <w:rFonts w:ascii="Arial" w:hAnsi="Arial" w:cs="Arial"/>
            <w:b/>
            <w:bCs/>
            <w:color w:val="0000FF"/>
            <w:rPrChange w:id="3509" w:author="Lin Miirabai" w:date="2013-07-01T18:11:00Z">
              <w:rPr>
                <w:rFonts w:ascii="Arial" w:hAnsi="Arial" w:cs="Arial"/>
                <w:b/>
                <w:bCs/>
                <w:color w:val="FF0000"/>
              </w:rPr>
            </w:rPrChange>
          </w:rPr>
          <w:t>WSC2013_TP40_MOD1_PRE_EN_01.jpg</w:t>
        </w:r>
      </w:ins>
    </w:p>
    <w:p w14:paraId="7D10668C" w14:textId="77777777" w:rsidR="00CB68C7" w:rsidRPr="00CB68C7" w:rsidRDefault="00CB68C7" w:rsidP="00CB68C7">
      <w:pPr>
        <w:pStyle w:val="a8"/>
        <w:widowControl w:val="0"/>
        <w:numPr>
          <w:ilvl w:val="0"/>
          <w:numId w:val="10"/>
        </w:numPr>
        <w:autoSpaceDE w:val="0"/>
        <w:autoSpaceDN w:val="0"/>
        <w:adjustRightInd w:val="0"/>
        <w:ind w:right="1552"/>
        <w:rPr>
          <w:ins w:id="3510" w:author="Lin Miirabai" w:date="2013-07-01T18:11:00Z"/>
          <w:rFonts w:ascii="Arial" w:hAnsi="Arial" w:cs="Arial"/>
          <w:b/>
          <w:bCs/>
          <w:color w:val="0000FF"/>
          <w:rPrChange w:id="3511" w:author="Lin Miirabai" w:date="2013-07-01T18:11:00Z">
            <w:rPr>
              <w:ins w:id="3512" w:author="Lin Miirabai" w:date="2013-07-01T18:11:00Z"/>
              <w:rFonts w:ascii="Arial" w:hAnsi="Arial" w:cs="Arial"/>
              <w:b/>
              <w:bCs/>
              <w:color w:val="FF0000"/>
            </w:rPr>
          </w:rPrChange>
        </w:rPr>
      </w:pPr>
      <w:ins w:id="3513" w:author="Lin Miirabai" w:date="2013-07-01T18:11:00Z">
        <w:r w:rsidRPr="00CB68C7">
          <w:rPr>
            <w:rFonts w:ascii="Arial" w:hAnsi="Arial" w:cs="Arial"/>
            <w:b/>
            <w:bCs/>
            <w:color w:val="0000FF"/>
            <w:rPrChange w:id="3514" w:author="Lin Miirabai" w:date="2013-07-01T18:11:00Z">
              <w:rPr>
                <w:rFonts w:ascii="Arial" w:hAnsi="Arial" w:cs="Arial"/>
                <w:b/>
                <w:bCs/>
                <w:color w:val="FF0000"/>
              </w:rPr>
            </w:rPrChange>
          </w:rPr>
          <w:t>WSC2013_TP40_MOD1_PRE_EN_02.jpg</w:t>
        </w:r>
      </w:ins>
    </w:p>
    <w:p w14:paraId="22536DE1" w14:textId="793B0623" w:rsidR="00CB68C7" w:rsidRPr="00CB68C7" w:rsidRDefault="00CB68C7" w:rsidP="00CB68C7">
      <w:pPr>
        <w:pStyle w:val="a8"/>
        <w:widowControl w:val="0"/>
        <w:numPr>
          <w:ilvl w:val="0"/>
          <w:numId w:val="10"/>
        </w:numPr>
        <w:autoSpaceDE w:val="0"/>
        <w:autoSpaceDN w:val="0"/>
        <w:adjustRightInd w:val="0"/>
        <w:ind w:right="1552"/>
        <w:rPr>
          <w:ins w:id="3515" w:author="Lin Miirabai" w:date="2013-07-01T18:11:00Z"/>
          <w:rFonts w:ascii="Arial" w:hAnsi="Arial" w:cs="Arial" w:hint="eastAsia"/>
          <w:b/>
          <w:bCs/>
          <w:color w:val="0000FF"/>
          <w:rPrChange w:id="3516" w:author="Lin Miirabai" w:date="2013-07-01T18:11:00Z">
            <w:rPr>
              <w:ins w:id="3517" w:author="Lin Miirabai" w:date="2013-07-01T18:11:00Z"/>
              <w:rFonts w:ascii="Arial" w:hAnsi="Arial" w:cs="Arial" w:hint="eastAsia"/>
              <w:b/>
              <w:bCs/>
              <w:color w:val="0000FF"/>
            </w:rPr>
          </w:rPrChange>
        </w:rPr>
      </w:pPr>
      <w:ins w:id="3518" w:author="Lin Miirabai" w:date="2013-07-01T18:11:00Z">
        <w:r w:rsidRPr="00CB68C7">
          <w:rPr>
            <w:rFonts w:ascii="Arial" w:hAnsi="Arial" w:cs="Arial"/>
            <w:b/>
            <w:bCs/>
            <w:color w:val="0000FF"/>
            <w:rPrChange w:id="3519" w:author="Lin Miirabai" w:date="2013-07-01T18:11:00Z">
              <w:rPr>
                <w:rFonts w:ascii="Arial" w:hAnsi="Arial" w:cs="Arial"/>
                <w:b/>
                <w:bCs/>
                <w:color w:val="FF0000"/>
              </w:rPr>
            </w:rPrChange>
          </w:rPr>
          <w:t>WSC2013_TP40_MOD1_PRE_EN_03.jpg</w:t>
        </w:r>
        <w:r w:rsidRPr="00CB68C7">
          <w:rPr>
            <w:rFonts w:ascii="新細明體" w:eastAsia="新細明體" w:hAnsi="新細明體" w:cs="新細明體" w:hint="eastAsia"/>
            <w:b/>
            <w:bCs/>
            <w:color w:val="0000FF"/>
            <w:lang w:eastAsia="zh-TW"/>
            <w:rPrChange w:id="3520" w:author="Lin Miirabai" w:date="2013-07-01T18:11:00Z">
              <w:rPr>
                <w:rFonts w:ascii="新細明體" w:eastAsia="新細明體" w:hAnsi="新細明體" w:cs="新細明體" w:hint="eastAsia"/>
                <w:b/>
                <w:bCs/>
                <w:color w:val="0000FF"/>
                <w:lang w:eastAsia="zh-TW"/>
              </w:rPr>
            </w:rPrChange>
          </w:rPr>
          <w:t>）</w:t>
        </w:r>
      </w:ins>
    </w:p>
    <w:p w14:paraId="16A053AA" w14:textId="77777777" w:rsidR="000520D4" w:rsidRDefault="000520D4" w:rsidP="000520D4">
      <w:pPr>
        <w:widowControl w:val="0"/>
        <w:autoSpaceDE w:val="0"/>
        <w:autoSpaceDN w:val="0"/>
        <w:adjustRightInd w:val="0"/>
        <w:ind w:right="1552"/>
        <w:rPr>
          <w:ins w:id="3521" w:author="Arnold Sandjaja" w:date="2013-06-29T14:41:00Z"/>
          <w:rFonts w:cs="Arial"/>
          <w:b/>
          <w:bCs/>
          <w:color w:val="FF0000"/>
        </w:rPr>
      </w:pPr>
    </w:p>
    <w:p w14:paraId="1FB66073" w14:textId="77777777" w:rsidR="000520D4" w:rsidRPr="00B50214" w:rsidRDefault="000520D4" w:rsidP="000520D4">
      <w:pPr>
        <w:widowControl w:val="0"/>
        <w:autoSpaceDE w:val="0"/>
        <w:autoSpaceDN w:val="0"/>
        <w:adjustRightInd w:val="0"/>
        <w:ind w:right="1552"/>
        <w:rPr>
          <w:ins w:id="3522" w:author="Arnold Sandjaja" w:date="2013-06-29T14:41:00Z"/>
          <w:rFonts w:cs="Arial"/>
        </w:rPr>
      </w:pPr>
      <w:ins w:id="3523" w:author="Arnold Sandjaja" w:date="2013-06-29T14:41:00Z">
        <w:r w:rsidRPr="00B50214">
          <w:rPr>
            <w:rFonts w:ascii="Helvetica" w:hAnsi="Helvetica" w:cs="Helvetica"/>
            <w:color w:val="231F20"/>
          </w:rPr>
          <w:t>One of the core elements of neo-liberalism is the free flow of capital</w:t>
        </w:r>
        <w:r>
          <w:rPr>
            <w:rFonts w:ascii="Helvetica" w:hAnsi="Helvetica" w:cs="Helvetica"/>
            <w:color w:val="231F20"/>
          </w:rPr>
          <w:t>.</w:t>
        </w:r>
      </w:ins>
    </w:p>
    <w:p w14:paraId="329EDE64" w14:textId="427FB1B9" w:rsidR="000520D4" w:rsidRPr="00B50214" w:rsidRDefault="004657CE" w:rsidP="000520D4">
      <w:pPr>
        <w:widowControl w:val="0"/>
        <w:autoSpaceDE w:val="0"/>
        <w:autoSpaceDN w:val="0"/>
        <w:adjustRightInd w:val="0"/>
        <w:ind w:right="1552"/>
        <w:rPr>
          <w:ins w:id="3524" w:author="Arnold Sandjaja" w:date="2013-06-29T14:41:00Z"/>
          <w:rFonts w:cs="Arial"/>
          <w:color w:val="FF0000"/>
          <w:sz w:val="24"/>
        </w:rPr>
      </w:pPr>
      <w:ins w:id="3525" w:author="Lin Miirabai" w:date="2013-07-01T18:13:00Z">
        <w:r>
          <w:rPr>
            <w:rFonts w:ascii="新細明體" w:eastAsia="新細明體" w:hAnsi="新細明體" w:cs="新細明體" w:hint="eastAsia"/>
            <w:color w:val="0000FF"/>
            <w:szCs w:val="20"/>
            <w:lang w:eastAsia="zh-TW"/>
          </w:rPr>
          <w:t>自由外資的流動是</w:t>
        </w:r>
      </w:ins>
      <w:ins w:id="3526" w:author="Lin Miirabai" w:date="2013-07-01T18:12:00Z">
        <w:r w:rsidRPr="00EE0E3D">
          <w:rPr>
            <w:rFonts w:ascii="新細明體" w:eastAsia="新細明體" w:hAnsi="新細明體" w:cs="新細明體" w:hint="eastAsia"/>
            <w:color w:val="0000FF"/>
            <w:szCs w:val="20"/>
            <w:lang w:eastAsia="zh-TW"/>
          </w:rPr>
          <w:t>新國際自由主義</w:t>
        </w:r>
        <w:r>
          <w:rPr>
            <w:rFonts w:ascii="新細明體" w:eastAsia="新細明體" w:hAnsi="新細明體" w:cs="新細明體" w:hint="eastAsia"/>
            <w:color w:val="0000FF"/>
            <w:szCs w:val="20"/>
            <w:lang w:eastAsia="zh-TW"/>
          </w:rPr>
          <w:t>中最核心的元素之一</w:t>
        </w:r>
      </w:ins>
      <w:ins w:id="3527" w:author="Lin Miirabai" w:date="2013-07-01T18:13:00Z">
        <w:r>
          <w:rPr>
            <w:rFonts w:ascii="新細明體" w:eastAsia="新細明體" w:hAnsi="新細明體" w:cs="新細明體" w:hint="eastAsia"/>
            <w:color w:val="0000FF"/>
            <w:szCs w:val="20"/>
            <w:lang w:eastAsia="zh-TW"/>
          </w:rPr>
          <w:t>。</w:t>
        </w:r>
      </w:ins>
    </w:p>
    <w:p w14:paraId="13C6682A" w14:textId="77777777" w:rsidR="000520D4" w:rsidRDefault="000520D4" w:rsidP="000520D4">
      <w:pPr>
        <w:widowControl w:val="0"/>
        <w:autoSpaceDE w:val="0"/>
        <w:autoSpaceDN w:val="0"/>
        <w:adjustRightInd w:val="0"/>
        <w:ind w:right="1552"/>
        <w:rPr>
          <w:ins w:id="3528" w:author="Arnold Sandjaja" w:date="2013-06-29T14:41:00Z"/>
          <w:rFonts w:cs="Arial"/>
          <w:color w:val="FF0000"/>
          <w:sz w:val="24"/>
        </w:rPr>
      </w:pPr>
    </w:p>
    <w:p w14:paraId="3D96D1D3" w14:textId="55920FEE" w:rsidR="000520D4" w:rsidRPr="00F619C6" w:rsidRDefault="000520D4" w:rsidP="000520D4">
      <w:pPr>
        <w:widowControl w:val="0"/>
        <w:autoSpaceDE w:val="0"/>
        <w:autoSpaceDN w:val="0"/>
        <w:adjustRightInd w:val="0"/>
        <w:ind w:right="1552"/>
        <w:rPr>
          <w:ins w:id="3529" w:author="Arnold Sandjaja" w:date="2013-06-29T14:41:00Z"/>
          <w:rFonts w:cs="Arial" w:hint="eastAsia"/>
          <w:color w:val="FF0000"/>
          <w:sz w:val="24"/>
          <w:lang w:eastAsia="zh-TW"/>
        </w:rPr>
      </w:pPr>
      <w:ins w:id="3530" w:author="Arnold Sandjaja" w:date="2013-06-29T14:41:00Z">
        <w:r>
          <w:rPr>
            <w:rFonts w:cs="Arial"/>
            <w:color w:val="FF0000"/>
            <w:sz w:val="24"/>
          </w:rPr>
          <w:t>(- INFOGRAPHIC)</w:t>
        </w:r>
      </w:ins>
      <w:ins w:id="3531" w:author="Lin Miirabai" w:date="2013-07-01T16:07:00Z">
        <w:r w:rsidR="00720BD7" w:rsidRPr="00720BD7">
          <w:rPr>
            <w:rFonts w:cs="Arial" w:hint="eastAsia"/>
            <w:color w:val="0000FF"/>
            <w:sz w:val="24"/>
            <w:lang w:eastAsia="zh-TW"/>
            <w:rPrChange w:id="3532" w:author="Lin Miirabai" w:date="2013-07-01T16:07:00Z">
              <w:rPr>
                <w:rFonts w:cs="Arial" w:hint="eastAsia"/>
                <w:color w:val="FF0000"/>
                <w:sz w:val="24"/>
                <w:lang w:eastAsia="zh-TW"/>
              </w:rPr>
            </w:rPrChange>
          </w:rPr>
          <w:t>（－</w:t>
        </w:r>
        <w:r w:rsidR="00720BD7" w:rsidRPr="00720BD7">
          <w:rPr>
            <w:rFonts w:ascii="新細明體" w:eastAsia="新細明體" w:hAnsi="新細明體" w:cs="新細明體" w:hint="eastAsia"/>
            <w:color w:val="0000FF"/>
            <w:sz w:val="24"/>
            <w:lang w:eastAsia="zh-TW"/>
            <w:rPrChange w:id="3533" w:author="Lin Miirabai" w:date="2013-07-01T16:07:00Z">
              <w:rPr>
                <w:rFonts w:ascii="新細明體" w:eastAsia="新細明體" w:hAnsi="新細明體" w:cs="新細明體" w:hint="eastAsia"/>
                <w:color w:val="FF0000"/>
                <w:sz w:val="24"/>
                <w:lang w:eastAsia="zh-TW"/>
              </w:rPr>
            </w:rPrChange>
          </w:rPr>
          <w:t>信息設計</w:t>
        </w:r>
        <w:r w:rsidR="00720BD7" w:rsidRPr="00720BD7">
          <w:rPr>
            <w:rFonts w:cs="Arial" w:hint="eastAsia"/>
            <w:color w:val="0000FF"/>
            <w:sz w:val="24"/>
            <w:lang w:eastAsia="zh-TW"/>
            <w:rPrChange w:id="3534" w:author="Lin Miirabai" w:date="2013-07-01T16:07:00Z">
              <w:rPr>
                <w:rFonts w:cs="Arial" w:hint="eastAsia"/>
                <w:color w:val="FF0000"/>
                <w:sz w:val="24"/>
                <w:lang w:eastAsia="zh-TW"/>
              </w:rPr>
            </w:rPrChange>
          </w:rPr>
          <w:t>）</w:t>
        </w:r>
      </w:ins>
    </w:p>
    <w:p w14:paraId="5DFC58D4" w14:textId="77777777" w:rsidR="000520D4" w:rsidRPr="00F619C6" w:rsidRDefault="000520D4" w:rsidP="000520D4">
      <w:pPr>
        <w:widowControl w:val="0"/>
        <w:autoSpaceDE w:val="0"/>
        <w:autoSpaceDN w:val="0"/>
        <w:adjustRightInd w:val="0"/>
        <w:ind w:right="1552"/>
        <w:rPr>
          <w:ins w:id="3535" w:author="Arnold Sandjaja" w:date="2013-06-29T14:41:00Z"/>
          <w:rFonts w:cs="Arial"/>
          <w:color w:val="FF0000"/>
          <w:sz w:val="24"/>
        </w:rPr>
      </w:pPr>
    </w:p>
    <w:p w14:paraId="34E89A4D" w14:textId="644D9F70" w:rsidR="000520D4" w:rsidRPr="00F619C6" w:rsidRDefault="000520D4" w:rsidP="000520D4">
      <w:pPr>
        <w:widowControl w:val="0"/>
        <w:autoSpaceDE w:val="0"/>
        <w:autoSpaceDN w:val="0"/>
        <w:adjustRightInd w:val="0"/>
        <w:ind w:right="1552"/>
        <w:rPr>
          <w:ins w:id="3536" w:author="Arnold Sandjaja" w:date="2013-06-29T14:41:00Z"/>
          <w:rFonts w:cs="Arial" w:hint="eastAsia"/>
          <w:color w:val="FF0000"/>
          <w:sz w:val="24"/>
          <w:lang w:eastAsia="zh-TW"/>
        </w:rPr>
      </w:pPr>
      <w:ins w:id="3537" w:author="Arnold Sandjaja" w:date="2013-06-29T14:41:00Z">
        <w:r w:rsidRPr="00F619C6">
          <w:rPr>
            <w:rFonts w:cs="Arial"/>
            <w:color w:val="FF0000"/>
            <w:sz w:val="24"/>
          </w:rPr>
          <w:t>(title)</w:t>
        </w:r>
      </w:ins>
      <w:ins w:id="3538" w:author="Lin Miirabai" w:date="2013-07-01T16:07:00Z">
        <w:r w:rsidR="00720BD7" w:rsidRPr="00720BD7">
          <w:rPr>
            <w:rFonts w:cs="Arial" w:hint="eastAsia"/>
            <w:color w:val="0000FF"/>
            <w:sz w:val="24"/>
            <w:lang w:eastAsia="zh-TW"/>
            <w:rPrChange w:id="3539" w:author="Lin Miirabai" w:date="2013-07-01T16:07:00Z">
              <w:rPr>
                <w:rFonts w:cs="Arial" w:hint="eastAsia"/>
                <w:color w:val="FF0000"/>
                <w:sz w:val="24"/>
                <w:lang w:eastAsia="zh-TW"/>
              </w:rPr>
            </w:rPrChange>
          </w:rPr>
          <w:t>（</w:t>
        </w:r>
        <w:r w:rsidR="00720BD7" w:rsidRPr="00720BD7">
          <w:rPr>
            <w:rFonts w:ascii="新細明體" w:eastAsia="新細明體" w:hAnsi="新細明體" w:cs="新細明體" w:hint="eastAsia"/>
            <w:color w:val="0000FF"/>
            <w:sz w:val="24"/>
            <w:lang w:eastAsia="zh-TW"/>
            <w:rPrChange w:id="3540" w:author="Lin Miirabai" w:date="2013-07-01T16:07:00Z">
              <w:rPr>
                <w:rFonts w:ascii="新細明體" w:eastAsia="新細明體" w:hAnsi="新細明體" w:cs="新細明體" w:hint="eastAsia"/>
                <w:color w:val="FF0000"/>
                <w:sz w:val="24"/>
                <w:lang w:eastAsia="zh-TW"/>
              </w:rPr>
            </w:rPrChange>
          </w:rPr>
          <w:t>標題</w:t>
        </w:r>
        <w:r w:rsidR="00720BD7" w:rsidRPr="00720BD7">
          <w:rPr>
            <w:rFonts w:cs="Arial" w:hint="eastAsia"/>
            <w:color w:val="0000FF"/>
            <w:sz w:val="24"/>
            <w:lang w:eastAsia="zh-TW"/>
            <w:rPrChange w:id="3541" w:author="Lin Miirabai" w:date="2013-07-01T16:07:00Z">
              <w:rPr>
                <w:rFonts w:cs="Arial" w:hint="eastAsia"/>
                <w:color w:val="FF0000"/>
                <w:sz w:val="24"/>
                <w:lang w:eastAsia="zh-TW"/>
              </w:rPr>
            </w:rPrChange>
          </w:rPr>
          <w:t>）</w:t>
        </w:r>
      </w:ins>
    </w:p>
    <w:p w14:paraId="5A745B48" w14:textId="77777777" w:rsidR="000520D4" w:rsidRPr="00F619C6" w:rsidRDefault="000520D4" w:rsidP="000520D4">
      <w:pPr>
        <w:widowControl w:val="0"/>
        <w:autoSpaceDE w:val="0"/>
        <w:autoSpaceDN w:val="0"/>
        <w:adjustRightInd w:val="0"/>
        <w:ind w:right="1552"/>
        <w:rPr>
          <w:ins w:id="3542" w:author="Arnold Sandjaja" w:date="2013-06-29T14:41:00Z"/>
          <w:rFonts w:cs="Arial"/>
          <w:sz w:val="24"/>
        </w:rPr>
      </w:pPr>
      <w:ins w:id="3543" w:author="Arnold Sandjaja" w:date="2013-06-29T14:41:00Z">
        <w:r w:rsidRPr="00F619C6">
          <w:rPr>
            <w:rFonts w:cs="Arial"/>
            <w:sz w:val="24"/>
          </w:rPr>
          <w:t xml:space="preserve">Reduction of tax rates on income, profit and wealth In the </w:t>
        </w:r>
        <w:r>
          <w:rPr>
            <w:rFonts w:cs="Arial"/>
            <w:sz w:val="24"/>
          </w:rPr>
          <w:t>industrialised countries</w:t>
        </w:r>
      </w:ins>
    </w:p>
    <w:p w14:paraId="3CDEB4CB" w14:textId="694C7EDA" w:rsidR="000520D4" w:rsidRPr="00720BD7" w:rsidRDefault="00720BD7" w:rsidP="000520D4">
      <w:pPr>
        <w:widowControl w:val="0"/>
        <w:autoSpaceDE w:val="0"/>
        <w:autoSpaceDN w:val="0"/>
        <w:adjustRightInd w:val="0"/>
        <w:ind w:right="1552"/>
        <w:rPr>
          <w:ins w:id="3544" w:author="Lin Miirabai" w:date="2013-07-01T16:07:00Z"/>
          <w:rFonts w:ascii="新細明體" w:eastAsia="新細明體" w:hAnsi="新細明體" w:cs="新細明體" w:hint="eastAsia"/>
          <w:color w:val="FF0000"/>
          <w:szCs w:val="20"/>
          <w:lang w:eastAsia="zh-TW"/>
          <w:rPrChange w:id="3545" w:author="Lin Miirabai" w:date="2013-07-01T16:09:00Z">
            <w:rPr>
              <w:ins w:id="3546" w:author="Lin Miirabai" w:date="2013-07-01T16:07:00Z"/>
              <w:rFonts w:cs="Arial" w:hint="eastAsia"/>
              <w:color w:val="FF0000"/>
              <w:sz w:val="24"/>
              <w:lang w:eastAsia="zh-TW"/>
            </w:rPr>
          </w:rPrChange>
        </w:rPr>
      </w:pPr>
      <w:ins w:id="3547" w:author="Lin Miirabai" w:date="2013-07-01T16:07:00Z">
        <w:r w:rsidRPr="00720BD7">
          <w:rPr>
            <w:rFonts w:ascii="新細明體" w:eastAsia="新細明體" w:hAnsi="新細明體" w:cs="新細明體" w:hint="eastAsia"/>
            <w:color w:val="0000FF"/>
            <w:szCs w:val="20"/>
            <w:lang w:eastAsia="zh-TW"/>
            <w:rPrChange w:id="3548" w:author="Lin Miirabai" w:date="2013-07-01T16:09:00Z">
              <w:rPr>
                <w:rFonts w:ascii="新細明體" w:eastAsia="新細明體" w:hAnsi="新細明體" w:cs="新細明體" w:hint="eastAsia"/>
                <w:color w:val="0000FF"/>
                <w:sz w:val="24"/>
                <w:lang w:eastAsia="zh-TW"/>
              </w:rPr>
            </w:rPrChange>
          </w:rPr>
          <w:t>減少</w:t>
        </w:r>
      </w:ins>
      <w:ins w:id="3549" w:author="Lin Miirabai" w:date="2013-07-01T16:09:00Z">
        <w:r w:rsidRPr="00720BD7">
          <w:rPr>
            <w:rFonts w:ascii="新細明體" w:eastAsia="新細明體" w:hAnsi="新細明體" w:cs="新細明體" w:hint="eastAsia"/>
            <w:color w:val="0000FF"/>
            <w:szCs w:val="20"/>
            <w:lang w:eastAsia="zh-TW"/>
            <w:rPrChange w:id="3550" w:author="Lin Miirabai" w:date="2013-07-01T16:09:00Z">
              <w:rPr>
                <w:rFonts w:ascii="新細明體" w:eastAsia="新細明體" w:hAnsi="新細明體" w:cs="新細明體" w:hint="eastAsia"/>
                <w:color w:val="0000FF"/>
                <w:sz w:val="24"/>
                <w:lang w:eastAsia="zh-TW"/>
              </w:rPr>
            </w:rPrChange>
          </w:rPr>
          <w:t>工業化國家</w:t>
        </w:r>
      </w:ins>
      <w:ins w:id="3551" w:author="Lin Miirabai" w:date="2013-07-01T16:07:00Z">
        <w:r w:rsidRPr="00720BD7">
          <w:rPr>
            <w:rFonts w:ascii="新細明體" w:eastAsia="新細明體" w:hAnsi="新細明體" w:cs="新細明體" w:hint="eastAsia"/>
            <w:color w:val="0000FF"/>
            <w:szCs w:val="20"/>
            <w:lang w:eastAsia="zh-TW"/>
            <w:rPrChange w:id="3552" w:author="Lin Miirabai" w:date="2013-07-01T16:09:00Z">
              <w:rPr>
                <w:rFonts w:ascii="新細明體" w:eastAsia="新細明體" w:hAnsi="新細明體" w:cs="新細明體" w:hint="eastAsia"/>
                <w:color w:val="0000FF"/>
                <w:sz w:val="24"/>
                <w:lang w:eastAsia="zh-TW"/>
              </w:rPr>
            </w:rPrChange>
          </w:rPr>
          <w:t>收入</w:t>
        </w:r>
      </w:ins>
      <w:ins w:id="3553" w:author="Lin Miirabai" w:date="2013-07-01T16:08:00Z">
        <w:r w:rsidRPr="00720BD7">
          <w:rPr>
            <w:rFonts w:ascii="新細明體" w:eastAsia="新細明體" w:hAnsi="新細明體" w:cs="新細明體" w:hint="eastAsia"/>
            <w:color w:val="0000FF"/>
            <w:szCs w:val="20"/>
            <w:lang w:eastAsia="zh-TW"/>
            <w:rPrChange w:id="3554" w:author="Lin Miirabai" w:date="2013-07-01T16:09:00Z">
              <w:rPr>
                <w:rFonts w:ascii="新細明體" w:eastAsia="新細明體" w:hAnsi="新細明體" w:cs="新細明體" w:hint="eastAsia"/>
                <w:color w:val="0000FF"/>
                <w:sz w:val="24"/>
                <w:lang w:eastAsia="zh-TW"/>
              </w:rPr>
            </w:rPrChange>
          </w:rPr>
          <w:t>、營利和財富</w:t>
        </w:r>
      </w:ins>
      <w:ins w:id="3555" w:author="Lin Miirabai" w:date="2013-07-01T16:07:00Z">
        <w:r w:rsidRPr="00720BD7">
          <w:rPr>
            <w:rFonts w:ascii="新細明體" w:eastAsia="新細明體" w:hAnsi="新細明體" w:cs="新細明體" w:hint="eastAsia"/>
            <w:color w:val="0000FF"/>
            <w:szCs w:val="20"/>
            <w:lang w:eastAsia="zh-TW"/>
            <w:rPrChange w:id="3556" w:author="Lin Miirabai" w:date="2013-07-01T16:09:00Z">
              <w:rPr>
                <w:rFonts w:ascii="新細明體" w:eastAsia="新細明體" w:hAnsi="新細明體" w:cs="新細明體" w:hint="eastAsia"/>
                <w:color w:val="0000FF"/>
                <w:sz w:val="24"/>
                <w:lang w:eastAsia="zh-TW"/>
              </w:rPr>
            </w:rPrChange>
          </w:rPr>
          <w:t>的</w:t>
        </w:r>
      </w:ins>
      <w:ins w:id="3557" w:author="Lin Miirabai" w:date="2013-07-01T16:09:00Z">
        <w:r w:rsidRPr="00720BD7">
          <w:rPr>
            <w:rFonts w:ascii="新細明體" w:eastAsia="新細明體" w:hAnsi="新細明體" w:cs="新細明體" w:hint="eastAsia"/>
            <w:color w:val="0000FF"/>
            <w:szCs w:val="20"/>
            <w:lang w:eastAsia="zh-TW"/>
            <w:rPrChange w:id="3558" w:author="Lin Miirabai" w:date="2013-07-01T16:09:00Z">
              <w:rPr>
                <w:rFonts w:ascii="新細明體" w:eastAsia="新細明體" w:hAnsi="新細明體" w:cs="新細明體" w:hint="eastAsia"/>
                <w:color w:val="0000FF"/>
                <w:sz w:val="24"/>
                <w:lang w:eastAsia="zh-TW"/>
              </w:rPr>
            </w:rPrChange>
          </w:rPr>
          <w:t>稅率</w:t>
        </w:r>
      </w:ins>
    </w:p>
    <w:p w14:paraId="2ACDFA79" w14:textId="77777777" w:rsidR="00720BD7" w:rsidRPr="00F619C6" w:rsidRDefault="00720BD7" w:rsidP="000520D4">
      <w:pPr>
        <w:widowControl w:val="0"/>
        <w:autoSpaceDE w:val="0"/>
        <w:autoSpaceDN w:val="0"/>
        <w:adjustRightInd w:val="0"/>
        <w:ind w:right="1552"/>
        <w:rPr>
          <w:ins w:id="3559" w:author="Arnold Sandjaja" w:date="2013-06-29T14:41:00Z"/>
          <w:rFonts w:cs="Arial" w:hint="eastAsia"/>
          <w:color w:val="FF0000"/>
          <w:sz w:val="24"/>
          <w:lang w:eastAsia="zh-TW"/>
        </w:rPr>
      </w:pPr>
    </w:p>
    <w:p w14:paraId="46CAAF34" w14:textId="0CF4EA52" w:rsidR="000520D4" w:rsidRPr="00F619C6" w:rsidRDefault="000520D4" w:rsidP="000520D4">
      <w:pPr>
        <w:widowControl w:val="0"/>
        <w:autoSpaceDE w:val="0"/>
        <w:autoSpaceDN w:val="0"/>
        <w:adjustRightInd w:val="0"/>
        <w:ind w:right="1552"/>
        <w:rPr>
          <w:ins w:id="3560" w:author="Arnold Sandjaja" w:date="2013-06-29T14:41:00Z"/>
          <w:rFonts w:cs="Arial" w:hint="eastAsia"/>
          <w:color w:val="FF0000"/>
          <w:sz w:val="24"/>
          <w:lang w:eastAsia="zh-TW"/>
        </w:rPr>
      </w:pPr>
      <w:ins w:id="3561" w:author="Arnold Sandjaja" w:date="2013-06-29T14:41:00Z">
        <w:r w:rsidRPr="00F619C6">
          <w:rPr>
            <w:rFonts w:cs="Arial"/>
            <w:color w:val="FF0000"/>
            <w:sz w:val="24"/>
          </w:rPr>
          <w:t>(text)</w:t>
        </w:r>
      </w:ins>
      <w:ins w:id="3562" w:author="Lin Miirabai" w:date="2013-07-01T16:07:00Z">
        <w:r w:rsidR="00720BD7" w:rsidRPr="00720BD7">
          <w:rPr>
            <w:rFonts w:cs="Arial" w:hint="eastAsia"/>
            <w:color w:val="0000FF"/>
            <w:sz w:val="24"/>
            <w:lang w:eastAsia="zh-TW"/>
            <w:rPrChange w:id="3563" w:author="Lin Miirabai" w:date="2013-07-01T16:07:00Z">
              <w:rPr>
                <w:rFonts w:cs="Arial" w:hint="eastAsia"/>
                <w:color w:val="FF0000"/>
                <w:sz w:val="24"/>
                <w:lang w:eastAsia="zh-TW"/>
              </w:rPr>
            </w:rPrChange>
          </w:rPr>
          <w:t>（</w:t>
        </w:r>
        <w:r w:rsidR="00720BD7" w:rsidRPr="00720BD7">
          <w:rPr>
            <w:rFonts w:ascii="新細明體" w:eastAsia="新細明體" w:hAnsi="新細明體" w:cs="新細明體" w:hint="eastAsia"/>
            <w:color w:val="0000FF"/>
            <w:sz w:val="24"/>
            <w:lang w:eastAsia="zh-TW"/>
            <w:rPrChange w:id="3564" w:author="Lin Miirabai" w:date="2013-07-01T16:07:00Z">
              <w:rPr>
                <w:rFonts w:ascii="新細明體" w:eastAsia="新細明體" w:hAnsi="新細明體" w:cs="新細明體" w:hint="eastAsia"/>
                <w:color w:val="FF0000"/>
                <w:sz w:val="24"/>
                <w:lang w:eastAsia="zh-TW"/>
              </w:rPr>
            </w:rPrChange>
          </w:rPr>
          <w:t>文案</w:t>
        </w:r>
        <w:r w:rsidR="00720BD7" w:rsidRPr="00720BD7">
          <w:rPr>
            <w:rFonts w:cs="Arial" w:hint="eastAsia"/>
            <w:color w:val="0000FF"/>
            <w:sz w:val="24"/>
            <w:lang w:eastAsia="zh-TW"/>
            <w:rPrChange w:id="3565" w:author="Lin Miirabai" w:date="2013-07-01T16:07:00Z">
              <w:rPr>
                <w:rFonts w:cs="Arial" w:hint="eastAsia"/>
                <w:color w:val="FF0000"/>
                <w:sz w:val="24"/>
                <w:lang w:eastAsia="zh-TW"/>
              </w:rPr>
            </w:rPrChange>
          </w:rPr>
          <w:t>）</w:t>
        </w:r>
      </w:ins>
    </w:p>
    <w:p w14:paraId="68B04776" w14:textId="77777777" w:rsidR="000520D4" w:rsidRPr="00F619C6" w:rsidRDefault="000520D4" w:rsidP="000520D4">
      <w:pPr>
        <w:widowControl w:val="0"/>
        <w:autoSpaceDE w:val="0"/>
        <w:autoSpaceDN w:val="0"/>
        <w:adjustRightInd w:val="0"/>
        <w:ind w:right="1552"/>
        <w:rPr>
          <w:ins w:id="3566" w:author="Arnold Sandjaja" w:date="2013-06-29T14:41:00Z"/>
          <w:rFonts w:cs="Arial"/>
          <w:sz w:val="24"/>
        </w:rPr>
      </w:pPr>
      <w:ins w:id="3567" w:author="Arnold Sandjaja" w:date="2013-06-29T14:41:00Z">
        <w:r w:rsidRPr="00F619C6">
          <w:rPr>
            <w:rFonts w:cs="Arial"/>
            <w:sz w:val="24"/>
          </w:rPr>
          <w:t xml:space="preserve">The average tax on business profits has dropped </w:t>
        </w:r>
      </w:ins>
    </w:p>
    <w:p w14:paraId="4DB27772" w14:textId="77777777" w:rsidR="000520D4" w:rsidRPr="00F619C6" w:rsidRDefault="000520D4" w:rsidP="000520D4">
      <w:pPr>
        <w:widowControl w:val="0"/>
        <w:autoSpaceDE w:val="0"/>
        <w:autoSpaceDN w:val="0"/>
        <w:adjustRightInd w:val="0"/>
        <w:ind w:right="1552"/>
        <w:rPr>
          <w:ins w:id="3568" w:author="Arnold Sandjaja" w:date="2013-06-29T14:41:00Z"/>
          <w:rFonts w:cs="Arial"/>
          <w:sz w:val="24"/>
        </w:rPr>
      </w:pPr>
      <w:ins w:id="3569" w:author="Arnold Sandjaja" w:date="2013-06-29T14:41:00Z">
        <w:r w:rsidRPr="00F619C6">
          <w:rPr>
            <w:rFonts w:cs="Arial"/>
            <w:sz w:val="24"/>
          </w:rPr>
          <w:t>51</w:t>
        </w:r>
      </w:ins>
      <w:ins w:id="3570" w:author="Arnold Sandjaja" w:date="2013-06-30T08:40:00Z">
        <w:r w:rsidR="002F7011">
          <w:rPr>
            <w:rFonts w:cs="Arial"/>
            <w:sz w:val="24"/>
          </w:rPr>
          <w:t>%</w:t>
        </w:r>
      </w:ins>
      <w:ins w:id="3571" w:author="Arnold Sandjaja" w:date="2013-06-29T14:41:00Z">
        <w:r w:rsidRPr="00F619C6">
          <w:rPr>
            <w:rFonts w:cs="Arial"/>
            <w:sz w:val="24"/>
          </w:rPr>
          <w:t xml:space="preserve"> to 35% </w:t>
        </w:r>
      </w:ins>
    </w:p>
    <w:p w14:paraId="21440AE3" w14:textId="77777777" w:rsidR="00720BD7" w:rsidRDefault="00720BD7" w:rsidP="000520D4">
      <w:pPr>
        <w:widowControl w:val="0"/>
        <w:autoSpaceDE w:val="0"/>
        <w:autoSpaceDN w:val="0"/>
        <w:adjustRightInd w:val="0"/>
        <w:ind w:right="1552"/>
        <w:rPr>
          <w:ins w:id="3572" w:author="Lin Miirabai" w:date="2013-07-01T16:12:00Z"/>
          <w:rFonts w:ascii="新細明體" w:eastAsia="新細明體" w:hAnsi="新細明體" w:cs="新細明體" w:hint="eastAsia"/>
          <w:color w:val="0000FF"/>
          <w:szCs w:val="20"/>
          <w:lang w:eastAsia="zh-TW"/>
        </w:rPr>
      </w:pPr>
      <w:ins w:id="3573" w:author="Lin Miirabai" w:date="2013-07-01T16:09:00Z">
        <w:r w:rsidRPr="00720BD7">
          <w:rPr>
            <w:rFonts w:ascii="新細明體" w:eastAsia="新細明體" w:hAnsi="新細明體" w:cs="新細明體" w:hint="eastAsia"/>
            <w:color w:val="0000FF"/>
            <w:szCs w:val="20"/>
            <w:lang w:eastAsia="zh-TW"/>
            <w:rPrChange w:id="3574" w:author="Lin Miirabai" w:date="2013-07-01T16:10:00Z">
              <w:rPr>
                <w:rFonts w:ascii="新細明體" w:eastAsia="新細明體" w:hAnsi="新細明體" w:cs="新細明體" w:hint="eastAsia"/>
                <w:sz w:val="24"/>
                <w:lang w:eastAsia="zh-TW"/>
              </w:rPr>
            </w:rPrChange>
          </w:rPr>
          <w:t>商業</w:t>
        </w:r>
      </w:ins>
      <w:ins w:id="3575" w:author="Lin Miirabai" w:date="2013-07-01T16:10:00Z">
        <w:r w:rsidRPr="00720BD7">
          <w:rPr>
            <w:rFonts w:ascii="新細明體" w:eastAsia="新細明體" w:hAnsi="新細明體" w:cs="新細明體" w:hint="eastAsia"/>
            <w:color w:val="0000FF"/>
            <w:szCs w:val="20"/>
            <w:lang w:eastAsia="zh-TW"/>
            <w:rPrChange w:id="3576" w:author="Lin Miirabai" w:date="2013-07-01T16:10:00Z">
              <w:rPr>
                <w:rFonts w:ascii="新細明體" w:eastAsia="新細明體" w:hAnsi="新細明體" w:cs="新細明體" w:hint="eastAsia"/>
                <w:sz w:val="24"/>
                <w:lang w:eastAsia="zh-TW"/>
              </w:rPr>
            </w:rPrChange>
          </w:rPr>
          <w:t>營收的平均稅收已經</w:t>
        </w:r>
      </w:ins>
    </w:p>
    <w:p w14:paraId="36AB5AFF" w14:textId="4A626D59" w:rsidR="00720BD7" w:rsidRPr="00720BD7" w:rsidRDefault="00720BD7" w:rsidP="000520D4">
      <w:pPr>
        <w:widowControl w:val="0"/>
        <w:autoSpaceDE w:val="0"/>
        <w:autoSpaceDN w:val="0"/>
        <w:adjustRightInd w:val="0"/>
        <w:ind w:right="1552"/>
        <w:rPr>
          <w:ins w:id="3577" w:author="Lin Miirabai" w:date="2013-07-01T16:09:00Z"/>
          <w:rFonts w:ascii="新細明體" w:eastAsia="新細明體" w:hAnsi="新細明體" w:cs="新細明體"/>
          <w:color w:val="0000FF"/>
          <w:szCs w:val="20"/>
          <w:lang w:val="en-US" w:eastAsia="zh-TW"/>
          <w:rPrChange w:id="3578" w:author="Lin Miirabai" w:date="2013-07-01T16:10:00Z">
            <w:rPr>
              <w:ins w:id="3579" w:author="Lin Miirabai" w:date="2013-07-01T16:09:00Z"/>
              <w:rFonts w:cs="Arial" w:hint="eastAsia"/>
              <w:sz w:val="24"/>
              <w:lang w:eastAsia="zh-TW"/>
            </w:rPr>
          </w:rPrChange>
        </w:rPr>
      </w:pPr>
      <w:ins w:id="3580" w:author="Lin Miirabai" w:date="2013-07-01T16:10:00Z">
        <w:r w:rsidRPr="00720BD7">
          <w:rPr>
            <w:rFonts w:ascii="新細明體" w:eastAsia="新細明體" w:hAnsi="新細明體" w:cs="新細明體" w:hint="eastAsia"/>
            <w:color w:val="0000FF"/>
            <w:szCs w:val="20"/>
            <w:lang w:eastAsia="zh-TW"/>
            <w:rPrChange w:id="3581" w:author="Lin Miirabai" w:date="2013-07-01T16:10:00Z">
              <w:rPr>
                <w:rFonts w:ascii="新細明體" w:eastAsia="新細明體" w:hAnsi="新細明體" w:cs="新細明體" w:hint="eastAsia"/>
                <w:sz w:val="24"/>
                <w:lang w:eastAsia="zh-TW"/>
              </w:rPr>
            </w:rPrChange>
          </w:rPr>
          <w:t>從</w:t>
        </w:r>
        <w:r w:rsidRPr="00720BD7">
          <w:rPr>
            <w:rFonts w:cs="Arial"/>
            <w:color w:val="0000FF"/>
            <w:szCs w:val="20"/>
            <w:rPrChange w:id="3582" w:author="Lin Miirabai" w:date="2013-07-01T16:10:00Z">
              <w:rPr>
                <w:rFonts w:cs="Arial"/>
                <w:sz w:val="24"/>
              </w:rPr>
            </w:rPrChange>
          </w:rPr>
          <w:t xml:space="preserve">51% </w:t>
        </w:r>
        <w:r w:rsidRPr="00720BD7">
          <w:rPr>
            <w:rFonts w:ascii="新細明體" w:eastAsia="新細明體" w:hAnsi="新細明體" w:cs="新細明體" w:hint="eastAsia"/>
            <w:color w:val="0000FF"/>
            <w:szCs w:val="20"/>
            <w:lang w:eastAsia="zh-TW"/>
            <w:rPrChange w:id="3583" w:author="Lin Miirabai" w:date="2013-07-01T16:10:00Z">
              <w:rPr>
                <w:rFonts w:ascii="新細明體" w:eastAsia="新細明體" w:hAnsi="新細明體" w:cs="新細明體" w:hint="eastAsia"/>
                <w:sz w:val="24"/>
                <w:lang w:eastAsia="zh-TW"/>
              </w:rPr>
            </w:rPrChange>
          </w:rPr>
          <w:t>降至</w:t>
        </w:r>
        <w:r w:rsidRPr="00720BD7">
          <w:rPr>
            <w:rFonts w:cs="Arial"/>
            <w:color w:val="0000FF"/>
            <w:szCs w:val="20"/>
            <w:rPrChange w:id="3584" w:author="Lin Miirabai" w:date="2013-07-01T16:10:00Z">
              <w:rPr>
                <w:rFonts w:cs="Arial"/>
                <w:sz w:val="24"/>
              </w:rPr>
            </w:rPrChange>
          </w:rPr>
          <w:t xml:space="preserve"> 35%</w:t>
        </w:r>
      </w:ins>
    </w:p>
    <w:p w14:paraId="66CEAE65" w14:textId="77777777" w:rsidR="00720BD7" w:rsidRDefault="00720BD7" w:rsidP="000520D4">
      <w:pPr>
        <w:widowControl w:val="0"/>
        <w:autoSpaceDE w:val="0"/>
        <w:autoSpaceDN w:val="0"/>
        <w:adjustRightInd w:val="0"/>
        <w:ind w:right="1552"/>
        <w:rPr>
          <w:ins w:id="3585" w:author="Arnold Sandjaja" w:date="2013-06-29T14:41:00Z"/>
          <w:rFonts w:cs="Arial" w:hint="eastAsia"/>
          <w:sz w:val="24"/>
          <w:lang w:eastAsia="zh-TW"/>
        </w:rPr>
      </w:pPr>
    </w:p>
    <w:p w14:paraId="74E334D5" w14:textId="77777777" w:rsidR="000520D4" w:rsidRPr="00F619C6" w:rsidRDefault="000520D4" w:rsidP="000520D4">
      <w:pPr>
        <w:widowControl w:val="0"/>
        <w:autoSpaceDE w:val="0"/>
        <w:autoSpaceDN w:val="0"/>
        <w:adjustRightInd w:val="0"/>
        <w:ind w:right="1552"/>
        <w:rPr>
          <w:ins w:id="3586" w:author="Arnold Sandjaja" w:date="2013-06-29T14:41:00Z"/>
          <w:rFonts w:cs="Arial"/>
          <w:sz w:val="24"/>
        </w:rPr>
      </w:pPr>
      <w:ins w:id="3587" w:author="Arnold Sandjaja" w:date="2013-06-29T14:41:00Z">
        <w:r w:rsidRPr="00F619C6">
          <w:rPr>
            <w:rFonts w:cs="Arial"/>
            <w:sz w:val="24"/>
          </w:rPr>
          <w:t xml:space="preserve">Tax on interest yield </w:t>
        </w:r>
      </w:ins>
    </w:p>
    <w:p w14:paraId="4B6EB6DB" w14:textId="77777777" w:rsidR="000520D4" w:rsidRPr="00F619C6" w:rsidRDefault="000520D4" w:rsidP="000520D4">
      <w:pPr>
        <w:widowControl w:val="0"/>
        <w:autoSpaceDE w:val="0"/>
        <w:autoSpaceDN w:val="0"/>
        <w:adjustRightInd w:val="0"/>
        <w:ind w:right="1552"/>
        <w:rPr>
          <w:ins w:id="3588" w:author="Arnold Sandjaja" w:date="2013-06-29T14:41:00Z"/>
          <w:rFonts w:cs="Arial"/>
          <w:sz w:val="24"/>
        </w:rPr>
      </w:pPr>
      <w:ins w:id="3589" w:author="Arnold Sandjaja" w:date="2013-06-29T14:41:00Z">
        <w:r w:rsidRPr="00F619C6">
          <w:rPr>
            <w:rFonts w:cs="Arial"/>
            <w:sz w:val="24"/>
          </w:rPr>
          <w:t>47</w:t>
        </w:r>
      </w:ins>
      <w:ins w:id="3590" w:author="Arnold Sandjaja" w:date="2013-06-30T08:40:00Z">
        <w:r w:rsidR="002F7011">
          <w:rPr>
            <w:rFonts w:cs="Arial"/>
            <w:sz w:val="24"/>
          </w:rPr>
          <w:t>%</w:t>
        </w:r>
      </w:ins>
      <w:ins w:id="3591" w:author="Arnold Sandjaja" w:date="2013-06-29T14:41:00Z">
        <w:r w:rsidRPr="00F619C6">
          <w:rPr>
            <w:rFonts w:cs="Arial"/>
            <w:sz w:val="24"/>
          </w:rPr>
          <w:t xml:space="preserve"> to 33%</w:t>
        </w:r>
      </w:ins>
    </w:p>
    <w:p w14:paraId="7169C38D" w14:textId="58F0D210" w:rsidR="000520D4" w:rsidRPr="00720BD7" w:rsidRDefault="00720BD7" w:rsidP="000520D4">
      <w:pPr>
        <w:widowControl w:val="0"/>
        <w:autoSpaceDE w:val="0"/>
        <w:autoSpaceDN w:val="0"/>
        <w:adjustRightInd w:val="0"/>
        <w:ind w:right="1552"/>
        <w:rPr>
          <w:ins w:id="3592" w:author="Lin Miirabai" w:date="2013-07-01T16:12:00Z"/>
          <w:rFonts w:ascii="新細明體" w:eastAsia="新細明體" w:hAnsi="新細明體" w:cs="新細明體" w:hint="eastAsia"/>
          <w:color w:val="0000FF"/>
          <w:szCs w:val="20"/>
          <w:lang w:eastAsia="zh-TW"/>
          <w:rPrChange w:id="3593" w:author="Lin Miirabai" w:date="2013-07-01T16:12:00Z">
            <w:rPr>
              <w:ins w:id="3594" w:author="Lin Miirabai" w:date="2013-07-01T16:12:00Z"/>
              <w:rFonts w:ascii="新細明體" w:eastAsia="新細明體" w:hAnsi="新細明體" w:cs="新細明體" w:hint="eastAsia"/>
              <w:sz w:val="24"/>
              <w:lang w:eastAsia="zh-TW"/>
            </w:rPr>
          </w:rPrChange>
        </w:rPr>
      </w:pPr>
      <w:ins w:id="3595" w:author="Lin Miirabai" w:date="2013-07-01T16:12:00Z">
        <w:r w:rsidRPr="00720BD7">
          <w:rPr>
            <w:rFonts w:ascii="新細明體" w:eastAsia="新細明體" w:hAnsi="新細明體" w:cs="新細明體" w:hint="eastAsia"/>
            <w:color w:val="0000FF"/>
            <w:szCs w:val="20"/>
            <w:lang w:eastAsia="zh-TW"/>
            <w:rPrChange w:id="3596" w:author="Lin Miirabai" w:date="2013-07-01T16:12:00Z">
              <w:rPr>
                <w:rFonts w:ascii="新細明體" w:eastAsia="新細明體" w:hAnsi="新細明體" w:cs="新細明體" w:hint="eastAsia"/>
                <w:sz w:val="24"/>
                <w:lang w:eastAsia="zh-TW"/>
              </w:rPr>
            </w:rPrChange>
          </w:rPr>
          <w:t>獲利的</w:t>
        </w:r>
      </w:ins>
      <w:ins w:id="3597" w:author="Lin Miirabai" w:date="2013-07-01T16:11:00Z">
        <w:r w:rsidRPr="00720BD7">
          <w:rPr>
            <w:rFonts w:ascii="新細明體" w:eastAsia="新細明體" w:hAnsi="新細明體" w:cs="新細明體" w:hint="eastAsia"/>
            <w:color w:val="0000FF"/>
            <w:szCs w:val="20"/>
            <w:lang w:eastAsia="zh-TW"/>
            <w:rPrChange w:id="3598" w:author="Lin Miirabai" w:date="2013-07-01T16:12:00Z">
              <w:rPr>
                <w:rFonts w:ascii="新細明體" w:eastAsia="新細明體" w:hAnsi="新細明體" w:cs="新細明體" w:hint="eastAsia"/>
                <w:sz w:val="24"/>
                <w:lang w:eastAsia="zh-TW"/>
              </w:rPr>
            </w:rPrChange>
          </w:rPr>
          <w:t>稅收</w:t>
        </w:r>
      </w:ins>
    </w:p>
    <w:p w14:paraId="75F96646" w14:textId="501DC60F" w:rsidR="00720BD7" w:rsidRPr="00720BD7" w:rsidRDefault="00720BD7" w:rsidP="00720BD7">
      <w:pPr>
        <w:widowControl w:val="0"/>
        <w:autoSpaceDE w:val="0"/>
        <w:autoSpaceDN w:val="0"/>
        <w:adjustRightInd w:val="0"/>
        <w:ind w:right="1552"/>
        <w:rPr>
          <w:ins w:id="3599" w:author="Lin Miirabai" w:date="2013-07-01T16:12:00Z"/>
          <w:rFonts w:cs="Arial"/>
          <w:color w:val="0000FF"/>
          <w:szCs w:val="20"/>
          <w:rPrChange w:id="3600" w:author="Lin Miirabai" w:date="2013-07-01T16:12:00Z">
            <w:rPr>
              <w:ins w:id="3601" w:author="Lin Miirabai" w:date="2013-07-01T16:12:00Z"/>
              <w:rFonts w:cs="Arial"/>
              <w:sz w:val="24"/>
            </w:rPr>
          </w:rPrChange>
        </w:rPr>
      </w:pPr>
      <w:ins w:id="3602" w:author="Lin Miirabai" w:date="2013-07-01T16:12:00Z">
        <w:r w:rsidRPr="00720BD7">
          <w:rPr>
            <w:rFonts w:ascii="新細明體" w:eastAsia="新細明體" w:hAnsi="新細明體" w:cs="新細明體" w:hint="eastAsia"/>
            <w:color w:val="0000FF"/>
            <w:szCs w:val="20"/>
            <w:lang w:eastAsia="zh-TW"/>
            <w:rPrChange w:id="3603" w:author="Lin Miirabai" w:date="2013-07-01T16:12:00Z">
              <w:rPr>
                <w:rFonts w:ascii="新細明體" w:eastAsia="新細明體" w:hAnsi="新細明體" w:cs="新細明體" w:hint="eastAsia"/>
                <w:sz w:val="24"/>
                <w:lang w:eastAsia="zh-TW"/>
              </w:rPr>
            </w:rPrChange>
          </w:rPr>
          <w:t>從</w:t>
        </w:r>
        <w:r w:rsidRPr="00720BD7">
          <w:rPr>
            <w:rFonts w:cs="Arial"/>
            <w:color w:val="0000FF"/>
            <w:szCs w:val="20"/>
            <w:rPrChange w:id="3604" w:author="Lin Miirabai" w:date="2013-07-01T16:12:00Z">
              <w:rPr>
                <w:rFonts w:cs="Arial"/>
                <w:sz w:val="24"/>
              </w:rPr>
            </w:rPrChange>
          </w:rPr>
          <w:t xml:space="preserve">47% </w:t>
        </w:r>
        <w:r w:rsidRPr="00720BD7">
          <w:rPr>
            <w:rFonts w:ascii="新細明體" w:eastAsia="新細明體" w:hAnsi="新細明體" w:cs="新細明體" w:hint="eastAsia"/>
            <w:color w:val="0000FF"/>
            <w:szCs w:val="20"/>
            <w:lang w:eastAsia="zh-TW"/>
            <w:rPrChange w:id="3605" w:author="Lin Miirabai" w:date="2013-07-01T16:12:00Z">
              <w:rPr>
                <w:rFonts w:ascii="新細明體" w:eastAsia="新細明體" w:hAnsi="新細明體" w:cs="新細明體" w:hint="eastAsia"/>
                <w:sz w:val="24"/>
                <w:lang w:eastAsia="zh-TW"/>
              </w:rPr>
            </w:rPrChange>
          </w:rPr>
          <w:t>降至</w:t>
        </w:r>
        <w:r w:rsidRPr="00720BD7">
          <w:rPr>
            <w:rFonts w:cs="Arial"/>
            <w:color w:val="0000FF"/>
            <w:szCs w:val="20"/>
            <w:rPrChange w:id="3606" w:author="Lin Miirabai" w:date="2013-07-01T16:12:00Z">
              <w:rPr>
                <w:rFonts w:cs="Arial"/>
                <w:sz w:val="24"/>
              </w:rPr>
            </w:rPrChange>
          </w:rPr>
          <w:t xml:space="preserve"> 33%</w:t>
        </w:r>
      </w:ins>
    </w:p>
    <w:p w14:paraId="6C2F59EE" w14:textId="77777777" w:rsidR="00720BD7" w:rsidRDefault="00720BD7" w:rsidP="000520D4">
      <w:pPr>
        <w:widowControl w:val="0"/>
        <w:autoSpaceDE w:val="0"/>
        <w:autoSpaceDN w:val="0"/>
        <w:adjustRightInd w:val="0"/>
        <w:ind w:right="1552"/>
        <w:rPr>
          <w:ins w:id="3607" w:author="Arnold Sandjaja" w:date="2013-06-29T14:41:00Z"/>
          <w:rFonts w:cs="Arial" w:hint="eastAsia"/>
          <w:sz w:val="24"/>
          <w:lang w:eastAsia="zh-TW"/>
        </w:rPr>
      </w:pPr>
    </w:p>
    <w:p w14:paraId="017FE9D1" w14:textId="77777777" w:rsidR="000520D4" w:rsidRPr="00F619C6" w:rsidRDefault="000520D4" w:rsidP="000520D4">
      <w:pPr>
        <w:widowControl w:val="0"/>
        <w:autoSpaceDE w:val="0"/>
        <w:autoSpaceDN w:val="0"/>
        <w:adjustRightInd w:val="0"/>
        <w:ind w:right="1552"/>
        <w:rPr>
          <w:ins w:id="3608" w:author="Arnold Sandjaja" w:date="2013-06-29T14:41:00Z"/>
          <w:rFonts w:cs="Arial"/>
          <w:sz w:val="24"/>
        </w:rPr>
      </w:pPr>
      <w:ins w:id="3609" w:author="Arnold Sandjaja" w:date="2013-06-29T14:41:00Z">
        <w:r w:rsidRPr="00F619C6">
          <w:rPr>
            <w:rFonts w:cs="Arial"/>
            <w:sz w:val="24"/>
          </w:rPr>
          <w:t xml:space="preserve">The top income tax bracket plummeted </w:t>
        </w:r>
      </w:ins>
    </w:p>
    <w:p w14:paraId="2339B87D" w14:textId="77777777" w:rsidR="000520D4" w:rsidRPr="00F619C6" w:rsidRDefault="000520D4" w:rsidP="000520D4">
      <w:pPr>
        <w:widowControl w:val="0"/>
        <w:autoSpaceDE w:val="0"/>
        <w:autoSpaceDN w:val="0"/>
        <w:adjustRightInd w:val="0"/>
        <w:ind w:right="1552"/>
        <w:rPr>
          <w:ins w:id="3610" w:author="Arnold Sandjaja" w:date="2013-06-29T14:41:00Z"/>
          <w:rFonts w:cs="Arial"/>
          <w:sz w:val="24"/>
        </w:rPr>
      </w:pPr>
      <w:ins w:id="3611" w:author="Arnold Sandjaja" w:date="2013-06-29T14:41:00Z">
        <w:r w:rsidRPr="00F619C6">
          <w:rPr>
            <w:rFonts w:cs="Arial"/>
            <w:sz w:val="24"/>
          </w:rPr>
          <w:t>52</w:t>
        </w:r>
      </w:ins>
      <w:ins w:id="3612" w:author="Arnold Sandjaja" w:date="2013-06-30T08:40:00Z">
        <w:r w:rsidR="002F7011">
          <w:rPr>
            <w:rFonts w:cs="Arial"/>
            <w:sz w:val="24"/>
          </w:rPr>
          <w:t>%</w:t>
        </w:r>
      </w:ins>
      <w:ins w:id="3613" w:author="Arnold Sandjaja" w:date="2013-06-29T14:41:00Z">
        <w:r w:rsidRPr="00F619C6">
          <w:rPr>
            <w:rFonts w:cs="Arial"/>
            <w:sz w:val="24"/>
          </w:rPr>
          <w:t xml:space="preserve"> to 42%</w:t>
        </w:r>
      </w:ins>
    </w:p>
    <w:p w14:paraId="39D49485" w14:textId="757DB54C" w:rsidR="00720BD7" w:rsidRDefault="00720BD7" w:rsidP="00720BD7">
      <w:pPr>
        <w:widowControl w:val="0"/>
        <w:autoSpaceDE w:val="0"/>
        <w:autoSpaceDN w:val="0"/>
        <w:adjustRightInd w:val="0"/>
        <w:ind w:right="1552"/>
        <w:rPr>
          <w:ins w:id="3614" w:author="Lin Miirabai" w:date="2013-07-01T16:13:00Z"/>
          <w:rFonts w:ascii="新細明體" w:eastAsia="新細明體" w:hAnsi="新細明體" w:cs="新細明體" w:hint="eastAsia"/>
          <w:color w:val="0000FF"/>
          <w:szCs w:val="20"/>
          <w:lang w:eastAsia="zh-TW"/>
        </w:rPr>
      </w:pPr>
      <w:ins w:id="3615" w:author="Lin Miirabai" w:date="2013-07-01T16:13:00Z">
        <w:r>
          <w:rPr>
            <w:rFonts w:ascii="新細明體" w:eastAsia="新細明體" w:hAnsi="新細明體" w:cs="新細明體" w:hint="eastAsia"/>
            <w:color w:val="0000FF"/>
            <w:szCs w:val="20"/>
            <w:lang w:eastAsia="zh-TW"/>
          </w:rPr>
          <w:t>最高的收入稅收</w:t>
        </w:r>
      </w:ins>
      <w:ins w:id="3616" w:author="Lin Miirabai" w:date="2013-07-01T16:14:00Z">
        <w:r>
          <w:rPr>
            <w:rFonts w:ascii="新細明體" w:eastAsia="新細明體" w:hAnsi="新細明體" w:cs="新細明體" w:hint="eastAsia"/>
            <w:color w:val="0000FF"/>
            <w:szCs w:val="20"/>
            <w:lang w:eastAsia="zh-TW"/>
          </w:rPr>
          <w:t>驟跌</w:t>
        </w:r>
      </w:ins>
    </w:p>
    <w:p w14:paraId="643569D2" w14:textId="5021C021" w:rsidR="00720BD7" w:rsidRPr="00EE0E3D" w:rsidRDefault="00720BD7" w:rsidP="00720BD7">
      <w:pPr>
        <w:widowControl w:val="0"/>
        <w:autoSpaceDE w:val="0"/>
        <w:autoSpaceDN w:val="0"/>
        <w:adjustRightInd w:val="0"/>
        <w:ind w:right="1552"/>
        <w:rPr>
          <w:ins w:id="3617" w:author="Lin Miirabai" w:date="2013-07-01T16:12:00Z"/>
          <w:rFonts w:cs="Arial"/>
          <w:color w:val="0000FF"/>
          <w:szCs w:val="20"/>
        </w:rPr>
      </w:pPr>
      <w:ins w:id="3618" w:author="Lin Miirabai" w:date="2013-07-01T16:12:00Z">
        <w:r w:rsidRPr="00EE0E3D">
          <w:rPr>
            <w:rFonts w:ascii="新細明體" w:eastAsia="新細明體" w:hAnsi="新細明體" w:cs="新細明體" w:hint="eastAsia"/>
            <w:color w:val="0000FF"/>
            <w:szCs w:val="20"/>
            <w:lang w:eastAsia="zh-TW"/>
          </w:rPr>
          <w:t>從</w:t>
        </w:r>
        <w:r>
          <w:rPr>
            <w:rFonts w:cs="Arial"/>
            <w:color w:val="0000FF"/>
            <w:szCs w:val="20"/>
            <w:lang w:val="en-US"/>
          </w:rPr>
          <w:t>52</w:t>
        </w:r>
        <w:r w:rsidRPr="00EE0E3D">
          <w:rPr>
            <w:rFonts w:cs="Arial"/>
            <w:color w:val="0000FF"/>
            <w:szCs w:val="20"/>
          </w:rPr>
          <w:t xml:space="preserve">% </w:t>
        </w:r>
        <w:r w:rsidRPr="00EE0E3D">
          <w:rPr>
            <w:rFonts w:ascii="新細明體" w:eastAsia="新細明體" w:hAnsi="新細明體" w:cs="新細明體" w:hint="eastAsia"/>
            <w:color w:val="0000FF"/>
            <w:szCs w:val="20"/>
            <w:lang w:eastAsia="zh-TW"/>
          </w:rPr>
          <w:t>降至</w:t>
        </w:r>
        <w:r>
          <w:rPr>
            <w:rFonts w:cs="Arial"/>
            <w:color w:val="0000FF"/>
            <w:szCs w:val="20"/>
          </w:rPr>
          <w:t xml:space="preserve"> 42</w:t>
        </w:r>
        <w:r w:rsidRPr="00EE0E3D">
          <w:rPr>
            <w:rFonts w:cs="Arial"/>
            <w:color w:val="0000FF"/>
            <w:szCs w:val="20"/>
          </w:rPr>
          <w:t>%</w:t>
        </w:r>
      </w:ins>
    </w:p>
    <w:p w14:paraId="3D09C2BA" w14:textId="77777777" w:rsidR="00720BD7" w:rsidRPr="00F619C6" w:rsidRDefault="00720BD7" w:rsidP="000520D4">
      <w:pPr>
        <w:widowControl w:val="0"/>
        <w:autoSpaceDE w:val="0"/>
        <w:autoSpaceDN w:val="0"/>
        <w:adjustRightInd w:val="0"/>
        <w:ind w:right="1552"/>
        <w:rPr>
          <w:ins w:id="3619" w:author="Arnold Sandjaja" w:date="2013-06-29T14:41:00Z"/>
          <w:rFonts w:cs="Arial" w:hint="eastAsia"/>
          <w:color w:val="FF0000"/>
          <w:sz w:val="24"/>
          <w:lang w:eastAsia="zh-TW"/>
        </w:rPr>
      </w:pPr>
    </w:p>
    <w:p w14:paraId="327831B1" w14:textId="7F3ED09F" w:rsidR="000520D4" w:rsidRPr="00A02AAE" w:rsidRDefault="000520D4" w:rsidP="000520D4">
      <w:pPr>
        <w:widowControl w:val="0"/>
        <w:autoSpaceDE w:val="0"/>
        <w:autoSpaceDN w:val="0"/>
        <w:adjustRightInd w:val="0"/>
        <w:ind w:right="1552"/>
        <w:rPr>
          <w:ins w:id="3620" w:author="Arnold Sandjaja" w:date="2013-06-29T14:41:00Z"/>
          <w:rFonts w:cs="Arial" w:hint="eastAsia"/>
          <w:color w:val="FF0000"/>
          <w:sz w:val="24"/>
          <w:lang w:val="en-US" w:eastAsia="zh-TW"/>
          <w:rPrChange w:id="3621" w:author="Lin Miirabai" w:date="2013-07-01T16:14:00Z">
            <w:rPr>
              <w:ins w:id="3622" w:author="Arnold Sandjaja" w:date="2013-06-29T14:41:00Z"/>
              <w:rFonts w:cs="Arial"/>
              <w:color w:val="FF0000"/>
              <w:sz w:val="24"/>
            </w:rPr>
          </w:rPrChange>
        </w:rPr>
      </w:pPr>
      <w:ins w:id="3623" w:author="Arnold Sandjaja" w:date="2013-06-29T14:41:00Z">
        <w:r w:rsidRPr="00F619C6">
          <w:rPr>
            <w:rFonts w:cs="Arial"/>
            <w:color w:val="FF0000"/>
            <w:sz w:val="24"/>
          </w:rPr>
          <w:t>(caption</w:t>
        </w:r>
        <w:r>
          <w:rPr>
            <w:rFonts w:cs="Arial"/>
            <w:color w:val="FF0000"/>
            <w:sz w:val="24"/>
          </w:rPr>
          <w:t xml:space="preserve"> for infographic</w:t>
        </w:r>
        <w:r w:rsidRPr="00F619C6">
          <w:rPr>
            <w:rFonts w:cs="Arial"/>
            <w:color w:val="FF0000"/>
            <w:sz w:val="24"/>
          </w:rPr>
          <w:t>)</w:t>
        </w:r>
      </w:ins>
      <w:ins w:id="3624" w:author="Lin Miirabai" w:date="2013-07-01T16:14:00Z">
        <w:r w:rsidR="00A02AAE" w:rsidRPr="00A02AAE">
          <w:rPr>
            <w:rFonts w:cs="Arial" w:hint="eastAsia"/>
            <w:color w:val="0000FF"/>
            <w:sz w:val="24"/>
            <w:lang w:val="en-US" w:eastAsia="zh-TW"/>
            <w:rPrChange w:id="3625" w:author="Lin Miirabai" w:date="2013-07-01T16:15:00Z">
              <w:rPr>
                <w:rFonts w:cs="Arial" w:hint="eastAsia"/>
                <w:color w:val="FF0000"/>
                <w:sz w:val="24"/>
                <w:lang w:val="en-US" w:eastAsia="zh-TW"/>
              </w:rPr>
            </w:rPrChange>
          </w:rPr>
          <w:t>（</w:t>
        </w:r>
        <w:r w:rsidR="00A02AAE" w:rsidRPr="00A02AAE">
          <w:rPr>
            <w:rFonts w:ascii="新細明體" w:eastAsia="新細明體" w:hAnsi="新細明體" w:cs="新細明體" w:hint="eastAsia"/>
            <w:color w:val="0000FF"/>
            <w:sz w:val="24"/>
            <w:lang w:val="en-US" w:eastAsia="zh-TW"/>
            <w:rPrChange w:id="3626" w:author="Lin Miirabai" w:date="2013-07-01T16:15:00Z">
              <w:rPr>
                <w:rFonts w:ascii="新細明體" w:eastAsia="新細明體" w:hAnsi="新細明體" w:cs="新細明體" w:hint="eastAsia"/>
                <w:color w:val="FF0000"/>
                <w:sz w:val="24"/>
                <w:lang w:val="en-US" w:eastAsia="zh-TW"/>
              </w:rPr>
            </w:rPrChange>
          </w:rPr>
          <w:t>信息設計的圖說</w:t>
        </w:r>
        <w:r w:rsidR="00A02AAE" w:rsidRPr="00A02AAE">
          <w:rPr>
            <w:rFonts w:cs="Arial" w:hint="eastAsia"/>
            <w:color w:val="0000FF"/>
            <w:sz w:val="24"/>
            <w:lang w:val="en-US" w:eastAsia="zh-TW"/>
            <w:rPrChange w:id="3627" w:author="Lin Miirabai" w:date="2013-07-01T16:15:00Z">
              <w:rPr>
                <w:rFonts w:cs="Arial" w:hint="eastAsia"/>
                <w:color w:val="FF0000"/>
                <w:sz w:val="24"/>
                <w:lang w:val="en-US" w:eastAsia="zh-TW"/>
              </w:rPr>
            </w:rPrChange>
          </w:rPr>
          <w:t>）</w:t>
        </w:r>
      </w:ins>
    </w:p>
    <w:p w14:paraId="481729FE" w14:textId="77777777" w:rsidR="000520D4" w:rsidRPr="00F619C6" w:rsidRDefault="000520D4" w:rsidP="000520D4">
      <w:pPr>
        <w:widowControl w:val="0"/>
        <w:autoSpaceDE w:val="0"/>
        <w:autoSpaceDN w:val="0"/>
        <w:adjustRightInd w:val="0"/>
        <w:ind w:right="1552"/>
        <w:rPr>
          <w:ins w:id="3628" w:author="Arnold Sandjaja" w:date="2013-06-29T14:41:00Z"/>
          <w:rFonts w:cs="Arial"/>
          <w:sz w:val="24"/>
        </w:rPr>
      </w:pPr>
      <w:ins w:id="3629" w:author="Arnold Sandjaja" w:date="2013-06-29T14:41:00Z">
        <w:r w:rsidRPr="00F619C6">
          <w:rPr>
            <w:rFonts w:cs="Arial"/>
            <w:sz w:val="24"/>
          </w:rPr>
          <w:t xml:space="preserve">Since 1985 </w:t>
        </w:r>
      </w:ins>
    </w:p>
    <w:p w14:paraId="3BB2D52F" w14:textId="3355451D" w:rsidR="000520D4" w:rsidRPr="00A02AAE" w:rsidRDefault="00A02AAE" w:rsidP="000520D4">
      <w:pPr>
        <w:widowControl w:val="0"/>
        <w:autoSpaceDE w:val="0"/>
        <w:autoSpaceDN w:val="0"/>
        <w:adjustRightInd w:val="0"/>
        <w:ind w:right="1552"/>
        <w:rPr>
          <w:ins w:id="3630" w:author="Arnold Sandjaja" w:date="2013-06-29T14:41:00Z"/>
          <w:rFonts w:ascii="新細明體" w:eastAsia="新細明體" w:hAnsi="新細明體" w:cs="新細明體"/>
          <w:color w:val="0000FF"/>
          <w:szCs w:val="20"/>
          <w:lang w:val="en-US" w:eastAsia="zh-TW"/>
          <w:rPrChange w:id="3631" w:author="Lin Miirabai" w:date="2013-07-01T16:15:00Z">
            <w:rPr>
              <w:ins w:id="3632" w:author="Arnold Sandjaja" w:date="2013-06-29T14:41:00Z"/>
              <w:rFonts w:cs="Arial" w:hint="eastAsia"/>
              <w:color w:val="FF0000"/>
              <w:sz w:val="24"/>
              <w:lang w:eastAsia="zh-TW"/>
            </w:rPr>
          </w:rPrChange>
        </w:rPr>
      </w:pPr>
      <w:ins w:id="3633" w:author="Lin Miirabai" w:date="2013-07-01T16:15:00Z">
        <w:r w:rsidRPr="00A02AAE">
          <w:rPr>
            <w:rFonts w:ascii="新細明體" w:eastAsia="新細明體" w:hAnsi="新細明體" w:cs="新細明體" w:hint="eastAsia"/>
            <w:color w:val="0000FF"/>
            <w:szCs w:val="20"/>
            <w:lang w:eastAsia="zh-TW"/>
            <w:rPrChange w:id="3634" w:author="Lin Miirabai" w:date="2013-07-01T16:15:00Z">
              <w:rPr>
                <w:rFonts w:ascii="新細明體" w:eastAsia="新細明體" w:hAnsi="新細明體" w:cs="新細明體" w:hint="eastAsia"/>
                <w:color w:val="FF0000"/>
                <w:sz w:val="24"/>
                <w:lang w:eastAsia="zh-TW"/>
              </w:rPr>
            </w:rPrChange>
          </w:rPr>
          <w:t>從</w:t>
        </w:r>
        <w:r w:rsidRPr="00A02AAE">
          <w:rPr>
            <w:rFonts w:cs="Arial"/>
            <w:color w:val="0000FF"/>
            <w:szCs w:val="20"/>
            <w:rPrChange w:id="3635" w:author="Lin Miirabai" w:date="2013-07-01T16:15:00Z">
              <w:rPr>
                <w:rFonts w:cs="Arial"/>
                <w:sz w:val="24"/>
              </w:rPr>
            </w:rPrChange>
          </w:rPr>
          <w:t>1985</w:t>
        </w:r>
      </w:ins>
    </w:p>
    <w:p w14:paraId="56A932BB" w14:textId="77777777" w:rsidR="000520D4" w:rsidRPr="00F619C6" w:rsidRDefault="000520D4" w:rsidP="000520D4">
      <w:pPr>
        <w:widowControl w:val="0"/>
        <w:autoSpaceDE w:val="0"/>
        <w:autoSpaceDN w:val="0"/>
        <w:adjustRightInd w:val="0"/>
        <w:ind w:right="1552"/>
        <w:rPr>
          <w:ins w:id="3636" w:author="Arnold Sandjaja" w:date="2013-06-29T14:41:00Z"/>
          <w:rFonts w:cs="Arial"/>
          <w:color w:val="FF0000"/>
          <w:sz w:val="24"/>
        </w:rPr>
      </w:pPr>
    </w:p>
    <w:p w14:paraId="340C14CA" w14:textId="7D091C99" w:rsidR="000520D4" w:rsidRPr="00F619C6" w:rsidRDefault="000520D4" w:rsidP="000520D4">
      <w:pPr>
        <w:widowControl w:val="0"/>
        <w:autoSpaceDE w:val="0"/>
        <w:autoSpaceDN w:val="0"/>
        <w:adjustRightInd w:val="0"/>
        <w:ind w:right="1552"/>
        <w:rPr>
          <w:ins w:id="3637" w:author="Arnold Sandjaja" w:date="2013-06-29T14:41:00Z"/>
          <w:rFonts w:cs="Arial" w:hint="eastAsia"/>
          <w:color w:val="FF0000"/>
          <w:sz w:val="24"/>
          <w:lang w:eastAsia="zh-TW"/>
        </w:rPr>
      </w:pPr>
      <w:ins w:id="3638" w:author="Arnold Sandjaja" w:date="2013-06-29T14:41:00Z">
        <w:r>
          <w:rPr>
            <w:rFonts w:cs="Arial"/>
            <w:color w:val="FF0000"/>
            <w:sz w:val="24"/>
          </w:rPr>
          <w:t>( -TABLE)</w:t>
        </w:r>
      </w:ins>
      <w:ins w:id="3639" w:author="Lin Miirabai" w:date="2013-07-01T16:15:00Z">
        <w:r w:rsidR="00A02AAE" w:rsidRPr="00A02AAE">
          <w:rPr>
            <w:rFonts w:cs="Arial" w:hint="eastAsia"/>
            <w:color w:val="0000FF"/>
            <w:sz w:val="24"/>
            <w:lang w:eastAsia="zh-TW"/>
            <w:rPrChange w:id="3640" w:author="Lin Miirabai" w:date="2013-07-01T16:15:00Z">
              <w:rPr>
                <w:rFonts w:cs="Arial" w:hint="eastAsia"/>
                <w:color w:val="FF0000"/>
                <w:sz w:val="24"/>
                <w:lang w:eastAsia="zh-TW"/>
              </w:rPr>
            </w:rPrChange>
          </w:rPr>
          <w:t>（－</w:t>
        </w:r>
        <w:r w:rsidR="00A02AAE" w:rsidRPr="00A02AAE">
          <w:rPr>
            <w:rFonts w:ascii="新細明體" w:eastAsia="新細明體" w:hAnsi="新細明體" w:cs="新細明體" w:hint="eastAsia"/>
            <w:color w:val="0000FF"/>
            <w:sz w:val="24"/>
            <w:lang w:eastAsia="zh-TW"/>
            <w:rPrChange w:id="3641" w:author="Lin Miirabai" w:date="2013-07-01T16:15:00Z">
              <w:rPr>
                <w:rFonts w:ascii="新細明體" w:eastAsia="新細明體" w:hAnsi="新細明體" w:cs="新細明體" w:hint="eastAsia"/>
                <w:color w:val="FF0000"/>
                <w:sz w:val="24"/>
                <w:lang w:eastAsia="zh-TW"/>
              </w:rPr>
            </w:rPrChange>
          </w:rPr>
          <w:t>表格</w:t>
        </w:r>
        <w:r w:rsidR="00A02AAE" w:rsidRPr="00A02AAE">
          <w:rPr>
            <w:rFonts w:cs="Arial" w:hint="eastAsia"/>
            <w:color w:val="0000FF"/>
            <w:sz w:val="24"/>
            <w:lang w:eastAsia="zh-TW"/>
            <w:rPrChange w:id="3642" w:author="Lin Miirabai" w:date="2013-07-01T16:15:00Z">
              <w:rPr>
                <w:rFonts w:cs="Arial" w:hint="eastAsia"/>
                <w:color w:val="FF0000"/>
                <w:sz w:val="24"/>
                <w:lang w:eastAsia="zh-TW"/>
              </w:rPr>
            </w:rPrChange>
          </w:rPr>
          <w:t>）</w:t>
        </w:r>
      </w:ins>
    </w:p>
    <w:p w14:paraId="4E864F97" w14:textId="77777777" w:rsidR="000520D4" w:rsidRPr="00F619C6" w:rsidRDefault="000520D4" w:rsidP="000520D4">
      <w:pPr>
        <w:widowControl w:val="0"/>
        <w:autoSpaceDE w:val="0"/>
        <w:autoSpaceDN w:val="0"/>
        <w:adjustRightInd w:val="0"/>
        <w:ind w:right="1552"/>
        <w:rPr>
          <w:ins w:id="3643" w:author="Arnold Sandjaja" w:date="2013-06-29T14:41:00Z"/>
          <w:rFonts w:cs="Arial"/>
          <w:color w:val="FF0000"/>
          <w:sz w:val="24"/>
        </w:rPr>
      </w:pPr>
    </w:p>
    <w:p w14:paraId="11A83544" w14:textId="160B07D7" w:rsidR="000520D4" w:rsidRPr="00F619C6" w:rsidRDefault="000520D4" w:rsidP="000520D4">
      <w:pPr>
        <w:widowControl w:val="0"/>
        <w:autoSpaceDE w:val="0"/>
        <w:autoSpaceDN w:val="0"/>
        <w:adjustRightInd w:val="0"/>
        <w:ind w:right="1552"/>
        <w:rPr>
          <w:ins w:id="3644" w:author="Arnold Sandjaja" w:date="2013-06-29T14:41:00Z"/>
          <w:rFonts w:cs="Arial" w:hint="eastAsia"/>
          <w:color w:val="FF0000"/>
          <w:sz w:val="24"/>
          <w:lang w:eastAsia="zh-TW"/>
        </w:rPr>
      </w:pPr>
      <w:ins w:id="3645" w:author="Arnold Sandjaja" w:date="2013-06-29T14:41:00Z">
        <w:r w:rsidRPr="00F619C6">
          <w:rPr>
            <w:rFonts w:cs="Arial"/>
            <w:color w:val="FF0000"/>
            <w:sz w:val="24"/>
          </w:rPr>
          <w:t>(title)</w:t>
        </w:r>
      </w:ins>
      <w:ins w:id="3646" w:author="Lin Miirabai" w:date="2013-07-01T16:15:00Z">
        <w:r w:rsidR="00A02AAE" w:rsidRPr="00A02AAE">
          <w:rPr>
            <w:rFonts w:cs="Arial" w:hint="eastAsia"/>
            <w:color w:val="0000FF"/>
            <w:sz w:val="24"/>
            <w:lang w:eastAsia="zh-TW"/>
            <w:rPrChange w:id="3647" w:author="Lin Miirabai" w:date="2013-07-01T16:15:00Z">
              <w:rPr>
                <w:rFonts w:cs="Arial" w:hint="eastAsia"/>
                <w:color w:val="FF0000"/>
                <w:sz w:val="24"/>
                <w:lang w:eastAsia="zh-TW"/>
              </w:rPr>
            </w:rPrChange>
          </w:rPr>
          <w:t>（</w:t>
        </w:r>
        <w:r w:rsidR="00A02AAE" w:rsidRPr="00A02AAE">
          <w:rPr>
            <w:rFonts w:ascii="新細明體" w:eastAsia="新細明體" w:hAnsi="新細明體" w:cs="新細明體" w:hint="eastAsia"/>
            <w:color w:val="0000FF"/>
            <w:sz w:val="24"/>
            <w:lang w:eastAsia="zh-TW"/>
            <w:rPrChange w:id="3648" w:author="Lin Miirabai" w:date="2013-07-01T16:15:00Z">
              <w:rPr>
                <w:rFonts w:ascii="新細明體" w:eastAsia="新細明體" w:hAnsi="新細明體" w:cs="新細明體" w:hint="eastAsia"/>
                <w:color w:val="FF0000"/>
                <w:sz w:val="24"/>
                <w:lang w:eastAsia="zh-TW"/>
              </w:rPr>
            </w:rPrChange>
          </w:rPr>
          <w:t>標題</w:t>
        </w:r>
        <w:r w:rsidR="00A02AAE" w:rsidRPr="00A02AAE">
          <w:rPr>
            <w:rFonts w:cs="Arial" w:hint="eastAsia"/>
            <w:color w:val="0000FF"/>
            <w:sz w:val="24"/>
            <w:lang w:eastAsia="zh-TW"/>
            <w:rPrChange w:id="3649" w:author="Lin Miirabai" w:date="2013-07-01T16:15:00Z">
              <w:rPr>
                <w:rFonts w:cs="Arial" w:hint="eastAsia"/>
                <w:color w:val="FF0000"/>
                <w:sz w:val="24"/>
                <w:lang w:eastAsia="zh-TW"/>
              </w:rPr>
            </w:rPrChange>
          </w:rPr>
          <w:t>）</w:t>
        </w:r>
      </w:ins>
    </w:p>
    <w:p w14:paraId="7D102A45" w14:textId="77777777" w:rsidR="000520D4" w:rsidRPr="00F619C6" w:rsidRDefault="000520D4" w:rsidP="000520D4">
      <w:pPr>
        <w:widowControl w:val="0"/>
        <w:autoSpaceDE w:val="0"/>
        <w:autoSpaceDN w:val="0"/>
        <w:adjustRightInd w:val="0"/>
        <w:ind w:right="1552"/>
        <w:rPr>
          <w:ins w:id="3650" w:author="Arnold Sandjaja" w:date="2013-06-29T14:41:00Z"/>
          <w:rFonts w:cs="Arial"/>
          <w:sz w:val="24"/>
        </w:rPr>
      </w:pPr>
      <w:ins w:id="3651" w:author="Arnold Sandjaja" w:date="2013-06-29T14:41:00Z">
        <w:r w:rsidRPr="00F619C6">
          <w:rPr>
            <w:rFonts w:cs="Arial"/>
            <w:sz w:val="24"/>
          </w:rPr>
          <w:t xml:space="preserve">The multinational corporations who pay little or no tax </w:t>
        </w:r>
      </w:ins>
    </w:p>
    <w:p w14:paraId="70329E96" w14:textId="4DB8E5A8" w:rsidR="000520D4" w:rsidRPr="00A02AAE" w:rsidRDefault="00A02AAE" w:rsidP="000520D4">
      <w:pPr>
        <w:widowControl w:val="0"/>
        <w:autoSpaceDE w:val="0"/>
        <w:autoSpaceDN w:val="0"/>
        <w:adjustRightInd w:val="0"/>
        <w:ind w:right="1552"/>
        <w:rPr>
          <w:ins w:id="3652" w:author="Lin Miirabai" w:date="2013-07-01T16:15:00Z"/>
          <w:rFonts w:ascii="新細明體" w:eastAsia="新細明體" w:hAnsi="新細明體" w:cs="新細明體" w:hint="eastAsia"/>
          <w:color w:val="0000FF"/>
          <w:szCs w:val="20"/>
          <w:lang w:eastAsia="zh-TW"/>
          <w:rPrChange w:id="3653" w:author="Lin Miirabai" w:date="2013-07-01T16:16:00Z">
            <w:rPr>
              <w:ins w:id="3654" w:author="Lin Miirabai" w:date="2013-07-01T16:15:00Z"/>
              <w:rFonts w:cs="Arial" w:hint="eastAsia"/>
              <w:color w:val="FF0000"/>
              <w:sz w:val="24"/>
              <w:lang w:eastAsia="zh-TW"/>
            </w:rPr>
          </w:rPrChange>
        </w:rPr>
      </w:pPr>
      <w:ins w:id="3655" w:author="Lin Miirabai" w:date="2013-07-01T16:16:00Z">
        <w:r w:rsidRPr="00A02AAE">
          <w:rPr>
            <w:rFonts w:ascii="新細明體" w:eastAsia="新細明體" w:hAnsi="新細明體" w:cs="新細明體" w:hint="eastAsia"/>
            <w:color w:val="0000FF"/>
            <w:szCs w:val="20"/>
            <w:lang w:eastAsia="zh-TW"/>
            <w:rPrChange w:id="3656" w:author="Lin Miirabai" w:date="2013-07-01T16:16:00Z">
              <w:rPr>
                <w:rFonts w:ascii="新細明體" w:eastAsia="新細明體" w:hAnsi="新細明體" w:cs="新細明體" w:hint="eastAsia"/>
                <w:color w:val="FF0000"/>
                <w:sz w:val="24"/>
                <w:lang w:eastAsia="zh-TW"/>
              </w:rPr>
            </w:rPrChange>
          </w:rPr>
          <w:t>跨國公司繳很少的稅甚至不用繳稅</w:t>
        </w:r>
      </w:ins>
    </w:p>
    <w:p w14:paraId="40387250" w14:textId="77777777" w:rsidR="00A02AAE" w:rsidRPr="00F619C6" w:rsidRDefault="00A02AAE" w:rsidP="000520D4">
      <w:pPr>
        <w:widowControl w:val="0"/>
        <w:autoSpaceDE w:val="0"/>
        <w:autoSpaceDN w:val="0"/>
        <w:adjustRightInd w:val="0"/>
        <w:ind w:right="1552"/>
        <w:rPr>
          <w:ins w:id="3657" w:author="Arnold Sandjaja" w:date="2013-06-29T14:41:00Z"/>
          <w:rFonts w:cs="Arial" w:hint="eastAsia"/>
          <w:color w:val="FF0000"/>
          <w:sz w:val="24"/>
          <w:lang w:eastAsia="zh-TW"/>
        </w:rPr>
      </w:pPr>
    </w:p>
    <w:p w14:paraId="60FAD4B4" w14:textId="7D6A4B56" w:rsidR="000520D4" w:rsidRPr="00F619C6" w:rsidRDefault="000520D4" w:rsidP="000520D4">
      <w:pPr>
        <w:widowControl w:val="0"/>
        <w:autoSpaceDE w:val="0"/>
        <w:autoSpaceDN w:val="0"/>
        <w:adjustRightInd w:val="0"/>
        <w:ind w:right="1552"/>
        <w:rPr>
          <w:ins w:id="3658" w:author="Arnold Sandjaja" w:date="2013-06-29T14:41:00Z"/>
          <w:rFonts w:cs="Arial" w:hint="eastAsia"/>
          <w:color w:val="FF0000"/>
          <w:sz w:val="24"/>
          <w:lang w:eastAsia="zh-TW"/>
        </w:rPr>
      </w:pPr>
      <w:ins w:id="3659" w:author="Arnold Sandjaja" w:date="2013-06-29T14:41:00Z">
        <w:r w:rsidRPr="00F619C6">
          <w:rPr>
            <w:rFonts w:cs="Arial"/>
            <w:color w:val="FF0000"/>
            <w:sz w:val="24"/>
          </w:rPr>
          <w:t>(text)</w:t>
        </w:r>
      </w:ins>
      <w:ins w:id="3660" w:author="Lin Miirabai" w:date="2013-07-01T16:16:00Z">
        <w:r w:rsidR="00A02AAE" w:rsidRPr="00A02AAE">
          <w:rPr>
            <w:rFonts w:cs="Arial" w:hint="eastAsia"/>
            <w:color w:val="0000FF"/>
            <w:sz w:val="24"/>
            <w:lang w:eastAsia="zh-TW"/>
            <w:rPrChange w:id="3661" w:author="Lin Miirabai" w:date="2013-07-01T16:16:00Z">
              <w:rPr>
                <w:rFonts w:cs="Arial" w:hint="eastAsia"/>
                <w:color w:val="FF0000"/>
                <w:sz w:val="24"/>
                <w:lang w:eastAsia="zh-TW"/>
              </w:rPr>
            </w:rPrChange>
          </w:rPr>
          <w:t>（</w:t>
        </w:r>
        <w:r w:rsidR="00A02AAE" w:rsidRPr="00A02AAE">
          <w:rPr>
            <w:rFonts w:ascii="新細明體" w:eastAsia="新細明體" w:hAnsi="新細明體" w:cs="新細明體" w:hint="eastAsia"/>
            <w:color w:val="0000FF"/>
            <w:sz w:val="24"/>
            <w:lang w:eastAsia="zh-TW"/>
            <w:rPrChange w:id="3662" w:author="Lin Miirabai" w:date="2013-07-01T16:16:00Z">
              <w:rPr>
                <w:rFonts w:ascii="新細明體" w:eastAsia="新細明體" w:hAnsi="新細明體" w:cs="新細明體" w:hint="eastAsia"/>
                <w:color w:val="FF0000"/>
                <w:sz w:val="24"/>
                <w:lang w:eastAsia="zh-TW"/>
              </w:rPr>
            </w:rPrChange>
          </w:rPr>
          <w:t>文案</w:t>
        </w:r>
        <w:r w:rsidR="00A02AAE" w:rsidRPr="00A02AAE">
          <w:rPr>
            <w:rFonts w:cs="Arial" w:hint="eastAsia"/>
            <w:color w:val="0000FF"/>
            <w:sz w:val="24"/>
            <w:lang w:eastAsia="zh-TW"/>
            <w:rPrChange w:id="3663" w:author="Lin Miirabai" w:date="2013-07-01T16:16:00Z">
              <w:rPr>
                <w:rFonts w:cs="Arial" w:hint="eastAsia"/>
                <w:color w:val="FF0000"/>
                <w:sz w:val="24"/>
                <w:lang w:eastAsia="zh-TW"/>
              </w:rPr>
            </w:rPrChange>
          </w:rPr>
          <w:t>）</w:t>
        </w:r>
      </w:ins>
    </w:p>
    <w:p w14:paraId="11BEF31B" w14:textId="77777777" w:rsidR="000520D4" w:rsidRPr="00F619C6" w:rsidRDefault="000520D4" w:rsidP="000520D4">
      <w:pPr>
        <w:widowControl w:val="0"/>
        <w:autoSpaceDE w:val="0"/>
        <w:autoSpaceDN w:val="0"/>
        <w:adjustRightInd w:val="0"/>
        <w:ind w:right="1552"/>
        <w:rPr>
          <w:ins w:id="3664" w:author="Arnold Sandjaja" w:date="2013-06-29T14:41:00Z"/>
          <w:rFonts w:cs="Arial"/>
          <w:sz w:val="24"/>
        </w:rPr>
      </w:pPr>
      <w:ins w:id="3665" w:author="Arnold Sandjaja" w:date="2013-06-29T14:41:00Z">
        <w:r w:rsidRPr="00F619C6">
          <w:rPr>
            <w:rFonts w:cs="Arial"/>
            <w:sz w:val="24"/>
          </w:rPr>
          <w:t xml:space="preserve">Company </w:t>
        </w:r>
        <w:r w:rsidRPr="00F619C6">
          <w:rPr>
            <w:rFonts w:cs="Arial"/>
            <w:sz w:val="24"/>
          </w:rPr>
          <w:tab/>
        </w:r>
        <w:r w:rsidRPr="00F619C6">
          <w:rPr>
            <w:rFonts w:cs="Arial"/>
            <w:sz w:val="24"/>
          </w:rPr>
          <w:tab/>
        </w:r>
        <w:r w:rsidRPr="00F619C6">
          <w:rPr>
            <w:rFonts w:cs="Arial"/>
            <w:sz w:val="24"/>
          </w:rPr>
          <w:tab/>
          <w:t>Year</w:t>
        </w:r>
      </w:ins>
    </w:p>
    <w:p w14:paraId="658113FF" w14:textId="77777777" w:rsidR="000520D4" w:rsidRPr="00F619C6" w:rsidRDefault="000520D4" w:rsidP="000520D4">
      <w:pPr>
        <w:widowControl w:val="0"/>
        <w:autoSpaceDE w:val="0"/>
        <w:autoSpaceDN w:val="0"/>
        <w:adjustRightInd w:val="0"/>
        <w:ind w:right="1552"/>
        <w:rPr>
          <w:ins w:id="3666" w:author="Arnold Sandjaja" w:date="2013-06-29T14:41:00Z"/>
          <w:rFonts w:cs="Arial"/>
          <w:sz w:val="24"/>
        </w:rPr>
      </w:pPr>
      <w:ins w:id="3667" w:author="Arnold Sandjaja" w:date="2013-06-29T14:41:00Z">
        <w:r w:rsidRPr="00F619C6">
          <w:rPr>
            <w:rFonts w:cs="Arial"/>
            <w:sz w:val="24"/>
          </w:rPr>
          <w:t xml:space="preserve">Creditanstalt </w:t>
        </w:r>
        <w:r w:rsidRPr="00F619C6">
          <w:rPr>
            <w:rFonts w:cs="Arial"/>
            <w:sz w:val="24"/>
          </w:rPr>
          <w:tab/>
        </w:r>
        <w:r w:rsidRPr="00F619C6">
          <w:rPr>
            <w:rFonts w:cs="Arial"/>
            <w:sz w:val="24"/>
          </w:rPr>
          <w:tab/>
        </w:r>
        <w:r w:rsidRPr="00F619C6">
          <w:rPr>
            <w:rFonts w:cs="Arial"/>
            <w:sz w:val="24"/>
          </w:rPr>
          <w:tab/>
          <w:t>1998,1999</w:t>
        </w:r>
      </w:ins>
    </w:p>
    <w:p w14:paraId="23E8F887" w14:textId="77777777" w:rsidR="000520D4" w:rsidRPr="00F619C6" w:rsidRDefault="000520D4" w:rsidP="000520D4">
      <w:pPr>
        <w:widowControl w:val="0"/>
        <w:autoSpaceDE w:val="0"/>
        <w:autoSpaceDN w:val="0"/>
        <w:adjustRightInd w:val="0"/>
        <w:ind w:right="1552"/>
        <w:rPr>
          <w:ins w:id="3668" w:author="Arnold Sandjaja" w:date="2013-06-29T14:41:00Z"/>
          <w:rFonts w:cs="Arial"/>
          <w:sz w:val="24"/>
        </w:rPr>
      </w:pPr>
      <w:ins w:id="3669" w:author="Arnold Sandjaja" w:date="2013-06-29T14:41:00Z">
        <w:r w:rsidRPr="00F619C6">
          <w:rPr>
            <w:rFonts w:cs="Arial"/>
            <w:sz w:val="24"/>
          </w:rPr>
          <w:t xml:space="preserve">Spar AG </w:t>
        </w:r>
        <w:r w:rsidRPr="00F619C6">
          <w:rPr>
            <w:rFonts w:cs="Arial"/>
            <w:sz w:val="24"/>
          </w:rPr>
          <w:tab/>
        </w:r>
        <w:r w:rsidRPr="00F619C6">
          <w:rPr>
            <w:rFonts w:cs="Arial"/>
            <w:sz w:val="24"/>
          </w:rPr>
          <w:tab/>
        </w:r>
        <w:r w:rsidRPr="00F619C6">
          <w:rPr>
            <w:rFonts w:cs="Arial"/>
            <w:sz w:val="24"/>
          </w:rPr>
          <w:tab/>
          <w:t>1997, 1998</w:t>
        </w:r>
      </w:ins>
    </w:p>
    <w:p w14:paraId="3B93132F" w14:textId="77777777" w:rsidR="000520D4" w:rsidRPr="00F619C6" w:rsidRDefault="000520D4" w:rsidP="000520D4">
      <w:pPr>
        <w:widowControl w:val="0"/>
        <w:autoSpaceDE w:val="0"/>
        <w:autoSpaceDN w:val="0"/>
        <w:adjustRightInd w:val="0"/>
        <w:ind w:right="1552"/>
        <w:rPr>
          <w:ins w:id="3670" w:author="Arnold Sandjaja" w:date="2013-06-29T14:41:00Z"/>
          <w:rFonts w:cs="Arial"/>
          <w:sz w:val="24"/>
        </w:rPr>
      </w:pPr>
      <w:ins w:id="3671" w:author="Arnold Sandjaja" w:date="2013-06-29T14:41:00Z">
        <w:r w:rsidRPr="00F619C6">
          <w:rPr>
            <w:rFonts w:cs="Arial"/>
            <w:sz w:val="24"/>
          </w:rPr>
          <w:t xml:space="preserve">Shell Austria </w:t>
        </w:r>
        <w:r w:rsidRPr="00F619C6">
          <w:rPr>
            <w:rFonts w:cs="Arial"/>
            <w:sz w:val="24"/>
          </w:rPr>
          <w:tab/>
        </w:r>
        <w:r w:rsidRPr="00F619C6">
          <w:rPr>
            <w:rFonts w:cs="Arial"/>
            <w:sz w:val="24"/>
          </w:rPr>
          <w:tab/>
        </w:r>
        <w:r w:rsidRPr="00F619C6">
          <w:rPr>
            <w:rFonts w:cs="Arial"/>
            <w:sz w:val="24"/>
          </w:rPr>
          <w:tab/>
          <w:t>1977</w:t>
        </w:r>
      </w:ins>
    </w:p>
    <w:p w14:paraId="1453B823" w14:textId="77777777" w:rsidR="000520D4" w:rsidRPr="00F619C6" w:rsidRDefault="000520D4" w:rsidP="000520D4">
      <w:pPr>
        <w:widowControl w:val="0"/>
        <w:autoSpaceDE w:val="0"/>
        <w:autoSpaceDN w:val="0"/>
        <w:adjustRightInd w:val="0"/>
        <w:ind w:right="1552"/>
        <w:rPr>
          <w:ins w:id="3672" w:author="Arnold Sandjaja" w:date="2013-06-29T14:41:00Z"/>
          <w:rFonts w:cs="Arial"/>
          <w:sz w:val="24"/>
        </w:rPr>
      </w:pPr>
      <w:ins w:id="3673" w:author="Arnold Sandjaja" w:date="2013-06-29T14:41:00Z">
        <w:r w:rsidRPr="00F619C6">
          <w:rPr>
            <w:rFonts w:cs="Arial"/>
            <w:sz w:val="24"/>
          </w:rPr>
          <w:t xml:space="preserve">Immuno AG </w:t>
        </w:r>
        <w:r w:rsidRPr="00F619C6">
          <w:rPr>
            <w:rFonts w:cs="Arial"/>
            <w:sz w:val="24"/>
          </w:rPr>
          <w:tab/>
        </w:r>
        <w:r w:rsidRPr="00F619C6">
          <w:rPr>
            <w:rFonts w:cs="Arial"/>
            <w:sz w:val="24"/>
          </w:rPr>
          <w:tab/>
        </w:r>
        <w:r w:rsidRPr="00F619C6">
          <w:rPr>
            <w:rFonts w:cs="Arial"/>
            <w:sz w:val="24"/>
          </w:rPr>
          <w:tab/>
          <w:t>1977</w:t>
        </w:r>
      </w:ins>
    </w:p>
    <w:p w14:paraId="33DCEC36" w14:textId="00B96D95" w:rsidR="00A02AAE" w:rsidRPr="00A02AAE" w:rsidRDefault="00A02AAE" w:rsidP="000520D4">
      <w:pPr>
        <w:widowControl w:val="0"/>
        <w:autoSpaceDE w:val="0"/>
        <w:autoSpaceDN w:val="0"/>
        <w:adjustRightInd w:val="0"/>
        <w:ind w:right="1552"/>
        <w:rPr>
          <w:ins w:id="3674" w:author="Lin Miirabai" w:date="2013-07-01T16:17:00Z"/>
          <w:rFonts w:ascii="新細明體" w:eastAsia="新細明體" w:hAnsi="新細明體" w:cs="新細明體" w:hint="eastAsia"/>
          <w:color w:val="0000FF"/>
          <w:szCs w:val="20"/>
          <w:lang w:eastAsia="zh-TW"/>
          <w:rPrChange w:id="3675" w:author="Lin Miirabai" w:date="2013-07-01T16:19:00Z">
            <w:rPr>
              <w:ins w:id="3676" w:author="Lin Miirabai" w:date="2013-07-01T16:17:00Z"/>
              <w:rFonts w:ascii="新細明體" w:eastAsia="新細明體" w:hAnsi="新細明體" w:cs="新細明體" w:hint="eastAsia"/>
              <w:color w:val="0000FF"/>
              <w:szCs w:val="20"/>
              <w:lang w:eastAsia="zh-TW"/>
            </w:rPr>
          </w:rPrChange>
        </w:rPr>
      </w:pPr>
      <w:ins w:id="3677" w:author="Lin Miirabai" w:date="2013-07-01T16:17:00Z">
        <w:r w:rsidRPr="00A02AAE">
          <w:rPr>
            <w:rFonts w:ascii="新細明體" w:eastAsia="新細明體" w:hAnsi="新細明體" w:cs="新細明體" w:hint="eastAsia"/>
            <w:color w:val="0000FF"/>
            <w:szCs w:val="20"/>
            <w:lang w:eastAsia="zh-TW"/>
            <w:rPrChange w:id="3678" w:author="Lin Miirabai" w:date="2013-07-01T16:19:00Z">
              <w:rPr>
                <w:rFonts w:ascii="新細明體" w:eastAsia="新細明體" w:hAnsi="新細明體" w:cs="新細明體" w:hint="eastAsia"/>
                <w:color w:val="0000FF"/>
                <w:szCs w:val="20"/>
                <w:lang w:eastAsia="zh-TW"/>
              </w:rPr>
            </w:rPrChange>
          </w:rPr>
          <w:t>公司</w:t>
        </w:r>
      </w:ins>
      <w:ins w:id="3679" w:author="Lin Miirabai" w:date="2013-07-01T16:18:00Z">
        <w:r w:rsidRPr="00A02AAE">
          <w:rPr>
            <w:rFonts w:ascii="新細明體" w:eastAsia="新細明體" w:hAnsi="新細明體" w:cs="新細明體" w:hint="eastAsia"/>
            <w:color w:val="0000FF"/>
            <w:szCs w:val="20"/>
            <w:lang w:eastAsia="zh-TW"/>
            <w:rPrChange w:id="3680" w:author="Lin Miirabai" w:date="2013-07-01T16:19:00Z">
              <w:rPr>
                <w:rFonts w:ascii="新細明體" w:eastAsia="新細明體" w:hAnsi="新細明體" w:cs="新細明體" w:hint="eastAsia"/>
                <w:color w:val="0000FF"/>
                <w:szCs w:val="20"/>
                <w:lang w:eastAsia="zh-TW"/>
              </w:rPr>
            </w:rPrChange>
          </w:rPr>
          <w:t>名稱</w:t>
        </w:r>
      </w:ins>
      <w:ins w:id="3681" w:author="Lin Miirabai" w:date="2013-07-01T16:17:00Z">
        <w:r w:rsidRPr="00A02AAE">
          <w:rPr>
            <w:rFonts w:ascii="新細明體" w:eastAsia="新細明體" w:hAnsi="新細明體" w:cs="新細明體" w:hint="eastAsia"/>
            <w:color w:val="0000FF"/>
            <w:szCs w:val="20"/>
            <w:lang w:eastAsia="zh-TW"/>
            <w:rPrChange w:id="3682" w:author="Lin Miirabai" w:date="2013-07-01T16:19:00Z">
              <w:rPr>
                <w:rFonts w:ascii="新細明體" w:eastAsia="新細明體" w:hAnsi="新細明體" w:cs="新細明體" w:hint="eastAsia"/>
                <w:color w:val="0000FF"/>
                <w:szCs w:val="20"/>
                <w:lang w:eastAsia="zh-TW"/>
              </w:rPr>
            </w:rPrChange>
          </w:rPr>
          <w:tab/>
        </w:r>
        <w:r w:rsidRPr="00A02AAE">
          <w:rPr>
            <w:rFonts w:ascii="新細明體" w:eastAsia="新細明體" w:hAnsi="新細明體" w:cs="新細明體" w:hint="eastAsia"/>
            <w:color w:val="0000FF"/>
            <w:szCs w:val="20"/>
            <w:lang w:eastAsia="zh-TW"/>
            <w:rPrChange w:id="3683" w:author="Lin Miirabai" w:date="2013-07-01T16:19:00Z">
              <w:rPr>
                <w:rFonts w:ascii="新細明體" w:eastAsia="新細明體" w:hAnsi="新細明體" w:cs="新細明體" w:hint="eastAsia"/>
                <w:color w:val="0000FF"/>
                <w:szCs w:val="20"/>
                <w:lang w:eastAsia="zh-TW"/>
              </w:rPr>
            </w:rPrChange>
          </w:rPr>
          <w:tab/>
        </w:r>
      </w:ins>
      <w:ins w:id="3684" w:author="Lin Miirabai" w:date="2013-07-01T16:20:00Z">
        <w:r>
          <w:rPr>
            <w:rFonts w:ascii="新細明體" w:eastAsia="新細明體" w:hAnsi="新細明體" w:cs="新細明體" w:hint="eastAsia"/>
            <w:color w:val="0000FF"/>
            <w:szCs w:val="20"/>
            <w:lang w:eastAsia="zh-TW"/>
          </w:rPr>
          <w:tab/>
        </w:r>
      </w:ins>
      <w:ins w:id="3685" w:author="Lin Miirabai" w:date="2013-07-01T16:17:00Z">
        <w:r w:rsidRPr="00A02AAE">
          <w:rPr>
            <w:rFonts w:ascii="新細明體" w:eastAsia="新細明體" w:hAnsi="新細明體" w:cs="新細明體" w:hint="eastAsia"/>
            <w:color w:val="0000FF"/>
            <w:szCs w:val="20"/>
            <w:lang w:eastAsia="zh-TW"/>
            <w:rPrChange w:id="3686" w:author="Lin Miirabai" w:date="2013-07-01T16:19:00Z">
              <w:rPr>
                <w:rFonts w:ascii="新細明體" w:eastAsia="新細明體" w:hAnsi="新細明體" w:cs="新細明體" w:hint="eastAsia"/>
                <w:color w:val="0000FF"/>
                <w:szCs w:val="20"/>
                <w:lang w:eastAsia="zh-TW"/>
              </w:rPr>
            </w:rPrChange>
          </w:rPr>
          <w:t>年</w:t>
        </w:r>
      </w:ins>
      <w:ins w:id="3687" w:author="Lin Miirabai" w:date="2013-07-01T16:18:00Z">
        <w:r w:rsidRPr="00A02AAE">
          <w:rPr>
            <w:rFonts w:ascii="新細明體" w:eastAsia="新細明體" w:hAnsi="新細明體" w:cs="新細明體" w:hint="eastAsia"/>
            <w:color w:val="0000FF"/>
            <w:szCs w:val="20"/>
            <w:lang w:eastAsia="zh-TW"/>
            <w:rPrChange w:id="3688" w:author="Lin Miirabai" w:date="2013-07-01T16:19:00Z">
              <w:rPr>
                <w:rFonts w:ascii="新細明體" w:eastAsia="新細明體" w:hAnsi="新細明體" w:cs="新細明體" w:hint="eastAsia"/>
                <w:color w:val="0000FF"/>
                <w:szCs w:val="20"/>
                <w:lang w:eastAsia="zh-TW"/>
              </w:rPr>
            </w:rPrChange>
          </w:rPr>
          <w:t>份</w:t>
        </w:r>
      </w:ins>
    </w:p>
    <w:p w14:paraId="3CA19279" w14:textId="27F544B4" w:rsidR="00A02AAE" w:rsidRPr="00A02AAE" w:rsidRDefault="00A02AAE" w:rsidP="00A02AAE">
      <w:pPr>
        <w:widowControl w:val="0"/>
        <w:autoSpaceDE w:val="0"/>
        <w:autoSpaceDN w:val="0"/>
        <w:adjustRightInd w:val="0"/>
        <w:ind w:right="1552"/>
        <w:rPr>
          <w:ins w:id="3689" w:author="Lin Miirabai" w:date="2013-07-01T16:18:00Z"/>
          <w:rFonts w:cs="Arial"/>
          <w:color w:val="0000FF"/>
          <w:sz w:val="24"/>
          <w:rPrChange w:id="3690" w:author="Lin Miirabai" w:date="2013-07-01T16:19:00Z">
            <w:rPr>
              <w:ins w:id="3691" w:author="Lin Miirabai" w:date="2013-07-01T16:18:00Z"/>
              <w:rFonts w:cs="Arial"/>
              <w:sz w:val="24"/>
            </w:rPr>
          </w:rPrChange>
        </w:rPr>
      </w:pPr>
      <w:ins w:id="3692" w:author="Lin Miirabai" w:date="2013-07-01T16:18:00Z">
        <w:r w:rsidRPr="00A02AAE">
          <w:rPr>
            <w:rFonts w:cs="Arial"/>
            <w:color w:val="0000FF"/>
            <w:sz w:val="24"/>
            <w:rPrChange w:id="3693" w:author="Lin Miirabai" w:date="2013-07-01T16:19:00Z">
              <w:rPr>
                <w:rFonts w:cs="Arial"/>
                <w:sz w:val="24"/>
              </w:rPr>
            </w:rPrChange>
          </w:rPr>
          <w:t>Creditanstalt</w:t>
        </w:r>
        <w:r w:rsidRPr="00A02AAE">
          <w:rPr>
            <w:rFonts w:ascii="新細明體" w:eastAsia="新細明體" w:hAnsi="新細明體" w:cs="新細明體" w:hint="eastAsia"/>
            <w:color w:val="0000FF"/>
            <w:szCs w:val="20"/>
            <w:lang w:eastAsia="zh-TW"/>
            <w:rPrChange w:id="3694" w:author="Lin Miirabai" w:date="2013-07-01T16:19:00Z">
              <w:rPr>
                <w:rFonts w:ascii="新細明體" w:eastAsia="新細明體" w:hAnsi="新細明體" w:cs="新細明體" w:hint="eastAsia"/>
                <w:color w:val="0000FF"/>
                <w:szCs w:val="20"/>
                <w:lang w:eastAsia="zh-TW"/>
              </w:rPr>
            </w:rPrChange>
          </w:rPr>
          <w:tab/>
        </w:r>
        <w:r w:rsidRPr="00A02AAE">
          <w:rPr>
            <w:rFonts w:cs="Arial"/>
            <w:color w:val="0000FF"/>
            <w:sz w:val="24"/>
            <w:rPrChange w:id="3695" w:author="Lin Miirabai" w:date="2013-07-01T16:19:00Z">
              <w:rPr>
                <w:rFonts w:cs="Arial"/>
                <w:sz w:val="24"/>
              </w:rPr>
            </w:rPrChange>
          </w:rPr>
          <w:tab/>
        </w:r>
      </w:ins>
      <w:ins w:id="3696" w:author="Lin Miirabai" w:date="2013-07-01T16:20:00Z">
        <w:r>
          <w:rPr>
            <w:rFonts w:cs="Arial" w:hint="eastAsia"/>
            <w:color w:val="0000FF"/>
            <w:sz w:val="24"/>
            <w:lang w:eastAsia="zh-TW"/>
          </w:rPr>
          <w:tab/>
        </w:r>
      </w:ins>
      <w:ins w:id="3697" w:author="Lin Miirabai" w:date="2013-07-01T17:05:00Z">
        <w:r w:rsidR="00676219">
          <w:rPr>
            <w:rFonts w:cs="Arial" w:hint="eastAsia"/>
            <w:color w:val="0000FF"/>
            <w:sz w:val="24"/>
            <w:lang w:eastAsia="zh-TW"/>
          </w:rPr>
          <w:t xml:space="preserve">      </w:t>
        </w:r>
      </w:ins>
      <w:ins w:id="3698" w:author="Lin Miirabai" w:date="2013-07-01T16:18:00Z">
        <w:r w:rsidRPr="00A02AAE">
          <w:rPr>
            <w:rFonts w:cs="Arial"/>
            <w:color w:val="0000FF"/>
            <w:sz w:val="24"/>
            <w:rPrChange w:id="3699" w:author="Lin Miirabai" w:date="2013-07-01T16:19:00Z">
              <w:rPr>
                <w:rFonts w:cs="Arial"/>
                <w:sz w:val="24"/>
              </w:rPr>
            </w:rPrChange>
          </w:rPr>
          <w:t>1998,1999</w:t>
        </w:r>
      </w:ins>
    </w:p>
    <w:p w14:paraId="1D7D0B0B" w14:textId="2C4E0E26" w:rsidR="00A02AAE" w:rsidRPr="00A02AAE" w:rsidRDefault="00A02AAE" w:rsidP="00A02AAE">
      <w:pPr>
        <w:widowControl w:val="0"/>
        <w:autoSpaceDE w:val="0"/>
        <w:autoSpaceDN w:val="0"/>
        <w:adjustRightInd w:val="0"/>
        <w:ind w:right="1552"/>
        <w:rPr>
          <w:ins w:id="3700" w:author="Lin Miirabai" w:date="2013-07-01T16:18:00Z"/>
          <w:rFonts w:cs="Arial"/>
          <w:color w:val="0000FF"/>
          <w:sz w:val="24"/>
          <w:rPrChange w:id="3701" w:author="Lin Miirabai" w:date="2013-07-01T16:19:00Z">
            <w:rPr>
              <w:ins w:id="3702" w:author="Lin Miirabai" w:date="2013-07-01T16:18:00Z"/>
              <w:rFonts w:cs="Arial"/>
              <w:sz w:val="24"/>
            </w:rPr>
          </w:rPrChange>
        </w:rPr>
      </w:pPr>
      <w:ins w:id="3703" w:author="Lin Miirabai" w:date="2013-07-01T16:18:00Z">
        <w:r w:rsidRPr="00A02AAE">
          <w:rPr>
            <w:rFonts w:cs="Arial"/>
            <w:color w:val="0000FF"/>
            <w:sz w:val="24"/>
            <w:rPrChange w:id="3704" w:author="Lin Miirabai" w:date="2013-07-01T16:19:00Z">
              <w:rPr>
                <w:rFonts w:cs="Arial"/>
                <w:sz w:val="24"/>
              </w:rPr>
            </w:rPrChange>
          </w:rPr>
          <w:t>Spar AG</w:t>
        </w:r>
        <w:r w:rsidRPr="00A02AAE">
          <w:rPr>
            <w:rFonts w:cs="Arial"/>
            <w:color w:val="0000FF"/>
            <w:sz w:val="24"/>
            <w:rPrChange w:id="3705" w:author="Lin Miirabai" w:date="2013-07-01T16:19:00Z">
              <w:rPr>
                <w:rFonts w:cs="Arial"/>
                <w:sz w:val="24"/>
              </w:rPr>
            </w:rPrChange>
          </w:rPr>
          <w:tab/>
        </w:r>
        <w:r w:rsidRPr="00A02AAE">
          <w:rPr>
            <w:rFonts w:cs="Arial"/>
            <w:color w:val="0000FF"/>
            <w:sz w:val="24"/>
            <w:rPrChange w:id="3706" w:author="Lin Miirabai" w:date="2013-07-01T16:19:00Z">
              <w:rPr>
                <w:rFonts w:cs="Arial"/>
                <w:sz w:val="24"/>
              </w:rPr>
            </w:rPrChange>
          </w:rPr>
          <w:tab/>
        </w:r>
      </w:ins>
      <w:ins w:id="3707" w:author="Lin Miirabai" w:date="2013-07-01T16:20:00Z">
        <w:r>
          <w:rPr>
            <w:rFonts w:cs="Arial" w:hint="eastAsia"/>
            <w:color w:val="0000FF"/>
            <w:sz w:val="24"/>
            <w:lang w:eastAsia="zh-TW"/>
          </w:rPr>
          <w:tab/>
        </w:r>
      </w:ins>
      <w:ins w:id="3708" w:author="Lin Miirabai" w:date="2013-07-01T16:18:00Z">
        <w:r w:rsidRPr="00A02AAE">
          <w:rPr>
            <w:rFonts w:cs="Arial"/>
            <w:color w:val="0000FF"/>
            <w:sz w:val="24"/>
            <w:rPrChange w:id="3709" w:author="Lin Miirabai" w:date="2013-07-01T16:19:00Z">
              <w:rPr>
                <w:rFonts w:cs="Arial"/>
                <w:sz w:val="24"/>
              </w:rPr>
            </w:rPrChange>
          </w:rPr>
          <w:t>1997, 1998</w:t>
        </w:r>
      </w:ins>
    </w:p>
    <w:p w14:paraId="611D6BBA" w14:textId="07597EB1" w:rsidR="00A02AAE" w:rsidRPr="00A02AAE" w:rsidRDefault="00A02AAE" w:rsidP="00A02AAE">
      <w:pPr>
        <w:widowControl w:val="0"/>
        <w:autoSpaceDE w:val="0"/>
        <w:autoSpaceDN w:val="0"/>
        <w:adjustRightInd w:val="0"/>
        <w:ind w:right="1552"/>
        <w:rPr>
          <w:ins w:id="3710" w:author="Lin Miirabai" w:date="2013-07-01T16:18:00Z"/>
          <w:rFonts w:cs="Arial"/>
          <w:color w:val="0000FF"/>
          <w:sz w:val="24"/>
          <w:rPrChange w:id="3711" w:author="Lin Miirabai" w:date="2013-07-01T16:19:00Z">
            <w:rPr>
              <w:ins w:id="3712" w:author="Lin Miirabai" w:date="2013-07-01T16:18:00Z"/>
              <w:rFonts w:cs="Arial"/>
              <w:sz w:val="24"/>
            </w:rPr>
          </w:rPrChange>
        </w:rPr>
      </w:pPr>
      <w:ins w:id="3713" w:author="Lin Miirabai" w:date="2013-07-01T16:18:00Z">
        <w:r w:rsidRPr="00A02AAE">
          <w:rPr>
            <w:rFonts w:cs="Arial"/>
            <w:color w:val="0000FF"/>
            <w:sz w:val="24"/>
            <w:rPrChange w:id="3714" w:author="Lin Miirabai" w:date="2013-07-01T16:19:00Z">
              <w:rPr>
                <w:rFonts w:cs="Arial"/>
                <w:sz w:val="24"/>
              </w:rPr>
            </w:rPrChange>
          </w:rPr>
          <w:t>Shell Austria</w:t>
        </w:r>
        <w:r w:rsidRPr="00A02AAE">
          <w:rPr>
            <w:rFonts w:cs="Arial"/>
            <w:color w:val="0000FF"/>
            <w:sz w:val="24"/>
            <w:rPrChange w:id="3715" w:author="Lin Miirabai" w:date="2013-07-01T16:19:00Z">
              <w:rPr>
                <w:rFonts w:cs="Arial"/>
                <w:sz w:val="24"/>
              </w:rPr>
            </w:rPrChange>
          </w:rPr>
          <w:tab/>
        </w:r>
      </w:ins>
      <w:ins w:id="3716" w:author="Lin Miirabai" w:date="2013-07-01T16:19:00Z">
        <w:r w:rsidRPr="00A02AAE">
          <w:rPr>
            <w:rFonts w:cs="Arial" w:hint="eastAsia"/>
            <w:color w:val="0000FF"/>
            <w:sz w:val="24"/>
            <w:lang w:eastAsia="zh-TW"/>
            <w:rPrChange w:id="3717" w:author="Lin Miirabai" w:date="2013-07-01T16:19:00Z">
              <w:rPr>
                <w:rFonts w:cs="Arial" w:hint="eastAsia"/>
                <w:sz w:val="24"/>
                <w:lang w:eastAsia="zh-TW"/>
              </w:rPr>
            </w:rPrChange>
          </w:rPr>
          <w:tab/>
        </w:r>
      </w:ins>
      <w:ins w:id="3718" w:author="Lin Miirabai" w:date="2013-07-01T16:20:00Z">
        <w:r>
          <w:rPr>
            <w:rFonts w:cs="Arial" w:hint="eastAsia"/>
            <w:color w:val="0000FF"/>
            <w:sz w:val="24"/>
            <w:lang w:eastAsia="zh-TW"/>
          </w:rPr>
          <w:tab/>
        </w:r>
      </w:ins>
      <w:ins w:id="3719" w:author="Lin Miirabai" w:date="2013-07-01T17:05:00Z">
        <w:r w:rsidR="00676219">
          <w:rPr>
            <w:rFonts w:cs="Arial" w:hint="eastAsia"/>
            <w:color w:val="0000FF"/>
            <w:sz w:val="24"/>
            <w:lang w:eastAsia="zh-TW"/>
          </w:rPr>
          <w:t xml:space="preserve">      </w:t>
        </w:r>
      </w:ins>
      <w:ins w:id="3720" w:author="Lin Miirabai" w:date="2013-07-01T16:18:00Z">
        <w:r w:rsidRPr="00A02AAE">
          <w:rPr>
            <w:rFonts w:cs="Arial"/>
            <w:color w:val="0000FF"/>
            <w:sz w:val="24"/>
            <w:rPrChange w:id="3721" w:author="Lin Miirabai" w:date="2013-07-01T16:19:00Z">
              <w:rPr>
                <w:rFonts w:cs="Arial"/>
                <w:sz w:val="24"/>
              </w:rPr>
            </w:rPrChange>
          </w:rPr>
          <w:t>1977</w:t>
        </w:r>
      </w:ins>
    </w:p>
    <w:p w14:paraId="40BAAA64" w14:textId="0AF281D6" w:rsidR="00A02AAE" w:rsidRPr="00A02AAE" w:rsidRDefault="00A02AAE" w:rsidP="00A02AAE">
      <w:pPr>
        <w:widowControl w:val="0"/>
        <w:autoSpaceDE w:val="0"/>
        <w:autoSpaceDN w:val="0"/>
        <w:adjustRightInd w:val="0"/>
        <w:ind w:right="1552"/>
        <w:rPr>
          <w:ins w:id="3722" w:author="Lin Miirabai" w:date="2013-07-01T16:18:00Z"/>
          <w:rFonts w:cs="Arial"/>
          <w:color w:val="0000FF"/>
          <w:sz w:val="24"/>
          <w:rPrChange w:id="3723" w:author="Lin Miirabai" w:date="2013-07-01T16:19:00Z">
            <w:rPr>
              <w:ins w:id="3724" w:author="Lin Miirabai" w:date="2013-07-01T16:18:00Z"/>
              <w:rFonts w:cs="Arial"/>
              <w:sz w:val="24"/>
            </w:rPr>
          </w:rPrChange>
        </w:rPr>
      </w:pPr>
      <w:ins w:id="3725" w:author="Lin Miirabai" w:date="2013-07-01T16:18:00Z">
        <w:r w:rsidRPr="00A02AAE">
          <w:rPr>
            <w:rFonts w:cs="Arial"/>
            <w:color w:val="0000FF"/>
            <w:sz w:val="24"/>
            <w:rPrChange w:id="3726" w:author="Lin Miirabai" w:date="2013-07-01T16:19:00Z">
              <w:rPr>
                <w:rFonts w:cs="Arial"/>
                <w:sz w:val="24"/>
              </w:rPr>
            </w:rPrChange>
          </w:rPr>
          <w:t xml:space="preserve">Immuno AG </w:t>
        </w:r>
        <w:r w:rsidRPr="00A02AAE">
          <w:rPr>
            <w:rFonts w:cs="Arial"/>
            <w:color w:val="0000FF"/>
            <w:sz w:val="24"/>
            <w:rPrChange w:id="3727" w:author="Lin Miirabai" w:date="2013-07-01T16:19:00Z">
              <w:rPr>
                <w:rFonts w:cs="Arial"/>
                <w:sz w:val="24"/>
              </w:rPr>
            </w:rPrChange>
          </w:rPr>
          <w:tab/>
        </w:r>
      </w:ins>
      <w:ins w:id="3728" w:author="Lin Miirabai" w:date="2013-07-01T16:20:00Z">
        <w:r>
          <w:rPr>
            <w:rFonts w:cs="Arial" w:hint="eastAsia"/>
            <w:color w:val="0000FF"/>
            <w:sz w:val="24"/>
            <w:lang w:eastAsia="zh-TW"/>
          </w:rPr>
          <w:tab/>
        </w:r>
        <w:r>
          <w:rPr>
            <w:rFonts w:cs="Arial" w:hint="eastAsia"/>
            <w:color w:val="0000FF"/>
            <w:sz w:val="24"/>
            <w:lang w:eastAsia="zh-TW"/>
          </w:rPr>
          <w:tab/>
        </w:r>
      </w:ins>
      <w:ins w:id="3729" w:author="Lin Miirabai" w:date="2013-07-01T16:18:00Z">
        <w:r w:rsidRPr="00A02AAE">
          <w:rPr>
            <w:rFonts w:cs="Arial"/>
            <w:color w:val="0000FF"/>
            <w:sz w:val="24"/>
            <w:rPrChange w:id="3730" w:author="Lin Miirabai" w:date="2013-07-01T16:19:00Z">
              <w:rPr>
                <w:rFonts w:cs="Arial"/>
                <w:sz w:val="24"/>
              </w:rPr>
            </w:rPrChange>
          </w:rPr>
          <w:t>1977</w:t>
        </w:r>
      </w:ins>
    </w:p>
    <w:p w14:paraId="5F0E0966" w14:textId="77777777" w:rsidR="00A02AAE" w:rsidRDefault="00A02AAE" w:rsidP="000520D4">
      <w:pPr>
        <w:widowControl w:val="0"/>
        <w:autoSpaceDE w:val="0"/>
        <w:autoSpaceDN w:val="0"/>
        <w:adjustRightInd w:val="0"/>
        <w:ind w:right="1552"/>
        <w:rPr>
          <w:ins w:id="3731" w:author="Lin Miirabai" w:date="2013-07-01T16:17:00Z"/>
          <w:rFonts w:cs="Arial" w:hint="eastAsia"/>
          <w:color w:val="FF0000"/>
          <w:sz w:val="24"/>
          <w:lang w:eastAsia="zh-TW"/>
        </w:rPr>
      </w:pPr>
    </w:p>
    <w:p w14:paraId="71D92E95" w14:textId="77777777" w:rsidR="00A02AAE" w:rsidRPr="00F619C6" w:rsidRDefault="00A02AAE" w:rsidP="000520D4">
      <w:pPr>
        <w:widowControl w:val="0"/>
        <w:autoSpaceDE w:val="0"/>
        <w:autoSpaceDN w:val="0"/>
        <w:adjustRightInd w:val="0"/>
        <w:ind w:right="1552"/>
        <w:rPr>
          <w:ins w:id="3732" w:author="Arnold Sandjaja" w:date="2013-06-29T14:41:00Z"/>
          <w:rFonts w:cs="Arial" w:hint="eastAsia"/>
          <w:color w:val="FF0000"/>
          <w:sz w:val="24"/>
          <w:lang w:eastAsia="zh-TW"/>
        </w:rPr>
      </w:pPr>
    </w:p>
    <w:p w14:paraId="26243678" w14:textId="1A99A6A3" w:rsidR="000520D4" w:rsidRPr="00F619C6" w:rsidRDefault="000520D4" w:rsidP="000520D4">
      <w:pPr>
        <w:widowControl w:val="0"/>
        <w:autoSpaceDE w:val="0"/>
        <w:autoSpaceDN w:val="0"/>
        <w:adjustRightInd w:val="0"/>
        <w:ind w:right="1552"/>
        <w:rPr>
          <w:ins w:id="3733" w:author="Arnold Sandjaja" w:date="2013-06-29T14:41:00Z"/>
          <w:rFonts w:cs="Arial" w:hint="eastAsia"/>
          <w:color w:val="FF0000"/>
          <w:sz w:val="24"/>
          <w:lang w:eastAsia="zh-TW"/>
        </w:rPr>
      </w:pPr>
      <w:ins w:id="3734" w:author="Arnold Sandjaja" w:date="2013-06-29T14:41:00Z">
        <w:r w:rsidRPr="00F619C6">
          <w:rPr>
            <w:rFonts w:cs="Arial"/>
            <w:color w:val="FF0000"/>
            <w:sz w:val="24"/>
          </w:rPr>
          <w:lastRenderedPageBreak/>
          <w:t>(caption</w:t>
        </w:r>
        <w:r>
          <w:rPr>
            <w:rFonts w:cs="Arial"/>
            <w:color w:val="FF0000"/>
            <w:sz w:val="24"/>
          </w:rPr>
          <w:t xml:space="preserve"> for table</w:t>
        </w:r>
        <w:r w:rsidRPr="00F619C6">
          <w:rPr>
            <w:rFonts w:cs="Arial"/>
            <w:color w:val="FF0000"/>
            <w:sz w:val="24"/>
          </w:rPr>
          <w:t>)</w:t>
        </w:r>
      </w:ins>
      <w:ins w:id="3735" w:author="Lin Miirabai" w:date="2013-07-01T16:21:00Z">
        <w:r w:rsidR="001F0E7D" w:rsidRPr="001F0E7D">
          <w:rPr>
            <w:rFonts w:cs="Arial" w:hint="eastAsia"/>
            <w:color w:val="0000FF"/>
            <w:sz w:val="24"/>
            <w:lang w:eastAsia="zh-TW"/>
            <w:rPrChange w:id="3736" w:author="Lin Miirabai" w:date="2013-07-01T16:21:00Z">
              <w:rPr>
                <w:rFonts w:cs="Arial" w:hint="eastAsia"/>
                <w:color w:val="FF0000"/>
                <w:sz w:val="24"/>
                <w:lang w:eastAsia="zh-TW"/>
              </w:rPr>
            </w:rPrChange>
          </w:rPr>
          <w:t>（</w:t>
        </w:r>
        <w:r w:rsidR="001F0E7D" w:rsidRPr="001F0E7D">
          <w:rPr>
            <w:rFonts w:ascii="新細明體" w:eastAsia="新細明體" w:hAnsi="新細明體" w:cs="新細明體" w:hint="eastAsia"/>
            <w:color w:val="0000FF"/>
            <w:sz w:val="24"/>
            <w:lang w:eastAsia="zh-TW"/>
            <w:rPrChange w:id="3737" w:author="Lin Miirabai" w:date="2013-07-01T16:21:00Z">
              <w:rPr>
                <w:rFonts w:ascii="新細明體" w:eastAsia="新細明體" w:hAnsi="新細明體" w:cs="新細明體" w:hint="eastAsia"/>
                <w:color w:val="FF0000"/>
                <w:sz w:val="24"/>
                <w:lang w:eastAsia="zh-TW"/>
              </w:rPr>
            </w:rPrChange>
          </w:rPr>
          <w:t>表格的說明</w:t>
        </w:r>
        <w:r w:rsidR="001F0E7D" w:rsidRPr="001F0E7D">
          <w:rPr>
            <w:rFonts w:cs="Arial" w:hint="eastAsia"/>
            <w:color w:val="0000FF"/>
            <w:sz w:val="24"/>
            <w:lang w:eastAsia="zh-TW"/>
            <w:rPrChange w:id="3738" w:author="Lin Miirabai" w:date="2013-07-01T16:21:00Z">
              <w:rPr>
                <w:rFonts w:cs="Arial" w:hint="eastAsia"/>
                <w:color w:val="FF0000"/>
                <w:sz w:val="24"/>
                <w:lang w:eastAsia="zh-TW"/>
              </w:rPr>
            </w:rPrChange>
          </w:rPr>
          <w:t>）</w:t>
        </w:r>
      </w:ins>
    </w:p>
    <w:p w14:paraId="564A51B7" w14:textId="77777777" w:rsidR="000520D4" w:rsidRPr="00F619C6" w:rsidRDefault="000520D4" w:rsidP="000520D4">
      <w:pPr>
        <w:widowControl w:val="0"/>
        <w:autoSpaceDE w:val="0"/>
        <w:autoSpaceDN w:val="0"/>
        <w:adjustRightInd w:val="0"/>
        <w:ind w:right="1552"/>
        <w:rPr>
          <w:ins w:id="3739" w:author="Arnold Sandjaja" w:date="2013-06-29T14:41:00Z"/>
          <w:rFonts w:cs="Arial"/>
          <w:sz w:val="24"/>
        </w:rPr>
      </w:pPr>
      <w:ins w:id="3740" w:author="Arnold Sandjaja" w:date="2013-06-29T14:41:00Z">
        <w:r w:rsidRPr="00F619C6">
          <w:rPr>
            <w:rFonts w:cs="Arial"/>
            <w:sz w:val="24"/>
          </w:rPr>
          <w:t>Some examples for Austria</w:t>
        </w:r>
      </w:ins>
    </w:p>
    <w:p w14:paraId="7C2DB530" w14:textId="139A74C3" w:rsidR="000520D4" w:rsidRPr="001F0E7D" w:rsidRDefault="001F0E7D" w:rsidP="000520D4">
      <w:pPr>
        <w:widowControl w:val="0"/>
        <w:autoSpaceDE w:val="0"/>
        <w:autoSpaceDN w:val="0"/>
        <w:adjustRightInd w:val="0"/>
        <w:ind w:right="1552"/>
        <w:rPr>
          <w:ins w:id="3741" w:author="Arnold Sandjaja" w:date="2013-06-29T14:41:00Z"/>
          <w:rFonts w:ascii="新細明體" w:eastAsia="新細明體" w:hAnsi="新細明體" w:cs="新細明體" w:hint="eastAsia"/>
          <w:color w:val="0000FF"/>
          <w:sz w:val="18"/>
          <w:szCs w:val="18"/>
          <w:lang w:eastAsia="zh-TW"/>
          <w:rPrChange w:id="3742" w:author="Lin Miirabai" w:date="2013-07-01T16:21:00Z">
            <w:rPr>
              <w:ins w:id="3743" w:author="Arnold Sandjaja" w:date="2013-06-29T14:41:00Z"/>
              <w:rFonts w:cs="Arial" w:hint="eastAsia"/>
              <w:color w:val="FF0000"/>
              <w:sz w:val="24"/>
              <w:lang w:eastAsia="zh-TW"/>
            </w:rPr>
          </w:rPrChange>
        </w:rPr>
      </w:pPr>
      <w:ins w:id="3744" w:author="Lin Miirabai" w:date="2013-07-01T16:21:00Z">
        <w:r w:rsidRPr="001F0E7D">
          <w:rPr>
            <w:rFonts w:ascii="新細明體" w:eastAsia="新細明體" w:hAnsi="新細明體" w:cs="新細明體" w:hint="eastAsia"/>
            <w:color w:val="0000FF"/>
            <w:sz w:val="18"/>
            <w:szCs w:val="18"/>
            <w:lang w:eastAsia="zh-TW"/>
            <w:rPrChange w:id="3745" w:author="Lin Miirabai" w:date="2013-07-01T16:21:00Z">
              <w:rPr>
                <w:rFonts w:ascii="新細明體" w:eastAsia="新細明體" w:hAnsi="新細明體" w:cs="新細明體" w:hint="eastAsia"/>
                <w:color w:val="FF0000"/>
                <w:sz w:val="24"/>
                <w:lang w:eastAsia="zh-TW"/>
              </w:rPr>
            </w:rPrChange>
          </w:rPr>
          <w:t>奧地利的一些範例</w:t>
        </w:r>
      </w:ins>
    </w:p>
    <w:p w14:paraId="5D237289" w14:textId="77777777" w:rsidR="001D3434" w:rsidRDefault="001D3434" w:rsidP="000520D4">
      <w:pPr>
        <w:widowControl w:val="0"/>
        <w:autoSpaceDE w:val="0"/>
        <w:autoSpaceDN w:val="0"/>
        <w:adjustRightInd w:val="0"/>
        <w:ind w:right="1552"/>
        <w:rPr>
          <w:ins w:id="3746" w:author="Lin Miirabai" w:date="2013-07-01T17:06:00Z"/>
          <w:rFonts w:cs="Arial" w:hint="eastAsia"/>
          <w:color w:val="FF0000"/>
          <w:sz w:val="24"/>
          <w:lang w:eastAsia="zh-TW"/>
        </w:rPr>
      </w:pPr>
    </w:p>
    <w:p w14:paraId="33EDCCBC" w14:textId="77777777" w:rsidR="001D3434" w:rsidRPr="00B50214" w:rsidRDefault="001D3434" w:rsidP="000520D4">
      <w:pPr>
        <w:widowControl w:val="0"/>
        <w:autoSpaceDE w:val="0"/>
        <w:autoSpaceDN w:val="0"/>
        <w:adjustRightInd w:val="0"/>
        <w:ind w:right="1552"/>
        <w:rPr>
          <w:ins w:id="3747" w:author="Arnold Sandjaja" w:date="2013-06-29T14:41:00Z"/>
          <w:rFonts w:cs="Arial" w:hint="eastAsia"/>
          <w:color w:val="FF0000"/>
          <w:sz w:val="24"/>
          <w:lang w:eastAsia="zh-TW"/>
        </w:rPr>
      </w:pPr>
    </w:p>
    <w:p w14:paraId="3C283999" w14:textId="1DAC996F" w:rsidR="000520D4" w:rsidRPr="00B50214" w:rsidRDefault="000520D4" w:rsidP="000520D4">
      <w:pPr>
        <w:widowControl w:val="0"/>
        <w:autoSpaceDE w:val="0"/>
        <w:autoSpaceDN w:val="0"/>
        <w:adjustRightInd w:val="0"/>
        <w:ind w:right="1552"/>
        <w:rPr>
          <w:ins w:id="3748" w:author="Arnold Sandjaja" w:date="2013-06-29T14:41:00Z"/>
          <w:rFonts w:cs="Arial" w:hint="eastAsia"/>
          <w:color w:val="FF0000"/>
          <w:sz w:val="24"/>
          <w:lang w:eastAsia="zh-TW"/>
        </w:rPr>
      </w:pPr>
      <w:ins w:id="3749" w:author="Arnold Sandjaja" w:date="2013-06-29T14:41:00Z">
        <w:r w:rsidRPr="00B50214">
          <w:rPr>
            <w:rFonts w:cs="Arial"/>
            <w:color w:val="FF0000"/>
            <w:sz w:val="24"/>
          </w:rPr>
          <w:t>(– Pages 10 and 11)</w:t>
        </w:r>
      </w:ins>
      <w:ins w:id="3750" w:author="Lin Miirabai" w:date="2013-07-01T16:21:00Z">
        <w:r w:rsidR="001F0E7D" w:rsidRPr="001F0E7D">
          <w:rPr>
            <w:rFonts w:cs="Arial" w:hint="eastAsia"/>
            <w:color w:val="0000FF"/>
            <w:sz w:val="24"/>
            <w:lang w:eastAsia="zh-TW"/>
            <w:rPrChange w:id="3751" w:author="Lin Miirabai" w:date="2013-07-01T16:22:00Z">
              <w:rPr>
                <w:rFonts w:cs="Arial" w:hint="eastAsia"/>
                <w:color w:val="FF0000"/>
                <w:sz w:val="24"/>
                <w:lang w:eastAsia="zh-TW"/>
              </w:rPr>
            </w:rPrChange>
          </w:rPr>
          <w:t>（－</w:t>
        </w:r>
        <w:r w:rsidR="001F0E7D" w:rsidRPr="001F0E7D">
          <w:rPr>
            <w:rFonts w:ascii="新細明體" w:eastAsia="新細明體" w:hAnsi="新細明體" w:cs="新細明體" w:hint="eastAsia"/>
            <w:color w:val="0000FF"/>
            <w:sz w:val="24"/>
            <w:lang w:eastAsia="zh-TW"/>
            <w:rPrChange w:id="3752" w:author="Lin Miirabai" w:date="2013-07-01T16:22:00Z">
              <w:rPr>
                <w:rFonts w:ascii="新細明體" w:eastAsia="新細明體" w:hAnsi="新細明體" w:cs="新細明體" w:hint="eastAsia"/>
                <w:color w:val="FF0000"/>
                <w:sz w:val="24"/>
                <w:lang w:eastAsia="zh-TW"/>
              </w:rPr>
            </w:rPrChange>
          </w:rPr>
          <w:t>第</w:t>
        </w:r>
        <w:r w:rsidR="001F0E7D" w:rsidRPr="001F0E7D">
          <w:rPr>
            <w:rFonts w:cs="Arial"/>
            <w:color w:val="0000FF"/>
            <w:sz w:val="24"/>
            <w:rPrChange w:id="3753" w:author="Lin Miirabai" w:date="2013-07-01T16:22:00Z">
              <w:rPr>
                <w:rFonts w:cs="Arial"/>
                <w:color w:val="FF0000"/>
                <w:sz w:val="24"/>
              </w:rPr>
            </w:rPrChange>
          </w:rPr>
          <w:t>10</w:t>
        </w:r>
        <w:r w:rsidR="001F0E7D" w:rsidRPr="001F0E7D">
          <w:rPr>
            <w:rFonts w:ascii="新細明體" w:eastAsia="新細明體" w:hAnsi="新細明體" w:cs="新細明體" w:hint="eastAsia"/>
            <w:color w:val="0000FF"/>
            <w:sz w:val="24"/>
            <w:lang w:eastAsia="zh-TW"/>
            <w:rPrChange w:id="3754" w:author="Lin Miirabai" w:date="2013-07-01T16:22:00Z">
              <w:rPr>
                <w:rFonts w:ascii="新細明體" w:eastAsia="新細明體" w:hAnsi="新細明體" w:cs="新細明體" w:hint="eastAsia"/>
                <w:color w:val="FF0000"/>
                <w:sz w:val="24"/>
                <w:lang w:eastAsia="zh-TW"/>
              </w:rPr>
            </w:rPrChange>
          </w:rPr>
          <w:t>頁和第</w:t>
        </w:r>
      </w:ins>
      <w:ins w:id="3755" w:author="Lin Miirabai" w:date="2013-07-01T16:22:00Z">
        <w:r w:rsidR="001F0E7D" w:rsidRPr="001F0E7D">
          <w:rPr>
            <w:rFonts w:cs="Arial"/>
            <w:color w:val="0000FF"/>
            <w:sz w:val="24"/>
            <w:rPrChange w:id="3756" w:author="Lin Miirabai" w:date="2013-07-01T16:22:00Z">
              <w:rPr>
                <w:rFonts w:cs="Arial"/>
                <w:color w:val="FF0000"/>
                <w:sz w:val="24"/>
              </w:rPr>
            </w:rPrChange>
          </w:rPr>
          <w:t>11</w:t>
        </w:r>
      </w:ins>
      <w:ins w:id="3757" w:author="Lin Miirabai" w:date="2013-07-01T16:21:00Z">
        <w:r w:rsidR="001F0E7D" w:rsidRPr="001F0E7D">
          <w:rPr>
            <w:rFonts w:ascii="新細明體" w:eastAsia="新細明體" w:hAnsi="新細明體" w:cs="新細明體" w:hint="eastAsia"/>
            <w:color w:val="0000FF"/>
            <w:sz w:val="24"/>
            <w:lang w:eastAsia="zh-TW"/>
            <w:rPrChange w:id="3758" w:author="Lin Miirabai" w:date="2013-07-01T16:22:00Z">
              <w:rPr>
                <w:rFonts w:ascii="新細明體" w:eastAsia="新細明體" w:hAnsi="新細明體" w:cs="新細明體" w:hint="eastAsia"/>
                <w:color w:val="FF0000"/>
                <w:sz w:val="24"/>
                <w:lang w:eastAsia="zh-TW"/>
              </w:rPr>
            </w:rPrChange>
          </w:rPr>
          <w:t>頁</w:t>
        </w:r>
        <w:r w:rsidR="001F0E7D" w:rsidRPr="001F0E7D">
          <w:rPr>
            <w:rFonts w:cs="Arial" w:hint="eastAsia"/>
            <w:color w:val="0000FF"/>
            <w:sz w:val="24"/>
            <w:lang w:eastAsia="zh-TW"/>
            <w:rPrChange w:id="3759" w:author="Lin Miirabai" w:date="2013-07-01T16:22:00Z">
              <w:rPr>
                <w:rFonts w:cs="Arial" w:hint="eastAsia"/>
                <w:color w:val="FF0000"/>
                <w:sz w:val="24"/>
                <w:lang w:eastAsia="zh-TW"/>
              </w:rPr>
            </w:rPrChange>
          </w:rPr>
          <w:t>）</w:t>
        </w:r>
      </w:ins>
    </w:p>
    <w:p w14:paraId="6E368124" w14:textId="77777777" w:rsidR="000520D4" w:rsidRPr="00B50214" w:rsidRDefault="000520D4" w:rsidP="000520D4">
      <w:pPr>
        <w:widowControl w:val="0"/>
        <w:autoSpaceDE w:val="0"/>
        <w:autoSpaceDN w:val="0"/>
        <w:adjustRightInd w:val="0"/>
        <w:ind w:right="1552"/>
        <w:rPr>
          <w:ins w:id="3760" w:author="Arnold Sandjaja" w:date="2013-06-29T14:41:00Z"/>
          <w:rFonts w:cs="Arial"/>
          <w:b/>
          <w:bCs/>
        </w:rPr>
      </w:pPr>
    </w:p>
    <w:p w14:paraId="3C053039" w14:textId="77777777" w:rsidR="000520D4" w:rsidRPr="00B50214" w:rsidRDefault="000520D4" w:rsidP="000520D4">
      <w:pPr>
        <w:widowControl w:val="0"/>
        <w:autoSpaceDE w:val="0"/>
        <w:autoSpaceDN w:val="0"/>
        <w:adjustRightInd w:val="0"/>
        <w:ind w:right="1552"/>
        <w:rPr>
          <w:ins w:id="3761" w:author="Arnold Sandjaja" w:date="2013-06-29T14:41:00Z"/>
          <w:rFonts w:cs="Arial"/>
          <w:b/>
          <w:bCs/>
          <w:color w:val="FF0000"/>
        </w:rPr>
      </w:pPr>
    </w:p>
    <w:p w14:paraId="2E17D526" w14:textId="22912987" w:rsidR="000520D4" w:rsidRPr="00B50214" w:rsidRDefault="000520D4" w:rsidP="000520D4">
      <w:pPr>
        <w:widowControl w:val="0"/>
        <w:autoSpaceDE w:val="0"/>
        <w:autoSpaceDN w:val="0"/>
        <w:adjustRightInd w:val="0"/>
        <w:ind w:right="1552"/>
        <w:rPr>
          <w:ins w:id="3762" w:author="Arnold Sandjaja" w:date="2013-06-29T14:41:00Z"/>
          <w:rFonts w:cs="Arial" w:hint="eastAsia"/>
          <w:b/>
          <w:bCs/>
          <w:color w:val="FF2712"/>
          <w:lang w:eastAsia="zh-TW"/>
        </w:rPr>
      </w:pPr>
      <w:ins w:id="3763" w:author="Arnold Sandjaja" w:date="2013-06-29T14:41:00Z">
        <w:r w:rsidRPr="00B50214">
          <w:rPr>
            <w:rFonts w:cs="Arial"/>
            <w:b/>
            <w:bCs/>
            <w:color w:val="FF2712"/>
          </w:rPr>
          <w:t>(Title: )</w:t>
        </w:r>
      </w:ins>
      <w:ins w:id="3764" w:author="Lin Miirabai" w:date="2013-07-01T16:22:00Z">
        <w:r w:rsidR="001F0E7D" w:rsidRPr="001F0E7D">
          <w:rPr>
            <w:rFonts w:cs="Arial" w:hint="eastAsia"/>
            <w:b/>
            <w:bCs/>
            <w:color w:val="0000FF"/>
            <w:lang w:eastAsia="zh-TW"/>
            <w:rPrChange w:id="3765" w:author="Lin Miirabai" w:date="2013-07-01T16:22:00Z">
              <w:rPr>
                <w:rFonts w:cs="Arial" w:hint="eastAsia"/>
                <w:b/>
                <w:bCs/>
                <w:color w:val="FF2712"/>
                <w:lang w:eastAsia="zh-TW"/>
              </w:rPr>
            </w:rPrChange>
          </w:rPr>
          <w:t>（</w:t>
        </w:r>
        <w:r w:rsidR="001F0E7D" w:rsidRPr="001F0E7D">
          <w:rPr>
            <w:rFonts w:ascii="新細明體" w:eastAsia="新細明體" w:hAnsi="新細明體" w:cs="新細明體" w:hint="eastAsia"/>
            <w:b/>
            <w:bCs/>
            <w:color w:val="0000FF"/>
            <w:lang w:eastAsia="zh-TW"/>
            <w:rPrChange w:id="3766" w:author="Lin Miirabai" w:date="2013-07-01T16:22:00Z">
              <w:rPr>
                <w:rFonts w:ascii="新細明體" w:eastAsia="新細明體" w:hAnsi="新細明體" w:cs="新細明體" w:hint="eastAsia"/>
                <w:b/>
                <w:bCs/>
                <w:color w:val="FF2712"/>
                <w:lang w:eastAsia="zh-TW"/>
              </w:rPr>
            </w:rPrChange>
          </w:rPr>
          <w:t>標題：</w:t>
        </w:r>
        <w:r w:rsidR="001F0E7D" w:rsidRPr="001F0E7D">
          <w:rPr>
            <w:rFonts w:cs="Arial" w:hint="eastAsia"/>
            <w:b/>
            <w:bCs/>
            <w:color w:val="0000FF"/>
            <w:lang w:eastAsia="zh-TW"/>
            <w:rPrChange w:id="3767" w:author="Lin Miirabai" w:date="2013-07-01T16:22:00Z">
              <w:rPr>
                <w:rFonts w:cs="Arial" w:hint="eastAsia"/>
                <w:b/>
                <w:bCs/>
                <w:color w:val="FF2712"/>
                <w:lang w:eastAsia="zh-TW"/>
              </w:rPr>
            </w:rPrChange>
          </w:rPr>
          <w:t>）</w:t>
        </w:r>
      </w:ins>
    </w:p>
    <w:p w14:paraId="6358CF7F" w14:textId="77777777" w:rsidR="000520D4" w:rsidRPr="00B50214" w:rsidRDefault="000520D4" w:rsidP="000520D4">
      <w:pPr>
        <w:widowControl w:val="0"/>
        <w:autoSpaceDE w:val="0"/>
        <w:autoSpaceDN w:val="0"/>
        <w:adjustRightInd w:val="0"/>
        <w:ind w:right="1552"/>
        <w:rPr>
          <w:ins w:id="3768" w:author="Arnold Sandjaja" w:date="2013-06-29T14:41:00Z"/>
          <w:rFonts w:cs="Arial"/>
          <w:b/>
          <w:bCs/>
        </w:rPr>
      </w:pPr>
    </w:p>
    <w:p w14:paraId="611D19EB" w14:textId="77777777" w:rsidR="000520D4" w:rsidRDefault="000520D4" w:rsidP="000520D4">
      <w:pPr>
        <w:widowControl w:val="0"/>
        <w:autoSpaceDE w:val="0"/>
        <w:autoSpaceDN w:val="0"/>
        <w:adjustRightInd w:val="0"/>
        <w:ind w:right="1552"/>
        <w:rPr>
          <w:ins w:id="3769" w:author="Lin Miirabai" w:date="2013-07-01T16:22:00Z"/>
          <w:rFonts w:cs="Arial" w:hint="eastAsia"/>
          <w:lang w:eastAsia="zh-TW"/>
        </w:rPr>
      </w:pPr>
      <w:ins w:id="3770" w:author="Arnold Sandjaja" w:date="2013-06-29T14:41:00Z">
        <w:r w:rsidRPr="00B50214">
          <w:rPr>
            <w:rFonts w:cs="Arial"/>
            <w:b/>
            <w:bCs/>
          </w:rPr>
          <w:t>The Future by Al Gore – review</w:t>
        </w:r>
        <w:r w:rsidRPr="00B50214">
          <w:rPr>
            <w:rFonts w:cs="Arial"/>
          </w:rPr>
          <w:t>.</w:t>
        </w:r>
      </w:ins>
    </w:p>
    <w:p w14:paraId="66A12D31" w14:textId="0E7A8539" w:rsidR="005A6AE0" w:rsidRPr="005A6AE0" w:rsidRDefault="0057399A" w:rsidP="000520D4">
      <w:pPr>
        <w:widowControl w:val="0"/>
        <w:autoSpaceDE w:val="0"/>
        <w:autoSpaceDN w:val="0"/>
        <w:adjustRightInd w:val="0"/>
        <w:ind w:right="1552"/>
        <w:rPr>
          <w:ins w:id="3771" w:author="Arnold Sandjaja" w:date="2013-06-29T14:41:00Z"/>
          <w:rFonts w:ascii="新細明體" w:eastAsia="新細明體" w:hAnsi="新細明體" w:cs="新細明體" w:hint="eastAsia"/>
          <w:color w:val="0000FF"/>
          <w:lang w:eastAsia="zh-TW"/>
          <w:rPrChange w:id="3772" w:author="Lin Miirabai" w:date="2013-07-01T16:23:00Z">
            <w:rPr>
              <w:ins w:id="3773" w:author="Arnold Sandjaja" w:date="2013-06-29T14:41:00Z"/>
              <w:rFonts w:cs="Arial" w:hint="eastAsia"/>
              <w:lang w:eastAsia="zh-TW"/>
            </w:rPr>
          </w:rPrChange>
        </w:rPr>
      </w:pPr>
      <w:ins w:id="3774" w:author="Lin Miirabai" w:date="2013-07-01T18:49:00Z">
        <w:r>
          <w:rPr>
            <w:rFonts w:ascii="新細明體" w:eastAsia="新細明體" w:hAnsi="新細明體" w:cs="新細明體" w:hint="eastAsia"/>
            <w:b/>
            <w:bCs/>
            <w:color w:val="0000FF"/>
            <w:lang w:eastAsia="zh-TW"/>
          </w:rPr>
          <w:t>《</w:t>
        </w:r>
      </w:ins>
      <w:ins w:id="3775" w:author="Lin Miirabai" w:date="2013-07-01T16:22:00Z">
        <w:r w:rsidR="005A6AE0" w:rsidRPr="005A6AE0">
          <w:rPr>
            <w:rFonts w:ascii="新細明體" w:eastAsia="新細明體" w:hAnsi="新細明體" w:cs="新細明體" w:hint="eastAsia"/>
            <w:b/>
            <w:bCs/>
            <w:color w:val="0000FF"/>
            <w:lang w:eastAsia="zh-TW"/>
            <w:rPrChange w:id="3776" w:author="Lin Miirabai" w:date="2013-07-01T16:23:00Z">
              <w:rPr>
                <w:rFonts w:ascii="新細明體" w:eastAsia="新細明體" w:hAnsi="新細明體" w:cs="新細明體" w:hint="eastAsia"/>
                <w:b/>
                <w:bCs/>
                <w:lang w:eastAsia="zh-TW"/>
              </w:rPr>
            </w:rPrChange>
          </w:rPr>
          <w:t>未來</w:t>
        </w:r>
      </w:ins>
      <w:ins w:id="3777" w:author="Lin Miirabai" w:date="2013-07-01T18:49:00Z">
        <w:r>
          <w:rPr>
            <w:rFonts w:ascii="新細明體" w:eastAsia="新細明體" w:hAnsi="新細明體" w:cs="新細明體" w:hint="eastAsia"/>
            <w:b/>
            <w:bCs/>
            <w:color w:val="0000FF"/>
            <w:lang w:eastAsia="zh-TW"/>
          </w:rPr>
          <w:t>》</w:t>
        </w:r>
        <w:r w:rsidRPr="00EE0E3D">
          <w:rPr>
            <w:rFonts w:cs="Arial"/>
            <w:b/>
            <w:bCs/>
            <w:color w:val="0000FF"/>
          </w:rPr>
          <w:t>Al Gore</w:t>
        </w:r>
        <w:r>
          <w:rPr>
            <w:rFonts w:cs="Arial" w:hint="eastAsia"/>
            <w:b/>
            <w:bCs/>
            <w:color w:val="0000FF"/>
            <w:lang w:eastAsia="zh-TW"/>
          </w:rPr>
          <w:t>（</w:t>
        </w:r>
        <w:r>
          <w:rPr>
            <w:rFonts w:ascii="新細明體" w:eastAsia="新細明體" w:hAnsi="新細明體" w:cs="新細明體" w:hint="eastAsia"/>
            <w:b/>
            <w:bCs/>
            <w:color w:val="0000FF"/>
            <w:lang w:eastAsia="zh-TW"/>
          </w:rPr>
          <w:t>高爾</w:t>
        </w:r>
        <w:r>
          <w:rPr>
            <w:rFonts w:cs="Arial" w:hint="eastAsia"/>
            <w:b/>
            <w:bCs/>
            <w:color w:val="0000FF"/>
            <w:lang w:eastAsia="zh-TW"/>
          </w:rPr>
          <w:t>）</w:t>
        </w:r>
        <w:r>
          <w:rPr>
            <w:rFonts w:ascii="新細明體" w:eastAsia="新細明體" w:hAnsi="新細明體" w:cs="新細明體" w:hint="eastAsia"/>
            <w:b/>
            <w:bCs/>
            <w:color w:val="0000FF"/>
            <w:lang w:eastAsia="zh-TW"/>
          </w:rPr>
          <w:t>著</w:t>
        </w:r>
      </w:ins>
      <w:ins w:id="3778" w:author="Lin Miirabai" w:date="2013-07-01T16:23:00Z">
        <w:r w:rsidR="005A6AE0" w:rsidRPr="005A6AE0">
          <w:rPr>
            <w:rFonts w:ascii="新細明體" w:eastAsia="新細明體" w:hAnsi="新細明體" w:cs="新細明體" w:hint="eastAsia"/>
            <w:b/>
            <w:bCs/>
            <w:color w:val="0000FF"/>
            <w:lang w:eastAsia="zh-TW"/>
            <w:rPrChange w:id="3779" w:author="Lin Miirabai" w:date="2013-07-01T16:23:00Z">
              <w:rPr>
                <w:rFonts w:ascii="新細明體" w:eastAsia="新細明體" w:hAnsi="新細明體" w:cs="新細明體" w:hint="eastAsia"/>
                <w:b/>
                <w:bCs/>
                <w:lang w:eastAsia="zh-TW"/>
              </w:rPr>
            </w:rPrChange>
          </w:rPr>
          <w:t>－回顧</w:t>
        </w:r>
      </w:ins>
    </w:p>
    <w:p w14:paraId="347843F5" w14:textId="77777777" w:rsidR="000520D4" w:rsidRPr="00B50214" w:rsidRDefault="000520D4" w:rsidP="000520D4">
      <w:pPr>
        <w:widowControl w:val="0"/>
        <w:autoSpaceDE w:val="0"/>
        <w:autoSpaceDN w:val="0"/>
        <w:adjustRightInd w:val="0"/>
        <w:ind w:right="1552"/>
        <w:rPr>
          <w:ins w:id="3780" w:author="Arnold Sandjaja" w:date="2013-06-29T14:41:00Z"/>
          <w:rFonts w:cs="Arial"/>
          <w:b/>
          <w:bCs/>
          <w:color w:val="FF0000"/>
        </w:rPr>
      </w:pPr>
    </w:p>
    <w:p w14:paraId="04D3E3F3" w14:textId="3E459275" w:rsidR="000520D4" w:rsidRPr="00B50214" w:rsidRDefault="000520D4" w:rsidP="000520D4">
      <w:pPr>
        <w:widowControl w:val="0"/>
        <w:autoSpaceDE w:val="0"/>
        <w:autoSpaceDN w:val="0"/>
        <w:adjustRightInd w:val="0"/>
        <w:ind w:right="1552"/>
        <w:rPr>
          <w:ins w:id="3781" w:author="Arnold Sandjaja" w:date="2013-06-29T14:41:00Z"/>
          <w:rFonts w:cs="Arial" w:hint="eastAsia"/>
          <w:b/>
          <w:bCs/>
          <w:color w:val="FF2712"/>
          <w:lang w:eastAsia="zh-TW"/>
        </w:rPr>
      </w:pPr>
      <w:ins w:id="3782" w:author="Arnold Sandjaja" w:date="2013-06-29T14:41:00Z">
        <w:r w:rsidRPr="00B50214">
          <w:rPr>
            <w:rFonts w:cs="Arial"/>
            <w:b/>
            <w:bCs/>
            <w:color w:val="FF2712"/>
          </w:rPr>
          <w:t>(Main text: )</w:t>
        </w:r>
      </w:ins>
      <w:ins w:id="3783" w:author="Lin Miirabai" w:date="2013-07-01T16:22:00Z">
        <w:r w:rsidR="005A6AE0" w:rsidRPr="005A6AE0">
          <w:rPr>
            <w:rFonts w:cs="Arial" w:hint="eastAsia"/>
            <w:b/>
            <w:bCs/>
            <w:color w:val="0000FF"/>
            <w:lang w:eastAsia="zh-TW"/>
            <w:rPrChange w:id="3784" w:author="Lin Miirabai" w:date="2013-07-01T16:22:00Z">
              <w:rPr>
                <w:rFonts w:cs="Arial" w:hint="eastAsia"/>
                <w:b/>
                <w:bCs/>
                <w:color w:val="FF2712"/>
                <w:lang w:eastAsia="zh-TW"/>
              </w:rPr>
            </w:rPrChange>
          </w:rPr>
          <w:t>（</w:t>
        </w:r>
        <w:r w:rsidR="005A6AE0" w:rsidRPr="005A6AE0">
          <w:rPr>
            <w:rFonts w:ascii="新細明體" w:eastAsia="新細明體" w:hAnsi="新細明體" w:cs="新細明體" w:hint="eastAsia"/>
            <w:b/>
            <w:bCs/>
            <w:color w:val="0000FF"/>
            <w:lang w:eastAsia="zh-TW"/>
            <w:rPrChange w:id="3785" w:author="Lin Miirabai" w:date="2013-07-01T16:22:00Z">
              <w:rPr>
                <w:rFonts w:ascii="新細明體" w:eastAsia="新細明體" w:hAnsi="新細明體" w:cs="新細明體" w:hint="eastAsia"/>
                <w:b/>
                <w:bCs/>
                <w:color w:val="FF2712"/>
                <w:lang w:eastAsia="zh-TW"/>
              </w:rPr>
            </w:rPrChange>
          </w:rPr>
          <w:t>主要文案：</w:t>
        </w:r>
        <w:r w:rsidR="005A6AE0" w:rsidRPr="005A6AE0">
          <w:rPr>
            <w:rFonts w:cs="Arial" w:hint="eastAsia"/>
            <w:b/>
            <w:bCs/>
            <w:color w:val="0000FF"/>
            <w:lang w:eastAsia="zh-TW"/>
            <w:rPrChange w:id="3786" w:author="Lin Miirabai" w:date="2013-07-01T16:22:00Z">
              <w:rPr>
                <w:rFonts w:cs="Arial" w:hint="eastAsia"/>
                <w:b/>
                <w:bCs/>
                <w:color w:val="FF2712"/>
                <w:lang w:eastAsia="zh-TW"/>
              </w:rPr>
            </w:rPrChange>
          </w:rPr>
          <w:t>）</w:t>
        </w:r>
      </w:ins>
    </w:p>
    <w:p w14:paraId="4FDCA1DD" w14:textId="77777777" w:rsidR="000520D4" w:rsidRPr="00B50214" w:rsidRDefault="000520D4" w:rsidP="000520D4">
      <w:pPr>
        <w:widowControl w:val="0"/>
        <w:autoSpaceDE w:val="0"/>
        <w:autoSpaceDN w:val="0"/>
        <w:adjustRightInd w:val="0"/>
        <w:ind w:right="1552"/>
        <w:rPr>
          <w:ins w:id="3787" w:author="Arnold Sandjaja" w:date="2013-06-29T14:41:00Z"/>
          <w:rFonts w:cs="Arial"/>
          <w:b/>
          <w:bCs/>
        </w:rPr>
      </w:pPr>
    </w:p>
    <w:p w14:paraId="5E3A8B27" w14:textId="77777777" w:rsidR="000520D4" w:rsidRDefault="000520D4" w:rsidP="000520D4">
      <w:pPr>
        <w:widowControl w:val="0"/>
        <w:autoSpaceDE w:val="0"/>
        <w:autoSpaceDN w:val="0"/>
        <w:adjustRightInd w:val="0"/>
        <w:ind w:right="1552"/>
        <w:rPr>
          <w:ins w:id="3788" w:author="Lin Miirabai" w:date="2013-07-01T18:45:00Z"/>
          <w:rFonts w:cs="Arial" w:hint="eastAsia"/>
          <w:lang w:eastAsia="zh-TW"/>
        </w:rPr>
      </w:pPr>
      <w:ins w:id="3789" w:author="Arnold Sandjaja" w:date="2013-06-29T14:41:00Z">
        <w:r w:rsidRPr="00B50214">
          <w:rPr>
            <w:rFonts w:cs="Arial"/>
          </w:rPr>
          <w:t>Al Gore's alarming new guide to what needs to change in world politics is essential reading</w:t>
        </w:r>
      </w:ins>
    </w:p>
    <w:p w14:paraId="4FB15DE3" w14:textId="16347BE3" w:rsidR="005B0A32" w:rsidRPr="00626AAE" w:rsidRDefault="005B0A32" w:rsidP="000520D4">
      <w:pPr>
        <w:widowControl w:val="0"/>
        <w:autoSpaceDE w:val="0"/>
        <w:autoSpaceDN w:val="0"/>
        <w:adjustRightInd w:val="0"/>
        <w:ind w:right="1552"/>
        <w:rPr>
          <w:ins w:id="3790" w:author="Arnold Sandjaja" w:date="2013-06-29T14:41:00Z"/>
          <w:rFonts w:cs="Arial" w:hint="eastAsia"/>
          <w:color w:val="0000FF"/>
          <w:lang w:eastAsia="zh-TW"/>
          <w:rPrChange w:id="3791" w:author="Lin Miirabai" w:date="2013-07-01T18:47:00Z">
            <w:rPr>
              <w:ins w:id="3792" w:author="Arnold Sandjaja" w:date="2013-06-29T14:41:00Z"/>
              <w:rFonts w:cs="Arial" w:hint="eastAsia"/>
              <w:lang w:eastAsia="zh-TW"/>
            </w:rPr>
          </w:rPrChange>
        </w:rPr>
      </w:pPr>
      <w:ins w:id="3793" w:author="Lin Miirabai" w:date="2013-07-01T18:45:00Z">
        <w:r w:rsidRPr="00626AAE">
          <w:rPr>
            <w:rFonts w:cs="Arial" w:hint="eastAsia"/>
            <w:color w:val="0000FF"/>
            <w:lang w:eastAsia="zh-TW"/>
            <w:rPrChange w:id="3794" w:author="Lin Miirabai" w:date="2013-07-01T18:47:00Z">
              <w:rPr>
                <w:rFonts w:cs="Arial" w:hint="eastAsia"/>
                <w:lang w:eastAsia="zh-TW"/>
              </w:rPr>
            </w:rPrChange>
          </w:rPr>
          <w:t>（</w:t>
        </w:r>
        <w:r w:rsidRPr="00626AAE">
          <w:rPr>
            <w:rFonts w:cs="Arial"/>
            <w:color w:val="0000FF"/>
            <w:rPrChange w:id="3795" w:author="Lin Miirabai" w:date="2013-07-01T18:47:00Z">
              <w:rPr>
                <w:rFonts w:cs="Arial"/>
              </w:rPr>
            </w:rPrChange>
          </w:rPr>
          <w:t>Al Gore</w:t>
        </w:r>
      </w:ins>
      <w:ins w:id="3796" w:author="Lin Miirabai" w:date="2013-07-01T18:48:00Z">
        <w:r w:rsidR="0057399A">
          <w:rPr>
            <w:rFonts w:cs="Arial" w:hint="eastAsia"/>
            <w:color w:val="0000FF"/>
            <w:lang w:eastAsia="zh-TW"/>
          </w:rPr>
          <w:t>（</w:t>
        </w:r>
        <w:r w:rsidR="0057399A">
          <w:rPr>
            <w:rFonts w:ascii="新細明體" w:eastAsia="新細明體" w:hAnsi="新細明體" w:cs="新細明體" w:hint="eastAsia"/>
            <w:color w:val="0000FF"/>
            <w:lang w:eastAsia="zh-TW"/>
          </w:rPr>
          <w:t>高爾</w:t>
        </w:r>
        <w:r w:rsidR="0057399A">
          <w:rPr>
            <w:rFonts w:cs="Arial" w:hint="eastAsia"/>
            <w:color w:val="0000FF"/>
            <w:lang w:eastAsia="zh-TW"/>
          </w:rPr>
          <w:t>）</w:t>
        </w:r>
      </w:ins>
      <w:ins w:id="3797" w:author="Lin Miirabai" w:date="2013-07-01T18:46:00Z">
        <w:r w:rsidR="00626AAE" w:rsidRPr="00626AAE">
          <w:rPr>
            <w:rFonts w:ascii="新細明體" w:eastAsia="新細明體" w:hAnsi="新細明體" w:cs="新細明體" w:hint="eastAsia"/>
            <w:color w:val="0000FF"/>
            <w:lang w:eastAsia="zh-TW"/>
            <w:rPrChange w:id="3798" w:author="Lin Miirabai" w:date="2013-07-01T18:47:00Z">
              <w:rPr>
                <w:rFonts w:ascii="新細明體" w:eastAsia="新細明體" w:hAnsi="新細明體" w:cs="新細明體" w:hint="eastAsia"/>
                <w:lang w:eastAsia="zh-TW"/>
              </w:rPr>
            </w:rPrChange>
          </w:rPr>
          <w:t>對</w:t>
        </w:r>
        <w:r w:rsidR="00626AAE" w:rsidRPr="00626AAE">
          <w:rPr>
            <w:rFonts w:ascii="新細明體" w:eastAsia="新細明體" w:hAnsi="新細明體" w:cs="新細明體" w:hint="eastAsia"/>
            <w:color w:val="0000FF"/>
            <w:lang w:eastAsia="zh-TW"/>
            <w:rPrChange w:id="3799" w:author="Lin Miirabai" w:date="2013-07-01T18:47:00Z">
              <w:rPr>
                <w:rFonts w:ascii="新細明體" w:eastAsia="新細明體" w:hAnsi="新細明體" w:cs="新細明體" w:hint="eastAsia"/>
                <w:lang w:eastAsia="zh-TW"/>
              </w:rPr>
            </w:rPrChange>
          </w:rPr>
          <w:t>世界政治</w:t>
        </w:r>
      </w:ins>
      <w:ins w:id="3800" w:author="Lin Miirabai" w:date="2013-07-01T18:47:00Z">
        <w:r w:rsidR="00626AAE" w:rsidRPr="00626AAE">
          <w:rPr>
            <w:rFonts w:ascii="新細明體" w:eastAsia="新細明體" w:hAnsi="新細明體" w:cs="新細明體" w:hint="eastAsia"/>
            <w:color w:val="0000FF"/>
            <w:lang w:eastAsia="zh-TW"/>
            <w:rPrChange w:id="3801" w:author="Lin Miirabai" w:date="2013-07-01T18:47:00Z">
              <w:rPr>
                <w:rFonts w:ascii="新細明體" w:eastAsia="新細明體" w:hAnsi="新細明體" w:cs="新細明體" w:hint="eastAsia"/>
                <w:lang w:eastAsia="zh-TW"/>
              </w:rPr>
            </w:rPrChange>
          </w:rPr>
          <w:t>宣佈</w:t>
        </w:r>
      </w:ins>
      <w:ins w:id="3802" w:author="Lin Miirabai" w:date="2013-07-01T18:46:00Z">
        <w:r w:rsidR="00626AAE" w:rsidRPr="00626AAE">
          <w:rPr>
            <w:rFonts w:ascii="新細明體" w:eastAsia="新細明體" w:hAnsi="新細明體" w:cs="新細明體" w:hint="eastAsia"/>
            <w:color w:val="0000FF"/>
            <w:lang w:eastAsia="zh-TW"/>
            <w:rPrChange w:id="3803" w:author="Lin Miirabai" w:date="2013-07-01T18:47:00Z">
              <w:rPr>
                <w:rFonts w:ascii="新細明體" w:eastAsia="新細明體" w:hAnsi="新細明體" w:cs="新細明體" w:hint="eastAsia"/>
                <w:lang w:eastAsia="zh-TW"/>
              </w:rPr>
            </w:rPrChange>
          </w:rPr>
          <w:t>需要改變的</w:t>
        </w:r>
      </w:ins>
      <w:ins w:id="3804" w:author="Lin Miirabai" w:date="2013-07-01T18:45:00Z">
        <w:r w:rsidR="00626AAE" w:rsidRPr="00626AAE">
          <w:rPr>
            <w:rFonts w:ascii="新細明體" w:eastAsia="新細明體" w:hAnsi="新細明體" w:cs="新細明體" w:hint="eastAsia"/>
            <w:color w:val="0000FF"/>
            <w:lang w:eastAsia="zh-TW"/>
            <w:rPrChange w:id="3805" w:author="Lin Miirabai" w:date="2013-07-01T18:47:00Z">
              <w:rPr>
                <w:rFonts w:ascii="新細明體" w:eastAsia="新細明體" w:hAnsi="新細明體" w:cs="新細明體" w:hint="eastAsia"/>
                <w:lang w:eastAsia="zh-TW"/>
              </w:rPr>
            </w:rPrChange>
          </w:rPr>
          <w:t>新</w:t>
        </w:r>
        <w:r w:rsidRPr="00626AAE">
          <w:rPr>
            <w:rFonts w:ascii="新細明體" w:eastAsia="新細明體" w:hAnsi="新細明體" w:cs="新細明體" w:hint="eastAsia"/>
            <w:color w:val="0000FF"/>
            <w:lang w:eastAsia="zh-TW"/>
            <w:rPrChange w:id="3806" w:author="Lin Miirabai" w:date="2013-07-01T18:47:00Z">
              <w:rPr>
                <w:rFonts w:ascii="新細明體" w:eastAsia="新細明體" w:hAnsi="新細明體" w:cs="新細明體" w:hint="eastAsia"/>
                <w:lang w:eastAsia="zh-TW"/>
              </w:rPr>
            </w:rPrChange>
          </w:rPr>
          <w:t>指標</w:t>
        </w:r>
      </w:ins>
      <w:ins w:id="3807" w:author="Lin Miirabai" w:date="2013-07-01T18:46:00Z">
        <w:r w:rsidR="00626AAE" w:rsidRPr="00626AAE">
          <w:rPr>
            <w:rFonts w:ascii="新細明體" w:eastAsia="新細明體" w:hAnsi="新細明體" w:cs="新細明體" w:hint="eastAsia"/>
            <w:color w:val="0000FF"/>
            <w:lang w:eastAsia="zh-TW"/>
            <w:rPrChange w:id="3808" w:author="Lin Miirabai" w:date="2013-07-01T18:47:00Z">
              <w:rPr>
                <w:rFonts w:ascii="新細明體" w:eastAsia="新細明體" w:hAnsi="新細明體" w:cs="新細明體" w:hint="eastAsia"/>
                <w:lang w:eastAsia="zh-TW"/>
              </w:rPr>
            </w:rPrChange>
          </w:rPr>
          <w:t>，為必讀的一本書</w:t>
        </w:r>
      </w:ins>
      <w:ins w:id="3809" w:author="Lin Miirabai" w:date="2013-07-01T18:45:00Z">
        <w:r w:rsidRPr="00626AAE">
          <w:rPr>
            <w:rFonts w:cs="Arial" w:hint="eastAsia"/>
            <w:color w:val="0000FF"/>
            <w:lang w:eastAsia="zh-TW"/>
            <w:rPrChange w:id="3810" w:author="Lin Miirabai" w:date="2013-07-01T18:47:00Z">
              <w:rPr>
                <w:rFonts w:cs="Arial" w:hint="eastAsia"/>
                <w:lang w:eastAsia="zh-TW"/>
              </w:rPr>
            </w:rPrChange>
          </w:rPr>
          <w:t>）</w:t>
        </w:r>
      </w:ins>
    </w:p>
    <w:p w14:paraId="06F93847" w14:textId="77777777" w:rsidR="000520D4" w:rsidRPr="00B50214" w:rsidRDefault="000520D4" w:rsidP="000520D4">
      <w:pPr>
        <w:widowControl w:val="0"/>
        <w:autoSpaceDE w:val="0"/>
        <w:autoSpaceDN w:val="0"/>
        <w:adjustRightInd w:val="0"/>
        <w:ind w:right="1552"/>
        <w:rPr>
          <w:ins w:id="3811" w:author="Arnold Sandjaja" w:date="2013-06-29T14:41:00Z"/>
          <w:rFonts w:cs="Arial"/>
        </w:rPr>
      </w:pPr>
      <w:ins w:id="3812" w:author="Arnold Sandjaja" w:date="2013-06-29T14:41:00Z">
        <w:r w:rsidRPr="00B50214">
          <w:rPr>
            <w:rFonts w:cs="Arial"/>
          </w:rPr>
          <w:t>According to reliable reports, the new leadership in Beijing has been reading Alexis de Tocqueville. It's not hard to see why China's elite might look for guidance to the aristocratic French thinker. In his classic text The Ancien Regime and the Revolution (1856), de Tocqueville wrote that the danger of revolution is not greatest in the depths of poverty and despair but when conditions have been improving – especially if some are benefiting far more than others. The relevance of this for China is obvious. The implications for policy are rather less so, since de Tocqueville also warned that for a bad government, the moment of greatest danger comes when it starts to reform. In such circumstances, repression might be a more prudent course of action. This troubling ambiguity could explain why Chinese readers, struggling to decipher the intentions of their rulers, made de Tocqueville's book a national bestseller.</w:t>
        </w:r>
      </w:ins>
    </w:p>
    <w:p w14:paraId="21F0BEDB" w14:textId="77777777" w:rsidR="000520D4" w:rsidRPr="00B50214" w:rsidRDefault="000520D4" w:rsidP="000520D4">
      <w:pPr>
        <w:widowControl w:val="0"/>
        <w:autoSpaceDE w:val="0"/>
        <w:autoSpaceDN w:val="0"/>
        <w:adjustRightInd w:val="0"/>
        <w:ind w:right="1552"/>
        <w:rPr>
          <w:ins w:id="3813" w:author="Arnold Sandjaja" w:date="2013-06-29T14:41:00Z"/>
          <w:rFonts w:cs="Arial"/>
        </w:rPr>
      </w:pPr>
      <w:ins w:id="3814" w:author="Arnold Sandjaja" w:date="2013-06-29T14:41:00Z">
        <w:r w:rsidRPr="00B50214">
          <w:rPr>
            <w:rFonts w:cs="Arial"/>
          </w:rPr>
          <w:t>From a parochial British perspective, what might be most significant is the fact that China's rulers are reading de Tocqueville at all. It is difficult to imagine David Cameron devoting any time to a 19th-century thinker. Along with much of the political class, the prime minister seems resistant to the notion that history has anything to teach, and looks for guidance to writers who extol the wisdom of crowds, explain the momentous importance of tipping points or pass on the revelation that humans are social animals – the fleeting nostrums of the airport bookstore. But if our rulers will not read the classics then they must read Al Gore, who, after eight years of reading and thinking, has produced a guide for the politically perplexed that will surely endure.</w:t>
        </w:r>
      </w:ins>
    </w:p>
    <w:p w14:paraId="2BD6A0D7" w14:textId="574DB456" w:rsidR="000520D4" w:rsidRPr="005B0A32" w:rsidRDefault="005B0A32" w:rsidP="000520D4">
      <w:pPr>
        <w:widowControl w:val="0"/>
        <w:autoSpaceDE w:val="0"/>
        <w:autoSpaceDN w:val="0"/>
        <w:adjustRightInd w:val="0"/>
        <w:ind w:right="1552"/>
        <w:rPr>
          <w:ins w:id="3815" w:author="Lin Miirabai" w:date="2013-07-01T18:44:00Z"/>
          <w:rFonts w:ascii="新細明體" w:eastAsia="新細明體" w:hAnsi="新細明體" w:cs="新細明體" w:hint="eastAsia"/>
          <w:color w:val="0000FF"/>
          <w:lang w:eastAsia="zh-TW"/>
          <w:rPrChange w:id="3816" w:author="Lin Miirabai" w:date="2013-07-01T18:44:00Z">
            <w:rPr>
              <w:ins w:id="3817" w:author="Lin Miirabai" w:date="2013-07-01T18:44:00Z"/>
              <w:rFonts w:cs="Arial" w:hint="eastAsia"/>
              <w:lang w:eastAsia="zh-TW"/>
            </w:rPr>
          </w:rPrChange>
        </w:rPr>
      </w:pPr>
      <w:ins w:id="3818" w:author="Lin Miirabai" w:date="2013-07-01T18:44:00Z">
        <w:r w:rsidRPr="00EE0E3D">
          <w:rPr>
            <w:rFonts w:ascii="新細明體" w:eastAsia="新細明體" w:hAnsi="新細明體" w:cs="新細明體" w:hint="eastAsia"/>
            <w:color w:val="0000FF"/>
            <w:lang w:eastAsia="zh-TW"/>
          </w:rPr>
          <w:t>（以上為編輯內文文字）</w:t>
        </w:r>
      </w:ins>
    </w:p>
    <w:p w14:paraId="32F98104" w14:textId="77777777" w:rsidR="005B0A32" w:rsidRPr="00B50214" w:rsidRDefault="005B0A32" w:rsidP="000520D4">
      <w:pPr>
        <w:widowControl w:val="0"/>
        <w:autoSpaceDE w:val="0"/>
        <w:autoSpaceDN w:val="0"/>
        <w:adjustRightInd w:val="0"/>
        <w:ind w:right="1552"/>
        <w:rPr>
          <w:ins w:id="3819" w:author="Arnold Sandjaja" w:date="2013-06-29T14:41:00Z"/>
          <w:rFonts w:cs="Arial" w:hint="eastAsia"/>
          <w:lang w:eastAsia="zh-TW"/>
        </w:rPr>
      </w:pPr>
    </w:p>
    <w:p w14:paraId="63E5244E" w14:textId="77777777" w:rsidR="000520D4" w:rsidRDefault="000520D4" w:rsidP="000520D4">
      <w:pPr>
        <w:widowControl w:val="0"/>
        <w:autoSpaceDE w:val="0"/>
        <w:autoSpaceDN w:val="0"/>
        <w:adjustRightInd w:val="0"/>
        <w:ind w:right="1552"/>
        <w:rPr>
          <w:ins w:id="3820" w:author="Arnold Sandjaja" w:date="2013-06-29T14:41:00Z"/>
          <w:rFonts w:cs="Arial"/>
          <w:b/>
          <w:bCs/>
          <w:color w:val="FF0000"/>
        </w:rPr>
      </w:pPr>
      <w:ins w:id="3821" w:author="Arnold Sandjaja" w:date="2013-06-29T14:41:00Z">
        <w:r>
          <w:rPr>
            <w:rFonts w:cs="Arial"/>
            <w:b/>
            <w:bCs/>
            <w:color w:val="FF0000"/>
          </w:rPr>
          <w:t>(</w:t>
        </w:r>
        <w:r w:rsidRPr="00AC1A9E">
          <w:rPr>
            <w:rFonts w:cs="Arial"/>
            <w:b/>
            <w:bCs/>
            <w:color w:val="FF0000"/>
          </w:rPr>
          <w:t>Caption for the pictures</w:t>
        </w:r>
        <w:r>
          <w:rPr>
            <w:rFonts w:cs="Arial"/>
            <w:b/>
            <w:bCs/>
            <w:color w:val="FF0000"/>
          </w:rPr>
          <w:t xml:space="preserve"> in this article : use picture at your choice:</w:t>
        </w:r>
      </w:ins>
    </w:p>
    <w:p w14:paraId="68AEBA1F" w14:textId="77777777" w:rsidR="000520D4" w:rsidRPr="000A6AAA" w:rsidRDefault="000520D4" w:rsidP="000520D4">
      <w:pPr>
        <w:pStyle w:val="a8"/>
        <w:widowControl w:val="0"/>
        <w:numPr>
          <w:ilvl w:val="0"/>
          <w:numId w:val="10"/>
        </w:numPr>
        <w:autoSpaceDE w:val="0"/>
        <w:autoSpaceDN w:val="0"/>
        <w:adjustRightInd w:val="0"/>
        <w:ind w:right="1552"/>
        <w:rPr>
          <w:ins w:id="3822" w:author="Arnold Sandjaja" w:date="2013-06-29T14:41:00Z"/>
          <w:rFonts w:ascii="Arial" w:hAnsi="Arial" w:cs="Arial"/>
          <w:b/>
          <w:bCs/>
          <w:color w:val="FF0000"/>
        </w:rPr>
      </w:pPr>
      <w:ins w:id="3823" w:author="Arnold Sandjaja" w:date="2013-06-29T14:41:00Z">
        <w:r>
          <w:rPr>
            <w:rFonts w:ascii="Arial" w:hAnsi="Arial" w:cs="Arial"/>
            <w:b/>
            <w:bCs/>
            <w:color w:val="FF0000"/>
          </w:rPr>
          <w:t>WSC2013_TP40_MOD1_PRE_EN_08</w:t>
        </w:r>
        <w:r w:rsidRPr="000A6AAA">
          <w:rPr>
            <w:rFonts w:ascii="Arial" w:hAnsi="Arial" w:cs="Arial"/>
            <w:b/>
            <w:bCs/>
            <w:color w:val="FF0000"/>
          </w:rPr>
          <w:t>.jpg</w:t>
        </w:r>
      </w:ins>
    </w:p>
    <w:p w14:paraId="122725C9" w14:textId="77777777" w:rsidR="000520D4" w:rsidRPr="000A6AAA" w:rsidRDefault="000520D4" w:rsidP="000520D4">
      <w:pPr>
        <w:pStyle w:val="a8"/>
        <w:widowControl w:val="0"/>
        <w:numPr>
          <w:ilvl w:val="0"/>
          <w:numId w:val="10"/>
        </w:numPr>
        <w:autoSpaceDE w:val="0"/>
        <w:autoSpaceDN w:val="0"/>
        <w:adjustRightInd w:val="0"/>
        <w:ind w:right="1552"/>
        <w:rPr>
          <w:ins w:id="3824" w:author="Arnold Sandjaja" w:date="2013-06-29T14:41:00Z"/>
          <w:rFonts w:ascii="Arial" w:hAnsi="Arial" w:cs="Arial"/>
          <w:b/>
          <w:bCs/>
          <w:color w:val="FF0000"/>
        </w:rPr>
      </w:pPr>
      <w:ins w:id="3825" w:author="Arnold Sandjaja" w:date="2013-06-29T14:41:00Z">
        <w:r>
          <w:rPr>
            <w:rFonts w:ascii="Arial" w:hAnsi="Arial" w:cs="Arial"/>
            <w:b/>
            <w:bCs/>
            <w:color w:val="FF0000"/>
          </w:rPr>
          <w:t>WSC2013_TP40_MOD1_PRE_EN_09</w:t>
        </w:r>
        <w:r w:rsidRPr="000A6AAA">
          <w:rPr>
            <w:rFonts w:ascii="Arial" w:hAnsi="Arial" w:cs="Arial"/>
            <w:b/>
            <w:bCs/>
            <w:color w:val="FF0000"/>
          </w:rPr>
          <w:t>.jpg)</w:t>
        </w:r>
      </w:ins>
    </w:p>
    <w:p w14:paraId="4955C4E9" w14:textId="77777777" w:rsidR="0098285E" w:rsidRPr="0098285E" w:rsidRDefault="0098285E" w:rsidP="0098285E">
      <w:pPr>
        <w:widowControl w:val="0"/>
        <w:autoSpaceDE w:val="0"/>
        <w:autoSpaceDN w:val="0"/>
        <w:adjustRightInd w:val="0"/>
        <w:ind w:right="1552"/>
        <w:rPr>
          <w:ins w:id="3826" w:author="Lin Miirabai" w:date="2013-07-01T18:21:00Z"/>
          <w:rFonts w:ascii="新細明體" w:eastAsia="新細明體" w:hAnsi="新細明體" w:cs="新細明體" w:hint="eastAsia"/>
          <w:b/>
          <w:bCs/>
          <w:color w:val="0000FF"/>
          <w:lang w:eastAsia="zh-TW"/>
          <w:rPrChange w:id="3827" w:author="Lin Miirabai" w:date="2013-07-01T18:22:00Z">
            <w:rPr>
              <w:ins w:id="3828" w:author="Lin Miirabai" w:date="2013-07-01T18:21:00Z"/>
              <w:rFonts w:ascii="新細明體" w:eastAsia="新細明體" w:hAnsi="新細明體" w:cs="新細明體" w:hint="eastAsia"/>
              <w:b/>
              <w:bCs/>
              <w:color w:val="0000FF"/>
              <w:lang w:eastAsia="zh-TW"/>
            </w:rPr>
          </w:rPrChange>
        </w:rPr>
      </w:pPr>
      <w:ins w:id="3829" w:author="Lin Miirabai" w:date="2013-07-01T18:21:00Z">
        <w:r w:rsidRPr="0098285E">
          <w:rPr>
            <w:rFonts w:cs="Arial" w:hint="eastAsia"/>
            <w:b/>
            <w:bCs/>
            <w:color w:val="0000FF"/>
            <w:lang w:eastAsia="zh-TW"/>
            <w:rPrChange w:id="3830" w:author="Lin Miirabai" w:date="2013-07-01T18:22:00Z">
              <w:rPr>
                <w:rFonts w:cs="Arial" w:hint="eastAsia"/>
                <w:b/>
                <w:bCs/>
                <w:color w:val="0000FF"/>
                <w:lang w:eastAsia="zh-TW"/>
              </w:rPr>
            </w:rPrChange>
          </w:rPr>
          <w:t>（</w:t>
        </w:r>
        <w:r w:rsidRPr="0098285E">
          <w:rPr>
            <w:rFonts w:ascii="新細明體" w:eastAsia="新細明體" w:hAnsi="新細明體" w:cs="新細明體" w:hint="eastAsia"/>
            <w:b/>
            <w:bCs/>
            <w:color w:val="0000FF"/>
            <w:lang w:eastAsia="zh-TW"/>
            <w:rPrChange w:id="3831" w:author="Lin Miirabai" w:date="2013-07-01T18:22:00Z">
              <w:rPr>
                <w:rFonts w:ascii="新細明體" w:eastAsia="新細明體" w:hAnsi="新細明體" w:cs="新細明體" w:hint="eastAsia"/>
                <w:b/>
                <w:bCs/>
                <w:color w:val="0000FF"/>
                <w:lang w:eastAsia="zh-TW"/>
              </w:rPr>
            </w:rPrChange>
          </w:rPr>
          <w:t>這篇文章的圖說：你自己選擇圖片：</w:t>
        </w:r>
      </w:ins>
    </w:p>
    <w:p w14:paraId="797394B1" w14:textId="77777777" w:rsidR="0098285E" w:rsidRPr="0098285E" w:rsidRDefault="0098285E" w:rsidP="0098285E">
      <w:pPr>
        <w:pStyle w:val="a8"/>
        <w:widowControl w:val="0"/>
        <w:numPr>
          <w:ilvl w:val="0"/>
          <w:numId w:val="10"/>
        </w:numPr>
        <w:autoSpaceDE w:val="0"/>
        <w:autoSpaceDN w:val="0"/>
        <w:adjustRightInd w:val="0"/>
        <w:ind w:right="1552"/>
        <w:rPr>
          <w:ins w:id="3832" w:author="Lin Miirabai" w:date="2013-07-01T18:21:00Z"/>
          <w:rFonts w:ascii="Arial" w:hAnsi="Arial" w:cs="Arial"/>
          <w:b/>
          <w:bCs/>
          <w:color w:val="0000FF"/>
          <w:rPrChange w:id="3833" w:author="Lin Miirabai" w:date="2013-07-01T18:22:00Z">
            <w:rPr>
              <w:ins w:id="3834" w:author="Lin Miirabai" w:date="2013-07-01T18:21:00Z"/>
              <w:rFonts w:ascii="Arial" w:hAnsi="Arial" w:cs="Arial"/>
              <w:b/>
              <w:bCs/>
              <w:color w:val="FF0000"/>
            </w:rPr>
          </w:rPrChange>
        </w:rPr>
      </w:pPr>
      <w:ins w:id="3835" w:author="Lin Miirabai" w:date="2013-07-01T18:21:00Z">
        <w:r w:rsidRPr="0098285E">
          <w:rPr>
            <w:rFonts w:ascii="Arial" w:hAnsi="Arial" w:cs="Arial"/>
            <w:b/>
            <w:bCs/>
            <w:color w:val="0000FF"/>
            <w:rPrChange w:id="3836" w:author="Lin Miirabai" w:date="2013-07-01T18:22:00Z">
              <w:rPr>
                <w:rFonts w:ascii="Arial" w:hAnsi="Arial" w:cs="Arial"/>
                <w:b/>
                <w:bCs/>
                <w:color w:val="FF0000"/>
              </w:rPr>
            </w:rPrChange>
          </w:rPr>
          <w:t>WSC2013_TP40_MOD1_PRE_EN_08.jpg</w:t>
        </w:r>
      </w:ins>
    </w:p>
    <w:p w14:paraId="35908854" w14:textId="621C4D6C" w:rsidR="0098285E" w:rsidRPr="0098285E" w:rsidRDefault="0098285E" w:rsidP="0098285E">
      <w:pPr>
        <w:pStyle w:val="a8"/>
        <w:widowControl w:val="0"/>
        <w:numPr>
          <w:ilvl w:val="0"/>
          <w:numId w:val="10"/>
        </w:numPr>
        <w:autoSpaceDE w:val="0"/>
        <w:autoSpaceDN w:val="0"/>
        <w:adjustRightInd w:val="0"/>
        <w:ind w:right="1552"/>
        <w:rPr>
          <w:ins w:id="3837" w:author="Lin Miirabai" w:date="2013-07-01T18:21:00Z"/>
          <w:rFonts w:ascii="Arial" w:hAnsi="Arial" w:cs="Arial" w:hint="eastAsia"/>
          <w:b/>
          <w:bCs/>
          <w:color w:val="0000FF"/>
          <w:rPrChange w:id="3838" w:author="Lin Miirabai" w:date="2013-07-01T18:22:00Z">
            <w:rPr>
              <w:ins w:id="3839" w:author="Lin Miirabai" w:date="2013-07-01T18:21:00Z"/>
              <w:rFonts w:ascii="Arial" w:hAnsi="Arial" w:cs="Arial" w:hint="eastAsia"/>
              <w:b/>
              <w:bCs/>
              <w:color w:val="0000FF"/>
            </w:rPr>
          </w:rPrChange>
        </w:rPr>
      </w:pPr>
      <w:ins w:id="3840" w:author="Lin Miirabai" w:date="2013-07-01T18:21:00Z">
        <w:r w:rsidRPr="0098285E">
          <w:rPr>
            <w:rFonts w:ascii="Arial" w:hAnsi="Arial" w:cs="Arial"/>
            <w:b/>
            <w:bCs/>
            <w:color w:val="0000FF"/>
            <w:rPrChange w:id="3841" w:author="Lin Miirabai" w:date="2013-07-01T18:22:00Z">
              <w:rPr>
                <w:rFonts w:ascii="Arial" w:hAnsi="Arial" w:cs="Arial"/>
                <w:b/>
                <w:bCs/>
                <w:color w:val="FF0000"/>
              </w:rPr>
            </w:rPrChange>
          </w:rPr>
          <w:t>WSC2013_TP40_MOD1_PRE_EN_09.jpg</w:t>
        </w:r>
        <w:r w:rsidRPr="0098285E">
          <w:rPr>
            <w:rFonts w:ascii="新細明體" w:eastAsia="新細明體" w:hAnsi="新細明體" w:cs="新細明體" w:hint="eastAsia"/>
            <w:b/>
            <w:bCs/>
            <w:color w:val="0000FF"/>
            <w:lang w:eastAsia="zh-TW"/>
            <w:rPrChange w:id="3842" w:author="Lin Miirabai" w:date="2013-07-01T18:22:00Z">
              <w:rPr>
                <w:rFonts w:ascii="新細明體" w:eastAsia="新細明體" w:hAnsi="新細明體" w:cs="新細明體" w:hint="eastAsia"/>
                <w:b/>
                <w:bCs/>
                <w:color w:val="0000FF"/>
                <w:lang w:eastAsia="zh-TW"/>
              </w:rPr>
            </w:rPrChange>
          </w:rPr>
          <w:t>）</w:t>
        </w:r>
      </w:ins>
    </w:p>
    <w:p w14:paraId="02E1406D" w14:textId="77777777" w:rsidR="000520D4" w:rsidRDefault="000520D4" w:rsidP="000520D4">
      <w:pPr>
        <w:widowControl w:val="0"/>
        <w:autoSpaceDE w:val="0"/>
        <w:autoSpaceDN w:val="0"/>
        <w:adjustRightInd w:val="0"/>
        <w:ind w:right="1552"/>
        <w:rPr>
          <w:ins w:id="3843" w:author="Arnold Sandjaja" w:date="2013-06-29T14:41:00Z"/>
          <w:rFonts w:cs="Arial"/>
          <w:b/>
          <w:bCs/>
          <w:color w:val="FF0000"/>
        </w:rPr>
      </w:pPr>
    </w:p>
    <w:p w14:paraId="1671561D" w14:textId="77777777" w:rsidR="000520D4" w:rsidRPr="00B50214" w:rsidRDefault="000520D4" w:rsidP="000520D4">
      <w:pPr>
        <w:widowControl w:val="0"/>
        <w:autoSpaceDE w:val="0"/>
        <w:autoSpaceDN w:val="0"/>
        <w:adjustRightInd w:val="0"/>
        <w:ind w:right="1552"/>
        <w:rPr>
          <w:ins w:id="3844" w:author="Arnold Sandjaja" w:date="2013-06-29T14:41:00Z"/>
          <w:rFonts w:cs="Arial"/>
        </w:rPr>
      </w:pPr>
      <w:ins w:id="3845" w:author="Arnold Sandjaja" w:date="2013-06-29T14:41:00Z">
        <w:r>
          <w:rPr>
            <w:rFonts w:cs="Arial"/>
          </w:rPr>
          <w:t>The Cover of Al Gore’s Book, The future</w:t>
        </w:r>
      </w:ins>
    </w:p>
    <w:p w14:paraId="15015914" w14:textId="15B28B17" w:rsidR="000520D4" w:rsidRPr="0098285E" w:rsidRDefault="0098285E" w:rsidP="000520D4">
      <w:pPr>
        <w:widowControl w:val="0"/>
        <w:autoSpaceDE w:val="0"/>
        <w:autoSpaceDN w:val="0"/>
        <w:adjustRightInd w:val="0"/>
        <w:ind w:right="1552"/>
        <w:rPr>
          <w:ins w:id="3846" w:author="Arnold Sandjaja" w:date="2013-06-29T14:41:00Z"/>
          <w:rFonts w:ascii="新細明體" w:eastAsia="新細明體" w:hAnsi="新細明體" w:cs="新細明體" w:hint="eastAsia"/>
          <w:color w:val="0000FF"/>
          <w:lang w:eastAsia="zh-TW"/>
          <w:rPrChange w:id="3847" w:author="Lin Miirabai" w:date="2013-07-01T18:22:00Z">
            <w:rPr>
              <w:ins w:id="3848" w:author="Arnold Sandjaja" w:date="2013-06-29T14:41:00Z"/>
              <w:rFonts w:cs="Arial" w:hint="eastAsia"/>
              <w:lang w:eastAsia="zh-TW"/>
            </w:rPr>
          </w:rPrChange>
        </w:rPr>
      </w:pPr>
      <w:ins w:id="3849" w:author="Lin Miirabai" w:date="2013-07-01T18:22:00Z">
        <w:r w:rsidRPr="0098285E">
          <w:rPr>
            <w:rFonts w:cs="Arial"/>
            <w:color w:val="0000FF"/>
            <w:rPrChange w:id="3850" w:author="Lin Miirabai" w:date="2013-07-01T18:22:00Z">
              <w:rPr>
                <w:rFonts w:cs="Arial"/>
              </w:rPr>
            </w:rPrChange>
          </w:rPr>
          <w:t>Al Gore</w:t>
        </w:r>
        <w:r w:rsidRPr="0098285E">
          <w:rPr>
            <w:rFonts w:ascii="新細明體" w:eastAsia="新細明體" w:hAnsi="新細明體" w:cs="新細明體" w:hint="eastAsia"/>
            <w:color w:val="0000FF"/>
            <w:lang w:eastAsia="zh-TW"/>
            <w:rPrChange w:id="3851" w:author="Lin Miirabai" w:date="2013-07-01T18:22:00Z">
              <w:rPr>
                <w:rFonts w:ascii="新細明體" w:eastAsia="新細明體" w:hAnsi="新細明體" w:cs="新細明體" w:hint="eastAsia"/>
                <w:lang w:eastAsia="zh-TW"/>
              </w:rPr>
            </w:rPrChange>
          </w:rPr>
          <w:t>這本書的封面，未來</w:t>
        </w:r>
      </w:ins>
    </w:p>
    <w:p w14:paraId="6FC303C4" w14:textId="77777777" w:rsidR="000520D4" w:rsidRDefault="000520D4" w:rsidP="000520D4">
      <w:pPr>
        <w:widowControl w:val="0"/>
        <w:autoSpaceDE w:val="0"/>
        <w:autoSpaceDN w:val="0"/>
        <w:adjustRightInd w:val="0"/>
        <w:ind w:right="1552"/>
        <w:rPr>
          <w:ins w:id="3852" w:author="Arnold Sandjaja" w:date="2013-06-29T14:41:00Z"/>
          <w:rFonts w:cs="Arial"/>
          <w:b/>
          <w:bCs/>
          <w:color w:val="FF2712"/>
        </w:rPr>
      </w:pPr>
    </w:p>
    <w:p w14:paraId="27747C8D" w14:textId="3700D7E0" w:rsidR="000520D4" w:rsidRPr="00B50214" w:rsidRDefault="000520D4" w:rsidP="000520D4">
      <w:pPr>
        <w:widowControl w:val="0"/>
        <w:autoSpaceDE w:val="0"/>
        <w:autoSpaceDN w:val="0"/>
        <w:adjustRightInd w:val="0"/>
        <w:ind w:right="1552"/>
        <w:rPr>
          <w:ins w:id="3853" w:author="Arnold Sandjaja" w:date="2013-06-29T14:41:00Z"/>
          <w:rFonts w:cs="Arial" w:hint="eastAsia"/>
          <w:b/>
          <w:bCs/>
          <w:color w:val="FF2712"/>
          <w:lang w:eastAsia="zh-TW"/>
        </w:rPr>
      </w:pPr>
      <w:ins w:id="3854" w:author="Arnold Sandjaja" w:date="2013-06-29T14:41:00Z">
        <w:r w:rsidRPr="00B50214">
          <w:rPr>
            <w:rFonts w:cs="Arial"/>
            <w:b/>
            <w:bCs/>
            <w:color w:val="FF2712"/>
          </w:rPr>
          <w:t>(Title: )</w:t>
        </w:r>
      </w:ins>
      <w:ins w:id="3855" w:author="Lin Miirabai" w:date="2013-07-01T16:23:00Z">
        <w:r w:rsidR="00343D2F" w:rsidRPr="00343D2F">
          <w:rPr>
            <w:rFonts w:cs="Arial" w:hint="eastAsia"/>
            <w:b/>
            <w:bCs/>
            <w:color w:val="0000FF"/>
            <w:lang w:eastAsia="zh-TW"/>
            <w:rPrChange w:id="3856" w:author="Lin Miirabai" w:date="2013-07-01T16:23:00Z">
              <w:rPr>
                <w:rFonts w:cs="Arial" w:hint="eastAsia"/>
                <w:b/>
                <w:bCs/>
                <w:color w:val="FF2712"/>
                <w:lang w:eastAsia="zh-TW"/>
              </w:rPr>
            </w:rPrChange>
          </w:rPr>
          <w:t>（</w:t>
        </w:r>
        <w:r w:rsidR="00343D2F" w:rsidRPr="00343D2F">
          <w:rPr>
            <w:rFonts w:ascii="新細明體" w:eastAsia="新細明體" w:hAnsi="新細明體" w:cs="新細明體" w:hint="eastAsia"/>
            <w:b/>
            <w:bCs/>
            <w:color w:val="0000FF"/>
            <w:lang w:eastAsia="zh-TW"/>
            <w:rPrChange w:id="3857" w:author="Lin Miirabai" w:date="2013-07-01T16:23:00Z">
              <w:rPr>
                <w:rFonts w:ascii="新細明體" w:eastAsia="新細明體" w:hAnsi="新細明體" w:cs="新細明體" w:hint="eastAsia"/>
                <w:b/>
                <w:bCs/>
                <w:color w:val="FF2712"/>
                <w:lang w:eastAsia="zh-TW"/>
              </w:rPr>
            </w:rPrChange>
          </w:rPr>
          <w:t>標題：</w:t>
        </w:r>
        <w:r w:rsidR="00343D2F" w:rsidRPr="00343D2F">
          <w:rPr>
            <w:rFonts w:cs="Arial" w:hint="eastAsia"/>
            <w:b/>
            <w:bCs/>
            <w:color w:val="0000FF"/>
            <w:lang w:eastAsia="zh-TW"/>
            <w:rPrChange w:id="3858" w:author="Lin Miirabai" w:date="2013-07-01T16:23:00Z">
              <w:rPr>
                <w:rFonts w:cs="Arial" w:hint="eastAsia"/>
                <w:b/>
                <w:bCs/>
                <w:color w:val="FF2712"/>
                <w:lang w:eastAsia="zh-TW"/>
              </w:rPr>
            </w:rPrChange>
          </w:rPr>
          <w:t>）</w:t>
        </w:r>
      </w:ins>
    </w:p>
    <w:p w14:paraId="3ADAFAED" w14:textId="77777777" w:rsidR="000520D4" w:rsidRPr="00B50214" w:rsidRDefault="000520D4" w:rsidP="000520D4">
      <w:pPr>
        <w:widowControl w:val="0"/>
        <w:autoSpaceDE w:val="0"/>
        <w:autoSpaceDN w:val="0"/>
        <w:adjustRightInd w:val="0"/>
        <w:ind w:right="1552"/>
        <w:rPr>
          <w:ins w:id="3859" w:author="Arnold Sandjaja" w:date="2013-06-29T14:41:00Z"/>
          <w:rFonts w:cs="Arial"/>
          <w:b/>
          <w:bCs/>
        </w:rPr>
      </w:pPr>
    </w:p>
    <w:p w14:paraId="7DD9176F" w14:textId="77777777" w:rsidR="000520D4" w:rsidRPr="00B50214" w:rsidRDefault="000520D4" w:rsidP="000520D4">
      <w:pPr>
        <w:widowControl w:val="0"/>
        <w:autoSpaceDE w:val="0"/>
        <w:autoSpaceDN w:val="0"/>
        <w:adjustRightInd w:val="0"/>
        <w:ind w:right="1552"/>
        <w:rPr>
          <w:ins w:id="3860" w:author="Arnold Sandjaja" w:date="2013-06-29T14:41:00Z"/>
          <w:rFonts w:cs="Arial"/>
          <w:b/>
          <w:bCs/>
        </w:rPr>
      </w:pPr>
      <w:ins w:id="3861" w:author="Arnold Sandjaja" w:date="2013-06-29T14:41:00Z">
        <w:r w:rsidRPr="00B50214">
          <w:rPr>
            <w:rFonts w:cs="Arial"/>
            <w:b/>
            <w:bCs/>
          </w:rPr>
          <w:t>For a Europe-wide coordinated levy on wealth</w:t>
        </w:r>
      </w:ins>
    </w:p>
    <w:p w14:paraId="4CD5C042" w14:textId="6644E096" w:rsidR="0098285E" w:rsidRPr="00EE0E3D" w:rsidRDefault="0098285E" w:rsidP="0098285E">
      <w:pPr>
        <w:widowControl w:val="0"/>
        <w:autoSpaceDE w:val="0"/>
        <w:autoSpaceDN w:val="0"/>
        <w:adjustRightInd w:val="0"/>
        <w:ind w:right="1552"/>
        <w:rPr>
          <w:ins w:id="3862" w:author="Lin Miirabai" w:date="2013-07-01T18:22:00Z"/>
          <w:rFonts w:ascii="新細明體" w:eastAsia="新細明體" w:hAnsi="新細明體" w:cs="新細明體" w:hint="eastAsia"/>
          <w:color w:val="0000FF"/>
          <w:szCs w:val="20"/>
          <w:lang w:eastAsia="zh-TW"/>
        </w:rPr>
      </w:pPr>
      <w:ins w:id="3863" w:author="Lin Miirabai" w:date="2013-07-01T18:22:00Z">
        <w:r w:rsidRPr="00EE0E3D">
          <w:rPr>
            <w:rFonts w:ascii="新細明體" w:eastAsia="新細明體" w:hAnsi="新細明體" w:cs="新細明體" w:hint="eastAsia"/>
            <w:color w:val="0000FF"/>
            <w:szCs w:val="20"/>
            <w:lang w:eastAsia="zh-TW"/>
          </w:rPr>
          <w:t>與歐洲相配的</w:t>
        </w:r>
        <w:r>
          <w:rPr>
            <w:rFonts w:ascii="新細明體" w:eastAsia="新細明體" w:hAnsi="新細明體" w:cs="新細明體" w:hint="eastAsia"/>
            <w:color w:val="0000FF"/>
            <w:szCs w:val="20"/>
            <w:lang w:eastAsia="zh-TW"/>
          </w:rPr>
          <w:t>財富</w:t>
        </w:r>
      </w:ins>
      <w:ins w:id="3864" w:author="Lin Miirabai" w:date="2013-07-01T18:23:00Z">
        <w:r>
          <w:rPr>
            <w:rFonts w:ascii="新細明體" w:eastAsia="新細明體" w:hAnsi="新細明體" w:cs="新細明體" w:hint="eastAsia"/>
            <w:color w:val="0000FF"/>
            <w:szCs w:val="20"/>
            <w:lang w:eastAsia="zh-TW"/>
          </w:rPr>
          <w:t>徵收</w:t>
        </w:r>
      </w:ins>
    </w:p>
    <w:p w14:paraId="0C64E627" w14:textId="77777777" w:rsidR="000520D4" w:rsidRPr="00B50214" w:rsidRDefault="000520D4" w:rsidP="000520D4">
      <w:pPr>
        <w:widowControl w:val="0"/>
        <w:autoSpaceDE w:val="0"/>
        <w:autoSpaceDN w:val="0"/>
        <w:adjustRightInd w:val="0"/>
        <w:ind w:right="1552"/>
        <w:rPr>
          <w:ins w:id="3865" w:author="Arnold Sandjaja" w:date="2013-06-29T14:41:00Z"/>
          <w:rFonts w:cs="Arial"/>
          <w:b/>
          <w:bCs/>
          <w:color w:val="FF0000"/>
        </w:rPr>
      </w:pPr>
    </w:p>
    <w:p w14:paraId="15DE1E24" w14:textId="5C2463DD" w:rsidR="000520D4" w:rsidRPr="00B50214" w:rsidRDefault="000520D4" w:rsidP="000520D4">
      <w:pPr>
        <w:widowControl w:val="0"/>
        <w:autoSpaceDE w:val="0"/>
        <w:autoSpaceDN w:val="0"/>
        <w:adjustRightInd w:val="0"/>
        <w:ind w:right="1552"/>
        <w:rPr>
          <w:ins w:id="3866" w:author="Arnold Sandjaja" w:date="2013-06-29T14:41:00Z"/>
          <w:rFonts w:cs="Arial" w:hint="eastAsia"/>
          <w:b/>
          <w:bCs/>
          <w:lang w:eastAsia="zh-TW"/>
        </w:rPr>
      </w:pPr>
      <w:ins w:id="3867" w:author="Arnold Sandjaja" w:date="2013-06-29T14:41:00Z">
        <w:r w:rsidRPr="00B50214">
          <w:rPr>
            <w:rFonts w:cs="Arial"/>
            <w:b/>
            <w:bCs/>
            <w:color w:val="FF2712"/>
          </w:rPr>
          <w:t>(Main text: )</w:t>
        </w:r>
      </w:ins>
      <w:ins w:id="3868" w:author="Lin Miirabai" w:date="2013-07-01T16:23:00Z">
        <w:r w:rsidR="00343D2F" w:rsidRPr="00343D2F">
          <w:rPr>
            <w:rFonts w:cs="Arial" w:hint="eastAsia"/>
            <w:b/>
            <w:bCs/>
            <w:color w:val="0000FF"/>
            <w:lang w:eastAsia="zh-TW"/>
            <w:rPrChange w:id="3869" w:author="Lin Miirabai" w:date="2013-07-01T16:23:00Z">
              <w:rPr>
                <w:rFonts w:cs="Arial" w:hint="eastAsia"/>
                <w:b/>
                <w:bCs/>
                <w:color w:val="FF2712"/>
                <w:lang w:eastAsia="zh-TW"/>
              </w:rPr>
            </w:rPrChange>
          </w:rPr>
          <w:t>（</w:t>
        </w:r>
        <w:r w:rsidR="00343D2F" w:rsidRPr="00343D2F">
          <w:rPr>
            <w:rFonts w:ascii="新細明體" w:eastAsia="新細明體" w:hAnsi="新細明體" w:cs="新細明體" w:hint="eastAsia"/>
            <w:b/>
            <w:bCs/>
            <w:color w:val="0000FF"/>
            <w:lang w:eastAsia="zh-TW"/>
            <w:rPrChange w:id="3870" w:author="Lin Miirabai" w:date="2013-07-01T16:23:00Z">
              <w:rPr>
                <w:rFonts w:ascii="新細明體" w:eastAsia="新細明體" w:hAnsi="新細明體" w:cs="新細明體" w:hint="eastAsia"/>
                <w:b/>
                <w:bCs/>
                <w:color w:val="FF2712"/>
                <w:lang w:eastAsia="zh-TW"/>
              </w:rPr>
            </w:rPrChange>
          </w:rPr>
          <w:t>主要文案：</w:t>
        </w:r>
        <w:r w:rsidR="00343D2F" w:rsidRPr="00343D2F">
          <w:rPr>
            <w:rFonts w:cs="Arial" w:hint="eastAsia"/>
            <w:b/>
            <w:bCs/>
            <w:color w:val="0000FF"/>
            <w:lang w:eastAsia="zh-TW"/>
            <w:rPrChange w:id="3871" w:author="Lin Miirabai" w:date="2013-07-01T16:23:00Z">
              <w:rPr>
                <w:rFonts w:cs="Arial" w:hint="eastAsia"/>
                <w:b/>
                <w:bCs/>
                <w:color w:val="FF2712"/>
                <w:lang w:eastAsia="zh-TW"/>
              </w:rPr>
            </w:rPrChange>
          </w:rPr>
          <w:t>）</w:t>
        </w:r>
      </w:ins>
    </w:p>
    <w:p w14:paraId="053718DC" w14:textId="77777777" w:rsidR="000520D4" w:rsidRPr="00B50214" w:rsidRDefault="000520D4" w:rsidP="000520D4">
      <w:pPr>
        <w:widowControl w:val="0"/>
        <w:autoSpaceDE w:val="0"/>
        <w:autoSpaceDN w:val="0"/>
        <w:adjustRightInd w:val="0"/>
        <w:ind w:right="1552"/>
        <w:rPr>
          <w:ins w:id="3872" w:author="Arnold Sandjaja" w:date="2013-06-29T14:41:00Z"/>
          <w:rFonts w:cs="Arial"/>
          <w:b/>
          <w:bCs/>
        </w:rPr>
      </w:pPr>
    </w:p>
    <w:p w14:paraId="2DC151DE" w14:textId="1F7DAA43" w:rsidR="000520D4" w:rsidRPr="00B50214" w:rsidRDefault="000520D4" w:rsidP="000520D4">
      <w:pPr>
        <w:widowControl w:val="0"/>
        <w:autoSpaceDE w:val="0"/>
        <w:autoSpaceDN w:val="0"/>
        <w:adjustRightInd w:val="0"/>
        <w:ind w:right="1552"/>
        <w:rPr>
          <w:ins w:id="3873" w:author="Arnold Sandjaja" w:date="2013-06-29T14:41:00Z"/>
          <w:rFonts w:cs="Arial" w:hint="eastAsia"/>
          <w:lang w:eastAsia="zh-TW"/>
        </w:rPr>
      </w:pPr>
      <w:ins w:id="3874" w:author="Arnold Sandjaja" w:date="2013-06-29T14:41:00Z">
        <w:r w:rsidRPr="00B50214">
          <w:rPr>
            <w:rFonts w:cs="Arial"/>
          </w:rPr>
          <w:t>The nature of the crisis</w:t>
        </w:r>
      </w:ins>
      <w:ins w:id="3875" w:author="Lin Miirabai" w:date="2013-07-01T18:43:00Z">
        <w:r w:rsidR="005B0A32" w:rsidRPr="005B0A32">
          <w:rPr>
            <w:rFonts w:cs="Arial" w:hint="eastAsia"/>
            <w:color w:val="0000FF"/>
            <w:lang w:eastAsia="zh-TW"/>
            <w:rPrChange w:id="3876" w:author="Lin Miirabai" w:date="2013-07-01T18:44:00Z">
              <w:rPr>
                <w:rFonts w:cs="Arial" w:hint="eastAsia"/>
                <w:lang w:eastAsia="zh-TW"/>
              </w:rPr>
            </w:rPrChange>
          </w:rPr>
          <w:t>（</w:t>
        </w:r>
        <w:r w:rsidR="005B0A32" w:rsidRPr="005B0A32">
          <w:rPr>
            <w:rFonts w:ascii="新細明體" w:eastAsia="新細明體" w:hAnsi="新細明體" w:cs="新細明體" w:hint="eastAsia"/>
            <w:color w:val="0000FF"/>
            <w:lang w:eastAsia="zh-TW"/>
            <w:rPrChange w:id="3877" w:author="Lin Miirabai" w:date="2013-07-01T18:44:00Z">
              <w:rPr>
                <w:rFonts w:ascii="新細明體" w:eastAsia="新細明體" w:hAnsi="新細明體" w:cs="新細明體" w:hint="eastAsia"/>
                <w:lang w:eastAsia="zh-TW"/>
              </w:rPr>
            </w:rPrChange>
          </w:rPr>
          <w:t>危機的</w:t>
        </w:r>
      </w:ins>
      <w:ins w:id="3878" w:author="Lin Miirabai" w:date="2013-07-01T18:44:00Z">
        <w:r w:rsidR="005B0A32" w:rsidRPr="005B0A32">
          <w:rPr>
            <w:rFonts w:ascii="新細明體" w:eastAsia="新細明體" w:hAnsi="新細明體" w:cs="新細明體" w:hint="eastAsia"/>
            <w:color w:val="0000FF"/>
            <w:lang w:eastAsia="zh-TW"/>
            <w:rPrChange w:id="3879" w:author="Lin Miirabai" w:date="2013-07-01T18:44:00Z">
              <w:rPr>
                <w:rFonts w:ascii="新細明體" w:eastAsia="新細明體" w:hAnsi="新細明體" w:cs="新細明體" w:hint="eastAsia"/>
                <w:lang w:eastAsia="zh-TW"/>
              </w:rPr>
            </w:rPrChange>
          </w:rPr>
          <w:t>本身</w:t>
        </w:r>
      </w:ins>
      <w:ins w:id="3880" w:author="Lin Miirabai" w:date="2013-07-01T18:43:00Z">
        <w:r w:rsidR="005B0A32" w:rsidRPr="005B0A32">
          <w:rPr>
            <w:rFonts w:cs="Arial" w:hint="eastAsia"/>
            <w:color w:val="0000FF"/>
            <w:lang w:eastAsia="zh-TW"/>
            <w:rPrChange w:id="3881" w:author="Lin Miirabai" w:date="2013-07-01T18:44:00Z">
              <w:rPr>
                <w:rFonts w:cs="Arial" w:hint="eastAsia"/>
                <w:lang w:eastAsia="zh-TW"/>
              </w:rPr>
            </w:rPrChange>
          </w:rPr>
          <w:t>）</w:t>
        </w:r>
      </w:ins>
    </w:p>
    <w:p w14:paraId="6C6E6FFD" w14:textId="77777777" w:rsidR="000520D4" w:rsidRPr="00B50214" w:rsidRDefault="000520D4" w:rsidP="000520D4">
      <w:pPr>
        <w:widowControl w:val="0"/>
        <w:autoSpaceDE w:val="0"/>
        <w:autoSpaceDN w:val="0"/>
        <w:adjustRightInd w:val="0"/>
        <w:ind w:right="1552"/>
        <w:rPr>
          <w:ins w:id="3882" w:author="Arnold Sandjaja" w:date="2013-06-29T14:41:00Z"/>
          <w:rFonts w:cs="Arial"/>
        </w:rPr>
      </w:pPr>
      <w:ins w:id="3883" w:author="Arnold Sandjaja" w:date="2013-06-29T14:41:00Z">
        <w:r w:rsidRPr="00B50214">
          <w:rPr>
            <w:rFonts w:cs="Arial"/>
          </w:rPr>
          <w:t xml:space="preserve"> A constantly increasing disparity of wealth is an intrinsic aspect of capitalism. Wealth grows faster than workers’ income. Large amounts of wealth grow faster than small amount. In some countries, wealth taxes exist. But the tax rates are much lower than the growth rates of large fortunes. Therefore, strong political correctives to create a fairer distribution </w:t>
        </w:r>
        <w:r w:rsidRPr="00B50214">
          <w:rPr>
            <w:rFonts w:cs="Arial"/>
          </w:rPr>
          <w:lastRenderedPageBreak/>
          <w:t>are necessary. This applies even more in the currently dominant form of capitalism driven by financial markets, since here the disparity in the distribution of prosperity has been growing especially rapidly. As this polarization of the distribution of wealth grows, so does the amount of capital circulating around the world in search of profitable investment opportunities. In particular since the 1970s, this mass has increased dramatically. It became less and less possible to exploit this capital profitably in the productive economy. In the search for new sources of profit, the international financial markets became more and more important. This transition was accompanied and fostered by constantly increasing deregulation and globalization of the financial markets, and led to a quite novel dynamism involving the polarization of the distribution of income and assets. The increasing dominance of the financial markets has allowed gigantic profits – and also losses – to be made within seconds. Thus the system is becoming more and more unstable. More and more speculative bubbles develop, which must burst sooner or later.</w:t>
        </w:r>
      </w:ins>
    </w:p>
    <w:p w14:paraId="63CB1B8B" w14:textId="3F7592BF" w:rsidR="000520D4" w:rsidRPr="005B0A32" w:rsidRDefault="005B0A32" w:rsidP="000520D4">
      <w:pPr>
        <w:widowControl w:val="0"/>
        <w:autoSpaceDE w:val="0"/>
        <w:autoSpaceDN w:val="0"/>
        <w:adjustRightInd w:val="0"/>
        <w:ind w:right="1552"/>
        <w:rPr>
          <w:ins w:id="3884" w:author="Lin Miirabai" w:date="2013-07-01T18:43:00Z"/>
          <w:rFonts w:ascii="新細明體" w:eastAsia="新細明體" w:hAnsi="新細明體" w:cs="新細明體" w:hint="eastAsia"/>
          <w:color w:val="0000FF"/>
          <w:lang w:eastAsia="zh-TW"/>
          <w:rPrChange w:id="3885" w:author="Lin Miirabai" w:date="2013-07-01T18:43:00Z">
            <w:rPr>
              <w:ins w:id="3886" w:author="Lin Miirabai" w:date="2013-07-01T18:43:00Z"/>
              <w:rFonts w:cs="Arial" w:hint="eastAsia"/>
              <w:lang w:eastAsia="zh-TW"/>
            </w:rPr>
          </w:rPrChange>
        </w:rPr>
      </w:pPr>
      <w:ins w:id="3887" w:author="Lin Miirabai" w:date="2013-07-01T18:43:00Z">
        <w:r w:rsidRPr="00EE0E3D">
          <w:rPr>
            <w:rFonts w:ascii="新細明體" w:eastAsia="新細明體" w:hAnsi="新細明體" w:cs="新細明體" w:hint="eastAsia"/>
            <w:color w:val="0000FF"/>
            <w:lang w:eastAsia="zh-TW"/>
          </w:rPr>
          <w:t>（以上為編輯內文文字）</w:t>
        </w:r>
      </w:ins>
    </w:p>
    <w:p w14:paraId="558F2C4C" w14:textId="77777777" w:rsidR="005B0A32" w:rsidRPr="00B50214" w:rsidRDefault="005B0A32" w:rsidP="000520D4">
      <w:pPr>
        <w:widowControl w:val="0"/>
        <w:autoSpaceDE w:val="0"/>
        <w:autoSpaceDN w:val="0"/>
        <w:adjustRightInd w:val="0"/>
        <w:ind w:right="1552"/>
        <w:rPr>
          <w:ins w:id="3888" w:author="Arnold Sandjaja" w:date="2013-06-29T14:41:00Z"/>
          <w:rFonts w:cs="Arial" w:hint="eastAsia"/>
          <w:lang w:eastAsia="zh-TW"/>
        </w:rPr>
      </w:pPr>
    </w:p>
    <w:p w14:paraId="01EC8D39" w14:textId="77777777" w:rsidR="000520D4" w:rsidRDefault="000520D4" w:rsidP="000520D4">
      <w:pPr>
        <w:widowControl w:val="0"/>
        <w:autoSpaceDE w:val="0"/>
        <w:autoSpaceDN w:val="0"/>
        <w:adjustRightInd w:val="0"/>
        <w:ind w:right="1552"/>
        <w:rPr>
          <w:ins w:id="3889" w:author="Arnold Sandjaja" w:date="2013-06-29T14:41:00Z"/>
          <w:rFonts w:cs="Arial"/>
          <w:b/>
          <w:bCs/>
          <w:color w:val="FF0000"/>
        </w:rPr>
      </w:pPr>
      <w:ins w:id="3890" w:author="Arnold Sandjaja" w:date="2013-06-29T14:41:00Z">
        <w:r>
          <w:rPr>
            <w:rFonts w:cs="Arial"/>
            <w:b/>
            <w:bCs/>
            <w:color w:val="FF0000"/>
          </w:rPr>
          <w:t>(</w:t>
        </w:r>
        <w:r w:rsidRPr="00AC1A9E">
          <w:rPr>
            <w:rFonts w:cs="Arial"/>
            <w:b/>
            <w:bCs/>
            <w:color w:val="FF0000"/>
          </w:rPr>
          <w:t>Caption for the pictures</w:t>
        </w:r>
        <w:r>
          <w:rPr>
            <w:rFonts w:cs="Arial"/>
            <w:b/>
            <w:bCs/>
            <w:color w:val="FF0000"/>
          </w:rPr>
          <w:t xml:space="preserve"> in this article : use picture at your choice:</w:t>
        </w:r>
      </w:ins>
    </w:p>
    <w:p w14:paraId="6AF2827F" w14:textId="77777777" w:rsidR="000520D4" w:rsidRPr="000A6AAA" w:rsidRDefault="000520D4" w:rsidP="000520D4">
      <w:pPr>
        <w:pStyle w:val="a8"/>
        <w:widowControl w:val="0"/>
        <w:numPr>
          <w:ilvl w:val="0"/>
          <w:numId w:val="10"/>
        </w:numPr>
        <w:autoSpaceDE w:val="0"/>
        <w:autoSpaceDN w:val="0"/>
        <w:adjustRightInd w:val="0"/>
        <w:ind w:right="1552"/>
        <w:rPr>
          <w:ins w:id="3891" w:author="Arnold Sandjaja" w:date="2013-06-29T14:41:00Z"/>
          <w:rFonts w:ascii="Arial" w:hAnsi="Arial" w:cs="Arial"/>
          <w:b/>
          <w:bCs/>
          <w:color w:val="FF0000"/>
        </w:rPr>
      </w:pPr>
      <w:ins w:id="3892" w:author="Arnold Sandjaja" w:date="2013-06-29T14:41:00Z">
        <w:r>
          <w:rPr>
            <w:rFonts w:ascii="Arial" w:hAnsi="Arial" w:cs="Arial"/>
            <w:b/>
            <w:bCs/>
            <w:color w:val="FF0000"/>
          </w:rPr>
          <w:t>WSC2013_TP40_MOD1_PRE_EN_10</w:t>
        </w:r>
        <w:r w:rsidRPr="000A6AAA">
          <w:rPr>
            <w:rFonts w:ascii="Arial" w:hAnsi="Arial" w:cs="Arial"/>
            <w:b/>
            <w:bCs/>
            <w:color w:val="FF0000"/>
          </w:rPr>
          <w:t>.jpg</w:t>
        </w:r>
      </w:ins>
    </w:p>
    <w:p w14:paraId="74852438" w14:textId="77777777" w:rsidR="000520D4" w:rsidRPr="000A6AAA" w:rsidRDefault="000520D4" w:rsidP="000520D4">
      <w:pPr>
        <w:pStyle w:val="a8"/>
        <w:widowControl w:val="0"/>
        <w:numPr>
          <w:ilvl w:val="0"/>
          <w:numId w:val="10"/>
        </w:numPr>
        <w:autoSpaceDE w:val="0"/>
        <w:autoSpaceDN w:val="0"/>
        <w:adjustRightInd w:val="0"/>
        <w:ind w:right="1552"/>
        <w:rPr>
          <w:ins w:id="3893" w:author="Arnold Sandjaja" w:date="2013-06-29T14:41:00Z"/>
          <w:rFonts w:ascii="Arial" w:hAnsi="Arial" w:cs="Arial"/>
          <w:b/>
          <w:bCs/>
          <w:color w:val="FF0000"/>
        </w:rPr>
      </w:pPr>
      <w:ins w:id="3894" w:author="Arnold Sandjaja" w:date="2013-06-29T14:41:00Z">
        <w:r>
          <w:rPr>
            <w:rFonts w:ascii="Arial" w:hAnsi="Arial" w:cs="Arial"/>
            <w:b/>
            <w:bCs/>
            <w:color w:val="FF0000"/>
          </w:rPr>
          <w:t>WSC2013_TP40_MOD1_PRE_EN_11</w:t>
        </w:r>
        <w:r w:rsidRPr="000A6AAA">
          <w:rPr>
            <w:rFonts w:ascii="Arial" w:hAnsi="Arial" w:cs="Arial"/>
            <w:b/>
            <w:bCs/>
            <w:color w:val="FF0000"/>
          </w:rPr>
          <w:t>.jpg)</w:t>
        </w:r>
      </w:ins>
    </w:p>
    <w:p w14:paraId="6D4484CE" w14:textId="77777777" w:rsidR="00A55AB6" w:rsidRPr="00A55AB6" w:rsidRDefault="00A55AB6" w:rsidP="00A55AB6">
      <w:pPr>
        <w:widowControl w:val="0"/>
        <w:autoSpaceDE w:val="0"/>
        <w:autoSpaceDN w:val="0"/>
        <w:adjustRightInd w:val="0"/>
        <w:ind w:right="1552"/>
        <w:rPr>
          <w:ins w:id="3895" w:author="Lin Miirabai" w:date="2013-07-01T18:23:00Z"/>
          <w:rFonts w:ascii="新細明體" w:eastAsia="新細明體" w:hAnsi="新細明體" w:cs="新細明體" w:hint="eastAsia"/>
          <w:b/>
          <w:bCs/>
          <w:color w:val="0000FF"/>
          <w:lang w:eastAsia="zh-TW"/>
          <w:rPrChange w:id="3896" w:author="Lin Miirabai" w:date="2013-07-01T18:23:00Z">
            <w:rPr>
              <w:ins w:id="3897" w:author="Lin Miirabai" w:date="2013-07-01T18:23:00Z"/>
              <w:rFonts w:ascii="新細明體" w:eastAsia="新細明體" w:hAnsi="新細明體" w:cs="新細明體" w:hint="eastAsia"/>
              <w:b/>
              <w:bCs/>
              <w:color w:val="0000FF"/>
              <w:lang w:eastAsia="zh-TW"/>
            </w:rPr>
          </w:rPrChange>
        </w:rPr>
      </w:pPr>
      <w:ins w:id="3898" w:author="Lin Miirabai" w:date="2013-07-01T18:23:00Z">
        <w:r w:rsidRPr="00A55AB6">
          <w:rPr>
            <w:rFonts w:cs="Arial" w:hint="eastAsia"/>
            <w:b/>
            <w:bCs/>
            <w:color w:val="0000FF"/>
            <w:lang w:eastAsia="zh-TW"/>
            <w:rPrChange w:id="3899" w:author="Lin Miirabai" w:date="2013-07-01T18:23:00Z">
              <w:rPr>
                <w:rFonts w:cs="Arial" w:hint="eastAsia"/>
                <w:b/>
                <w:bCs/>
                <w:color w:val="0000FF"/>
                <w:lang w:eastAsia="zh-TW"/>
              </w:rPr>
            </w:rPrChange>
          </w:rPr>
          <w:t>（</w:t>
        </w:r>
        <w:r w:rsidRPr="00A55AB6">
          <w:rPr>
            <w:rFonts w:ascii="新細明體" w:eastAsia="新細明體" w:hAnsi="新細明體" w:cs="新細明體" w:hint="eastAsia"/>
            <w:b/>
            <w:bCs/>
            <w:color w:val="0000FF"/>
            <w:lang w:eastAsia="zh-TW"/>
            <w:rPrChange w:id="3900" w:author="Lin Miirabai" w:date="2013-07-01T18:23:00Z">
              <w:rPr>
                <w:rFonts w:ascii="新細明體" w:eastAsia="新細明體" w:hAnsi="新細明體" w:cs="新細明體" w:hint="eastAsia"/>
                <w:b/>
                <w:bCs/>
                <w:color w:val="0000FF"/>
                <w:lang w:eastAsia="zh-TW"/>
              </w:rPr>
            </w:rPrChange>
          </w:rPr>
          <w:t>這篇文章的圖說：你自己選擇圖片：</w:t>
        </w:r>
      </w:ins>
    </w:p>
    <w:p w14:paraId="01D77E23" w14:textId="77777777" w:rsidR="00A55AB6" w:rsidRPr="00A55AB6" w:rsidRDefault="00A55AB6" w:rsidP="00A55AB6">
      <w:pPr>
        <w:pStyle w:val="a8"/>
        <w:widowControl w:val="0"/>
        <w:numPr>
          <w:ilvl w:val="0"/>
          <w:numId w:val="10"/>
        </w:numPr>
        <w:autoSpaceDE w:val="0"/>
        <w:autoSpaceDN w:val="0"/>
        <w:adjustRightInd w:val="0"/>
        <w:ind w:right="1552"/>
        <w:rPr>
          <w:ins w:id="3901" w:author="Lin Miirabai" w:date="2013-07-01T18:23:00Z"/>
          <w:rFonts w:ascii="Arial" w:hAnsi="Arial" w:cs="Arial"/>
          <w:b/>
          <w:bCs/>
          <w:color w:val="0000FF"/>
          <w:rPrChange w:id="3902" w:author="Lin Miirabai" w:date="2013-07-01T18:23:00Z">
            <w:rPr>
              <w:ins w:id="3903" w:author="Lin Miirabai" w:date="2013-07-01T18:23:00Z"/>
              <w:rFonts w:ascii="Arial" w:hAnsi="Arial" w:cs="Arial"/>
              <w:b/>
              <w:bCs/>
              <w:color w:val="FF0000"/>
            </w:rPr>
          </w:rPrChange>
        </w:rPr>
      </w:pPr>
      <w:ins w:id="3904" w:author="Lin Miirabai" w:date="2013-07-01T18:23:00Z">
        <w:r w:rsidRPr="00A55AB6">
          <w:rPr>
            <w:rFonts w:ascii="Arial" w:hAnsi="Arial" w:cs="Arial"/>
            <w:b/>
            <w:bCs/>
            <w:color w:val="0000FF"/>
            <w:rPrChange w:id="3905" w:author="Lin Miirabai" w:date="2013-07-01T18:23:00Z">
              <w:rPr>
                <w:rFonts w:ascii="Arial" w:hAnsi="Arial" w:cs="Arial"/>
                <w:b/>
                <w:bCs/>
                <w:color w:val="FF0000"/>
              </w:rPr>
            </w:rPrChange>
          </w:rPr>
          <w:t>WSC2013_TP40_MOD1_PRE_EN_10.jpg</w:t>
        </w:r>
      </w:ins>
    </w:p>
    <w:p w14:paraId="58E7DD59" w14:textId="430EABC1" w:rsidR="00A55AB6" w:rsidRPr="00A55AB6" w:rsidRDefault="00A55AB6" w:rsidP="00A55AB6">
      <w:pPr>
        <w:pStyle w:val="a8"/>
        <w:widowControl w:val="0"/>
        <w:numPr>
          <w:ilvl w:val="0"/>
          <w:numId w:val="10"/>
        </w:numPr>
        <w:autoSpaceDE w:val="0"/>
        <w:autoSpaceDN w:val="0"/>
        <w:adjustRightInd w:val="0"/>
        <w:ind w:right="1552"/>
        <w:rPr>
          <w:ins w:id="3906" w:author="Lin Miirabai" w:date="2013-07-01T18:23:00Z"/>
          <w:rFonts w:ascii="Arial" w:hAnsi="Arial" w:cs="Arial" w:hint="eastAsia"/>
          <w:b/>
          <w:bCs/>
          <w:color w:val="0000FF"/>
          <w:rPrChange w:id="3907" w:author="Lin Miirabai" w:date="2013-07-01T18:23:00Z">
            <w:rPr>
              <w:ins w:id="3908" w:author="Lin Miirabai" w:date="2013-07-01T18:23:00Z"/>
              <w:rFonts w:ascii="Arial" w:hAnsi="Arial" w:cs="Arial" w:hint="eastAsia"/>
              <w:b/>
              <w:bCs/>
              <w:color w:val="0000FF"/>
            </w:rPr>
          </w:rPrChange>
        </w:rPr>
      </w:pPr>
      <w:ins w:id="3909" w:author="Lin Miirabai" w:date="2013-07-01T18:23:00Z">
        <w:r w:rsidRPr="00A55AB6">
          <w:rPr>
            <w:rFonts w:ascii="Arial" w:hAnsi="Arial" w:cs="Arial"/>
            <w:b/>
            <w:bCs/>
            <w:color w:val="0000FF"/>
            <w:rPrChange w:id="3910" w:author="Lin Miirabai" w:date="2013-07-01T18:23:00Z">
              <w:rPr>
                <w:rFonts w:ascii="Arial" w:hAnsi="Arial" w:cs="Arial"/>
                <w:b/>
                <w:bCs/>
                <w:color w:val="FF0000"/>
              </w:rPr>
            </w:rPrChange>
          </w:rPr>
          <w:t>WSC2013_TP40_MOD1_PRE_EN_11.jpg</w:t>
        </w:r>
        <w:r w:rsidRPr="00A55AB6">
          <w:rPr>
            <w:rFonts w:ascii="新細明體" w:eastAsia="新細明體" w:hAnsi="新細明體" w:cs="新細明體" w:hint="eastAsia"/>
            <w:b/>
            <w:bCs/>
            <w:color w:val="0000FF"/>
            <w:lang w:eastAsia="zh-TW"/>
            <w:rPrChange w:id="3911" w:author="Lin Miirabai" w:date="2013-07-01T18:23:00Z">
              <w:rPr>
                <w:rFonts w:ascii="新細明體" w:eastAsia="新細明體" w:hAnsi="新細明體" w:cs="新細明體" w:hint="eastAsia"/>
                <w:b/>
                <w:bCs/>
                <w:color w:val="0000FF"/>
                <w:lang w:eastAsia="zh-TW"/>
              </w:rPr>
            </w:rPrChange>
          </w:rPr>
          <w:t>）</w:t>
        </w:r>
      </w:ins>
    </w:p>
    <w:p w14:paraId="32CB6045" w14:textId="77777777" w:rsidR="000520D4" w:rsidRDefault="000520D4" w:rsidP="000520D4">
      <w:pPr>
        <w:widowControl w:val="0"/>
        <w:autoSpaceDE w:val="0"/>
        <w:autoSpaceDN w:val="0"/>
        <w:adjustRightInd w:val="0"/>
        <w:ind w:right="1552"/>
        <w:rPr>
          <w:ins w:id="3912" w:author="Arnold Sandjaja" w:date="2013-06-29T14:41:00Z"/>
          <w:rFonts w:cs="Arial"/>
          <w:b/>
          <w:bCs/>
          <w:color w:val="FF0000"/>
        </w:rPr>
      </w:pPr>
    </w:p>
    <w:p w14:paraId="3F390E82" w14:textId="77777777" w:rsidR="000520D4" w:rsidRPr="00B50214" w:rsidDel="0071798B" w:rsidRDefault="000520D4" w:rsidP="000520D4">
      <w:pPr>
        <w:widowControl w:val="0"/>
        <w:autoSpaceDE w:val="0"/>
        <w:autoSpaceDN w:val="0"/>
        <w:adjustRightInd w:val="0"/>
        <w:ind w:right="1552"/>
        <w:rPr>
          <w:ins w:id="3913" w:author="Arnold Sandjaja" w:date="2013-06-29T14:41:00Z"/>
          <w:del w:id="3914" w:author="Zoo-Sun" w:date="2013-06-30T18:04:00Z"/>
          <w:rFonts w:cs="Arial"/>
          <w:color w:val="FFFFFF"/>
          <w:sz w:val="18"/>
          <w:szCs w:val="18"/>
        </w:rPr>
      </w:pPr>
      <w:ins w:id="3915" w:author="Arnold Sandjaja" w:date="2013-06-29T14:41:00Z">
        <w:r w:rsidRPr="00B50214">
          <w:rPr>
            <w:rFonts w:cs="Arial"/>
          </w:rPr>
          <w:t>A constantly increasing disparity of wealth is an intrinsic aspect of capitalism</w:t>
        </w:r>
      </w:ins>
    </w:p>
    <w:p w14:paraId="0AEE6A18" w14:textId="77777777" w:rsidR="000520D4" w:rsidRPr="00B50214" w:rsidDel="0071798B" w:rsidRDefault="000520D4" w:rsidP="000520D4">
      <w:pPr>
        <w:widowControl w:val="0"/>
        <w:autoSpaceDE w:val="0"/>
        <w:autoSpaceDN w:val="0"/>
        <w:adjustRightInd w:val="0"/>
        <w:ind w:right="1552"/>
        <w:rPr>
          <w:ins w:id="3916" w:author="Arnold Sandjaja" w:date="2013-06-29T14:41:00Z"/>
          <w:del w:id="3917" w:author="Zoo-Sun" w:date="2013-06-30T18:04:00Z"/>
          <w:rFonts w:cs="Arial"/>
          <w:color w:val="FFFFFF"/>
          <w:sz w:val="18"/>
          <w:szCs w:val="18"/>
        </w:rPr>
      </w:pPr>
    </w:p>
    <w:p w14:paraId="7768DE87" w14:textId="77777777" w:rsidR="000520D4" w:rsidRPr="00B50214" w:rsidRDefault="000520D4" w:rsidP="000520D4">
      <w:pPr>
        <w:widowControl w:val="0"/>
        <w:autoSpaceDE w:val="0"/>
        <w:autoSpaceDN w:val="0"/>
        <w:adjustRightInd w:val="0"/>
        <w:ind w:right="1552"/>
        <w:rPr>
          <w:ins w:id="3918" w:author="Arnold Sandjaja" w:date="2013-06-29T14:41:00Z"/>
          <w:rFonts w:cs="Arial"/>
          <w:color w:val="FFFFFF"/>
          <w:sz w:val="18"/>
          <w:szCs w:val="18"/>
        </w:rPr>
      </w:pPr>
    </w:p>
    <w:p w14:paraId="0D2DC9A5" w14:textId="23D894EC" w:rsidR="000520D4" w:rsidRPr="004E3375" w:rsidRDefault="004E3375" w:rsidP="000520D4">
      <w:pPr>
        <w:widowControl w:val="0"/>
        <w:autoSpaceDE w:val="0"/>
        <w:autoSpaceDN w:val="0"/>
        <w:adjustRightInd w:val="0"/>
        <w:ind w:right="1552"/>
        <w:rPr>
          <w:ins w:id="3919" w:author="Lin Miirabai" w:date="2013-07-01T18:23:00Z"/>
          <w:rFonts w:ascii="新細明體" w:eastAsia="新細明體" w:hAnsi="新細明體" w:cs="新細明體" w:hint="eastAsia"/>
          <w:bCs/>
          <w:color w:val="0000FF"/>
          <w:lang w:eastAsia="zh-TW"/>
          <w:rPrChange w:id="3920" w:author="Lin Miirabai" w:date="2013-07-01T18:27:00Z">
            <w:rPr>
              <w:ins w:id="3921" w:author="Lin Miirabai" w:date="2013-07-01T18:23:00Z"/>
              <w:rFonts w:cs="Arial" w:hint="eastAsia"/>
              <w:b/>
              <w:bCs/>
              <w:color w:val="FF2712"/>
              <w:lang w:eastAsia="zh-TW"/>
            </w:rPr>
          </w:rPrChange>
        </w:rPr>
      </w:pPr>
      <w:ins w:id="3922" w:author="Lin Miirabai" w:date="2013-07-01T18:24:00Z">
        <w:r w:rsidRPr="004E3375">
          <w:rPr>
            <w:rFonts w:ascii="新細明體" w:eastAsia="新細明體" w:hAnsi="新細明體" w:cs="新細明體" w:hint="eastAsia"/>
            <w:bCs/>
            <w:color w:val="0000FF"/>
            <w:lang w:eastAsia="zh-TW"/>
            <w:rPrChange w:id="3923" w:author="Lin Miirabai" w:date="2013-07-01T18:27:00Z">
              <w:rPr>
                <w:rFonts w:ascii="新細明體" w:eastAsia="新細明體" w:hAnsi="新細明體" w:cs="新細明體" w:hint="eastAsia"/>
                <w:b/>
                <w:bCs/>
                <w:color w:val="0000FF"/>
                <w:lang w:eastAsia="zh-TW"/>
              </w:rPr>
            </w:rPrChange>
          </w:rPr>
          <w:t>財富不對等</w:t>
        </w:r>
      </w:ins>
      <w:ins w:id="3924" w:author="Lin Miirabai" w:date="2013-07-01T18:23:00Z">
        <w:r w:rsidR="00A55AB6" w:rsidRPr="004E3375">
          <w:rPr>
            <w:rFonts w:ascii="新細明體" w:eastAsia="新細明體" w:hAnsi="新細明體" w:cs="新細明體" w:hint="eastAsia"/>
            <w:bCs/>
            <w:color w:val="0000FF"/>
            <w:lang w:eastAsia="zh-TW"/>
            <w:rPrChange w:id="3925" w:author="Lin Miirabai" w:date="2013-07-01T18:27:00Z">
              <w:rPr>
                <w:rFonts w:ascii="新細明體" w:eastAsia="新細明體" w:hAnsi="新細明體" w:cs="新細明體" w:hint="eastAsia"/>
                <w:b/>
                <w:bCs/>
                <w:color w:val="FF2712"/>
                <w:lang w:eastAsia="zh-TW"/>
              </w:rPr>
            </w:rPrChange>
          </w:rPr>
          <w:t>持續增長</w:t>
        </w:r>
      </w:ins>
      <w:ins w:id="3926" w:author="Lin Miirabai" w:date="2013-07-01T18:24:00Z">
        <w:r w:rsidRPr="004E3375">
          <w:rPr>
            <w:rFonts w:ascii="新細明體" w:eastAsia="新細明體" w:hAnsi="新細明體" w:cs="新細明體" w:hint="eastAsia"/>
            <w:bCs/>
            <w:color w:val="0000FF"/>
            <w:lang w:eastAsia="zh-TW"/>
            <w:rPrChange w:id="3927" w:author="Lin Miirabai" w:date="2013-07-01T18:27:00Z">
              <w:rPr>
                <w:rFonts w:ascii="新細明體" w:eastAsia="新細明體" w:hAnsi="新細明體" w:cs="新細明體" w:hint="eastAsia"/>
                <w:b/>
                <w:bCs/>
                <w:color w:val="0000FF"/>
                <w:lang w:eastAsia="zh-TW"/>
              </w:rPr>
            </w:rPrChange>
          </w:rPr>
          <w:t>是</w:t>
        </w:r>
      </w:ins>
      <w:ins w:id="3928" w:author="Lin Miirabai" w:date="2013-07-01T18:25:00Z">
        <w:r w:rsidR="00A55AB6" w:rsidRPr="004E3375">
          <w:rPr>
            <w:rFonts w:ascii="新細明體" w:eastAsia="新細明體" w:hAnsi="新細明體" w:cs="新細明體" w:hint="eastAsia"/>
            <w:bCs/>
            <w:color w:val="0000FF"/>
            <w:lang w:eastAsia="zh-TW"/>
            <w:rPrChange w:id="3929" w:author="Lin Miirabai" w:date="2013-07-01T18:27:00Z">
              <w:rPr>
                <w:rFonts w:ascii="新細明體" w:eastAsia="新細明體" w:hAnsi="新細明體" w:cs="新細明體" w:hint="eastAsia"/>
                <w:b/>
                <w:bCs/>
                <w:color w:val="FF2712"/>
                <w:lang w:eastAsia="zh-TW"/>
              </w:rPr>
            </w:rPrChange>
          </w:rPr>
          <w:t>資本主義</w:t>
        </w:r>
      </w:ins>
      <w:ins w:id="3930" w:author="Lin Miirabai" w:date="2013-07-01T18:26:00Z">
        <w:r w:rsidRPr="004E3375">
          <w:rPr>
            <w:rFonts w:ascii="新細明體" w:eastAsia="新細明體" w:hAnsi="新細明體" w:cs="新細明體" w:hint="eastAsia"/>
            <w:bCs/>
            <w:color w:val="0000FF"/>
            <w:lang w:eastAsia="zh-TW"/>
            <w:rPrChange w:id="3931" w:author="Lin Miirabai" w:date="2013-07-01T18:27:00Z">
              <w:rPr>
                <w:rFonts w:ascii="新細明體" w:eastAsia="新細明體" w:hAnsi="新細明體" w:cs="新細明體" w:hint="eastAsia"/>
                <w:b/>
                <w:bCs/>
                <w:color w:val="0000FF"/>
                <w:lang w:eastAsia="zh-TW"/>
              </w:rPr>
            </w:rPrChange>
          </w:rPr>
          <w:t>的一個本質</w:t>
        </w:r>
      </w:ins>
    </w:p>
    <w:p w14:paraId="24DFD6F2" w14:textId="77777777" w:rsidR="00A55AB6" w:rsidRDefault="00A55AB6" w:rsidP="000520D4">
      <w:pPr>
        <w:widowControl w:val="0"/>
        <w:autoSpaceDE w:val="0"/>
        <w:autoSpaceDN w:val="0"/>
        <w:adjustRightInd w:val="0"/>
        <w:ind w:right="1552"/>
        <w:rPr>
          <w:ins w:id="3932" w:author="Arnold Sandjaja" w:date="2013-06-29T14:41:00Z"/>
          <w:rFonts w:cs="Arial" w:hint="eastAsia"/>
          <w:b/>
          <w:bCs/>
          <w:color w:val="FF2712"/>
          <w:lang w:eastAsia="zh-TW"/>
        </w:rPr>
      </w:pPr>
    </w:p>
    <w:p w14:paraId="309D884C" w14:textId="1083A618" w:rsidR="000520D4" w:rsidRPr="00343D2F" w:rsidRDefault="000520D4" w:rsidP="000520D4">
      <w:pPr>
        <w:widowControl w:val="0"/>
        <w:autoSpaceDE w:val="0"/>
        <w:autoSpaceDN w:val="0"/>
        <w:adjustRightInd w:val="0"/>
        <w:ind w:right="1552"/>
        <w:rPr>
          <w:ins w:id="3933" w:author="Arnold Sandjaja" w:date="2013-06-29T14:41:00Z"/>
          <w:rFonts w:cs="Arial" w:hint="eastAsia"/>
          <w:b/>
          <w:bCs/>
          <w:color w:val="0000FF"/>
          <w:lang w:eastAsia="zh-TW"/>
          <w:rPrChange w:id="3934" w:author="Lin Miirabai" w:date="2013-07-01T16:23:00Z">
            <w:rPr>
              <w:ins w:id="3935" w:author="Arnold Sandjaja" w:date="2013-06-29T14:41:00Z"/>
              <w:rFonts w:cs="Arial" w:hint="eastAsia"/>
              <w:b/>
              <w:bCs/>
              <w:color w:val="FF2712"/>
              <w:lang w:eastAsia="zh-TW"/>
            </w:rPr>
          </w:rPrChange>
        </w:rPr>
      </w:pPr>
      <w:ins w:id="3936" w:author="Arnold Sandjaja" w:date="2013-06-29T14:41:00Z">
        <w:r w:rsidRPr="00B50214">
          <w:rPr>
            <w:rFonts w:cs="Arial"/>
            <w:b/>
            <w:bCs/>
            <w:color w:val="FF2712"/>
          </w:rPr>
          <w:t>(Title: )</w:t>
        </w:r>
      </w:ins>
      <w:ins w:id="3937" w:author="Lin Miirabai" w:date="2013-07-01T16:23:00Z">
        <w:r w:rsidR="00343D2F" w:rsidRPr="00343D2F">
          <w:rPr>
            <w:rFonts w:cs="Arial" w:hint="eastAsia"/>
            <w:b/>
            <w:bCs/>
            <w:color w:val="0000FF"/>
            <w:lang w:eastAsia="zh-TW"/>
            <w:rPrChange w:id="3938" w:author="Lin Miirabai" w:date="2013-07-01T16:23:00Z">
              <w:rPr>
                <w:rFonts w:cs="Arial" w:hint="eastAsia"/>
                <w:b/>
                <w:bCs/>
                <w:color w:val="FF2712"/>
                <w:lang w:eastAsia="zh-TW"/>
              </w:rPr>
            </w:rPrChange>
          </w:rPr>
          <w:t>（</w:t>
        </w:r>
        <w:r w:rsidR="00343D2F" w:rsidRPr="00343D2F">
          <w:rPr>
            <w:rFonts w:ascii="新細明體" w:eastAsia="新細明體" w:hAnsi="新細明體" w:cs="新細明體" w:hint="eastAsia"/>
            <w:b/>
            <w:bCs/>
            <w:color w:val="0000FF"/>
            <w:lang w:eastAsia="zh-TW"/>
            <w:rPrChange w:id="3939" w:author="Lin Miirabai" w:date="2013-07-01T16:23:00Z">
              <w:rPr>
                <w:rFonts w:ascii="新細明體" w:eastAsia="新細明體" w:hAnsi="新細明體" w:cs="新細明體" w:hint="eastAsia"/>
                <w:b/>
                <w:bCs/>
                <w:color w:val="FF2712"/>
                <w:lang w:eastAsia="zh-TW"/>
              </w:rPr>
            </w:rPrChange>
          </w:rPr>
          <w:t>標題：</w:t>
        </w:r>
        <w:r w:rsidR="00343D2F" w:rsidRPr="00343D2F">
          <w:rPr>
            <w:rFonts w:cs="Arial" w:hint="eastAsia"/>
            <w:b/>
            <w:bCs/>
            <w:color w:val="0000FF"/>
            <w:lang w:eastAsia="zh-TW"/>
            <w:rPrChange w:id="3940" w:author="Lin Miirabai" w:date="2013-07-01T16:23:00Z">
              <w:rPr>
                <w:rFonts w:cs="Arial" w:hint="eastAsia"/>
                <w:b/>
                <w:bCs/>
                <w:color w:val="FF2712"/>
                <w:lang w:eastAsia="zh-TW"/>
              </w:rPr>
            </w:rPrChange>
          </w:rPr>
          <w:t>）</w:t>
        </w:r>
      </w:ins>
    </w:p>
    <w:p w14:paraId="26829EC8" w14:textId="77777777" w:rsidR="000520D4" w:rsidRPr="00B50214" w:rsidRDefault="000520D4" w:rsidP="000520D4">
      <w:pPr>
        <w:widowControl w:val="0"/>
        <w:autoSpaceDE w:val="0"/>
        <w:autoSpaceDN w:val="0"/>
        <w:adjustRightInd w:val="0"/>
        <w:ind w:right="1552"/>
        <w:rPr>
          <w:ins w:id="3941" w:author="Arnold Sandjaja" w:date="2013-06-29T14:41:00Z"/>
          <w:rFonts w:cs="Arial"/>
          <w:b/>
          <w:bCs/>
        </w:rPr>
      </w:pPr>
    </w:p>
    <w:p w14:paraId="7C1229F5" w14:textId="77777777" w:rsidR="000520D4" w:rsidRDefault="000520D4" w:rsidP="000520D4">
      <w:pPr>
        <w:widowControl w:val="0"/>
        <w:autoSpaceDE w:val="0"/>
        <w:autoSpaceDN w:val="0"/>
        <w:adjustRightInd w:val="0"/>
        <w:ind w:right="1552"/>
        <w:rPr>
          <w:ins w:id="3942" w:author="Lin Miirabai" w:date="2013-07-01T16:23:00Z"/>
          <w:rFonts w:cs="Arial" w:hint="eastAsia"/>
          <w:b/>
          <w:bCs/>
          <w:lang w:eastAsia="zh-TW"/>
        </w:rPr>
      </w:pPr>
      <w:ins w:id="3943" w:author="Arnold Sandjaja" w:date="2013-06-29T14:41:00Z">
        <w:r w:rsidRPr="00B50214">
          <w:rPr>
            <w:rFonts w:cs="Arial"/>
            <w:b/>
            <w:bCs/>
          </w:rPr>
          <w:t>Fiscal and Economic Union</w:t>
        </w:r>
      </w:ins>
    </w:p>
    <w:p w14:paraId="258798EC" w14:textId="3AE767A6" w:rsidR="00343D2F" w:rsidRPr="00343D2F" w:rsidRDefault="008F761C" w:rsidP="000520D4">
      <w:pPr>
        <w:widowControl w:val="0"/>
        <w:autoSpaceDE w:val="0"/>
        <w:autoSpaceDN w:val="0"/>
        <w:adjustRightInd w:val="0"/>
        <w:ind w:right="1552"/>
        <w:rPr>
          <w:ins w:id="3944" w:author="Arnold Sandjaja" w:date="2013-06-29T14:41:00Z"/>
          <w:rFonts w:ascii="新細明體" w:eastAsia="新細明體" w:hAnsi="新細明體" w:cs="新細明體" w:hint="eastAsia"/>
          <w:color w:val="0000FF"/>
          <w:szCs w:val="20"/>
          <w:lang w:eastAsia="zh-TW"/>
          <w:rPrChange w:id="3945" w:author="Lin Miirabai" w:date="2013-07-01T16:24:00Z">
            <w:rPr>
              <w:ins w:id="3946" w:author="Arnold Sandjaja" w:date="2013-06-29T14:41:00Z"/>
              <w:rFonts w:cs="Arial" w:hint="eastAsia"/>
              <w:b/>
              <w:bCs/>
              <w:lang w:eastAsia="zh-TW"/>
            </w:rPr>
          </w:rPrChange>
        </w:rPr>
      </w:pPr>
      <w:ins w:id="3947" w:author="Lin Miirabai" w:date="2013-07-01T18:32:00Z">
        <w:r>
          <w:rPr>
            <w:rFonts w:ascii="新細明體" w:eastAsia="新細明體" w:hAnsi="新細明體" w:cs="新細明體" w:hint="eastAsia"/>
            <w:color w:val="0000FF"/>
            <w:szCs w:val="20"/>
            <w:lang w:eastAsia="zh-TW"/>
          </w:rPr>
          <w:t>公債</w:t>
        </w:r>
      </w:ins>
      <w:ins w:id="3948" w:author="Lin Miirabai" w:date="2013-07-01T16:24:00Z">
        <w:r w:rsidR="00343D2F" w:rsidRPr="00EE0E3D">
          <w:rPr>
            <w:rFonts w:ascii="新細明體" w:eastAsia="新細明體" w:hAnsi="新細明體" w:cs="新細明體" w:hint="eastAsia"/>
            <w:color w:val="0000FF"/>
            <w:szCs w:val="20"/>
            <w:lang w:eastAsia="zh-TW"/>
          </w:rPr>
          <w:t>與經濟統一</w:t>
        </w:r>
      </w:ins>
    </w:p>
    <w:p w14:paraId="5FE08AE5" w14:textId="77777777" w:rsidR="000520D4" w:rsidRPr="00B50214" w:rsidRDefault="000520D4" w:rsidP="000520D4">
      <w:pPr>
        <w:widowControl w:val="0"/>
        <w:autoSpaceDE w:val="0"/>
        <w:autoSpaceDN w:val="0"/>
        <w:adjustRightInd w:val="0"/>
        <w:ind w:right="1552"/>
        <w:rPr>
          <w:ins w:id="3949" w:author="Arnold Sandjaja" w:date="2013-06-29T14:41:00Z"/>
          <w:rFonts w:cs="Arial"/>
          <w:b/>
          <w:bCs/>
          <w:color w:val="FF0000"/>
        </w:rPr>
      </w:pPr>
    </w:p>
    <w:p w14:paraId="443D6CCD" w14:textId="659DA5AF" w:rsidR="000520D4" w:rsidRPr="00B50214" w:rsidRDefault="000520D4" w:rsidP="000520D4">
      <w:pPr>
        <w:widowControl w:val="0"/>
        <w:autoSpaceDE w:val="0"/>
        <w:autoSpaceDN w:val="0"/>
        <w:adjustRightInd w:val="0"/>
        <w:ind w:right="1552"/>
        <w:rPr>
          <w:ins w:id="3950" w:author="Arnold Sandjaja" w:date="2013-06-29T14:41:00Z"/>
          <w:rFonts w:cs="Arial" w:hint="eastAsia"/>
          <w:b/>
          <w:bCs/>
          <w:color w:val="FF2712"/>
          <w:lang w:eastAsia="zh-TW"/>
        </w:rPr>
      </w:pPr>
      <w:ins w:id="3951" w:author="Arnold Sandjaja" w:date="2013-06-29T14:41:00Z">
        <w:r w:rsidRPr="00B50214">
          <w:rPr>
            <w:rFonts w:cs="Arial"/>
            <w:b/>
            <w:bCs/>
            <w:color w:val="FF2712"/>
          </w:rPr>
          <w:t>(Main text: )</w:t>
        </w:r>
      </w:ins>
      <w:ins w:id="3952" w:author="Lin Miirabai" w:date="2013-07-01T16:24:00Z">
        <w:r w:rsidR="00343D2F" w:rsidRPr="00343D2F">
          <w:rPr>
            <w:rFonts w:cs="Arial" w:hint="eastAsia"/>
            <w:b/>
            <w:bCs/>
            <w:color w:val="0000FF"/>
            <w:lang w:eastAsia="zh-TW"/>
            <w:rPrChange w:id="3953" w:author="Lin Miirabai" w:date="2013-07-01T16:24:00Z">
              <w:rPr>
                <w:rFonts w:cs="Arial" w:hint="eastAsia"/>
                <w:b/>
                <w:bCs/>
                <w:color w:val="FF2712"/>
                <w:lang w:eastAsia="zh-TW"/>
              </w:rPr>
            </w:rPrChange>
          </w:rPr>
          <w:t>（</w:t>
        </w:r>
        <w:r w:rsidR="00343D2F" w:rsidRPr="00343D2F">
          <w:rPr>
            <w:rFonts w:ascii="新細明體" w:eastAsia="新細明體" w:hAnsi="新細明體" w:cs="新細明體" w:hint="eastAsia"/>
            <w:b/>
            <w:bCs/>
            <w:color w:val="0000FF"/>
            <w:lang w:eastAsia="zh-TW"/>
            <w:rPrChange w:id="3954" w:author="Lin Miirabai" w:date="2013-07-01T16:24:00Z">
              <w:rPr>
                <w:rFonts w:ascii="新細明體" w:eastAsia="新細明體" w:hAnsi="新細明體" w:cs="新細明體" w:hint="eastAsia"/>
                <w:b/>
                <w:bCs/>
                <w:color w:val="FF2712"/>
                <w:lang w:eastAsia="zh-TW"/>
              </w:rPr>
            </w:rPrChange>
          </w:rPr>
          <w:t>主要文案：</w:t>
        </w:r>
        <w:r w:rsidR="00343D2F" w:rsidRPr="00343D2F">
          <w:rPr>
            <w:rFonts w:cs="Arial" w:hint="eastAsia"/>
            <w:b/>
            <w:bCs/>
            <w:color w:val="0000FF"/>
            <w:lang w:eastAsia="zh-TW"/>
            <w:rPrChange w:id="3955" w:author="Lin Miirabai" w:date="2013-07-01T16:24:00Z">
              <w:rPr>
                <w:rFonts w:cs="Arial" w:hint="eastAsia"/>
                <w:b/>
                <w:bCs/>
                <w:color w:val="FF2712"/>
                <w:lang w:eastAsia="zh-TW"/>
              </w:rPr>
            </w:rPrChange>
          </w:rPr>
          <w:t>）</w:t>
        </w:r>
      </w:ins>
    </w:p>
    <w:p w14:paraId="0383C6BF" w14:textId="77777777" w:rsidR="000520D4" w:rsidRPr="00B50214" w:rsidRDefault="000520D4" w:rsidP="000520D4">
      <w:pPr>
        <w:widowControl w:val="0"/>
        <w:autoSpaceDE w:val="0"/>
        <w:autoSpaceDN w:val="0"/>
        <w:adjustRightInd w:val="0"/>
        <w:ind w:right="1552"/>
        <w:rPr>
          <w:ins w:id="3956" w:author="Arnold Sandjaja" w:date="2013-06-29T14:41:00Z"/>
          <w:rFonts w:cs="Arial"/>
        </w:rPr>
      </w:pPr>
    </w:p>
    <w:p w14:paraId="716C51CB" w14:textId="66A0F3AD" w:rsidR="000520D4" w:rsidRPr="005B0A32" w:rsidRDefault="000520D4" w:rsidP="000520D4">
      <w:pPr>
        <w:widowControl w:val="0"/>
        <w:autoSpaceDE w:val="0"/>
        <w:autoSpaceDN w:val="0"/>
        <w:adjustRightInd w:val="0"/>
        <w:ind w:right="1552"/>
        <w:rPr>
          <w:ins w:id="3957" w:author="Arnold Sandjaja" w:date="2013-06-29T14:41:00Z"/>
          <w:rFonts w:cs="Arial" w:hint="eastAsia"/>
          <w:lang w:eastAsia="zh-TW"/>
          <w:rPrChange w:id="3958" w:author="Lin Miirabai" w:date="2013-07-01T18:42:00Z">
            <w:rPr>
              <w:ins w:id="3959" w:author="Arnold Sandjaja" w:date="2013-06-29T14:41:00Z"/>
              <w:rFonts w:cs="Arial" w:hint="eastAsia"/>
              <w:lang w:eastAsia="zh-TW"/>
            </w:rPr>
          </w:rPrChange>
        </w:rPr>
      </w:pPr>
      <w:ins w:id="3960" w:author="Arnold Sandjaja" w:date="2013-06-29T14:41:00Z">
        <w:r w:rsidRPr="00B50214">
          <w:rPr>
            <w:rFonts w:cs="Arial"/>
          </w:rPr>
          <w:t>Fiscal pact, ESM, six-pack, two-pack</w:t>
        </w:r>
      </w:ins>
      <w:ins w:id="3961" w:author="Lin Miirabai" w:date="2013-07-01T18:42:00Z">
        <w:r w:rsidR="005B0A32" w:rsidRPr="005B0A32">
          <w:rPr>
            <w:rFonts w:cs="Arial" w:hint="eastAsia"/>
            <w:lang w:eastAsia="zh-TW"/>
          </w:rPr>
          <w:t xml:space="preserve"> </w:t>
        </w:r>
        <w:r w:rsidR="005B0A32" w:rsidRPr="005B0A32">
          <w:rPr>
            <w:rFonts w:cs="Arial"/>
            <w:color w:val="0000FF"/>
            <w:lang w:eastAsia="zh-TW"/>
            <w:rPrChange w:id="3962" w:author="Lin Miirabai" w:date="2013-07-01T18:43:00Z">
              <w:rPr>
                <w:rFonts w:cs="Arial"/>
                <w:lang w:eastAsia="zh-TW"/>
              </w:rPr>
            </w:rPrChange>
          </w:rPr>
          <w:t>(</w:t>
        </w:r>
        <w:r w:rsidR="005B0A32" w:rsidRPr="005B0A32">
          <w:rPr>
            <w:rFonts w:ascii="新細明體" w:eastAsia="新細明體" w:hAnsi="新細明體" w:cs="新細明體" w:hint="eastAsia"/>
            <w:color w:val="0000FF"/>
            <w:lang w:eastAsia="zh-TW"/>
            <w:rPrChange w:id="3963" w:author="Lin Miirabai" w:date="2013-07-01T18:43:00Z">
              <w:rPr>
                <w:rFonts w:ascii="新細明體" w:eastAsia="新細明體" w:hAnsi="新細明體" w:cs="新細明體" w:hint="eastAsia"/>
                <w:color w:val="0000FF"/>
                <w:lang w:eastAsia="zh-TW"/>
              </w:rPr>
            </w:rPrChange>
          </w:rPr>
          <w:t>公債協議、</w:t>
        </w:r>
        <w:r w:rsidR="005B0A32" w:rsidRPr="005B0A32">
          <w:rPr>
            <w:rFonts w:cs="Arial"/>
            <w:color w:val="0000FF"/>
            <w:rPrChange w:id="3964" w:author="Lin Miirabai" w:date="2013-07-01T18:43:00Z">
              <w:rPr>
                <w:rFonts w:cs="Arial"/>
                <w:color w:val="0000FF"/>
              </w:rPr>
            </w:rPrChange>
          </w:rPr>
          <w:t>ESM</w:t>
        </w:r>
        <w:r w:rsidR="005B0A32" w:rsidRPr="005B0A32">
          <w:rPr>
            <w:rFonts w:ascii="新細明體" w:eastAsia="新細明體" w:hAnsi="新細明體" w:cs="新細明體" w:hint="eastAsia"/>
            <w:color w:val="0000FF"/>
            <w:lang w:eastAsia="zh-TW"/>
            <w:rPrChange w:id="3965" w:author="Lin Miirabai" w:date="2013-07-01T18:43:00Z">
              <w:rPr>
                <w:rFonts w:ascii="新細明體" w:eastAsia="新細明體" w:hAnsi="新細明體" w:cs="新細明體" w:hint="eastAsia"/>
                <w:color w:val="0000FF"/>
                <w:lang w:eastAsia="zh-TW"/>
              </w:rPr>
            </w:rPrChange>
          </w:rPr>
          <w:t>、六項、二項</w:t>
        </w:r>
      </w:ins>
      <w:ins w:id="3966" w:author="Lin Miirabai" w:date="2013-07-01T18:43:00Z">
        <w:r w:rsidR="005B0A32" w:rsidRPr="005B0A32">
          <w:rPr>
            <w:rFonts w:ascii="新細明體" w:eastAsia="新細明體" w:hAnsi="新細明體" w:cs="新細明體" w:hint="eastAsia"/>
            <w:color w:val="0000FF"/>
            <w:lang w:eastAsia="zh-TW"/>
            <w:rPrChange w:id="3967" w:author="Lin Miirabai" w:date="2013-07-01T18:43:00Z">
              <w:rPr>
                <w:rFonts w:ascii="新細明體" w:eastAsia="新細明體" w:hAnsi="新細明體" w:cs="新細明體" w:hint="eastAsia"/>
                <w:color w:val="0000FF"/>
                <w:lang w:eastAsia="zh-TW"/>
              </w:rPr>
            </w:rPrChange>
          </w:rPr>
          <w:t>)</w:t>
        </w:r>
      </w:ins>
    </w:p>
    <w:p w14:paraId="638AD2BA" w14:textId="77777777" w:rsidR="000520D4" w:rsidRPr="00B50214" w:rsidRDefault="000520D4" w:rsidP="000520D4">
      <w:pPr>
        <w:widowControl w:val="0"/>
        <w:autoSpaceDE w:val="0"/>
        <w:autoSpaceDN w:val="0"/>
        <w:adjustRightInd w:val="0"/>
        <w:ind w:right="1552"/>
        <w:rPr>
          <w:ins w:id="3968" w:author="Arnold Sandjaja" w:date="2013-06-29T14:41:00Z"/>
          <w:rFonts w:cs="Arial"/>
        </w:rPr>
      </w:pPr>
      <w:ins w:id="3969" w:author="Arnold Sandjaja" w:date="2013-06-29T14:41:00Z">
        <w:r w:rsidRPr="00B50214">
          <w:rPr>
            <w:rFonts w:cs="Arial"/>
          </w:rPr>
          <w:t>Under the pressure of the crisis, the powerful are pushing through their murky "reform" measures at a rapid pace. The logic is always the same: Reduce debts through cuts in social services and privatisation, raise competitiveness through wage cuts and eliminate workers rights. The consequences: A deep recession, further aggravating the economic crisis. In southern Europe the 'Troika' of the ECB, EU Commission, and the IMF dictate one so called Memorandum (austerity package) after another. The reality is a devastating social crisis. Mass unemployment, poverty, homelessness, soaring crime and waves of suicides are once again part of European everyday life. And "coincidentally" our democracies are being hollowed out: highly indebted countries are forced to transfer their sovereignty from their elected parliaments to the EU. Every day, the technocrats of the EU Commission and the ECB gain yet more power for themselves.</w:t>
        </w:r>
      </w:ins>
    </w:p>
    <w:p w14:paraId="5FC31EAE" w14:textId="77777777" w:rsidR="000520D4" w:rsidRPr="00B50214" w:rsidRDefault="000520D4" w:rsidP="000520D4">
      <w:pPr>
        <w:widowControl w:val="0"/>
        <w:autoSpaceDE w:val="0"/>
        <w:autoSpaceDN w:val="0"/>
        <w:adjustRightInd w:val="0"/>
        <w:ind w:right="1552"/>
        <w:rPr>
          <w:ins w:id="3970" w:author="Arnold Sandjaja" w:date="2013-06-29T14:41:00Z"/>
          <w:rFonts w:cs="Arial"/>
        </w:rPr>
      </w:pPr>
      <w:ins w:id="3971" w:author="Arnold Sandjaja" w:date="2013-06-29T14:41:00Z">
        <w:r w:rsidRPr="00B50214">
          <w:rPr>
            <w:rFonts w:cs="Arial"/>
          </w:rPr>
          <w:t>Can things get even worse, after all the reform packages so far that have established a neo-liberal, anti-democratic politics throughout Europe? Yes they can. In the European Council the introduction of a fiscal and economic union is being prepared right now. The diktat of austerity, through which Greece, Spain and Portugal suffer right now, will be institutionalised on the European level. Or as the European Commission President Barroso put it: A quiet revolution has been taking place.</w:t>
        </w:r>
      </w:ins>
    </w:p>
    <w:p w14:paraId="2C855455" w14:textId="526BF070" w:rsidR="005B0A32" w:rsidRPr="005B0A32" w:rsidRDefault="005B0A32" w:rsidP="005B0A32">
      <w:pPr>
        <w:widowControl w:val="0"/>
        <w:autoSpaceDE w:val="0"/>
        <w:autoSpaceDN w:val="0"/>
        <w:adjustRightInd w:val="0"/>
        <w:ind w:right="1552"/>
        <w:rPr>
          <w:ins w:id="3972" w:author="Lin Miirabai" w:date="2013-07-01T18:42:00Z"/>
          <w:rFonts w:ascii="新細明體" w:eastAsia="新細明體" w:hAnsi="新細明體" w:cs="新細明體" w:hint="eastAsia"/>
          <w:color w:val="0000FF"/>
          <w:lang w:eastAsia="zh-TW"/>
          <w:rPrChange w:id="3973" w:author="Lin Miirabai" w:date="2013-07-01T18:43:00Z">
            <w:rPr>
              <w:ins w:id="3974" w:author="Lin Miirabai" w:date="2013-07-01T18:42:00Z"/>
              <w:rFonts w:ascii="新細明體" w:eastAsia="新細明體" w:hAnsi="新細明體" w:cs="新細明體" w:hint="eastAsia"/>
              <w:lang w:eastAsia="zh-TW"/>
            </w:rPr>
          </w:rPrChange>
        </w:rPr>
      </w:pPr>
      <w:ins w:id="3975" w:author="Lin Miirabai" w:date="2013-07-01T18:43:00Z">
        <w:r w:rsidRPr="005B0A32">
          <w:rPr>
            <w:rFonts w:ascii="新細明體" w:eastAsia="新細明體" w:hAnsi="新細明體" w:cs="新細明體" w:hint="eastAsia"/>
            <w:color w:val="0000FF"/>
            <w:lang w:eastAsia="zh-TW"/>
            <w:rPrChange w:id="3976" w:author="Lin Miirabai" w:date="2013-07-01T18:43:00Z">
              <w:rPr>
                <w:rFonts w:ascii="新細明體" w:eastAsia="新細明體" w:hAnsi="新細明體" w:cs="新細明體" w:hint="eastAsia"/>
                <w:lang w:eastAsia="zh-TW"/>
              </w:rPr>
            </w:rPrChange>
          </w:rPr>
          <w:t>（</w:t>
        </w:r>
      </w:ins>
      <w:ins w:id="3977" w:author="Lin Miirabai" w:date="2013-07-01T18:42:00Z">
        <w:r w:rsidRPr="005B0A32">
          <w:rPr>
            <w:rFonts w:ascii="新細明體" w:eastAsia="新細明體" w:hAnsi="新細明體" w:cs="新細明體" w:hint="eastAsia"/>
            <w:color w:val="0000FF"/>
            <w:lang w:eastAsia="zh-TW"/>
            <w:rPrChange w:id="3978" w:author="Lin Miirabai" w:date="2013-07-01T18:43:00Z">
              <w:rPr>
                <w:rFonts w:ascii="新細明體" w:eastAsia="新細明體" w:hAnsi="新細明體" w:cs="新細明體" w:hint="eastAsia"/>
                <w:lang w:eastAsia="zh-TW"/>
              </w:rPr>
            </w:rPrChange>
          </w:rPr>
          <w:t>以上為編輯內文文字</w:t>
        </w:r>
      </w:ins>
      <w:ins w:id="3979" w:author="Lin Miirabai" w:date="2013-07-01T18:43:00Z">
        <w:r w:rsidRPr="005B0A32">
          <w:rPr>
            <w:rFonts w:ascii="新細明體" w:eastAsia="新細明體" w:hAnsi="新細明體" w:cs="新細明體" w:hint="eastAsia"/>
            <w:color w:val="0000FF"/>
            <w:lang w:eastAsia="zh-TW"/>
            <w:rPrChange w:id="3980" w:author="Lin Miirabai" w:date="2013-07-01T18:43:00Z">
              <w:rPr>
                <w:rFonts w:ascii="新細明體" w:eastAsia="新細明體" w:hAnsi="新細明體" w:cs="新細明體" w:hint="eastAsia"/>
                <w:lang w:eastAsia="zh-TW"/>
              </w:rPr>
            </w:rPrChange>
          </w:rPr>
          <w:t>）</w:t>
        </w:r>
      </w:ins>
    </w:p>
    <w:p w14:paraId="00B07C89" w14:textId="77777777" w:rsidR="008F761C" w:rsidRPr="00B50214" w:rsidRDefault="008F761C" w:rsidP="000520D4">
      <w:pPr>
        <w:widowControl w:val="0"/>
        <w:autoSpaceDE w:val="0"/>
        <w:autoSpaceDN w:val="0"/>
        <w:adjustRightInd w:val="0"/>
        <w:ind w:right="1552"/>
        <w:rPr>
          <w:ins w:id="3981" w:author="Arnold Sandjaja" w:date="2013-06-29T14:41:00Z"/>
          <w:rFonts w:cs="Arial" w:hint="eastAsia"/>
          <w:lang w:eastAsia="zh-TW"/>
        </w:rPr>
      </w:pPr>
    </w:p>
    <w:p w14:paraId="63EC4F84" w14:textId="77777777" w:rsidR="000520D4" w:rsidRDefault="000520D4" w:rsidP="000520D4">
      <w:pPr>
        <w:widowControl w:val="0"/>
        <w:autoSpaceDE w:val="0"/>
        <w:autoSpaceDN w:val="0"/>
        <w:adjustRightInd w:val="0"/>
        <w:ind w:right="1552"/>
        <w:rPr>
          <w:ins w:id="3982" w:author="Arnold Sandjaja" w:date="2013-06-29T14:41:00Z"/>
          <w:rFonts w:cs="Arial"/>
          <w:b/>
          <w:bCs/>
          <w:color w:val="FF0000"/>
        </w:rPr>
      </w:pPr>
      <w:ins w:id="3983" w:author="Arnold Sandjaja" w:date="2013-06-29T14:41:00Z">
        <w:r>
          <w:rPr>
            <w:rFonts w:cs="Arial"/>
            <w:b/>
            <w:bCs/>
            <w:color w:val="FF0000"/>
          </w:rPr>
          <w:t>(</w:t>
        </w:r>
        <w:r w:rsidRPr="00AC1A9E">
          <w:rPr>
            <w:rFonts w:cs="Arial"/>
            <w:b/>
            <w:bCs/>
            <w:color w:val="FF0000"/>
          </w:rPr>
          <w:t>Caption for the pictures</w:t>
        </w:r>
        <w:r>
          <w:rPr>
            <w:rFonts w:cs="Arial"/>
            <w:b/>
            <w:bCs/>
            <w:color w:val="FF0000"/>
          </w:rPr>
          <w:t xml:space="preserve"> in this article : use picture:</w:t>
        </w:r>
      </w:ins>
    </w:p>
    <w:p w14:paraId="7BB35E74" w14:textId="77777777" w:rsidR="000520D4" w:rsidRDefault="000520D4" w:rsidP="000520D4">
      <w:pPr>
        <w:pStyle w:val="a8"/>
        <w:widowControl w:val="0"/>
        <w:numPr>
          <w:ilvl w:val="0"/>
          <w:numId w:val="10"/>
        </w:numPr>
        <w:autoSpaceDE w:val="0"/>
        <w:autoSpaceDN w:val="0"/>
        <w:adjustRightInd w:val="0"/>
        <w:ind w:right="1552"/>
        <w:rPr>
          <w:ins w:id="3984" w:author="Arnold Sandjaja" w:date="2013-06-29T14:41:00Z"/>
          <w:rFonts w:ascii="Arial" w:hAnsi="Arial" w:cs="Arial"/>
          <w:b/>
          <w:bCs/>
          <w:color w:val="FF0000"/>
        </w:rPr>
      </w:pPr>
      <w:ins w:id="3985" w:author="Arnold Sandjaja" w:date="2013-06-29T14:41:00Z">
        <w:r>
          <w:rPr>
            <w:rFonts w:ascii="Arial" w:hAnsi="Arial" w:cs="Arial"/>
            <w:b/>
            <w:bCs/>
            <w:color w:val="FF0000"/>
          </w:rPr>
          <w:t>WSC2013_TP40_MOD1_PRE_EN_04</w:t>
        </w:r>
        <w:r w:rsidRPr="000A6AAA">
          <w:rPr>
            <w:rFonts w:ascii="Arial" w:hAnsi="Arial" w:cs="Arial"/>
            <w:b/>
            <w:bCs/>
            <w:color w:val="FF0000"/>
          </w:rPr>
          <w:t>.jpg</w:t>
        </w:r>
        <w:r>
          <w:rPr>
            <w:rFonts w:ascii="Arial" w:hAnsi="Arial" w:cs="Arial"/>
            <w:b/>
            <w:bCs/>
            <w:color w:val="FF0000"/>
          </w:rPr>
          <w:t>)</w:t>
        </w:r>
      </w:ins>
    </w:p>
    <w:p w14:paraId="5E9BD173" w14:textId="77777777" w:rsidR="00C53728" w:rsidRPr="00C53728" w:rsidRDefault="00C53728" w:rsidP="00C53728">
      <w:pPr>
        <w:widowControl w:val="0"/>
        <w:autoSpaceDE w:val="0"/>
        <w:autoSpaceDN w:val="0"/>
        <w:adjustRightInd w:val="0"/>
        <w:ind w:right="1552"/>
        <w:rPr>
          <w:ins w:id="3986" w:author="Lin Miirabai" w:date="2013-07-01T18:27:00Z"/>
          <w:rFonts w:ascii="新細明體" w:eastAsia="新細明體" w:hAnsi="新細明體" w:cs="新細明體" w:hint="eastAsia"/>
          <w:b/>
          <w:bCs/>
          <w:color w:val="0000FF"/>
          <w:lang w:eastAsia="zh-TW"/>
          <w:rPrChange w:id="3987" w:author="Lin Miirabai" w:date="2013-07-01T18:28:00Z">
            <w:rPr>
              <w:ins w:id="3988" w:author="Lin Miirabai" w:date="2013-07-01T18:27:00Z"/>
              <w:rFonts w:ascii="新細明體" w:eastAsia="新細明體" w:hAnsi="新細明體" w:cs="新細明體" w:hint="eastAsia"/>
              <w:b/>
              <w:bCs/>
              <w:color w:val="0000FF"/>
              <w:lang w:eastAsia="zh-TW"/>
            </w:rPr>
          </w:rPrChange>
        </w:rPr>
      </w:pPr>
      <w:ins w:id="3989" w:author="Lin Miirabai" w:date="2013-07-01T18:27:00Z">
        <w:r w:rsidRPr="00C53728">
          <w:rPr>
            <w:rFonts w:cs="Arial" w:hint="eastAsia"/>
            <w:b/>
            <w:bCs/>
            <w:color w:val="0000FF"/>
            <w:lang w:eastAsia="zh-TW"/>
            <w:rPrChange w:id="3990" w:author="Lin Miirabai" w:date="2013-07-01T18:28:00Z">
              <w:rPr>
                <w:rFonts w:cs="Arial" w:hint="eastAsia"/>
                <w:b/>
                <w:bCs/>
                <w:color w:val="0000FF"/>
                <w:lang w:eastAsia="zh-TW"/>
              </w:rPr>
            </w:rPrChange>
          </w:rPr>
          <w:t>（</w:t>
        </w:r>
        <w:r w:rsidRPr="00C53728">
          <w:rPr>
            <w:rFonts w:ascii="新細明體" w:eastAsia="新細明體" w:hAnsi="新細明體" w:cs="新細明體" w:hint="eastAsia"/>
            <w:b/>
            <w:bCs/>
            <w:color w:val="0000FF"/>
            <w:lang w:eastAsia="zh-TW"/>
            <w:rPrChange w:id="3991" w:author="Lin Miirabai" w:date="2013-07-01T18:28:00Z">
              <w:rPr>
                <w:rFonts w:ascii="新細明體" w:eastAsia="新細明體" w:hAnsi="新細明體" w:cs="新細明體" w:hint="eastAsia"/>
                <w:b/>
                <w:bCs/>
                <w:color w:val="0000FF"/>
                <w:lang w:eastAsia="zh-TW"/>
              </w:rPr>
            </w:rPrChange>
          </w:rPr>
          <w:t>這篇文章的圖說：你自己選擇圖片：</w:t>
        </w:r>
      </w:ins>
    </w:p>
    <w:p w14:paraId="2B3B90BD" w14:textId="4F96C253" w:rsidR="000520D4" w:rsidRPr="00C53728" w:rsidRDefault="00C53728" w:rsidP="000520D4">
      <w:pPr>
        <w:pStyle w:val="a8"/>
        <w:widowControl w:val="0"/>
        <w:numPr>
          <w:ilvl w:val="0"/>
          <w:numId w:val="10"/>
        </w:numPr>
        <w:autoSpaceDE w:val="0"/>
        <w:autoSpaceDN w:val="0"/>
        <w:adjustRightInd w:val="0"/>
        <w:ind w:right="1552"/>
        <w:rPr>
          <w:ins w:id="3992" w:author="Arnold Sandjaja" w:date="2013-06-29T14:41:00Z"/>
          <w:rFonts w:ascii="Arial" w:hAnsi="Arial" w:cs="Arial" w:hint="eastAsia"/>
          <w:b/>
          <w:bCs/>
          <w:color w:val="0000FF"/>
          <w:rPrChange w:id="3993" w:author="Lin Miirabai" w:date="2013-07-01T18:28:00Z">
            <w:rPr>
              <w:ins w:id="3994" w:author="Arnold Sandjaja" w:date="2013-06-29T14:41:00Z"/>
              <w:rFonts w:hint="eastAsia"/>
              <w:lang w:eastAsia="zh-TW"/>
            </w:rPr>
          </w:rPrChange>
        </w:rPr>
        <w:pPrChange w:id="3995" w:author="Lin Miirabai" w:date="2013-07-01T18:28:00Z">
          <w:pPr>
            <w:widowControl w:val="0"/>
            <w:autoSpaceDE w:val="0"/>
            <w:autoSpaceDN w:val="0"/>
            <w:adjustRightInd w:val="0"/>
            <w:ind w:right="1552"/>
          </w:pPr>
        </w:pPrChange>
      </w:pPr>
      <w:ins w:id="3996" w:author="Lin Miirabai" w:date="2013-07-01T18:27:00Z">
        <w:r w:rsidRPr="00C53728">
          <w:rPr>
            <w:rFonts w:ascii="Arial" w:hAnsi="Arial" w:cs="Arial"/>
            <w:b/>
            <w:bCs/>
            <w:color w:val="0000FF"/>
            <w:rPrChange w:id="3997" w:author="Lin Miirabai" w:date="2013-07-01T18:28:00Z">
              <w:rPr>
                <w:rFonts w:cs="Arial"/>
                <w:b/>
                <w:bCs/>
                <w:color w:val="FF0000"/>
              </w:rPr>
            </w:rPrChange>
          </w:rPr>
          <w:t>WSC2013_TP40_MOD1_PRE_EN_04.jpg</w:t>
        </w:r>
        <w:r w:rsidRPr="00C53728">
          <w:rPr>
            <w:rFonts w:ascii="新細明體" w:eastAsia="新細明體" w:hAnsi="新細明體" w:cs="新細明體" w:hint="eastAsia"/>
            <w:b/>
            <w:bCs/>
            <w:color w:val="0000FF"/>
            <w:lang w:eastAsia="zh-TW"/>
            <w:rPrChange w:id="3998" w:author="Lin Miirabai" w:date="2013-07-01T18:28:00Z">
              <w:rPr>
                <w:rFonts w:ascii="新細明體" w:eastAsia="新細明體" w:hAnsi="新細明體" w:cs="新細明體" w:hint="eastAsia"/>
                <w:b/>
                <w:bCs/>
                <w:color w:val="0000FF"/>
                <w:lang w:eastAsia="zh-TW"/>
              </w:rPr>
            </w:rPrChange>
          </w:rPr>
          <w:t>）</w:t>
        </w:r>
      </w:ins>
    </w:p>
    <w:p w14:paraId="272C5B3C" w14:textId="77777777" w:rsidR="000520D4" w:rsidRPr="000A6AAA" w:rsidRDefault="000520D4" w:rsidP="000520D4">
      <w:pPr>
        <w:widowControl w:val="0"/>
        <w:autoSpaceDE w:val="0"/>
        <w:autoSpaceDN w:val="0"/>
        <w:adjustRightInd w:val="0"/>
        <w:ind w:right="1552"/>
        <w:rPr>
          <w:ins w:id="3999" w:author="Arnold Sandjaja" w:date="2013-06-29T14:41:00Z"/>
          <w:rFonts w:cs="Arial"/>
          <w:b/>
          <w:bCs/>
          <w:color w:val="FF0000"/>
        </w:rPr>
      </w:pPr>
    </w:p>
    <w:p w14:paraId="6BB4C597" w14:textId="77777777" w:rsidR="000520D4" w:rsidRDefault="000520D4" w:rsidP="000520D4">
      <w:pPr>
        <w:widowControl w:val="0"/>
        <w:autoSpaceDE w:val="0"/>
        <w:autoSpaceDN w:val="0"/>
        <w:adjustRightInd w:val="0"/>
        <w:spacing w:line="241" w:lineRule="atLeast"/>
        <w:ind w:right="1552"/>
        <w:jc w:val="both"/>
        <w:rPr>
          <w:ins w:id="4000" w:author="Arnold Sandjaja" w:date="2013-06-29T14:41:00Z"/>
          <w:rFonts w:cs="Arial"/>
        </w:rPr>
      </w:pPr>
      <w:ins w:id="4001" w:author="Arnold Sandjaja" w:date="2013-06-29T14:41:00Z">
        <w:r w:rsidRPr="00B50214">
          <w:rPr>
            <w:rFonts w:cs="Arial"/>
          </w:rPr>
          <w:t>In the European Council the introduction of a fiscal and economic union is being prepared</w:t>
        </w:r>
        <w:r>
          <w:rPr>
            <w:rFonts w:cs="Arial"/>
          </w:rPr>
          <w:t>.</w:t>
        </w:r>
      </w:ins>
    </w:p>
    <w:p w14:paraId="110D25EC" w14:textId="5B272768" w:rsidR="000520D4" w:rsidRPr="008F761C" w:rsidRDefault="008F761C" w:rsidP="000520D4">
      <w:pPr>
        <w:widowControl w:val="0"/>
        <w:autoSpaceDE w:val="0"/>
        <w:autoSpaceDN w:val="0"/>
        <w:adjustRightInd w:val="0"/>
        <w:spacing w:line="241" w:lineRule="atLeast"/>
        <w:ind w:right="1552"/>
        <w:jc w:val="both"/>
        <w:rPr>
          <w:ins w:id="4002" w:author="Arnold Sandjaja" w:date="2013-06-29T14:41:00Z"/>
          <w:rFonts w:ascii="新細明體" w:eastAsia="新細明體" w:hAnsi="新細明體" w:cs="新細明體" w:hint="eastAsia"/>
          <w:color w:val="0000FF"/>
          <w:lang w:eastAsia="zh-TW"/>
          <w:rPrChange w:id="4003" w:author="Lin Miirabai" w:date="2013-07-01T18:30:00Z">
            <w:rPr>
              <w:ins w:id="4004" w:author="Arnold Sandjaja" w:date="2013-06-29T14:41:00Z"/>
              <w:rFonts w:cs="Arial" w:hint="eastAsia"/>
              <w:lang w:eastAsia="zh-TW"/>
            </w:rPr>
          </w:rPrChange>
        </w:rPr>
      </w:pPr>
      <w:ins w:id="4005" w:author="Lin Miirabai" w:date="2013-07-01T18:28:00Z">
        <w:r w:rsidRPr="008F761C">
          <w:rPr>
            <w:rFonts w:ascii="新細明體" w:eastAsia="新細明體" w:hAnsi="新細明體" w:cs="新細明體" w:hint="eastAsia"/>
            <w:color w:val="0000FF"/>
            <w:lang w:eastAsia="zh-TW"/>
            <w:rPrChange w:id="4006" w:author="Lin Miirabai" w:date="2013-07-01T18:30:00Z">
              <w:rPr>
                <w:rFonts w:ascii="新細明體" w:eastAsia="新細明體" w:hAnsi="新細明體" w:cs="新細明體" w:hint="eastAsia"/>
                <w:lang w:eastAsia="zh-TW"/>
              </w:rPr>
            </w:rPrChange>
          </w:rPr>
          <w:t>歐洲委員會</w:t>
        </w:r>
      </w:ins>
      <w:ins w:id="4007" w:author="Lin Miirabai" w:date="2013-07-01T18:29:00Z">
        <w:r w:rsidRPr="008F761C">
          <w:rPr>
            <w:rFonts w:ascii="新細明體" w:eastAsia="新細明體" w:hAnsi="新細明體" w:cs="新細明體" w:hint="eastAsia"/>
            <w:color w:val="0000FF"/>
            <w:lang w:eastAsia="zh-TW"/>
            <w:rPrChange w:id="4008" w:author="Lin Miirabai" w:date="2013-07-01T18:30:00Z">
              <w:rPr>
                <w:rFonts w:ascii="新細明體" w:eastAsia="新細明體" w:hAnsi="新細明體" w:cs="新細明體" w:hint="eastAsia"/>
                <w:lang w:eastAsia="zh-TW"/>
              </w:rPr>
            </w:rPrChange>
          </w:rPr>
          <w:t>準備進行</w:t>
        </w:r>
      </w:ins>
      <w:ins w:id="4009" w:author="Lin Miirabai" w:date="2013-07-01T18:31:00Z">
        <w:r>
          <w:rPr>
            <w:rFonts w:ascii="新細明體" w:eastAsia="新細明體" w:hAnsi="新細明體" w:cs="新細明體" w:hint="eastAsia"/>
            <w:color w:val="0000FF"/>
            <w:lang w:eastAsia="zh-TW"/>
          </w:rPr>
          <w:t>公債</w:t>
        </w:r>
      </w:ins>
      <w:ins w:id="4010" w:author="Lin Miirabai" w:date="2013-07-01T18:29:00Z">
        <w:r w:rsidRPr="008F761C">
          <w:rPr>
            <w:rFonts w:ascii="新細明體" w:eastAsia="新細明體" w:hAnsi="新細明體" w:cs="新細明體" w:hint="eastAsia"/>
            <w:color w:val="0000FF"/>
            <w:lang w:eastAsia="zh-TW"/>
            <w:rPrChange w:id="4011" w:author="Lin Miirabai" w:date="2013-07-01T18:30:00Z">
              <w:rPr>
                <w:rFonts w:ascii="新細明體" w:eastAsia="新細明體" w:hAnsi="新細明體" w:cs="新細明體" w:hint="eastAsia"/>
                <w:lang w:eastAsia="zh-TW"/>
              </w:rPr>
            </w:rPrChange>
          </w:rPr>
          <w:t>和經濟的整合</w:t>
        </w:r>
      </w:ins>
    </w:p>
    <w:p w14:paraId="40749026" w14:textId="77777777" w:rsidR="000520D4" w:rsidRDefault="000520D4" w:rsidP="000520D4">
      <w:pPr>
        <w:widowControl w:val="0"/>
        <w:autoSpaceDE w:val="0"/>
        <w:autoSpaceDN w:val="0"/>
        <w:adjustRightInd w:val="0"/>
        <w:spacing w:line="241" w:lineRule="atLeast"/>
        <w:ind w:right="1552"/>
        <w:jc w:val="both"/>
        <w:rPr>
          <w:ins w:id="4012" w:author="Arnold Sandjaja" w:date="2013-06-29T14:41:00Z"/>
          <w:rFonts w:cs="Arial"/>
        </w:rPr>
      </w:pPr>
    </w:p>
    <w:p w14:paraId="52CACB3C" w14:textId="77777777" w:rsidR="001020AE" w:rsidRPr="009E674F" w:rsidRDefault="001020AE">
      <w:pPr>
        <w:tabs>
          <w:tab w:val="left" w:pos="1961"/>
        </w:tabs>
        <w:ind w:right="1552"/>
        <w:rPr>
          <w:rPrChange w:id="4013" w:author="Arnold Sandjaja" w:date="2013-06-29T14:31:00Z">
            <w:rPr>
              <w:lang w:val="en-US"/>
            </w:rPr>
          </w:rPrChange>
        </w:rPr>
        <w:pPrChange w:id="4014" w:author="Arnold Sandjaja" w:date="2013-06-29T14:31:00Z">
          <w:pPr>
            <w:pStyle w:val="Heading1AA"/>
          </w:pPr>
        </w:pPrChange>
      </w:pPr>
    </w:p>
    <w:sectPr w:rsidR="001020AE" w:rsidRPr="009E674F" w:rsidSect="00DE4AB5">
      <w:headerReference w:type="even" r:id="rId13"/>
      <w:headerReference w:type="default" r:id="rId14"/>
      <w:footerReference w:type="even" r:id="rId15"/>
      <w:footerReference w:type="default" r:id="rId16"/>
      <w:pgSz w:w="11900" w:h="16840"/>
      <w:pgMar w:top="1985" w:right="1134" w:bottom="1418" w:left="1134" w:header="567" w:footer="991" w:gutter="0"/>
      <w:cols w:space="720"/>
      <w:sectPrChange w:id="4102" w:author="Arnold Sandjaja" w:date="2013-06-29T14:58:00Z">
        <w:sectPr w:rsidR="001020AE" w:rsidRPr="009E674F" w:rsidSect="00DE4AB5">
          <w:pgMar w:top="1985" w:right="1134" w:bottom="1418" w:left="1134" w:header="567" w:footer="284" w:gutter="0"/>
        </w:sectPr>
      </w:sectPrChange>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AB8FC5C" w14:textId="77777777" w:rsidR="005B0A32" w:rsidRDefault="005B0A32">
      <w:r>
        <w:separator/>
      </w:r>
    </w:p>
  </w:endnote>
  <w:endnote w:type="continuationSeparator" w:id="0">
    <w:p w14:paraId="4DF458D3" w14:textId="77777777" w:rsidR="005B0A32" w:rsidRDefault="005B0A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ヒラギノ角ゴ Pro W3">
    <w:charset w:val="4E"/>
    <w:family w:val="auto"/>
    <w:pitch w:val="variable"/>
    <w:sig w:usb0="E00002FF" w:usb1="7AC7FFFF" w:usb2="00000012" w:usb3="00000000" w:csb0="0002000D" w:csb1="00000000"/>
  </w:font>
  <w:font w:name="微軟正黑體">
    <w:panose1 w:val="020B0604030504040204"/>
    <w:charset w:val="51"/>
    <w:family w:val="auto"/>
    <w:pitch w:val="variable"/>
    <w:sig w:usb0="00000087" w:usb1="288F4000" w:usb2="00000016" w:usb3="00000000" w:csb0="00100009" w:csb1="00000000"/>
  </w:font>
  <w:font w:name="新細明體">
    <w:panose1 w:val="02020500000000000000"/>
    <w:charset w:val="51"/>
    <w:family w:val="auto"/>
    <w:pitch w:val="variable"/>
    <w:sig w:usb0="A00002FF" w:usb1="28CFFCFA" w:usb2="00000016" w:usb3="00000000" w:csb0="00100001" w:csb1="00000000"/>
  </w:font>
  <w:font w:name="ＭＳ ゴシック">
    <w:charset w:val="4E"/>
    <w:family w:val="auto"/>
    <w:pitch w:val="variable"/>
    <w:sig w:usb0="E00002FF" w:usb1="6AC7FDFB" w:usb2="00000012" w:usb3="00000000" w:csb0="0002009F" w:csb1="00000000"/>
  </w:font>
  <w:font w:name="Arial Bold">
    <w:panose1 w:val="020B0704020202020204"/>
    <w:charset w:val="00"/>
    <w:family w:val="auto"/>
    <w:pitch w:val="variable"/>
    <w:sig w:usb0="E0002AFF" w:usb1="C0007843"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mbria">
    <w:panose1 w:val="02040503050406030204"/>
    <w:charset w:val="00"/>
    <w:family w:val="auto"/>
    <w:pitch w:val="variable"/>
    <w:sig w:usb0="E00002FF" w:usb1="400004FF" w:usb2="00000000" w:usb3="00000000" w:csb0="0000019F" w:csb1="00000000"/>
  </w:font>
  <w:font w:name="Heiti TC Light">
    <w:panose1 w:val="02000000000000000000"/>
    <w:charset w:val="51"/>
    <w:family w:val="auto"/>
    <w:pitch w:val="variable"/>
    <w:sig w:usb0="8000002F" w:usb1="0808004A" w:usb2="00000010" w:usb3="00000000" w:csb0="00100000" w:csb1="00000000"/>
  </w:font>
  <w:font w:name="儷宋 Pro">
    <w:panose1 w:val="02020300000000000000"/>
    <w:charset w:val="51"/>
    <w:family w:val="auto"/>
    <w:pitch w:val="variable"/>
    <w:sig w:usb0="80000001" w:usb1="28091800" w:usb2="00000016" w:usb3="00000000" w:csb0="00100000"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629" w:type="dxa"/>
      <w:tblInd w:w="10" w:type="dxa"/>
      <w:shd w:val="clear" w:color="auto" w:fill="FFFFFF"/>
      <w:tblLayout w:type="fixed"/>
      <w:tblLook w:val="0000" w:firstRow="0" w:lastRow="0" w:firstColumn="0" w:lastColumn="0" w:noHBand="0" w:noVBand="0"/>
      <w:tblPrChange w:id="4015" w:author="Arnold Sandjaja" w:date="2013-06-30T10:09:00Z">
        <w:tblPr>
          <w:tblW w:w="9880" w:type="dxa"/>
          <w:tblInd w:w="10" w:type="dxa"/>
          <w:shd w:val="clear" w:color="auto" w:fill="FFFFFF"/>
          <w:tblLayout w:type="fixed"/>
          <w:tblLook w:val="0000" w:firstRow="0" w:lastRow="0" w:firstColumn="0" w:lastColumn="0" w:noHBand="0" w:noVBand="0"/>
        </w:tblPr>
      </w:tblPrChange>
    </w:tblPr>
    <w:tblGrid>
      <w:gridCol w:w="2825"/>
      <w:gridCol w:w="5245"/>
      <w:gridCol w:w="1559"/>
      <w:tblGridChange w:id="4016">
        <w:tblGrid>
          <w:gridCol w:w="118"/>
          <w:gridCol w:w="2707"/>
          <w:gridCol w:w="118"/>
          <w:gridCol w:w="4560"/>
          <w:gridCol w:w="685"/>
          <w:gridCol w:w="1559"/>
          <w:gridCol w:w="133"/>
        </w:tblGrid>
      </w:tblGridChange>
    </w:tblGrid>
    <w:tr w:rsidR="005B0A32" w14:paraId="7F525DED" w14:textId="77777777" w:rsidTr="00580CF8">
      <w:trPr>
        <w:cantSplit/>
        <w:trHeight w:val="270"/>
        <w:trPrChange w:id="4017" w:author="Arnold Sandjaja" w:date="2013-06-30T10:09:00Z">
          <w:trPr>
            <w:cantSplit/>
            <w:trHeight w:val="270"/>
          </w:trPr>
        </w:trPrChange>
      </w:trPr>
      <w:tc>
        <w:tcPr>
          <w:tcW w:w="2825" w:type="dxa"/>
          <w:shd w:val="clear" w:color="auto" w:fill="FFFFFF"/>
          <w:tcMar>
            <w:top w:w="0" w:type="dxa"/>
            <w:left w:w="0" w:type="dxa"/>
            <w:bottom w:w="0" w:type="dxa"/>
            <w:right w:w="0" w:type="dxa"/>
          </w:tcMar>
          <w:tcPrChange w:id="4018" w:author="Arnold Sandjaja" w:date="2013-06-30T10:09:00Z">
            <w:tcPr>
              <w:tcW w:w="2825" w:type="dxa"/>
              <w:gridSpan w:val="2"/>
              <w:shd w:val="clear" w:color="auto" w:fill="FFFFFF"/>
              <w:tcMar>
                <w:top w:w="0" w:type="dxa"/>
                <w:left w:w="0" w:type="dxa"/>
                <w:bottom w:w="0" w:type="dxa"/>
                <w:right w:w="0" w:type="dxa"/>
              </w:tcMar>
            </w:tcPr>
          </w:tcPrChange>
        </w:tcPr>
        <w:p w14:paraId="519FC1AE" w14:textId="77777777" w:rsidR="005B0A32" w:rsidRDefault="005B0A32">
          <w:pPr>
            <w:pStyle w:val="a4"/>
          </w:pPr>
        </w:p>
      </w:tc>
      <w:tc>
        <w:tcPr>
          <w:tcW w:w="5245" w:type="dxa"/>
          <w:shd w:val="clear" w:color="auto" w:fill="FFFFFF"/>
          <w:tcMar>
            <w:top w:w="0" w:type="dxa"/>
            <w:left w:w="0" w:type="dxa"/>
            <w:bottom w:w="0" w:type="dxa"/>
            <w:right w:w="0" w:type="dxa"/>
          </w:tcMar>
          <w:tcPrChange w:id="4019" w:author="Arnold Sandjaja" w:date="2013-06-30T10:09:00Z">
            <w:tcPr>
              <w:tcW w:w="4678" w:type="dxa"/>
              <w:gridSpan w:val="2"/>
              <w:shd w:val="clear" w:color="auto" w:fill="FFFFFF"/>
              <w:tcMar>
                <w:top w:w="0" w:type="dxa"/>
                <w:left w:w="0" w:type="dxa"/>
                <w:bottom w:w="0" w:type="dxa"/>
                <w:right w:w="0" w:type="dxa"/>
              </w:tcMar>
            </w:tcPr>
          </w:tcPrChange>
        </w:tcPr>
        <w:p w14:paraId="78D622EC" w14:textId="77777777" w:rsidR="005B0A32" w:rsidRDefault="005B0A32">
          <w:pPr>
            <w:pStyle w:val="a4"/>
            <w:jc w:val="center"/>
            <w:pPrChange w:id="4020" w:author="Arnold Sandjaja" w:date="2013-06-30T10:10:00Z">
              <w:pPr>
                <w:pStyle w:val="a4"/>
              </w:pPr>
            </w:pPrChange>
          </w:pPr>
        </w:p>
      </w:tc>
      <w:tc>
        <w:tcPr>
          <w:tcW w:w="1559" w:type="dxa"/>
          <w:shd w:val="clear" w:color="auto" w:fill="FFFFFF"/>
          <w:tcMar>
            <w:top w:w="0" w:type="dxa"/>
            <w:left w:w="0" w:type="dxa"/>
            <w:bottom w:w="0" w:type="dxa"/>
            <w:right w:w="0" w:type="dxa"/>
          </w:tcMar>
          <w:tcPrChange w:id="4021" w:author="Arnold Sandjaja" w:date="2013-06-30T10:09:00Z">
            <w:tcPr>
              <w:tcW w:w="2377" w:type="dxa"/>
              <w:gridSpan w:val="3"/>
              <w:shd w:val="clear" w:color="auto" w:fill="FFFFFF"/>
              <w:tcMar>
                <w:top w:w="0" w:type="dxa"/>
                <w:left w:w="0" w:type="dxa"/>
                <w:bottom w:w="0" w:type="dxa"/>
                <w:right w:w="0" w:type="dxa"/>
              </w:tcMar>
            </w:tcPr>
          </w:tcPrChange>
        </w:tcPr>
        <w:p w14:paraId="4A06BB75" w14:textId="77777777" w:rsidR="005B0A32" w:rsidRDefault="005B0A32">
          <w:pPr>
            <w:pStyle w:val="a4"/>
          </w:pPr>
        </w:p>
      </w:tc>
    </w:tr>
    <w:tr w:rsidR="005B0A32" w14:paraId="382A4C48" w14:textId="77777777" w:rsidTr="008E1A3D">
      <w:trPr>
        <w:cantSplit/>
        <w:trHeight w:val="400"/>
      </w:trPr>
      <w:tc>
        <w:tcPr>
          <w:tcW w:w="2825" w:type="dxa"/>
          <w:shd w:val="clear" w:color="auto" w:fill="FFFFFF"/>
          <w:tcMar>
            <w:top w:w="0" w:type="dxa"/>
            <w:left w:w="0" w:type="dxa"/>
            <w:bottom w:w="0" w:type="dxa"/>
            <w:right w:w="0" w:type="dxa"/>
          </w:tcMar>
        </w:tcPr>
        <w:p w14:paraId="15EA58EB" w14:textId="6177CFA5" w:rsidR="005B0A32" w:rsidDel="00C40CC0" w:rsidRDefault="005B0A32" w:rsidP="00836D7A">
          <w:pPr>
            <w:pStyle w:val="a4"/>
            <w:rPr>
              <w:del w:id="4022" w:author="Arnold Sandjaja" w:date="2013-06-30T10:08:00Z"/>
              <w:sz w:val="16"/>
              <w:lang w:val="en-US"/>
            </w:rPr>
          </w:pPr>
          <w:ins w:id="4023" w:author="Arnold Sandjaja" w:date="2013-06-30T10:08:00Z">
            <w:r>
              <w:rPr>
                <w:sz w:val="16"/>
                <w:lang w:val="de-DE"/>
              </w:rPr>
              <w:t>WSC2013_TP40_MOD2_actual_EN</w:t>
            </w:r>
          </w:ins>
          <w:del w:id="4024" w:author="Arnold Sandjaja" w:date="2013-06-30T10:08:00Z">
            <w:r w:rsidDel="00C40CC0">
              <w:rPr>
                <w:sz w:val="16"/>
                <w:lang w:val="en-US"/>
              </w:rPr>
              <w:delText>Test Project proposal for skill 40</w:delText>
            </w:r>
          </w:del>
        </w:p>
        <w:p w14:paraId="5A61E0BF" w14:textId="1F28209C" w:rsidR="005B0A32" w:rsidRDefault="005B0A32" w:rsidP="00836D7A">
          <w:pPr>
            <w:pStyle w:val="a4"/>
            <w:rPr>
              <w:sz w:val="16"/>
              <w:lang w:val="de-DE"/>
            </w:rPr>
          </w:pPr>
          <w:del w:id="4025" w:author="Arnold Sandjaja" w:date="2013-06-30T10:08:00Z">
            <w:r w:rsidDel="00C40CC0">
              <w:rPr>
                <w:sz w:val="16"/>
                <w:lang w:val="de-DE"/>
              </w:rPr>
              <w:delText>WSC2013_TP40_M1_actual_EN</w:delText>
            </w:r>
          </w:del>
        </w:p>
      </w:tc>
      <w:tc>
        <w:tcPr>
          <w:tcW w:w="5245" w:type="dxa"/>
          <w:shd w:val="clear" w:color="auto" w:fill="FFFFFF"/>
          <w:tcMar>
            <w:top w:w="0" w:type="dxa"/>
            <w:left w:w="0" w:type="dxa"/>
            <w:bottom w:w="0" w:type="dxa"/>
            <w:right w:w="0" w:type="dxa"/>
          </w:tcMar>
        </w:tcPr>
        <w:p w14:paraId="376AECEA" w14:textId="77777777" w:rsidR="005B0A32" w:rsidRDefault="005B0A32">
          <w:pPr>
            <w:pStyle w:val="a4"/>
            <w:ind w:right="-93"/>
            <w:jc w:val="center"/>
            <w:rPr>
              <w:ins w:id="4026" w:author="Arnold Sandjaja" w:date="2013-06-30T10:08:00Z"/>
              <w:sz w:val="16"/>
              <w:lang w:val="fr-FR"/>
            </w:rPr>
          </w:pPr>
          <w:ins w:id="4027" w:author="Arnold Sandjaja" w:date="2013-06-30T10:08:00Z">
            <w:r w:rsidRPr="007C12D8">
              <w:rPr>
                <w:rFonts w:hint="eastAsia"/>
                <w:sz w:val="16"/>
                <w:lang w:val="fr-FR"/>
              </w:rPr>
              <w:t>Ⓒ</w:t>
            </w:r>
            <w:r>
              <w:rPr>
                <w:sz w:val="16"/>
                <w:lang w:val="fr-FR"/>
              </w:rPr>
              <w:t xml:space="preserve"> WorldSkills International (WSI) reserves all rights in documents</w:t>
            </w:r>
          </w:ins>
        </w:p>
        <w:p w14:paraId="1C0FB0E4" w14:textId="77777777" w:rsidR="005B0A32" w:rsidRDefault="005B0A32">
          <w:pPr>
            <w:pStyle w:val="a4"/>
            <w:jc w:val="center"/>
            <w:rPr>
              <w:ins w:id="4028" w:author="Arnold Sandjaja" w:date="2013-06-30T10:08:00Z"/>
              <w:sz w:val="16"/>
              <w:lang w:val="fr-FR"/>
            </w:rPr>
          </w:pPr>
          <w:ins w:id="4029" w:author="Arnold Sandjaja" w:date="2013-06-30T10:08:00Z">
            <w:r>
              <w:rPr>
                <w:sz w:val="16"/>
                <w:lang w:val="fr-FR"/>
              </w:rPr>
              <w:t>developed for or an behalf of WSI, including translation and electronic</w:t>
            </w:r>
          </w:ins>
        </w:p>
        <w:p w14:paraId="2101D32D" w14:textId="77777777" w:rsidR="005B0A32" w:rsidRDefault="005B0A32">
          <w:pPr>
            <w:pStyle w:val="a4"/>
            <w:jc w:val="center"/>
            <w:rPr>
              <w:ins w:id="4030" w:author="Arnold Sandjaja" w:date="2013-06-30T10:08:00Z"/>
              <w:sz w:val="16"/>
              <w:lang w:val="fr-FR"/>
            </w:rPr>
          </w:pPr>
          <w:ins w:id="4031" w:author="Arnold Sandjaja" w:date="2013-06-30T10:08:00Z">
            <w:r>
              <w:rPr>
                <w:sz w:val="16"/>
                <w:lang w:val="fr-FR"/>
              </w:rPr>
              <w:t>distribution. This material my be reproduced for non-commercial</w:t>
            </w:r>
          </w:ins>
        </w:p>
        <w:p w14:paraId="5E0F2F9A" w14:textId="77777777" w:rsidR="005B0A32" w:rsidRDefault="005B0A32">
          <w:pPr>
            <w:pStyle w:val="a4"/>
            <w:tabs>
              <w:tab w:val="clear" w:pos="4680"/>
            </w:tabs>
            <w:ind w:left="567" w:right="-142"/>
            <w:jc w:val="center"/>
            <w:rPr>
              <w:ins w:id="4032" w:author="Arnold Sandjaja" w:date="2013-06-30T10:08:00Z"/>
              <w:sz w:val="16"/>
              <w:lang w:val="fr-FR"/>
            </w:rPr>
            <w:pPrChange w:id="4033" w:author="Arnold Sandjaja" w:date="2013-06-30T10:10:00Z">
              <w:pPr>
                <w:pStyle w:val="a4"/>
                <w:ind w:left="567"/>
                <w:jc w:val="center"/>
              </w:pPr>
            </w:pPrChange>
          </w:pPr>
          <w:ins w:id="4034" w:author="Arnold Sandjaja" w:date="2013-06-30T10:08:00Z">
            <w:r>
              <w:rPr>
                <w:sz w:val="16"/>
                <w:lang w:val="fr-FR"/>
              </w:rPr>
              <w:t>vocational and educational purposes provided that the WorldSkills International logo and copyright notice are left in place</w:t>
            </w:r>
          </w:ins>
        </w:p>
        <w:p w14:paraId="77F7F41F" w14:textId="04DE6C39" w:rsidR="005B0A32" w:rsidDel="00C40CC0" w:rsidRDefault="005B0A32">
          <w:pPr>
            <w:pStyle w:val="a4"/>
            <w:jc w:val="center"/>
            <w:rPr>
              <w:del w:id="4035" w:author="Arnold Sandjaja" w:date="2013-06-30T10:08:00Z"/>
              <w:sz w:val="16"/>
              <w:lang w:val="fr-FR"/>
            </w:rPr>
            <w:pPrChange w:id="4036" w:author="Arnold Sandjaja" w:date="2013-06-30T10:10:00Z">
              <w:pPr>
                <w:pStyle w:val="a4"/>
              </w:pPr>
            </w:pPrChange>
          </w:pPr>
          <w:del w:id="4037" w:author="Arnold Sandjaja" w:date="2013-06-30T10:08:00Z">
            <w:r w:rsidDel="00C40CC0">
              <w:rPr>
                <w:sz w:val="16"/>
                <w:lang w:val="fr-FR"/>
              </w:rPr>
              <w:delText>Version: 1.</w:delText>
            </w:r>
          </w:del>
          <w:ins w:id="4038" w:author="Michel Bulon" w:date="2013-05-20T20:24:00Z">
            <w:del w:id="4039" w:author="Arnold Sandjaja" w:date="2013-06-14T18:24:00Z">
              <w:r w:rsidDel="00820615">
                <w:rPr>
                  <w:sz w:val="16"/>
                  <w:lang w:val="fr-FR"/>
                </w:rPr>
                <w:delText>4</w:delText>
              </w:r>
            </w:del>
          </w:ins>
          <w:ins w:id="4040" w:author="Michel Bulon" w:date="2013-06-21T09:54:00Z">
            <w:del w:id="4041" w:author="Arnold Sandjaja" w:date="2013-06-29T12:06:00Z">
              <w:r w:rsidDel="00617B40">
                <w:rPr>
                  <w:sz w:val="16"/>
                  <w:lang w:val="fr-FR"/>
                </w:rPr>
                <w:delText>8</w:delText>
              </w:r>
            </w:del>
          </w:ins>
          <w:del w:id="4042" w:author="Arnold Sandjaja" w:date="2013-05-17T16:21:00Z">
            <w:r w:rsidDel="000D2FD7">
              <w:rPr>
                <w:sz w:val="16"/>
                <w:lang w:val="fr-FR"/>
              </w:rPr>
              <w:delText>1</w:delText>
            </w:r>
          </w:del>
        </w:p>
        <w:p w14:paraId="7E5D4950" w14:textId="2A025B07" w:rsidR="005B0A32" w:rsidRDefault="005B0A32">
          <w:pPr>
            <w:pStyle w:val="a4"/>
            <w:jc w:val="center"/>
            <w:rPr>
              <w:sz w:val="16"/>
              <w:lang w:val="fr-FR"/>
            </w:rPr>
            <w:pPrChange w:id="4043" w:author="Arnold Sandjaja" w:date="2013-06-30T10:10:00Z">
              <w:pPr>
                <w:pStyle w:val="a4"/>
              </w:pPr>
            </w:pPrChange>
          </w:pPr>
          <w:del w:id="4044" w:author="Arnold Sandjaja" w:date="2013-06-30T10:08:00Z">
            <w:r w:rsidDel="00C40CC0">
              <w:rPr>
                <w:sz w:val="16"/>
                <w:lang w:val="fr-FR"/>
              </w:rPr>
              <w:delText xml:space="preserve">Date: </w:delText>
            </w:r>
          </w:del>
          <w:ins w:id="4045" w:author="Michel Bulon" w:date="2013-05-20T20:24:00Z">
            <w:del w:id="4046" w:author="Arnold Sandjaja" w:date="2013-06-14T18:24:00Z">
              <w:r w:rsidDel="00820615">
                <w:rPr>
                  <w:sz w:val="16"/>
                  <w:lang w:val="fr-FR"/>
                </w:rPr>
                <w:delText>12</w:delText>
              </w:r>
            </w:del>
          </w:ins>
          <w:ins w:id="4047" w:author="Michel Bulon" w:date="2013-06-21T09:54:00Z">
            <w:del w:id="4048" w:author="Arnold Sandjaja" w:date="2013-06-29T12:06:00Z">
              <w:r w:rsidDel="00617B40">
                <w:rPr>
                  <w:sz w:val="16"/>
                  <w:lang w:val="fr-FR"/>
                </w:rPr>
                <w:delText>1</w:delText>
              </w:r>
            </w:del>
          </w:ins>
          <w:del w:id="4049" w:author="Arnold Sandjaja" w:date="2013-05-17T16:21:00Z">
            <w:r w:rsidDel="000D2FD7">
              <w:rPr>
                <w:sz w:val="16"/>
                <w:lang w:val="fr-FR"/>
              </w:rPr>
              <w:delText>4</w:delText>
            </w:r>
          </w:del>
          <w:del w:id="4050" w:author="Arnold Sandjaja" w:date="2013-06-30T10:08:00Z">
            <w:r w:rsidDel="00C40CC0">
              <w:rPr>
                <w:sz w:val="16"/>
                <w:lang w:val="fr-FR"/>
              </w:rPr>
              <w:delText>.0</w:delText>
            </w:r>
          </w:del>
          <w:ins w:id="4051" w:author="Michel Bulon" w:date="2013-06-12T21:05:00Z">
            <w:del w:id="4052" w:author="Arnold Sandjaja" w:date="2013-06-30T10:08:00Z">
              <w:r w:rsidDel="00C40CC0">
                <w:rPr>
                  <w:sz w:val="16"/>
                  <w:lang w:val="fr-FR"/>
                </w:rPr>
                <w:delText>6</w:delText>
              </w:r>
            </w:del>
          </w:ins>
          <w:del w:id="4053" w:author="Arnold Sandjaja" w:date="2013-06-30T10:08:00Z">
            <w:r w:rsidDel="00C40CC0">
              <w:rPr>
                <w:sz w:val="16"/>
                <w:lang w:val="fr-FR"/>
              </w:rPr>
              <w:delText>5.13</w:delText>
            </w:r>
          </w:del>
        </w:p>
      </w:tc>
      <w:tc>
        <w:tcPr>
          <w:tcW w:w="1559" w:type="dxa"/>
          <w:shd w:val="clear" w:color="auto" w:fill="FFFFFF"/>
          <w:tcMar>
            <w:top w:w="0" w:type="dxa"/>
            <w:left w:w="0" w:type="dxa"/>
            <w:bottom w:w="0" w:type="dxa"/>
            <w:right w:w="0" w:type="dxa"/>
          </w:tcMar>
        </w:tcPr>
        <w:p w14:paraId="554F1A99" w14:textId="77777777" w:rsidR="005B0A32" w:rsidRDefault="005B0A32" w:rsidP="00D615FB">
          <w:pPr>
            <w:pStyle w:val="a4"/>
            <w:jc w:val="right"/>
            <w:rPr>
              <w:ins w:id="4054" w:author="Arnold Sandjaja" w:date="2013-06-30T10:08:00Z"/>
              <w:rStyle w:val="a5"/>
              <w:sz w:val="20"/>
            </w:rPr>
          </w:pPr>
        </w:p>
        <w:p w14:paraId="5BD26C3C" w14:textId="56BC55E5" w:rsidR="005B0A32" w:rsidDel="00C40CC0" w:rsidRDefault="005B0A32" w:rsidP="00580CF8">
          <w:pPr>
            <w:pStyle w:val="a4"/>
            <w:ind w:left="-191"/>
            <w:jc w:val="right"/>
            <w:rPr>
              <w:del w:id="4055" w:author="Arnold Sandjaja" w:date="2013-06-30T10:08:00Z"/>
              <w:rStyle w:val="a5"/>
              <w:sz w:val="20"/>
            </w:rPr>
          </w:pPr>
          <w:ins w:id="4056" w:author="Arnold Sandjaja" w:date="2013-06-30T10:08:00Z">
            <w:r>
              <w:rPr>
                <w:rStyle w:val="a5"/>
              </w:rPr>
              <w:fldChar w:fldCharType="begin"/>
            </w:r>
            <w:r>
              <w:rPr>
                <w:rStyle w:val="a5"/>
              </w:rPr>
              <w:instrText xml:space="preserve"> PAGE </w:instrText>
            </w:r>
            <w:r>
              <w:rPr>
                <w:rStyle w:val="a5"/>
              </w:rPr>
              <w:fldChar w:fldCharType="separate"/>
            </w:r>
          </w:ins>
          <w:r w:rsidR="005722E5">
            <w:rPr>
              <w:rStyle w:val="a5"/>
              <w:noProof/>
            </w:rPr>
            <w:t>22</w:t>
          </w:r>
          <w:ins w:id="4057" w:author="Arnold Sandjaja" w:date="2013-06-30T10:08:00Z">
            <w:r>
              <w:rPr>
                <w:rStyle w:val="a5"/>
              </w:rPr>
              <w:fldChar w:fldCharType="end"/>
            </w:r>
            <w:r>
              <w:rPr>
                <w:rStyle w:val="a5"/>
              </w:rPr>
              <w:t xml:space="preserve"> of </w:t>
            </w:r>
            <w:r>
              <w:rPr>
                <w:rStyle w:val="a5"/>
              </w:rPr>
              <w:fldChar w:fldCharType="begin"/>
            </w:r>
            <w:r>
              <w:rPr>
                <w:rStyle w:val="a5"/>
              </w:rPr>
              <w:instrText xml:space="preserve"> NUMPAGES </w:instrText>
            </w:r>
            <w:r>
              <w:rPr>
                <w:rStyle w:val="a5"/>
              </w:rPr>
              <w:fldChar w:fldCharType="separate"/>
            </w:r>
          </w:ins>
          <w:r w:rsidR="005722E5">
            <w:rPr>
              <w:rStyle w:val="a5"/>
              <w:noProof/>
            </w:rPr>
            <w:t>22</w:t>
          </w:r>
          <w:ins w:id="4058" w:author="Arnold Sandjaja" w:date="2013-06-30T10:08:00Z">
            <w:r>
              <w:rPr>
                <w:rStyle w:val="a5"/>
              </w:rPr>
              <w:fldChar w:fldCharType="end"/>
            </w:r>
          </w:ins>
        </w:p>
        <w:p w14:paraId="328F2279" w14:textId="6EEEAC26" w:rsidR="005B0A32" w:rsidRDefault="005B0A32" w:rsidP="00580CF8">
          <w:pPr>
            <w:pStyle w:val="a4"/>
            <w:ind w:left="-191"/>
            <w:jc w:val="right"/>
          </w:pPr>
          <w:del w:id="4059" w:author="Arnold Sandjaja" w:date="2013-06-30T10:08:00Z">
            <w:r w:rsidDel="00C40CC0">
              <w:rPr>
                <w:rStyle w:val="a5"/>
              </w:rPr>
              <w:fldChar w:fldCharType="begin"/>
            </w:r>
            <w:r w:rsidDel="00C40CC0">
              <w:rPr>
                <w:rStyle w:val="a5"/>
              </w:rPr>
              <w:delInstrText xml:space="preserve"> PAGE </w:delInstrText>
            </w:r>
            <w:r w:rsidDel="00C40CC0">
              <w:rPr>
                <w:rStyle w:val="a5"/>
              </w:rPr>
              <w:fldChar w:fldCharType="separate"/>
            </w:r>
            <w:r w:rsidDel="00C40CC0">
              <w:rPr>
                <w:rStyle w:val="a5"/>
                <w:noProof/>
              </w:rPr>
              <w:delText>2</w:delText>
            </w:r>
            <w:r w:rsidDel="00C40CC0">
              <w:rPr>
                <w:rStyle w:val="a5"/>
              </w:rPr>
              <w:fldChar w:fldCharType="end"/>
            </w:r>
            <w:r w:rsidDel="00C40CC0">
              <w:rPr>
                <w:rStyle w:val="a5"/>
              </w:rPr>
              <w:delText xml:space="preserve"> of </w:delText>
            </w:r>
            <w:r w:rsidDel="00C40CC0">
              <w:rPr>
                <w:rStyle w:val="a5"/>
              </w:rPr>
              <w:fldChar w:fldCharType="begin"/>
            </w:r>
            <w:r w:rsidDel="00C40CC0">
              <w:rPr>
                <w:rStyle w:val="a5"/>
              </w:rPr>
              <w:delInstrText xml:space="preserve"> NUMPAGES </w:delInstrText>
            </w:r>
            <w:r w:rsidDel="00C40CC0">
              <w:rPr>
                <w:rStyle w:val="a5"/>
              </w:rPr>
              <w:fldChar w:fldCharType="separate"/>
            </w:r>
            <w:r w:rsidDel="00C40CC0">
              <w:rPr>
                <w:rStyle w:val="a5"/>
                <w:noProof/>
              </w:rPr>
              <w:delText>16</w:delText>
            </w:r>
            <w:r w:rsidDel="00C40CC0">
              <w:rPr>
                <w:rStyle w:val="a5"/>
              </w:rPr>
              <w:fldChar w:fldCharType="end"/>
            </w:r>
          </w:del>
        </w:p>
      </w:tc>
    </w:tr>
  </w:tbl>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629" w:type="dxa"/>
      <w:tblInd w:w="10" w:type="dxa"/>
      <w:shd w:val="clear" w:color="auto" w:fill="FFFFFF"/>
      <w:tblLayout w:type="fixed"/>
      <w:tblLook w:val="0000" w:firstRow="0" w:lastRow="0" w:firstColumn="0" w:lastColumn="0" w:noHBand="0" w:noVBand="0"/>
      <w:tblPrChange w:id="4060" w:author="Arnold Sandjaja" w:date="2013-06-30T08:32:00Z">
        <w:tblPr>
          <w:tblW w:w="9488" w:type="dxa"/>
          <w:tblInd w:w="10" w:type="dxa"/>
          <w:shd w:val="clear" w:color="auto" w:fill="FFFFFF"/>
          <w:tblLayout w:type="fixed"/>
          <w:tblLook w:val="0000" w:firstRow="0" w:lastRow="0" w:firstColumn="0" w:lastColumn="0" w:noHBand="0" w:noVBand="0"/>
        </w:tblPr>
      </w:tblPrChange>
    </w:tblPr>
    <w:tblGrid>
      <w:gridCol w:w="2825"/>
      <w:gridCol w:w="5387"/>
      <w:gridCol w:w="1417"/>
      <w:tblGridChange w:id="4061">
        <w:tblGrid>
          <w:gridCol w:w="118"/>
          <w:gridCol w:w="2424"/>
          <w:gridCol w:w="401"/>
          <w:gridCol w:w="4702"/>
          <w:gridCol w:w="685"/>
          <w:gridCol w:w="1158"/>
          <w:gridCol w:w="259"/>
        </w:tblGrid>
      </w:tblGridChange>
    </w:tblGrid>
    <w:tr w:rsidR="005B0A32" w14:paraId="257EE19E" w14:textId="77777777" w:rsidTr="00547E51">
      <w:trPr>
        <w:cantSplit/>
        <w:trHeight w:val="270"/>
        <w:trPrChange w:id="4062" w:author="Arnold Sandjaja" w:date="2013-06-30T08:32:00Z">
          <w:trPr>
            <w:gridAfter w:val="0"/>
            <w:cantSplit/>
            <w:trHeight w:val="270"/>
          </w:trPr>
        </w:trPrChange>
      </w:trPr>
      <w:tc>
        <w:tcPr>
          <w:tcW w:w="2825" w:type="dxa"/>
          <w:shd w:val="clear" w:color="auto" w:fill="FFFFFF"/>
          <w:tcMar>
            <w:top w:w="0" w:type="dxa"/>
            <w:left w:w="0" w:type="dxa"/>
            <w:bottom w:w="0" w:type="dxa"/>
            <w:right w:w="0" w:type="dxa"/>
          </w:tcMar>
          <w:tcPrChange w:id="4063" w:author="Arnold Sandjaja" w:date="2013-06-30T08:32:00Z">
            <w:tcPr>
              <w:tcW w:w="2542" w:type="dxa"/>
              <w:gridSpan w:val="2"/>
              <w:shd w:val="clear" w:color="auto" w:fill="FFFFFF"/>
              <w:tcMar>
                <w:top w:w="0" w:type="dxa"/>
                <w:left w:w="0" w:type="dxa"/>
                <w:bottom w:w="0" w:type="dxa"/>
                <w:right w:w="0" w:type="dxa"/>
              </w:tcMar>
            </w:tcPr>
          </w:tcPrChange>
        </w:tcPr>
        <w:p w14:paraId="7AAEFDEE" w14:textId="77777777" w:rsidR="005B0A32" w:rsidRDefault="005B0A32">
          <w:pPr>
            <w:pStyle w:val="a4"/>
          </w:pPr>
        </w:p>
      </w:tc>
      <w:tc>
        <w:tcPr>
          <w:tcW w:w="5387" w:type="dxa"/>
          <w:shd w:val="clear" w:color="auto" w:fill="FFFFFF"/>
          <w:tcMar>
            <w:top w:w="0" w:type="dxa"/>
            <w:left w:w="0" w:type="dxa"/>
            <w:bottom w:w="0" w:type="dxa"/>
            <w:right w:w="0" w:type="dxa"/>
          </w:tcMar>
          <w:tcPrChange w:id="4064" w:author="Arnold Sandjaja" w:date="2013-06-30T08:32:00Z">
            <w:tcPr>
              <w:tcW w:w="5103" w:type="dxa"/>
              <w:gridSpan w:val="2"/>
              <w:shd w:val="clear" w:color="auto" w:fill="FFFFFF"/>
              <w:tcMar>
                <w:top w:w="0" w:type="dxa"/>
                <w:left w:w="0" w:type="dxa"/>
                <w:bottom w:w="0" w:type="dxa"/>
                <w:right w:w="0" w:type="dxa"/>
              </w:tcMar>
            </w:tcPr>
          </w:tcPrChange>
        </w:tcPr>
        <w:p w14:paraId="26507ED6" w14:textId="77777777" w:rsidR="005B0A32" w:rsidRDefault="005B0A32">
          <w:pPr>
            <w:pStyle w:val="a4"/>
            <w:ind w:left="-1019" w:right="-518"/>
            <w:jc w:val="center"/>
            <w:rPr>
              <w:szCs w:val="24"/>
            </w:rPr>
            <w:pPrChange w:id="4065" w:author="Arnold Sandjaja" w:date="2013-06-30T08:27:00Z">
              <w:pPr>
                <w:pStyle w:val="a4"/>
              </w:pPr>
            </w:pPrChange>
          </w:pPr>
        </w:p>
      </w:tc>
      <w:tc>
        <w:tcPr>
          <w:tcW w:w="1417" w:type="dxa"/>
          <w:shd w:val="clear" w:color="auto" w:fill="FFFFFF"/>
          <w:tcMar>
            <w:top w:w="0" w:type="dxa"/>
            <w:left w:w="0" w:type="dxa"/>
            <w:bottom w:w="0" w:type="dxa"/>
            <w:right w:w="0" w:type="dxa"/>
          </w:tcMar>
          <w:tcPrChange w:id="4066" w:author="Arnold Sandjaja" w:date="2013-06-30T08:32:00Z">
            <w:tcPr>
              <w:tcW w:w="1843" w:type="dxa"/>
              <w:gridSpan w:val="2"/>
              <w:shd w:val="clear" w:color="auto" w:fill="FFFFFF"/>
              <w:tcMar>
                <w:top w:w="0" w:type="dxa"/>
                <w:left w:w="0" w:type="dxa"/>
                <w:bottom w:w="0" w:type="dxa"/>
                <w:right w:w="0" w:type="dxa"/>
              </w:tcMar>
            </w:tcPr>
          </w:tcPrChange>
        </w:tcPr>
        <w:p w14:paraId="791E9674" w14:textId="77777777" w:rsidR="005B0A32" w:rsidRDefault="005B0A32">
          <w:pPr>
            <w:pStyle w:val="a4"/>
          </w:pPr>
        </w:p>
      </w:tc>
    </w:tr>
    <w:tr w:rsidR="005B0A32" w14:paraId="1F58EE77" w14:textId="77777777" w:rsidTr="008E1A3D">
      <w:trPr>
        <w:cantSplit/>
        <w:trHeight w:val="400"/>
      </w:trPr>
      <w:tc>
        <w:tcPr>
          <w:tcW w:w="2825" w:type="dxa"/>
          <w:shd w:val="clear" w:color="auto" w:fill="FFFFFF"/>
          <w:tcMar>
            <w:top w:w="0" w:type="dxa"/>
            <w:left w:w="0" w:type="dxa"/>
            <w:bottom w:w="0" w:type="dxa"/>
            <w:right w:w="0" w:type="dxa"/>
          </w:tcMar>
        </w:tcPr>
        <w:p w14:paraId="0FA23F72" w14:textId="77777777" w:rsidR="005B0A32" w:rsidDel="00CF0B6B" w:rsidRDefault="005B0A32">
          <w:pPr>
            <w:pStyle w:val="a4"/>
            <w:rPr>
              <w:del w:id="4067" w:author="Arnold Sandjaja" w:date="2013-06-30T08:25:00Z"/>
              <w:sz w:val="16"/>
              <w:lang w:val="en-US"/>
            </w:rPr>
          </w:pPr>
          <w:del w:id="4068" w:author="Arnold Sandjaja" w:date="2013-06-30T08:25:00Z">
            <w:r w:rsidDel="00CF0B6B">
              <w:rPr>
                <w:sz w:val="16"/>
                <w:lang w:val="en-US"/>
              </w:rPr>
              <w:delText>Test Project proposal for skill 40</w:delText>
            </w:r>
          </w:del>
        </w:p>
        <w:p w14:paraId="5E68B21B" w14:textId="77777777" w:rsidR="005B0A32" w:rsidRDefault="005B0A32" w:rsidP="002B1C14">
          <w:pPr>
            <w:pStyle w:val="a4"/>
            <w:rPr>
              <w:sz w:val="16"/>
              <w:lang w:val="de-DE"/>
            </w:rPr>
          </w:pPr>
          <w:r>
            <w:rPr>
              <w:sz w:val="16"/>
              <w:lang w:val="de-DE"/>
            </w:rPr>
            <w:t>WSC2013_TP40_M</w:t>
          </w:r>
          <w:ins w:id="4069" w:author="Arnold Sandjaja" w:date="2013-06-30T08:25:00Z">
            <w:r>
              <w:rPr>
                <w:sz w:val="16"/>
                <w:lang w:val="de-DE"/>
              </w:rPr>
              <w:t>OD2</w:t>
            </w:r>
          </w:ins>
          <w:del w:id="4070" w:author="Arnold Sandjaja" w:date="2013-06-30T08:25:00Z">
            <w:r w:rsidDel="00CF0B6B">
              <w:rPr>
                <w:sz w:val="16"/>
                <w:lang w:val="de-DE"/>
              </w:rPr>
              <w:delText>1</w:delText>
            </w:r>
          </w:del>
          <w:r>
            <w:rPr>
              <w:sz w:val="16"/>
              <w:lang w:val="de-DE"/>
            </w:rPr>
            <w:t>_actual_EN</w:t>
          </w:r>
        </w:p>
      </w:tc>
      <w:tc>
        <w:tcPr>
          <w:tcW w:w="5387" w:type="dxa"/>
          <w:shd w:val="clear" w:color="auto" w:fill="FFFFFF"/>
          <w:tcMar>
            <w:top w:w="0" w:type="dxa"/>
            <w:left w:w="0" w:type="dxa"/>
            <w:bottom w:w="0" w:type="dxa"/>
            <w:right w:w="0" w:type="dxa"/>
          </w:tcMar>
        </w:tcPr>
        <w:p w14:paraId="7185B0C3" w14:textId="77777777" w:rsidR="005B0A32" w:rsidRDefault="005B0A32">
          <w:pPr>
            <w:pStyle w:val="a4"/>
            <w:jc w:val="center"/>
            <w:rPr>
              <w:ins w:id="4071" w:author="Arnold Sandjaja" w:date="2013-06-30T08:29:00Z"/>
              <w:sz w:val="16"/>
              <w:lang w:val="fr-FR"/>
            </w:rPr>
            <w:pPrChange w:id="4072" w:author="Arnold Sandjaja" w:date="2013-06-30T08:29:00Z">
              <w:pPr>
                <w:pStyle w:val="a4"/>
              </w:pPr>
            </w:pPrChange>
          </w:pPr>
          <w:ins w:id="4073" w:author="Arnold Sandjaja" w:date="2013-06-30T08:27:00Z">
            <w:r w:rsidRPr="007C12D8">
              <w:rPr>
                <w:rFonts w:hint="eastAsia"/>
                <w:sz w:val="16"/>
                <w:lang w:val="fr-FR"/>
              </w:rPr>
              <w:t>Ⓒ</w:t>
            </w:r>
            <w:r>
              <w:rPr>
                <w:sz w:val="16"/>
                <w:lang w:val="fr-FR"/>
              </w:rPr>
              <w:t xml:space="preserve"> WorldSkills International (WSI) reserves all rights in documents</w:t>
            </w:r>
          </w:ins>
        </w:p>
        <w:p w14:paraId="30DB2BD1" w14:textId="77777777" w:rsidR="005B0A32" w:rsidRDefault="005B0A32">
          <w:pPr>
            <w:pStyle w:val="a4"/>
            <w:jc w:val="center"/>
            <w:rPr>
              <w:ins w:id="4074" w:author="Arnold Sandjaja" w:date="2013-06-30T08:29:00Z"/>
              <w:sz w:val="16"/>
              <w:lang w:val="fr-FR"/>
            </w:rPr>
            <w:pPrChange w:id="4075" w:author="Arnold Sandjaja" w:date="2013-06-30T08:29:00Z">
              <w:pPr>
                <w:pStyle w:val="a4"/>
              </w:pPr>
            </w:pPrChange>
          </w:pPr>
          <w:ins w:id="4076" w:author="Arnold Sandjaja" w:date="2013-06-30T08:29:00Z">
            <w:r>
              <w:rPr>
                <w:sz w:val="16"/>
                <w:lang w:val="fr-FR"/>
              </w:rPr>
              <w:t>developed for or an behalf of WSI, including translation and electronic</w:t>
            </w:r>
          </w:ins>
        </w:p>
        <w:p w14:paraId="632CB7E2" w14:textId="77777777" w:rsidR="005B0A32" w:rsidRDefault="005B0A32">
          <w:pPr>
            <w:pStyle w:val="a4"/>
            <w:jc w:val="center"/>
            <w:rPr>
              <w:ins w:id="4077" w:author="Arnold Sandjaja" w:date="2013-06-30T08:29:00Z"/>
              <w:sz w:val="16"/>
              <w:lang w:val="fr-FR"/>
            </w:rPr>
            <w:pPrChange w:id="4078" w:author="Arnold Sandjaja" w:date="2013-06-30T08:29:00Z">
              <w:pPr>
                <w:pStyle w:val="a4"/>
              </w:pPr>
            </w:pPrChange>
          </w:pPr>
          <w:ins w:id="4079" w:author="Arnold Sandjaja" w:date="2013-06-30T08:29:00Z">
            <w:r>
              <w:rPr>
                <w:sz w:val="16"/>
                <w:lang w:val="fr-FR"/>
              </w:rPr>
              <w:t>distribution. This material my be reproduced for non-commercial</w:t>
            </w:r>
          </w:ins>
        </w:p>
        <w:p w14:paraId="45973377" w14:textId="77777777" w:rsidR="005B0A32" w:rsidRDefault="005B0A32">
          <w:pPr>
            <w:pStyle w:val="a4"/>
            <w:jc w:val="center"/>
            <w:rPr>
              <w:ins w:id="4080" w:author="Arnold Sandjaja" w:date="2013-06-30T08:27:00Z"/>
              <w:sz w:val="16"/>
              <w:lang w:val="fr-FR"/>
            </w:rPr>
            <w:pPrChange w:id="4081" w:author="Arnold Sandjaja" w:date="2013-06-30T08:29:00Z">
              <w:pPr>
                <w:pStyle w:val="a4"/>
              </w:pPr>
            </w:pPrChange>
          </w:pPr>
          <w:ins w:id="4082" w:author="Arnold Sandjaja" w:date="2013-06-30T08:30:00Z">
            <w:r>
              <w:rPr>
                <w:sz w:val="16"/>
                <w:lang w:val="fr-FR"/>
              </w:rPr>
              <w:t>vocational and educational purposes provided that the WorldSkills International logo and copyright notice are left in place</w:t>
            </w:r>
          </w:ins>
        </w:p>
        <w:p w14:paraId="549E3851" w14:textId="77777777" w:rsidR="005B0A32" w:rsidDel="00547E51" w:rsidRDefault="005B0A32">
          <w:pPr>
            <w:pStyle w:val="a4"/>
            <w:jc w:val="center"/>
            <w:rPr>
              <w:del w:id="4083" w:author="Arnold Sandjaja" w:date="2013-06-30T08:31:00Z"/>
              <w:sz w:val="16"/>
              <w:lang w:val="fr-FR"/>
            </w:rPr>
            <w:pPrChange w:id="4084" w:author="Arnold Sandjaja" w:date="2013-06-30T08:27:00Z">
              <w:pPr>
                <w:pStyle w:val="a4"/>
              </w:pPr>
            </w:pPrChange>
          </w:pPr>
          <w:del w:id="4085" w:author="Arnold Sandjaja" w:date="2013-06-30T08:31:00Z">
            <w:r w:rsidDel="00547E51">
              <w:rPr>
                <w:sz w:val="16"/>
                <w:lang w:val="fr-FR"/>
              </w:rPr>
              <w:delText>Version: 1.</w:delText>
            </w:r>
          </w:del>
          <w:ins w:id="4086" w:author="Michel Bulon" w:date="2013-05-20T20:25:00Z">
            <w:del w:id="4087" w:author="Arnold Sandjaja" w:date="2013-06-14T18:25:00Z">
              <w:r w:rsidDel="00820615">
                <w:rPr>
                  <w:sz w:val="16"/>
                  <w:lang w:val="fr-FR"/>
                </w:rPr>
                <w:delText>4</w:delText>
              </w:r>
            </w:del>
          </w:ins>
          <w:ins w:id="4088" w:author="Michel Bulon" w:date="2013-06-21T09:53:00Z">
            <w:del w:id="4089" w:author="Arnold Sandjaja" w:date="2013-06-29T11:47:00Z">
              <w:r w:rsidDel="003219AD">
                <w:rPr>
                  <w:sz w:val="16"/>
                  <w:lang w:val="fr-FR"/>
                </w:rPr>
                <w:delText>8</w:delText>
              </w:r>
            </w:del>
          </w:ins>
          <w:del w:id="4090" w:author="Arnold Sandjaja" w:date="2013-05-17T16:20:00Z">
            <w:r w:rsidDel="000D2FD7">
              <w:rPr>
                <w:sz w:val="16"/>
                <w:lang w:val="fr-FR"/>
              </w:rPr>
              <w:delText>1</w:delText>
            </w:r>
          </w:del>
        </w:p>
        <w:p w14:paraId="54E35E55" w14:textId="77777777" w:rsidR="005B0A32" w:rsidRDefault="005B0A32">
          <w:pPr>
            <w:pStyle w:val="a4"/>
            <w:jc w:val="center"/>
            <w:rPr>
              <w:sz w:val="16"/>
              <w:lang w:val="fr-FR"/>
            </w:rPr>
            <w:pPrChange w:id="4091" w:author="Arnold Sandjaja" w:date="2013-06-30T08:27:00Z">
              <w:pPr>
                <w:pStyle w:val="a4"/>
              </w:pPr>
            </w:pPrChange>
          </w:pPr>
          <w:del w:id="4092" w:author="Arnold Sandjaja" w:date="2013-06-30T08:31:00Z">
            <w:r w:rsidDel="00547E51">
              <w:rPr>
                <w:sz w:val="16"/>
                <w:lang w:val="fr-FR"/>
              </w:rPr>
              <w:delText xml:space="preserve">Date: </w:delText>
            </w:r>
          </w:del>
          <w:ins w:id="4093" w:author="Michel Bulon" w:date="2013-05-20T20:25:00Z">
            <w:del w:id="4094" w:author="Arnold Sandjaja" w:date="2013-06-14T18:24:00Z">
              <w:r w:rsidDel="00820615">
                <w:rPr>
                  <w:sz w:val="16"/>
                  <w:lang w:val="fr-FR"/>
                </w:rPr>
                <w:delText>12</w:delText>
              </w:r>
            </w:del>
          </w:ins>
          <w:ins w:id="4095" w:author="Michel Bulon" w:date="2013-06-21T09:53:00Z">
            <w:del w:id="4096" w:author="Arnold Sandjaja" w:date="2013-06-29T11:47:00Z">
              <w:r w:rsidDel="003219AD">
                <w:rPr>
                  <w:sz w:val="16"/>
                  <w:lang w:val="fr-FR"/>
                </w:rPr>
                <w:delText>1</w:delText>
              </w:r>
            </w:del>
          </w:ins>
          <w:del w:id="4097" w:author="Arnold Sandjaja" w:date="2013-05-17T16:21:00Z">
            <w:r w:rsidDel="000D2FD7">
              <w:rPr>
                <w:sz w:val="16"/>
                <w:lang w:val="fr-FR"/>
              </w:rPr>
              <w:delText>4</w:delText>
            </w:r>
          </w:del>
          <w:del w:id="4098" w:author="Arnold Sandjaja" w:date="2013-06-30T08:31:00Z">
            <w:r w:rsidDel="00547E51">
              <w:rPr>
                <w:sz w:val="16"/>
                <w:lang w:val="fr-FR"/>
              </w:rPr>
              <w:delText>.0</w:delText>
            </w:r>
          </w:del>
          <w:ins w:id="4099" w:author="Michel Bulon" w:date="2013-06-12T21:04:00Z">
            <w:del w:id="4100" w:author="Arnold Sandjaja" w:date="2013-06-30T08:31:00Z">
              <w:r w:rsidDel="00547E51">
                <w:rPr>
                  <w:sz w:val="16"/>
                  <w:lang w:val="fr-FR"/>
                </w:rPr>
                <w:delText>6</w:delText>
              </w:r>
            </w:del>
          </w:ins>
          <w:del w:id="4101" w:author="Arnold Sandjaja" w:date="2013-06-30T08:31:00Z">
            <w:r w:rsidDel="00547E51">
              <w:rPr>
                <w:sz w:val="16"/>
                <w:lang w:val="fr-FR"/>
              </w:rPr>
              <w:delText>5.13</w:delText>
            </w:r>
          </w:del>
        </w:p>
      </w:tc>
      <w:tc>
        <w:tcPr>
          <w:tcW w:w="1417" w:type="dxa"/>
          <w:shd w:val="clear" w:color="auto" w:fill="FFFFFF"/>
          <w:tcMar>
            <w:top w:w="0" w:type="dxa"/>
            <w:left w:w="0" w:type="dxa"/>
            <w:bottom w:w="0" w:type="dxa"/>
            <w:right w:w="0" w:type="dxa"/>
          </w:tcMar>
        </w:tcPr>
        <w:p w14:paraId="31A6B3BA" w14:textId="77777777" w:rsidR="005B0A32" w:rsidRDefault="005B0A32">
          <w:pPr>
            <w:pStyle w:val="a4"/>
            <w:jc w:val="right"/>
            <w:rPr>
              <w:rStyle w:val="a5"/>
              <w:sz w:val="20"/>
            </w:rPr>
          </w:pPr>
        </w:p>
        <w:p w14:paraId="6349C008" w14:textId="77777777" w:rsidR="005B0A32" w:rsidRDefault="005B0A32">
          <w:pPr>
            <w:pStyle w:val="a4"/>
            <w:jc w:val="right"/>
          </w:pPr>
          <w:r>
            <w:rPr>
              <w:rStyle w:val="a5"/>
            </w:rPr>
            <w:fldChar w:fldCharType="begin"/>
          </w:r>
          <w:r>
            <w:rPr>
              <w:rStyle w:val="a5"/>
            </w:rPr>
            <w:instrText xml:space="preserve"> PAGE </w:instrText>
          </w:r>
          <w:r>
            <w:rPr>
              <w:rStyle w:val="a5"/>
            </w:rPr>
            <w:fldChar w:fldCharType="separate"/>
          </w:r>
          <w:r w:rsidR="005722E5">
            <w:rPr>
              <w:rStyle w:val="a5"/>
              <w:noProof/>
            </w:rPr>
            <w:t>1</w:t>
          </w:r>
          <w:r>
            <w:rPr>
              <w:rStyle w:val="a5"/>
            </w:rPr>
            <w:fldChar w:fldCharType="end"/>
          </w:r>
          <w:r>
            <w:rPr>
              <w:rStyle w:val="a5"/>
            </w:rPr>
            <w:t xml:space="preserve"> of </w:t>
          </w:r>
          <w:r>
            <w:rPr>
              <w:rStyle w:val="a5"/>
            </w:rPr>
            <w:fldChar w:fldCharType="begin"/>
          </w:r>
          <w:r>
            <w:rPr>
              <w:rStyle w:val="a5"/>
            </w:rPr>
            <w:instrText xml:space="preserve"> NUMPAGES </w:instrText>
          </w:r>
          <w:r>
            <w:rPr>
              <w:rStyle w:val="a5"/>
            </w:rPr>
            <w:fldChar w:fldCharType="separate"/>
          </w:r>
          <w:r w:rsidR="005722E5">
            <w:rPr>
              <w:rStyle w:val="a5"/>
              <w:noProof/>
            </w:rPr>
            <w:t>1</w:t>
          </w:r>
          <w:r>
            <w:rPr>
              <w:rStyle w:val="a5"/>
            </w:rPr>
            <w:fldChar w:fldCharType="end"/>
          </w:r>
        </w:p>
      </w:tc>
    </w:tr>
  </w:tbl>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964A021" w14:textId="77777777" w:rsidR="005B0A32" w:rsidRDefault="005B0A32">
      <w:r>
        <w:separator/>
      </w:r>
    </w:p>
  </w:footnote>
  <w:footnote w:type="continuationSeparator" w:id="0">
    <w:p w14:paraId="5C8E30B7" w14:textId="77777777" w:rsidR="005B0A32" w:rsidRDefault="005B0A32">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5C8C4DE" w14:textId="77777777" w:rsidR="005B0A32" w:rsidRDefault="005B0A32">
    <w:pPr>
      <w:pStyle w:val="a3"/>
      <w:jc w:val="right"/>
      <w:rPr>
        <w:rFonts w:ascii="Times New Roman" w:eastAsia="Times New Roman" w:hAnsi="Times New Roman"/>
        <w:color w:val="auto"/>
        <w:lang w:val="en-US" w:bidi="x-none"/>
      </w:rPr>
    </w:pPr>
    <w:r>
      <w:rPr>
        <w:noProof/>
        <w:lang w:val="en-US" w:eastAsia="zh-TW"/>
      </w:rPr>
      <w:drawing>
        <wp:anchor distT="0" distB="0" distL="114300" distR="114300" simplePos="0" relativeHeight="251658240" behindDoc="0" locked="0" layoutInCell="1" allowOverlap="1" wp14:anchorId="56FD74A3" wp14:editId="54706E93">
          <wp:simplePos x="0" y="0"/>
          <wp:positionH relativeFrom="character">
            <wp:posOffset>0</wp:posOffset>
          </wp:positionH>
          <wp:positionV relativeFrom="line">
            <wp:posOffset>79375</wp:posOffset>
          </wp:positionV>
          <wp:extent cx="859790" cy="740410"/>
          <wp:effectExtent l="0" t="0" r="3810" b="0"/>
          <wp:wrapNone/>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9790" cy="740410"/>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val="en-US"/>
      </w:rPr>
      <w:fldChar w:fldCharType="begin" w:fldLock="1"/>
    </w:r>
    <w:r>
      <w:rPr>
        <w:lang w:val="en-US"/>
      </w:rPr>
      <w:instrText xml:space="preserve"> USERPROPERTY  \* MERGEFORMAT </w:instrText>
    </w:r>
    <w:r>
      <w:rPr>
        <w:lang w:val="en-US"/>
      </w:rPr>
      <w:fldChar w:fldCharType="separate"/>
    </w:r>
    <w:r>
      <w:rPr>
        <w:noProof/>
        <w:lang w:val="en-US" w:eastAsia="zh-TW"/>
      </w:rPr>
      <mc:AlternateContent>
        <mc:Choice Requires="wps">
          <w:drawing>
            <wp:inline distT="0" distB="0" distL="0" distR="0" wp14:anchorId="784EE3AD" wp14:editId="058161BB">
              <wp:extent cx="857250" cy="742950"/>
              <wp:effectExtent l="0" t="0" r="0" b="0"/>
              <wp:docPr id="2"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57250" cy="742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2" o:spid="_x0000_s1026" style="width:67.5pt;height:58.5pt;visibility:visible;mso-wrap-style:square;mso-left-percent:-10001;mso-top-percent:-10001;mso-position-horizontal:absolute;mso-position-horizontal-relative:char;mso-position-vertical:absolute;mso-position-vertical-relative:line;mso-left-percent:-10001;mso-top-percent:-10001;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" filled="f" stroked="f">
              <o:lock v:ext="edit" aspectratio="t"/>
              <w10:anchorlock/>
            </v:rect>
          </w:pict>
        </mc:Fallback>
      </mc:AlternateContent>
    </w:r>
    <w:r>
      <w:rPr>
        <w:lang w:val="en-US"/>
      </w:rPr>
      <w:fldChar w:fldCharType="end"/>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A46BD5" w14:textId="77777777" w:rsidR="005B0A32" w:rsidRDefault="005B0A32">
    <w:pPr>
      <w:pStyle w:val="a3"/>
      <w:jc w:val="right"/>
      <w:rPr>
        <w:rFonts w:ascii="Times New Roman" w:eastAsia="Times New Roman" w:hAnsi="Times New Roman"/>
        <w:color w:val="auto"/>
        <w:lang w:val="en-US" w:bidi="x-none"/>
      </w:rPr>
    </w:pPr>
    <w:r>
      <w:rPr>
        <w:noProof/>
        <w:lang w:val="en-US" w:eastAsia="zh-TW"/>
      </w:rPr>
      <w:drawing>
        <wp:anchor distT="0" distB="0" distL="114300" distR="114300" simplePos="0" relativeHeight="251657216" behindDoc="0" locked="0" layoutInCell="1" allowOverlap="1" wp14:anchorId="4F8EFC67" wp14:editId="3B75E179">
          <wp:simplePos x="0" y="0"/>
          <wp:positionH relativeFrom="character">
            <wp:posOffset>0</wp:posOffset>
          </wp:positionH>
          <wp:positionV relativeFrom="line">
            <wp:posOffset>79375</wp:posOffset>
          </wp:positionV>
          <wp:extent cx="859790" cy="740410"/>
          <wp:effectExtent l="0" t="0" r="3810" b="0"/>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9790" cy="740410"/>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val="en-US"/>
      </w:rPr>
      <w:fldChar w:fldCharType="begin" w:fldLock="1"/>
    </w:r>
    <w:r>
      <w:rPr>
        <w:lang w:val="en-US"/>
      </w:rPr>
      <w:instrText xml:space="preserve"> USERPROPERTY  \* MERGEFORMAT </w:instrText>
    </w:r>
    <w:r>
      <w:rPr>
        <w:lang w:val="en-US"/>
      </w:rPr>
      <w:fldChar w:fldCharType="separate"/>
    </w:r>
    <w:r>
      <w:rPr>
        <w:noProof/>
        <w:lang w:val="en-US" w:eastAsia="zh-TW"/>
      </w:rPr>
      <mc:AlternateContent>
        <mc:Choice Requires="wps">
          <w:drawing>
            <wp:inline distT="0" distB="0" distL="0" distR="0" wp14:anchorId="3457A192" wp14:editId="20DE23E0">
              <wp:extent cx="857250" cy="742950"/>
              <wp:effectExtent l="0" t="0" r="0" b="0"/>
              <wp:docPr id="1"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57250" cy="742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1" o:spid="_x0000_s1026" style="width:67.5pt;height:58.5pt;visibility:visible;mso-wrap-style:square;mso-left-percent:-10001;mso-top-percent:-10001;mso-position-horizontal:absolute;mso-position-horizontal-relative:char;mso-position-vertical:absolute;mso-position-vertical-relative:line;mso-left-percent:-10001;mso-top-percent:-10001;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" filled="f" stroked="f">
              <o:lock v:ext="edit" aspectratio="t"/>
              <w10:anchorlock/>
            </v:rect>
          </w:pict>
        </mc:Fallback>
      </mc:AlternateContent>
    </w:r>
    <w:r>
      <w:rPr>
        <w:lang w:val="en-US"/>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7CD2263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0000001"/>
    <w:multiLevelType w:val="multilevel"/>
    <w:tmpl w:val="894EE873"/>
    <w:lvl w:ilvl="0">
      <w:start w:val="1"/>
      <w:numFmt w:val="decimal"/>
      <w:isLgl/>
      <w:lvlText w:val="%1."/>
      <w:lvlJc w:val="left"/>
      <w:pPr>
        <w:tabs>
          <w:tab w:val="num" w:pos="360"/>
        </w:tabs>
        <w:ind w:left="360" w:firstLine="360"/>
      </w:pPr>
      <w:rPr>
        <w:rFonts w:hint="default"/>
        <w:color w:val="000000"/>
        <w:position w:val="0"/>
        <w:sz w:val="20"/>
      </w:rPr>
    </w:lvl>
    <w:lvl w:ilvl="1">
      <w:start w:val="1"/>
      <w:numFmt w:val="lowerLetter"/>
      <w:suff w:val="nothing"/>
      <w:lvlText w:val="%2."/>
      <w:lvlJc w:val="left"/>
      <w:pPr>
        <w:ind w:left="0" w:firstLine="1440"/>
      </w:pPr>
      <w:rPr>
        <w:rFonts w:hint="default"/>
        <w:color w:val="000000"/>
        <w:position w:val="0"/>
        <w:sz w:val="20"/>
      </w:rPr>
    </w:lvl>
    <w:lvl w:ilvl="2">
      <w:start w:val="1"/>
      <w:numFmt w:val="lowerRoman"/>
      <w:suff w:val="nothing"/>
      <w:lvlText w:val="%3."/>
      <w:lvlJc w:val="left"/>
      <w:pPr>
        <w:ind w:left="0" w:firstLine="2160"/>
      </w:pPr>
      <w:rPr>
        <w:rFonts w:hint="default"/>
        <w:color w:val="000000"/>
        <w:position w:val="0"/>
        <w:sz w:val="20"/>
      </w:rPr>
    </w:lvl>
    <w:lvl w:ilvl="3">
      <w:start w:val="1"/>
      <w:numFmt w:val="decimal"/>
      <w:isLgl/>
      <w:suff w:val="nothing"/>
      <w:lvlText w:val="%4."/>
      <w:lvlJc w:val="left"/>
      <w:pPr>
        <w:ind w:left="0" w:firstLine="2880"/>
      </w:pPr>
      <w:rPr>
        <w:rFonts w:hint="default"/>
        <w:color w:val="000000"/>
        <w:position w:val="0"/>
        <w:sz w:val="20"/>
      </w:rPr>
    </w:lvl>
    <w:lvl w:ilvl="4">
      <w:start w:val="1"/>
      <w:numFmt w:val="lowerLetter"/>
      <w:suff w:val="nothing"/>
      <w:lvlText w:val="%5."/>
      <w:lvlJc w:val="left"/>
      <w:pPr>
        <w:ind w:left="0" w:firstLine="3600"/>
      </w:pPr>
      <w:rPr>
        <w:rFonts w:hint="default"/>
        <w:color w:val="000000"/>
        <w:position w:val="0"/>
        <w:sz w:val="20"/>
      </w:rPr>
    </w:lvl>
    <w:lvl w:ilvl="5">
      <w:start w:val="1"/>
      <w:numFmt w:val="lowerRoman"/>
      <w:suff w:val="nothing"/>
      <w:lvlText w:val="%6."/>
      <w:lvlJc w:val="left"/>
      <w:pPr>
        <w:ind w:left="0" w:firstLine="4320"/>
      </w:pPr>
      <w:rPr>
        <w:rFonts w:hint="default"/>
        <w:color w:val="000000"/>
        <w:position w:val="0"/>
        <w:sz w:val="20"/>
      </w:rPr>
    </w:lvl>
    <w:lvl w:ilvl="6">
      <w:start w:val="1"/>
      <w:numFmt w:val="decimal"/>
      <w:isLgl/>
      <w:suff w:val="nothing"/>
      <w:lvlText w:val="%7."/>
      <w:lvlJc w:val="left"/>
      <w:pPr>
        <w:ind w:left="0" w:firstLine="5040"/>
      </w:pPr>
      <w:rPr>
        <w:rFonts w:hint="default"/>
        <w:color w:val="000000"/>
        <w:position w:val="0"/>
        <w:sz w:val="20"/>
      </w:rPr>
    </w:lvl>
    <w:lvl w:ilvl="7">
      <w:start w:val="1"/>
      <w:numFmt w:val="lowerLetter"/>
      <w:suff w:val="nothing"/>
      <w:lvlText w:val="%8."/>
      <w:lvlJc w:val="left"/>
      <w:pPr>
        <w:ind w:left="0" w:firstLine="5760"/>
      </w:pPr>
      <w:rPr>
        <w:rFonts w:hint="default"/>
        <w:color w:val="000000"/>
        <w:position w:val="0"/>
        <w:sz w:val="20"/>
      </w:rPr>
    </w:lvl>
    <w:lvl w:ilvl="8">
      <w:start w:val="1"/>
      <w:numFmt w:val="lowerRoman"/>
      <w:suff w:val="nothing"/>
      <w:lvlText w:val="%9."/>
      <w:lvlJc w:val="left"/>
      <w:pPr>
        <w:ind w:left="0" w:firstLine="360"/>
      </w:pPr>
      <w:rPr>
        <w:rFonts w:hint="default"/>
        <w:color w:val="000000"/>
        <w:position w:val="0"/>
        <w:sz w:val="20"/>
      </w:rPr>
    </w:lvl>
  </w:abstractNum>
  <w:abstractNum w:abstractNumId="2">
    <w:nsid w:val="00834CE6"/>
    <w:multiLevelType w:val="hybridMultilevel"/>
    <w:tmpl w:val="BD5875A4"/>
    <w:lvl w:ilvl="0" w:tplc="D7067CD0">
      <w:start w:val="17"/>
      <w:numFmt w:val="bullet"/>
      <w:lvlText w:val="-"/>
      <w:lvlJc w:val="left"/>
      <w:pPr>
        <w:ind w:left="1080" w:hanging="360"/>
      </w:pPr>
      <w:rPr>
        <w:rFonts w:ascii="Arial" w:eastAsia="ヒラギノ角ゴ Pro W3"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1BA77DA9"/>
    <w:multiLevelType w:val="hybridMultilevel"/>
    <w:tmpl w:val="F32C86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21847A86"/>
    <w:multiLevelType w:val="hybridMultilevel"/>
    <w:tmpl w:val="80302B5C"/>
    <w:lvl w:ilvl="0" w:tplc="B7A230DA">
      <w:start w:val="1"/>
      <w:numFmt w:val="decimal"/>
      <w:lvlText w:val="%1."/>
      <w:lvlJc w:val="left"/>
      <w:pPr>
        <w:ind w:left="480" w:hanging="480"/>
      </w:pPr>
      <w:rPr>
        <w:rFonts w:ascii="微軟正黑體" w:eastAsia="微軟正黑體" w:hAnsi="微軟正黑體" w:hint="eastAsia"/>
      </w:rPr>
    </w:lvl>
    <w:lvl w:ilvl="1" w:tplc="04090019" w:tentative="1">
      <w:start w:val="1"/>
      <w:numFmt w:val="ideographTraditional"/>
      <w:lvlText w:val="%2、"/>
      <w:lvlJc w:val="left"/>
      <w:pPr>
        <w:ind w:left="960" w:hanging="480"/>
      </w:pPr>
      <w:rPr>
        <w:rFonts w:ascii="新細明體" w:eastAsia="新細明體" w:hAnsi="新細明體"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新細明體" w:eastAsia="新細明體" w:hAnsi="新細明體"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新細明體" w:eastAsia="新細明體" w:hAnsi="新細明體" w:hint="eastAsia"/>
      </w:rPr>
    </w:lvl>
    <w:lvl w:ilvl="8" w:tplc="0409001B" w:tentative="1">
      <w:start w:val="1"/>
      <w:numFmt w:val="lowerRoman"/>
      <w:lvlText w:val="%9."/>
      <w:lvlJc w:val="right"/>
      <w:pPr>
        <w:ind w:left="4320" w:hanging="480"/>
      </w:pPr>
    </w:lvl>
  </w:abstractNum>
  <w:abstractNum w:abstractNumId="5">
    <w:nsid w:val="35874973"/>
    <w:multiLevelType w:val="hybridMultilevel"/>
    <w:tmpl w:val="F4CE4D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35B52DAC"/>
    <w:multiLevelType w:val="hybridMultilevel"/>
    <w:tmpl w:val="D74865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422E2F78"/>
    <w:multiLevelType w:val="hybridMultilevel"/>
    <w:tmpl w:val="3EFEE466"/>
    <w:lvl w:ilvl="0" w:tplc="1E1A4C58">
      <w:start w:val="17"/>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9DA068A"/>
    <w:multiLevelType w:val="hybridMultilevel"/>
    <w:tmpl w:val="80302B5C"/>
    <w:lvl w:ilvl="0" w:tplc="B7A230DA">
      <w:start w:val="1"/>
      <w:numFmt w:val="decimal"/>
      <w:lvlText w:val="%1."/>
      <w:lvlJc w:val="left"/>
      <w:pPr>
        <w:ind w:left="480" w:hanging="480"/>
      </w:pPr>
      <w:rPr>
        <w:rFonts w:ascii="微軟正黑體" w:eastAsia="微軟正黑體" w:hAnsi="微軟正黑體" w:hint="eastAsia"/>
      </w:rPr>
    </w:lvl>
    <w:lvl w:ilvl="1" w:tplc="04090019" w:tentative="1">
      <w:start w:val="1"/>
      <w:numFmt w:val="ideographTraditional"/>
      <w:lvlText w:val="%2、"/>
      <w:lvlJc w:val="left"/>
      <w:pPr>
        <w:ind w:left="960" w:hanging="480"/>
      </w:pPr>
      <w:rPr>
        <w:rFonts w:ascii="新細明體" w:eastAsia="新細明體" w:hAnsi="新細明體"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新細明體" w:eastAsia="新細明體" w:hAnsi="新細明體"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新細明體" w:eastAsia="新細明體" w:hAnsi="新細明體" w:hint="eastAsia"/>
      </w:rPr>
    </w:lvl>
    <w:lvl w:ilvl="8" w:tplc="0409001B" w:tentative="1">
      <w:start w:val="1"/>
      <w:numFmt w:val="lowerRoman"/>
      <w:lvlText w:val="%9."/>
      <w:lvlJc w:val="right"/>
      <w:pPr>
        <w:ind w:left="4320" w:hanging="480"/>
      </w:pPr>
    </w:lvl>
  </w:abstractNum>
  <w:abstractNum w:abstractNumId="9">
    <w:nsid w:val="52153032"/>
    <w:multiLevelType w:val="hybridMultilevel"/>
    <w:tmpl w:val="35A209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5E703516"/>
    <w:multiLevelType w:val="hybridMultilevel"/>
    <w:tmpl w:val="944C8A76"/>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61D14E05"/>
    <w:multiLevelType w:val="hybridMultilevel"/>
    <w:tmpl w:val="CA7220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63BD2857"/>
    <w:multiLevelType w:val="hybridMultilevel"/>
    <w:tmpl w:val="A4AAAE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75D84124"/>
    <w:multiLevelType w:val="hybridMultilevel"/>
    <w:tmpl w:val="D890937A"/>
    <w:lvl w:ilvl="0" w:tplc="E3225336">
      <w:start w:val="17"/>
      <w:numFmt w:val="bullet"/>
      <w:lvlText w:val="-"/>
      <w:lvlJc w:val="left"/>
      <w:pPr>
        <w:ind w:left="720" w:hanging="360"/>
      </w:pPr>
      <w:rPr>
        <w:rFonts w:ascii="Arial" w:eastAsia="ヒラギノ角ゴ Pro W3"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9"/>
  </w:num>
  <w:num w:numId="4">
    <w:abstractNumId w:val="12"/>
  </w:num>
  <w:num w:numId="5">
    <w:abstractNumId w:val="5"/>
  </w:num>
  <w:num w:numId="6">
    <w:abstractNumId w:val="6"/>
  </w:num>
  <w:num w:numId="7">
    <w:abstractNumId w:val="3"/>
  </w:num>
  <w:num w:numId="8">
    <w:abstractNumId w:val="13"/>
  </w:num>
  <w:num w:numId="9">
    <w:abstractNumId w:val="2"/>
  </w:num>
  <w:num w:numId="10">
    <w:abstractNumId w:val="7"/>
  </w:num>
  <w:num w:numId="11">
    <w:abstractNumId w:val="10"/>
  </w:num>
  <w:num w:numId="12">
    <w:abstractNumId w:val="11"/>
  </w:num>
  <w:num w:numId="13">
    <w:abstractNumId w:val="4"/>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embedSystemFonts/>
  <w:bordersDoNotSurroundHeader/>
  <w:bordersDoNotSurroundFooter/>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stylePaneSortMethod w:val="0000"/>
  <w:revisionView w:markup="0"/>
  <w:trackRevisions/>
  <w:defaultTabStop w:val="720"/>
  <w:defaultTableStyle w:val="a"/>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savePreviewPicture/>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22F8"/>
    <w:rsid w:val="00011022"/>
    <w:rsid w:val="00021EAD"/>
    <w:rsid w:val="00026B5D"/>
    <w:rsid w:val="000273A9"/>
    <w:rsid w:val="00031204"/>
    <w:rsid w:val="00033AFE"/>
    <w:rsid w:val="00041EC1"/>
    <w:rsid w:val="00045C3C"/>
    <w:rsid w:val="000520D4"/>
    <w:rsid w:val="000571D6"/>
    <w:rsid w:val="00057960"/>
    <w:rsid w:val="00066C82"/>
    <w:rsid w:val="00072F8C"/>
    <w:rsid w:val="000813F4"/>
    <w:rsid w:val="00095082"/>
    <w:rsid w:val="000977A7"/>
    <w:rsid w:val="000A0A03"/>
    <w:rsid w:val="000A20E6"/>
    <w:rsid w:val="000A3A36"/>
    <w:rsid w:val="000B2DA1"/>
    <w:rsid w:val="000C01D9"/>
    <w:rsid w:val="000C5F20"/>
    <w:rsid w:val="000D2FD7"/>
    <w:rsid w:val="000D584F"/>
    <w:rsid w:val="000D5D66"/>
    <w:rsid w:val="000E0DE5"/>
    <w:rsid w:val="000E4747"/>
    <w:rsid w:val="000E47F2"/>
    <w:rsid w:val="001020AE"/>
    <w:rsid w:val="00103694"/>
    <w:rsid w:val="00103D2D"/>
    <w:rsid w:val="0010619A"/>
    <w:rsid w:val="00106D41"/>
    <w:rsid w:val="00107B98"/>
    <w:rsid w:val="001175BA"/>
    <w:rsid w:val="0012678B"/>
    <w:rsid w:val="00154042"/>
    <w:rsid w:val="0017571C"/>
    <w:rsid w:val="001A3006"/>
    <w:rsid w:val="001A354A"/>
    <w:rsid w:val="001B01A1"/>
    <w:rsid w:val="001B241F"/>
    <w:rsid w:val="001B40BB"/>
    <w:rsid w:val="001C47BB"/>
    <w:rsid w:val="001C49F3"/>
    <w:rsid w:val="001D0FB4"/>
    <w:rsid w:val="001D3434"/>
    <w:rsid w:val="001D4991"/>
    <w:rsid w:val="001D7BF2"/>
    <w:rsid w:val="001D7D09"/>
    <w:rsid w:val="001E1F4C"/>
    <w:rsid w:val="001F0E7D"/>
    <w:rsid w:val="001F232C"/>
    <w:rsid w:val="001F39AB"/>
    <w:rsid w:val="00202C80"/>
    <w:rsid w:val="00205C38"/>
    <w:rsid w:val="002110A5"/>
    <w:rsid w:val="002154DA"/>
    <w:rsid w:val="00222D09"/>
    <w:rsid w:val="002319A4"/>
    <w:rsid w:val="0023344E"/>
    <w:rsid w:val="00236FEF"/>
    <w:rsid w:val="00242173"/>
    <w:rsid w:val="00243718"/>
    <w:rsid w:val="00246B97"/>
    <w:rsid w:val="0025428F"/>
    <w:rsid w:val="002579FC"/>
    <w:rsid w:val="0026087B"/>
    <w:rsid w:val="00271F08"/>
    <w:rsid w:val="002758D7"/>
    <w:rsid w:val="00277378"/>
    <w:rsid w:val="002942A0"/>
    <w:rsid w:val="002A2EDA"/>
    <w:rsid w:val="002B1C14"/>
    <w:rsid w:val="002B4998"/>
    <w:rsid w:val="002B5C73"/>
    <w:rsid w:val="002C1487"/>
    <w:rsid w:val="002C7C2E"/>
    <w:rsid w:val="002D00F5"/>
    <w:rsid w:val="002E1AB3"/>
    <w:rsid w:val="002E229F"/>
    <w:rsid w:val="002E6B07"/>
    <w:rsid w:val="002F7011"/>
    <w:rsid w:val="0030310A"/>
    <w:rsid w:val="00304DDA"/>
    <w:rsid w:val="00312FB3"/>
    <w:rsid w:val="00313121"/>
    <w:rsid w:val="003219AD"/>
    <w:rsid w:val="00323372"/>
    <w:rsid w:val="00325D30"/>
    <w:rsid w:val="00325F02"/>
    <w:rsid w:val="0034003E"/>
    <w:rsid w:val="00341B22"/>
    <w:rsid w:val="00343D2F"/>
    <w:rsid w:val="00350FD2"/>
    <w:rsid w:val="00352CFB"/>
    <w:rsid w:val="00361A99"/>
    <w:rsid w:val="003807A5"/>
    <w:rsid w:val="00394B8B"/>
    <w:rsid w:val="003A54B3"/>
    <w:rsid w:val="003B0AD0"/>
    <w:rsid w:val="003B32C6"/>
    <w:rsid w:val="003B3AF9"/>
    <w:rsid w:val="003B7238"/>
    <w:rsid w:val="003C2D60"/>
    <w:rsid w:val="003C603C"/>
    <w:rsid w:val="003D3C7F"/>
    <w:rsid w:val="003D7F14"/>
    <w:rsid w:val="00401DE1"/>
    <w:rsid w:val="00405E48"/>
    <w:rsid w:val="004147DE"/>
    <w:rsid w:val="00416CD3"/>
    <w:rsid w:val="00420A05"/>
    <w:rsid w:val="00420DE5"/>
    <w:rsid w:val="00441422"/>
    <w:rsid w:val="00443B27"/>
    <w:rsid w:val="0044638E"/>
    <w:rsid w:val="00450F10"/>
    <w:rsid w:val="00460B3D"/>
    <w:rsid w:val="00463E5C"/>
    <w:rsid w:val="004657CE"/>
    <w:rsid w:val="004738EF"/>
    <w:rsid w:val="00481367"/>
    <w:rsid w:val="004822CD"/>
    <w:rsid w:val="0049029F"/>
    <w:rsid w:val="004A2CF1"/>
    <w:rsid w:val="004A4DAA"/>
    <w:rsid w:val="004C2398"/>
    <w:rsid w:val="004C55BE"/>
    <w:rsid w:val="004C5D5E"/>
    <w:rsid w:val="004C6DEE"/>
    <w:rsid w:val="004D29C1"/>
    <w:rsid w:val="004D2DA5"/>
    <w:rsid w:val="004D621A"/>
    <w:rsid w:val="004E3375"/>
    <w:rsid w:val="004E4145"/>
    <w:rsid w:val="004F1941"/>
    <w:rsid w:val="00500BFA"/>
    <w:rsid w:val="00502593"/>
    <w:rsid w:val="00510697"/>
    <w:rsid w:val="00511E9A"/>
    <w:rsid w:val="0051350D"/>
    <w:rsid w:val="00515D1C"/>
    <w:rsid w:val="00534639"/>
    <w:rsid w:val="00534E11"/>
    <w:rsid w:val="005428EA"/>
    <w:rsid w:val="00547E51"/>
    <w:rsid w:val="00552773"/>
    <w:rsid w:val="00553462"/>
    <w:rsid w:val="0057027A"/>
    <w:rsid w:val="0057055D"/>
    <w:rsid w:val="005722E5"/>
    <w:rsid w:val="0057399A"/>
    <w:rsid w:val="00575FF6"/>
    <w:rsid w:val="00580CF8"/>
    <w:rsid w:val="00594FAF"/>
    <w:rsid w:val="00595C14"/>
    <w:rsid w:val="005960EC"/>
    <w:rsid w:val="0059661E"/>
    <w:rsid w:val="00596F6B"/>
    <w:rsid w:val="005A1349"/>
    <w:rsid w:val="005A235B"/>
    <w:rsid w:val="005A6AE0"/>
    <w:rsid w:val="005B0A32"/>
    <w:rsid w:val="005B245B"/>
    <w:rsid w:val="005B3D89"/>
    <w:rsid w:val="005E58A2"/>
    <w:rsid w:val="005E715C"/>
    <w:rsid w:val="005F0FC1"/>
    <w:rsid w:val="005F1632"/>
    <w:rsid w:val="005F38BE"/>
    <w:rsid w:val="0060008B"/>
    <w:rsid w:val="006078C6"/>
    <w:rsid w:val="00617B40"/>
    <w:rsid w:val="00625234"/>
    <w:rsid w:val="00626AAE"/>
    <w:rsid w:val="00627980"/>
    <w:rsid w:val="006317AB"/>
    <w:rsid w:val="00640FC7"/>
    <w:rsid w:val="006466E1"/>
    <w:rsid w:val="0066231D"/>
    <w:rsid w:val="00674D78"/>
    <w:rsid w:val="00676219"/>
    <w:rsid w:val="00680C6D"/>
    <w:rsid w:val="0069109A"/>
    <w:rsid w:val="00695B88"/>
    <w:rsid w:val="00696F1C"/>
    <w:rsid w:val="006A0F82"/>
    <w:rsid w:val="006A694A"/>
    <w:rsid w:val="006A6EB6"/>
    <w:rsid w:val="006C3E9E"/>
    <w:rsid w:val="006C6CA9"/>
    <w:rsid w:val="006D77CF"/>
    <w:rsid w:val="006E23FE"/>
    <w:rsid w:val="006E285E"/>
    <w:rsid w:val="006F4736"/>
    <w:rsid w:val="00701FE4"/>
    <w:rsid w:val="00711FDF"/>
    <w:rsid w:val="0071375D"/>
    <w:rsid w:val="0071798B"/>
    <w:rsid w:val="00720BD7"/>
    <w:rsid w:val="007308FD"/>
    <w:rsid w:val="00735AA8"/>
    <w:rsid w:val="0074277D"/>
    <w:rsid w:val="00742A90"/>
    <w:rsid w:val="00742AF7"/>
    <w:rsid w:val="00746DA1"/>
    <w:rsid w:val="00746FE4"/>
    <w:rsid w:val="00750FFA"/>
    <w:rsid w:val="0075233F"/>
    <w:rsid w:val="0076372A"/>
    <w:rsid w:val="00765A93"/>
    <w:rsid w:val="007719D4"/>
    <w:rsid w:val="007769CC"/>
    <w:rsid w:val="007812BE"/>
    <w:rsid w:val="00794CEC"/>
    <w:rsid w:val="007A6EEC"/>
    <w:rsid w:val="007B07D6"/>
    <w:rsid w:val="007B7F91"/>
    <w:rsid w:val="007C12D8"/>
    <w:rsid w:val="007C22F8"/>
    <w:rsid w:val="007C5923"/>
    <w:rsid w:val="007D3C19"/>
    <w:rsid w:val="007F5E7C"/>
    <w:rsid w:val="007F6205"/>
    <w:rsid w:val="00806B6D"/>
    <w:rsid w:val="00807DAD"/>
    <w:rsid w:val="00810678"/>
    <w:rsid w:val="0081104C"/>
    <w:rsid w:val="008111F5"/>
    <w:rsid w:val="00811CE1"/>
    <w:rsid w:val="00814FAE"/>
    <w:rsid w:val="00815B05"/>
    <w:rsid w:val="00820615"/>
    <w:rsid w:val="00821FD4"/>
    <w:rsid w:val="008263F9"/>
    <w:rsid w:val="00831D97"/>
    <w:rsid w:val="00836D7A"/>
    <w:rsid w:val="00843EFF"/>
    <w:rsid w:val="00844408"/>
    <w:rsid w:val="00845654"/>
    <w:rsid w:val="00845EBF"/>
    <w:rsid w:val="00856277"/>
    <w:rsid w:val="00871EF5"/>
    <w:rsid w:val="0087436E"/>
    <w:rsid w:val="00883028"/>
    <w:rsid w:val="0089067D"/>
    <w:rsid w:val="008924AB"/>
    <w:rsid w:val="008A0C62"/>
    <w:rsid w:val="008B34AF"/>
    <w:rsid w:val="008B7CDD"/>
    <w:rsid w:val="008C4F91"/>
    <w:rsid w:val="008C7A2E"/>
    <w:rsid w:val="008D20F9"/>
    <w:rsid w:val="008D6375"/>
    <w:rsid w:val="008E06C3"/>
    <w:rsid w:val="008E1A3D"/>
    <w:rsid w:val="008F719F"/>
    <w:rsid w:val="008F761C"/>
    <w:rsid w:val="008F7955"/>
    <w:rsid w:val="009029D2"/>
    <w:rsid w:val="00905DDA"/>
    <w:rsid w:val="00906985"/>
    <w:rsid w:val="0091310A"/>
    <w:rsid w:val="0092444C"/>
    <w:rsid w:val="00931304"/>
    <w:rsid w:val="00932107"/>
    <w:rsid w:val="00933843"/>
    <w:rsid w:val="00936616"/>
    <w:rsid w:val="009439CE"/>
    <w:rsid w:val="00944897"/>
    <w:rsid w:val="0095525C"/>
    <w:rsid w:val="00967DC3"/>
    <w:rsid w:val="00967F0C"/>
    <w:rsid w:val="0098285E"/>
    <w:rsid w:val="00994EFC"/>
    <w:rsid w:val="00994F9E"/>
    <w:rsid w:val="009B2A72"/>
    <w:rsid w:val="009B7C8F"/>
    <w:rsid w:val="009D2942"/>
    <w:rsid w:val="009D4B9E"/>
    <w:rsid w:val="009E43FC"/>
    <w:rsid w:val="009E674F"/>
    <w:rsid w:val="009F07A2"/>
    <w:rsid w:val="009F092F"/>
    <w:rsid w:val="009F346B"/>
    <w:rsid w:val="00A02AAE"/>
    <w:rsid w:val="00A05610"/>
    <w:rsid w:val="00A056E6"/>
    <w:rsid w:val="00A06429"/>
    <w:rsid w:val="00A11406"/>
    <w:rsid w:val="00A1195F"/>
    <w:rsid w:val="00A173EA"/>
    <w:rsid w:val="00A20BC6"/>
    <w:rsid w:val="00A43AEA"/>
    <w:rsid w:val="00A47E42"/>
    <w:rsid w:val="00A55AB6"/>
    <w:rsid w:val="00A67535"/>
    <w:rsid w:val="00A734ED"/>
    <w:rsid w:val="00A8030B"/>
    <w:rsid w:val="00A8553E"/>
    <w:rsid w:val="00A9196C"/>
    <w:rsid w:val="00A91A88"/>
    <w:rsid w:val="00A93320"/>
    <w:rsid w:val="00AA0A24"/>
    <w:rsid w:val="00AA496C"/>
    <w:rsid w:val="00AB74DA"/>
    <w:rsid w:val="00AC53AF"/>
    <w:rsid w:val="00AC6F35"/>
    <w:rsid w:val="00AD31BF"/>
    <w:rsid w:val="00AD7B88"/>
    <w:rsid w:val="00AE3273"/>
    <w:rsid w:val="00AE7328"/>
    <w:rsid w:val="00AF3E36"/>
    <w:rsid w:val="00AF4379"/>
    <w:rsid w:val="00B03644"/>
    <w:rsid w:val="00B16740"/>
    <w:rsid w:val="00B323CC"/>
    <w:rsid w:val="00B35185"/>
    <w:rsid w:val="00B360DD"/>
    <w:rsid w:val="00B40AAF"/>
    <w:rsid w:val="00B42D92"/>
    <w:rsid w:val="00B53BCC"/>
    <w:rsid w:val="00B53BF3"/>
    <w:rsid w:val="00B61441"/>
    <w:rsid w:val="00B63938"/>
    <w:rsid w:val="00B90C30"/>
    <w:rsid w:val="00B9343C"/>
    <w:rsid w:val="00BA3BF9"/>
    <w:rsid w:val="00BA451B"/>
    <w:rsid w:val="00BA53BA"/>
    <w:rsid w:val="00BB2C31"/>
    <w:rsid w:val="00BB3AD7"/>
    <w:rsid w:val="00BC46D2"/>
    <w:rsid w:val="00BF551C"/>
    <w:rsid w:val="00C03650"/>
    <w:rsid w:val="00C03CCC"/>
    <w:rsid w:val="00C11A9E"/>
    <w:rsid w:val="00C53728"/>
    <w:rsid w:val="00C712F1"/>
    <w:rsid w:val="00C74107"/>
    <w:rsid w:val="00C74E89"/>
    <w:rsid w:val="00C82A18"/>
    <w:rsid w:val="00CA50DA"/>
    <w:rsid w:val="00CA70D6"/>
    <w:rsid w:val="00CB541E"/>
    <w:rsid w:val="00CB68C7"/>
    <w:rsid w:val="00CB7F1C"/>
    <w:rsid w:val="00CC78C7"/>
    <w:rsid w:val="00CD1BDA"/>
    <w:rsid w:val="00CD7B4C"/>
    <w:rsid w:val="00CE09B5"/>
    <w:rsid w:val="00CF0B6B"/>
    <w:rsid w:val="00CF4301"/>
    <w:rsid w:val="00CF53E2"/>
    <w:rsid w:val="00D037DF"/>
    <w:rsid w:val="00D04581"/>
    <w:rsid w:val="00D04C18"/>
    <w:rsid w:val="00D144AD"/>
    <w:rsid w:val="00D226A0"/>
    <w:rsid w:val="00D22DC1"/>
    <w:rsid w:val="00D53566"/>
    <w:rsid w:val="00D53E39"/>
    <w:rsid w:val="00D615FB"/>
    <w:rsid w:val="00D71082"/>
    <w:rsid w:val="00D73C32"/>
    <w:rsid w:val="00D75F77"/>
    <w:rsid w:val="00D86560"/>
    <w:rsid w:val="00D87DF2"/>
    <w:rsid w:val="00D92D1F"/>
    <w:rsid w:val="00D95C7F"/>
    <w:rsid w:val="00DB28A8"/>
    <w:rsid w:val="00DC2C97"/>
    <w:rsid w:val="00DC7D32"/>
    <w:rsid w:val="00DD1677"/>
    <w:rsid w:val="00DD42B2"/>
    <w:rsid w:val="00DD65CC"/>
    <w:rsid w:val="00DE0BF7"/>
    <w:rsid w:val="00DE2F3F"/>
    <w:rsid w:val="00DE4AB5"/>
    <w:rsid w:val="00E02146"/>
    <w:rsid w:val="00E03A98"/>
    <w:rsid w:val="00E22F70"/>
    <w:rsid w:val="00E32C64"/>
    <w:rsid w:val="00E36357"/>
    <w:rsid w:val="00E4324C"/>
    <w:rsid w:val="00E600DB"/>
    <w:rsid w:val="00E707EC"/>
    <w:rsid w:val="00E7290B"/>
    <w:rsid w:val="00E92DE3"/>
    <w:rsid w:val="00E931B4"/>
    <w:rsid w:val="00EB1E19"/>
    <w:rsid w:val="00EB460E"/>
    <w:rsid w:val="00EC0139"/>
    <w:rsid w:val="00EC04BC"/>
    <w:rsid w:val="00EC391C"/>
    <w:rsid w:val="00ED334F"/>
    <w:rsid w:val="00EE0BF6"/>
    <w:rsid w:val="00EE23B1"/>
    <w:rsid w:val="00EE4F15"/>
    <w:rsid w:val="00EF2300"/>
    <w:rsid w:val="00F04802"/>
    <w:rsid w:val="00F04AFB"/>
    <w:rsid w:val="00F05A63"/>
    <w:rsid w:val="00F06523"/>
    <w:rsid w:val="00F15FFF"/>
    <w:rsid w:val="00F163E3"/>
    <w:rsid w:val="00F17076"/>
    <w:rsid w:val="00F20F00"/>
    <w:rsid w:val="00F229C2"/>
    <w:rsid w:val="00F24E69"/>
    <w:rsid w:val="00F2600A"/>
    <w:rsid w:val="00F27A49"/>
    <w:rsid w:val="00F32866"/>
    <w:rsid w:val="00F60784"/>
    <w:rsid w:val="00F6374F"/>
    <w:rsid w:val="00F71ACB"/>
    <w:rsid w:val="00F73BB5"/>
    <w:rsid w:val="00F748E5"/>
    <w:rsid w:val="00F76105"/>
    <w:rsid w:val="00F84A43"/>
    <w:rsid w:val="00FA0B50"/>
    <w:rsid w:val="00FA44F2"/>
    <w:rsid w:val="00FA6C2B"/>
    <w:rsid w:val="00FA7FB0"/>
    <w:rsid w:val="00FB755D"/>
    <w:rsid w:val="00FC1D0A"/>
    <w:rsid w:val="00FC2A0B"/>
    <w:rsid w:val="00FC2AD7"/>
    <w:rsid w:val="00FE1B1B"/>
    <w:rsid w:val="00FE41FE"/>
    <w:rsid w:val="00FE45E1"/>
    <w:rsid w:val="00FF3EAD"/>
  </w:rsids>
  <m:mathPr>
    <m:mathFont m:val="Cambria Math"/>
    <m:brkBin m:val="before"/>
    <m:brkBinSub m:val="--"/>
    <m:smallFrac m:val="0"/>
    <m:dispDef m:val="0"/>
    <m:lMargin m:val="0"/>
    <m:rMargin m:val="0"/>
    <m:defJc m:val="centerGroup"/>
    <m:wrapRight/>
    <m:intLim m:val="subSup"/>
    <m:naryLim m:val="subSup"/>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oNotEmbedSmartTags/>
  <w:decimalSymbol w:val="."/>
  <w:listSeparator w:val=","/>
  <w14:docId w14:val="45FE18B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en-US" w:bidi="ar-SA"/>
      </w:rPr>
    </w:rPrDefault>
    <w:pPrDefault/>
  </w:docDefaults>
  <w:latentStyles w:defLockedState="1" w:defUIPriority="0" w:defSemiHidden="0" w:defUnhideWhenUsed="0" w:defQFormat="0" w:count="2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te Level 1" w:locked="0" w:semiHidden="1" w:uiPriority="99" w:unhideWhenUsed="1"/>
    <w:lsdException w:name="Note Level 2" w:locked="0" w:uiPriority="99" w:qFormat="1"/>
    <w:lsdException w:name="Note Level 3" w:locked="0" w:semiHidden="1" w:uiPriority="99" w:unhideWhenUsed="1"/>
    <w:lsdException w:name="Note Level 4" w:locked="0" w:semiHidden="1" w:uiPriority="99" w:unhideWhenUsed="1"/>
    <w:lsdException w:name="Note Level 5" w:locked="0" w:semiHidden="1" w:uiPriority="99" w:unhideWhenUsed="1"/>
    <w:lsdException w:name="Note Level 6" w:locked="0" w:semiHidden="1" w:uiPriority="99" w:unhideWhenUsed="1"/>
    <w:lsdException w:name="Note Level 7" w:locked="0" w:semiHidden="1" w:uiPriority="99" w:unhideWhenUsed="1"/>
    <w:lsdException w:name="Note Level 8" w:locked="0" w:semiHidden="1" w:uiPriority="99" w:unhideWhenUsed="1"/>
    <w:lsdException w:name="Note Level 9" w:locked="0" w:semiHidden="1" w:uiPriority="99" w:unhideWhenUsed="1"/>
    <w:lsdException w:name="Placeholder Text" w:locked="0" w:semiHidden="1" w:uiPriority="99"/>
    <w:lsdException w:name="No Spacing" w:locked="0" w:semiHidden="1" w:uiPriority="1" w:qFormat="1"/>
    <w:lsdException w:name="Light Shading" w:locked="0" w:uiPriority="60"/>
    <w:lsdException w:name="Light List" w:locked="0" w:uiPriority="61"/>
    <w:lsdException w:name="Light Grid" w:locked="0" w:uiPriority="62"/>
    <w:lsdException w:name="Medium Shading 1" w:locked="0" w:uiPriority="63"/>
    <w:lsdException w:name="Medium Shading 2" w:locked="0" w:uiPriority="64"/>
    <w:lsdException w:name="Medium List 1" w:locked="0" w:uiPriority="65"/>
    <w:lsdException w:name="Medium List 2" w:locked="0" w:uiPriority="66"/>
    <w:lsdException w:name="Medium Grid 1" w:locked="0" w:uiPriority="67"/>
    <w:lsdException w:name="Medium Grid 2" w:locked="0" w:uiPriority="68"/>
    <w:lsdException w:name="Medium Grid 3" w:locked="0" w:uiPriority="69"/>
    <w:lsdException w:name="Dark List" w:locked="0" w:uiPriority="70"/>
    <w:lsdException w:name="Colorful Shading" w:locked="0" w:uiPriority="71"/>
    <w:lsdException w:name="Colorful List" w:locked="0" w:uiPriority="72" w:qFormat="1"/>
    <w:lsdException w:name="Colorful Grid" w:locked="0" w:uiPriority="73" w:qFormat="1"/>
    <w:lsdException w:name="Light Shading Accent 1" w:locked="0" w:uiPriority="60" w:qFormat="1"/>
    <w:lsdException w:name="Light List Accent 1" w:locked="0" w:uiPriority="61"/>
    <w:lsdException w:name="Light Grid Accent 1" w:locked="0" w:uiPriority="62"/>
    <w:lsdException w:name="Medium Shading 1 Accent 1" w:locked="0" w:uiPriority="63"/>
    <w:lsdException w:name="Medium Shading 2 Accent 1" w:locked="0" w:uiPriority="64"/>
    <w:lsdException w:name="Medium List 1 Accent 1" w:locked="0" w:uiPriority="65"/>
    <w:lsdException w:name="Revision" w:locked="0" w:semiHidden="1" w:uiPriority="99"/>
    <w:lsdException w:name="List Paragraph" w:locked="0" w:uiPriority="34" w:qFormat="1"/>
    <w:lsdException w:name="Quote" w:locked="0" w:uiPriority="29" w:qFormat="1"/>
    <w:lsdException w:name="Intense Quote" w:locked="0" w:uiPriority="30" w:qFormat="1"/>
    <w:lsdException w:name="Medium List 2 Accent 1" w:locked="0" w:uiPriority="66"/>
    <w:lsdException w:name="Medium Grid 1 Accent 1" w:locked="0" w:uiPriority="67"/>
    <w:lsdException w:name="Medium Grid 2 Accent 1" w:locked="0" w:uiPriority="68"/>
    <w:lsdException w:name="Medium Grid 3 Accent 1" w:locked="0" w:uiPriority="69"/>
    <w:lsdException w:name="Dark List Accent 1" w:locked="0" w:uiPriority="70"/>
    <w:lsdException w:name="Colorful Shading Accent 1" w:locked="0" w:uiPriority="71"/>
    <w:lsdException w:name="Colorful List Accent 1" w:locked="0" w:uiPriority="72"/>
    <w:lsdException w:name="Colorful Grid Accent 1" w:locked="0" w:uiPriority="73"/>
    <w:lsdException w:name="Light Shading Accent 2" w:locked="0" w:uiPriority="60"/>
    <w:lsdException w:name="Light List Accent 2" w:locked="0" w:uiPriority="61"/>
    <w:lsdException w:name="Light Grid Accent 2" w:locked="0" w:uiPriority="62"/>
    <w:lsdException w:name="Medium Shading 1 Accent 2" w:locked="0" w:uiPriority="63"/>
    <w:lsdException w:name="Medium Shading 2 Accent 2" w:locked="0" w:uiPriority="64"/>
    <w:lsdException w:name="Medium List 1 Accent 2" w:locked="0" w:uiPriority="65"/>
    <w:lsdException w:name="Medium List 2 Accent 2" w:locked="0" w:uiPriority="66"/>
    <w:lsdException w:name="Medium Grid 1 Accent 2" w:locked="0" w:uiPriority="67"/>
    <w:lsdException w:name="Medium Grid 2 Accent 2" w:locked="0" w:uiPriority="68"/>
    <w:lsdException w:name="Medium Grid 3 Accent 2" w:locked="0" w:uiPriority="69"/>
    <w:lsdException w:name="Dark List Accent 2" w:locked="0" w:uiPriority="70"/>
    <w:lsdException w:name="Colorful Shading Accent 2" w:locked="0" w:uiPriority="71"/>
    <w:lsdException w:name="Colorful List Accent 2" w:locked="0" w:uiPriority="72"/>
    <w:lsdException w:name="Colorful Grid Accent 2" w:locked="0" w:uiPriority="73"/>
    <w:lsdException w:name="Light Shading Accent 3" w:locked="0" w:uiPriority="60"/>
    <w:lsdException w:name="Light List Accent 3" w:locked="0" w:uiPriority="61"/>
    <w:lsdException w:name="Light Grid Accent 3" w:locked="0" w:uiPriority="62"/>
    <w:lsdException w:name="Medium Shading 1 Accent 3" w:locked="0" w:uiPriority="63"/>
    <w:lsdException w:name="Medium Shading 2 Accent 3" w:locked="0" w:uiPriority="64"/>
    <w:lsdException w:name="Medium List 1 Accent 3" w:locked="0" w:uiPriority="65"/>
    <w:lsdException w:name="Medium List 2 Accent 3" w:locked="0" w:uiPriority="66"/>
    <w:lsdException w:name="Medium Grid 1 Accent 3" w:locked="0" w:uiPriority="67"/>
    <w:lsdException w:name="Medium Grid 2 Accent 3" w:locked="0" w:uiPriority="68"/>
    <w:lsdException w:name="Medium Grid 3 Accent 3" w:locked="0" w:uiPriority="69"/>
    <w:lsdException w:name="Dark List Accent 3" w:locked="0" w:uiPriority="70"/>
    <w:lsdException w:name="Colorful Shading Accent 3" w:locked="0" w:uiPriority="71"/>
    <w:lsdException w:name="Colorful List Accent 3" w:locked="0" w:uiPriority="72"/>
    <w:lsdException w:name="Colorful Grid Accent 3" w:locked="0" w:uiPriority="73"/>
    <w:lsdException w:name="Light Shading Accent 4" w:locked="0" w:uiPriority="60"/>
    <w:lsdException w:name="Light List Accent 4" w:locked="0" w:uiPriority="61"/>
    <w:lsdException w:name="Light Grid Accent 4" w:locked="0" w:uiPriority="62"/>
    <w:lsdException w:name="Medium Shading 1 Accent 4" w:locked="0" w:uiPriority="63"/>
    <w:lsdException w:name="Medium Shading 2 Accent 4" w:locked="0" w:uiPriority="64"/>
    <w:lsdException w:name="Medium List 1 Accent 4" w:locked="0" w:uiPriority="65"/>
    <w:lsdException w:name="Medium List 2 Accent 4" w:locked="0" w:uiPriority="66"/>
    <w:lsdException w:name="Medium Grid 1 Accent 4" w:locked="0" w:uiPriority="67"/>
    <w:lsdException w:name="Medium Grid 2 Accent 4" w:locked="0" w:uiPriority="68"/>
    <w:lsdException w:name="Medium Grid 3 Accent 4" w:locked="0" w:uiPriority="69"/>
    <w:lsdException w:name="Dark List Accent 4" w:locked="0" w:uiPriority="70"/>
    <w:lsdException w:name="Colorful Shading Accent 4" w:locked="0" w:uiPriority="71"/>
    <w:lsdException w:name="Colorful List Accent 4" w:locked="0" w:uiPriority="72"/>
    <w:lsdException w:name="Colorful Grid Accent 4" w:locked="0" w:uiPriority="73"/>
    <w:lsdException w:name="Light Shading Accent 5" w:locked="0" w:uiPriority="60"/>
    <w:lsdException w:name="Light List Accent 5" w:locked="0" w:uiPriority="61"/>
    <w:lsdException w:name="Light Grid Accent 5" w:locked="0" w:uiPriority="62"/>
    <w:lsdException w:name="Medium Shading 1 Accent 5" w:locked="0" w:uiPriority="63"/>
    <w:lsdException w:name="Medium Shading 2 Accent 5" w:locked="0" w:uiPriority="64"/>
    <w:lsdException w:name="Medium List 1 Accent 5" w:locked="0" w:uiPriority="65"/>
    <w:lsdException w:name="Medium List 2 Accent 5" w:locked="0" w:uiPriority="66"/>
    <w:lsdException w:name="Medium Grid 1 Accent 5" w:locked="0" w:uiPriority="67"/>
    <w:lsdException w:name="Medium Grid 2 Accent 5" w:locked="0" w:uiPriority="68"/>
    <w:lsdException w:name="Medium Grid 3 Accent 5" w:locked="0" w:uiPriority="69"/>
    <w:lsdException w:name="Dark List Accent 5" w:locked="0" w:uiPriority="70"/>
    <w:lsdException w:name="Colorful Shading Accent 5" w:locked="0" w:uiPriority="71"/>
    <w:lsdException w:name="Colorful List Accent 5" w:locked="0" w:uiPriority="72"/>
    <w:lsdException w:name="Colorful Grid Accent 5" w:locked="0" w:uiPriority="73"/>
    <w:lsdException w:name="Light Shading Accent 6" w:locked="0" w:uiPriority="60"/>
    <w:lsdException w:name="Light List Accent 6" w:locked="0" w:uiPriority="61"/>
    <w:lsdException w:name="Light Grid Accent 6" w:locked="0" w:uiPriority="62"/>
    <w:lsdException w:name="Medium Shading 1 Accent 6" w:locked="0" w:uiPriority="63"/>
    <w:lsdException w:name="Medium Shading 2 Accent 6" w:locked="0" w:uiPriority="64"/>
    <w:lsdException w:name="Medium List 1 Accent 6" w:locked="0" w:uiPriority="65" w:qFormat="1"/>
    <w:lsdException w:name="Medium List 2 Accent 6" w:locked="0" w:uiPriority="66" w:qFormat="1"/>
    <w:lsdException w:name="Medium Grid 1 Accent 6" w:locked="0" w:uiPriority="67" w:qFormat="1"/>
    <w:lsdException w:name="Medium Grid 2 Accent 6" w:locked="0" w:uiPriority="68" w:qFormat="1"/>
    <w:lsdException w:name="Medium Grid 3 Accent 6" w:locked="0" w:uiPriority="69" w:qFormat="1"/>
    <w:lsdException w:name="Dark List Accent 6" w:locked="0" w:uiPriority="70"/>
    <w:lsdException w:name="Colorful Shading Accent 6" w:locked="0" w:semiHidden="1" w:uiPriority="71" w:unhideWhenUsed="1" w:qFormat="1"/>
    <w:lsdException w:name="Colorful List Accent 6" w:locked="0" w:uiPriority="72"/>
    <w:lsdException w:name="Colorful Grid Accent 6" w:locked="0" w:uiPriority="73"/>
    <w:lsdException w:name="Subtle Emphasis" w:locked="0" w:uiPriority="19" w:qFormat="1"/>
    <w:lsdException w:name="Intense Emphasis" w:locked="0" w:uiPriority="21" w:qFormat="1"/>
    <w:lsdException w:name="Subtle Reference" w:locked="0" w:uiPriority="31" w:qFormat="1"/>
    <w:lsdException w:name="Intense Reference" w:locked="0" w:uiPriority="32" w:qFormat="1"/>
    <w:lsdException w:name="Book Title" w:locked="0" w:uiPriority="33" w:qFormat="1"/>
    <w:lsdException w:name="Bibliography" w:locked="0" w:semiHidden="1" w:uiPriority="37" w:unhideWhenUsed="1"/>
    <w:lsdException w:name="TOC Heading" w:locked="0" w:semiHidden="1" w:uiPriority="39" w:unhideWhenUsed="1" w:qFormat="1"/>
  </w:latentStyles>
  <w:style w:type="paragraph" w:default="1" w:styleId="a">
    <w:name w:val="Normal"/>
    <w:qFormat/>
    <w:rPr>
      <w:rFonts w:ascii="Arial" w:eastAsia="ヒラギノ角ゴ Pro W3" w:hAnsi="Arial"/>
      <w:color w:val="000000"/>
      <w:szCs w:val="24"/>
      <w:lang w:val="en-GB"/>
    </w:rPr>
  </w:style>
  <w:style w:type="paragraph" w:styleId="1">
    <w:name w:val="heading 1"/>
    <w:basedOn w:val="a"/>
    <w:next w:val="a"/>
    <w:link w:val="1Char"/>
    <w:qFormat/>
    <w:locked/>
    <w:rsid w:val="00575FF6"/>
    <w:pPr>
      <w:keepNext/>
      <w:keepLines/>
      <w:spacing w:after="360"/>
      <w:outlineLvl w:val="0"/>
    </w:pPr>
    <w:rPr>
      <w:rFonts w:eastAsia="ＭＳ ゴシック"/>
      <w:b/>
      <w:bCs/>
      <w:caps/>
      <w:color w:val="auto"/>
      <w:sz w:val="24"/>
      <w:szCs w:val="28"/>
      <w:u w:val="single"/>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pPr>
      <w:tabs>
        <w:tab w:val="center" w:pos="4680"/>
        <w:tab w:val="right" w:pos="9360"/>
      </w:tabs>
    </w:pPr>
    <w:rPr>
      <w:rFonts w:ascii="Arial" w:eastAsia="ヒラギノ角ゴ Pro W3" w:hAnsi="Arial"/>
      <w:color w:val="000000"/>
      <w:lang w:val="en-GB"/>
    </w:rPr>
  </w:style>
  <w:style w:type="paragraph" w:styleId="a4">
    <w:name w:val="footer"/>
    <w:pPr>
      <w:tabs>
        <w:tab w:val="center" w:pos="4680"/>
        <w:tab w:val="right" w:pos="9360"/>
      </w:tabs>
    </w:pPr>
    <w:rPr>
      <w:rFonts w:ascii="Arial" w:eastAsia="ヒラギノ角ゴ Pro W3" w:hAnsi="Arial"/>
      <w:color w:val="000000"/>
      <w:lang w:val="en-GB"/>
    </w:rPr>
  </w:style>
  <w:style w:type="character" w:styleId="a5">
    <w:name w:val="page number"/>
    <w:rPr>
      <w:rFonts w:ascii="Arial" w:eastAsia="ヒラギノ角ゴ Pro W3" w:hAnsi="Arial"/>
      <w:b w:val="0"/>
      <w:i w:val="0"/>
      <w:color w:val="000000"/>
      <w:sz w:val="16"/>
    </w:rPr>
  </w:style>
  <w:style w:type="character" w:customStyle="1" w:styleId="Unknown0">
    <w:name w:val="Unknown 0"/>
    <w:semiHidden/>
  </w:style>
  <w:style w:type="paragraph" w:customStyle="1" w:styleId="Doctitle">
    <w:name w:val="Doc title"/>
    <w:rPr>
      <w:rFonts w:ascii="Arial Bold" w:eastAsia="ヒラギノ角ゴ Pro W3" w:hAnsi="Arial Bold"/>
      <w:color w:val="000000"/>
      <w:sz w:val="40"/>
      <w:lang w:val="en-GB"/>
    </w:rPr>
  </w:style>
  <w:style w:type="paragraph" w:customStyle="1" w:styleId="Docsubtitle1">
    <w:name w:val="Doc subtitle1"/>
    <w:rPr>
      <w:rFonts w:ascii="Arial Bold" w:eastAsia="ヒラギノ角ゴ Pro W3" w:hAnsi="Arial Bold"/>
      <w:color w:val="000000"/>
      <w:sz w:val="28"/>
      <w:lang w:val="en-GB"/>
    </w:rPr>
  </w:style>
  <w:style w:type="paragraph" w:customStyle="1" w:styleId="Docsubtitle2">
    <w:name w:val="Doc subtitle2"/>
    <w:rPr>
      <w:rFonts w:ascii="Arial" w:eastAsia="ヒラギノ角ゴ Pro W3" w:hAnsi="Arial"/>
      <w:color w:val="000000"/>
      <w:sz w:val="28"/>
      <w:lang w:val="en-GB"/>
    </w:rPr>
  </w:style>
  <w:style w:type="paragraph" w:customStyle="1" w:styleId="TOC1Para">
    <w:name w:val="TOC 1 Para"/>
    <w:next w:val="a"/>
    <w:pPr>
      <w:tabs>
        <w:tab w:val="right" w:leader="dot" w:pos="9622"/>
      </w:tabs>
      <w:outlineLvl w:val="0"/>
    </w:pPr>
    <w:rPr>
      <w:rFonts w:ascii="Arial Bold" w:eastAsia="ヒラギノ角ゴ Pro W3" w:hAnsi="Arial Bold"/>
      <w:color w:val="000000"/>
    </w:rPr>
  </w:style>
  <w:style w:type="paragraph" w:customStyle="1" w:styleId="FreeForm">
    <w:name w:val="Free Form"/>
    <w:rPr>
      <w:rFonts w:eastAsia="ヒラギノ角ゴ Pro W3"/>
      <w:color w:val="000000"/>
    </w:rPr>
  </w:style>
  <w:style w:type="paragraph" w:customStyle="1" w:styleId="FreeFormA">
    <w:name w:val="Free Form A"/>
    <w:rPr>
      <w:rFonts w:eastAsia="ヒラギノ角ゴ Pro W3"/>
      <w:color w:val="000000"/>
    </w:rPr>
  </w:style>
  <w:style w:type="paragraph" w:customStyle="1" w:styleId="FreeFormAA">
    <w:name w:val="Free Form A A"/>
    <w:rPr>
      <w:rFonts w:ascii="Lucida Grande" w:eastAsia="ヒラギノ角ゴ Pro W3" w:hAnsi="Lucida Grande"/>
      <w:color w:val="000000"/>
    </w:rPr>
  </w:style>
  <w:style w:type="paragraph" w:customStyle="1" w:styleId="Heading1AA">
    <w:name w:val="Heading 1 A A"/>
    <w:next w:val="a"/>
    <w:pPr>
      <w:keepNext/>
      <w:keepLines/>
      <w:spacing w:after="360"/>
      <w:outlineLvl w:val="0"/>
    </w:pPr>
    <w:rPr>
      <w:rFonts w:ascii="Arial Bold" w:eastAsia="ヒラギノ角ゴ Pro W3" w:hAnsi="Arial Bold"/>
      <w:caps/>
      <w:color w:val="000000"/>
      <w:sz w:val="24"/>
      <w:u w:val="single"/>
      <w:lang w:val="en-GB"/>
    </w:rPr>
  </w:style>
  <w:style w:type="paragraph" w:customStyle="1" w:styleId="numberedlist">
    <w:name w:val="numbered list"/>
    <w:rPr>
      <w:rFonts w:ascii="Arial" w:eastAsia="ヒラギノ角ゴ Pro W3" w:hAnsi="Arial"/>
      <w:color w:val="000000"/>
      <w:lang w:val="en-GB"/>
    </w:rPr>
  </w:style>
  <w:style w:type="paragraph" w:customStyle="1" w:styleId="bullet">
    <w:name w:val="bullet"/>
    <w:pPr>
      <w:spacing w:after="60"/>
    </w:pPr>
    <w:rPr>
      <w:rFonts w:ascii="Arial" w:eastAsia="ヒラギノ角ゴ Pro W3" w:hAnsi="Arial"/>
      <w:color w:val="000000"/>
      <w:lang w:val="en-GB"/>
    </w:rPr>
  </w:style>
  <w:style w:type="paragraph" w:customStyle="1" w:styleId="Heading4A">
    <w:name w:val="Heading 4 A"/>
    <w:next w:val="a"/>
    <w:pPr>
      <w:keepNext/>
      <w:keepLines/>
      <w:spacing w:before="200"/>
      <w:outlineLvl w:val="3"/>
    </w:pPr>
    <w:rPr>
      <w:rFonts w:ascii="Lucida Grande" w:eastAsia="ヒラギノ角ゴ Pro W3" w:hAnsi="Lucida Grande"/>
      <w:b/>
      <w:color w:val="203A94"/>
      <w:lang w:val="en-GB"/>
    </w:rPr>
  </w:style>
  <w:style w:type="paragraph" w:customStyle="1" w:styleId="Heading3AA">
    <w:name w:val="Heading 3 A A"/>
    <w:next w:val="a"/>
    <w:autoRedefine/>
    <w:pPr>
      <w:keepNext/>
      <w:keepLines/>
      <w:spacing w:after="60"/>
      <w:outlineLvl w:val="2"/>
    </w:pPr>
    <w:rPr>
      <w:rFonts w:ascii="Arial Bold" w:eastAsia="ヒラギノ角ゴ Pro W3" w:hAnsi="Arial Bold"/>
      <w:color w:val="000000"/>
      <w:lang w:val="en-GB"/>
    </w:rPr>
  </w:style>
  <w:style w:type="paragraph" w:customStyle="1" w:styleId="Default">
    <w:name w:val="Default"/>
    <w:pPr>
      <w:widowControl w:val="0"/>
    </w:pPr>
    <w:rPr>
      <w:rFonts w:ascii="Arial" w:eastAsia="ヒラギノ角ゴ Pro W3" w:hAnsi="Arial"/>
      <w:color w:val="000000"/>
      <w:sz w:val="24"/>
      <w:lang w:val="fr-FR"/>
    </w:rPr>
  </w:style>
  <w:style w:type="character" w:customStyle="1" w:styleId="A10">
    <w:name w:val="A1"/>
    <w:autoRedefine/>
    <w:rPr>
      <w:color w:val="FCFFFC"/>
      <w:sz w:val="18"/>
    </w:rPr>
  </w:style>
  <w:style w:type="paragraph" w:styleId="10">
    <w:name w:val="toc 1"/>
    <w:basedOn w:val="a"/>
    <w:next w:val="a"/>
    <w:autoRedefine/>
    <w:locked/>
    <w:rsid w:val="00AC6F35"/>
    <w:rPr>
      <w:rFonts w:eastAsia="Times New Roman"/>
      <w:color w:val="auto"/>
    </w:rPr>
  </w:style>
  <w:style w:type="paragraph" w:styleId="a6">
    <w:name w:val="Balloon Text"/>
    <w:basedOn w:val="a"/>
    <w:link w:val="Char"/>
    <w:locked/>
    <w:rsid w:val="00B40AAF"/>
    <w:rPr>
      <w:rFonts w:ascii="Lucida Grande" w:hAnsi="Lucida Grande" w:cs="Lucida Grande"/>
      <w:sz w:val="18"/>
      <w:szCs w:val="18"/>
    </w:rPr>
  </w:style>
  <w:style w:type="character" w:customStyle="1" w:styleId="Char">
    <w:name w:val="註解方塊文字 Char"/>
    <w:link w:val="a6"/>
    <w:rsid w:val="00B40AAF"/>
    <w:rPr>
      <w:rFonts w:ascii="Lucida Grande" w:eastAsia="ヒラギノ角ゴ Pro W3" w:hAnsi="Lucida Grande" w:cs="Lucida Grande"/>
      <w:color w:val="000000"/>
      <w:sz w:val="18"/>
      <w:szCs w:val="18"/>
      <w:lang w:eastAsia="en-US"/>
    </w:rPr>
  </w:style>
  <w:style w:type="character" w:customStyle="1" w:styleId="hps">
    <w:name w:val="hps"/>
    <w:rsid w:val="00B40AAF"/>
  </w:style>
  <w:style w:type="paragraph" w:styleId="a7">
    <w:name w:val="Revision"/>
    <w:hidden/>
    <w:uiPriority w:val="99"/>
    <w:semiHidden/>
    <w:rsid w:val="00103D2D"/>
    <w:rPr>
      <w:rFonts w:ascii="Arial" w:eastAsia="ヒラギノ角ゴ Pro W3" w:hAnsi="Arial"/>
      <w:color w:val="000000"/>
      <w:szCs w:val="24"/>
      <w:lang w:val="en-GB"/>
    </w:rPr>
  </w:style>
  <w:style w:type="character" w:customStyle="1" w:styleId="1Char">
    <w:name w:val="標題 1 Char"/>
    <w:link w:val="1"/>
    <w:rsid w:val="00575FF6"/>
    <w:rPr>
      <w:rFonts w:ascii="Arial" w:eastAsia="ＭＳ ゴシック" w:hAnsi="Arial"/>
      <w:b/>
      <w:bCs/>
      <w:caps/>
      <w:sz w:val="24"/>
      <w:szCs w:val="28"/>
      <w:u w:val="single"/>
      <w:lang w:val="en-GB"/>
    </w:rPr>
  </w:style>
  <w:style w:type="table" w:styleId="-2">
    <w:name w:val="Light Shading Accent 2"/>
    <w:basedOn w:val="a1"/>
    <w:uiPriority w:val="60"/>
    <w:rsid w:val="00575FF6"/>
    <w:rPr>
      <w:rFonts w:ascii="Cambria" w:eastAsia="Cambria" w:hAnsi="Cambria"/>
      <w:color w:val="943634"/>
      <w:sz w:val="22"/>
      <w:szCs w:val="22"/>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character" w:customStyle="1" w:styleId="shorttext">
    <w:name w:val="short_text"/>
    <w:rsid w:val="00FB755D"/>
  </w:style>
  <w:style w:type="paragraph" w:styleId="a8">
    <w:name w:val="List Paragraph"/>
    <w:basedOn w:val="a"/>
    <w:uiPriority w:val="34"/>
    <w:qFormat/>
    <w:rsid w:val="000520D4"/>
    <w:pPr>
      <w:ind w:left="720"/>
      <w:contextualSpacing/>
    </w:pPr>
    <w:rPr>
      <w:rFonts w:ascii="Times New Roman" w:eastAsia="Times New Roman" w:hAnsi="Times New Roman"/>
      <w:color w:val="auto"/>
      <w:szCs w:val="20"/>
      <w:lang w:val="en-US"/>
    </w:rPr>
  </w:style>
  <w:style w:type="paragraph" w:styleId="a9">
    <w:name w:val="Date"/>
    <w:basedOn w:val="a"/>
    <w:next w:val="a"/>
    <w:link w:val="Char0"/>
    <w:locked/>
    <w:rsid w:val="002E229F"/>
    <w:pPr>
      <w:jc w:val="right"/>
    </w:pPr>
    <w:rPr>
      <w:rFonts w:cs="Arial"/>
    </w:rPr>
  </w:style>
  <w:style w:type="character" w:customStyle="1" w:styleId="Char0">
    <w:name w:val="日期 Char"/>
    <w:basedOn w:val="a0"/>
    <w:link w:val="a9"/>
    <w:rsid w:val="002E229F"/>
    <w:rPr>
      <w:rFonts w:ascii="Arial" w:eastAsia="ヒラギノ角ゴ Pro W3" w:hAnsi="Arial" w:cs="Arial"/>
      <w:color w:val="000000"/>
      <w:szCs w:val="24"/>
      <w:lang w:val="en-GB"/>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en-US" w:bidi="ar-SA"/>
      </w:rPr>
    </w:rPrDefault>
    <w:pPrDefault/>
  </w:docDefaults>
  <w:latentStyles w:defLockedState="1" w:defUIPriority="0" w:defSemiHidden="0" w:defUnhideWhenUsed="0" w:defQFormat="0" w:count="2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te Level 1" w:locked="0" w:semiHidden="1" w:uiPriority="99" w:unhideWhenUsed="1"/>
    <w:lsdException w:name="Note Level 2" w:locked="0" w:uiPriority="99" w:qFormat="1"/>
    <w:lsdException w:name="Note Level 3" w:locked="0" w:semiHidden="1" w:uiPriority="99" w:unhideWhenUsed="1"/>
    <w:lsdException w:name="Note Level 4" w:locked="0" w:semiHidden="1" w:uiPriority="99" w:unhideWhenUsed="1"/>
    <w:lsdException w:name="Note Level 5" w:locked="0" w:semiHidden="1" w:uiPriority="99" w:unhideWhenUsed="1"/>
    <w:lsdException w:name="Note Level 6" w:locked="0" w:semiHidden="1" w:uiPriority="99" w:unhideWhenUsed="1"/>
    <w:lsdException w:name="Note Level 7" w:locked="0" w:semiHidden="1" w:uiPriority="99" w:unhideWhenUsed="1"/>
    <w:lsdException w:name="Note Level 8" w:locked="0" w:semiHidden="1" w:uiPriority="99" w:unhideWhenUsed="1"/>
    <w:lsdException w:name="Note Level 9" w:locked="0" w:semiHidden="1" w:uiPriority="99" w:unhideWhenUsed="1"/>
    <w:lsdException w:name="Placeholder Text" w:locked="0" w:semiHidden="1" w:uiPriority="99"/>
    <w:lsdException w:name="No Spacing" w:locked="0" w:semiHidden="1" w:uiPriority="1" w:qFormat="1"/>
    <w:lsdException w:name="Light Shading" w:locked="0" w:uiPriority="60"/>
    <w:lsdException w:name="Light List" w:locked="0" w:uiPriority="61"/>
    <w:lsdException w:name="Light Grid" w:locked="0" w:uiPriority="62"/>
    <w:lsdException w:name="Medium Shading 1" w:locked="0" w:uiPriority="63"/>
    <w:lsdException w:name="Medium Shading 2" w:locked="0" w:uiPriority="64"/>
    <w:lsdException w:name="Medium List 1" w:locked="0" w:uiPriority="65"/>
    <w:lsdException w:name="Medium List 2" w:locked="0" w:uiPriority="66"/>
    <w:lsdException w:name="Medium Grid 1" w:locked="0" w:uiPriority="67"/>
    <w:lsdException w:name="Medium Grid 2" w:locked="0" w:uiPriority="68"/>
    <w:lsdException w:name="Medium Grid 3" w:locked="0" w:uiPriority="69"/>
    <w:lsdException w:name="Dark List" w:locked="0" w:uiPriority="70"/>
    <w:lsdException w:name="Colorful Shading" w:locked="0" w:uiPriority="71"/>
    <w:lsdException w:name="Colorful List" w:locked="0" w:uiPriority="72" w:qFormat="1"/>
    <w:lsdException w:name="Colorful Grid" w:locked="0" w:uiPriority="73" w:qFormat="1"/>
    <w:lsdException w:name="Light Shading Accent 1" w:locked="0" w:uiPriority="60" w:qFormat="1"/>
    <w:lsdException w:name="Light List Accent 1" w:locked="0" w:uiPriority="61"/>
    <w:lsdException w:name="Light Grid Accent 1" w:locked="0" w:uiPriority="62"/>
    <w:lsdException w:name="Medium Shading 1 Accent 1" w:locked="0" w:uiPriority="63"/>
    <w:lsdException w:name="Medium Shading 2 Accent 1" w:locked="0" w:uiPriority="64"/>
    <w:lsdException w:name="Medium List 1 Accent 1" w:locked="0" w:uiPriority="65"/>
    <w:lsdException w:name="Revision" w:locked="0" w:semiHidden="1" w:uiPriority="99"/>
    <w:lsdException w:name="List Paragraph" w:locked="0" w:uiPriority="34" w:qFormat="1"/>
    <w:lsdException w:name="Quote" w:locked="0" w:uiPriority="29" w:qFormat="1"/>
    <w:lsdException w:name="Intense Quote" w:locked="0" w:uiPriority="30" w:qFormat="1"/>
    <w:lsdException w:name="Medium List 2 Accent 1" w:locked="0" w:uiPriority="66"/>
    <w:lsdException w:name="Medium Grid 1 Accent 1" w:locked="0" w:uiPriority="67"/>
    <w:lsdException w:name="Medium Grid 2 Accent 1" w:locked="0" w:uiPriority="68"/>
    <w:lsdException w:name="Medium Grid 3 Accent 1" w:locked="0" w:uiPriority="69"/>
    <w:lsdException w:name="Dark List Accent 1" w:locked="0" w:uiPriority="70"/>
    <w:lsdException w:name="Colorful Shading Accent 1" w:locked="0" w:uiPriority="71"/>
    <w:lsdException w:name="Colorful List Accent 1" w:locked="0" w:uiPriority="72"/>
    <w:lsdException w:name="Colorful Grid Accent 1" w:locked="0" w:uiPriority="73"/>
    <w:lsdException w:name="Light Shading Accent 2" w:locked="0" w:uiPriority="60"/>
    <w:lsdException w:name="Light List Accent 2" w:locked="0" w:uiPriority="61"/>
    <w:lsdException w:name="Light Grid Accent 2" w:locked="0" w:uiPriority="62"/>
    <w:lsdException w:name="Medium Shading 1 Accent 2" w:locked="0" w:uiPriority="63"/>
    <w:lsdException w:name="Medium Shading 2 Accent 2" w:locked="0" w:uiPriority="64"/>
    <w:lsdException w:name="Medium List 1 Accent 2" w:locked="0" w:uiPriority="65"/>
    <w:lsdException w:name="Medium List 2 Accent 2" w:locked="0" w:uiPriority="66"/>
    <w:lsdException w:name="Medium Grid 1 Accent 2" w:locked="0" w:uiPriority="67"/>
    <w:lsdException w:name="Medium Grid 2 Accent 2" w:locked="0" w:uiPriority="68"/>
    <w:lsdException w:name="Medium Grid 3 Accent 2" w:locked="0" w:uiPriority="69"/>
    <w:lsdException w:name="Dark List Accent 2" w:locked="0" w:uiPriority="70"/>
    <w:lsdException w:name="Colorful Shading Accent 2" w:locked="0" w:uiPriority="71"/>
    <w:lsdException w:name="Colorful List Accent 2" w:locked="0" w:uiPriority="72"/>
    <w:lsdException w:name="Colorful Grid Accent 2" w:locked="0" w:uiPriority="73"/>
    <w:lsdException w:name="Light Shading Accent 3" w:locked="0" w:uiPriority="60"/>
    <w:lsdException w:name="Light List Accent 3" w:locked="0" w:uiPriority="61"/>
    <w:lsdException w:name="Light Grid Accent 3" w:locked="0" w:uiPriority="62"/>
    <w:lsdException w:name="Medium Shading 1 Accent 3" w:locked="0" w:uiPriority="63"/>
    <w:lsdException w:name="Medium Shading 2 Accent 3" w:locked="0" w:uiPriority="64"/>
    <w:lsdException w:name="Medium List 1 Accent 3" w:locked="0" w:uiPriority="65"/>
    <w:lsdException w:name="Medium List 2 Accent 3" w:locked="0" w:uiPriority="66"/>
    <w:lsdException w:name="Medium Grid 1 Accent 3" w:locked="0" w:uiPriority="67"/>
    <w:lsdException w:name="Medium Grid 2 Accent 3" w:locked="0" w:uiPriority="68"/>
    <w:lsdException w:name="Medium Grid 3 Accent 3" w:locked="0" w:uiPriority="69"/>
    <w:lsdException w:name="Dark List Accent 3" w:locked="0" w:uiPriority="70"/>
    <w:lsdException w:name="Colorful Shading Accent 3" w:locked="0" w:uiPriority="71"/>
    <w:lsdException w:name="Colorful List Accent 3" w:locked="0" w:uiPriority="72"/>
    <w:lsdException w:name="Colorful Grid Accent 3" w:locked="0" w:uiPriority="73"/>
    <w:lsdException w:name="Light Shading Accent 4" w:locked="0" w:uiPriority="60"/>
    <w:lsdException w:name="Light List Accent 4" w:locked="0" w:uiPriority="61"/>
    <w:lsdException w:name="Light Grid Accent 4" w:locked="0" w:uiPriority="62"/>
    <w:lsdException w:name="Medium Shading 1 Accent 4" w:locked="0" w:uiPriority="63"/>
    <w:lsdException w:name="Medium Shading 2 Accent 4" w:locked="0" w:uiPriority="64"/>
    <w:lsdException w:name="Medium List 1 Accent 4" w:locked="0" w:uiPriority="65"/>
    <w:lsdException w:name="Medium List 2 Accent 4" w:locked="0" w:uiPriority="66"/>
    <w:lsdException w:name="Medium Grid 1 Accent 4" w:locked="0" w:uiPriority="67"/>
    <w:lsdException w:name="Medium Grid 2 Accent 4" w:locked="0" w:uiPriority="68"/>
    <w:lsdException w:name="Medium Grid 3 Accent 4" w:locked="0" w:uiPriority="69"/>
    <w:lsdException w:name="Dark List Accent 4" w:locked="0" w:uiPriority="70"/>
    <w:lsdException w:name="Colorful Shading Accent 4" w:locked="0" w:uiPriority="71"/>
    <w:lsdException w:name="Colorful List Accent 4" w:locked="0" w:uiPriority="72"/>
    <w:lsdException w:name="Colorful Grid Accent 4" w:locked="0" w:uiPriority="73"/>
    <w:lsdException w:name="Light Shading Accent 5" w:locked="0" w:uiPriority="60"/>
    <w:lsdException w:name="Light List Accent 5" w:locked="0" w:uiPriority="61"/>
    <w:lsdException w:name="Light Grid Accent 5" w:locked="0" w:uiPriority="62"/>
    <w:lsdException w:name="Medium Shading 1 Accent 5" w:locked="0" w:uiPriority="63"/>
    <w:lsdException w:name="Medium Shading 2 Accent 5" w:locked="0" w:uiPriority="64"/>
    <w:lsdException w:name="Medium List 1 Accent 5" w:locked="0" w:uiPriority="65"/>
    <w:lsdException w:name="Medium List 2 Accent 5" w:locked="0" w:uiPriority="66"/>
    <w:lsdException w:name="Medium Grid 1 Accent 5" w:locked="0" w:uiPriority="67"/>
    <w:lsdException w:name="Medium Grid 2 Accent 5" w:locked="0" w:uiPriority="68"/>
    <w:lsdException w:name="Medium Grid 3 Accent 5" w:locked="0" w:uiPriority="69"/>
    <w:lsdException w:name="Dark List Accent 5" w:locked="0" w:uiPriority="70"/>
    <w:lsdException w:name="Colorful Shading Accent 5" w:locked="0" w:uiPriority="71"/>
    <w:lsdException w:name="Colorful List Accent 5" w:locked="0" w:uiPriority="72"/>
    <w:lsdException w:name="Colorful Grid Accent 5" w:locked="0" w:uiPriority="73"/>
    <w:lsdException w:name="Light Shading Accent 6" w:locked="0" w:uiPriority="60"/>
    <w:lsdException w:name="Light List Accent 6" w:locked="0" w:uiPriority="61"/>
    <w:lsdException w:name="Light Grid Accent 6" w:locked="0" w:uiPriority="62"/>
    <w:lsdException w:name="Medium Shading 1 Accent 6" w:locked="0" w:uiPriority="63"/>
    <w:lsdException w:name="Medium Shading 2 Accent 6" w:locked="0" w:uiPriority="64"/>
    <w:lsdException w:name="Medium List 1 Accent 6" w:locked="0" w:uiPriority="65" w:qFormat="1"/>
    <w:lsdException w:name="Medium List 2 Accent 6" w:locked="0" w:uiPriority="66" w:qFormat="1"/>
    <w:lsdException w:name="Medium Grid 1 Accent 6" w:locked="0" w:uiPriority="67" w:qFormat="1"/>
    <w:lsdException w:name="Medium Grid 2 Accent 6" w:locked="0" w:uiPriority="68" w:qFormat="1"/>
    <w:lsdException w:name="Medium Grid 3 Accent 6" w:locked="0" w:uiPriority="69" w:qFormat="1"/>
    <w:lsdException w:name="Dark List Accent 6" w:locked="0" w:uiPriority="70"/>
    <w:lsdException w:name="Colorful Shading Accent 6" w:locked="0" w:semiHidden="1" w:uiPriority="71" w:unhideWhenUsed="1" w:qFormat="1"/>
    <w:lsdException w:name="Colorful List Accent 6" w:locked="0" w:uiPriority="72"/>
    <w:lsdException w:name="Colorful Grid Accent 6" w:locked="0" w:uiPriority="73"/>
    <w:lsdException w:name="Subtle Emphasis" w:locked="0" w:uiPriority="19" w:qFormat="1"/>
    <w:lsdException w:name="Intense Emphasis" w:locked="0" w:uiPriority="21" w:qFormat="1"/>
    <w:lsdException w:name="Subtle Reference" w:locked="0" w:uiPriority="31" w:qFormat="1"/>
    <w:lsdException w:name="Intense Reference" w:locked="0" w:uiPriority="32" w:qFormat="1"/>
    <w:lsdException w:name="Book Title" w:locked="0" w:uiPriority="33" w:qFormat="1"/>
    <w:lsdException w:name="Bibliography" w:locked="0" w:semiHidden="1" w:uiPriority="37" w:unhideWhenUsed="1"/>
    <w:lsdException w:name="TOC Heading" w:locked="0" w:semiHidden="1" w:uiPriority="39" w:unhideWhenUsed="1" w:qFormat="1"/>
  </w:latentStyles>
  <w:style w:type="paragraph" w:default="1" w:styleId="a">
    <w:name w:val="Normal"/>
    <w:qFormat/>
    <w:rPr>
      <w:rFonts w:ascii="Arial" w:eastAsia="ヒラギノ角ゴ Pro W3" w:hAnsi="Arial"/>
      <w:color w:val="000000"/>
      <w:szCs w:val="24"/>
      <w:lang w:val="en-GB"/>
    </w:rPr>
  </w:style>
  <w:style w:type="paragraph" w:styleId="1">
    <w:name w:val="heading 1"/>
    <w:basedOn w:val="a"/>
    <w:next w:val="a"/>
    <w:link w:val="1Char"/>
    <w:qFormat/>
    <w:locked/>
    <w:rsid w:val="00575FF6"/>
    <w:pPr>
      <w:keepNext/>
      <w:keepLines/>
      <w:spacing w:after="360"/>
      <w:outlineLvl w:val="0"/>
    </w:pPr>
    <w:rPr>
      <w:rFonts w:eastAsia="ＭＳ ゴシック"/>
      <w:b/>
      <w:bCs/>
      <w:caps/>
      <w:color w:val="auto"/>
      <w:sz w:val="24"/>
      <w:szCs w:val="28"/>
      <w:u w:val="single"/>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pPr>
      <w:tabs>
        <w:tab w:val="center" w:pos="4680"/>
        <w:tab w:val="right" w:pos="9360"/>
      </w:tabs>
    </w:pPr>
    <w:rPr>
      <w:rFonts w:ascii="Arial" w:eastAsia="ヒラギノ角ゴ Pro W3" w:hAnsi="Arial"/>
      <w:color w:val="000000"/>
      <w:lang w:val="en-GB"/>
    </w:rPr>
  </w:style>
  <w:style w:type="paragraph" w:styleId="a4">
    <w:name w:val="footer"/>
    <w:pPr>
      <w:tabs>
        <w:tab w:val="center" w:pos="4680"/>
        <w:tab w:val="right" w:pos="9360"/>
      </w:tabs>
    </w:pPr>
    <w:rPr>
      <w:rFonts w:ascii="Arial" w:eastAsia="ヒラギノ角ゴ Pro W3" w:hAnsi="Arial"/>
      <w:color w:val="000000"/>
      <w:lang w:val="en-GB"/>
    </w:rPr>
  </w:style>
  <w:style w:type="character" w:styleId="a5">
    <w:name w:val="page number"/>
    <w:rPr>
      <w:rFonts w:ascii="Arial" w:eastAsia="ヒラギノ角ゴ Pro W3" w:hAnsi="Arial"/>
      <w:b w:val="0"/>
      <w:i w:val="0"/>
      <w:color w:val="000000"/>
      <w:sz w:val="16"/>
    </w:rPr>
  </w:style>
  <w:style w:type="character" w:customStyle="1" w:styleId="Unknown0">
    <w:name w:val="Unknown 0"/>
    <w:semiHidden/>
  </w:style>
  <w:style w:type="paragraph" w:customStyle="1" w:styleId="Doctitle">
    <w:name w:val="Doc title"/>
    <w:rPr>
      <w:rFonts w:ascii="Arial Bold" w:eastAsia="ヒラギノ角ゴ Pro W3" w:hAnsi="Arial Bold"/>
      <w:color w:val="000000"/>
      <w:sz w:val="40"/>
      <w:lang w:val="en-GB"/>
    </w:rPr>
  </w:style>
  <w:style w:type="paragraph" w:customStyle="1" w:styleId="Docsubtitle1">
    <w:name w:val="Doc subtitle1"/>
    <w:rPr>
      <w:rFonts w:ascii="Arial Bold" w:eastAsia="ヒラギノ角ゴ Pro W3" w:hAnsi="Arial Bold"/>
      <w:color w:val="000000"/>
      <w:sz w:val="28"/>
      <w:lang w:val="en-GB"/>
    </w:rPr>
  </w:style>
  <w:style w:type="paragraph" w:customStyle="1" w:styleId="Docsubtitle2">
    <w:name w:val="Doc subtitle2"/>
    <w:rPr>
      <w:rFonts w:ascii="Arial" w:eastAsia="ヒラギノ角ゴ Pro W3" w:hAnsi="Arial"/>
      <w:color w:val="000000"/>
      <w:sz w:val="28"/>
      <w:lang w:val="en-GB"/>
    </w:rPr>
  </w:style>
  <w:style w:type="paragraph" w:customStyle="1" w:styleId="TOC1Para">
    <w:name w:val="TOC 1 Para"/>
    <w:next w:val="a"/>
    <w:pPr>
      <w:tabs>
        <w:tab w:val="right" w:leader="dot" w:pos="9622"/>
      </w:tabs>
      <w:outlineLvl w:val="0"/>
    </w:pPr>
    <w:rPr>
      <w:rFonts w:ascii="Arial Bold" w:eastAsia="ヒラギノ角ゴ Pro W3" w:hAnsi="Arial Bold"/>
      <w:color w:val="000000"/>
    </w:rPr>
  </w:style>
  <w:style w:type="paragraph" w:customStyle="1" w:styleId="FreeForm">
    <w:name w:val="Free Form"/>
    <w:rPr>
      <w:rFonts w:eastAsia="ヒラギノ角ゴ Pro W3"/>
      <w:color w:val="000000"/>
    </w:rPr>
  </w:style>
  <w:style w:type="paragraph" w:customStyle="1" w:styleId="FreeFormA">
    <w:name w:val="Free Form A"/>
    <w:rPr>
      <w:rFonts w:eastAsia="ヒラギノ角ゴ Pro W3"/>
      <w:color w:val="000000"/>
    </w:rPr>
  </w:style>
  <w:style w:type="paragraph" w:customStyle="1" w:styleId="FreeFormAA">
    <w:name w:val="Free Form A A"/>
    <w:rPr>
      <w:rFonts w:ascii="Lucida Grande" w:eastAsia="ヒラギノ角ゴ Pro W3" w:hAnsi="Lucida Grande"/>
      <w:color w:val="000000"/>
    </w:rPr>
  </w:style>
  <w:style w:type="paragraph" w:customStyle="1" w:styleId="Heading1AA">
    <w:name w:val="Heading 1 A A"/>
    <w:next w:val="a"/>
    <w:pPr>
      <w:keepNext/>
      <w:keepLines/>
      <w:spacing w:after="360"/>
      <w:outlineLvl w:val="0"/>
    </w:pPr>
    <w:rPr>
      <w:rFonts w:ascii="Arial Bold" w:eastAsia="ヒラギノ角ゴ Pro W3" w:hAnsi="Arial Bold"/>
      <w:caps/>
      <w:color w:val="000000"/>
      <w:sz w:val="24"/>
      <w:u w:val="single"/>
      <w:lang w:val="en-GB"/>
    </w:rPr>
  </w:style>
  <w:style w:type="paragraph" w:customStyle="1" w:styleId="numberedlist">
    <w:name w:val="numbered list"/>
    <w:rPr>
      <w:rFonts w:ascii="Arial" w:eastAsia="ヒラギノ角ゴ Pro W3" w:hAnsi="Arial"/>
      <w:color w:val="000000"/>
      <w:lang w:val="en-GB"/>
    </w:rPr>
  </w:style>
  <w:style w:type="paragraph" w:customStyle="1" w:styleId="bullet">
    <w:name w:val="bullet"/>
    <w:pPr>
      <w:spacing w:after="60"/>
    </w:pPr>
    <w:rPr>
      <w:rFonts w:ascii="Arial" w:eastAsia="ヒラギノ角ゴ Pro W3" w:hAnsi="Arial"/>
      <w:color w:val="000000"/>
      <w:lang w:val="en-GB"/>
    </w:rPr>
  </w:style>
  <w:style w:type="paragraph" w:customStyle="1" w:styleId="Heading4A">
    <w:name w:val="Heading 4 A"/>
    <w:next w:val="a"/>
    <w:pPr>
      <w:keepNext/>
      <w:keepLines/>
      <w:spacing w:before="200"/>
      <w:outlineLvl w:val="3"/>
    </w:pPr>
    <w:rPr>
      <w:rFonts w:ascii="Lucida Grande" w:eastAsia="ヒラギノ角ゴ Pro W3" w:hAnsi="Lucida Grande"/>
      <w:b/>
      <w:color w:val="203A94"/>
      <w:lang w:val="en-GB"/>
    </w:rPr>
  </w:style>
  <w:style w:type="paragraph" w:customStyle="1" w:styleId="Heading3AA">
    <w:name w:val="Heading 3 A A"/>
    <w:next w:val="a"/>
    <w:autoRedefine/>
    <w:pPr>
      <w:keepNext/>
      <w:keepLines/>
      <w:spacing w:after="60"/>
      <w:outlineLvl w:val="2"/>
    </w:pPr>
    <w:rPr>
      <w:rFonts w:ascii="Arial Bold" w:eastAsia="ヒラギノ角ゴ Pro W3" w:hAnsi="Arial Bold"/>
      <w:color w:val="000000"/>
      <w:lang w:val="en-GB"/>
    </w:rPr>
  </w:style>
  <w:style w:type="paragraph" w:customStyle="1" w:styleId="Default">
    <w:name w:val="Default"/>
    <w:pPr>
      <w:widowControl w:val="0"/>
    </w:pPr>
    <w:rPr>
      <w:rFonts w:ascii="Arial" w:eastAsia="ヒラギノ角ゴ Pro W3" w:hAnsi="Arial"/>
      <w:color w:val="000000"/>
      <w:sz w:val="24"/>
      <w:lang w:val="fr-FR"/>
    </w:rPr>
  </w:style>
  <w:style w:type="character" w:customStyle="1" w:styleId="A10">
    <w:name w:val="A1"/>
    <w:autoRedefine/>
    <w:rPr>
      <w:color w:val="FCFFFC"/>
      <w:sz w:val="18"/>
    </w:rPr>
  </w:style>
  <w:style w:type="paragraph" w:styleId="10">
    <w:name w:val="toc 1"/>
    <w:basedOn w:val="a"/>
    <w:next w:val="a"/>
    <w:autoRedefine/>
    <w:locked/>
    <w:rsid w:val="00AC6F35"/>
    <w:rPr>
      <w:rFonts w:eastAsia="Times New Roman"/>
      <w:color w:val="auto"/>
    </w:rPr>
  </w:style>
  <w:style w:type="paragraph" w:styleId="a6">
    <w:name w:val="Balloon Text"/>
    <w:basedOn w:val="a"/>
    <w:link w:val="Char"/>
    <w:locked/>
    <w:rsid w:val="00B40AAF"/>
    <w:rPr>
      <w:rFonts w:ascii="Lucida Grande" w:hAnsi="Lucida Grande" w:cs="Lucida Grande"/>
      <w:sz w:val="18"/>
      <w:szCs w:val="18"/>
    </w:rPr>
  </w:style>
  <w:style w:type="character" w:customStyle="1" w:styleId="Char">
    <w:name w:val="註解方塊文字 Char"/>
    <w:link w:val="a6"/>
    <w:rsid w:val="00B40AAF"/>
    <w:rPr>
      <w:rFonts w:ascii="Lucida Grande" w:eastAsia="ヒラギノ角ゴ Pro W3" w:hAnsi="Lucida Grande" w:cs="Lucida Grande"/>
      <w:color w:val="000000"/>
      <w:sz w:val="18"/>
      <w:szCs w:val="18"/>
      <w:lang w:eastAsia="en-US"/>
    </w:rPr>
  </w:style>
  <w:style w:type="character" w:customStyle="1" w:styleId="hps">
    <w:name w:val="hps"/>
    <w:rsid w:val="00B40AAF"/>
  </w:style>
  <w:style w:type="paragraph" w:styleId="a7">
    <w:name w:val="Revision"/>
    <w:hidden/>
    <w:uiPriority w:val="99"/>
    <w:semiHidden/>
    <w:rsid w:val="00103D2D"/>
    <w:rPr>
      <w:rFonts w:ascii="Arial" w:eastAsia="ヒラギノ角ゴ Pro W3" w:hAnsi="Arial"/>
      <w:color w:val="000000"/>
      <w:szCs w:val="24"/>
      <w:lang w:val="en-GB"/>
    </w:rPr>
  </w:style>
  <w:style w:type="character" w:customStyle="1" w:styleId="1Char">
    <w:name w:val="標題 1 Char"/>
    <w:link w:val="1"/>
    <w:rsid w:val="00575FF6"/>
    <w:rPr>
      <w:rFonts w:ascii="Arial" w:eastAsia="ＭＳ ゴシック" w:hAnsi="Arial"/>
      <w:b/>
      <w:bCs/>
      <w:caps/>
      <w:sz w:val="24"/>
      <w:szCs w:val="28"/>
      <w:u w:val="single"/>
      <w:lang w:val="en-GB"/>
    </w:rPr>
  </w:style>
  <w:style w:type="table" w:styleId="-2">
    <w:name w:val="Light Shading Accent 2"/>
    <w:basedOn w:val="a1"/>
    <w:uiPriority w:val="60"/>
    <w:rsid w:val="00575FF6"/>
    <w:rPr>
      <w:rFonts w:ascii="Cambria" w:eastAsia="Cambria" w:hAnsi="Cambria"/>
      <w:color w:val="943634"/>
      <w:sz w:val="22"/>
      <w:szCs w:val="22"/>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character" w:customStyle="1" w:styleId="shorttext">
    <w:name w:val="short_text"/>
    <w:rsid w:val="00FB755D"/>
  </w:style>
  <w:style w:type="paragraph" w:styleId="a8">
    <w:name w:val="List Paragraph"/>
    <w:basedOn w:val="a"/>
    <w:uiPriority w:val="34"/>
    <w:qFormat/>
    <w:rsid w:val="000520D4"/>
    <w:pPr>
      <w:ind w:left="720"/>
      <w:contextualSpacing/>
    </w:pPr>
    <w:rPr>
      <w:rFonts w:ascii="Times New Roman" w:eastAsia="Times New Roman" w:hAnsi="Times New Roman"/>
      <w:color w:val="auto"/>
      <w:szCs w:val="20"/>
      <w:lang w:val="en-US"/>
    </w:rPr>
  </w:style>
  <w:style w:type="paragraph" w:styleId="a9">
    <w:name w:val="Date"/>
    <w:basedOn w:val="a"/>
    <w:next w:val="a"/>
    <w:link w:val="Char0"/>
    <w:locked/>
    <w:rsid w:val="002E229F"/>
    <w:pPr>
      <w:jc w:val="right"/>
    </w:pPr>
    <w:rPr>
      <w:rFonts w:cs="Arial"/>
    </w:rPr>
  </w:style>
  <w:style w:type="character" w:customStyle="1" w:styleId="Char0">
    <w:name w:val="日期 Char"/>
    <w:basedOn w:val="a0"/>
    <w:link w:val="a9"/>
    <w:rsid w:val="002E229F"/>
    <w:rPr>
      <w:rFonts w:ascii="Arial" w:eastAsia="ヒラギノ角ゴ Pro W3" w:hAnsi="Arial" w:cs="Arial"/>
      <w:color w:val="000000"/>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53766992">
      <w:bodyDiv w:val="1"/>
      <w:marLeft w:val="0"/>
      <w:marRight w:val="0"/>
      <w:marTop w:val="0"/>
      <w:marBottom w:val="0"/>
      <w:divBdr>
        <w:top w:val="none" w:sz="0" w:space="0" w:color="auto"/>
        <w:left w:val="none" w:sz="0" w:space="0" w:color="auto"/>
        <w:bottom w:val="none" w:sz="0" w:space="0" w:color="auto"/>
        <w:right w:val="none" w:sz="0" w:space="0" w:color="auto"/>
      </w:divBdr>
    </w:div>
    <w:div w:id="985743793">
      <w:bodyDiv w:val="1"/>
      <w:marLeft w:val="0"/>
      <w:marRight w:val="0"/>
      <w:marTop w:val="0"/>
      <w:marBottom w:val="0"/>
      <w:divBdr>
        <w:top w:val="none" w:sz="0" w:space="0" w:color="auto"/>
        <w:left w:val="none" w:sz="0" w:space="0" w:color="auto"/>
        <w:bottom w:val="none" w:sz="0" w:space="0" w:color="auto"/>
        <w:right w:val="none" w:sz="0" w:space="0" w:color="auto"/>
      </w:divBdr>
    </w:div>
    <w:div w:id="1194609777">
      <w:bodyDiv w:val="1"/>
      <w:marLeft w:val="0"/>
      <w:marRight w:val="0"/>
      <w:marTop w:val="0"/>
      <w:marBottom w:val="0"/>
      <w:divBdr>
        <w:top w:val="none" w:sz="0" w:space="0" w:color="auto"/>
        <w:left w:val="none" w:sz="0" w:space="0" w:color="auto"/>
        <w:bottom w:val="none" w:sz="0" w:space="0" w:color="auto"/>
        <w:right w:val="none" w:sz="0" w:space="0" w:color="auto"/>
      </w:divBdr>
    </w:div>
    <w:div w:id="1321887010">
      <w:bodyDiv w:val="1"/>
      <w:marLeft w:val="0"/>
      <w:marRight w:val="0"/>
      <w:marTop w:val="0"/>
      <w:marBottom w:val="0"/>
      <w:divBdr>
        <w:top w:val="none" w:sz="0" w:space="0" w:color="auto"/>
        <w:left w:val="none" w:sz="0" w:space="0" w:color="auto"/>
        <w:bottom w:val="none" w:sz="0" w:space="0" w:color="auto"/>
        <w:right w:val="none" w:sz="0" w:space="0" w:color="auto"/>
      </w:divBdr>
    </w:div>
    <w:div w:id="1511484587">
      <w:bodyDiv w:val="1"/>
      <w:marLeft w:val="0"/>
      <w:marRight w:val="0"/>
      <w:marTop w:val="0"/>
      <w:marBottom w:val="0"/>
      <w:divBdr>
        <w:top w:val="none" w:sz="0" w:space="0" w:color="auto"/>
        <w:left w:val="none" w:sz="0" w:space="0" w:color="auto"/>
        <w:bottom w:val="none" w:sz="0" w:space="0" w:color="auto"/>
        <w:right w:val="none" w:sz="0" w:space="0" w:color="auto"/>
      </w:divBdr>
    </w:div>
    <w:div w:id="1956674582">
      <w:bodyDiv w:val="1"/>
      <w:marLeft w:val="0"/>
      <w:marRight w:val="0"/>
      <w:marTop w:val="0"/>
      <w:marBottom w:val="0"/>
      <w:divBdr>
        <w:top w:val="none" w:sz="0" w:space="0" w:color="auto"/>
        <w:left w:val="none" w:sz="0" w:space="0" w:color="auto"/>
        <w:bottom w:val="none" w:sz="0" w:space="0" w:color="auto"/>
        <w:right w:val="none" w:sz="0" w:space="0" w:color="auto"/>
      </w:divBdr>
    </w:div>
    <w:div w:id="2097508922">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3.emf"/><Relationship Id="rId12" Type="http://schemas.openxmlformats.org/officeDocument/2006/relationships/image" Target="media/image4.jpeg"/><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jpeg"/><Relationship Id="rId10" Type="http://schemas.openxmlformats.org/officeDocument/2006/relationships/image" Target="media/image2.emf"/></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736007-868A-9A48-9B63-6B69AFE100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22</Pages>
  <Words>4981</Words>
  <Characters>28398</Characters>
  <Application>Microsoft Macintosh Word</Application>
  <DocSecurity>0</DocSecurity>
  <Lines>236</Lines>
  <Paragraphs>66</Paragraphs>
  <ScaleCrop>false</ScaleCrop>
  <HeadingPairs>
    <vt:vector size="4" baseType="variant">
      <vt:variant>
        <vt:lpstr>Title</vt:lpstr>
      </vt:variant>
      <vt:variant>
        <vt:i4>1</vt:i4>
      </vt:variant>
      <vt:variant>
        <vt:lpstr>Headings</vt:lpstr>
      </vt:variant>
      <vt:variant>
        <vt:i4>16</vt:i4>
      </vt:variant>
    </vt:vector>
  </HeadingPairs>
  <TitlesOfParts>
    <vt:vector size="17" baseType="lpstr">
      <vt:lpstr/>
      <vt:lpstr/>
      <vt:lpstr>Introduction to test project documentation</vt:lpstr>
      <vt:lpstr>Contents</vt:lpstr>
      <vt:lpstr>Introduction</vt:lpstr>
      <vt:lpstr>Description of project and tasks</vt:lpstr>
      <vt:lpstr/>
      <vt:lpstr>        Technical specifications</vt:lpstr>
      <vt:lpstr>        </vt:lpstr>
      <vt:lpstr>        You must deliver</vt:lpstr>
      <vt:lpstr>        Technical specifications</vt:lpstr>
      <vt:lpstr>        You must deliver</vt:lpstr>
      <vt:lpstr/>
      <vt:lpstr/>
      <vt:lpstr>Instructions to the competitor</vt:lpstr>
      <vt:lpstr>Marking scheme</vt:lpstr>
      <vt:lpstr/>
    </vt:vector>
  </TitlesOfParts>
  <Company>SWC-HCT</Company>
  <LinksUpToDate>false</LinksUpToDate>
  <CharactersWithSpaces>33313</CharactersWithSpaces>
  <SharedDoc>false</SharedDoc>
  <HLinks>
    <vt:vector size="24" baseType="variant">
      <vt:variant>
        <vt:i4>2621563</vt:i4>
      </vt:variant>
      <vt:variant>
        <vt:i4>14303</vt:i4>
      </vt:variant>
      <vt:variant>
        <vt:i4>1025</vt:i4>
      </vt:variant>
      <vt:variant>
        <vt:i4>1</vt:i4>
      </vt:variant>
      <vt:variant>
        <vt:lpwstr>Cover Norm</vt:lpwstr>
      </vt:variant>
      <vt:variant>
        <vt:lpwstr/>
      </vt:variant>
      <vt:variant>
        <vt:i4>6291487</vt:i4>
      </vt:variant>
      <vt:variant>
        <vt:i4>14309</vt:i4>
      </vt:variant>
      <vt:variant>
        <vt:i4>1026</vt:i4>
      </vt:variant>
      <vt:variant>
        <vt:i4>1</vt:i4>
      </vt:variant>
      <vt:variant>
        <vt:lpwstr>WSC2013_TP40_MOD1_PRE_EN_BARCODE</vt:lpwstr>
      </vt:variant>
      <vt:variant>
        <vt:lpwstr/>
      </vt:variant>
      <vt:variant>
        <vt:i4>4718643</vt:i4>
      </vt:variant>
      <vt:variant>
        <vt:i4>14312</vt:i4>
      </vt:variant>
      <vt:variant>
        <vt:i4>1027</vt:i4>
      </vt:variant>
      <vt:variant>
        <vt:i4>1</vt:i4>
      </vt:variant>
      <vt:variant>
        <vt:lpwstr>WSC2013_TP40_MOD1_PRE_EN_ATTAC_2_color_logo</vt:lpwstr>
      </vt:variant>
      <vt:variant>
        <vt:lpwstr/>
      </vt:variant>
      <vt:variant>
        <vt:i4>1769480</vt:i4>
      </vt:variant>
      <vt:variant>
        <vt:i4>14314</vt:i4>
      </vt:variant>
      <vt:variant>
        <vt:i4>1028</vt:i4>
      </vt:variant>
      <vt:variant>
        <vt:i4>1</vt:i4>
      </vt:variant>
      <vt:variant>
        <vt:lpwstr>ContactSheet-001</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Stokie (WSI)</dc:creator>
  <cp:keywords/>
  <dc:description/>
  <cp:lastModifiedBy>Lin Miirabai</cp:lastModifiedBy>
  <cp:revision>3</cp:revision>
  <cp:lastPrinted>2013-07-01T17:07:00Z</cp:lastPrinted>
  <dcterms:created xsi:type="dcterms:W3CDTF">2013-07-01T17:07:00Z</dcterms:created>
  <dcterms:modified xsi:type="dcterms:W3CDTF">2013-07-01T17:10:00Z</dcterms:modified>
</cp:coreProperties>
</file>