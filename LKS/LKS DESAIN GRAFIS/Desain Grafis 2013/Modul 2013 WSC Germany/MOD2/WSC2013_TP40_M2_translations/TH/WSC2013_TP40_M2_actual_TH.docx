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Pr="00EB158B" w:rsidRDefault="00405E48">
      <w:pPr>
        <w:rPr>
          <w:color w:val="000000" w:themeColor="text1"/>
          <w:rPrChange w:id="0" w:author="Teera Piyakunakorn" w:date="2013-06-30T22:23:00Z">
            <w:rPr/>
          </w:rPrChange>
        </w:rPr>
      </w:pPr>
    </w:p>
    <w:p w14:paraId="4D064830" w14:textId="77777777" w:rsidR="00405E48" w:rsidRPr="00EB158B" w:rsidRDefault="00405E48">
      <w:pPr>
        <w:rPr>
          <w:color w:val="000000" w:themeColor="text1"/>
          <w:rPrChange w:id="1" w:author="Teera Piyakunakorn" w:date="2013-06-30T22:23:00Z">
            <w:rPr/>
          </w:rPrChange>
        </w:rPr>
      </w:pPr>
    </w:p>
    <w:p w14:paraId="050C3A2D" w14:textId="77777777" w:rsidR="00405E48" w:rsidRPr="00EB158B" w:rsidRDefault="00405E48">
      <w:pPr>
        <w:rPr>
          <w:color w:val="000000" w:themeColor="text1"/>
          <w:rPrChange w:id="2" w:author="Teera Piyakunakorn" w:date="2013-06-30T22:23:00Z">
            <w:rPr/>
          </w:rPrChange>
        </w:rPr>
      </w:pPr>
    </w:p>
    <w:p w14:paraId="41207091" w14:textId="77777777" w:rsidR="00405E48" w:rsidRPr="00EB158B" w:rsidRDefault="00405E48">
      <w:pPr>
        <w:rPr>
          <w:color w:val="000000" w:themeColor="text1"/>
          <w:rPrChange w:id="3" w:author="Teera Piyakunakorn" w:date="2013-06-30T22:23:00Z">
            <w:rPr/>
          </w:rPrChange>
        </w:rPr>
      </w:pPr>
    </w:p>
    <w:p w14:paraId="148B4890" w14:textId="77777777" w:rsidR="00405E48" w:rsidRPr="00EB158B" w:rsidRDefault="00405E48">
      <w:pPr>
        <w:rPr>
          <w:color w:val="000000" w:themeColor="text1"/>
          <w:rPrChange w:id="4" w:author="Teera Piyakunakorn" w:date="2013-06-30T22:23:00Z">
            <w:rPr/>
          </w:rPrChange>
        </w:rPr>
      </w:pPr>
    </w:p>
    <w:p w14:paraId="3E6B86A4" w14:textId="77777777" w:rsidR="00405E48" w:rsidRPr="00EB158B" w:rsidRDefault="00405E48">
      <w:pPr>
        <w:rPr>
          <w:color w:val="000000" w:themeColor="text1"/>
          <w:rPrChange w:id="5" w:author="Teera Piyakunakorn" w:date="2013-06-30T22:23:00Z">
            <w:rPr/>
          </w:rPrChange>
        </w:rPr>
      </w:pPr>
    </w:p>
    <w:p w14:paraId="3E19229C" w14:textId="77777777" w:rsidR="00405E48" w:rsidRPr="00EB158B" w:rsidRDefault="00405E48">
      <w:pPr>
        <w:rPr>
          <w:color w:val="000000" w:themeColor="text1"/>
          <w:rPrChange w:id="6" w:author="Teera Piyakunakorn" w:date="2013-06-30T22:23:00Z">
            <w:rPr/>
          </w:rPrChange>
        </w:rPr>
      </w:pPr>
    </w:p>
    <w:p w14:paraId="65519D20" w14:textId="77777777" w:rsidR="00405E48" w:rsidRPr="00EB158B" w:rsidRDefault="00405E48">
      <w:pPr>
        <w:rPr>
          <w:color w:val="000000" w:themeColor="text1"/>
          <w:rPrChange w:id="7" w:author="Teera Piyakunakorn" w:date="2013-06-30T22:23:00Z">
            <w:rPr/>
          </w:rPrChange>
        </w:rPr>
      </w:pPr>
    </w:p>
    <w:p w14:paraId="0705C865" w14:textId="77777777" w:rsidR="00405E48" w:rsidRPr="00EB158B" w:rsidRDefault="00405E48">
      <w:pPr>
        <w:rPr>
          <w:color w:val="000000" w:themeColor="text1"/>
          <w:rPrChange w:id="8" w:author="Teera Piyakunakorn" w:date="2013-06-30T22:23:00Z">
            <w:rPr/>
          </w:rPrChange>
        </w:rPr>
      </w:pPr>
    </w:p>
    <w:p w14:paraId="03E57029" w14:textId="77777777" w:rsidR="00405E48" w:rsidRPr="00EB158B" w:rsidRDefault="00405E48">
      <w:pPr>
        <w:rPr>
          <w:color w:val="000000" w:themeColor="text1"/>
          <w:rPrChange w:id="9" w:author="Teera Piyakunakorn" w:date="2013-06-30T22:23:00Z">
            <w:rPr/>
          </w:rPrChange>
        </w:rPr>
      </w:pPr>
    </w:p>
    <w:p w14:paraId="140C817B" w14:textId="77777777" w:rsidR="00405E48" w:rsidRPr="00EB158B" w:rsidRDefault="00405E48">
      <w:pPr>
        <w:rPr>
          <w:color w:val="000000" w:themeColor="text1"/>
          <w:rPrChange w:id="10" w:author="Teera Piyakunakorn" w:date="2013-06-30T22:23:00Z">
            <w:rPr/>
          </w:rPrChange>
        </w:rPr>
      </w:pPr>
    </w:p>
    <w:p w14:paraId="3ED00215" w14:textId="77777777" w:rsidR="00405E48" w:rsidRPr="00EB158B" w:rsidRDefault="00405E48">
      <w:pPr>
        <w:rPr>
          <w:color w:val="000000" w:themeColor="text1"/>
          <w:rPrChange w:id="11" w:author="Teera Piyakunakorn" w:date="2013-06-30T22:23:00Z">
            <w:rPr/>
          </w:rPrChange>
        </w:rPr>
      </w:pPr>
    </w:p>
    <w:p w14:paraId="4CECB486" w14:textId="77777777" w:rsidR="00405E48" w:rsidRPr="00EB158B" w:rsidRDefault="00405E48">
      <w:pPr>
        <w:rPr>
          <w:color w:val="000000" w:themeColor="text1"/>
          <w:rPrChange w:id="12" w:author="Teera Piyakunakorn" w:date="2013-06-30T22:23:00Z">
            <w:rPr/>
          </w:rPrChange>
        </w:rPr>
      </w:pPr>
    </w:p>
    <w:p w14:paraId="2FD64ACD" w14:textId="77777777" w:rsidR="00405E48" w:rsidRPr="00EB158B" w:rsidRDefault="00405E48">
      <w:pPr>
        <w:rPr>
          <w:color w:val="000000" w:themeColor="text1"/>
          <w:rPrChange w:id="13" w:author="Teera Piyakunakorn" w:date="2013-06-30T22:23:00Z">
            <w:rPr/>
          </w:rPrChange>
        </w:rPr>
      </w:pPr>
    </w:p>
    <w:p w14:paraId="4B00774F" w14:textId="77777777" w:rsidR="00405E48" w:rsidRPr="00EB158B" w:rsidRDefault="00405E48">
      <w:pPr>
        <w:rPr>
          <w:color w:val="000000" w:themeColor="text1"/>
          <w:rPrChange w:id="14" w:author="Teera Piyakunakorn" w:date="2013-06-30T22:23:00Z">
            <w:rPr/>
          </w:rPrChange>
        </w:rPr>
      </w:pPr>
    </w:p>
    <w:p w14:paraId="6BEDED8F" w14:textId="77777777" w:rsidR="00CF0B6B" w:rsidRPr="00EB158B" w:rsidRDefault="00405E48">
      <w:pPr>
        <w:pStyle w:val="Doctitle"/>
        <w:rPr>
          <w:ins w:id="15" w:author="Arnold Sandjaja" w:date="2013-06-30T08:23:00Z"/>
          <w:color w:val="000000" w:themeColor="text1"/>
          <w:rPrChange w:id="16" w:author="Teera Piyakunakorn" w:date="2013-06-30T22:23:00Z">
            <w:rPr>
              <w:ins w:id="17" w:author="Arnold Sandjaja" w:date="2013-06-30T08:23:00Z"/>
            </w:rPr>
          </w:rPrChange>
        </w:rPr>
      </w:pPr>
      <w:r w:rsidRPr="00EB158B">
        <w:rPr>
          <w:color w:val="000000" w:themeColor="text1"/>
          <w:rPrChange w:id="18" w:author="Teera Piyakunakorn" w:date="2013-06-30T22:23:00Z">
            <w:rPr/>
          </w:rPrChange>
        </w:rPr>
        <w:t xml:space="preserve">Test Project Module </w:t>
      </w:r>
      <w:ins w:id="19" w:author="Arnold Sandjaja" w:date="2013-06-30T08:23:00Z">
        <w:r w:rsidR="00CF0B6B" w:rsidRPr="00EB158B">
          <w:rPr>
            <w:color w:val="000000" w:themeColor="text1"/>
            <w:rPrChange w:id="20" w:author="Teera Piyakunakorn" w:date="2013-06-30T22:23:00Z">
              <w:rPr/>
            </w:rPrChange>
          </w:rPr>
          <w:t>2</w:t>
        </w:r>
      </w:ins>
      <w:del w:id="21" w:author="Arnold Sandjaja" w:date="2013-06-30T08:23:00Z">
        <w:r w:rsidRPr="00EB158B" w:rsidDel="00CF0B6B">
          <w:rPr>
            <w:color w:val="000000" w:themeColor="text1"/>
            <w:rPrChange w:id="22" w:author="Teera Piyakunakorn" w:date="2013-06-30T22:23:00Z">
              <w:rPr/>
            </w:rPrChange>
          </w:rPr>
          <w:delText>1</w:delText>
        </w:r>
      </w:del>
    </w:p>
    <w:p w14:paraId="21BF7B51" w14:textId="77777777" w:rsidR="00405E48" w:rsidRPr="00EB158B" w:rsidRDefault="00405E48">
      <w:pPr>
        <w:pStyle w:val="Doctitle"/>
        <w:rPr>
          <w:ins w:id="23" w:author="Arnold Sandjaja" w:date="2013-06-30T08:23:00Z"/>
          <w:color w:val="000000" w:themeColor="text1"/>
          <w:rPrChange w:id="24" w:author="Teera Piyakunakorn" w:date="2013-06-30T22:23:00Z">
            <w:rPr>
              <w:ins w:id="25" w:author="Arnold Sandjaja" w:date="2013-06-30T08:23:00Z"/>
            </w:rPr>
          </w:rPrChange>
        </w:rPr>
      </w:pPr>
      <w:del w:id="26" w:author="Arnold Sandjaja" w:date="2013-06-30T08:23:00Z">
        <w:r w:rsidRPr="00EB158B" w:rsidDel="00CF0B6B">
          <w:rPr>
            <w:color w:val="000000" w:themeColor="text1"/>
            <w:rPrChange w:id="27" w:author="Teera Piyakunakorn" w:date="2013-06-30T22:23:00Z">
              <w:rPr/>
            </w:rPrChange>
          </w:rPr>
          <w:delText xml:space="preserve"> </w:delText>
        </w:r>
      </w:del>
      <w:r w:rsidRPr="00EB158B">
        <w:rPr>
          <w:color w:val="000000" w:themeColor="text1"/>
          <w:rPrChange w:id="28" w:author="Teera Piyakunakorn" w:date="2013-06-30T22:23:00Z">
            <w:rPr/>
          </w:rPrChange>
        </w:rPr>
        <w:t>(Editorial)</w:t>
      </w:r>
    </w:p>
    <w:p w14:paraId="49EA8959" w14:textId="77777777" w:rsidR="00CF0B6B" w:rsidRPr="00EB158B" w:rsidDel="00CF0B6B" w:rsidRDefault="00CF0B6B">
      <w:pPr>
        <w:pStyle w:val="Doctitle"/>
        <w:rPr>
          <w:del w:id="29" w:author="Arnold Sandjaja" w:date="2013-06-30T08:23:00Z"/>
          <w:color w:val="000000" w:themeColor="text1"/>
          <w:rPrChange w:id="30" w:author="Teera Piyakunakorn" w:date="2013-06-30T22:23:00Z">
            <w:rPr>
              <w:del w:id="31" w:author="Arnold Sandjaja" w:date="2013-06-30T08:23:00Z"/>
            </w:rPr>
          </w:rPrChange>
        </w:rPr>
      </w:pPr>
    </w:p>
    <w:p w14:paraId="45A3FAA4" w14:textId="77777777" w:rsidR="00405E48" w:rsidRPr="00EB158B" w:rsidRDefault="00405E48">
      <w:pPr>
        <w:pStyle w:val="Docsubtitle1"/>
        <w:rPr>
          <w:rFonts w:ascii="Arial" w:hAnsi="Arial"/>
          <w:color w:val="000000" w:themeColor="text1"/>
          <w:rPrChange w:id="32" w:author="Teera Piyakunakorn" w:date="2013-06-30T22:23:00Z">
            <w:rPr/>
          </w:rPrChange>
        </w:rPr>
      </w:pPr>
      <w:r w:rsidRPr="00EB158B">
        <w:rPr>
          <w:rFonts w:ascii="Arial" w:hAnsi="Arial"/>
          <w:color w:val="000000" w:themeColor="text1"/>
          <w:rPrChange w:id="33" w:author="Teera Piyakunakorn" w:date="2013-06-30T22:23:00Z">
            <w:rPr>
              <w:rFonts w:ascii="Arial" w:hAnsi="Arial"/>
              <w:sz w:val="20"/>
              <w:szCs w:val="24"/>
            </w:rPr>
          </w:rPrChange>
        </w:rPr>
        <w:t>WSC201</w:t>
      </w:r>
      <w:r w:rsidR="00C03CCC" w:rsidRPr="00EB158B">
        <w:rPr>
          <w:rFonts w:ascii="Arial" w:hAnsi="Arial"/>
          <w:color w:val="000000" w:themeColor="text1"/>
          <w:rPrChange w:id="34" w:author="Teera Piyakunakorn" w:date="2013-06-30T22:23:00Z">
            <w:rPr>
              <w:rFonts w:ascii="Arial" w:hAnsi="Arial"/>
              <w:sz w:val="20"/>
              <w:szCs w:val="24"/>
            </w:rPr>
          </w:rPrChange>
        </w:rPr>
        <w:t>3</w:t>
      </w:r>
      <w:r w:rsidRPr="00EB158B">
        <w:rPr>
          <w:rFonts w:ascii="Arial" w:hAnsi="Arial"/>
          <w:color w:val="000000" w:themeColor="text1"/>
          <w:rPrChange w:id="35" w:author="Teera Piyakunakorn" w:date="2013-06-30T22:23:00Z">
            <w:rPr>
              <w:rFonts w:ascii="Arial" w:hAnsi="Arial"/>
              <w:sz w:val="20"/>
              <w:szCs w:val="24"/>
            </w:rPr>
          </w:rPrChange>
        </w:rPr>
        <w:t>_TP40_</w:t>
      </w:r>
      <w:r w:rsidR="002B1C14" w:rsidRPr="00EB158B">
        <w:rPr>
          <w:rFonts w:ascii="Arial" w:hAnsi="Arial"/>
          <w:color w:val="000000" w:themeColor="text1"/>
          <w:rPrChange w:id="36" w:author="Teera Piyakunakorn" w:date="2013-06-30T22:23:00Z">
            <w:rPr>
              <w:rFonts w:ascii="Arial" w:hAnsi="Arial"/>
              <w:sz w:val="20"/>
              <w:szCs w:val="24"/>
            </w:rPr>
          </w:rPrChange>
        </w:rPr>
        <w:t>M1_actual</w:t>
      </w:r>
      <w:r w:rsidRPr="00EB158B">
        <w:rPr>
          <w:rFonts w:ascii="Arial" w:hAnsi="Arial"/>
          <w:color w:val="000000" w:themeColor="text1"/>
          <w:rPrChange w:id="37" w:author="Teera Piyakunakorn" w:date="2013-06-30T22:23:00Z">
            <w:rPr>
              <w:rFonts w:ascii="Arial" w:hAnsi="Arial"/>
              <w:sz w:val="20"/>
              <w:szCs w:val="24"/>
            </w:rPr>
          </w:rPrChange>
        </w:rPr>
        <w:t>_EN</w:t>
      </w:r>
    </w:p>
    <w:p w14:paraId="3ED34137" w14:textId="77777777" w:rsidR="00405E48" w:rsidRPr="00EB158B" w:rsidDel="00CF0B6B" w:rsidRDefault="00405E48">
      <w:pPr>
        <w:pStyle w:val="Docsubtitle2"/>
        <w:rPr>
          <w:del w:id="38" w:author="Arnold Sandjaja" w:date="2013-06-30T08:24:00Z"/>
          <w:color w:val="000000" w:themeColor="text1"/>
          <w:rPrChange w:id="39" w:author="Teera Piyakunakorn" w:date="2013-06-30T22:23:00Z">
            <w:rPr>
              <w:del w:id="40" w:author="Arnold Sandjaja" w:date="2013-06-30T08:24:00Z"/>
            </w:rPr>
          </w:rPrChange>
        </w:rPr>
      </w:pPr>
    </w:p>
    <w:p w14:paraId="4979BA70" w14:textId="77777777" w:rsidR="00CF0B6B" w:rsidRPr="00EB158B" w:rsidRDefault="00405E48">
      <w:pPr>
        <w:pStyle w:val="Docsubtitle2"/>
        <w:rPr>
          <w:ins w:id="41" w:author="Arnold Sandjaja" w:date="2013-06-30T08:24:00Z"/>
          <w:color w:val="000000" w:themeColor="text1"/>
          <w:rPrChange w:id="42" w:author="Teera Piyakunakorn" w:date="2013-06-30T22:23:00Z">
            <w:rPr>
              <w:ins w:id="43" w:author="Arnold Sandjaja" w:date="2013-06-30T08:24:00Z"/>
            </w:rPr>
          </w:rPrChange>
        </w:rPr>
      </w:pPr>
      <w:r w:rsidRPr="00EB158B">
        <w:rPr>
          <w:color w:val="000000" w:themeColor="text1"/>
          <w:rPrChange w:id="44" w:author="Teera Piyakunakorn" w:date="2013-06-30T22:23:00Z">
            <w:rPr/>
          </w:rPrChange>
        </w:rPr>
        <w:t xml:space="preserve">Submitted by: </w:t>
      </w:r>
      <w:ins w:id="45" w:author="Arnold Sandjaja" w:date="2013-06-30T08:24:00Z">
        <w:r w:rsidR="00CF0B6B" w:rsidRPr="00EB158B">
          <w:rPr>
            <w:color w:val="000000" w:themeColor="text1"/>
            <w:rPrChange w:id="46" w:author="Teera Piyakunakorn" w:date="2013-06-30T22:23:00Z">
              <w:rPr/>
            </w:rPrChange>
          </w:rPr>
          <w:t>Group 2</w:t>
        </w:r>
      </w:ins>
    </w:p>
    <w:p w14:paraId="5DF24443" w14:textId="77777777" w:rsidR="00CF0B6B" w:rsidRPr="00EB158B" w:rsidRDefault="00CF0B6B">
      <w:pPr>
        <w:pStyle w:val="Docsubtitle2"/>
        <w:rPr>
          <w:ins w:id="47" w:author="Arnold Sandjaja" w:date="2013-06-30T08:24:00Z"/>
          <w:color w:val="000000" w:themeColor="text1"/>
          <w:rPrChange w:id="48" w:author="Teera Piyakunakorn" w:date="2013-06-30T22:23:00Z">
            <w:rPr>
              <w:ins w:id="49" w:author="Arnold Sandjaja" w:date="2013-06-30T08:24:00Z"/>
            </w:rPr>
          </w:rPrChange>
        </w:rPr>
      </w:pPr>
    </w:p>
    <w:p w14:paraId="3231958F" w14:textId="77777777" w:rsidR="00405E48" w:rsidRPr="00EB158B" w:rsidDel="00CF0B6B" w:rsidRDefault="00405E48">
      <w:pPr>
        <w:pStyle w:val="Docsubtitle2"/>
        <w:rPr>
          <w:del w:id="50" w:author="Arnold Sandjaja" w:date="2013-06-30T08:24:00Z"/>
          <w:color w:val="000000" w:themeColor="text1"/>
          <w:rPrChange w:id="51" w:author="Teera Piyakunakorn" w:date="2013-06-30T22:23:00Z">
            <w:rPr>
              <w:del w:id="52" w:author="Arnold Sandjaja" w:date="2013-06-30T08:24:00Z"/>
            </w:rPr>
          </w:rPrChange>
        </w:rPr>
      </w:pPr>
      <w:del w:id="53" w:author="Arnold Sandjaja" w:date="2013-06-30T08:24:00Z">
        <w:r w:rsidRPr="00EB158B" w:rsidDel="00CF0B6B">
          <w:rPr>
            <w:color w:val="000000" w:themeColor="text1"/>
            <w:rPrChange w:id="54" w:author="Teera Piyakunakorn" w:date="2013-06-30T22:23:00Z">
              <w:rPr/>
            </w:rPrChange>
          </w:rPr>
          <w:delText>Editorial Group</w:delText>
        </w:r>
      </w:del>
    </w:p>
    <w:p w14:paraId="334352E9" w14:textId="77777777" w:rsidR="00CF0B6B" w:rsidRPr="00EB158B" w:rsidRDefault="00405E48" w:rsidP="001D7D09">
      <w:pPr>
        <w:widowControl w:val="0"/>
        <w:rPr>
          <w:ins w:id="55" w:author="Arnold Sandjaja" w:date="2013-06-30T08:24:00Z"/>
          <w:color w:val="000000" w:themeColor="text1"/>
          <w:sz w:val="22"/>
          <w:lang w:val="en-US"/>
          <w:rPrChange w:id="56" w:author="Teera Piyakunakorn" w:date="2013-06-30T22:23:00Z">
            <w:rPr>
              <w:ins w:id="57" w:author="Arnold Sandjaja" w:date="2013-06-30T08:24:00Z"/>
              <w:color w:val="181C33"/>
              <w:sz w:val="22"/>
              <w:lang w:val="en-US"/>
            </w:rPr>
          </w:rPrChange>
        </w:rPr>
      </w:pPr>
      <w:del w:id="58" w:author="Arnold Sandjaja" w:date="2013-06-30T08:24:00Z">
        <w:r w:rsidRPr="00EB158B" w:rsidDel="00CF0B6B">
          <w:rPr>
            <w:color w:val="000000" w:themeColor="text1"/>
            <w:rPrChange w:id="59" w:author="Teera Piyakunakorn" w:date="2013-06-30T22:23:00Z">
              <w:rPr/>
            </w:rPrChange>
          </w:rPr>
          <w:delText xml:space="preserve">Name:  </w:delText>
        </w:r>
      </w:del>
      <w:r w:rsidR="001D7D09" w:rsidRPr="00EB158B">
        <w:rPr>
          <w:color w:val="000000" w:themeColor="text1"/>
          <w:sz w:val="22"/>
          <w:lang w:val="en-US"/>
          <w:rPrChange w:id="60" w:author="Teera Piyakunakorn" w:date="2013-06-30T22:23:00Z">
            <w:rPr>
              <w:color w:val="181C33"/>
              <w:sz w:val="22"/>
              <w:lang w:val="en-US"/>
            </w:rPr>
          </w:rPrChange>
        </w:rPr>
        <w:t>Arnold Sandjaja</w:t>
      </w:r>
      <w:ins w:id="61" w:author="Arnold Sandjaja" w:date="2013-06-30T08:24:00Z">
        <w:r w:rsidR="00CF0B6B" w:rsidRPr="00EB158B">
          <w:rPr>
            <w:color w:val="000000" w:themeColor="text1"/>
            <w:sz w:val="22"/>
            <w:lang w:val="en-US"/>
            <w:rPrChange w:id="62" w:author="Teera Piyakunakorn" w:date="2013-06-30T22:23:00Z">
              <w:rPr>
                <w:color w:val="181C33"/>
                <w:sz w:val="22"/>
                <w:lang w:val="en-US"/>
              </w:rPr>
            </w:rPrChange>
          </w:rPr>
          <w:t xml:space="preserve"> ID</w:t>
        </w:r>
      </w:ins>
    </w:p>
    <w:p w14:paraId="38D084D2" w14:textId="77777777" w:rsidR="00CF0B6B" w:rsidRPr="00EB158B" w:rsidRDefault="001D7D09" w:rsidP="001D7D09">
      <w:pPr>
        <w:widowControl w:val="0"/>
        <w:rPr>
          <w:ins w:id="63" w:author="Arnold Sandjaja" w:date="2013-06-30T08:24:00Z"/>
          <w:color w:val="000000" w:themeColor="text1"/>
          <w:sz w:val="22"/>
          <w:lang w:val="en-US"/>
          <w:rPrChange w:id="64" w:author="Teera Piyakunakorn" w:date="2013-06-30T22:23:00Z">
            <w:rPr>
              <w:ins w:id="65" w:author="Arnold Sandjaja" w:date="2013-06-30T08:24:00Z"/>
              <w:color w:val="181C33"/>
              <w:sz w:val="22"/>
              <w:lang w:val="en-US"/>
            </w:rPr>
          </w:rPrChange>
        </w:rPr>
      </w:pPr>
      <w:del w:id="66" w:author="Arnold Sandjaja" w:date="2013-06-30T08:24:00Z">
        <w:r w:rsidRPr="00EB158B" w:rsidDel="00CF0B6B">
          <w:rPr>
            <w:color w:val="000000" w:themeColor="text1"/>
            <w:sz w:val="22"/>
            <w:lang w:val="en-US"/>
            <w:rPrChange w:id="67" w:author="Teera Piyakunakorn" w:date="2013-06-30T22:23:00Z">
              <w:rPr>
                <w:color w:val="181C33"/>
                <w:sz w:val="22"/>
                <w:lang w:val="en-US"/>
              </w:rPr>
            </w:rPrChange>
          </w:rPr>
          <w:delText xml:space="preserve">, </w:delText>
        </w:r>
      </w:del>
      <w:r w:rsidRPr="00EB158B">
        <w:rPr>
          <w:color w:val="000000" w:themeColor="text1"/>
          <w:sz w:val="22"/>
          <w:lang w:val="en-US"/>
          <w:rPrChange w:id="68" w:author="Teera Piyakunakorn" w:date="2013-06-30T22:23:00Z">
            <w:rPr>
              <w:color w:val="181C33"/>
              <w:sz w:val="22"/>
              <w:lang w:val="en-US"/>
            </w:rPr>
          </w:rPrChange>
        </w:rPr>
        <w:t>Christoph Elmecker</w:t>
      </w:r>
      <w:ins w:id="69" w:author="Arnold Sandjaja" w:date="2013-06-30T08:24:00Z">
        <w:r w:rsidR="00CF0B6B" w:rsidRPr="00EB158B">
          <w:rPr>
            <w:color w:val="000000" w:themeColor="text1"/>
            <w:sz w:val="22"/>
            <w:lang w:val="en-US"/>
            <w:rPrChange w:id="70" w:author="Teera Piyakunakorn" w:date="2013-06-30T22:23:00Z">
              <w:rPr>
                <w:color w:val="181C33"/>
                <w:sz w:val="22"/>
                <w:lang w:val="en-US"/>
              </w:rPr>
            </w:rPrChange>
          </w:rPr>
          <w:t xml:space="preserve"> AT</w:t>
        </w:r>
      </w:ins>
    </w:p>
    <w:p w14:paraId="32842D67" w14:textId="77777777" w:rsidR="00CF0B6B" w:rsidRPr="00EB158B" w:rsidRDefault="001D7D09" w:rsidP="001D7D09">
      <w:pPr>
        <w:widowControl w:val="0"/>
        <w:rPr>
          <w:ins w:id="71" w:author="Arnold Sandjaja" w:date="2013-06-30T08:24:00Z"/>
          <w:color w:val="000000" w:themeColor="text1"/>
          <w:sz w:val="22"/>
          <w:lang w:val="en-US"/>
          <w:rPrChange w:id="72" w:author="Teera Piyakunakorn" w:date="2013-06-30T22:23:00Z">
            <w:rPr>
              <w:ins w:id="73" w:author="Arnold Sandjaja" w:date="2013-06-30T08:24:00Z"/>
              <w:color w:val="181C33"/>
              <w:sz w:val="22"/>
              <w:lang w:val="en-US"/>
            </w:rPr>
          </w:rPrChange>
        </w:rPr>
      </w:pPr>
      <w:del w:id="74" w:author="Arnold Sandjaja" w:date="2013-06-30T08:24:00Z">
        <w:r w:rsidRPr="00EB158B" w:rsidDel="00CF0B6B">
          <w:rPr>
            <w:color w:val="000000" w:themeColor="text1"/>
            <w:sz w:val="22"/>
            <w:lang w:val="en-US"/>
            <w:rPrChange w:id="75" w:author="Teera Piyakunakorn" w:date="2013-06-30T22:23:00Z">
              <w:rPr>
                <w:color w:val="181C33"/>
                <w:sz w:val="22"/>
                <w:lang w:val="en-US"/>
              </w:rPr>
            </w:rPrChange>
          </w:rPr>
          <w:delText xml:space="preserve">, </w:delText>
        </w:r>
      </w:del>
      <w:r w:rsidRPr="00EB158B">
        <w:rPr>
          <w:color w:val="000000" w:themeColor="text1"/>
          <w:sz w:val="22"/>
          <w:lang w:val="en-US"/>
          <w:rPrChange w:id="76" w:author="Teera Piyakunakorn" w:date="2013-06-30T22:23:00Z">
            <w:rPr>
              <w:color w:val="181C33"/>
              <w:sz w:val="22"/>
              <w:lang w:val="en-US"/>
            </w:rPr>
          </w:rPrChange>
        </w:rPr>
        <w:t>Hee Min Sa</w:t>
      </w:r>
      <w:ins w:id="77" w:author="Arnold Sandjaja" w:date="2013-06-30T08:24:00Z">
        <w:r w:rsidR="00CF0B6B" w:rsidRPr="00EB158B">
          <w:rPr>
            <w:color w:val="000000" w:themeColor="text1"/>
            <w:sz w:val="22"/>
            <w:lang w:val="en-US"/>
            <w:rPrChange w:id="78" w:author="Teera Piyakunakorn" w:date="2013-06-30T22:23:00Z">
              <w:rPr>
                <w:color w:val="181C33"/>
                <w:sz w:val="22"/>
                <w:lang w:val="en-US"/>
              </w:rPr>
            </w:rPrChange>
          </w:rPr>
          <w:t xml:space="preserve"> KR</w:t>
        </w:r>
      </w:ins>
    </w:p>
    <w:p w14:paraId="13CE9C57" w14:textId="77777777" w:rsidR="00CF0B6B" w:rsidRPr="00EB158B" w:rsidRDefault="001D7D09" w:rsidP="001D7D09">
      <w:pPr>
        <w:widowControl w:val="0"/>
        <w:rPr>
          <w:ins w:id="79" w:author="Arnold Sandjaja" w:date="2013-06-30T08:24:00Z"/>
          <w:color w:val="000000" w:themeColor="text1"/>
          <w:sz w:val="22"/>
          <w:lang w:val="en-US"/>
          <w:rPrChange w:id="80" w:author="Teera Piyakunakorn" w:date="2013-06-30T22:23:00Z">
            <w:rPr>
              <w:ins w:id="81" w:author="Arnold Sandjaja" w:date="2013-06-30T08:24:00Z"/>
              <w:color w:val="181C33"/>
              <w:sz w:val="22"/>
              <w:lang w:val="en-US"/>
            </w:rPr>
          </w:rPrChange>
        </w:rPr>
      </w:pPr>
      <w:del w:id="82" w:author="Arnold Sandjaja" w:date="2013-06-30T08:24:00Z">
        <w:r w:rsidRPr="00EB158B" w:rsidDel="00CF0B6B">
          <w:rPr>
            <w:color w:val="000000" w:themeColor="text1"/>
            <w:sz w:val="22"/>
            <w:lang w:val="en-US"/>
            <w:rPrChange w:id="83" w:author="Teera Piyakunakorn" w:date="2013-06-30T22:23:00Z">
              <w:rPr>
                <w:color w:val="181C33"/>
                <w:sz w:val="22"/>
                <w:lang w:val="en-US"/>
              </w:rPr>
            </w:rPrChange>
          </w:rPr>
          <w:delText xml:space="preserve">, </w:delText>
        </w:r>
      </w:del>
      <w:r w:rsidRPr="00EB158B">
        <w:rPr>
          <w:color w:val="000000" w:themeColor="text1"/>
          <w:sz w:val="22"/>
          <w:lang w:val="en-US"/>
          <w:rPrChange w:id="84" w:author="Teera Piyakunakorn" w:date="2013-06-30T22:23:00Z">
            <w:rPr>
              <w:color w:val="181C33"/>
              <w:sz w:val="22"/>
              <w:lang w:val="en-US"/>
            </w:rPr>
          </w:rPrChange>
        </w:rPr>
        <w:t>Hjortur Gudnason</w:t>
      </w:r>
      <w:ins w:id="85" w:author="Arnold Sandjaja" w:date="2013-06-30T08:24:00Z">
        <w:r w:rsidR="00CF0B6B" w:rsidRPr="00EB158B">
          <w:rPr>
            <w:color w:val="000000" w:themeColor="text1"/>
            <w:sz w:val="22"/>
            <w:lang w:val="en-US"/>
            <w:rPrChange w:id="86" w:author="Teera Piyakunakorn" w:date="2013-06-30T22:23:00Z">
              <w:rPr>
                <w:color w:val="181C33"/>
                <w:sz w:val="22"/>
                <w:lang w:val="en-US"/>
              </w:rPr>
            </w:rPrChange>
          </w:rPr>
          <w:t xml:space="preserve"> IS</w:t>
        </w:r>
      </w:ins>
    </w:p>
    <w:p w14:paraId="785079DD" w14:textId="77777777" w:rsidR="00CF0B6B" w:rsidRPr="00EB158B" w:rsidRDefault="001D7D09" w:rsidP="001D7D09">
      <w:pPr>
        <w:widowControl w:val="0"/>
        <w:rPr>
          <w:ins w:id="87" w:author="Arnold Sandjaja" w:date="2013-06-30T08:24:00Z"/>
          <w:color w:val="000000" w:themeColor="text1"/>
          <w:sz w:val="22"/>
          <w:lang w:val="en-US"/>
          <w:rPrChange w:id="88" w:author="Teera Piyakunakorn" w:date="2013-06-30T22:23:00Z">
            <w:rPr>
              <w:ins w:id="89" w:author="Arnold Sandjaja" w:date="2013-06-30T08:24:00Z"/>
              <w:color w:val="181C33"/>
              <w:sz w:val="22"/>
              <w:lang w:val="en-US"/>
            </w:rPr>
          </w:rPrChange>
        </w:rPr>
      </w:pPr>
      <w:del w:id="90" w:author="Arnold Sandjaja" w:date="2013-06-30T08:24:00Z">
        <w:r w:rsidRPr="00EB158B" w:rsidDel="00CF0B6B">
          <w:rPr>
            <w:color w:val="000000" w:themeColor="text1"/>
            <w:sz w:val="22"/>
            <w:lang w:val="en-US"/>
            <w:rPrChange w:id="91" w:author="Teera Piyakunakorn" w:date="2013-06-30T22:23:00Z">
              <w:rPr>
                <w:color w:val="181C33"/>
                <w:sz w:val="22"/>
                <w:lang w:val="en-US"/>
              </w:rPr>
            </w:rPrChange>
          </w:rPr>
          <w:delText xml:space="preserve">, </w:delText>
        </w:r>
      </w:del>
      <w:r w:rsidRPr="00EB158B">
        <w:rPr>
          <w:color w:val="000000" w:themeColor="text1"/>
          <w:sz w:val="22"/>
          <w:lang w:val="en-US"/>
          <w:rPrChange w:id="92" w:author="Teera Piyakunakorn" w:date="2013-06-30T22:23:00Z">
            <w:rPr>
              <w:color w:val="181C33"/>
              <w:sz w:val="22"/>
              <w:lang w:val="en-US"/>
            </w:rPr>
          </w:rPrChange>
        </w:rPr>
        <w:t>Katsuji Hirata</w:t>
      </w:r>
      <w:ins w:id="93" w:author="Arnold Sandjaja" w:date="2013-06-30T08:24:00Z">
        <w:r w:rsidR="00CF0B6B" w:rsidRPr="00EB158B">
          <w:rPr>
            <w:color w:val="000000" w:themeColor="text1"/>
            <w:sz w:val="22"/>
            <w:lang w:val="en-US"/>
            <w:rPrChange w:id="94" w:author="Teera Piyakunakorn" w:date="2013-06-30T22:23:00Z">
              <w:rPr>
                <w:color w:val="181C33"/>
                <w:sz w:val="22"/>
                <w:lang w:val="en-US"/>
              </w:rPr>
            </w:rPrChange>
          </w:rPr>
          <w:t xml:space="preserve"> JP</w:t>
        </w:r>
      </w:ins>
    </w:p>
    <w:p w14:paraId="425FFF55" w14:textId="77777777" w:rsidR="00CF0B6B" w:rsidRPr="00EB158B" w:rsidRDefault="001D7D09" w:rsidP="001D7D09">
      <w:pPr>
        <w:widowControl w:val="0"/>
        <w:rPr>
          <w:ins w:id="95" w:author="Arnold Sandjaja" w:date="2013-06-30T08:24:00Z"/>
          <w:color w:val="000000" w:themeColor="text1"/>
          <w:sz w:val="22"/>
          <w:lang w:val="en-US"/>
          <w:rPrChange w:id="96" w:author="Teera Piyakunakorn" w:date="2013-06-30T22:23:00Z">
            <w:rPr>
              <w:ins w:id="97" w:author="Arnold Sandjaja" w:date="2013-06-30T08:24:00Z"/>
              <w:color w:val="181C33"/>
              <w:sz w:val="22"/>
              <w:lang w:val="en-US"/>
            </w:rPr>
          </w:rPrChange>
        </w:rPr>
      </w:pPr>
      <w:del w:id="98" w:author="Arnold Sandjaja" w:date="2013-06-30T08:24:00Z">
        <w:r w:rsidRPr="00EB158B" w:rsidDel="00CF0B6B">
          <w:rPr>
            <w:color w:val="000000" w:themeColor="text1"/>
            <w:sz w:val="22"/>
            <w:lang w:val="en-US"/>
            <w:rPrChange w:id="99" w:author="Teera Piyakunakorn" w:date="2013-06-30T22:23:00Z">
              <w:rPr>
                <w:color w:val="181C33"/>
                <w:sz w:val="22"/>
                <w:lang w:val="en-US"/>
              </w:rPr>
            </w:rPrChange>
          </w:rPr>
          <w:delText xml:space="preserve">, </w:delText>
        </w:r>
      </w:del>
      <w:r w:rsidRPr="00EB158B">
        <w:rPr>
          <w:color w:val="000000" w:themeColor="text1"/>
          <w:sz w:val="22"/>
          <w:lang w:val="en-US"/>
          <w:rPrChange w:id="100" w:author="Teera Piyakunakorn" w:date="2013-06-30T22:23:00Z">
            <w:rPr>
              <w:color w:val="181C33"/>
              <w:sz w:val="22"/>
              <w:lang w:val="en-US"/>
            </w:rPr>
          </w:rPrChange>
        </w:rPr>
        <w:t xml:space="preserve">Michel </w:t>
      </w:r>
      <w:del w:id="101" w:author="Michel Bulon" w:date="2013-05-14T19:15:00Z">
        <w:r w:rsidRPr="00EB158B" w:rsidDel="00B40AAF">
          <w:rPr>
            <w:color w:val="000000" w:themeColor="text1"/>
            <w:sz w:val="22"/>
            <w:lang w:val="en-US"/>
            <w:rPrChange w:id="102" w:author="Teera Piyakunakorn" w:date="2013-06-30T22:23:00Z">
              <w:rPr>
                <w:color w:val="181C33"/>
                <w:sz w:val="22"/>
                <w:lang w:val="en-US"/>
              </w:rPr>
            </w:rPrChange>
          </w:rPr>
          <w:delText>Maltais</w:delText>
        </w:r>
      </w:del>
      <w:ins w:id="103" w:author="Michel Bulon" w:date="2013-05-14T19:15:00Z">
        <w:r w:rsidR="00B40AAF" w:rsidRPr="00EB158B">
          <w:rPr>
            <w:color w:val="000000" w:themeColor="text1"/>
            <w:sz w:val="22"/>
            <w:lang w:val="en-US"/>
            <w:rPrChange w:id="104" w:author="Teera Piyakunakorn" w:date="2013-06-30T22:23:00Z">
              <w:rPr>
                <w:color w:val="181C33"/>
                <w:sz w:val="22"/>
                <w:lang w:val="en-US"/>
              </w:rPr>
            </w:rPrChange>
          </w:rPr>
          <w:t>Bulon</w:t>
        </w:r>
      </w:ins>
      <w:ins w:id="105" w:author="Arnold Sandjaja" w:date="2013-06-30T08:25:00Z">
        <w:r w:rsidR="00CF0B6B" w:rsidRPr="00EB158B">
          <w:rPr>
            <w:color w:val="000000" w:themeColor="text1"/>
            <w:sz w:val="22"/>
            <w:lang w:val="en-US"/>
            <w:rPrChange w:id="106" w:author="Teera Piyakunakorn" w:date="2013-06-30T22:23:00Z">
              <w:rPr>
                <w:color w:val="181C33"/>
                <w:sz w:val="22"/>
                <w:lang w:val="en-US"/>
              </w:rPr>
            </w:rPrChange>
          </w:rPr>
          <w:t xml:space="preserve"> </w:t>
        </w:r>
      </w:ins>
      <w:ins w:id="107" w:author="Arnold Sandjaja" w:date="2013-06-30T08:24:00Z">
        <w:r w:rsidR="00CF0B6B" w:rsidRPr="00EB158B">
          <w:rPr>
            <w:color w:val="000000" w:themeColor="text1"/>
            <w:sz w:val="22"/>
            <w:lang w:val="en-US"/>
            <w:rPrChange w:id="108" w:author="Teera Piyakunakorn" w:date="2013-06-30T22:23:00Z">
              <w:rPr>
                <w:color w:val="181C33"/>
                <w:sz w:val="22"/>
                <w:lang w:val="en-US"/>
              </w:rPr>
            </w:rPrChange>
          </w:rPr>
          <w:t>CA</w:t>
        </w:r>
      </w:ins>
    </w:p>
    <w:p w14:paraId="77D33704" w14:textId="77777777" w:rsidR="00405E48" w:rsidRPr="00EB158B" w:rsidRDefault="001D7D09" w:rsidP="001D7D09">
      <w:pPr>
        <w:widowControl w:val="0"/>
        <w:rPr>
          <w:color w:val="000000" w:themeColor="text1"/>
          <w:sz w:val="22"/>
          <w:lang w:val="en-US"/>
          <w:rPrChange w:id="109" w:author="Teera Piyakunakorn" w:date="2013-06-30T22:23:00Z">
            <w:rPr>
              <w:color w:val="181C33"/>
              <w:sz w:val="22"/>
              <w:lang w:val="en-US"/>
            </w:rPr>
          </w:rPrChange>
        </w:rPr>
      </w:pPr>
      <w:del w:id="110" w:author="Arnold Sandjaja" w:date="2013-06-30T08:24:00Z">
        <w:r w:rsidRPr="00EB158B" w:rsidDel="00CF0B6B">
          <w:rPr>
            <w:color w:val="000000" w:themeColor="text1"/>
            <w:sz w:val="22"/>
            <w:lang w:val="en-US"/>
            <w:rPrChange w:id="111" w:author="Teera Piyakunakorn" w:date="2013-06-30T22:23:00Z">
              <w:rPr>
                <w:color w:val="181C33"/>
                <w:sz w:val="22"/>
                <w:lang w:val="en-US"/>
              </w:rPr>
            </w:rPrChange>
          </w:rPr>
          <w:delText xml:space="preserve">, </w:delText>
        </w:r>
      </w:del>
      <w:r w:rsidRPr="00EB158B">
        <w:rPr>
          <w:color w:val="000000" w:themeColor="text1"/>
          <w:sz w:val="22"/>
          <w:lang w:val="en-US"/>
          <w:rPrChange w:id="112" w:author="Teera Piyakunakorn" w:date="2013-06-30T22:23:00Z">
            <w:rPr>
              <w:color w:val="181C33"/>
              <w:sz w:val="22"/>
              <w:lang w:val="en-US"/>
            </w:rPr>
          </w:rPrChange>
        </w:rPr>
        <w:t xml:space="preserve">Nuno Viana </w:t>
      </w:r>
      <w:ins w:id="113" w:author="Arnold Sandjaja" w:date="2013-06-30T08:25:00Z">
        <w:r w:rsidR="00CF0B6B" w:rsidRPr="00EB158B">
          <w:rPr>
            <w:color w:val="000000" w:themeColor="text1"/>
            <w:sz w:val="22"/>
            <w:lang w:val="en-US"/>
            <w:rPrChange w:id="114" w:author="Teera Piyakunakorn" w:date="2013-06-30T22:23:00Z">
              <w:rPr>
                <w:color w:val="181C33"/>
                <w:sz w:val="22"/>
                <w:lang w:val="en-US"/>
              </w:rPr>
            </w:rPrChange>
          </w:rPr>
          <w:t>PT</w:t>
        </w:r>
      </w:ins>
    </w:p>
    <w:p w14:paraId="7CF29E2B" w14:textId="77777777" w:rsidR="001D7D09" w:rsidRPr="00EB158B" w:rsidDel="00CF0B6B" w:rsidRDefault="001D7D09" w:rsidP="001D7D09">
      <w:pPr>
        <w:widowControl w:val="0"/>
        <w:rPr>
          <w:del w:id="115" w:author="Arnold Sandjaja" w:date="2013-06-30T08:25:00Z"/>
          <w:color w:val="000000" w:themeColor="text1"/>
          <w:sz w:val="22"/>
          <w:lang w:val="en-US"/>
          <w:rPrChange w:id="116" w:author="Teera Piyakunakorn" w:date="2013-06-30T22:23:00Z">
            <w:rPr>
              <w:del w:id="117" w:author="Arnold Sandjaja" w:date="2013-06-30T08:25:00Z"/>
              <w:color w:val="181C33"/>
              <w:sz w:val="22"/>
              <w:lang w:val="en-US"/>
            </w:rPr>
          </w:rPrChange>
        </w:rPr>
      </w:pPr>
    </w:p>
    <w:p w14:paraId="02AAD26F" w14:textId="77777777" w:rsidR="00405E48" w:rsidRPr="00EB158B" w:rsidDel="00CF0B6B" w:rsidRDefault="00405E48">
      <w:pPr>
        <w:widowControl w:val="0"/>
        <w:rPr>
          <w:del w:id="118" w:author="Arnold Sandjaja" w:date="2013-06-30T08:25:00Z"/>
          <w:color w:val="000000" w:themeColor="text1"/>
          <w:sz w:val="22"/>
          <w:lang w:val="en-US"/>
          <w:rPrChange w:id="119" w:author="Teera Piyakunakorn" w:date="2013-06-30T22:23:00Z">
            <w:rPr>
              <w:del w:id="120" w:author="Arnold Sandjaja" w:date="2013-06-30T08:25:00Z"/>
              <w:color w:val="181C33"/>
              <w:sz w:val="22"/>
              <w:lang w:val="en-US"/>
            </w:rPr>
          </w:rPrChange>
        </w:rPr>
      </w:pPr>
      <w:del w:id="121" w:author="Arnold Sandjaja" w:date="2013-06-30T08:25:00Z">
        <w:r w:rsidRPr="00EB158B" w:rsidDel="00CF0B6B">
          <w:rPr>
            <w:color w:val="000000" w:themeColor="text1"/>
            <w:rPrChange w:id="122" w:author="Teera Piyakunakorn" w:date="2013-06-30T22:23:00Z">
              <w:rPr/>
            </w:rPrChange>
          </w:rPr>
          <w:delText>Member Country:</w:delText>
        </w:r>
      </w:del>
      <w:del w:id="123" w:author="Arnold Sandjaja" w:date="2013-06-30T08:24:00Z">
        <w:r w:rsidRPr="00EB158B" w:rsidDel="00CF0B6B">
          <w:rPr>
            <w:color w:val="000000" w:themeColor="text1"/>
            <w:rPrChange w:id="124" w:author="Teera Piyakunakorn" w:date="2013-06-30T22:23:00Z">
              <w:rPr/>
            </w:rPrChange>
          </w:rPr>
          <w:delText xml:space="preserve"> </w:delText>
        </w:r>
        <w:r w:rsidR="001D7D09" w:rsidRPr="00EB158B" w:rsidDel="00CF0B6B">
          <w:rPr>
            <w:color w:val="000000" w:themeColor="text1"/>
            <w:sz w:val="22"/>
            <w:lang w:val="en-US"/>
            <w:rPrChange w:id="125" w:author="Teera Piyakunakorn" w:date="2013-06-30T22:23:00Z">
              <w:rPr>
                <w:color w:val="181C33"/>
                <w:sz w:val="22"/>
                <w:lang w:val="en-US"/>
              </w:rPr>
            </w:rPrChange>
          </w:rPr>
          <w:delText>ID</w:delText>
        </w:r>
      </w:del>
      <w:del w:id="126" w:author="Arnold Sandjaja" w:date="2013-06-30T08:25:00Z">
        <w:r w:rsidR="001D7D09" w:rsidRPr="00EB158B" w:rsidDel="00CF0B6B">
          <w:rPr>
            <w:color w:val="000000" w:themeColor="text1"/>
            <w:sz w:val="22"/>
            <w:lang w:val="en-US"/>
            <w:rPrChange w:id="127" w:author="Teera Piyakunakorn" w:date="2013-06-30T22:23:00Z">
              <w:rPr>
                <w:color w:val="181C33"/>
                <w:sz w:val="22"/>
                <w:lang w:val="en-US"/>
              </w:rPr>
            </w:rPrChange>
          </w:rPr>
          <w:delText>, AT, KR, IS, JP, CA, PT</w:delText>
        </w:r>
      </w:del>
    </w:p>
    <w:p w14:paraId="6E5794B5" w14:textId="77777777" w:rsidR="00405E48" w:rsidRPr="00EB158B" w:rsidRDefault="00405E48">
      <w:pPr>
        <w:pStyle w:val="Docsubtitle2"/>
        <w:rPr>
          <w:color w:val="000000" w:themeColor="text1"/>
          <w:rPrChange w:id="128" w:author="Teera Piyakunakorn" w:date="2013-06-30T22:23:00Z">
            <w:rPr/>
          </w:rPrChange>
        </w:rPr>
      </w:pPr>
    </w:p>
    <w:p w14:paraId="30F0E04A" w14:textId="77777777" w:rsidR="00405E48" w:rsidRPr="00EB158B" w:rsidRDefault="00405E48">
      <w:pPr>
        <w:rPr>
          <w:color w:val="000000" w:themeColor="text1"/>
          <w:rPrChange w:id="129" w:author="Teera Piyakunakorn" w:date="2013-06-30T22:23:00Z">
            <w:rPr/>
          </w:rPrChange>
        </w:rPr>
      </w:pPr>
    </w:p>
    <w:p w14:paraId="23D93D18" w14:textId="77777777" w:rsidR="00405E48" w:rsidRPr="00EB158B" w:rsidRDefault="00405E48">
      <w:pPr>
        <w:pStyle w:val="TOC1Para"/>
        <w:tabs>
          <w:tab w:val="clear" w:pos="9622"/>
          <w:tab w:val="right" w:leader="dot" w:pos="9612"/>
        </w:tabs>
        <w:rPr>
          <w:color w:val="000000" w:themeColor="text1"/>
          <w:rPrChange w:id="130" w:author="Teera Piyakunakorn" w:date="2013-06-30T22:23:00Z">
            <w:rPr/>
          </w:rPrChange>
        </w:rPr>
      </w:pPr>
    </w:p>
    <w:p w14:paraId="60097CC3" w14:textId="77777777" w:rsidR="00405E48" w:rsidRPr="00EB158B" w:rsidRDefault="00405E48">
      <w:pPr>
        <w:pStyle w:val="FreeForm"/>
        <w:rPr>
          <w:rFonts w:eastAsia="Times New Roman"/>
          <w:color w:val="000000" w:themeColor="text1"/>
          <w:lang w:bidi="x-none"/>
          <w:rPrChange w:id="131" w:author="Teera Piyakunakorn" w:date="2013-06-30T22:23:00Z">
            <w:rPr>
              <w:rFonts w:eastAsia="Times New Roman"/>
              <w:color w:val="auto"/>
              <w:lang w:bidi="x-none"/>
            </w:rPr>
          </w:rPrChange>
        </w:rPr>
      </w:pPr>
      <w:bookmarkStart w:id="132" w:name="TOC60887854"/>
      <w:r w:rsidRPr="00EB158B">
        <w:rPr>
          <w:color w:val="000000" w:themeColor="text1"/>
          <w:rPrChange w:id="133" w:author="Teera Piyakunakorn" w:date="2013-06-30T22:23:00Z">
            <w:rPr/>
          </w:rPrChange>
        </w:rPr>
        <w:br w:type="page"/>
      </w:r>
      <w:bookmarkEnd w:id="132"/>
    </w:p>
    <w:p w14:paraId="670423C6" w14:textId="77777777" w:rsidR="00405E48" w:rsidRPr="00EB158B" w:rsidRDefault="00405E48">
      <w:pPr>
        <w:pStyle w:val="FreeFormA"/>
        <w:rPr>
          <w:color w:val="000000" w:themeColor="text1"/>
          <w:rPrChange w:id="134" w:author="Teera Piyakunakorn" w:date="2013-06-30T22:23:00Z">
            <w:rPr/>
          </w:rPrChange>
        </w:rPr>
      </w:pPr>
    </w:p>
    <w:p w14:paraId="24DD4217" w14:textId="77777777" w:rsidR="00405E48" w:rsidRPr="00EB158B" w:rsidRDefault="00405E48">
      <w:pPr>
        <w:pStyle w:val="FreeFormAA"/>
        <w:rPr>
          <w:rFonts w:ascii="Times New Roman" w:hAnsi="Times New Roman"/>
          <w:color w:val="000000" w:themeColor="text1"/>
          <w:rPrChange w:id="135" w:author="Teera Piyakunakorn" w:date="2013-06-30T22:23:00Z">
            <w:rPr>
              <w:rFonts w:ascii="Times New Roman" w:hAnsi="Times New Roman"/>
            </w:rPr>
          </w:rPrChange>
        </w:rPr>
      </w:pPr>
    </w:p>
    <w:p w14:paraId="573D3A0E" w14:textId="77777777" w:rsidR="00405E48" w:rsidRPr="00EB158B" w:rsidRDefault="00405E48">
      <w:pPr>
        <w:spacing w:after="200" w:line="276" w:lineRule="auto"/>
        <w:rPr>
          <w:rFonts w:ascii="Arial Bold" w:hAnsi="Arial Bold"/>
          <w:caps/>
          <w:color w:val="000000" w:themeColor="text1"/>
          <w:sz w:val="24"/>
          <w:u w:val="single"/>
          <w:rPrChange w:id="136" w:author="Teera Piyakunakorn" w:date="2013-06-30T22:23:00Z">
            <w:rPr>
              <w:rFonts w:ascii="Arial Bold" w:hAnsi="Arial Bold"/>
              <w:caps/>
              <w:sz w:val="24"/>
              <w:u w:val="single"/>
            </w:rPr>
          </w:rPrChange>
        </w:rPr>
      </w:pPr>
    </w:p>
    <w:p w14:paraId="62E912C9" w14:textId="77777777" w:rsidR="00405E48" w:rsidRPr="00EB158B" w:rsidRDefault="00405E48">
      <w:pPr>
        <w:pStyle w:val="Heading1AA"/>
        <w:rPr>
          <w:color w:val="000000" w:themeColor="text1"/>
          <w:rPrChange w:id="137" w:author="Teera Piyakunakorn" w:date="2013-06-30T22:23:00Z">
            <w:rPr/>
          </w:rPrChange>
        </w:rPr>
      </w:pPr>
      <w:r w:rsidRPr="00EB158B">
        <w:rPr>
          <w:color w:val="000000" w:themeColor="text1"/>
          <w:rPrChange w:id="138" w:author="Teera Piyakunakorn" w:date="2013-06-30T22:23:00Z">
            <w:rPr/>
          </w:rPrChange>
        </w:rPr>
        <w:t>Introduction to test project documentation</w:t>
      </w:r>
    </w:p>
    <w:p w14:paraId="228291D9" w14:textId="77777777" w:rsidR="00405E48" w:rsidRPr="00EB158B" w:rsidRDefault="00405E48">
      <w:pPr>
        <w:pStyle w:val="Heading1AA"/>
        <w:rPr>
          <w:color w:val="000000" w:themeColor="text1"/>
          <w:rPrChange w:id="139" w:author="Teera Piyakunakorn" w:date="2013-06-30T22:23:00Z">
            <w:rPr/>
          </w:rPrChange>
        </w:rPr>
      </w:pPr>
      <w:bookmarkStart w:id="140" w:name="TOC60887857"/>
      <w:r w:rsidRPr="00EB158B">
        <w:rPr>
          <w:color w:val="000000" w:themeColor="text1"/>
          <w:rPrChange w:id="141" w:author="Teera Piyakunakorn" w:date="2013-06-30T22:23:00Z">
            <w:rPr/>
          </w:rPrChange>
        </w:rPr>
        <w:t>Contents</w:t>
      </w:r>
      <w:bookmarkEnd w:id="140"/>
    </w:p>
    <w:p w14:paraId="0621E9BB" w14:textId="77777777" w:rsidR="00405E48" w:rsidRPr="00EB158B" w:rsidDel="003219AD" w:rsidRDefault="00405E48">
      <w:pPr>
        <w:rPr>
          <w:del w:id="142" w:author="Arnold Sandjaja" w:date="2013-06-29T11:50:00Z"/>
          <w:color w:val="000000" w:themeColor="text1"/>
          <w:rPrChange w:id="143" w:author="Teera Piyakunakorn" w:date="2013-06-30T22:23:00Z">
            <w:rPr>
              <w:del w:id="144" w:author="Arnold Sandjaja" w:date="2013-06-29T11:50:00Z"/>
            </w:rPr>
          </w:rPrChange>
        </w:rPr>
      </w:pPr>
      <w:r w:rsidRPr="00EB158B">
        <w:rPr>
          <w:color w:val="000000" w:themeColor="text1"/>
          <w:rPrChange w:id="145" w:author="Teera Piyakunakorn" w:date="2013-06-30T22:23:00Z">
            <w:rPr/>
          </w:rPrChange>
        </w:rPr>
        <w:t>This Test Project proposal consists of the following documentation/files:</w:t>
      </w:r>
    </w:p>
    <w:p w14:paraId="5E1071BD" w14:textId="77777777" w:rsidR="003219AD" w:rsidRPr="00EB158B" w:rsidRDefault="003219AD" w:rsidP="003219AD">
      <w:pPr>
        <w:rPr>
          <w:ins w:id="146" w:author="Arnold Sandjaja" w:date="2013-06-29T11:50:00Z"/>
          <w:color w:val="000000" w:themeColor="text1"/>
          <w:rPrChange w:id="147" w:author="Teera Piyakunakorn" w:date="2013-06-30T22:23:00Z">
            <w:rPr>
              <w:ins w:id="148" w:author="Arnold Sandjaja" w:date="2013-06-29T11:50:00Z"/>
            </w:rPr>
          </w:rPrChange>
        </w:rPr>
      </w:pPr>
    </w:p>
    <w:p w14:paraId="37E85273" w14:textId="18E45A91" w:rsidR="00617B40" w:rsidRPr="00EB158B" w:rsidRDefault="00580CF8">
      <w:pPr>
        <w:numPr>
          <w:ilvl w:val="0"/>
          <w:numId w:val="9"/>
        </w:numPr>
        <w:rPr>
          <w:ins w:id="149" w:author="Arnold Sandjaja" w:date="2013-06-29T12:04:00Z"/>
          <w:color w:val="000000" w:themeColor="text1"/>
          <w:rPrChange w:id="150" w:author="Teera Piyakunakorn" w:date="2013-06-30T22:23:00Z">
            <w:rPr>
              <w:ins w:id="151" w:author="Arnold Sandjaja" w:date="2013-06-29T12:04:00Z"/>
            </w:rPr>
          </w:rPrChange>
        </w:rPr>
        <w:pPrChange w:id="152" w:author="Arnold Sandjaja" w:date="2013-06-29T11:50:00Z">
          <w:pPr/>
        </w:pPrChange>
      </w:pPr>
      <w:ins w:id="153" w:author="Arnold Sandjaja" w:date="2013-06-29T12:04:00Z">
        <w:r w:rsidRPr="00EB158B">
          <w:rPr>
            <w:color w:val="000000" w:themeColor="text1"/>
            <w:rPrChange w:id="154" w:author="Teera Piyakunakorn" w:date="2013-06-30T22:23:00Z">
              <w:rPr/>
            </w:rPrChange>
          </w:rPr>
          <w:t>WSC2013_TP40_MOD02</w:t>
        </w:r>
        <w:r w:rsidR="00617B40" w:rsidRPr="00EB158B">
          <w:rPr>
            <w:color w:val="000000" w:themeColor="text1"/>
            <w:rPrChange w:id="155" w:author="Teera Piyakunakorn" w:date="2013-06-30T22:23:00Z">
              <w:rPr/>
            </w:rPrChange>
          </w:rPr>
          <w:t>_actual_TP_EN.doc</w:t>
        </w:r>
      </w:ins>
    </w:p>
    <w:p w14:paraId="66AFEA1B" w14:textId="5C65B5AA" w:rsidR="003219AD" w:rsidRPr="00EB158B" w:rsidRDefault="00580CF8">
      <w:pPr>
        <w:numPr>
          <w:ilvl w:val="0"/>
          <w:numId w:val="9"/>
        </w:numPr>
        <w:rPr>
          <w:ins w:id="156" w:author="Arnold Sandjaja" w:date="2013-06-29T11:50:00Z"/>
          <w:color w:val="000000" w:themeColor="text1"/>
          <w:rPrChange w:id="157" w:author="Teera Piyakunakorn" w:date="2013-06-30T22:23:00Z">
            <w:rPr>
              <w:ins w:id="158" w:author="Arnold Sandjaja" w:date="2013-06-29T11:50:00Z"/>
            </w:rPr>
          </w:rPrChange>
        </w:rPr>
        <w:pPrChange w:id="159" w:author="Arnold Sandjaja" w:date="2013-06-29T11:50:00Z">
          <w:pPr/>
        </w:pPrChange>
      </w:pPr>
      <w:ins w:id="160" w:author="Arnold Sandjaja" w:date="2013-06-29T11:50:00Z">
        <w:r w:rsidRPr="00EB158B">
          <w:rPr>
            <w:color w:val="000000" w:themeColor="text1"/>
            <w:rPrChange w:id="161" w:author="Teera Piyakunakorn" w:date="2013-06-30T22:23:00Z">
              <w:rPr/>
            </w:rPrChange>
          </w:rPr>
          <w:t>WSC2013_TP40_MOD2</w:t>
        </w:r>
        <w:r w:rsidR="003219AD" w:rsidRPr="00EB158B">
          <w:rPr>
            <w:color w:val="000000" w:themeColor="text1"/>
            <w:rPrChange w:id="162" w:author="Teera Piyakunakorn" w:date="2013-06-30T22:23:00Z">
              <w:rPr/>
            </w:rPrChange>
          </w:rPr>
          <w:t>_PRE_EN_images (Images Folder)</w:t>
        </w:r>
      </w:ins>
    </w:p>
    <w:p w14:paraId="05B4EFF8" w14:textId="573133FE" w:rsidR="003219AD" w:rsidRPr="00EB158B" w:rsidRDefault="00580CF8">
      <w:pPr>
        <w:numPr>
          <w:ilvl w:val="0"/>
          <w:numId w:val="9"/>
        </w:numPr>
        <w:rPr>
          <w:ins w:id="163" w:author="Arnold Sandjaja" w:date="2013-06-29T11:59:00Z"/>
          <w:color w:val="000000" w:themeColor="text1"/>
          <w:rPrChange w:id="164" w:author="Teera Piyakunakorn" w:date="2013-06-30T22:23:00Z">
            <w:rPr>
              <w:ins w:id="165" w:author="Arnold Sandjaja" w:date="2013-06-29T11:59:00Z"/>
            </w:rPr>
          </w:rPrChange>
        </w:rPr>
        <w:pPrChange w:id="166" w:author="Arnold Sandjaja" w:date="2013-06-29T11:50:00Z">
          <w:pPr/>
        </w:pPrChange>
      </w:pPr>
      <w:ins w:id="167" w:author="Arnold Sandjaja" w:date="2013-06-29T11:57:00Z">
        <w:r w:rsidRPr="00EB158B">
          <w:rPr>
            <w:color w:val="000000" w:themeColor="text1"/>
            <w:rPrChange w:id="168" w:author="Teera Piyakunakorn" w:date="2013-06-30T22:23:00Z">
              <w:rPr/>
            </w:rPrChange>
          </w:rPr>
          <w:t>WSC2013_TP40_MOD2</w:t>
        </w:r>
        <w:r w:rsidR="007D3C19" w:rsidRPr="00EB158B">
          <w:rPr>
            <w:color w:val="000000" w:themeColor="text1"/>
            <w:rPrChange w:id="169" w:author="Teera Piyakunakorn" w:date="2013-06-30T22:23:00Z">
              <w:rPr/>
            </w:rPrChange>
          </w:rPr>
          <w:t>_PRE_EN_ATTAC_logo</w:t>
        </w:r>
      </w:ins>
      <w:ins w:id="170" w:author="Arnold Sandjaja" w:date="2013-06-29T11:58:00Z">
        <w:r w:rsidR="007D3C19" w:rsidRPr="00EB158B">
          <w:rPr>
            <w:color w:val="000000" w:themeColor="text1"/>
            <w:rPrChange w:id="171" w:author="Teera Piyakunakorn" w:date="2013-06-30T22:23:00Z">
              <w:rPr/>
            </w:rPrChange>
          </w:rPr>
          <w:t xml:space="preserve"> (ATTAC Logo Folder)</w:t>
        </w:r>
      </w:ins>
    </w:p>
    <w:p w14:paraId="0966AEA0" w14:textId="62602283" w:rsidR="007D3C19" w:rsidRPr="00EB158B" w:rsidRDefault="00580CF8">
      <w:pPr>
        <w:numPr>
          <w:ilvl w:val="0"/>
          <w:numId w:val="9"/>
        </w:numPr>
        <w:rPr>
          <w:ins w:id="172" w:author="Arnold Sandjaja" w:date="2013-06-29T12:02:00Z"/>
          <w:color w:val="000000" w:themeColor="text1"/>
          <w:rPrChange w:id="173" w:author="Teera Piyakunakorn" w:date="2013-06-30T22:23:00Z">
            <w:rPr>
              <w:ins w:id="174" w:author="Arnold Sandjaja" w:date="2013-06-29T12:02:00Z"/>
            </w:rPr>
          </w:rPrChange>
        </w:rPr>
        <w:pPrChange w:id="175" w:author="Arnold Sandjaja" w:date="2013-06-29T11:50:00Z">
          <w:pPr/>
        </w:pPrChange>
      </w:pPr>
      <w:ins w:id="176" w:author="Arnold Sandjaja" w:date="2013-06-29T11:59:00Z">
        <w:r w:rsidRPr="00EB158B">
          <w:rPr>
            <w:color w:val="000000" w:themeColor="text1"/>
            <w:rPrChange w:id="177" w:author="Teera Piyakunakorn" w:date="2013-06-30T22:23:00Z">
              <w:rPr/>
            </w:rPrChange>
          </w:rPr>
          <w:t>WSC2013_TP40_MOD2</w:t>
        </w:r>
        <w:r w:rsidR="007D3C19" w:rsidRPr="00EB158B">
          <w:rPr>
            <w:color w:val="000000" w:themeColor="text1"/>
            <w:rPrChange w:id="178" w:author="Teera Piyakunakorn" w:date="2013-06-30T22:23:00Z">
              <w:rPr/>
            </w:rPrChange>
          </w:rPr>
          <w:t>_PRE_EN_BARCODE.eps</w:t>
        </w:r>
      </w:ins>
    </w:p>
    <w:p w14:paraId="4345E613" w14:textId="615B399C" w:rsidR="001F39AB" w:rsidRPr="00EB158B" w:rsidRDefault="00580CF8">
      <w:pPr>
        <w:numPr>
          <w:ilvl w:val="0"/>
          <w:numId w:val="9"/>
        </w:numPr>
        <w:rPr>
          <w:ins w:id="179" w:author="Arnold Sandjaja" w:date="2013-06-29T11:50:00Z"/>
          <w:color w:val="000000" w:themeColor="text1"/>
          <w:rPrChange w:id="180" w:author="Teera Piyakunakorn" w:date="2013-06-30T22:23:00Z">
            <w:rPr>
              <w:ins w:id="181" w:author="Arnold Sandjaja" w:date="2013-06-29T11:50:00Z"/>
            </w:rPr>
          </w:rPrChange>
        </w:rPr>
        <w:pPrChange w:id="182" w:author="Arnold Sandjaja" w:date="2013-06-29T11:50:00Z">
          <w:pPr/>
        </w:pPrChange>
      </w:pPr>
      <w:ins w:id="183" w:author="Arnold Sandjaja" w:date="2013-06-29T12:02:00Z">
        <w:r w:rsidRPr="00EB158B">
          <w:rPr>
            <w:color w:val="000000" w:themeColor="text1"/>
            <w:rPrChange w:id="184" w:author="Teera Piyakunakorn" w:date="2013-06-30T22:23:00Z">
              <w:rPr/>
            </w:rPrChange>
          </w:rPr>
          <w:t>WSC2013_TP40_MOD2</w:t>
        </w:r>
        <w:r w:rsidR="001F39AB" w:rsidRPr="00EB158B">
          <w:rPr>
            <w:color w:val="000000" w:themeColor="text1"/>
            <w:rPrChange w:id="185" w:author="Teera Piyakunakorn" w:date="2013-06-30T22:23:00Z">
              <w:rPr/>
            </w:rPrChange>
          </w:rPr>
          <w:t>_PRE_EN_TEXT_FILES.docx</w:t>
        </w:r>
      </w:ins>
    </w:p>
    <w:p w14:paraId="6B983859" w14:textId="77777777" w:rsidR="003219AD" w:rsidRPr="00EB158B" w:rsidRDefault="003219AD">
      <w:pPr>
        <w:ind w:firstLine="720"/>
        <w:rPr>
          <w:ins w:id="186" w:author="Arnold Sandjaja" w:date="2013-06-29T11:50:00Z"/>
          <w:color w:val="000000" w:themeColor="text1"/>
          <w:rPrChange w:id="187" w:author="Teera Piyakunakorn" w:date="2013-06-30T22:23:00Z">
            <w:rPr>
              <w:ins w:id="188" w:author="Arnold Sandjaja" w:date="2013-06-29T11:50:00Z"/>
            </w:rPr>
          </w:rPrChange>
        </w:rPr>
        <w:pPrChange w:id="189" w:author="Arnold Sandjaja" w:date="2013-06-29T11:50:00Z">
          <w:pPr/>
        </w:pPrChange>
      </w:pPr>
    </w:p>
    <w:p w14:paraId="49B6992E" w14:textId="77777777" w:rsidR="00405E48" w:rsidRPr="00EB158B" w:rsidDel="003219AD" w:rsidRDefault="00F15FFF">
      <w:pPr>
        <w:ind w:firstLine="720"/>
        <w:rPr>
          <w:del w:id="190" w:author="Arnold Sandjaja" w:date="2013-06-29T11:47:00Z"/>
          <w:rFonts w:cs="Arial"/>
          <w:color w:val="000000" w:themeColor="text1"/>
          <w:rPrChange w:id="191" w:author="Teera Piyakunakorn" w:date="2013-06-30T22:23:00Z">
            <w:rPr>
              <w:del w:id="192" w:author="Arnold Sandjaja" w:date="2013-06-29T11:47:00Z"/>
              <w:rFonts w:cs="Arial"/>
            </w:rPr>
          </w:rPrChange>
        </w:rPr>
        <w:pPrChange w:id="193" w:author="Arnold Sandjaja" w:date="2013-06-29T11:50:00Z">
          <w:pPr>
            <w:pStyle w:val="Heading1AA"/>
            <w:tabs>
              <w:tab w:val="left" w:pos="360"/>
            </w:tabs>
          </w:pPr>
        </w:pPrChange>
      </w:pPr>
      <w:del w:id="194" w:author="Arnold Sandjaja" w:date="2013-06-29T11:47:00Z">
        <w:r w:rsidRPr="00EB158B" w:rsidDel="003219AD">
          <w:rPr>
            <w:rFonts w:cs="Arial"/>
            <w:color w:val="000000" w:themeColor="text1"/>
            <w:highlight w:val="red"/>
            <w:rPrChange w:id="195" w:author="Teera Piyakunakorn" w:date="2013-06-30T22:23:00Z">
              <w:rPr>
                <w:rFonts w:cs="Arial"/>
                <w:highlight w:val="red"/>
              </w:rPr>
            </w:rPrChange>
          </w:rPr>
          <w:delText>…</w:delText>
        </w:r>
      </w:del>
    </w:p>
    <w:p w14:paraId="7D1F5472" w14:textId="77777777" w:rsidR="00F15FFF" w:rsidRPr="00EB158B" w:rsidDel="003219AD" w:rsidRDefault="00F15FFF">
      <w:pPr>
        <w:ind w:firstLine="720"/>
        <w:rPr>
          <w:del w:id="196" w:author="Arnold Sandjaja" w:date="2013-06-29T11:49:00Z"/>
          <w:color w:val="000000" w:themeColor="text1"/>
          <w:rPrChange w:id="197" w:author="Teera Piyakunakorn" w:date="2013-06-30T22:23:00Z">
            <w:rPr>
              <w:del w:id="198" w:author="Arnold Sandjaja" w:date="2013-06-29T11:49:00Z"/>
            </w:rPr>
          </w:rPrChange>
        </w:rPr>
        <w:pPrChange w:id="199" w:author="Arnold Sandjaja" w:date="2013-06-29T11:50:00Z">
          <w:pPr>
            <w:tabs>
              <w:tab w:val="left" w:pos="360"/>
            </w:tabs>
          </w:pPr>
        </w:pPrChange>
      </w:pPr>
    </w:p>
    <w:p w14:paraId="35F79858" w14:textId="77777777" w:rsidR="00F73BB5" w:rsidRPr="00EB158B" w:rsidDel="003219AD" w:rsidRDefault="00F73BB5">
      <w:pPr>
        <w:ind w:firstLine="720"/>
        <w:rPr>
          <w:del w:id="200" w:author="Arnold Sandjaja" w:date="2013-06-29T11:49:00Z"/>
          <w:color w:val="000000" w:themeColor="text1"/>
          <w:rPrChange w:id="201" w:author="Teera Piyakunakorn" w:date="2013-06-30T22:23:00Z">
            <w:rPr>
              <w:del w:id="202" w:author="Arnold Sandjaja" w:date="2013-06-29T11:49:00Z"/>
            </w:rPr>
          </w:rPrChange>
        </w:rPr>
        <w:pPrChange w:id="203" w:author="Arnold Sandjaja" w:date="2013-06-29T11:50:00Z">
          <w:pPr/>
        </w:pPrChange>
      </w:pPr>
    </w:p>
    <w:p w14:paraId="769C366A" w14:textId="77777777" w:rsidR="00F73BB5" w:rsidRPr="00EB158B" w:rsidRDefault="00F73BB5">
      <w:pPr>
        <w:ind w:firstLine="720"/>
        <w:rPr>
          <w:color w:val="000000" w:themeColor="text1"/>
          <w:rPrChange w:id="204" w:author="Teera Piyakunakorn" w:date="2013-06-30T22:23:00Z">
            <w:rPr/>
          </w:rPrChange>
        </w:rPr>
        <w:pPrChange w:id="205" w:author="Arnold Sandjaja" w:date="2013-06-29T11:50:00Z">
          <w:pPr/>
        </w:pPrChange>
      </w:pPr>
    </w:p>
    <w:p w14:paraId="61E08787" w14:textId="77777777" w:rsidR="00405E48" w:rsidRPr="00EB158B" w:rsidDel="00D73C32" w:rsidRDefault="00405E48">
      <w:pPr>
        <w:pStyle w:val="Heading1AA"/>
        <w:rPr>
          <w:del w:id="206" w:author="Arnold Sandjaja" w:date="2013-06-30T08:34:00Z"/>
          <w:color w:val="000000" w:themeColor="text1"/>
          <w:rPrChange w:id="207" w:author="Teera Piyakunakorn" w:date="2013-06-30T22:23:00Z">
            <w:rPr>
              <w:del w:id="208" w:author="Arnold Sandjaja" w:date="2013-06-30T08:34:00Z"/>
            </w:rPr>
          </w:rPrChange>
        </w:rPr>
      </w:pPr>
      <w:r w:rsidRPr="00EB158B">
        <w:rPr>
          <w:color w:val="000000" w:themeColor="text1"/>
          <w:rPrChange w:id="209" w:author="Teera Piyakunakorn" w:date="2013-06-30T22:23:00Z">
            <w:rPr/>
          </w:rPrChange>
        </w:rPr>
        <w:t>Introduction</w:t>
      </w:r>
    </w:p>
    <w:p w14:paraId="7DBC2C2B" w14:textId="77777777" w:rsidR="00405E48" w:rsidRPr="00EB158B" w:rsidRDefault="00405E48">
      <w:pPr>
        <w:pStyle w:val="Heading1AA"/>
        <w:rPr>
          <w:color w:val="000000" w:themeColor="text1"/>
          <w:rPrChange w:id="210" w:author="Teera Piyakunakorn" w:date="2013-06-30T22:23:00Z">
            <w:rPr/>
          </w:rPrChange>
        </w:rPr>
        <w:pPrChange w:id="211" w:author="Arnold Sandjaja" w:date="2013-06-30T08:34:00Z">
          <w:pPr/>
        </w:pPrChange>
      </w:pPr>
    </w:p>
    <w:p w14:paraId="36F75D91" w14:textId="77777777" w:rsidR="00405E48" w:rsidRPr="00EB158B" w:rsidRDefault="00405E48">
      <w:pPr>
        <w:rPr>
          <w:color w:val="000000" w:themeColor="text1"/>
          <w:rPrChange w:id="212" w:author="Teera Piyakunakorn" w:date="2013-06-30T22:23:00Z">
            <w:rPr/>
          </w:rPrChange>
        </w:rPr>
      </w:pPr>
      <w:r w:rsidRPr="00EB158B">
        <w:rPr>
          <w:rFonts w:ascii="Arial Bold" w:hAnsi="Arial Bold"/>
          <w:color w:val="000000" w:themeColor="text1"/>
          <w:rPrChange w:id="213" w:author="Teera Piyakunakorn" w:date="2013-06-30T22:23:00Z">
            <w:rPr>
              <w:rFonts w:ascii="Arial Bold" w:hAnsi="Arial Bold"/>
            </w:rPr>
          </w:rPrChange>
        </w:rPr>
        <w:t>Project </w:t>
      </w:r>
      <w:r w:rsidRPr="00EB158B">
        <w:rPr>
          <w:color w:val="000000" w:themeColor="text1"/>
          <w:rPrChange w:id="214" w:author="Teera Piyakunakorn" w:date="2013-06-30T22:23:00Z">
            <w:rPr/>
          </w:rPrChange>
        </w:rPr>
        <w:t xml:space="preserve">: </w:t>
      </w:r>
    </w:p>
    <w:p w14:paraId="4ACD458A" w14:textId="77777777" w:rsidR="00481367" w:rsidRDefault="00481367">
      <w:pPr>
        <w:rPr>
          <w:ins w:id="215" w:author="Teera Piyakunakorn" w:date="2013-06-30T22:30:00Z"/>
          <w:color w:val="000000" w:themeColor="text1"/>
        </w:rPr>
      </w:pPr>
      <w:r w:rsidRPr="00EB158B">
        <w:rPr>
          <w:color w:val="000000" w:themeColor="text1"/>
          <w:rPrChange w:id="216" w:author="Teera Piyakunakorn" w:date="2013-06-30T22:23:00Z">
            <w:rPr/>
          </w:rPrChange>
        </w:rPr>
        <w:t xml:space="preserve">Task 1: Create a </w:t>
      </w:r>
      <w:ins w:id="217" w:author="Arnold Sandjaja" w:date="2013-05-17T15:38:00Z">
        <w:r w:rsidR="00304DDA" w:rsidRPr="00EB158B">
          <w:rPr>
            <w:color w:val="000000" w:themeColor="text1"/>
            <w:rPrChange w:id="218" w:author="Teera Piyakunakorn" w:date="2013-06-30T22:23:00Z">
              <w:rPr/>
            </w:rPrChange>
          </w:rPr>
          <w:t xml:space="preserve">masthead </w:t>
        </w:r>
      </w:ins>
      <w:del w:id="219" w:author="Arnold Sandjaja" w:date="2013-05-17T15:38:00Z">
        <w:r w:rsidRPr="00EB158B" w:rsidDel="00304DDA">
          <w:rPr>
            <w:color w:val="000000" w:themeColor="text1"/>
            <w:rPrChange w:id="220" w:author="Teera Piyakunakorn" w:date="2013-06-30T22:23:00Z">
              <w:rPr/>
            </w:rPrChange>
          </w:rPr>
          <w:delText xml:space="preserve">logo </w:delText>
        </w:r>
      </w:del>
      <w:del w:id="221" w:author="Arnold Sandjaja" w:date="2013-05-17T15:39:00Z">
        <w:r w:rsidRPr="00EB158B" w:rsidDel="00304DDA">
          <w:rPr>
            <w:color w:val="000000" w:themeColor="text1"/>
            <w:rPrChange w:id="222" w:author="Teera Piyakunakorn" w:date="2013-06-30T22:23:00Z">
              <w:rPr/>
            </w:rPrChange>
          </w:rPr>
          <w:delText>and an identity for the association “%ATTAC”</w:delText>
        </w:r>
      </w:del>
      <w:ins w:id="223" w:author="Arnold Sandjaja" w:date="2013-06-30T08:44:00Z">
        <w:r w:rsidR="00C712F1" w:rsidRPr="00EB158B">
          <w:rPr>
            <w:color w:val="000000" w:themeColor="text1"/>
            <w:rPrChange w:id="224" w:author="Teera Piyakunakorn" w:date="2013-06-30T22:23:00Z">
              <w:rPr/>
            </w:rPrChange>
          </w:rPr>
          <w:t xml:space="preserve">for </w:t>
        </w:r>
      </w:ins>
      <w:ins w:id="225" w:author="Arnold Sandjaja" w:date="2013-06-30T08:43:00Z">
        <w:r w:rsidR="00C712F1" w:rsidRPr="00EB158B">
          <w:rPr>
            <w:color w:val="000000" w:themeColor="text1"/>
            <w:rPrChange w:id="226" w:author="Teera Piyakunakorn" w:date="2013-06-30T22:23:00Z">
              <w:rPr/>
            </w:rPrChange>
          </w:rPr>
          <w:t xml:space="preserve">the </w:t>
        </w:r>
      </w:ins>
      <w:ins w:id="227" w:author="Arnold Sandjaja" w:date="2013-05-17T15:39:00Z">
        <w:r w:rsidR="00304DDA" w:rsidRPr="00EB158B">
          <w:rPr>
            <w:color w:val="000000" w:themeColor="text1"/>
            <w:rPrChange w:id="228" w:author="Teera Piyakunakorn" w:date="2013-06-30T22:23:00Z">
              <w:rPr/>
            </w:rPrChange>
          </w:rPr>
          <w:t xml:space="preserve">magazine with </w:t>
        </w:r>
      </w:ins>
      <w:ins w:id="229" w:author="Arnold Sandjaja" w:date="2013-06-30T08:43:00Z">
        <w:r w:rsidR="00C712F1" w:rsidRPr="00EB158B">
          <w:rPr>
            <w:color w:val="000000" w:themeColor="text1"/>
            <w:rPrChange w:id="230" w:author="Teera Piyakunakorn" w:date="2013-06-30T22:23:00Z">
              <w:rPr/>
            </w:rPrChange>
          </w:rPr>
          <w:t xml:space="preserve">the </w:t>
        </w:r>
      </w:ins>
      <w:ins w:id="231" w:author="Arnold Sandjaja" w:date="2013-05-17T15:39:00Z">
        <w:r w:rsidR="00304DDA" w:rsidRPr="00EB158B">
          <w:rPr>
            <w:color w:val="000000" w:themeColor="text1"/>
            <w:rPrChange w:id="232" w:author="Teera Piyakunakorn" w:date="2013-06-30T22:23:00Z">
              <w:rPr/>
            </w:rPrChange>
          </w:rPr>
          <w:t>name “SPANNER in the works</w:t>
        </w:r>
      </w:ins>
      <w:ins w:id="233" w:author="Arnold Sandjaja" w:date="2013-05-17T15:41:00Z">
        <w:r w:rsidR="00304DDA" w:rsidRPr="00EB158B">
          <w:rPr>
            <w:color w:val="000000" w:themeColor="text1"/>
            <w:rPrChange w:id="234" w:author="Teera Piyakunakorn" w:date="2013-06-30T22:23:00Z">
              <w:rPr/>
            </w:rPrChange>
          </w:rPr>
          <w:t>”</w:t>
        </w:r>
      </w:ins>
      <w:ins w:id="235" w:author="Arnold Sandjaja" w:date="2013-06-30T08:45:00Z">
        <w:r w:rsidR="00C712F1" w:rsidRPr="00EB158B">
          <w:rPr>
            <w:color w:val="000000" w:themeColor="text1"/>
            <w:rPrChange w:id="236" w:author="Teera Piyakunakorn" w:date="2013-06-30T22:23:00Z">
              <w:rPr/>
            </w:rPrChange>
          </w:rPr>
          <w:t xml:space="preserve"> for the organisation ATTAC</w:t>
        </w:r>
      </w:ins>
    </w:p>
    <w:p w14:paraId="5AE4F2A9" w14:textId="1C3E2536" w:rsidR="00EB158B" w:rsidRDefault="00EB158B">
      <w:pPr>
        <w:rPr>
          <w:ins w:id="237" w:author="Teera Piyakunakorn" w:date="2013-06-30T22:30:00Z"/>
          <w:rFonts w:ascii="TH SarabunPSK" w:eastAsia="Times New Roman" w:hAnsi="TH SarabunPSK" w:cs="TH SarabunPSK"/>
          <w:color w:val="auto"/>
          <w:sz w:val="32"/>
          <w:szCs w:val="32"/>
          <w:lang w:val="en-US"/>
        </w:rPr>
      </w:pPr>
      <w:ins w:id="238" w:author="Teera Piyakunakorn" w:date="2013-06-30T22:30:00Z">
        <w:r>
          <w:rPr>
            <w:rFonts w:ascii="TH SarabunPSK" w:eastAsia="Times New Roman" w:hAnsi="TH SarabunPSK" w:cs="TH SarabunPSK"/>
            <w:color w:val="auto"/>
            <w:sz w:val="32"/>
            <w:szCs w:val="32"/>
            <w:lang w:val="en-US"/>
          </w:rPr>
          <w:t>งานชิ้นที่ 1: สร้างจั่วหัวนิตยสารโดยใช้ชื่อ “SPANNER in the works” ขององค์กร ATTAC</w:t>
        </w:r>
      </w:ins>
    </w:p>
    <w:p w14:paraId="17264251" w14:textId="77777777" w:rsidR="00EB158B" w:rsidRPr="00EB158B" w:rsidRDefault="00EB158B">
      <w:pPr>
        <w:rPr>
          <w:color w:val="000000" w:themeColor="text1"/>
          <w:rPrChange w:id="239" w:author="Teera Piyakunakorn" w:date="2013-06-30T22:23:00Z">
            <w:rPr/>
          </w:rPrChange>
        </w:rPr>
      </w:pPr>
    </w:p>
    <w:p w14:paraId="3FF18C02" w14:textId="77777777" w:rsidR="00450F10" w:rsidRPr="00EB158B" w:rsidRDefault="00481367" w:rsidP="00481367">
      <w:pPr>
        <w:rPr>
          <w:color w:val="000000" w:themeColor="text1"/>
          <w:rPrChange w:id="240" w:author="Teera Piyakunakorn" w:date="2013-06-30T22:23:00Z">
            <w:rPr/>
          </w:rPrChange>
        </w:rPr>
      </w:pPr>
      <w:r w:rsidRPr="00EB158B">
        <w:rPr>
          <w:color w:val="000000" w:themeColor="text1"/>
          <w:rPrChange w:id="241" w:author="Teera Piyakunakorn" w:date="2013-06-30T22:23:00Z">
            <w:rPr/>
          </w:rPrChange>
        </w:rPr>
        <w:t xml:space="preserve">Task 2: </w:t>
      </w:r>
      <w:r w:rsidR="00450F10" w:rsidRPr="00EB158B">
        <w:rPr>
          <w:color w:val="000000" w:themeColor="text1"/>
          <w:rPrChange w:id="242" w:author="Teera Piyakunakorn" w:date="2013-06-30T22:23:00Z">
            <w:rPr/>
          </w:rPrChange>
        </w:rPr>
        <w:t>“</w:t>
      </w:r>
      <w:r w:rsidRPr="00EB158B">
        <w:rPr>
          <w:color w:val="000000" w:themeColor="text1"/>
          <w:rPrChange w:id="243" w:author="Teera Piyakunakorn" w:date="2013-06-30T22:23:00Z">
            <w:rPr/>
          </w:rPrChange>
        </w:rPr>
        <w:t xml:space="preserve">Design a magazine </w:t>
      </w:r>
      <w:del w:id="244" w:author="Arnold Sandjaja" w:date="2013-05-17T15:39:00Z">
        <w:r w:rsidR="002E1AB3" w:rsidRPr="00EB158B" w:rsidDel="00304DDA">
          <w:rPr>
            <w:color w:val="000000" w:themeColor="text1"/>
            <w:rPrChange w:id="245" w:author="Teera Piyakunakorn" w:date="2013-06-30T22:23:00Z">
              <w:rPr/>
            </w:rPrChange>
          </w:rPr>
          <w:delText xml:space="preserve">for %ATTAC with </w:delText>
        </w:r>
      </w:del>
      <w:del w:id="246" w:author="Arnold Sandjaja" w:date="2013-05-17T15:36:00Z">
        <w:r w:rsidR="002E1AB3" w:rsidRPr="00EB158B" w:rsidDel="00304DDA">
          <w:rPr>
            <w:color w:val="000000" w:themeColor="text1"/>
            <w:rPrChange w:id="247" w:author="Teera Piyakunakorn" w:date="2013-06-30T22:23:00Z">
              <w:rPr/>
            </w:rPrChange>
          </w:rPr>
          <w:delText>coverline “</w:delText>
        </w:r>
        <w:r w:rsidR="00450F10" w:rsidRPr="00EB158B" w:rsidDel="00304DDA">
          <w:rPr>
            <w:color w:val="000000" w:themeColor="text1"/>
            <w:rPrChange w:id="248" w:author="Teera Piyakunakorn" w:date="2013-06-30T22:23:00Z">
              <w:rPr/>
            </w:rPrChange>
          </w:rPr>
          <w:delText xml:space="preserve">Sand im Getriebe” </w:delText>
        </w:r>
        <w:r w:rsidR="002E1AB3" w:rsidRPr="00EB158B" w:rsidDel="00304DDA">
          <w:rPr>
            <w:color w:val="000000" w:themeColor="text1"/>
            <w:rPrChange w:id="249" w:author="Teera Piyakunakorn" w:date="2013-06-30T22:23:00Z">
              <w:rPr/>
            </w:rPrChange>
          </w:rPr>
          <w:delText>: Translated to “to throw a spanner in the works”</w:delText>
        </w:r>
      </w:del>
      <w:ins w:id="250" w:author="Arnold Sandjaja" w:date="2013-05-17T15:37:00Z">
        <w:r w:rsidR="00304DDA" w:rsidRPr="00EB158B">
          <w:rPr>
            <w:color w:val="000000" w:themeColor="text1"/>
            <w:rPrChange w:id="251" w:author="Teera Piyakunakorn" w:date="2013-06-30T22:23:00Z">
              <w:rPr/>
            </w:rPrChange>
          </w:rPr>
          <w:t>SPANNER</w:t>
        </w:r>
      </w:ins>
      <w:ins w:id="252" w:author="Arnold Sandjaja" w:date="2013-05-17T15:39:00Z">
        <w:r w:rsidR="00304DDA" w:rsidRPr="00EB158B">
          <w:rPr>
            <w:color w:val="000000" w:themeColor="text1"/>
            <w:rPrChange w:id="253" w:author="Teera Piyakunakorn" w:date="2013-06-30T22:23:00Z">
              <w:rPr/>
            </w:rPrChange>
          </w:rPr>
          <w:t xml:space="preserve"> </w:t>
        </w:r>
      </w:ins>
      <w:ins w:id="254" w:author="Arnold Sandjaja" w:date="2013-05-17T15:37:00Z">
        <w:r w:rsidR="00304DDA" w:rsidRPr="00EB158B">
          <w:rPr>
            <w:color w:val="000000" w:themeColor="text1"/>
            <w:rPrChange w:id="255" w:author="Teera Piyakunakorn" w:date="2013-06-30T22:23:00Z">
              <w:rPr/>
            </w:rPrChange>
          </w:rPr>
          <w:t>in the works</w:t>
        </w:r>
      </w:ins>
    </w:p>
    <w:p w14:paraId="30951081" w14:textId="5DDED9EB" w:rsidR="00450F10" w:rsidRPr="00EB158B" w:rsidRDefault="00EB158B" w:rsidP="00481367">
      <w:pPr>
        <w:rPr>
          <w:color w:val="000000" w:themeColor="text1"/>
          <w:rPrChange w:id="256" w:author="Teera Piyakunakorn" w:date="2013-06-30T22:23:00Z">
            <w:rPr/>
          </w:rPrChange>
        </w:rPr>
      </w:pPr>
      <w:ins w:id="257" w:author="Teera Piyakunakorn" w:date="2013-06-30T22:31:00Z">
        <w:r>
          <w:rPr>
            <w:rFonts w:ascii="TH SarabunPSK" w:eastAsia="Times New Roman" w:hAnsi="TH SarabunPSK" w:cs="TH SarabunPSK"/>
            <w:color w:val="auto"/>
            <w:sz w:val="32"/>
            <w:szCs w:val="32"/>
            <w:lang w:val="en-US"/>
          </w:rPr>
          <w:t>งานชิ้นที่ 2: ออกแบบนิตยสาร SPANNER in the works</w:t>
        </w:r>
      </w:ins>
    </w:p>
    <w:p w14:paraId="61A6EE4B" w14:textId="77777777" w:rsidR="00405E48" w:rsidRPr="00EB158B" w:rsidRDefault="00405E48">
      <w:pPr>
        <w:rPr>
          <w:color w:val="000000" w:themeColor="text1"/>
          <w:rPrChange w:id="258" w:author="Teera Piyakunakorn" w:date="2013-06-30T22:23:00Z">
            <w:rPr/>
          </w:rPrChange>
        </w:rPr>
      </w:pPr>
    </w:p>
    <w:p w14:paraId="5C108D62" w14:textId="77777777" w:rsidR="009F07A2" w:rsidRPr="00EB158B" w:rsidRDefault="00405E48" w:rsidP="00103694">
      <w:pPr>
        <w:rPr>
          <w:color w:val="000000" w:themeColor="text1"/>
          <w:rPrChange w:id="259" w:author="Teera Piyakunakorn" w:date="2013-06-30T22:23:00Z">
            <w:rPr/>
          </w:rPrChange>
        </w:rPr>
      </w:pPr>
      <w:r w:rsidRPr="00EB158B">
        <w:rPr>
          <w:rFonts w:ascii="Arial Bold" w:hAnsi="Arial Bold"/>
          <w:color w:val="000000" w:themeColor="text1"/>
          <w:rPrChange w:id="260" w:author="Teera Piyakunakorn" w:date="2013-06-30T22:23:00Z">
            <w:rPr>
              <w:rFonts w:ascii="Arial Bold" w:hAnsi="Arial Bold"/>
            </w:rPr>
          </w:rPrChange>
        </w:rPr>
        <w:t>Description :</w:t>
      </w:r>
      <w:r w:rsidRPr="00EB158B">
        <w:rPr>
          <w:color w:val="000000" w:themeColor="text1"/>
          <w:rPrChange w:id="261" w:author="Teera Piyakunakorn" w:date="2013-06-30T22:23:00Z">
            <w:rPr/>
          </w:rPrChange>
        </w:rPr>
        <w:t xml:space="preserve"> </w:t>
      </w:r>
    </w:p>
    <w:p w14:paraId="020CD627" w14:textId="77777777" w:rsidR="00103694" w:rsidRPr="00EB158B" w:rsidRDefault="00103694" w:rsidP="00103694">
      <w:pPr>
        <w:rPr>
          <w:color w:val="000000" w:themeColor="text1"/>
          <w:rPrChange w:id="262" w:author="Teera Piyakunakorn" w:date="2013-06-30T22:23:00Z">
            <w:rPr/>
          </w:rPrChange>
        </w:rPr>
      </w:pPr>
      <w:r w:rsidRPr="00EB158B">
        <w:rPr>
          <w:color w:val="000000" w:themeColor="text1"/>
          <w:rPrChange w:id="263" w:author="Teera Piyakunakorn" w:date="2013-06-30T22:23:00Z">
            <w:rPr/>
          </w:rPrChange>
        </w:rPr>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4B50E3EC" w:rsidR="00405E48" w:rsidRDefault="00C23242">
      <w:pPr>
        <w:rPr>
          <w:ins w:id="264" w:author="Teera Piyakunakorn" w:date="2013-06-30T22:46:00Z"/>
          <w:rFonts w:ascii="TH SarabunPSK" w:eastAsia="Times New Roman" w:hAnsi="TH SarabunPSK" w:cs="TH SarabunPSK"/>
          <w:color w:val="auto"/>
          <w:sz w:val="32"/>
          <w:szCs w:val="32"/>
          <w:lang w:val="en-US"/>
        </w:rPr>
      </w:pPr>
      <w:ins w:id="265" w:author="Teera Piyakunakorn" w:date="2013-06-30T22:46:00Z">
        <w:r>
          <w:rPr>
            <w:rFonts w:ascii="TH SarabunPSK" w:eastAsia="Times New Roman" w:hAnsi="TH SarabunPSK" w:cs="TH SarabunPSK"/>
            <w:color w:val="auto"/>
            <w:sz w:val="32"/>
            <w:szCs w:val="32"/>
            <w:lang w:val="en-US"/>
          </w:rPr>
          <w:t>ATTAC เป็นองค์กรนานาชาติที่เข้าไปมีส่วนร่วมในความเคลื่อนไหวเพื่อเปลี่ยนแปลงโลกาภิวัฒน์ เราต่อต้าน โลกาภิวัฒน์เสรีนิยมใหม่ เราพัฒนาทางเลือกเพื่อสังคม ระบบนิเวศ และประชาธิปไตยที่เป็นหลักประกัน</w:t>
        </w:r>
      </w:ins>
      <w:ins w:id="266" w:author="Teera Piyakunakorn" w:date="2013-06-30T22:47:00Z">
        <w:r>
          <w:rPr>
            <w:rFonts w:ascii="TH SarabunPSK" w:eastAsia="Times New Roman" w:hAnsi="TH SarabunPSK" w:cs="TH SarabunPSK"/>
            <w:color w:val="auto"/>
            <w:sz w:val="32"/>
            <w:szCs w:val="32"/>
            <w:lang w:val="en-US"/>
          </w:rPr>
          <w:t xml:space="preserve"> </w:t>
        </w:r>
      </w:ins>
      <w:ins w:id="267" w:author="Teera Piyakunakorn" w:date="2013-06-30T22:46:00Z">
        <w:r>
          <w:rPr>
            <w:rFonts w:ascii="TH SarabunPSK" w:eastAsia="Times New Roman" w:hAnsi="TH SarabunPSK" w:cs="TH SarabunPSK"/>
            <w:color w:val="auto"/>
            <w:sz w:val="32"/>
            <w:szCs w:val="32"/>
            <w:lang w:val="en-US"/>
          </w:rPr>
          <w:t>สิทธิพื้นฐานสำหรับทุกคน  เรามุ่งเน้นเป็นพิเศษในการต่อสู้เพื่อให้ได้มาซึ่งกฎระเบียบสำหรับตลาดการเงิน อุดช่องทางการหลบเลี่ยงภาษี เสนอระบบภาษีโลกเพื่อเป็นเงินทุนให้สินค้าสาธารณะของโลก การตัดลดหนี้</w:t>
        </w:r>
      </w:ins>
      <w:ins w:id="268" w:author="Teera Piyakunakorn" w:date="2013-06-30T22:47:00Z">
        <w:r>
          <w:rPr>
            <w:rFonts w:ascii="TH SarabunPSK" w:eastAsia="Times New Roman" w:hAnsi="TH SarabunPSK" w:cs="TH SarabunPSK"/>
            <w:color w:val="auto"/>
            <w:sz w:val="32"/>
            <w:szCs w:val="32"/>
            <w:lang w:val="en-US"/>
          </w:rPr>
          <w:t xml:space="preserve"> </w:t>
        </w:r>
      </w:ins>
      <w:ins w:id="269" w:author="Teera Piyakunakorn" w:date="2013-06-30T22:46:00Z">
        <w:r>
          <w:rPr>
            <w:rFonts w:ascii="TH SarabunPSK" w:eastAsia="Times New Roman" w:hAnsi="TH SarabunPSK" w:cs="TH SarabunPSK"/>
            <w:color w:val="auto"/>
            <w:sz w:val="32"/>
            <w:szCs w:val="32"/>
            <w:lang w:val="en-US"/>
          </w:rPr>
          <w:t>ให้กับประเทศด้อยพัฒนา การค้าที่ยุติธรรม และทำการจำกัดการค้าเสรีและการไหลของเงินทุนให้เป็นผลเชิงรูปธรรม</w:t>
        </w:r>
      </w:ins>
    </w:p>
    <w:p w14:paraId="618B6089" w14:textId="77777777" w:rsidR="00C23242" w:rsidRPr="00EB158B" w:rsidRDefault="00C23242">
      <w:pPr>
        <w:rPr>
          <w:color w:val="000000" w:themeColor="text1"/>
          <w:rPrChange w:id="270" w:author="Teera Piyakunakorn" w:date="2013-06-30T22:23:00Z">
            <w:rPr/>
          </w:rPrChange>
        </w:rPr>
      </w:pPr>
    </w:p>
    <w:p w14:paraId="6F0C6DD7" w14:textId="77777777" w:rsidR="00312FB3" w:rsidRPr="00EB158B" w:rsidRDefault="00312FB3" w:rsidP="00312FB3">
      <w:pPr>
        <w:rPr>
          <w:color w:val="000000" w:themeColor="text1"/>
          <w:rPrChange w:id="271" w:author="Teera Piyakunakorn" w:date="2013-06-30T22:23:00Z">
            <w:rPr/>
          </w:rPrChange>
        </w:rPr>
      </w:pPr>
      <w:r w:rsidRPr="00EB158B">
        <w:rPr>
          <w:color w:val="000000" w:themeColor="text1"/>
          <w:rPrChange w:id="272" w:author="Teera Piyakunakorn" w:date="2013-06-30T22:23:00Z">
            <w:rPr/>
          </w:rPrChange>
        </w:rPr>
        <w:t>A word on our history</w:t>
      </w:r>
    </w:p>
    <w:p w14:paraId="4ADECC23" w14:textId="77777777" w:rsidR="00312FB3" w:rsidRPr="00EB158B" w:rsidRDefault="00312FB3" w:rsidP="00312FB3">
      <w:pPr>
        <w:rPr>
          <w:color w:val="000000" w:themeColor="text1"/>
          <w:rPrChange w:id="273" w:author="Teera Piyakunakorn" w:date="2013-06-30T22:23:00Z">
            <w:rPr/>
          </w:rPrChange>
        </w:rPr>
      </w:pPr>
      <w:r w:rsidRPr="00EB158B">
        <w:rPr>
          <w:color w:val="000000" w:themeColor="text1"/>
          <w:rPrChange w:id="274" w:author="Teera Piyakunakorn" w:date="2013-06-30T22:23:00Z">
            <w:rPr/>
          </w:rPrChange>
        </w:rPr>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74889A9D" w14:textId="77777777" w:rsidR="002E66D4" w:rsidRDefault="002E66D4" w:rsidP="002E66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75" w:author="Teera Piyakunakorn" w:date="2013-06-30T23:02:00Z"/>
          <w:rFonts w:ascii="TH SarabunPSK" w:eastAsia="Times New Roman" w:hAnsi="TH SarabunPSK" w:cs="TH SarabunPSK"/>
          <w:color w:val="auto"/>
          <w:sz w:val="32"/>
          <w:szCs w:val="32"/>
          <w:lang w:val="en-US"/>
        </w:rPr>
        <w:pPrChange w:id="276" w:author="Teera Piyakunakorn" w:date="2013-06-30T23:01:00Z">
          <w:pPr/>
        </w:pPrChange>
      </w:pPr>
    </w:p>
    <w:p w14:paraId="37A07ABD" w14:textId="77777777" w:rsidR="002E66D4" w:rsidRDefault="002E66D4" w:rsidP="002E66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77" w:author="Teera Piyakunakorn" w:date="2013-06-30T23:02:00Z"/>
          <w:rFonts w:ascii="TH SarabunPSK" w:eastAsia="Times New Roman" w:hAnsi="TH SarabunPSK" w:cs="TH SarabunPSK"/>
          <w:color w:val="auto"/>
          <w:sz w:val="32"/>
          <w:szCs w:val="32"/>
          <w:lang w:val="en-US"/>
        </w:rPr>
        <w:pPrChange w:id="278" w:author="Teera Piyakunakorn" w:date="2013-06-30T23:01:00Z">
          <w:pPr/>
        </w:pPrChange>
      </w:pPr>
    </w:p>
    <w:p w14:paraId="3F5BEC74" w14:textId="77777777" w:rsidR="002E66D4" w:rsidRDefault="002E66D4" w:rsidP="002E66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79" w:author="Teera Piyakunakorn" w:date="2013-06-30T23:02:00Z"/>
          <w:rFonts w:ascii="TH SarabunPSK" w:eastAsia="Times New Roman" w:hAnsi="TH SarabunPSK" w:cs="TH SarabunPSK"/>
          <w:color w:val="auto"/>
          <w:sz w:val="32"/>
          <w:szCs w:val="32"/>
          <w:lang w:val="en-US"/>
        </w:rPr>
        <w:pPrChange w:id="280" w:author="Teera Piyakunakorn" w:date="2013-06-30T23:01:00Z">
          <w:pPr/>
        </w:pPrChange>
      </w:pPr>
      <w:ins w:id="281" w:author="Teera Piyakunakorn" w:date="2013-06-30T23:01:00Z">
        <w:r>
          <w:rPr>
            <w:rFonts w:ascii="TH SarabunPSK" w:eastAsia="Times New Roman" w:hAnsi="TH SarabunPSK" w:cs="TH SarabunPSK"/>
            <w:color w:val="auto"/>
            <w:sz w:val="32"/>
            <w:szCs w:val="32"/>
            <w:lang w:val="en-US"/>
          </w:rPr>
          <w:t>ประวัติศาสตร์ของเรา</w:t>
        </w:r>
      </w:ins>
    </w:p>
    <w:p w14:paraId="604A3E71" w14:textId="448AEFBD" w:rsidR="00312FB3" w:rsidRDefault="002E66D4" w:rsidP="002E66D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82" w:author="Teera Piyakunakorn" w:date="2013-06-30T23:01:00Z"/>
          <w:rFonts w:ascii="TH SarabunPSK" w:eastAsia="Times New Roman" w:hAnsi="TH SarabunPSK" w:cs="TH SarabunPSK"/>
          <w:color w:val="auto"/>
          <w:sz w:val="32"/>
          <w:szCs w:val="32"/>
          <w:lang w:val="en-US"/>
        </w:rPr>
        <w:pPrChange w:id="283" w:author="Teera Piyakunakorn" w:date="2013-06-30T23:01:00Z">
          <w:pPr/>
        </w:pPrChange>
      </w:pPr>
      <w:ins w:id="284" w:author="Teera Piyakunakorn" w:date="2013-06-30T23:01:00Z">
        <w:r>
          <w:rPr>
            <w:rFonts w:ascii="TH SarabunPSK" w:eastAsia="Times New Roman" w:hAnsi="TH SarabunPSK" w:cs="TH SarabunPSK"/>
            <w:color w:val="auto"/>
            <w:sz w:val="32"/>
            <w:szCs w:val="32"/>
            <w:lang w:val="en-US"/>
          </w:rPr>
          <w:t>‘Association pour la Taxation des Transactions financière et l'Aide aux Citoyens’ (สมาคม เพื่อการเก็บภาษีธุรกรรมทางการเงิน และการอำนวยความช่วยเหลือสู่ประชาชน) ก่อตั้งขึ้นในประเทศฝรั่งเศส เมื่อเดือนธันวาคม ปี 1998 หลังการตีพิมพ์บทบรรณาธิการในหนังสือ Monde Diplomatique ในหัวเรื่อง ‘Désarmer les marchés’ (ปลดอาวุธตลาด) ซึ่งเป็นการเปิดตัวการสร้างสมาคมเพื่อการส่งเสริมภาษี Tobin</w:t>
        </w:r>
      </w:ins>
    </w:p>
    <w:p w14:paraId="33F2D18A" w14:textId="77777777" w:rsidR="002E66D4" w:rsidRPr="00EB158B" w:rsidRDefault="002E66D4" w:rsidP="002E66D4">
      <w:pPr>
        <w:rPr>
          <w:color w:val="000000" w:themeColor="text1"/>
          <w:rPrChange w:id="285" w:author="Teera Piyakunakorn" w:date="2013-06-30T22:23:00Z">
            <w:rPr/>
          </w:rPrChange>
        </w:rPr>
      </w:pPr>
    </w:p>
    <w:p w14:paraId="1B4A6C30" w14:textId="77777777" w:rsidR="00312FB3" w:rsidRPr="00EB158B" w:rsidRDefault="00312FB3" w:rsidP="00312FB3">
      <w:pPr>
        <w:rPr>
          <w:color w:val="000000" w:themeColor="text1"/>
          <w:rPrChange w:id="286" w:author="Teera Piyakunakorn" w:date="2013-06-30T22:23:00Z">
            <w:rPr/>
          </w:rPrChange>
        </w:rPr>
      </w:pPr>
      <w:r w:rsidRPr="00EB158B">
        <w:rPr>
          <w:color w:val="000000" w:themeColor="text1"/>
          <w:rPrChange w:id="287" w:author="Teera Piyakunakorn" w:date="2013-06-30T22:23:00Z">
            <w:rPr/>
          </w:rPrChange>
        </w:rPr>
        <w:t>An international organization</w:t>
      </w:r>
    </w:p>
    <w:p w14:paraId="11253FF0" w14:textId="77777777" w:rsidR="00405E48" w:rsidRPr="00EB158B" w:rsidRDefault="00312FB3" w:rsidP="00312FB3">
      <w:pPr>
        <w:rPr>
          <w:color w:val="000000" w:themeColor="text1"/>
          <w:rPrChange w:id="288" w:author="Teera Piyakunakorn" w:date="2013-06-30T22:23:00Z">
            <w:rPr/>
          </w:rPrChange>
        </w:rPr>
      </w:pPr>
      <w:r w:rsidRPr="00EB158B">
        <w:rPr>
          <w:color w:val="000000" w:themeColor="text1"/>
          <w:rPrChange w:id="289" w:author="Teera Piyakunakorn" w:date="2013-06-30T22:23:00Z">
            <w:rPr/>
          </w:rPrChange>
        </w:rPr>
        <w:t xml:space="preserve">The organization expanded very rapidly </w:t>
      </w:r>
      <w:del w:id="290" w:author="Arnold Sandjaja" w:date="2013-06-30T08:47:00Z">
        <w:r w:rsidRPr="00EB158B" w:rsidDel="00A8553E">
          <w:rPr>
            <w:color w:val="000000" w:themeColor="text1"/>
            <w:rPrChange w:id="291" w:author="Teera Piyakunakorn" w:date="2013-06-30T22:23:00Z">
              <w:rPr/>
            </w:rPrChange>
          </w:rPr>
          <w:delText xml:space="preserve">into the rest of </w:delText>
        </w:r>
      </w:del>
      <w:ins w:id="292" w:author="Arnold Sandjaja" w:date="2013-06-30T08:47:00Z">
        <w:r w:rsidR="00A8553E" w:rsidRPr="00EB158B">
          <w:rPr>
            <w:color w:val="000000" w:themeColor="text1"/>
            <w:rPrChange w:id="293" w:author="Teera Piyakunakorn" w:date="2013-06-30T22:23:00Z">
              <w:rPr/>
            </w:rPrChange>
          </w:rPr>
          <w:t xml:space="preserve">around </w:t>
        </w:r>
      </w:ins>
      <w:r w:rsidRPr="00EB158B">
        <w:rPr>
          <w:color w:val="000000" w:themeColor="text1"/>
          <w:rPrChange w:id="294" w:author="Teera Piyakunakorn" w:date="2013-06-30T22:23:00Z">
            <w:rPr/>
          </w:rPrChange>
        </w:rPr>
        <w:t>the world with an ATTAC network around an international charter set up in 1999. Today, the association is active in some 40 countries, with over a thousand local groups and hundreds of organizations supporting the network.</w:t>
      </w:r>
    </w:p>
    <w:p w14:paraId="39E71658" w14:textId="77777777" w:rsidR="001B4908" w:rsidRDefault="001B4908" w:rsidP="001B49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295" w:author="Teera Piyakunakorn" w:date="2013-06-30T23:09:00Z"/>
          <w:rFonts w:ascii="TH SarabunPSK" w:eastAsia="Times New Roman" w:hAnsi="TH SarabunPSK" w:cs="TH SarabunPSK"/>
          <w:color w:val="auto"/>
          <w:sz w:val="32"/>
          <w:szCs w:val="32"/>
          <w:lang w:val="en-US"/>
        </w:rPr>
      </w:pPr>
      <w:ins w:id="296" w:author="Teera Piyakunakorn" w:date="2013-06-30T23:09:00Z">
        <w:r>
          <w:rPr>
            <w:rFonts w:ascii="TH SarabunPSK" w:eastAsia="Times New Roman" w:hAnsi="TH SarabunPSK" w:cs="TH SarabunPSK"/>
            <w:color w:val="auto"/>
            <w:sz w:val="32"/>
            <w:szCs w:val="32"/>
            <w:lang w:val="en-US"/>
          </w:rPr>
          <w:t>เราคือองค์กรนานาชาติ</w:t>
        </w:r>
      </w:ins>
    </w:p>
    <w:p w14:paraId="5D128D23" w14:textId="7D644617" w:rsidR="006466E1" w:rsidRPr="00EB158B" w:rsidRDefault="001B4908" w:rsidP="001B4908">
      <w:pPr>
        <w:rPr>
          <w:color w:val="000000" w:themeColor="text1"/>
          <w:rPrChange w:id="297" w:author="Teera Piyakunakorn" w:date="2013-06-30T22:23:00Z">
            <w:rPr/>
          </w:rPrChange>
        </w:rPr>
      </w:pPr>
      <w:ins w:id="298" w:author="Teera Piyakunakorn" w:date="2013-06-30T23:09:00Z">
        <w:r>
          <w:rPr>
            <w:rFonts w:ascii="TH SarabunPSK" w:eastAsia="Times New Roman" w:hAnsi="TH SarabunPSK" w:cs="TH SarabunPSK"/>
            <w:color w:val="auto"/>
            <w:sz w:val="32"/>
            <w:szCs w:val="32"/>
            <w:lang w:val="en-US"/>
          </w:rPr>
          <w:t>องค์กรของเราขยายตัวไปทั่วโลกรวดเร็วมากภายใต้เครือข่าย ATTAC ทีรายล้อมปฏิญญาสากลที่ก่อตั้งขึ้นมาในปี 1999  ทุกวันนี้สมาคมมีกิจกรรมดำเนินงานอยู่ในราว 40 ประเทศ ประกอบด้วยกลุ่มพื้นบ้านกว่าพันกลุ่มและอีกกว่า 100 องค์กรที่ให้การสนับสนุนเครือข่ายของเรา</w:t>
        </w:r>
      </w:ins>
    </w:p>
    <w:p w14:paraId="2BBD6556" w14:textId="77777777" w:rsidR="00312FB3" w:rsidRPr="00EB158B" w:rsidRDefault="00312FB3" w:rsidP="00312FB3">
      <w:pPr>
        <w:rPr>
          <w:color w:val="000000" w:themeColor="text1"/>
          <w:rPrChange w:id="299" w:author="Teera Piyakunakorn" w:date="2013-06-30T22:23:00Z">
            <w:rPr/>
          </w:rPrChange>
        </w:rPr>
      </w:pPr>
    </w:p>
    <w:p w14:paraId="1BE5641E" w14:textId="77777777" w:rsidR="00405E48" w:rsidRPr="00EB158B" w:rsidRDefault="00405E48">
      <w:pPr>
        <w:rPr>
          <w:color w:val="000000" w:themeColor="text1"/>
          <w:rPrChange w:id="300" w:author="Teera Piyakunakorn" w:date="2013-06-30T22:23:00Z">
            <w:rPr/>
          </w:rPrChange>
        </w:rPr>
      </w:pPr>
      <w:r w:rsidRPr="00EB158B">
        <w:rPr>
          <w:rFonts w:ascii="Arial Bold" w:hAnsi="Arial Bold"/>
          <w:color w:val="000000" w:themeColor="text1"/>
          <w:rPrChange w:id="301" w:author="Teera Piyakunakorn" w:date="2013-06-30T22:23:00Z">
            <w:rPr>
              <w:rFonts w:ascii="Arial Bold" w:hAnsi="Arial Bold"/>
            </w:rPr>
          </w:rPrChange>
        </w:rPr>
        <w:t xml:space="preserve">Target market: </w:t>
      </w:r>
    </w:p>
    <w:p w14:paraId="4A3E9E80" w14:textId="77777777" w:rsidR="00103694" w:rsidRPr="00EB158B" w:rsidRDefault="00103694">
      <w:pPr>
        <w:rPr>
          <w:color w:val="000000" w:themeColor="text1"/>
          <w:rPrChange w:id="302" w:author="Teera Piyakunakorn" w:date="2013-06-30T22:23:00Z">
            <w:rPr/>
          </w:rPrChange>
        </w:rPr>
      </w:pPr>
    </w:p>
    <w:p w14:paraId="5F5378E7" w14:textId="77777777" w:rsidR="00DD65CC" w:rsidRPr="00EB158B" w:rsidRDefault="00DD65CC" w:rsidP="00DD65CC">
      <w:pPr>
        <w:rPr>
          <w:ins w:id="303" w:author="Arnold Sandjaja" w:date="2013-05-17T16:36:00Z"/>
          <w:rStyle w:val="hps"/>
          <w:rFonts w:eastAsia="Times New Roman"/>
          <w:color w:val="000000" w:themeColor="text1"/>
          <w:lang w:val="en"/>
          <w:rPrChange w:id="304" w:author="Teera Piyakunakorn" w:date="2013-06-30T22:23:00Z">
            <w:rPr>
              <w:ins w:id="305" w:author="Arnold Sandjaja" w:date="2013-05-17T16:36:00Z"/>
              <w:rStyle w:val="hps"/>
              <w:rFonts w:eastAsia="Times New Roman"/>
              <w:lang w:val="en"/>
            </w:rPr>
          </w:rPrChange>
        </w:rPr>
      </w:pPr>
      <w:ins w:id="306" w:author="Arnold Sandjaja" w:date="2013-05-17T16:36:00Z">
        <w:del w:id="307" w:author="Michel Bulon" w:date="2013-05-20T20:25:00Z">
          <w:r w:rsidRPr="00EB158B" w:rsidDel="00B03644">
            <w:rPr>
              <w:rStyle w:val="hps"/>
              <w:rFonts w:eastAsia="Times New Roman"/>
              <w:color w:val="000000" w:themeColor="text1"/>
              <w:lang w:val="en"/>
              <w:rPrChange w:id="308" w:author="Teera Piyakunakorn" w:date="2013-06-30T22:23:00Z">
                <w:rPr>
                  <w:rStyle w:val="hps"/>
                  <w:rFonts w:eastAsia="Times New Roman"/>
                  <w:lang w:val="en"/>
                </w:rPr>
              </w:rPrChange>
            </w:rPr>
            <w:delText>y</w:delText>
          </w:r>
        </w:del>
      </w:ins>
      <w:ins w:id="309" w:author="Michel Bulon" w:date="2013-05-20T20:25:00Z">
        <w:r w:rsidR="00B03644" w:rsidRPr="00EB158B">
          <w:rPr>
            <w:rStyle w:val="hps"/>
            <w:rFonts w:eastAsia="Times New Roman"/>
            <w:color w:val="000000" w:themeColor="text1"/>
            <w:lang w:val="en"/>
            <w:rPrChange w:id="310" w:author="Teera Piyakunakorn" w:date="2013-06-30T22:23:00Z">
              <w:rPr>
                <w:rStyle w:val="hps"/>
                <w:rFonts w:eastAsia="Times New Roman"/>
                <w:lang w:val="en"/>
              </w:rPr>
            </w:rPrChange>
          </w:rPr>
          <w:t>Y</w:t>
        </w:r>
      </w:ins>
      <w:ins w:id="311" w:author="Arnold Sandjaja" w:date="2013-05-17T16:36:00Z">
        <w:r w:rsidRPr="00EB158B">
          <w:rPr>
            <w:rStyle w:val="hps"/>
            <w:rFonts w:eastAsia="Times New Roman"/>
            <w:color w:val="000000" w:themeColor="text1"/>
            <w:lang w:val="en"/>
            <w:rPrChange w:id="312" w:author="Teera Piyakunakorn" w:date="2013-06-30T22:23:00Z">
              <w:rPr>
                <w:rStyle w:val="hps"/>
                <w:rFonts w:eastAsia="Times New Roman"/>
                <w:lang w:val="en"/>
              </w:rPr>
            </w:rPrChange>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Pr="00EB158B" w:rsidRDefault="00DD65CC" w:rsidP="00DD65CC">
      <w:pPr>
        <w:rPr>
          <w:ins w:id="313" w:author="Arnold Sandjaja" w:date="2013-05-17T16:36:00Z"/>
          <w:rStyle w:val="hps"/>
          <w:rFonts w:eastAsia="Times New Roman"/>
          <w:color w:val="000000" w:themeColor="text1"/>
          <w:lang w:val="en"/>
          <w:rPrChange w:id="314" w:author="Teera Piyakunakorn" w:date="2013-06-30T22:23:00Z">
            <w:rPr>
              <w:ins w:id="315" w:author="Arnold Sandjaja" w:date="2013-05-17T16:36:00Z"/>
              <w:rStyle w:val="hps"/>
              <w:rFonts w:eastAsia="Times New Roman"/>
              <w:lang w:val="en"/>
            </w:rPr>
          </w:rPrChange>
        </w:rPr>
      </w:pPr>
      <w:ins w:id="316" w:author="Arnold Sandjaja" w:date="2013-05-17T16:36:00Z">
        <w:r w:rsidRPr="00EB158B">
          <w:rPr>
            <w:rStyle w:val="hps"/>
            <w:rFonts w:eastAsia="Times New Roman"/>
            <w:color w:val="000000" w:themeColor="text1"/>
            <w:lang w:val="en"/>
            <w:rPrChange w:id="317" w:author="Teera Piyakunakorn" w:date="2013-06-30T22:23:00Z">
              <w:rPr>
                <w:rStyle w:val="hps"/>
                <w:rFonts w:eastAsia="Times New Roman"/>
                <w:lang w:val="en"/>
              </w:rPr>
            </w:rPrChange>
          </w:rPr>
          <w:t xml:space="preserve">They are either </w:t>
        </w:r>
      </w:ins>
      <w:ins w:id="318" w:author="Arnold Sandjaja" w:date="2013-06-30T08:47:00Z">
        <w:r w:rsidR="00A8553E" w:rsidRPr="00EB158B">
          <w:rPr>
            <w:rStyle w:val="hps"/>
            <w:rFonts w:eastAsia="Times New Roman"/>
            <w:color w:val="000000" w:themeColor="text1"/>
            <w:lang w:val="en"/>
            <w:rPrChange w:id="319" w:author="Teera Piyakunakorn" w:date="2013-06-30T22:23:00Z">
              <w:rPr>
                <w:rStyle w:val="hps"/>
                <w:rFonts w:eastAsia="Times New Roman"/>
                <w:lang w:val="en"/>
              </w:rPr>
            </w:rPrChange>
          </w:rPr>
          <w:t xml:space="preserve">a </w:t>
        </w:r>
      </w:ins>
      <w:ins w:id="320" w:author="Arnold Sandjaja" w:date="2013-05-17T16:36:00Z">
        <w:r w:rsidRPr="00EB158B">
          <w:rPr>
            <w:rStyle w:val="hps"/>
            <w:rFonts w:eastAsia="Times New Roman"/>
            <w:color w:val="000000" w:themeColor="text1"/>
            <w:lang w:val="en"/>
            <w:rPrChange w:id="321" w:author="Teera Piyakunakorn" w:date="2013-06-30T22:23:00Z">
              <w:rPr>
                <w:rStyle w:val="hps"/>
                <w:rFonts w:eastAsia="Times New Roman"/>
                <w:lang w:val="en"/>
              </w:rPr>
            </w:rPrChange>
          </w:rPr>
          <w:t xml:space="preserve">member of ATTAC </w:t>
        </w:r>
      </w:ins>
      <w:ins w:id="322" w:author="Arnold Sandjaja" w:date="2013-06-30T08:47:00Z">
        <w:r w:rsidR="00A8553E" w:rsidRPr="00EB158B">
          <w:rPr>
            <w:rStyle w:val="hps"/>
            <w:rFonts w:eastAsia="Times New Roman"/>
            <w:color w:val="000000" w:themeColor="text1"/>
            <w:lang w:val="en"/>
            <w:rPrChange w:id="323" w:author="Teera Piyakunakorn" w:date="2013-06-30T22:23:00Z">
              <w:rPr>
                <w:rStyle w:val="hps"/>
                <w:rFonts w:eastAsia="Times New Roman"/>
                <w:lang w:val="en"/>
              </w:rPr>
            </w:rPrChange>
          </w:rPr>
          <w:t>or are thinking of joining</w:t>
        </w:r>
      </w:ins>
      <w:ins w:id="324" w:author="Arnold Sandjaja" w:date="2013-05-17T16:36:00Z">
        <w:r w:rsidRPr="00EB158B">
          <w:rPr>
            <w:rStyle w:val="hps"/>
            <w:rFonts w:eastAsia="Times New Roman"/>
            <w:color w:val="000000" w:themeColor="text1"/>
            <w:lang w:val="en"/>
            <w:rPrChange w:id="325" w:author="Teera Piyakunakorn" w:date="2013-06-30T22:23:00Z">
              <w:rPr>
                <w:rStyle w:val="hps"/>
                <w:rFonts w:eastAsia="Times New Roman"/>
                <w:lang w:val="en"/>
              </w:rPr>
            </w:rPrChange>
          </w:rPr>
          <w:t>.</w:t>
        </w:r>
      </w:ins>
    </w:p>
    <w:p w14:paraId="780AB943" w14:textId="77777777" w:rsidR="009D0E24" w:rsidRDefault="009D0E24" w:rsidP="009D0E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ns w:id="326" w:author="Teera Piyakunakorn" w:date="2013-06-30T23:15:00Z"/>
          <w:rFonts w:ascii="TH SarabunPSK" w:eastAsia="Times New Roman" w:hAnsi="TH SarabunPSK" w:cs="TH SarabunPSK"/>
          <w:color w:val="auto"/>
          <w:sz w:val="32"/>
          <w:szCs w:val="32"/>
          <w:lang w:val="en-US"/>
        </w:rPr>
      </w:pPr>
      <w:ins w:id="327" w:author="Teera Piyakunakorn" w:date="2013-06-30T23:15:00Z">
        <w:r>
          <w:rPr>
            <w:rFonts w:ascii="TH SarabunPSK" w:eastAsia="Times New Roman" w:hAnsi="TH SarabunPSK" w:cs="TH SarabunPSK"/>
            <w:color w:val="auto"/>
            <w:sz w:val="32"/>
            <w:szCs w:val="32"/>
            <w:lang w:val="en-US"/>
          </w:rPr>
          <w:t>ประชาชนวัยหนุ่มสาวอายุระหว่าง 16-35 ปี ผู้สนใจในการเคลื่อนไหวเพื่อเปลี่ยนแปลงโลกาภิวัฒน์ ซึ่งมุ่งเน้นคุณค่าของประชาธิปไตย ความยุติธรรมในสังคมและเศรษฐกิจ การปกป้องสิ่งแวดล้อมและสิทธิมนุษยชน ซึ่งเป็นทางเลือกใหม่ของโลกาภิวัฒน์ในปัจจุบัน</w:t>
        </w:r>
      </w:ins>
    </w:p>
    <w:p w14:paraId="097DBCC5" w14:textId="4E7229AA" w:rsidR="00405E48" w:rsidRPr="00EB158B" w:rsidDel="00B40AAF" w:rsidRDefault="009D0E24" w:rsidP="009D0E24">
      <w:pPr>
        <w:rPr>
          <w:del w:id="328" w:author="Michel Bulon" w:date="2013-05-14T19:16:00Z"/>
          <w:color w:val="000000" w:themeColor="text1"/>
          <w:rPrChange w:id="329" w:author="Teera Piyakunakorn" w:date="2013-06-30T22:23:00Z">
            <w:rPr>
              <w:del w:id="330" w:author="Michel Bulon" w:date="2013-05-14T19:16:00Z"/>
            </w:rPr>
          </w:rPrChange>
        </w:rPr>
      </w:pPr>
      <w:ins w:id="331" w:author="Teera Piyakunakorn" w:date="2013-06-30T23:15:00Z">
        <w:r>
          <w:rPr>
            <w:rFonts w:ascii="TH SarabunPSK" w:eastAsia="Times New Roman" w:hAnsi="TH SarabunPSK" w:cs="TH SarabunPSK"/>
            <w:color w:val="auto"/>
            <w:sz w:val="32"/>
            <w:szCs w:val="32"/>
            <w:lang w:val="en-US"/>
          </w:rPr>
          <w:t>อาจเป็นสมาชิกของ ATTAC แล้ว หรือที่กำลังคิดจะเข้าร่วมกิจกรรม</w:t>
        </w:r>
      </w:ins>
      <w:bookmarkStart w:id="332" w:name="_GoBack"/>
      <w:bookmarkEnd w:id="332"/>
      <w:ins w:id="333" w:author="Michel Bulon" w:date="2013-05-14T19:16:00Z">
        <w:del w:id="334" w:author="Arnold Sandjaja" w:date="2013-05-17T16:36:00Z">
          <w:r w:rsidR="00B40AAF" w:rsidRPr="00EB158B" w:rsidDel="00DD65CC">
            <w:rPr>
              <w:rStyle w:val="hps"/>
              <w:rFonts w:eastAsia="Times New Roman"/>
              <w:color w:val="000000" w:themeColor="text1"/>
              <w:lang w:val="en"/>
              <w:rPrChange w:id="335" w:author="Teera Piyakunakorn" w:date="2013-06-30T22:23:00Z">
                <w:rPr>
                  <w:rStyle w:val="hps"/>
                  <w:rFonts w:eastAsia="Times New Roman"/>
                  <w:lang w:val="en"/>
                </w:rPr>
              </w:rPrChange>
            </w:rPr>
            <w:delText xml:space="preserve">The target </w:delText>
          </w:r>
        </w:del>
      </w:ins>
      <w:ins w:id="336" w:author="Michel Bulon" w:date="2013-05-14T19:17:00Z">
        <w:del w:id="337" w:author="Arnold Sandjaja" w:date="2013-05-17T16:36:00Z">
          <w:r w:rsidR="00B40AAF" w:rsidRPr="00EB158B" w:rsidDel="00DD65CC">
            <w:rPr>
              <w:rStyle w:val="hps"/>
              <w:rFonts w:eastAsia="Times New Roman"/>
              <w:color w:val="000000" w:themeColor="text1"/>
              <w:lang w:val="en"/>
              <w:rPrChange w:id="338" w:author="Teera Piyakunakorn" w:date="2013-06-30T22:23:00Z">
                <w:rPr>
                  <w:rStyle w:val="hps"/>
                  <w:rFonts w:eastAsia="Times New Roman"/>
                  <w:lang w:val="en"/>
                </w:rPr>
              </w:rPrChange>
            </w:rPr>
            <w:delText>market</w:delText>
          </w:r>
        </w:del>
      </w:ins>
      <w:ins w:id="339" w:author="Michel Bulon" w:date="2013-05-14T19:16:00Z">
        <w:del w:id="340" w:author="Arnold Sandjaja" w:date="2013-05-17T16:36:00Z">
          <w:r w:rsidR="00B40AAF" w:rsidRPr="00EB158B" w:rsidDel="00DD65CC">
            <w:rPr>
              <w:rStyle w:val="hps"/>
              <w:rFonts w:eastAsia="Times New Roman"/>
              <w:color w:val="000000" w:themeColor="text1"/>
              <w:lang w:val="en"/>
              <w:rPrChange w:id="341" w:author="Teera Piyakunakorn" w:date="2013-06-30T22:23:00Z">
                <w:rPr>
                  <w:rStyle w:val="hps"/>
                  <w:rFonts w:eastAsia="Times New Roman"/>
                  <w:lang w:val="en"/>
                </w:rPr>
              </w:rPrChange>
            </w:rPr>
            <w:delText xml:space="preserve"> is</w:delText>
          </w:r>
          <w:r w:rsidR="00B40AAF" w:rsidRPr="00EB158B" w:rsidDel="00DD65CC">
            <w:rPr>
              <w:rFonts w:eastAsia="Times New Roman"/>
              <w:color w:val="000000" w:themeColor="text1"/>
              <w:lang w:val="en"/>
              <w:rPrChange w:id="342"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43" w:author="Teera Piyakunakorn" w:date="2013-06-30T22:23:00Z">
                <w:rPr>
                  <w:rStyle w:val="hps"/>
                  <w:rFonts w:eastAsia="Times New Roman"/>
                  <w:lang w:val="en"/>
                </w:rPr>
              </w:rPrChange>
            </w:rPr>
            <w:delText xml:space="preserve">people </w:delText>
          </w:r>
        </w:del>
      </w:ins>
      <w:ins w:id="344" w:author="Michel Bulon" w:date="2013-05-14T21:13:00Z">
        <w:del w:id="345" w:author="Arnold Sandjaja" w:date="2013-05-17T16:36:00Z">
          <w:r w:rsidR="00905DDA" w:rsidRPr="00EB158B" w:rsidDel="00DD65CC">
            <w:rPr>
              <w:rStyle w:val="hps"/>
              <w:rFonts w:eastAsia="Times New Roman"/>
              <w:color w:val="000000" w:themeColor="text1"/>
              <w:lang w:val="en"/>
              <w:rPrChange w:id="346" w:author="Teera Piyakunakorn" w:date="2013-06-30T22:23:00Z">
                <w:rPr>
                  <w:rStyle w:val="hps"/>
                  <w:rFonts w:eastAsia="Times New Roman"/>
                  <w:lang w:val="en"/>
                </w:rPr>
              </w:rPrChange>
            </w:rPr>
            <w:delText>the 18 years and more</w:delText>
          </w:r>
        </w:del>
      </w:ins>
      <w:ins w:id="347" w:author="Michel Bulon" w:date="2013-05-14T21:14:00Z">
        <w:del w:id="348" w:author="Arnold Sandjaja" w:date="2013-05-17T16:36:00Z">
          <w:r w:rsidR="00905DDA" w:rsidRPr="00EB158B" w:rsidDel="00DD65CC">
            <w:rPr>
              <w:rStyle w:val="hps"/>
              <w:rFonts w:eastAsia="Times New Roman"/>
              <w:color w:val="000000" w:themeColor="text1"/>
              <w:lang w:val="en"/>
              <w:rPrChange w:id="349" w:author="Teera Piyakunakorn" w:date="2013-06-30T22:23:00Z">
                <w:rPr>
                  <w:rStyle w:val="hps"/>
                  <w:rFonts w:eastAsia="Times New Roman"/>
                  <w:lang w:val="en"/>
                </w:rPr>
              </w:rPrChange>
            </w:rPr>
            <w:delText xml:space="preserve"> </w:delText>
          </w:r>
        </w:del>
      </w:ins>
      <w:ins w:id="350" w:author="Michel Bulon" w:date="2013-05-14T19:16:00Z">
        <w:del w:id="351" w:author="Arnold Sandjaja" w:date="2013-05-17T16:36:00Z">
          <w:r w:rsidR="00B40AAF" w:rsidRPr="00EB158B" w:rsidDel="00DD65CC">
            <w:rPr>
              <w:rStyle w:val="hps"/>
              <w:rFonts w:eastAsia="Times New Roman"/>
              <w:color w:val="000000" w:themeColor="text1"/>
              <w:lang w:val="en"/>
              <w:rPrChange w:id="352" w:author="Teera Piyakunakorn" w:date="2013-06-30T22:23:00Z">
                <w:rPr>
                  <w:rStyle w:val="hps"/>
                  <w:rFonts w:eastAsia="Times New Roman"/>
                  <w:lang w:val="en"/>
                </w:rPr>
              </w:rPrChange>
            </w:rPr>
            <w:delText>from</w:delText>
          </w:r>
          <w:r w:rsidR="00B40AAF" w:rsidRPr="00EB158B" w:rsidDel="00DD65CC">
            <w:rPr>
              <w:rFonts w:eastAsia="Times New Roman"/>
              <w:color w:val="000000" w:themeColor="text1"/>
              <w:lang w:val="en"/>
              <w:rPrChange w:id="353"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54" w:author="Teera Piyakunakorn" w:date="2013-06-30T22:23:00Z">
                <w:rPr>
                  <w:rStyle w:val="hps"/>
                  <w:rFonts w:eastAsia="Times New Roman"/>
                  <w:lang w:val="en"/>
                </w:rPr>
              </w:rPrChange>
            </w:rPr>
            <w:delText>very different backgrounds</w:delText>
          </w:r>
          <w:r w:rsidR="00B40AAF" w:rsidRPr="00EB158B" w:rsidDel="00DD65CC">
            <w:rPr>
              <w:rFonts w:eastAsia="Times New Roman"/>
              <w:color w:val="000000" w:themeColor="text1"/>
              <w:lang w:val="en"/>
              <w:rPrChange w:id="355"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56" w:author="Teera Piyakunakorn" w:date="2013-06-30T22:23:00Z">
                <w:rPr>
                  <w:rStyle w:val="hps"/>
                  <w:rFonts w:eastAsia="Times New Roman"/>
                  <w:lang w:val="en"/>
                </w:rPr>
              </w:rPrChange>
            </w:rPr>
            <w:delText>who are interested</w:delText>
          </w:r>
          <w:r w:rsidR="00B40AAF" w:rsidRPr="00EB158B" w:rsidDel="00DD65CC">
            <w:rPr>
              <w:rFonts w:eastAsia="Times New Roman"/>
              <w:color w:val="000000" w:themeColor="text1"/>
              <w:lang w:val="en"/>
              <w:rPrChange w:id="357"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58" w:author="Teera Piyakunakorn" w:date="2013-06-30T22:23:00Z">
                <w:rPr>
                  <w:rStyle w:val="hps"/>
                  <w:rFonts w:eastAsia="Times New Roman"/>
                  <w:lang w:val="en"/>
                </w:rPr>
              </w:rPrChange>
            </w:rPr>
            <w:delText>or who</w:delText>
          </w:r>
          <w:r w:rsidR="00B40AAF" w:rsidRPr="00EB158B" w:rsidDel="00DD65CC">
            <w:rPr>
              <w:rFonts w:eastAsia="Times New Roman"/>
              <w:color w:val="000000" w:themeColor="text1"/>
              <w:lang w:val="en"/>
              <w:rPrChange w:id="359"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60" w:author="Teera Piyakunakorn" w:date="2013-06-30T22:23:00Z">
                <w:rPr>
                  <w:rStyle w:val="hps"/>
                  <w:rFonts w:eastAsia="Times New Roman"/>
                  <w:lang w:val="en"/>
                </w:rPr>
              </w:rPrChange>
            </w:rPr>
            <w:delText>might be interested in</w:delText>
          </w:r>
          <w:r w:rsidR="00B40AAF" w:rsidRPr="00EB158B" w:rsidDel="00DD65CC">
            <w:rPr>
              <w:rFonts w:eastAsia="Times New Roman"/>
              <w:color w:val="000000" w:themeColor="text1"/>
              <w:lang w:val="en"/>
              <w:rPrChange w:id="361"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62" w:author="Teera Piyakunakorn" w:date="2013-06-30T22:23:00Z">
                <w:rPr>
                  <w:rStyle w:val="hps"/>
                  <w:rFonts w:eastAsia="Times New Roman"/>
                  <w:lang w:val="en"/>
                </w:rPr>
              </w:rPrChange>
            </w:rPr>
            <w:delText>the</w:delText>
          </w:r>
          <w:r w:rsidR="00B40AAF" w:rsidRPr="00EB158B" w:rsidDel="00DD65CC">
            <w:rPr>
              <w:rFonts w:eastAsia="Times New Roman"/>
              <w:color w:val="000000" w:themeColor="text1"/>
              <w:lang w:val="en"/>
              <w:rPrChange w:id="363"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64" w:author="Teera Piyakunakorn" w:date="2013-06-30T22:23:00Z">
                <w:rPr>
                  <w:rStyle w:val="hps"/>
                  <w:rFonts w:eastAsia="Times New Roman"/>
                  <w:lang w:val="en"/>
                </w:rPr>
              </w:rPrChange>
            </w:rPr>
            <w:delText>alter</w:delText>
          </w:r>
        </w:del>
      </w:ins>
      <w:ins w:id="365" w:author="Michel Bulon" w:date="2013-05-14T19:19:00Z">
        <w:del w:id="366" w:author="Arnold Sandjaja" w:date="2013-05-17T16:36:00Z">
          <w:r w:rsidR="00B40AAF" w:rsidRPr="00EB158B" w:rsidDel="00DD65CC">
            <w:rPr>
              <w:rStyle w:val="hps"/>
              <w:rFonts w:eastAsia="Times New Roman"/>
              <w:color w:val="000000" w:themeColor="text1"/>
              <w:lang w:val="en"/>
              <w:rPrChange w:id="367" w:author="Teera Piyakunakorn" w:date="2013-06-30T22:23:00Z">
                <w:rPr>
                  <w:rStyle w:val="hps"/>
                  <w:rFonts w:eastAsia="Times New Roman"/>
                  <w:lang w:val="en"/>
                </w:rPr>
              </w:rPrChange>
            </w:rPr>
            <w:delText>-</w:delText>
          </w:r>
        </w:del>
      </w:ins>
      <w:ins w:id="368" w:author="Michel Bulon" w:date="2013-05-14T19:16:00Z">
        <w:del w:id="369" w:author="Arnold Sandjaja" w:date="2013-05-17T16:36:00Z">
          <w:r w:rsidR="00B40AAF" w:rsidRPr="00EB158B" w:rsidDel="00DD65CC">
            <w:rPr>
              <w:rStyle w:val="hps"/>
              <w:rFonts w:eastAsia="Times New Roman"/>
              <w:color w:val="000000" w:themeColor="text1"/>
              <w:lang w:val="en"/>
              <w:rPrChange w:id="370" w:author="Teera Piyakunakorn" w:date="2013-06-30T22:23:00Z">
                <w:rPr>
                  <w:rStyle w:val="hps"/>
                  <w:rFonts w:eastAsia="Times New Roman"/>
                  <w:lang w:val="en"/>
                </w:rPr>
              </w:rPrChange>
            </w:rPr>
            <w:delText>globalization</w:delText>
          </w:r>
        </w:del>
      </w:ins>
      <w:ins w:id="371" w:author="Michel Bulon" w:date="2013-05-14T19:20:00Z">
        <w:del w:id="372" w:author="Arnold Sandjaja" w:date="2013-05-17T16:36:00Z">
          <w:r w:rsidR="00B40AAF" w:rsidRPr="00EB158B" w:rsidDel="00DD65CC">
            <w:rPr>
              <w:rStyle w:val="hps"/>
              <w:rFonts w:eastAsia="Times New Roman"/>
              <w:color w:val="000000" w:themeColor="text1"/>
              <w:lang w:val="en"/>
              <w:rPrChange w:id="373" w:author="Teera Piyakunakorn" w:date="2013-06-30T22:23:00Z">
                <w:rPr>
                  <w:rStyle w:val="hps"/>
                  <w:rFonts w:eastAsia="Times New Roman"/>
                  <w:lang w:val="en"/>
                </w:rPr>
              </w:rPrChange>
            </w:rPr>
            <w:delText xml:space="preserve"> movement</w:delText>
          </w:r>
        </w:del>
      </w:ins>
      <w:ins w:id="374" w:author="Michel Bulon" w:date="2013-05-14T19:16:00Z">
        <w:del w:id="375" w:author="Arnold Sandjaja" w:date="2013-05-17T16:36:00Z">
          <w:r w:rsidR="00B40AAF" w:rsidRPr="00EB158B" w:rsidDel="00DD65CC">
            <w:rPr>
              <w:rFonts w:eastAsia="Times New Roman"/>
              <w:color w:val="000000" w:themeColor="text1"/>
              <w:lang w:val="en"/>
              <w:rPrChange w:id="376"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77" w:author="Teera Piyakunakorn" w:date="2013-06-30T22:23:00Z">
                <w:rPr>
                  <w:rStyle w:val="hps"/>
                  <w:rFonts w:eastAsia="Times New Roman"/>
                  <w:lang w:val="en"/>
                </w:rPr>
              </w:rPrChange>
            </w:rPr>
            <w:delText>which emphasizes</w:delText>
          </w:r>
          <w:r w:rsidR="00B40AAF" w:rsidRPr="00EB158B" w:rsidDel="00DD65CC">
            <w:rPr>
              <w:rFonts w:eastAsia="Times New Roman"/>
              <w:color w:val="000000" w:themeColor="text1"/>
              <w:lang w:val="en"/>
              <w:rPrChange w:id="378"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79" w:author="Teera Piyakunakorn" w:date="2013-06-30T22:23:00Z">
                <w:rPr>
                  <w:rStyle w:val="hps"/>
                  <w:rFonts w:eastAsia="Times New Roman"/>
                  <w:lang w:val="en"/>
                </w:rPr>
              </w:rPrChange>
            </w:rPr>
            <w:delText>values</w:delText>
          </w:r>
          <w:r w:rsidR="00B40AAF" w:rsidRPr="00EB158B" w:rsidDel="00DD65CC">
            <w:rPr>
              <w:rFonts w:eastAsia="Times New Roman"/>
              <w:color w:val="000000" w:themeColor="text1"/>
              <w:lang w:val="en"/>
              <w:rPrChange w:id="380"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81" w:author="Teera Piyakunakorn" w:date="2013-06-30T22:23:00Z">
                <w:rPr>
                  <w:rStyle w:val="hps"/>
                  <w:rFonts w:eastAsia="Times New Roman"/>
                  <w:lang w:val="en"/>
                </w:rPr>
              </w:rPrChange>
            </w:rPr>
            <w:delText>​​such as</w:delText>
          </w:r>
          <w:r w:rsidR="00B40AAF" w:rsidRPr="00EB158B" w:rsidDel="00DD65CC">
            <w:rPr>
              <w:rFonts w:eastAsia="Times New Roman"/>
              <w:color w:val="000000" w:themeColor="text1"/>
              <w:lang w:val="en"/>
              <w:rPrChange w:id="382"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83" w:author="Teera Piyakunakorn" w:date="2013-06-30T22:23:00Z">
                <w:rPr>
                  <w:rStyle w:val="hps"/>
                  <w:rFonts w:eastAsia="Times New Roman"/>
                  <w:lang w:val="en"/>
                </w:rPr>
              </w:rPrChange>
            </w:rPr>
            <w:delText>democracy,</w:delText>
          </w:r>
          <w:r w:rsidR="00B40AAF" w:rsidRPr="00EB158B" w:rsidDel="00DD65CC">
            <w:rPr>
              <w:rFonts w:eastAsia="Times New Roman"/>
              <w:color w:val="000000" w:themeColor="text1"/>
              <w:lang w:val="en"/>
              <w:rPrChange w:id="384"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85" w:author="Teera Piyakunakorn" w:date="2013-06-30T22:23:00Z">
                <w:rPr>
                  <w:rStyle w:val="hps"/>
                  <w:rFonts w:eastAsia="Times New Roman"/>
                  <w:lang w:val="en"/>
                </w:rPr>
              </w:rPrChange>
            </w:rPr>
            <w:delText>social and economic</w:delText>
          </w:r>
          <w:r w:rsidR="00B40AAF" w:rsidRPr="00EB158B" w:rsidDel="00DD65CC">
            <w:rPr>
              <w:rFonts w:eastAsia="Times New Roman"/>
              <w:color w:val="000000" w:themeColor="text1"/>
              <w:lang w:val="en"/>
              <w:rPrChange w:id="386"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87" w:author="Teera Piyakunakorn" w:date="2013-06-30T22:23:00Z">
                <w:rPr>
                  <w:rStyle w:val="hps"/>
                  <w:rFonts w:eastAsia="Times New Roman"/>
                  <w:lang w:val="en"/>
                </w:rPr>
              </w:rPrChange>
            </w:rPr>
            <w:delText>justice,</w:delText>
          </w:r>
          <w:r w:rsidR="00B40AAF" w:rsidRPr="00EB158B" w:rsidDel="00DD65CC">
            <w:rPr>
              <w:rFonts w:eastAsia="Times New Roman"/>
              <w:color w:val="000000" w:themeColor="text1"/>
              <w:lang w:val="en"/>
              <w:rPrChange w:id="388"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89" w:author="Teera Piyakunakorn" w:date="2013-06-30T22:23:00Z">
                <w:rPr>
                  <w:rStyle w:val="hps"/>
                  <w:rFonts w:eastAsia="Times New Roman"/>
                  <w:lang w:val="en"/>
                </w:rPr>
              </w:rPrChange>
            </w:rPr>
            <w:delText>environmental protection</w:delText>
          </w:r>
          <w:r w:rsidR="00B40AAF" w:rsidRPr="00EB158B" w:rsidDel="00DD65CC">
            <w:rPr>
              <w:rFonts w:eastAsia="Times New Roman"/>
              <w:color w:val="000000" w:themeColor="text1"/>
              <w:lang w:val="en"/>
              <w:rPrChange w:id="390"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91" w:author="Teera Piyakunakorn" w:date="2013-06-30T22:23:00Z">
                <w:rPr>
                  <w:rStyle w:val="hps"/>
                  <w:rFonts w:eastAsia="Times New Roman"/>
                  <w:lang w:val="en"/>
                </w:rPr>
              </w:rPrChange>
            </w:rPr>
            <w:delText>and</w:delText>
          </w:r>
          <w:r w:rsidR="00B40AAF" w:rsidRPr="00EB158B" w:rsidDel="00DD65CC">
            <w:rPr>
              <w:rFonts w:eastAsia="Times New Roman"/>
              <w:color w:val="000000" w:themeColor="text1"/>
              <w:lang w:val="en"/>
              <w:rPrChange w:id="392"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93" w:author="Teera Piyakunakorn" w:date="2013-06-30T22:23:00Z">
                <w:rPr>
                  <w:rStyle w:val="hps"/>
                  <w:rFonts w:eastAsia="Times New Roman"/>
                  <w:lang w:val="en"/>
                </w:rPr>
              </w:rPrChange>
            </w:rPr>
            <w:delText>human rights</w:delText>
          </w:r>
          <w:r w:rsidR="00B40AAF" w:rsidRPr="00EB158B" w:rsidDel="00DD65CC">
            <w:rPr>
              <w:rFonts w:eastAsia="Times New Roman"/>
              <w:color w:val="000000" w:themeColor="text1"/>
              <w:lang w:val="en"/>
              <w:rPrChange w:id="394"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95" w:author="Teera Piyakunakorn" w:date="2013-06-30T22:23:00Z">
                <w:rPr>
                  <w:rStyle w:val="hps"/>
                  <w:rFonts w:eastAsia="Times New Roman"/>
                  <w:lang w:val="en"/>
                </w:rPr>
              </w:rPrChange>
            </w:rPr>
            <w:delText>as an alternative</w:delText>
          </w:r>
          <w:r w:rsidR="00B40AAF" w:rsidRPr="00EB158B" w:rsidDel="00DD65CC">
            <w:rPr>
              <w:rFonts w:eastAsia="Times New Roman"/>
              <w:color w:val="000000" w:themeColor="text1"/>
              <w:lang w:val="en"/>
              <w:rPrChange w:id="396"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97" w:author="Teera Piyakunakorn" w:date="2013-06-30T22:23:00Z">
                <w:rPr>
                  <w:rStyle w:val="hps"/>
                  <w:rFonts w:eastAsia="Times New Roman"/>
                  <w:lang w:val="en"/>
                </w:rPr>
              </w:rPrChange>
            </w:rPr>
            <w:delText>to the current</w:delText>
          </w:r>
          <w:r w:rsidR="00B40AAF" w:rsidRPr="00EB158B" w:rsidDel="00DD65CC">
            <w:rPr>
              <w:rFonts w:eastAsia="Times New Roman"/>
              <w:color w:val="000000" w:themeColor="text1"/>
              <w:lang w:val="en"/>
              <w:rPrChange w:id="398" w:author="Teera Piyakunakorn" w:date="2013-06-30T22:23:00Z">
                <w:rPr>
                  <w:rFonts w:eastAsia="Times New Roman"/>
                  <w:lang w:val="en"/>
                </w:rPr>
              </w:rPrChange>
            </w:rPr>
            <w:delText xml:space="preserve"> </w:delText>
          </w:r>
          <w:r w:rsidR="00B40AAF" w:rsidRPr="00EB158B" w:rsidDel="00DD65CC">
            <w:rPr>
              <w:rStyle w:val="hps"/>
              <w:rFonts w:eastAsia="Times New Roman"/>
              <w:color w:val="000000" w:themeColor="text1"/>
              <w:lang w:val="en"/>
              <w:rPrChange w:id="399" w:author="Teera Piyakunakorn" w:date="2013-06-30T22:23:00Z">
                <w:rPr>
                  <w:rStyle w:val="hps"/>
                  <w:rFonts w:eastAsia="Times New Roman"/>
                  <w:lang w:val="en"/>
                </w:rPr>
              </w:rPrChange>
            </w:rPr>
            <w:delText>globalism</w:delText>
          </w:r>
        </w:del>
        <w:del w:id="400" w:author="Arnold Sandjaja" w:date="2013-06-30T08:47:00Z">
          <w:r w:rsidR="00B40AAF" w:rsidRPr="00EB158B" w:rsidDel="00A8553E">
            <w:rPr>
              <w:rFonts w:eastAsia="Times New Roman"/>
              <w:color w:val="000000" w:themeColor="text1"/>
              <w:lang w:val="en"/>
              <w:rPrChange w:id="401" w:author="Teera Piyakunakorn" w:date="2013-06-30T22:23:00Z">
                <w:rPr>
                  <w:rFonts w:eastAsia="Times New Roman"/>
                  <w:lang w:val="en"/>
                </w:rPr>
              </w:rPrChange>
            </w:rPr>
            <w:delText>.</w:delText>
          </w:r>
        </w:del>
      </w:ins>
      <w:del w:id="402" w:author="Michel Bulon" w:date="2013-05-14T19:16:00Z">
        <w:r w:rsidR="00F15FFF" w:rsidRPr="00EB158B" w:rsidDel="00B40AAF">
          <w:rPr>
            <w:color w:val="000000" w:themeColor="text1"/>
            <w:highlight w:val="red"/>
            <w:rPrChange w:id="403" w:author="Teera Piyakunakorn" w:date="2013-06-30T22:23:00Z">
              <w:rPr>
                <w:highlight w:val="red"/>
              </w:rPr>
            </w:rPrChange>
          </w:rPr>
          <w:delText>…..</w:delText>
        </w:r>
      </w:del>
    </w:p>
    <w:p w14:paraId="37BF87E4" w14:textId="77777777" w:rsidR="00405E48" w:rsidRPr="00EB158B" w:rsidDel="00EB158B" w:rsidRDefault="00405E48">
      <w:pPr>
        <w:rPr>
          <w:del w:id="404" w:author="Teera Piyakunakorn" w:date="2013-06-30T22:25:00Z"/>
          <w:color w:val="000000" w:themeColor="text1"/>
          <w:rPrChange w:id="405" w:author="Teera Piyakunakorn" w:date="2013-06-30T22:23:00Z">
            <w:rPr>
              <w:del w:id="406" w:author="Teera Piyakunakorn" w:date="2013-06-30T22:25:00Z"/>
            </w:rPr>
          </w:rPrChange>
        </w:rPr>
      </w:pPr>
    </w:p>
    <w:p w14:paraId="49CD03C1" w14:textId="77777777" w:rsidR="00405E48" w:rsidRPr="00EB158B" w:rsidRDefault="00405E48">
      <w:pPr>
        <w:rPr>
          <w:color w:val="000000" w:themeColor="text1"/>
          <w:rPrChange w:id="407" w:author="Teera Piyakunakorn" w:date="2013-06-30T22:23:00Z">
            <w:rPr/>
          </w:rPrChange>
        </w:rPr>
      </w:pPr>
    </w:p>
    <w:p w14:paraId="5915D95B" w14:textId="77777777" w:rsidR="00405E48" w:rsidRPr="00EB158B" w:rsidRDefault="00405E48">
      <w:pPr>
        <w:pStyle w:val="FreeForm"/>
        <w:rPr>
          <w:rFonts w:eastAsia="Times New Roman"/>
          <w:color w:val="000000" w:themeColor="text1"/>
          <w:lang w:bidi="x-none"/>
          <w:rPrChange w:id="408" w:author="Teera Piyakunakorn" w:date="2013-06-30T22:23:00Z">
            <w:rPr>
              <w:rFonts w:eastAsia="Times New Roman"/>
              <w:color w:val="auto"/>
              <w:lang w:bidi="x-none"/>
            </w:rPr>
          </w:rPrChange>
        </w:rPr>
      </w:pPr>
      <w:bookmarkStart w:id="409" w:name="TOC60887859"/>
      <w:r w:rsidRPr="00EB158B">
        <w:rPr>
          <w:color w:val="000000" w:themeColor="text1"/>
          <w:rPrChange w:id="410" w:author="Teera Piyakunakorn" w:date="2013-06-30T22:23:00Z">
            <w:rPr/>
          </w:rPrChange>
        </w:rPr>
        <w:lastRenderedPageBreak/>
        <w:br w:type="page"/>
      </w:r>
      <w:bookmarkEnd w:id="409"/>
    </w:p>
    <w:p w14:paraId="36405485" w14:textId="77777777" w:rsidR="00405E48" w:rsidRPr="00EB158B" w:rsidRDefault="00405E48">
      <w:pPr>
        <w:pStyle w:val="FreeFormA"/>
        <w:rPr>
          <w:color w:val="000000" w:themeColor="text1"/>
          <w:rPrChange w:id="411" w:author="Teera Piyakunakorn" w:date="2013-06-30T22:23:00Z">
            <w:rPr/>
          </w:rPrChange>
        </w:rPr>
      </w:pPr>
    </w:p>
    <w:p w14:paraId="5CF751B3" w14:textId="77777777" w:rsidR="00405E48" w:rsidRPr="00EB158B" w:rsidRDefault="00405E48">
      <w:pPr>
        <w:pStyle w:val="FreeFormAA"/>
        <w:rPr>
          <w:rFonts w:ascii="Times New Roman" w:hAnsi="Times New Roman"/>
          <w:color w:val="000000" w:themeColor="text1"/>
          <w:rPrChange w:id="412" w:author="Teera Piyakunakorn" w:date="2013-06-30T22:23:00Z">
            <w:rPr>
              <w:rFonts w:ascii="Times New Roman" w:hAnsi="Times New Roman"/>
            </w:rPr>
          </w:rPrChange>
        </w:rPr>
      </w:pPr>
    </w:p>
    <w:p w14:paraId="170622A3" w14:textId="77777777" w:rsidR="00405E48" w:rsidRPr="00EB158B" w:rsidRDefault="00405E48">
      <w:pPr>
        <w:spacing w:after="200" w:line="276" w:lineRule="auto"/>
        <w:rPr>
          <w:rFonts w:ascii="Arial Bold" w:hAnsi="Arial Bold"/>
          <w:caps/>
          <w:color w:val="000000" w:themeColor="text1"/>
          <w:sz w:val="24"/>
          <w:u w:val="single"/>
          <w:rPrChange w:id="413" w:author="Teera Piyakunakorn" w:date="2013-06-30T22:23:00Z">
            <w:rPr>
              <w:rFonts w:ascii="Arial Bold" w:hAnsi="Arial Bold"/>
              <w:caps/>
              <w:sz w:val="24"/>
              <w:u w:val="single"/>
            </w:rPr>
          </w:rPrChange>
        </w:rPr>
      </w:pPr>
    </w:p>
    <w:p w14:paraId="616B7C30" w14:textId="77777777" w:rsidR="00405E48" w:rsidRPr="00EB158B" w:rsidRDefault="00405E48">
      <w:pPr>
        <w:pStyle w:val="Heading1AA"/>
        <w:rPr>
          <w:color w:val="000000" w:themeColor="text1"/>
          <w:rPrChange w:id="414" w:author="Teera Piyakunakorn" w:date="2013-06-30T22:23:00Z">
            <w:rPr/>
          </w:rPrChange>
        </w:rPr>
      </w:pPr>
      <w:r w:rsidRPr="00EB158B">
        <w:rPr>
          <w:color w:val="000000" w:themeColor="text1"/>
          <w:rPrChange w:id="415" w:author="Teera Piyakunakorn" w:date="2013-06-30T22:23:00Z">
            <w:rPr/>
          </w:rPrChange>
        </w:rPr>
        <w:t>Description of project and tasks</w:t>
      </w:r>
    </w:p>
    <w:p w14:paraId="73882762" w14:textId="77777777" w:rsidR="00405E48" w:rsidRPr="00EB158B" w:rsidRDefault="00405E48">
      <w:pPr>
        <w:pStyle w:val="Heading4A"/>
        <w:rPr>
          <w:rFonts w:ascii="Arial Bold" w:hAnsi="Arial Bold"/>
          <w:b w:val="0"/>
          <w:color w:val="000000" w:themeColor="text1"/>
          <w:sz w:val="24"/>
          <w:rPrChange w:id="416" w:author="Teera Piyakunakorn" w:date="2013-06-30T22:23:00Z">
            <w:rPr>
              <w:rFonts w:ascii="Arial Bold" w:hAnsi="Arial Bold"/>
              <w:b w:val="0"/>
              <w:color w:val="000000"/>
              <w:sz w:val="24"/>
            </w:rPr>
          </w:rPrChange>
        </w:rPr>
      </w:pPr>
      <w:r w:rsidRPr="00EB158B">
        <w:rPr>
          <w:rFonts w:ascii="Arial Bold" w:hAnsi="Arial Bold"/>
          <w:b w:val="0"/>
          <w:color w:val="000000" w:themeColor="text1"/>
          <w:sz w:val="24"/>
          <w:rPrChange w:id="417" w:author="Teera Piyakunakorn" w:date="2013-06-30T22:23:00Z">
            <w:rPr>
              <w:rFonts w:ascii="Arial Bold" w:hAnsi="Arial Bold"/>
              <w:b w:val="0"/>
              <w:color w:val="000000"/>
              <w:sz w:val="24"/>
            </w:rPr>
          </w:rPrChange>
        </w:rPr>
        <w:t>TASK 1</w:t>
      </w:r>
    </w:p>
    <w:p w14:paraId="495BD4A9" w14:textId="77777777" w:rsidR="00405E48" w:rsidRPr="00EB158B" w:rsidRDefault="00405E48">
      <w:pPr>
        <w:rPr>
          <w:rFonts w:ascii="Arial Bold" w:hAnsi="Arial Bold"/>
          <w:color w:val="000000" w:themeColor="text1"/>
          <w:rPrChange w:id="418" w:author="Teera Piyakunakorn" w:date="2013-06-30T22:23:00Z">
            <w:rPr>
              <w:rFonts w:ascii="Arial Bold" w:hAnsi="Arial Bold"/>
            </w:rPr>
          </w:rPrChange>
        </w:rPr>
      </w:pPr>
      <w:r w:rsidRPr="00EB158B">
        <w:rPr>
          <w:rFonts w:ascii="Arial Bold" w:hAnsi="Arial Bold"/>
          <w:color w:val="000000" w:themeColor="text1"/>
          <w:rPrChange w:id="419" w:author="Teera Piyakunakorn" w:date="2013-06-30T22:23:00Z">
            <w:rPr>
              <w:rFonts w:ascii="Arial Bold" w:hAnsi="Arial Bold"/>
            </w:rPr>
          </w:rPrChange>
        </w:rPr>
        <w:t xml:space="preserve">Creation of a </w:t>
      </w:r>
      <w:ins w:id="420" w:author="Arnold Sandjaja" w:date="2013-05-17T15:38:00Z">
        <w:r w:rsidR="00304DDA" w:rsidRPr="00EB158B">
          <w:rPr>
            <w:rFonts w:ascii="Arial Bold" w:hAnsi="Arial Bold"/>
            <w:color w:val="000000" w:themeColor="text1"/>
            <w:rPrChange w:id="421" w:author="Teera Piyakunakorn" w:date="2013-06-30T22:23:00Z">
              <w:rPr>
                <w:rFonts w:ascii="Arial Bold" w:hAnsi="Arial Bold"/>
              </w:rPr>
            </w:rPrChange>
          </w:rPr>
          <w:t>masthead</w:t>
        </w:r>
      </w:ins>
      <w:del w:id="422" w:author="Arnold Sandjaja" w:date="2013-05-17T15:38:00Z">
        <w:r w:rsidRPr="00EB158B" w:rsidDel="00304DDA">
          <w:rPr>
            <w:rFonts w:ascii="Arial Bold" w:hAnsi="Arial Bold"/>
            <w:color w:val="000000" w:themeColor="text1"/>
            <w:rPrChange w:id="423" w:author="Teera Piyakunakorn" w:date="2013-06-30T22:23:00Z">
              <w:rPr>
                <w:rFonts w:ascii="Arial Bold" w:hAnsi="Arial Bold"/>
              </w:rPr>
            </w:rPrChange>
          </w:rPr>
          <w:delText>logo</w:delText>
        </w:r>
      </w:del>
    </w:p>
    <w:p w14:paraId="62FA2D30" w14:textId="77777777" w:rsidR="00CF4301" w:rsidRPr="00EB158B" w:rsidRDefault="00CF4301" w:rsidP="00CF4301">
      <w:pPr>
        <w:numPr>
          <w:ilvl w:val="0"/>
          <w:numId w:val="3"/>
        </w:numPr>
        <w:rPr>
          <w:color w:val="000000" w:themeColor="text1"/>
          <w:rPrChange w:id="424" w:author="Teera Piyakunakorn" w:date="2013-06-30T22:23:00Z">
            <w:rPr/>
          </w:rPrChange>
        </w:rPr>
      </w:pPr>
      <w:r w:rsidRPr="00EB158B">
        <w:rPr>
          <w:color w:val="000000" w:themeColor="text1"/>
          <w:rPrChange w:id="425" w:author="Teera Piyakunakorn" w:date="2013-06-30T22:23:00Z">
            <w:rPr/>
          </w:rPrChange>
        </w:rPr>
        <w:t>Create a</w:t>
      </w:r>
      <w:del w:id="426" w:author="Michel Bulon" w:date="2013-05-14T20:44:00Z">
        <w:r w:rsidRPr="00EB158B" w:rsidDel="00463E5C">
          <w:rPr>
            <w:color w:val="000000" w:themeColor="text1"/>
            <w:rPrChange w:id="427" w:author="Teera Piyakunakorn" w:date="2013-06-30T22:23:00Z">
              <w:rPr/>
            </w:rPrChange>
          </w:rPr>
          <w:delText xml:space="preserve"> a</w:delText>
        </w:r>
      </w:del>
      <w:r w:rsidRPr="00EB158B">
        <w:rPr>
          <w:color w:val="000000" w:themeColor="text1"/>
          <w:rPrChange w:id="428" w:author="Teera Piyakunakorn" w:date="2013-06-30T22:23:00Z">
            <w:rPr/>
          </w:rPrChange>
        </w:rPr>
        <w:t xml:space="preserve"> </w:t>
      </w:r>
      <w:ins w:id="429" w:author="Arnold Sandjaja" w:date="2013-05-17T15:38:00Z">
        <w:r w:rsidR="00304DDA" w:rsidRPr="00EB158B">
          <w:rPr>
            <w:color w:val="000000" w:themeColor="text1"/>
            <w:rPrChange w:id="430" w:author="Teera Piyakunakorn" w:date="2013-06-30T22:23:00Z">
              <w:rPr/>
            </w:rPrChange>
          </w:rPr>
          <w:t xml:space="preserve">masthead </w:t>
        </w:r>
      </w:ins>
      <w:del w:id="431" w:author="Arnold Sandjaja" w:date="2013-05-17T15:38:00Z">
        <w:r w:rsidRPr="00EB158B" w:rsidDel="00304DDA">
          <w:rPr>
            <w:color w:val="000000" w:themeColor="text1"/>
            <w:rPrChange w:id="432" w:author="Teera Piyakunakorn" w:date="2013-06-30T22:23:00Z">
              <w:rPr/>
            </w:rPrChange>
          </w:rPr>
          <w:delText xml:space="preserve">logo </w:delText>
        </w:r>
      </w:del>
      <w:r w:rsidRPr="00EB158B">
        <w:rPr>
          <w:color w:val="000000" w:themeColor="text1"/>
          <w:rPrChange w:id="433" w:author="Teera Piyakunakorn" w:date="2013-06-30T22:23:00Z">
            <w:rPr/>
          </w:rPrChange>
        </w:rPr>
        <w:t xml:space="preserve">and use the name </w:t>
      </w:r>
      <w:ins w:id="434" w:author="Arnold Sandjaja" w:date="2013-06-14T16:38:00Z">
        <w:r w:rsidR="0030310A" w:rsidRPr="00EB158B">
          <w:rPr>
            <w:color w:val="000000" w:themeColor="text1"/>
            <w:rPrChange w:id="435" w:author="Teera Piyakunakorn" w:date="2013-06-30T22:23:00Z">
              <w:rPr/>
            </w:rPrChange>
          </w:rPr>
          <w:t>“</w:t>
        </w:r>
      </w:ins>
      <w:ins w:id="436" w:author="Arnold Sandjaja" w:date="2013-05-17T15:38:00Z">
        <w:r w:rsidR="00304DDA" w:rsidRPr="00EB158B">
          <w:rPr>
            <w:color w:val="000000" w:themeColor="text1"/>
            <w:rPrChange w:id="437" w:author="Teera Piyakunakorn" w:date="2013-06-30T22:23:00Z">
              <w:rPr/>
            </w:rPrChange>
          </w:rPr>
          <w:t>SPANNER</w:t>
        </w:r>
      </w:ins>
      <w:del w:id="438" w:author="Arnold Sandjaja" w:date="2013-05-17T15:38:00Z">
        <w:r w:rsidRPr="00EB158B" w:rsidDel="00304DDA">
          <w:rPr>
            <w:color w:val="000000" w:themeColor="text1"/>
            <w:rPrChange w:id="439" w:author="Teera Piyakunakorn" w:date="2013-06-30T22:23:00Z">
              <w:rPr/>
            </w:rPrChange>
          </w:rPr>
          <w:delText>“%ATTAC</w:delText>
        </w:r>
      </w:del>
      <w:r w:rsidRPr="00EB158B">
        <w:rPr>
          <w:color w:val="000000" w:themeColor="text1"/>
          <w:rPrChange w:id="440" w:author="Teera Piyakunakorn" w:date="2013-06-30T22:23:00Z">
            <w:rPr/>
          </w:rPrChange>
        </w:rPr>
        <w:t>”</w:t>
      </w:r>
      <w:ins w:id="441" w:author="Arnold Sandjaja" w:date="2013-05-17T15:40:00Z">
        <w:r w:rsidR="00304DDA" w:rsidRPr="00EB158B">
          <w:rPr>
            <w:color w:val="000000" w:themeColor="text1"/>
            <w:rPrChange w:id="442" w:author="Teera Piyakunakorn" w:date="2013-06-30T22:23:00Z">
              <w:rPr/>
            </w:rPrChange>
          </w:rPr>
          <w:t xml:space="preserve"> </w:t>
        </w:r>
      </w:ins>
      <w:ins w:id="443" w:author="Arnold Sandjaja" w:date="2013-06-30T08:49:00Z">
        <w:r w:rsidR="00E32C64" w:rsidRPr="00EB158B">
          <w:rPr>
            <w:color w:val="000000" w:themeColor="text1"/>
            <w:rPrChange w:id="444" w:author="Teera Piyakunakorn" w:date="2013-06-30T22:23:00Z">
              <w:rPr/>
            </w:rPrChange>
          </w:rPr>
          <w:t>with the subhead</w:t>
        </w:r>
      </w:ins>
      <w:ins w:id="445" w:author="Arnold Sandjaja" w:date="2013-05-17T15:38:00Z">
        <w:r w:rsidR="00304DDA" w:rsidRPr="00EB158B">
          <w:rPr>
            <w:color w:val="000000" w:themeColor="text1"/>
            <w:rPrChange w:id="446" w:author="Teera Piyakunakorn" w:date="2013-06-30T22:23:00Z">
              <w:rPr/>
            </w:rPrChange>
          </w:rPr>
          <w:t xml:space="preserve"> “in the works”</w:t>
        </w:r>
      </w:ins>
      <w:ins w:id="447" w:author="Arnold Sandjaja" w:date="2013-06-14T16:39:00Z">
        <w:r w:rsidR="0030310A" w:rsidRPr="00EB158B">
          <w:rPr>
            <w:color w:val="000000" w:themeColor="text1"/>
            <w:rPrChange w:id="448" w:author="Teera Piyakunakorn" w:date="2013-06-30T22:23:00Z">
              <w:rPr/>
            </w:rPrChange>
          </w:rPr>
          <w:t>.</w:t>
        </w:r>
      </w:ins>
    </w:p>
    <w:p w14:paraId="32A46374" w14:textId="77777777" w:rsidR="00CF4301" w:rsidRPr="00EB158B" w:rsidRDefault="00CF4301" w:rsidP="00CF4301">
      <w:pPr>
        <w:numPr>
          <w:ilvl w:val="0"/>
          <w:numId w:val="3"/>
        </w:numPr>
        <w:rPr>
          <w:color w:val="000000" w:themeColor="text1"/>
          <w:rPrChange w:id="449" w:author="Teera Piyakunakorn" w:date="2013-06-30T22:23:00Z">
            <w:rPr/>
          </w:rPrChange>
        </w:rPr>
      </w:pPr>
      <w:r w:rsidRPr="00EB158B">
        <w:rPr>
          <w:color w:val="000000" w:themeColor="text1"/>
          <w:rPrChange w:id="450" w:author="Teera Piyakunakorn" w:date="2013-06-30T22:23:00Z">
            <w:rPr/>
          </w:rPrChange>
        </w:rPr>
        <w:t xml:space="preserve">You are free to add any elements or illustrations of your own to the </w:t>
      </w:r>
      <w:ins w:id="451" w:author="Arnold Sandjaja" w:date="2013-05-17T15:40:00Z">
        <w:r w:rsidR="00304DDA" w:rsidRPr="00EB158B">
          <w:rPr>
            <w:rFonts w:ascii="Arial Bold" w:hAnsi="Arial Bold"/>
            <w:color w:val="000000" w:themeColor="text1"/>
            <w:rPrChange w:id="452" w:author="Teera Piyakunakorn" w:date="2013-06-30T22:23:00Z">
              <w:rPr>
                <w:rFonts w:ascii="Arial Bold" w:hAnsi="Arial Bold"/>
              </w:rPr>
            </w:rPrChange>
          </w:rPr>
          <w:t>masthead</w:t>
        </w:r>
      </w:ins>
      <w:ins w:id="453" w:author="Arnold Sandjaja" w:date="2013-06-14T16:39:00Z">
        <w:r w:rsidR="0030310A" w:rsidRPr="00EB158B">
          <w:rPr>
            <w:rFonts w:ascii="Arial Bold" w:hAnsi="Arial Bold"/>
            <w:color w:val="000000" w:themeColor="text1"/>
            <w:rPrChange w:id="454" w:author="Teera Piyakunakorn" w:date="2013-06-30T22:23:00Z">
              <w:rPr>
                <w:rFonts w:ascii="Arial Bold" w:hAnsi="Arial Bold"/>
              </w:rPr>
            </w:rPrChange>
          </w:rPr>
          <w:t>.</w:t>
        </w:r>
      </w:ins>
      <w:del w:id="455" w:author="Arnold Sandjaja" w:date="2013-05-17T15:40:00Z">
        <w:r w:rsidRPr="00EB158B" w:rsidDel="00304DDA">
          <w:rPr>
            <w:color w:val="000000" w:themeColor="text1"/>
            <w:rPrChange w:id="456" w:author="Teera Piyakunakorn" w:date="2013-06-30T22:23:00Z">
              <w:rPr/>
            </w:rPrChange>
          </w:rPr>
          <w:delText>logo</w:delText>
        </w:r>
      </w:del>
    </w:p>
    <w:p w14:paraId="67882AE3" w14:textId="77777777" w:rsidR="00AC6F35" w:rsidRPr="00EB158B" w:rsidDel="006078C6" w:rsidRDefault="00AC6F35" w:rsidP="00CF4301">
      <w:pPr>
        <w:numPr>
          <w:ilvl w:val="0"/>
          <w:numId w:val="3"/>
        </w:numPr>
        <w:rPr>
          <w:del w:id="457" w:author="Arnold Sandjaja" w:date="2013-06-30T08:49:00Z"/>
          <w:color w:val="000000" w:themeColor="text1"/>
          <w:rPrChange w:id="458" w:author="Teera Piyakunakorn" w:date="2013-06-30T22:23:00Z">
            <w:rPr>
              <w:del w:id="459" w:author="Arnold Sandjaja" w:date="2013-06-30T08:49:00Z"/>
            </w:rPr>
          </w:rPrChange>
        </w:rPr>
      </w:pPr>
      <w:del w:id="460" w:author="Arnold Sandjaja" w:date="2013-06-30T08:49:00Z">
        <w:r w:rsidRPr="00EB158B" w:rsidDel="006078C6">
          <w:rPr>
            <w:color w:val="000000" w:themeColor="text1"/>
            <w:lang w:val="pt-BR"/>
            <w:rPrChange w:id="461" w:author="Teera Piyakunakorn" w:date="2013-06-30T22:23:00Z">
              <w:rPr>
                <w:lang w:val="pt-BR"/>
              </w:rPr>
            </w:rPrChange>
          </w:rPr>
          <w:delText>Trapping must be used if necessary</w:delText>
        </w:r>
      </w:del>
    </w:p>
    <w:p w14:paraId="6DE226D2" w14:textId="77777777" w:rsidR="00CF4301" w:rsidRPr="00EB158B" w:rsidRDefault="00CF4301" w:rsidP="00103694">
      <w:pPr>
        <w:pStyle w:val="TOC1Para"/>
        <w:rPr>
          <w:rFonts w:ascii="Arial" w:hAnsi="Arial"/>
          <w:color w:val="000000" w:themeColor="text1"/>
          <w:rPrChange w:id="462" w:author="Teera Piyakunakorn" w:date="2013-06-30T22:23:00Z">
            <w:rPr>
              <w:rFonts w:ascii="Arial" w:hAnsi="Arial"/>
            </w:rPr>
          </w:rPrChange>
        </w:rPr>
      </w:pPr>
    </w:p>
    <w:p w14:paraId="17F836C2" w14:textId="77777777" w:rsidR="00405E48" w:rsidRPr="00EB158B" w:rsidRDefault="00405E48">
      <w:pPr>
        <w:rPr>
          <w:color w:val="000000" w:themeColor="text1"/>
          <w:rPrChange w:id="463" w:author="Teera Piyakunakorn" w:date="2013-06-30T22:23:00Z">
            <w:rPr/>
          </w:rPrChange>
        </w:rPr>
      </w:pPr>
    </w:p>
    <w:p w14:paraId="28597CAE" w14:textId="77777777" w:rsidR="00405E48" w:rsidRPr="00EB158B" w:rsidDel="0087436E" w:rsidRDefault="00405E48">
      <w:pPr>
        <w:pStyle w:val="Heading3AA"/>
        <w:rPr>
          <w:del w:id="464" w:author="Michel Bulon" w:date="2013-06-12T21:58:00Z"/>
          <w:color w:val="000000" w:themeColor="text1"/>
          <w:rPrChange w:id="465" w:author="Teera Piyakunakorn" w:date="2013-06-30T22:23:00Z">
            <w:rPr>
              <w:del w:id="466" w:author="Michel Bulon" w:date="2013-06-12T21:58:00Z"/>
            </w:rPr>
          </w:rPrChange>
        </w:rPr>
      </w:pPr>
      <w:r w:rsidRPr="00EB158B">
        <w:rPr>
          <w:color w:val="000000" w:themeColor="text1"/>
          <w:rPrChange w:id="467" w:author="Teera Piyakunakorn" w:date="2013-06-30T22:23:00Z">
            <w:rPr/>
          </w:rPrChange>
        </w:rPr>
        <w:t>Technical specifications</w:t>
      </w:r>
    </w:p>
    <w:p w14:paraId="0C10EEA3" w14:textId="77777777" w:rsidR="00405E48" w:rsidRPr="00EB158B" w:rsidRDefault="00405E48">
      <w:pPr>
        <w:pStyle w:val="Heading3AA"/>
        <w:rPr>
          <w:color w:val="000000" w:themeColor="text1"/>
          <w:rPrChange w:id="468" w:author="Teera Piyakunakorn" w:date="2013-06-30T22:23:00Z">
            <w:rPr/>
          </w:rPrChange>
        </w:rPr>
        <w:pPrChange w:id="469" w:author="Michel Bulon" w:date="2013-06-12T21:58:00Z">
          <w:pPr/>
        </w:pPrChange>
      </w:pPr>
    </w:p>
    <w:p w14:paraId="009FAB60" w14:textId="77777777" w:rsidR="00AC6F35" w:rsidRPr="00EB158B" w:rsidRDefault="00CB7F1C" w:rsidP="00CB7F1C">
      <w:pPr>
        <w:tabs>
          <w:tab w:val="left" w:pos="3686"/>
        </w:tabs>
        <w:rPr>
          <w:color w:val="000000" w:themeColor="text1"/>
          <w:rPrChange w:id="470" w:author="Teera Piyakunakorn" w:date="2013-06-30T22:23:00Z">
            <w:rPr/>
          </w:rPrChange>
        </w:rPr>
      </w:pPr>
      <w:r w:rsidRPr="00EB158B">
        <w:rPr>
          <w:color w:val="000000" w:themeColor="text1"/>
          <w:rPrChange w:id="471" w:author="Teera Piyakunakorn" w:date="2013-06-30T22:23:00Z">
            <w:rPr/>
          </w:rPrChange>
        </w:rPr>
        <w:t>Trapping</w:t>
      </w:r>
      <w:r w:rsidRPr="00EB158B">
        <w:rPr>
          <w:color w:val="000000" w:themeColor="text1"/>
          <w:rPrChange w:id="472" w:author="Teera Piyakunakorn" w:date="2013-06-30T22:23:00Z">
            <w:rPr/>
          </w:rPrChange>
        </w:rPr>
        <w:tab/>
      </w:r>
      <w:r w:rsidR="00AC6F35" w:rsidRPr="00EB158B">
        <w:rPr>
          <w:color w:val="000000" w:themeColor="text1"/>
          <w:rPrChange w:id="473" w:author="Teera Piyakunakorn" w:date="2013-06-30T22:23:00Z">
            <w:rPr/>
          </w:rPrChange>
        </w:rPr>
        <w:t>: 0.35 pts</w:t>
      </w:r>
      <w:ins w:id="474" w:author="Arnold Sandjaja" w:date="2013-06-29T12:07:00Z">
        <w:r w:rsidR="00617B40" w:rsidRPr="00EB158B">
          <w:rPr>
            <w:color w:val="000000" w:themeColor="text1"/>
            <w:rPrChange w:id="475" w:author="Teera Piyakunakorn" w:date="2013-06-30T22:23:00Z">
              <w:rPr/>
            </w:rPrChange>
          </w:rPr>
          <w:t xml:space="preserve"> (</w:t>
        </w:r>
        <w:r w:rsidR="00617B40" w:rsidRPr="00EB158B">
          <w:rPr>
            <w:color w:val="000000" w:themeColor="text1"/>
            <w:lang w:val="pt-BR"/>
            <w:rPrChange w:id="476" w:author="Teera Piyakunakorn" w:date="2013-06-30T22:23:00Z">
              <w:rPr>
                <w:lang w:val="pt-BR"/>
              </w:rPr>
            </w:rPrChange>
          </w:rPr>
          <w:t>if necessary</w:t>
        </w:r>
        <w:r w:rsidR="00617B40" w:rsidRPr="00EB158B">
          <w:rPr>
            <w:color w:val="000000" w:themeColor="text1"/>
            <w:rPrChange w:id="477" w:author="Teera Piyakunakorn" w:date="2013-06-30T22:23:00Z">
              <w:rPr/>
            </w:rPrChange>
          </w:rPr>
          <w:t>)</w:t>
        </w:r>
      </w:ins>
      <w:ins w:id="478" w:author="Arnold Sandjaja" w:date="2013-06-14T16:40:00Z">
        <w:r w:rsidR="0030310A" w:rsidRPr="00EB158B">
          <w:rPr>
            <w:color w:val="000000" w:themeColor="text1"/>
            <w:rPrChange w:id="479" w:author="Teera Piyakunakorn" w:date="2013-06-30T22:23:00Z">
              <w:rPr/>
            </w:rPrChange>
          </w:rPr>
          <w:t>.</w:t>
        </w:r>
      </w:ins>
    </w:p>
    <w:p w14:paraId="087E3248" w14:textId="77777777" w:rsidR="00405E48" w:rsidRPr="00EB158B" w:rsidRDefault="00CB7F1C" w:rsidP="00CB7F1C">
      <w:pPr>
        <w:tabs>
          <w:tab w:val="left" w:pos="3686"/>
        </w:tabs>
        <w:rPr>
          <w:color w:val="000000" w:themeColor="text1"/>
          <w:rPrChange w:id="480" w:author="Teera Piyakunakorn" w:date="2013-06-30T22:23:00Z">
            <w:rPr/>
          </w:rPrChange>
        </w:rPr>
      </w:pPr>
      <w:r w:rsidRPr="00EB158B">
        <w:rPr>
          <w:color w:val="000000" w:themeColor="text1"/>
          <w:rPrChange w:id="481" w:author="Teera Piyakunakorn" w:date="2013-06-30T22:23:00Z">
            <w:rPr/>
          </w:rPrChange>
        </w:rPr>
        <w:t>Printing</w:t>
      </w:r>
      <w:r w:rsidR="00AC6F35" w:rsidRPr="00EB158B">
        <w:rPr>
          <w:color w:val="000000" w:themeColor="text1"/>
          <w:rPrChange w:id="482" w:author="Teera Piyakunakorn" w:date="2013-06-30T22:23:00Z">
            <w:rPr/>
          </w:rPrChange>
        </w:rPr>
        <w:tab/>
        <w:t xml:space="preserve">: </w:t>
      </w:r>
      <w:del w:id="483" w:author="Michel Bulon" w:date="2013-06-12T21:06:00Z">
        <w:r w:rsidR="00405E48" w:rsidRPr="00EB158B" w:rsidDel="007C5923">
          <w:rPr>
            <w:color w:val="000000" w:themeColor="text1"/>
            <w:rPrChange w:id="484" w:author="Teera Piyakunakorn" w:date="2013-06-30T22:23:00Z">
              <w:rPr/>
            </w:rPrChange>
          </w:rPr>
          <w:delText xml:space="preserve">Printing: </w:delText>
        </w:r>
      </w:del>
      <w:del w:id="485" w:author="Arnold Sandjaja" w:date="2013-06-14T16:40:00Z">
        <w:r w:rsidR="00405E48" w:rsidRPr="00EB158B" w:rsidDel="0030310A">
          <w:rPr>
            <w:color w:val="000000" w:themeColor="text1"/>
            <w:rPrChange w:id="486" w:author="Teera Piyakunakorn" w:date="2013-06-30T22:23:00Z">
              <w:rPr/>
            </w:rPrChange>
          </w:rPr>
          <w:delText>s</w:delText>
        </w:r>
      </w:del>
      <w:ins w:id="487" w:author="Arnold Sandjaja" w:date="2013-06-14T16:40:00Z">
        <w:r w:rsidR="0030310A" w:rsidRPr="00EB158B">
          <w:rPr>
            <w:color w:val="000000" w:themeColor="text1"/>
            <w:rPrChange w:id="488" w:author="Teera Piyakunakorn" w:date="2013-06-30T22:23:00Z">
              <w:rPr/>
            </w:rPrChange>
          </w:rPr>
          <w:t>S</w:t>
        </w:r>
      </w:ins>
      <w:r w:rsidR="00405E48" w:rsidRPr="00EB158B">
        <w:rPr>
          <w:color w:val="000000" w:themeColor="text1"/>
          <w:rPrChange w:id="489" w:author="Teera Piyakunakorn" w:date="2013-06-30T22:23:00Z">
            <w:rPr/>
          </w:rPrChange>
        </w:rPr>
        <w:t>heet-fed offset</w:t>
      </w:r>
      <w:ins w:id="490" w:author="Arnold Sandjaja" w:date="2013-06-14T16:40:00Z">
        <w:r w:rsidR="0030310A" w:rsidRPr="00EB158B">
          <w:rPr>
            <w:color w:val="000000" w:themeColor="text1"/>
            <w:rPrChange w:id="491" w:author="Teera Piyakunakorn" w:date="2013-06-30T22:23:00Z">
              <w:rPr/>
            </w:rPrChange>
          </w:rPr>
          <w:t>.</w:t>
        </w:r>
      </w:ins>
    </w:p>
    <w:p w14:paraId="6C5BB4AB" w14:textId="77777777" w:rsidR="00CB7F1C" w:rsidRPr="00EB158B" w:rsidRDefault="00CB7F1C">
      <w:pPr>
        <w:rPr>
          <w:color w:val="000000" w:themeColor="text1"/>
          <w:rPrChange w:id="492" w:author="Teera Piyakunakorn" w:date="2013-06-30T22:23:00Z">
            <w:rPr/>
          </w:rPrChange>
        </w:rPr>
      </w:pPr>
    </w:p>
    <w:p w14:paraId="152EF886" w14:textId="77777777" w:rsidR="00405E48" w:rsidRPr="00EB158B" w:rsidRDefault="00405E48">
      <w:pPr>
        <w:rPr>
          <w:color w:val="000000" w:themeColor="text1"/>
          <w:rPrChange w:id="493" w:author="Teera Piyakunakorn" w:date="2013-06-30T22:23:00Z">
            <w:rPr/>
          </w:rPrChange>
        </w:rPr>
      </w:pPr>
    </w:p>
    <w:p w14:paraId="4600FA3B" w14:textId="77777777" w:rsidR="00405E48" w:rsidRPr="00EB158B" w:rsidRDefault="00405E48">
      <w:pPr>
        <w:pStyle w:val="Heading3AA"/>
        <w:rPr>
          <w:color w:val="000000" w:themeColor="text1"/>
          <w:rPrChange w:id="494" w:author="Teera Piyakunakorn" w:date="2013-06-30T22:23:00Z">
            <w:rPr/>
          </w:rPrChange>
        </w:rPr>
      </w:pPr>
      <w:r w:rsidRPr="00EB158B">
        <w:rPr>
          <w:color w:val="000000" w:themeColor="text1"/>
          <w:rPrChange w:id="495" w:author="Teera Piyakunakorn" w:date="2013-06-30T22:23:00Z">
            <w:rPr/>
          </w:rPrChange>
        </w:rPr>
        <w:t>You must deliver</w:t>
      </w:r>
    </w:p>
    <w:p w14:paraId="2E8C8333" w14:textId="77777777" w:rsidR="00405E48" w:rsidRPr="00EB158B" w:rsidRDefault="00405E48" w:rsidP="00AC6F35">
      <w:pPr>
        <w:numPr>
          <w:ilvl w:val="0"/>
          <w:numId w:val="4"/>
        </w:numPr>
        <w:rPr>
          <w:color w:val="000000" w:themeColor="text1"/>
          <w:rPrChange w:id="496" w:author="Teera Piyakunakorn" w:date="2013-06-30T22:23:00Z">
            <w:rPr/>
          </w:rPrChange>
        </w:rPr>
      </w:pPr>
      <w:r w:rsidRPr="00EB158B">
        <w:rPr>
          <w:color w:val="000000" w:themeColor="text1"/>
          <w:rPrChange w:id="497" w:author="Teera Piyakunakorn" w:date="2013-06-30T22:23:00Z">
            <w:rPr/>
          </w:rPrChange>
        </w:rPr>
        <w:t xml:space="preserve">1 version of the </w:t>
      </w:r>
      <w:ins w:id="498" w:author="Arnold Sandjaja" w:date="2013-05-17T15:40:00Z">
        <w:r w:rsidR="00304DDA" w:rsidRPr="00EB158B">
          <w:rPr>
            <w:rFonts w:ascii="Arial Bold" w:hAnsi="Arial Bold"/>
            <w:color w:val="000000" w:themeColor="text1"/>
            <w:rPrChange w:id="499" w:author="Teera Piyakunakorn" w:date="2013-06-30T22:23:00Z">
              <w:rPr>
                <w:rFonts w:ascii="Arial Bold" w:hAnsi="Arial Bold"/>
              </w:rPr>
            </w:rPrChange>
          </w:rPr>
          <w:t xml:space="preserve">masthead </w:t>
        </w:r>
      </w:ins>
      <w:del w:id="500" w:author="Arnold Sandjaja" w:date="2013-05-17T15:40:00Z">
        <w:r w:rsidRPr="00EB158B" w:rsidDel="00304DDA">
          <w:rPr>
            <w:color w:val="000000" w:themeColor="text1"/>
            <w:rPrChange w:id="501" w:author="Teera Piyakunakorn" w:date="2013-06-30T22:23:00Z">
              <w:rPr/>
            </w:rPrChange>
          </w:rPr>
          <w:delText xml:space="preserve">logo </w:delText>
        </w:r>
      </w:del>
      <w:r w:rsidRPr="00EB158B">
        <w:rPr>
          <w:color w:val="000000" w:themeColor="text1"/>
          <w:rPrChange w:id="502" w:author="Teera Piyakunakorn" w:date="2013-06-30T22:23:00Z">
            <w:rPr/>
          </w:rPrChange>
        </w:rPr>
        <w:t xml:space="preserve">in exactly 2 PMS C colours in eps or AI format </w:t>
      </w:r>
    </w:p>
    <w:p w14:paraId="5F92063B" w14:textId="77777777" w:rsidR="00405E48" w:rsidRPr="00EB158B" w:rsidRDefault="00405E48" w:rsidP="00AC6F35">
      <w:pPr>
        <w:numPr>
          <w:ilvl w:val="0"/>
          <w:numId w:val="4"/>
        </w:numPr>
        <w:rPr>
          <w:color w:val="000000" w:themeColor="text1"/>
          <w:rPrChange w:id="503" w:author="Teera Piyakunakorn" w:date="2013-06-30T22:23:00Z">
            <w:rPr/>
          </w:rPrChange>
        </w:rPr>
      </w:pPr>
      <w:r w:rsidRPr="00EB158B">
        <w:rPr>
          <w:color w:val="000000" w:themeColor="text1"/>
          <w:rPrChange w:id="504" w:author="Teera Piyakunakorn" w:date="2013-06-30T22:23:00Z">
            <w:rPr/>
          </w:rPrChange>
        </w:rPr>
        <w:t xml:space="preserve">1 version of the </w:t>
      </w:r>
      <w:ins w:id="505" w:author="Arnold Sandjaja" w:date="2013-05-17T15:40:00Z">
        <w:r w:rsidR="00304DDA" w:rsidRPr="00EB158B">
          <w:rPr>
            <w:rFonts w:ascii="Arial Bold" w:hAnsi="Arial Bold"/>
            <w:color w:val="000000" w:themeColor="text1"/>
            <w:rPrChange w:id="506" w:author="Teera Piyakunakorn" w:date="2013-06-30T22:23:00Z">
              <w:rPr>
                <w:rFonts w:ascii="Arial Bold" w:hAnsi="Arial Bold"/>
              </w:rPr>
            </w:rPrChange>
          </w:rPr>
          <w:t xml:space="preserve">masthead </w:t>
        </w:r>
      </w:ins>
      <w:del w:id="507" w:author="Arnold Sandjaja" w:date="2013-05-17T15:40:00Z">
        <w:r w:rsidRPr="00EB158B" w:rsidDel="00304DDA">
          <w:rPr>
            <w:color w:val="000000" w:themeColor="text1"/>
            <w:rPrChange w:id="508" w:author="Teera Piyakunakorn" w:date="2013-06-30T22:23:00Z">
              <w:rPr/>
            </w:rPrChange>
          </w:rPr>
          <w:delText xml:space="preserve">logo </w:delText>
        </w:r>
      </w:del>
      <w:r w:rsidRPr="00EB158B">
        <w:rPr>
          <w:color w:val="000000" w:themeColor="text1"/>
          <w:rPrChange w:id="509" w:author="Teera Piyakunakorn" w:date="2013-06-30T22:23:00Z">
            <w:rPr/>
          </w:rPrChange>
        </w:rPr>
        <w:t>converted to CMYK in eps or AI format</w:t>
      </w:r>
    </w:p>
    <w:p w14:paraId="0005E2F3" w14:textId="77777777" w:rsidR="00405E48" w:rsidRPr="00EB158B" w:rsidRDefault="00405E48" w:rsidP="00AC6F35">
      <w:pPr>
        <w:numPr>
          <w:ilvl w:val="0"/>
          <w:numId w:val="4"/>
        </w:numPr>
        <w:rPr>
          <w:color w:val="000000" w:themeColor="text1"/>
          <w:rPrChange w:id="510" w:author="Teera Piyakunakorn" w:date="2013-06-30T22:23:00Z">
            <w:rPr/>
          </w:rPrChange>
        </w:rPr>
      </w:pPr>
      <w:r w:rsidRPr="00EB158B">
        <w:rPr>
          <w:color w:val="000000" w:themeColor="text1"/>
          <w:rPrChange w:id="511" w:author="Teera Piyakunakorn" w:date="2013-06-30T22:23:00Z">
            <w:rPr/>
          </w:rPrChange>
        </w:rPr>
        <w:t xml:space="preserve">1 version of the </w:t>
      </w:r>
      <w:ins w:id="512" w:author="Arnold Sandjaja" w:date="2013-05-17T15:40:00Z">
        <w:r w:rsidR="00304DDA" w:rsidRPr="00EB158B">
          <w:rPr>
            <w:rFonts w:ascii="Arial Bold" w:hAnsi="Arial Bold"/>
            <w:color w:val="000000" w:themeColor="text1"/>
            <w:rPrChange w:id="513" w:author="Teera Piyakunakorn" w:date="2013-06-30T22:23:00Z">
              <w:rPr>
                <w:rFonts w:ascii="Arial Bold" w:hAnsi="Arial Bold"/>
              </w:rPr>
            </w:rPrChange>
          </w:rPr>
          <w:t xml:space="preserve">masthead </w:t>
        </w:r>
      </w:ins>
      <w:del w:id="514" w:author="Arnold Sandjaja" w:date="2013-05-17T15:40:00Z">
        <w:r w:rsidRPr="00EB158B" w:rsidDel="00304DDA">
          <w:rPr>
            <w:color w:val="000000" w:themeColor="text1"/>
            <w:rPrChange w:id="515" w:author="Teera Piyakunakorn" w:date="2013-06-30T22:23:00Z">
              <w:rPr/>
            </w:rPrChange>
          </w:rPr>
          <w:delText xml:space="preserve">logo </w:delText>
        </w:r>
      </w:del>
      <w:r w:rsidRPr="00EB158B">
        <w:rPr>
          <w:color w:val="000000" w:themeColor="text1"/>
          <w:rPrChange w:id="516" w:author="Teera Piyakunakorn" w:date="2013-06-30T22:23:00Z">
            <w:rPr/>
          </w:rPrChange>
        </w:rPr>
        <w:t>in Adobe RGB (1998) for the web in JPG format</w:t>
      </w:r>
    </w:p>
    <w:p w14:paraId="7CE02BC3" w14:textId="77777777" w:rsidR="003B0AD0" w:rsidRPr="00EB158B" w:rsidRDefault="00AA0A24" w:rsidP="00AC6F35">
      <w:pPr>
        <w:numPr>
          <w:ilvl w:val="0"/>
          <w:numId w:val="4"/>
        </w:numPr>
        <w:rPr>
          <w:ins w:id="517" w:author="Arnold Sandjaja" w:date="2013-06-20T17:27:00Z"/>
          <w:color w:val="000000" w:themeColor="text1"/>
          <w:rPrChange w:id="518" w:author="Teera Piyakunakorn" w:date="2013-06-30T22:23:00Z">
            <w:rPr>
              <w:ins w:id="519" w:author="Arnold Sandjaja" w:date="2013-06-20T17:27:00Z"/>
            </w:rPr>
          </w:rPrChange>
        </w:rPr>
      </w:pPr>
      <w:r w:rsidRPr="00EB158B">
        <w:rPr>
          <w:color w:val="000000" w:themeColor="text1"/>
          <w:rPrChange w:id="520" w:author="Teera Piyakunakorn" w:date="2013-06-30T22:23:00Z">
            <w:rPr/>
          </w:rPrChange>
        </w:rPr>
        <w:t>1 file</w:t>
      </w:r>
      <w:r w:rsidR="00405E48" w:rsidRPr="00EB158B">
        <w:rPr>
          <w:color w:val="000000" w:themeColor="text1"/>
          <w:rPrChange w:id="521" w:author="Teera Piyakunakorn" w:date="2013-06-30T22:23:00Z">
            <w:rPr/>
          </w:rPrChange>
        </w:rPr>
        <w:t xml:space="preserve"> </w:t>
      </w:r>
      <w:r w:rsidR="00831D97" w:rsidRPr="00EB158B">
        <w:rPr>
          <w:color w:val="000000" w:themeColor="text1"/>
          <w:rPrChange w:id="522" w:author="Teera Piyakunakorn" w:date="2013-06-30T22:23:00Z">
            <w:rPr/>
          </w:rPrChange>
        </w:rPr>
        <w:t xml:space="preserve">PDF/X-4:2008 </w:t>
      </w:r>
      <w:r w:rsidR="00405E48" w:rsidRPr="00EB158B">
        <w:rPr>
          <w:color w:val="000000" w:themeColor="text1"/>
          <w:rPrChange w:id="523" w:author="Teera Piyakunakorn" w:date="2013-06-30T22:23:00Z">
            <w:rPr/>
          </w:rPrChange>
        </w:rPr>
        <w:t xml:space="preserve">file of the </w:t>
      </w:r>
      <w:ins w:id="524" w:author="Arnold Sandjaja" w:date="2013-05-17T15:40:00Z">
        <w:r w:rsidR="00304DDA" w:rsidRPr="00EB158B">
          <w:rPr>
            <w:rFonts w:ascii="Arial Bold" w:hAnsi="Arial Bold"/>
            <w:color w:val="000000" w:themeColor="text1"/>
            <w:rPrChange w:id="525" w:author="Teera Piyakunakorn" w:date="2013-06-30T22:23:00Z">
              <w:rPr>
                <w:rFonts w:ascii="Arial Bold" w:hAnsi="Arial Bold"/>
              </w:rPr>
            </w:rPrChange>
          </w:rPr>
          <w:t xml:space="preserve">masthead </w:t>
        </w:r>
      </w:ins>
      <w:del w:id="526" w:author="Arnold Sandjaja" w:date="2013-05-17T15:40:00Z">
        <w:r w:rsidR="00405E48" w:rsidRPr="00EB158B" w:rsidDel="00304DDA">
          <w:rPr>
            <w:color w:val="000000" w:themeColor="text1"/>
            <w:rPrChange w:id="527" w:author="Teera Piyakunakorn" w:date="2013-06-30T22:23:00Z">
              <w:rPr/>
            </w:rPrChange>
          </w:rPr>
          <w:delText xml:space="preserve">logo </w:delText>
        </w:r>
      </w:del>
      <w:r w:rsidR="00405E48" w:rsidRPr="00EB158B">
        <w:rPr>
          <w:color w:val="000000" w:themeColor="text1"/>
          <w:rPrChange w:id="528" w:author="Teera Piyakunakorn" w:date="2013-06-30T22:23:00Z">
            <w:rPr/>
          </w:rPrChange>
        </w:rPr>
        <w:t>in CMYK</w:t>
      </w:r>
      <w:ins w:id="529" w:author="Arnold Sandjaja" w:date="2013-06-20T17:40:00Z">
        <w:r w:rsidR="003A54B3" w:rsidRPr="00EB158B">
          <w:rPr>
            <w:rFonts w:ascii="Arial Bold" w:hAnsi="Arial Bold"/>
            <w:color w:val="000000" w:themeColor="text1"/>
            <w:rPrChange w:id="530" w:author="Teera Piyakunakorn" w:date="2013-06-30T22:23:00Z">
              <w:rPr>
                <w:rFonts w:ascii="Arial Bold" w:hAnsi="Arial Bold"/>
              </w:rPr>
            </w:rPrChange>
          </w:rPr>
          <w:t xml:space="preserve"> </w:t>
        </w:r>
        <w:r w:rsidR="003A54B3" w:rsidRPr="00EB158B">
          <w:rPr>
            <w:color w:val="000000" w:themeColor="text1"/>
            <w:rPrChange w:id="531" w:author="Teera Piyakunakorn" w:date="2013-06-30T22:23:00Z">
              <w:rPr/>
            </w:rPrChange>
          </w:rPr>
          <w:t>on one single A4 sheet at both 15cm wide and 4cm wide (without any marks, bleed or colour bars)</w:t>
        </w:r>
      </w:ins>
    </w:p>
    <w:p w14:paraId="3EFBCD7B" w14:textId="488DC6DB" w:rsidR="00405E48" w:rsidRPr="00EB158B" w:rsidRDefault="003B0AD0" w:rsidP="00AC6F35">
      <w:pPr>
        <w:numPr>
          <w:ilvl w:val="0"/>
          <w:numId w:val="4"/>
        </w:numPr>
        <w:rPr>
          <w:color w:val="000000" w:themeColor="text1"/>
          <w:rPrChange w:id="532" w:author="Teera Piyakunakorn" w:date="2013-06-30T22:23:00Z">
            <w:rPr/>
          </w:rPrChange>
        </w:rPr>
      </w:pPr>
      <w:ins w:id="533" w:author="Arnold Sandjaja" w:date="2013-06-20T17:27:00Z">
        <w:r w:rsidRPr="00EB158B">
          <w:rPr>
            <w:color w:val="000000" w:themeColor="text1"/>
            <w:rPrChange w:id="534" w:author="Teera Piyakunakorn" w:date="2013-06-30T22:23:00Z">
              <w:rPr/>
            </w:rPrChange>
          </w:rPr>
          <w:t xml:space="preserve">1 Printout </w:t>
        </w:r>
      </w:ins>
      <w:ins w:id="535" w:author="Arnold Sandjaja" w:date="2013-06-20T17:28:00Z">
        <w:r w:rsidRPr="00EB158B">
          <w:rPr>
            <w:rFonts w:ascii="Arial Bold" w:hAnsi="Arial Bold"/>
            <w:color w:val="000000" w:themeColor="text1"/>
            <w:rPrChange w:id="536" w:author="Teera Piyakunakorn" w:date="2013-06-30T22:23:00Z">
              <w:rPr>
                <w:rFonts w:ascii="Arial Bold" w:hAnsi="Arial Bold"/>
              </w:rPr>
            </w:rPrChange>
          </w:rPr>
          <w:t>masthead</w:t>
        </w:r>
      </w:ins>
      <w:ins w:id="537" w:author="Arnold Sandjaja" w:date="2013-06-20T17:40:00Z">
        <w:r w:rsidR="003A54B3" w:rsidRPr="00EB158B">
          <w:rPr>
            <w:rFonts w:ascii="Arial Bold" w:hAnsi="Arial Bold"/>
            <w:color w:val="000000" w:themeColor="text1"/>
            <w:rPrChange w:id="538" w:author="Teera Piyakunakorn" w:date="2013-06-30T22:23:00Z">
              <w:rPr>
                <w:rFonts w:ascii="Arial Bold" w:hAnsi="Arial Bold"/>
              </w:rPr>
            </w:rPrChange>
          </w:rPr>
          <w:t xml:space="preserve"> </w:t>
        </w:r>
      </w:ins>
      <w:ins w:id="539" w:author="Arnold Sandjaja" w:date="2013-06-30T09:54:00Z">
        <w:r w:rsidR="00A20BC6" w:rsidRPr="00EB158B">
          <w:rPr>
            <w:color w:val="000000" w:themeColor="text1"/>
            <w:rPrChange w:id="540" w:author="Teera Piyakunakorn" w:date="2013-06-30T22:23:00Z">
              <w:rPr/>
            </w:rPrChange>
          </w:rPr>
          <w:t xml:space="preserve">and mounted on cardboard </w:t>
        </w:r>
      </w:ins>
      <w:ins w:id="541" w:author="Arnold Sandjaja" w:date="2013-06-20T17:41:00Z">
        <w:r w:rsidR="003A54B3" w:rsidRPr="00EB158B">
          <w:rPr>
            <w:color w:val="000000" w:themeColor="text1"/>
            <w:rPrChange w:id="542" w:author="Teera Piyakunakorn" w:date="2013-06-30T22:23:00Z">
              <w:rPr/>
            </w:rPrChange>
          </w:rPr>
          <w:t>from</w:t>
        </w:r>
      </w:ins>
      <w:ins w:id="543" w:author="Arnold Sandjaja" w:date="2013-06-30T08:50:00Z">
        <w:r w:rsidR="006078C6" w:rsidRPr="00EB158B">
          <w:rPr>
            <w:color w:val="000000" w:themeColor="text1"/>
            <w:rPrChange w:id="544" w:author="Teera Piyakunakorn" w:date="2013-06-30T22:23:00Z">
              <w:rPr/>
            </w:rPrChange>
          </w:rPr>
          <w:t xml:space="preserve"> </w:t>
        </w:r>
        <w:r w:rsidR="006078C6" w:rsidRPr="00EB158B">
          <w:rPr>
            <w:rFonts w:cs="Arial"/>
            <w:color w:val="000000" w:themeColor="text1"/>
            <w:rPrChange w:id="545" w:author="Teera Piyakunakorn" w:date="2013-06-30T22:23:00Z">
              <w:rPr>
                <w:rFonts w:cs="Arial"/>
              </w:rPr>
            </w:rPrChange>
          </w:rPr>
          <w:t>the CMYK</w:t>
        </w:r>
      </w:ins>
      <w:ins w:id="546" w:author="Arnold Sandjaja" w:date="2013-06-20T17:41:00Z">
        <w:r w:rsidR="003A54B3" w:rsidRPr="00EB158B">
          <w:rPr>
            <w:color w:val="000000" w:themeColor="text1"/>
            <w:rPrChange w:id="547" w:author="Teera Piyakunakorn" w:date="2013-06-30T22:23:00Z">
              <w:rPr/>
            </w:rPrChange>
          </w:rPr>
          <w:t xml:space="preserve"> PDF/X-4:2008 file</w:t>
        </w:r>
      </w:ins>
      <w:del w:id="548" w:author="Arnold Sandjaja" w:date="2013-06-20T17:27:00Z">
        <w:r w:rsidR="00405E48" w:rsidRPr="00EB158B" w:rsidDel="003B0AD0">
          <w:rPr>
            <w:color w:val="000000" w:themeColor="text1"/>
            <w:rPrChange w:id="549" w:author="Teera Piyakunakorn" w:date="2013-06-30T22:23:00Z">
              <w:rPr/>
            </w:rPrChange>
          </w:rPr>
          <w:delText xml:space="preserve"> </w:delText>
        </w:r>
      </w:del>
      <w:del w:id="550" w:author="Arnold Sandjaja" w:date="2013-06-20T17:28:00Z">
        <w:r w:rsidR="00405E48" w:rsidRPr="00EB158B" w:rsidDel="003B0AD0">
          <w:rPr>
            <w:color w:val="000000" w:themeColor="text1"/>
            <w:rPrChange w:id="551" w:author="Teera Piyakunakorn" w:date="2013-06-30T22:23:00Z">
              <w:rPr/>
            </w:rPrChange>
          </w:rPr>
          <w:delText xml:space="preserve">printed </w:delText>
        </w:r>
      </w:del>
      <w:del w:id="552" w:author="Arnold Sandjaja" w:date="2013-06-20T17:40:00Z">
        <w:r w:rsidR="00405E48" w:rsidRPr="00EB158B" w:rsidDel="003A54B3">
          <w:rPr>
            <w:color w:val="000000" w:themeColor="text1"/>
            <w:rPrChange w:id="553" w:author="Teera Piyakunakorn" w:date="2013-06-30T22:23:00Z">
              <w:rPr/>
            </w:rPrChange>
          </w:rPr>
          <w:delText>on one single A4 sheet at both 15cm wide and 4cm wide (without any marks, bleed or colour bars)</w:delText>
        </w:r>
      </w:del>
    </w:p>
    <w:p w14:paraId="5D06AFD7" w14:textId="77777777" w:rsidR="00405E48" w:rsidRPr="00EB158B" w:rsidDel="00CC78C7" w:rsidRDefault="00405E48">
      <w:pPr>
        <w:rPr>
          <w:del w:id="554" w:author="Michel Bulon" w:date="2013-06-12T21:28:00Z"/>
          <w:color w:val="000000" w:themeColor="text1"/>
          <w:rPrChange w:id="555" w:author="Teera Piyakunakorn" w:date="2013-06-30T22:23:00Z">
            <w:rPr>
              <w:del w:id="556" w:author="Michel Bulon" w:date="2013-06-12T21:28:00Z"/>
            </w:rPr>
          </w:rPrChange>
        </w:rPr>
      </w:pPr>
    </w:p>
    <w:p w14:paraId="6494A1DF" w14:textId="77777777" w:rsidR="00405E48" w:rsidRPr="00EB158B" w:rsidRDefault="00405E48">
      <w:pPr>
        <w:spacing w:after="200" w:line="276" w:lineRule="auto"/>
        <w:rPr>
          <w:color w:val="000000" w:themeColor="text1"/>
          <w:rPrChange w:id="557" w:author="Teera Piyakunakorn" w:date="2013-06-30T22:23:00Z">
            <w:rPr/>
          </w:rPrChange>
        </w:rPr>
      </w:pPr>
    </w:p>
    <w:p w14:paraId="3512CEE4" w14:textId="77777777" w:rsidR="00405E48" w:rsidRPr="00EB158B" w:rsidRDefault="00405E48">
      <w:pPr>
        <w:pStyle w:val="Heading4A"/>
        <w:rPr>
          <w:rFonts w:ascii="Arial Bold" w:hAnsi="Arial Bold"/>
          <w:b w:val="0"/>
          <w:color w:val="000000" w:themeColor="text1"/>
          <w:sz w:val="24"/>
          <w:rPrChange w:id="558" w:author="Teera Piyakunakorn" w:date="2013-06-30T22:23:00Z">
            <w:rPr>
              <w:rFonts w:ascii="Arial Bold" w:hAnsi="Arial Bold"/>
              <w:b w:val="0"/>
              <w:color w:val="000000"/>
              <w:sz w:val="24"/>
            </w:rPr>
          </w:rPrChange>
        </w:rPr>
      </w:pPr>
      <w:r w:rsidRPr="00EB158B">
        <w:rPr>
          <w:rFonts w:ascii="Arial Bold" w:hAnsi="Arial Bold"/>
          <w:b w:val="0"/>
          <w:color w:val="000000" w:themeColor="text1"/>
          <w:sz w:val="24"/>
          <w:rPrChange w:id="559" w:author="Teera Piyakunakorn" w:date="2013-06-30T22:23:00Z">
            <w:rPr>
              <w:rFonts w:ascii="Arial Bold" w:hAnsi="Arial Bold"/>
              <w:b w:val="0"/>
              <w:color w:val="000000"/>
              <w:sz w:val="24"/>
            </w:rPr>
          </w:rPrChange>
        </w:rPr>
        <w:t>TASK 2</w:t>
      </w:r>
    </w:p>
    <w:p w14:paraId="2D97C35E" w14:textId="77777777" w:rsidR="00405E48" w:rsidRPr="00EB158B" w:rsidRDefault="00405E48">
      <w:pPr>
        <w:rPr>
          <w:rFonts w:ascii="Arial Bold" w:hAnsi="Arial Bold"/>
          <w:color w:val="000000" w:themeColor="text1"/>
          <w:rPrChange w:id="560" w:author="Teera Piyakunakorn" w:date="2013-06-30T22:23:00Z">
            <w:rPr>
              <w:rFonts w:ascii="Arial Bold" w:hAnsi="Arial Bold"/>
            </w:rPr>
          </w:rPrChange>
        </w:rPr>
      </w:pPr>
      <w:del w:id="561" w:author="Arnold Sandjaja" w:date="2013-06-30T08:50:00Z">
        <w:r w:rsidRPr="00EB158B" w:rsidDel="00AF3E36">
          <w:rPr>
            <w:rFonts w:ascii="Arial Bold" w:hAnsi="Arial Bold"/>
            <w:color w:val="000000" w:themeColor="text1"/>
            <w:rPrChange w:id="562" w:author="Teera Piyakunakorn" w:date="2013-06-30T22:23:00Z">
              <w:rPr>
                <w:rFonts w:ascii="Arial Bold" w:hAnsi="Arial Bold"/>
              </w:rPr>
            </w:rPrChange>
          </w:rPr>
          <w:delText xml:space="preserve">Design of a </w:delText>
        </w:r>
      </w:del>
      <w:ins w:id="563" w:author="Arnold Sandjaja" w:date="2013-06-30T08:50:00Z">
        <w:r w:rsidR="00AF3E36" w:rsidRPr="00EB158B">
          <w:rPr>
            <w:rFonts w:ascii="Arial Bold" w:hAnsi="Arial Bold"/>
            <w:color w:val="000000" w:themeColor="text1"/>
            <w:rPrChange w:id="564" w:author="Teera Piyakunakorn" w:date="2013-06-30T22:23:00Z">
              <w:rPr>
                <w:rFonts w:ascii="Arial Bold" w:hAnsi="Arial Bold"/>
              </w:rPr>
            </w:rPrChange>
          </w:rPr>
          <w:t>M</w:t>
        </w:r>
      </w:ins>
      <w:del w:id="565" w:author="Arnold Sandjaja" w:date="2013-06-30T08:50:00Z">
        <w:r w:rsidR="00C11A9E" w:rsidRPr="00EB158B" w:rsidDel="00AF3E36">
          <w:rPr>
            <w:rFonts w:ascii="Arial Bold" w:hAnsi="Arial Bold"/>
            <w:color w:val="000000" w:themeColor="text1"/>
            <w:rPrChange w:id="566" w:author="Teera Piyakunakorn" w:date="2013-06-30T22:23:00Z">
              <w:rPr>
                <w:rFonts w:ascii="Arial Bold" w:hAnsi="Arial Bold"/>
              </w:rPr>
            </w:rPrChange>
          </w:rPr>
          <w:delText>m</w:delText>
        </w:r>
      </w:del>
      <w:r w:rsidR="00C11A9E" w:rsidRPr="00EB158B">
        <w:rPr>
          <w:rFonts w:ascii="Arial Bold" w:hAnsi="Arial Bold"/>
          <w:color w:val="000000" w:themeColor="text1"/>
          <w:rPrChange w:id="567" w:author="Teera Piyakunakorn" w:date="2013-06-30T22:23:00Z">
            <w:rPr>
              <w:rFonts w:ascii="Arial Bold" w:hAnsi="Arial Bold"/>
            </w:rPr>
          </w:rPrChange>
        </w:rPr>
        <w:t>agazine</w:t>
      </w:r>
      <w:ins w:id="568" w:author="Arnold Sandjaja" w:date="2013-06-30T08:50:00Z">
        <w:r w:rsidR="00AF3E36" w:rsidRPr="00EB158B">
          <w:rPr>
            <w:rFonts w:ascii="Arial Bold" w:hAnsi="Arial Bold"/>
            <w:color w:val="000000" w:themeColor="text1"/>
            <w:rPrChange w:id="569" w:author="Teera Piyakunakorn" w:date="2013-06-30T22:23:00Z">
              <w:rPr>
                <w:rFonts w:ascii="Arial Bold" w:hAnsi="Arial Bold"/>
              </w:rPr>
            </w:rPrChange>
          </w:rPr>
          <w:t xml:space="preserve"> Design</w:t>
        </w:r>
      </w:ins>
    </w:p>
    <w:p w14:paraId="322EAC04" w14:textId="77777777" w:rsidR="009F346B" w:rsidRPr="00EB158B" w:rsidRDefault="00CF4301">
      <w:pPr>
        <w:numPr>
          <w:ilvl w:val="0"/>
          <w:numId w:val="11"/>
        </w:numPr>
        <w:rPr>
          <w:ins w:id="570" w:author="Michel Bulon" w:date="2013-06-21T13:10:00Z"/>
          <w:color w:val="000000" w:themeColor="text1"/>
          <w:rPrChange w:id="571" w:author="Teera Piyakunakorn" w:date="2013-06-30T22:23:00Z">
            <w:rPr>
              <w:ins w:id="572" w:author="Michel Bulon" w:date="2013-06-21T13:10:00Z"/>
            </w:rPr>
          </w:rPrChange>
        </w:rPr>
        <w:pPrChange w:id="573" w:author="Arnold Sandjaja" w:date="2013-06-30T08:50:00Z">
          <w:pPr>
            <w:numPr>
              <w:numId w:val="3"/>
            </w:numPr>
            <w:ind w:left="360" w:hanging="360"/>
          </w:pPr>
        </w:pPrChange>
      </w:pPr>
      <w:r w:rsidRPr="00EB158B">
        <w:rPr>
          <w:color w:val="000000" w:themeColor="text1"/>
          <w:rPrChange w:id="574" w:author="Teera Piyakunakorn" w:date="2013-06-30T22:23:00Z">
            <w:rPr/>
          </w:rPrChange>
        </w:rPr>
        <w:t>C</w:t>
      </w:r>
      <w:r w:rsidR="00405E48" w:rsidRPr="00EB158B">
        <w:rPr>
          <w:color w:val="000000" w:themeColor="text1"/>
          <w:rPrChange w:id="575" w:author="Teera Piyakunakorn" w:date="2013-06-30T22:23:00Z">
            <w:rPr/>
          </w:rPrChange>
        </w:rPr>
        <w:t>reate a design for the fron</w:t>
      </w:r>
      <w:r w:rsidR="009F346B" w:rsidRPr="00EB158B">
        <w:rPr>
          <w:color w:val="000000" w:themeColor="text1"/>
          <w:rPrChange w:id="576" w:author="Teera Piyakunakorn" w:date="2013-06-30T22:23:00Z">
            <w:rPr/>
          </w:rPrChange>
        </w:rPr>
        <w:t>t cover, back cover and spine</w:t>
      </w:r>
    </w:p>
    <w:p w14:paraId="4389D824" w14:textId="77777777" w:rsidR="00AF3E36" w:rsidRPr="00EB158B" w:rsidRDefault="0092444C">
      <w:pPr>
        <w:numPr>
          <w:ilvl w:val="0"/>
          <w:numId w:val="11"/>
        </w:numPr>
        <w:rPr>
          <w:ins w:id="577" w:author="Arnold Sandjaja" w:date="2013-06-30T08:51:00Z"/>
          <w:rStyle w:val="hps"/>
          <w:color w:val="000000" w:themeColor="text1"/>
          <w:rPrChange w:id="578" w:author="Teera Piyakunakorn" w:date="2013-06-30T22:23:00Z">
            <w:rPr>
              <w:ins w:id="579" w:author="Arnold Sandjaja" w:date="2013-06-30T08:51:00Z"/>
              <w:rStyle w:val="hps"/>
              <w:rFonts w:eastAsia="Times New Roman"/>
              <w:lang w:val="en"/>
            </w:rPr>
          </w:rPrChange>
        </w:rPr>
        <w:pPrChange w:id="580" w:author="Arnold Sandjaja" w:date="2013-06-30T08:50:00Z">
          <w:pPr>
            <w:numPr>
              <w:numId w:val="3"/>
            </w:numPr>
            <w:ind w:left="360" w:hanging="360"/>
          </w:pPr>
        </w:pPrChange>
      </w:pPr>
      <w:ins w:id="581" w:author="Michel Bulon" w:date="2013-06-21T13:10:00Z">
        <w:r w:rsidRPr="00EB158B">
          <w:rPr>
            <w:color w:val="000000" w:themeColor="text1"/>
            <w:rPrChange w:id="582" w:author="Teera Piyakunakorn" w:date="2013-06-30T22:23:00Z">
              <w:rPr/>
            </w:rPrChange>
          </w:rPr>
          <w:t xml:space="preserve">Create a design </w:t>
        </w:r>
        <w:r w:rsidRPr="00EB158B">
          <w:rPr>
            <w:rStyle w:val="hps"/>
            <w:rFonts w:eastAsia="Times New Roman"/>
            <w:color w:val="000000" w:themeColor="text1"/>
            <w:lang w:val="en"/>
            <w:rPrChange w:id="583" w:author="Teera Piyakunakorn" w:date="2013-06-30T22:23:00Z">
              <w:rPr>
                <w:rStyle w:val="hps"/>
                <w:rFonts w:eastAsia="Times New Roman"/>
                <w:lang w:val="en"/>
              </w:rPr>
            </w:rPrChange>
          </w:rPr>
          <w:t xml:space="preserve">for </w:t>
        </w:r>
      </w:ins>
      <w:ins w:id="584" w:author="Arnold Sandjaja" w:date="2013-06-30T08:51:00Z">
        <w:r w:rsidR="00AF3E36" w:rsidRPr="00EB158B">
          <w:rPr>
            <w:rStyle w:val="hps"/>
            <w:rFonts w:eastAsia="Times New Roman"/>
            <w:color w:val="000000" w:themeColor="text1"/>
            <w:lang w:val="en"/>
            <w:rPrChange w:id="585" w:author="Teera Piyakunakorn" w:date="2013-06-30T22:23:00Z">
              <w:rPr>
                <w:rStyle w:val="hps"/>
                <w:rFonts w:eastAsia="Times New Roman"/>
                <w:lang w:val="en"/>
              </w:rPr>
            </w:rPrChange>
          </w:rPr>
          <w:t>page 3 of the magazine accommodating for the die-line of the cover</w:t>
        </w:r>
      </w:ins>
    </w:p>
    <w:p w14:paraId="1A35A9E2" w14:textId="77777777" w:rsidR="0092444C" w:rsidRPr="00EB158B" w:rsidDel="00AF3E36" w:rsidRDefault="0092444C">
      <w:pPr>
        <w:numPr>
          <w:ilvl w:val="0"/>
          <w:numId w:val="11"/>
        </w:numPr>
        <w:rPr>
          <w:del w:id="586" w:author="Arnold Sandjaja" w:date="2013-06-30T08:51:00Z"/>
          <w:color w:val="000000" w:themeColor="text1"/>
          <w:rPrChange w:id="587" w:author="Teera Piyakunakorn" w:date="2013-06-30T22:23:00Z">
            <w:rPr>
              <w:del w:id="588" w:author="Arnold Sandjaja" w:date="2013-06-30T08:51:00Z"/>
            </w:rPr>
          </w:rPrChange>
        </w:rPr>
        <w:pPrChange w:id="589" w:author="Arnold Sandjaja" w:date="2013-06-30T08:50:00Z">
          <w:pPr>
            <w:numPr>
              <w:numId w:val="3"/>
            </w:numPr>
            <w:ind w:left="360" w:hanging="360"/>
          </w:pPr>
        </w:pPrChange>
      </w:pPr>
      <w:ins w:id="590" w:author="Michel Bulon" w:date="2013-06-21T13:10:00Z">
        <w:del w:id="591" w:author="Arnold Sandjaja" w:date="2013-06-30T08:51:00Z">
          <w:r w:rsidRPr="00EB158B" w:rsidDel="00AF3E36">
            <w:rPr>
              <w:rStyle w:val="hps"/>
              <w:rFonts w:eastAsia="Times New Roman"/>
              <w:color w:val="000000" w:themeColor="text1"/>
              <w:lang w:val="en"/>
              <w:rPrChange w:id="592" w:author="Teera Piyakunakorn" w:date="2013-06-30T22:23:00Z">
                <w:rPr>
                  <w:rStyle w:val="hps"/>
                  <w:rFonts w:eastAsia="Times New Roman"/>
                  <w:lang w:val="en"/>
                </w:rPr>
              </w:rPrChange>
            </w:rPr>
            <w:delText>one</w:delText>
          </w:r>
          <w:r w:rsidRPr="00EB158B" w:rsidDel="00AF3E36">
            <w:rPr>
              <w:rFonts w:eastAsia="Times New Roman"/>
              <w:color w:val="000000" w:themeColor="text1"/>
              <w:lang w:val="en"/>
              <w:rPrChange w:id="593" w:author="Teera Piyakunakorn" w:date="2013-06-30T22:23:00Z">
                <w:rPr>
                  <w:rFonts w:eastAsia="Times New Roman"/>
                  <w:lang w:val="en"/>
                </w:rPr>
              </w:rPrChange>
            </w:rPr>
            <w:delText xml:space="preserve"> </w:delText>
          </w:r>
        </w:del>
      </w:ins>
      <w:ins w:id="594" w:author="Michel Bulon" w:date="2013-06-21T13:11:00Z">
        <w:del w:id="595" w:author="Arnold Sandjaja" w:date="2013-06-30T08:51:00Z">
          <w:r w:rsidRPr="00EB158B" w:rsidDel="00AF3E36">
            <w:rPr>
              <w:rStyle w:val="hps"/>
              <w:rFonts w:eastAsia="Times New Roman"/>
              <w:color w:val="000000" w:themeColor="text1"/>
              <w:lang w:val="en"/>
              <w:rPrChange w:id="596" w:author="Teera Piyakunakorn" w:date="2013-06-30T22:23:00Z">
                <w:rPr>
                  <w:rStyle w:val="hps"/>
                  <w:rFonts w:eastAsia="Times New Roman"/>
                  <w:lang w:val="en"/>
                </w:rPr>
              </w:rPrChange>
            </w:rPr>
            <w:delText>inside page</w:delText>
          </w:r>
        </w:del>
      </w:ins>
      <w:ins w:id="597" w:author="Michel Bulon" w:date="2013-06-21T13:10:00Z">
        <w:del w:id="598" w:author="Arnold Sandjaja" w:date="2013-06-30T08:51:00Z">
          <w:r w:rsidRPr="00EB158B" w:rsidDel="00AF3E36">
            <w:rPr>
              <w:rStyle w:val="hps"/>
              <w:rFonts w:eastAsia="Times New Roman"/>
              <w:color w:val="000000" w:themeColor="text1"/>
              <w:lang w:val="en"/>
              <w:rPrChange w:id="599" w:author="Teera Piyakunakorn" w:date="2013-06-30T22:23:00Z">
                <w:rPr>
                  <w:rStyle w:val="hps"/>
                  <w:rFonts w:eastAsia="Times New Roman"/>
                  <w:lang w:val="en"/>
                </w:rPr>
              </w:rPrChange>
            </w:rPr>
            <w:delText xml:space="preserve"> </w:delText>
          </w:r>
        </w:del>
      </w:ins>
      <w:ins w:id="600" w:author="Michel Bulon" w:date="2013-06-21T13:11:00Z">
        <w:del w:id="601" w:author="Arnold Sandjaja" w:date="2013-06-30T08:51:00Z">
          <w:r w:rsidRPr="00EB158B" w:rsidDel="00AF3E36">
            <w:rPr>
              <w:rStyle w:val="hps"/>
              <w:rFonts w:eastAsia="Times New Roman"/>
              <w:color w:val="000000" w:themeColor="text1"/>
              <w:lang w:val="en"/>
              <w:rPrChange w:id="602" w:author="Teera Piyakunakorn" w:date="2013-06-30T22:23:00Z">
                <w:rPr>
                  <w:rStyle w:val="hps"/>
                  <w:rFonts w:eastAsia="Times New Roman"/>
                  <w:lang w:val="en"/>
                </w:rPr>
              </w:rPrChange>
            </w:rPr>
            <w:delText xml:space="preserve">of the magazine with single page </w:delText>
          </w:r>
        </w:del>
      </w:ins>
      <w:ins w:id="603" w:author="Michel Bulon" w:date="2013-06-21T13:15:00Z">
        <w:del w:id="604" w:author="Arnold Sandjaja" w:date="2013-06-30T08:51:00Z">
          <w:r w:rsidR="00FB755D" w:rsidRPr="00EB158B" w:rsidDel="00AF3E36">
            <w:rPr>
              <w:rStyle w:val="hps"/>
              <w:color w:val="000000" w:themeColor="text1"/>
              <w:lang w:val="en"/>
              <w:rPrChange w:id="605" w:author="Teera Piyakunakorn" w:date="2013-06-30T22:23:00Z">
                <w:rPr>
                  <w:rStyle w:val="hps"/>
                  <w:lang w:val="en"/>
                </w:rPr>
              </w:rPrChange>
            </w:rPr>
            <w:delText>linked to the</w:delText>
          </w:r>
          <w:r w:rsidR="00FB755D" w:rsidRPr="00EB158B" w:rsidDel="00AF3E36">
            <w:rPr>
              <w:rStyle w:val="shorttext"/>
              <w:color w:val="000000" w:themeColor="text1"/>
              <w:lang w:val="en"/>
              <w:rPrChange w:id="606" w:author="Teera Piyakunakorn" w:date="2013-06-30T22:23:00Z">
                <w:rPr>
                  <w:rStyle w:val="shorttext"/>
                  <w:lang w:val="en"/>
                </w:rPr>
              </w:rPrChange>
            </w:rPr>
            <w:delText xml:space="preserve"> </w:delText>
          </w:r>
          <w:r w:rsidR="00FB755D" w:rsidRPr="00EB158B" w:rsidDel="00AF3E36">
            <w:rPr>
              <w:rStyle w:val="hps"/>
              <w:color w:val="000000" w:themeColor="text1"/>
              <w:lang w:val="en"/>
              <w:rPrChange w:id="607" w:author="Teera Piyakunakorn" w:date="2013-06-30T22:23:00Z">
                <w:rPr>
                  <w:rStyle w:val="hps"/>
                  <w:lang w:val="en"/>
                </w:rPr>
              </w:rPrChange>
            </w:rPr>
            <w:delText>cover</w:delText>
          </w:r>
          <w:r w:rsidR="00FB755D" w:rsidRPr="00EB158B" w:rsidDel="00AF3E36">
            <w:rPr>
              <w:rStyle w:val="shorttext"/>
              <w:color w:val="000000" w:themeColor="text1"/>
              <w:lang w:val="en"/>
              <w:rPrChange w:id="608" w:author="Teera Piyakunakorn" w:date="2013-06-30T22:23:00Z">
                <w:rPr>
                  <w:rStyle w:val="shorttext"/>
                  <w:lang w:val="en"/>
                </w:rPr>
              </w:rPrChange>
            </w:rPr>
            <w:delText xml:space="preserve"> </w:delText>
          </w:r>
          <w:r w:rsidR="00FB755D" w:rsidRPr="00EB158B" w:rsidDel="00AF3E36">
            <w:rPr>
              <w:rStyle w:val="hps"/>
              <w:color w:val="000000" w:themeColor="text1"/>
              <w:lang w:val="en"/>
              <w:rPrChange w:id="609" w:author="Teera Piyakunakorn" w:date="2013-06-30T22:23:00Z">
                <w:rPr>
                  <w:rStyle w:val="hps"/>
                  <w:lang w:val="en"/>
                </w:rPr>
              </w:rPrChange>
            </w:rPr>
            <w:delText>and</w:delText>
          </w:r>
          <w:r w:rsidR="00FB755D" w:rsidRPr="00EB158B" w:rsidDel="00AF3E36">
            <w:rPr>
              <w:rStyle w:val="shorttext"/>
              <w:color w:val="000000" w:themeColor="text1"/>
              <w:lang w:val="en"/>
              <w:rPrChange w:id="610" w:author="Teera Piyakunakorn" w:date="2013-06-30T22:23:00Z">
                <w:rPr>
                  <w:rStyle w:val="shorttext"/>
                  <w:lang w:val="en"/>
                </w:rPr>
              </w:rPrChange>
            </w:rPr>
            <w:delText xml:space="preserve"> </w:delText>
          </w:r>
          <w:r w:rsidR="00FB755D" w:rsidRPr="00EB158B" w:rsidDel="00AF3E36">
            <w:rPr>
              <w:rStyle w:val="hps"/>
              <w:color w:val="000000" w:themeColor="text1"/>
              <w:lang w:val="en"/>
              <w:rPrChange w:id="611" w:author="Teera Piyakunakorn" w:date="2013-06-30T22:23:00Z">
                <w:rPr>
                  <w:rStyle w:val="hps"/>
                  <w:lang w:val="en"/>
                </w:rPr>
              </w:rPrChange>
            </w:rPr>
            <w:delText>the dieline</w:delText>
          </w:r>
        </w:del>
      </w:ins>
    </w:p>
    <w:p w14:paraId="17C2FD8C" w14:textId="77777777" w:rsidR="009F346B" w:rsidRPr="00EB158B" w:rsidRDefault="00CF4301">
      <w:pPr>
        <w:numPr>
          <w:ilvl w:val="0"/>
          <w:numId w:val="11"/>
        </w:numPr>
        <w:rPr>
          <w:color w:val="000000" w:themeColor="text1"/>
          <w:rPrChange w:id="612" w:author="Teera Piyakunakorn" w:date="2013-06-30T22:23:00Z">
            <w:rPr/>
          </w:rPrChange>
        </w:rPr>
        <w:pPrChange w:id="613" w:author="Arnold Sandjaja" w:date="2013-06-30T08:50:00Z">
          <w:pPr>
            <w:numPr>
              <w:numId w:val="3"/>
            </w:numPr>
            <w:ind w:left="360" w:hanging="360"/>
          </w:pPr>
        </w:pPrChange>
      </w:pPr>
      <w:del w:id="614" w:author="Arnold Sandjaja" w:date="2013-06-30T08:52:00Z">
        <w:r w:rsidRPr="00EB158B" w:rsidDel="007A6EEC">
          <w:rPr>
            <w:color w:val="000000" w:themeColor="text1"/>
            <w:rPrChange w:id="615" w:author="Teera Piyakunakorn" w:date="2013-06-30T22:23:00Z">
              <w:rPr/>
            </w:rPrChange>
          </w:rPr>
          <w:delText>C</w:delText>
        </w:r>
        <w:r w:rsidR="009F346B" w:rsidRPr="00EB158B" w:rsidDel="007A6EEC">
          <w:rPr>
            <w:color w:val="000000" w:themeColor="text1"/>
            <w:rPrChange w:id="616" w:author="Teera Piyakunakorn" w:date="2013-06-30T22:23:00Z">
              <w:rPr/>
            </w:rPrChange>
          </w:rPr>
          <w:delText xml:space="preserve">reate a design </w:delText>
        </w:r>
      </w:del>
      <w:ins w:id="617" w:author="Michel Bulon" w:date="2013-05-14T20:44:00Z">
        <w:del w:id="618" w:author="Arnold Sandjaja" w:date="2013-06-30T08:52:00Z">
          <w:r w:rsidR="00463E5C" w:rsidRPr="00EB158B" w:rsidDel="007A6EEC">
            <w:rPr>
              <w:rStyle w:val="hps"/>
              <w:rFonts w:eastAsia="Times New Roman"/>
              <w:color w:val="000000" w:themeColor="text1"/>
              <w:lang w:val="en"/>
              <w:rPrChange w:id="619" w:author="Teera Piyakunakorn" w:date="2013-06-30T22:23:00Z">
                <w:rPr>
                  <w:rStyle w:val="hps"/>
                  <w:rFonts w:eastAsia="Times New Roman"/>
                  <w:lang w:val="en"/>
                </w:rPr>
              </w:rPrChange>
            </w:rPr>
            <w:delText>for four</w:delText>
          </w:r>
          <w:r w:rsidR="00463E5C" w:rsidRPr="00EB158B" w:rsidDel="007A6EEC">
            <w:rPr>
              <w:rFonts w:eastAsia="Times New Roman"/>
              <w:color w:val="000000" w:themeColor="text1"/>
              <w:lang w:val="en"/>
              <w:rPrChange w:id="620" w:author="Teera Piyakunakorn" w:date="2013-06-30T22:23:00Z">
                <w:rPr>
                  <w:rFonts w:eastAsia="Times New Roman"/>
                  <w:lang w:val="en"/>
                </w:rPr>
              </w:rPrChange>
            </w:rPr>
            <w:delText xml:space="preserve"> </w:delText>
          </w:r>
          <w:r w:rsidR="00463E5C" w:rsidRPr="00EB158B" w:rsidDel="007A6EEC">
            <w:rPr>
              <w:rStyle w:val="hps"/>
              <w:rFonts w:eastAsia="Times New Roman"/>
              <w:color w:val="000000" w:themeColor="text1"/>
              <w:lang w:val="en"/>
              <w:rPrChange w:id="621" w:author="Teera Piyakunakorn" w:date="2013-06-30T22:23:00Z">
                <w:rPr>
                  <w:rStyle w:val="hps"/>
                  <w:rFonts w:eastAsia="Times New Roman"/>
                  <w:lang w:val="en"/>
                </w:rPr>
              </w:rPrChange>
            </w:rPr>
            <w:delText>inside pages of the</w:delText>
          </w:r>
          <w:r w:rsidR="00463E5C" w:rsidRPr="00EB158B" w:rsidDel="007A6EEC">
            <w:rPr>
              <w:rFonts w:eastAsia="Times New Roman"/>
              <w:color w:val="000000" w:themeColor="text1"/>
              <w:lang w:val="en"/>
              <w:rPrChange w:id="622" w:author="Teera Piyakunakorn" w:date="2013-06-30T22:23:00Z">
                <w:rPr>
                  <w:rFonts w:eastAsia="Times New Roman"/>
                  <w:lang w:val="en"/>
                </w:rPr>
              </w:rPrChange>
            </w:rPr>
            <w:delText xml:space="preserve"> </w:delText>
          </w:r>
          <w:r w:rsidR="00463E5C" w:rsidRPr="00EB158B" w:rsidDel="007A6EEC">
            <w:rPr>
              <w:rStyle w:val="hps"/>
              <w:rFonts w:eastAsia="Times New Roman"/>
              <w:color w:val="000000" w:themeColor="text1"/>
              <w:lang w:val="en"/>
              <w:rPrChange w:id="623" w:author="Teera Piyakunakorn" w:date="2013-06-30T22:23:00Z">
                <w:rPr>
                  <w:rStyle w:val="hps"/>
                  <w:rFonts w:eastAsia="Times New Roman"/>
                  <w:lang w:val="en"/>
                </w:rPr>
              </w:rPrChange>
            </w:rPr>
            <w:delText>magazine</w:delText>
          </w:r>
          <w:r w:rsidR="00463E5C" w:rsidRPr="00EB158B" w:rsidDel="007A6EEC">
            <w:rPr>
              <w:rFonts w:eastAsia="Times New Roman"/>
              <w:color w:val="000000" w:themeColor="text1"/>
              <w:lang w:val="en"/>
              <w:rPrChange w:id="624" w:author="Teera Piyakunakorn" w:date="2013-06-30T22:23:00Z">
                <w:rPr>
                  <w:rFonts w:eastAsia="Times New Roman"/>
                  <w:lang w:val="en"/>
                </w:rPr>
              </w:rPrChange>
            </w:rPr>
            <w:delText xml:space="preserve"> </w:delText>
          </w:r>
          <w:r w:rsidR="00463E5C" w:rsidRPr="00EB158B" w:rsidDel="007A6EEC">
            <w:rPr>
              <w:rStyle w:val="hps"/>
              <w:rFonts w:eastAsia="Times New Roman"/>
              <w:color w:val="000000" w:themeColor="text1"/>
              <w:lang w:val="en"/>
              <w:rPrChange w:id="625" w:author="Teera Piyakunakorn" w:date="2013-06-30T22:23:00Z">
                <w:rPr>
                  <w:rStyle w:val="hps"/>
                  <w:rFonts w:eastAsia="Times New Roman"/>
                  <w:lang w:val="en"/>
                </w:rPr>
              </w:rPrChange>
            </w:rPr>
            <w:delText>with two</w:delText>
          </w:r>
          <w:r w:rsidR="00463E5C" w:rsidRPr="00EB158B" w:rsidDel="007A6EEC">
            <w:rPr>
              <w:rFonts w:eastAsia="Times New Roman"/>
              <w:color w:val="000000" w:themeColor="text1"/>
              <w:lang w:val="en"/>
              <w:rPrChange w:id="626" w:author="Teera Piyakunakorn" w:date="2013-06-30T22:23:00Z">
                <w:rPr>
                  <w:rFonts w:eastAsia="Times New Roman"/>
                  <w:lang w:val="en"/>
                </w:rPr>
              </w:rPrChange>
            </w:rPr>
            <w:delText xml:space="preserve"> </w:delText>
          </w:r>
          <w:r w:rsidR="00463E5C" w:rsidRPr="00EB158B" w:rsidDel="007A6EEC">
            <w:rPr>
              <w:rStyle w:val="hps"/>
              <w:rFonts w:eastAsia="Times New Roman"/>
              <w:color w:val="000000" w:themeColor="text1"/>
              <w:lang w:val="en"/>
              <w:rPrChange w:id="627" w:author="Teera Piyakunakorn" w:date="2013-06-30T22:23:00Z">
                <w:rPr>
                  <w:rStyle w:val="hps"/>
                  <w:rFonts w:eastAsia="Times New Roman"/>
                  <w:lang w:val="en"/>
                </w:rPr>
              </w:rPrChange>
            </w:rPr>
            <w:delText>double</w:delText>
          </w:r>
          <w:r w:rsidR="00463E5C" w:rsidRPr="00EB158B" w:rsidDel="007A6EEC">
            <w:rPr>
              <w:rFonts w:eastAsia="Times New Roman"/>
              <w:color w:val="000000" w:themeColor="text1"/>
              <w:lang w:val="en"/>
              <w:rPrChange w:id="628" w:author="Teera Piyakunakorn" w:date="2013-06-30T22:23:00Z">
                <w:rPr>
                  <w:rFonts w:eastAsia="Times New Roman"/>
                  <w:lang w:val="en"/>
                </w:rPr>
              </w:rPrChange>
            </w:rPr>
            <w:delText xml:space="preserve"> </w:delText>
          </w:r>
          <w:r w:rsidR="00463E5C" w:rsidRPr="00EB158B" w:rsidDel="007A6EEC">
            <w:rPr>
              <w:rStyle w:val="hps"/>
              <w:rFonts w:eastAsia="Times New Roman"/>
              <w:color w:val="000000" w:themeColor="text1"/>
              <w:lang w:val="en"/>
              <w:rPrChange w:id="629" w:author="Teera Piyakunakorn" w:date="2013-06-30T22:23:00Z">
                <w:rPr>
                  <w:rStyle w:val="hps"/>
                  <w:rFonts w:eastAsia="Times New Roman"/>
                  <w:lang w:val="en"/>
                </w:rPr>
              </w:rPrChange>
            </w:rPr>
            <w:delText>page</w:delText>
          </w:r>
        </w:del>
      </w:ins>
      <w:del w:id="630" w:author="Arnold Sandjaja" w:date="2013-06-30T08:52:00Z">
        <w:r w:rsidR="009F346B" w:rsidRPr="00EB158B" w:rsidDel="007A6EEC">
          <w:rPr>
            <w:color w:val="000000" w:themeColor="text1"/>
            <w:rPrChange w:id="631" w:author="Teera Piyakunakorn" w:date="2013-06-30T22:23:00Z">
              <w:rPr/>
            </w:rPrChange>
          </w:rPr>
          <w:delText>eight of the pages of the magazine</w:delText>
        </w:r>
      </w:del>
      <w:ins w:id="632" w:author="Arnold Sandjaja" w:date="2013-06-30T08:52:00Z">
        <w:r w:rsidR="007A6EEC" w:rsidRPr="00EB158B">
          <w:rPr>
            <w:rStyle w:val="hps"/>
            <w:rFonts w:eastAsia="Times New Roman"/>
            <w:color w:val="000000" w:themeColor="text1"/>
            <w:lang w:val="en"/>
            <w:rPrChange w:id="633" w:author="Teera Piyakunakorn" w:date="2013-06-30T22:23:00Z">
              <w:rPr>
                <w:rStyle w:val="hps"/>
                <w:rFonts w:eastAsia="Times New Roman"/>
                <w:lang w:val="en"/>
              </w:rPr>
            </w:rPrChange>
          </w:rPr>
          <w:t>Create two spreads for the magazine (pages 8&amp;9, 10&amp;11)</w:t>
        </w:r>
      </w:ins>
    </w:p>
    <w:p w14:paraId="2E85B169" w14:textId="72F193F9" w:rsidR="00F60784" w:rsidRPr="00EB158B" w:rsidRDefault="00F60784">
      <w:pPr>
        <w:numPr>
          <w:ilvl w:val="0"/>
          <w:numId w:val="11"/>
        </w:numPr>
        <w:rPr>
          <w:color w:val="000000" w:themeColor="text1"/>
          <w:rPrChange w:id="634" w:author="Teera Piyakunakorn" w:date="2013-06-30T22:23:00Z">
            <w:rPr/>
          </w:rPrChange>
        </w:rPr>
        <w:pPrChange w:id="635" w:author="Arnold Sandjaja" w:date="2013-06-30T08:50:00Z">
          <w:pPr>
            <w:numPr>
              <w:numId w:val="3"/>
            </w:numPr>
            <w:ind w:left="360" w:hanging="360"/>
          </w:pPr>
        </w:pPrChange>
      </w:pPr>
      <w:r w:rsidRPr="00EB158B">
        <w:rPr>
          <w:color w:val="000000" w:themeColor="text1"/>
          <w:rPrChange w:id="636" w:author="Teera Piyakunakorn" w:date="2013-06-30T22:23:00Z">
            <w:rPr/>
          </w:rPrChange>
        </w:rPr>
        <w:t xml:space="preserve">Include required text </w:t>
      </w:r>
      <w:ins w:id="637" w:author="Arnold Sandjaja" w:date="2013-06-30T08:53:00Z">
        <w:r w:rsidR="007A6EEC" w:rsidRPr="00EB158B">
          <w:rPr>
            <w:color w:val="000000" w:themeColor="text1"/>
            <w:rPrChange w:id="638" w:author="Teera Piyakunakorn" w:date="2013-06-30T22:23:00Z">
              <w:rPr/>
            </w:rPrChange>
          </w:rPr>
          <w:t>i</w:t>
        </w:r>
      </w:ins>
      <w:del w:id="639" w:author="Arnold Sandjaja" w:date="2013-06-30T08:53:00Z">
        <w:r w:rsidRPr="00EB158B" w:rsidDel="007A6EEC">
          <w:rPr>
            <w:color w:val="000000" w:themeColor="text1"/>
            <w:rPrChange w:id="640" w:author="Teera Piyakunakorn" w:date="2013-06-30T22:23:00Z">
              <w:rPr/>
            </w:rPrChange>
          </w:rPr>
          <w:delText>o</w:delText>
        </w:r>
      </w:del>
      <w:r w:rsidRPr="00EB158B">
        <w:rPr>
          <w:color w:val="000000" w:themeColor="text1"/>
          <w:rPrChange w:id="641" w:author="Teera Piyakunakorn" w:date="2013-06-30T22:23:00Z">
            <w:rPr/>
          </w:rPrChange>
        </w:rPr>
        <w:t>n the magazine</w:t>
      </w:r>
      <w:ins w:id="642" w:author="Arnold Sandjaja" w:date="2013-06-29T12:09:00Z">
        <w:r w:rsidR="0017571C" w:rsidRPr="00EB158B">
          <w:rPr>
            <w:color w:val="000000" w:themeColor="text1"/>
            <w:rPrChange w:id="643" w:author="Teera Piyakunakorn" w:date="2013-06-30T22:23:00Z">
              <w:rPr/>
            </w:rPrChange>
          </w:rPr>
          <w:t xml:space="preserve"> (</w:t>
        </w:r>
        <w:r w:rsidR="00580CF8" w:rsidRPr="00EB158B">
          <w:rPr>
            <w:color w:val="000000" w:themeColor="text1"/>
            <w:rPrChange w:id="644" w:author="Teera Piyakunakorn" w:date="2013-06-30T22:23:00Z">
              <w:rPr/>
            </w:rPrChange>
          </w:rPr>
          <w:t>WSC2013_TP40_MOD2</w:t>
        </w:r>
        <w:r w:rsidR="0017571C" w:rsidRPr="00EB158B">
          <w:rPr>
            <w:color w:val="000000" w:themeColor="text1"/>
            <w:rPrChange w:id="645" w:author="Teera Piyakunakorn" w:date="2013-06-30T22:23:00Z">
              <w:rPr/>
            </w:rPrChange>
          </w:rPr>
          <w:t>_PRE_EN_TEXT_FILES.docx)</w:t>
        </w:r>
      </w:ins>
    </w:p>
    <w:p w14:paraId="59F3E2E8" w14:textId="77777777" w:rsidR="00F60784" w:rsidRPr="00EB158B" w:rsidDel="000D584F" w:rsidRDefault="00F60784">
      <w:pPr>
        <w:numPr>
          <w:ilvl w:val="0"/>
          <w:numId w:val="11"/>
        </w:numPr>
        <w:rPr>
          <w:del w:id="646" w:author="Arnold Sandjaja" w:date="2013-06-30T08:56:00Z"/>
          <w:color w:val="000000" w:themeColor="text1"/>
          <w:rPrChange w:id="647" w:author="Teera Piyakunakorn" w:date="2013-06-30T22:23:00Z">
            <w:rPr>
              <w:del w:id="648" w:author="Arnold Sandjaja" w:date="2013-06-30T08:56:00Z"/>
            </w:rPr>
          </w:rPrChange>
        </w:rPr>
        <w:pPrChange w:id="649" w:author="Arnold Sandjaja" w:date="2013-06-30T08:50:00Z">
          <w:pPr>
            <w:numPr>
              <w:numId w:val="3"/>
            </w:numPr>
            <w:ind w:left="360" w:hanging="360"/>
          </w:pPr>
        </w:pPrChange>
      </w:pPr>
      <w:del w:id="650" w:author="Arnold Sandjaja" w:date="2013-06-30T08:53:00Z">
        <w:r w:rsidRPr="00EB158B" w:rsidDel="007A6EEC">
          <w:rPr>
            <w:color w:val="000000" w:themeColor="text1"/>
            <w:rPrChange w:id="651" w:author="Teera Piyakunakorn" w:date="2013-06-30T22:23:00Z">
              <w:rPr/>
            </w:rPrChange>
          </w:rPr>
          <w:delText xml:space="preserve">Using </w:delText>
        </w:r>
      </w:del>
      <w:del w:id="652" w:author="Arnold Sandjaja" w:date="2013-05-17T15:40:00Z">
        <w:r w:rsidRPr="00EB158B" w:rsidDel="00304DDA">
          <w:rPr>
            <w:color w:val="000000" w:themeColor="text1"/>
            <w:rPrChange w:id="653" w:author="Teera Piyakunakorn" w:date="2013-06-30T22:23:00Z">
              <w:rPr/>
            </w:rPrChange>
          </w:rPr>
          <w:delText xml:space="preserve">logo </w:delText>
        </w:r>
      </w:del>
      <w:del w:id="654" w:author="Arnold Sandjaja" w:date="2013-06-30T08:54:00Z">
        <w:r w:rsidRPr="00EB158B" w:rsidDel="007A6EEC">
          <w:rPr>
            <w:color w:val="000000" w:themeColor="text1"/>
            <w:rPrChange w:id="655" w:author="Teera Piyakunakorn" w:date="2013-06-30T22:23:00Z">
              <w:rPr/>
            </w:rPrChange>
          </w:rPr>
          <w:delText>with CMYK on</w:delText>
        </w:r>
      </w:del>
      <w:del w:id="656" w:author="Arnold Sandjaja" w:date="2013-06-30T08:56:00Z">
        <w:r w:rsidRPr="00EB158B" w:rsidDel="000D584F">
          <w:rPr>
            <w:color w:val="000000" w:themeColor="text1"/>
            <w:rPrChange w:id="657" w:author="Teera Piyakunakorn" w:date="2013-06-30T22:23:00Z">
              <w:rPr/>
            </w:rPrChange>
          </w:rPr>
          <w:delText xml:space="preserve"> the magazine</w:delText>
        </w:r>
      </w:del>
    </w:p>
    <w:p w14:paraId="7C54CF58" w14:textId="77777777" w:rsidR="00F60784" w:rsidRPr="00EB158B" w:rsidDel="000D584F" w:rsidRDefault="00F60784">
      <w:pPr>
        <w:numPr>
          <w:ilvl w:val="0"/>
          <w:numId w:val="11"/>
        </w:numPr>
        <w:rPr>
          <w:del w:id="658" w:author="Arnold Sandjaja" w:date="2013-06-30T08:57:00Z"/>
          <w:color w:val="000000" w:themeColor="text1"/>
          <w:rPrChange w:id="659" w:author="Teera Piyakunakorn" w:date="2013-06-30T22:23:00Z">
            <w:rPr>
              <w:del w:id="660" w:author="Arnold Sandjaja" w:date="2013-06-30T08:57:00Z"/>
            </w:rPr>
          </w:rPrChange>
        </w:rPr>
        <w:pPrChange w:id="661" w:author="Arnold Sandjaja" w:date="2013-06-30T08:50:00Z">
          <w:pPr>
            <w:numPr>
              <w:numId w:val="3"/>
            </w:numPr>
            <w:ind w:left="360" w:hanging="360"/>
          </w:pPr>
        </w:pPrChange>
      </w:pPr>
      <w:del w:id="662" w:author="Arnold Sandjaja" w:date="2013-05-17T15:42:00Z">
        <w:r w:rsidRPr="00EB158B" w:rsidDel="00304DDA">
          <w:rPr>
            <w:color w:val="000000" w:themeColor="text1"/>
            <w:rPrChange w:id="663" w:author="Teera Piyakunakorn" w:date="2013-06-30T22:23:00Z">
              <w:rPr/>
            </w:rPrChange>
          </w:rPr>
          <w:delText xml:space="preserve">The </w:delText>
        </w:r>
      </w:del>
      <w:del w:id="664" w:author="Arnold Sandjaja" w:date="2013-06-30T08:57:00Z">
        <w:r w:rsidRPr="00EB158B" w:rsidDel="000D584F">
          <w:rPr>
            <w:color w:val="000000" w:themeColor="text1"/>
            <w:rPrChange w:id="665" w:author="Teera Piyakunakorn" w:date="2013-06-30T22:23:00Z">
              <w:rPr/>
            </w:rPrChange>
          </w:rPr>
          <w:delText xml:space="preserve">logo at back cover exactly </w:delText>
        </w:r>
      </w:del>
      <w:del w:id="666" w:author="Arnold Sandjaja" w:date="2013-05-17T15:41:00Z">
        <w:r w:rsidRPr="00EB158B" w:rsidDel="00304DDA">
          <w:rPr>
            <w:color w:val="000000" w:themeColor="text1"/>
            <w:rPrChange w:id="667" w:author="Teera Piyakunakorn" w:date="2013-06-30T22:23:00Z">
              <w:rPr/>
            </w:rPrChange>
          </w:rPr>
          <w:delText>2</w:delText>
        </w:r>
      </w:del>
      <w:del w:id="668" w:author="Arnold Sandjaja" w:date="2013-06-30T08:57:00Z">
        <w:r w:rsidRPr="00EB158B" w:rsidDel="000D584F">
          <w:rPr>
            <w:color w:val="000000" w:themeColor="text1"/>
            <w:rPrChange w:id="669" w:author="Teera Piyakunakorn" w:date="2013-06-30T22:23:00Z">
              <w:rPr/>
            </w:rPrChange>
          </w:rPr>
          <w:delText>5mm wide</w:delText>
        </w:r>
      </w:del>
    </w:p>
    <w:p w14:paraId="5CA366D7" w14:textId="77777777" w:rsidR="00405E48" w:rsidRPr="00EB158B" w:rsidRDefault="009F346B">
      <w:pPr>
        <w:numPr>
          <w:ilvl w:val="0"/>
          <w:numId w:val="11"/>
        </w:numPr>
        <w:rPr>
          <w:ins w:id="670" w:author="Michel Bulon" w:date="2013-06-12T21:20:00Z"/>
          <w:color w:val="000000" w:themeColor="text1"/>
          <w:rPrChange w:id="671" w:author="Teera Piyakunakorn" w:date="2013-06-30T22:23:00Z">
            <w:rPr>
              <w:ins w:id="672" w:author="Michel Bulon" w:date="2013-06-12T21:20:00Z"/>
            </w:rPr>
          </w:rPrChange>
        </w:rPr>
        <w:pPrChange w:id="673" w:author="Arnold Sandjaja" w:date="2013-06-30T08:50:00Z">
          <w:pPr>
            <w:numPr>
              <w:numId w:val="3"/>
            </w:numPr>
            <w:ind w:left="360" w:hanging="360"/>
          </w:pPr>
        </w:pPrChange>
      </w:pPr>
      <w:del w:id="674" w:author="Arnold Sandjaja" w:date="2013-06-30T09:03:00Z">
        <w:r w:rsidRPr="00EB158B" w:rsidDel="002B4998">
          <w:rPr>
            <w:color w:val="000000" w:themeColor="text1"/>
            <w:rPrChange w:id="675" w:author="Teera Piyakunakorn" w:date="2013-06-30T22:23:00Z">
              <w:rPr/>
            </w:rPrChange>
          </w:rPr>
          <w:delText xml:space="preserve">The </w:delText>
        </w:r>
      </w:del>
      <w:ins w:id="676" w:author="Michel Bulon" w:date="2013-06-12T21:20:00Z">
        <w:del w:id="677" w:author="Arnold Sandjaja" w:date="2013-06-30T08:58:00Z">
          <w:r w:rsidR="00CD7B4C" w:rsidRPr="00EB158B" w:rsidDel="000D584F">
            <w:rPr>
              <w:color w:val="000000" w:themeColor="text1"/>
              <w:rPrChange w:id="678" w:author="Teera Piyakunakorn" w:date="2013-06-30T22:23:00Z">
                <w:rPr/>
              </w:rPrChange>
            </w:rPr>
            <w:delText xml:space="preserve">cover </w:delText>
          </w:r>
        </w:del>
      </w:ins>
      <w:ins w:id="679" w:author="Michel Bulon" w:date="2013-06-12T21:26:00Z">
        <w:del w:id="680" w:author="Arnold Sandjaja" w:date="2013-06-30T08:58:00Z">
          <w:r w:rsidR="00CC78C7" w:rsidRPr="00EB158B" w:rsidDel="000D584F">
            <w:rPr>
              <w:color w:val="000000" w:themeColor="text1"/>
              <w:rPrChange w:id="681" w:author="Teera Piyakunakorn" w:date="2013-06-30T22:23:00Z">
                <w:rPr/>
              </w:rPrChange>
            </w:rPr>
            <w:delText xml:space="preserve">of </w:delText>
          </w:r>
        </w:del>
      </w:ins>
      <w:del w:id="682" w:author="Arnold Sandjaja" w:date="2013-06-30T09:03:00Z">
        <w:r w:rsidRPr="00EB158B" w:rsidDel="002B4998">
          <w:rPr>
            <w:color w:val="000000" w:themeColor="text1"/>
            <w:rPrChange w:id="683" w:author="Teera Piyakunakorn" w:date="2013-06-30T22:23:00Z">
              <w:rPr/>
            </w:rPrChange>
          </w:rPr>
          <w:delText xml:space="preserve">magazine </w:delText>
        </w:r>
      </w:del>
      <w:del w:id="684" w:author="Arnold Sandjaja" w:date="2013-06-30T08:58:00Z">
        <w:r w:rsidRPr="00EB158B" w:rsidDel="000D584F">
          <w:rPr>
            <w:color w:val="000000" w:themeColor="text1"/>
            <w:rPrChange w:id="685" w:author="Teera Piyakunakorn" w:date="2013-06-30T22:23:00Z">
              <w:rPr/>
            </w:rPrChange>
          </w:rPr>
          <w:delText>i</w:delText>
        </w:r>
        <w:r w:rsidR="00405E48" w:rsidRPr="00EB158B" w:rsidDel="000D584F">
          <w:rPr>
            <w:color w:val="000000" w:themeColor="text1"/>
            <w:rPrChange w:id="686" w:author="Teera Piyakunakorn" w:date="2013-06-30T22:23:00Z">
              <w:rPr/>
            </w:rPrChange>
          </w:rPr>
          <w:delText xml:space="preserve">t </w:delText>
        </w:r>
      </w:del>
      <w:del w:id="687" w:author="Arnold Sandjaja" w:date="2013-06-30T09:03:00Z">
        <w:r w:rsidR="00405E48" w:rsidRPr="00EB158B" w:rsidDel="002B4998">
          <w:rPr>
            <w:color w:val="000000" w:themeColor="text1"/>
            <w:rPrChange w:id="688" w:author="Teera Piyakunakorn" w:date="2013-06-30T22:23:00Z">
              <w:rPr/>
            </w:rPrChange>
          </w:rPr>
          <w:delText xml:space="preserve">will be printed in CMYK and the customer requires you to use </w:delText>
        </w:r>
      </w:del>
      <w:del w:id="689" w:author="Arnold Sandjaja" w:date="2013-06-14T16:42:00Z">
        <w:r w:rsidR="00405E48" w:rsidRPr="00EB158B" w:rsidDel="00F06523">
          <w:rPr>
            <w:color w:val="000000" w:themeColor="text1"/>
            <w:rPrChange w:id="690" w:author="Teera Piyakunakorn" w:date="2013-06-30T22:23:00Z">
              <w:rPr/>
            </w:rPrChange>
          </w:rPr>
          <w:delText xml:space="preserve">a spot </w:delText>
        </w:r>
      </w:del>
      <w:del w:id="691" w:author="Arnold Sandjaja" w:date="2013-06-30T09:03:00Z">
        <w:r w:rsidR="00405E48" w:rsidRPr="00EB158B" w:rsidDel="002B4998">
          <w:rPr>
            <w:color w:val="000000" w:themeColor="text1"/>
            <w:rPrChange w:id="692" w:author="Teera Piyakunakorn" w:date="2013-06-30T22:23:00Z">
              <w:rPr/>
            </w:rPrChange>
          </w:rPr>
          <w:delText>varnish</w:delText>
        </w:r>
      </w:del>
      <w:ins w:id="693" w:author="Michel Bulon" w:date="2013-06-12T21:18:00Z">
        <w:del w:id="694" w:author="Arnold Sandjaja" w:date="2013-06-30T09:03:00Z">
          <w:r w:rsidR="00F84A43" w:rsidRPr="00EB158B" w:rsidDel="002B4998">
            <w:rPr>
              <w:color w:val="000000" w:themeColor="text1"/>
              <w:rPrChange w:id="695" w:author="Teera Piyakunakorn" w:date="2013-06-30T22:23:00Z">
                <w:rPr/>
              </w:rPrChange>
            </w:rPr>
            <w:delText>dieline</w:delText>
          </w:r>
        </w:del>
      </w:ins>
      <w:del w:id="696" w:author="Arnold Sandjaja" w:date="2013-06-30T09:03:00Z">
        <w:r w:rsidR="00405E48" w:rsidRPr="00EB158B" w:rsidDel="002B4998">
          <w:rPr>
            <w:color w:val="000000" w:themeColor="text1"/>
            <w:rPrChange w:id="697" w:author="Teera Piyakunakorn" w:date="2013-06-30T22:23:00Z">
              <w:rPr/>
            </w:rPrChange>
          </w:rPr>
          <w:delText xml:space="preserve"> </w:delText>
        </w:r>
        <w:r w:rsidR="00C11A9E" w:rsidRPr="00EB158B" w:rsidDel="002B4998">
          <w:rPr>
            <w:color w:val="000000" w:themeColor="text1"/>
            <w:rPrChange w:id="698" w:author="Teera Piyakunakorn" w:date="2013-06-30T22:23:00Z">
              <w:rPr/>
            </w:rPrChange>
          </w:rPr>
          <w:delText xml:space="preserve">and 1 spot </w:delText>
        </w:r>
        <w:r w:rsidR="00FA44F2" w:rsidRPr="00EB158B" w:rsidDel="002B4998">
          <w:rPr>
            <w:color w:val="000000" w:themeColor="text1"/>
            <w:rPrChange w:id="699" w:author="Teera Piyakunakorn" w:date="2013-06-30T22:23:00Z">
              <w:rPr/>
            </w:rPrChange>
          </w:rPr>
          <w:delText xml:space="preserve">colour </w:delText>
        </w:r>
      </w:del>
      <w:ins w:id="700" w:author="Michel Bulon" w:date="2013-06-12T21:57:00Z">
        <w:del w:id="701" w:author="Arnold Sandjaja" w:date="2013-06-30T09:03:00Z">
          <w:r w:rsidR="0087436E" w:rsidRPr="00EB158B" w:rsidDel="002B4998">
            <w:rPr>
              <w:color w:val="000000" w:themeColor="text1"/>
              <w:rPrChange w:id="702" w:author="Teera Piyakunakorn" w:date="2013-06-30T22:23:00Z">
                <w:rPr/>
              </w:rPrChange>
            </w:rPr>
            <w:delText xml:space="preserve">(PMS 7549 C) </w:delText>
          </w:r>
        </w:del>
      </w:ins>
      <w:del w:id="703" w:author="Arnold Sandjaja" w:date="2013-06-30T09:03:00Z">
        <w:r w:rsidR="00405E48" w:rsidRPr="00EB158B" w:rsidDel="002B4998">
          <w:rPr>
            <w:color w:val="000000" w:themeColor="text1"/>
            <w:rPrChange w:id="704" w:author="Teera Piyakunakorn" w:date="2013-06-30T22:23:00Z">
              <w:rPr/>
            </w:rPrChange>
          </w:rPr>
          <w:delText xml:space="preserve">on the front cover. You may also use </w:delText>
        </w:r>
      </w:del>
      <w:del w:id="705" w:author="Arnold Sandjaja" w:date="2013-06-14T16:43:00Z">
        <w:r w:rsidR="00405E48" w:rsidRPr="00EB158B" w:rsidDel="00F06523">
          <w:rPr>
            <w:color w:val="000000" w:themeColor="text1"/>
            <w:rPrChange w:id="706" w:author="Teera Piyakunakorn" w:date="2013-06-30T22:23:00Z">
              <w:rPr/>
            </w:rPrChange>
          </w:rPr>
          <w:delText xml:space="preserve">a spot </w:delText>
        </w:r>
      </w:del>
      <w:del w:id="707" w:author="Arnold Sandjaja" w:date="2013-06-30T09:03:00Z">
        <w:r w:rsidR="00405E48" w:rsidRPr="00EB158B" w:rsidDel="002B4998">
          <w:rPr>
            <w:color w:val="000000" w:themeColor="text1"/>
            <w:rPrChange w:id="708" w:author="Teera Piyakunakorn" w:date="2013-06-30T22:23:00Z">
              <w:rPr/>
            </w:rPrChange>
          </w:rPr>
          <w:delText>varnish</w:delText>
        </w:r>
      </w:del>
      <w:ins w:id="709" w:author="Michel Bulon" w:date="2013-06-12T21:18:00Z">
        <w:del w:id="710" w:author="Arnold Sandjaja" w:date="2013-06-30T09:03:00Z">
          <w:r w:rsidR="00F84A43" w:rsidRPr="00EB158B" w:rsidDel="002B4998">
            <w:rPr>
              <w:color w:val="000000" w:themeColor="text1"/>
              <w:rPrChange w:id="711" w:author="Teera Piyakunakorn" w:date="2013-06-30T22:23:00Z">
                <w:rPr/>
              </w:rPrChange>
            </w:rPr>
            <w:delText>dieline</w:delText>
          </w:r>
        </w:del>
      </w:ins>
      <w:del w:id="712" w:author="Arnold Sandjaja" w:date="2013-06-30T09:03:00Z">
        <w:r w:rsidR="00405E48" w:rsidRPr="00EB158B" w:rsidDel="002B4998">
          <w:rPr>
            <w:color w:val="000000" w:themeColor="text1"/>
            <w:rPrChange w:id="713" w:author="Teera Piyakunakorn" w:date="2013-06-30T22:23:00Z">
              <w:rPr/>
            </w:rPrChange>
          </w:rPr>
          <w:delText xml:space="preserve"> on the back cover and spine if you desire.</w:delText>
        </w:r>
      </w:del>
      <w:ins w:id="714" w:author="Arnold Sandjaja" w:date="2013-06-30T09:03:00Z">
        <w:r w:rsidR="002B4998" w:rsidRPr="00EB158B">
          <w:rPr>
            <w:color w:val="000000" w:themeColor="text1"/>
            <w:rPrChange w:id="715" w:author="Teera Piyakunakorn" w:date="2013-06-30T22:23:00Z">
              <w:rPr/>
            </w:rPrChange>
          </w:rPr>
          <w:t>You must create a die-line for the cover</w:t>
        </w:r>
      </w:ins>
    </w:p>
    <w:p w14:paraId="03AD3A53" w14:textId="77777777" w:rsidR="00CD7B4C" w:rsidRPr="00EB158B" w:rsidRDefault="00CC78C7">
      <w:pPr>
        <w:numPr>
          <w:ilvl w:val="0"/>
          <w:numId w:val="11"/>
        </w:numPr>
        <w:rPr>
          <w:color w:val="000000" w:themeColor="text1"/>
          <w:rPrChange w:id="716" w:author="Teera Piyakunakorn" w:date="2013-06-30T22:23:00Z">
            <w:rPr/>
          </w:rPrChange>
        </w:rPr>
        <w:pPrChange w:id="717" w:author="Arnold Sandjaja" w:date="2013-06-30T08:50:00Z">
          <w:pPr>
            <w:numPr>
              <w:numId w:val="3"/>
            </w:numPr>
            <w:ind w:left="360" w:hanging="360"/>
          </w:pPr>
        </w:pPrChange>
      </w:pPr>
      <w:ins w:id="718" w:author="Michel Bulon" w:date="2013-06-12T21:26:00Z">
        <w:r w:rsidRPr="00EB158B">
          <w:rPr>
            <w:color w:val="000000" w:themeColor="text1"/>
            <w:rPrChange w:id="719" w:author="Teera Piyakunakorn" w:date="2013-06-30T22:23:00Z">
              <w:rPr/>
            </w:rPrChange>
          </w:rPr>
          <w:t xml:space="preserve">The </w:t>
        </w:r>
        <w:del w:id="720" w:author="Arnold Sandjaja" w:date="2013-06-29T14:08:00Z">
          <w:r w:rsidRPr="00EB158B" w:rsidDel="00313121">
            <w:rPr>
              <w:color w:val="000000" w:themeColor="text1"/>
              <w:rPrChange w:id="721" w:author="Teera Piyakunakorn" w:date="2013-06-30T22:23:00Z">
                <w:rPr/>
              </w:rPrChange>
            </w:rPr>
            <w:delText>interior</w:delText>
          </w:r>
        </w:del>
      </w:ins>
      <w:ins w:id="722" w:author="Arnold Sandjaja" w:date="2013-06-29T14:08:00Z">
        <w:r w:rsidR="00313121" w:rsidRPr="00EB158B">
          <w:rPr>
            <w:color w:val="000000" w:themeColor="text1"/>
            <w:rPrChange w:id="723" w:author="Teera Piyakunakorn" w:date="2013-06-30T22:23:00Z">
              <w:rPr/>
            </w:rPrChange>
          </w:rPr>
          <w:t>inside pages</w:t>
        </w:r>
      </w:ins>
      <w:ins w:id="724" w:author="Michel Bulon" w:date="2013-06-12T21:26:00Z">
        <w:r w:rsidRPr="00EB158B">
          <w:rPr>
            <w:color w:val="000000" w:themeColor="text1"/>
            <w:rPrChange w:id="725" w:author="Teera Piyakunakorn" w:date="2013-06-30T22:23:00Z">
              <w:rPr/>
            </w:rPrChange>
          </w:rPr>
          <w:t xml:space="preserve"> </w:t>
        </w:r>
      </w:ins>
      <w:ins w:id="726" w:author="Arnold Sandjaja" w:date="2013-06-30T09:05:00Z">
        <w:r w:rsidR="00ED334F" w:rsidRPr="00EB158B">
          <w:rPr>
            <w:color w:val="000000" w:themeColor="text1"/>
            <w:rPrChange w:id="727" w:author="Teera Piyakunakorn" w:date="2013-06-30T22:23:00Z">
              <w:rPr/>
            </w:rPrChange>
          </w:rPr>
          <w:t>of the</w:t>
        </w:r>
      </w:ins>
      <w:ins w:id="728" w:author="Michel Bulon" w:date="2013-06-12T21:26:00Z">
        <w:del w:id="729" w:author="Arnold Sandjaja" w:date="2013-06-30T09:04:00Z">
          <w:r w:rsidRPr="00EB158B" w:rsidDel="00ED334F">
            <w:rPr>
              <w:color w:val="000000" w:themeColor="text1"/>
              <w:rPrChange w:id="730" w:author="Teera Piyakunakorn" w:date="2013-06-30T22:23:00Z">
                <w:rPr/>
              </w:rPrChange>
            </w:rPr>
            <w:delText>of</w:delText>
          </w:r>
        </w:del>
        <w:r w:rsidRPr="00EB158B">
          <w:rPr>
            <w:color w:val="000000" w:themeColor="text1"/>
            <w:rPrChange w:id="731" w:author="Teera Piyakunakorn" w:date="2013-06-30T22:23:00Z">
              <w:rPr/>
            </w:rPrChange>
          </w:rPr>
          <w:t xml:space="preserve"> magazine </w:t>
        </w:r>
        <w:del w:id="732" w:author="Arnold Sandjaja" w:date="2013-06-30T09:05:00Z">
          <w:r w:rsidRPr="00EB158B" w:rsidDel="00ED334F">
            <w:rPr>
              <w:color w:val="000000" w:themeColor="text1"/>
              <w:rPrChange w:id="733" w:author="Teera Piyakunakorn" w:date="2013-06-30T22:23:00Z">
                <w:rPr/>
              </w:rPrChange>
            </w:rPr>
            <w:delText xml:space="preserve">it </w:delText>
          </w:r>
        </w:del>
        <w:r w:rsidRPr="00EB158B">
          <w:rPr>
            <w:color w:val="000000" w:themeColor="text1"/>
            <w:rPrChange w:id="734" w:author="Teera Piyakunakorn" w:date="2013-06-30T22:23:00Z">
              <w:rPr/>
            </w:rPrChange>
          </w:rPr>
          <w:t xml:space="preserve">will be printed in 2 </w:t>
        </w:r>
        <w:del w:id="735" w:author="Arnold Sandjaja" w:date="2013-06-30T09:05:00Z">
          <w:r w:rsidRPr="00EB158B" w:rsidDel="0060008B">
            <w:rPr>
              <w:color w:val="000000" w:themeColor="text1"/>
              <w:rPrChange w:id="736" w:author="Teera Piyakunakorn" w:date="2013-06-30T22:23:00Z">
                <w:rPr/>
              </w:rPrChange>
            </w:rPr>
            <w:delText xml:space="preserve">spot </w:delText>
          </w:r>
        </w:del>
        <w:r w:rsidRPr="00EB158B">
          <w:rPr>
            <w:color w:val="000000" w:themeColor="text1"/>
            <w:rPrChange w:id="737" w:author="Teera Piyakunakorn" w:date="2013-06-30T22:23:00Z">
              <w:rPr/>
            </w:rPrChange>
          </w:rPr>
          <w:t>colours (</w:t>
        </w:r>
      </w:ins>
      <w:ins w:id="738" w:author="Arnold Sandjaja" w:date="2013-06-30T09:06:00Z">
        <w:r w:rsidR="00420DE5" w:rsidRPr="00EB158B">
          <w:rPr>
            <w:color w:val="000000" w:themeColor="text1"/>
            <w:rPrChange w:id="739" w:author="Teera Piyakunakorn" w:date="2013-06-30T22:23:00Z">
              <w:rPr/>
            </w:rPrChange>
          </w:rPr>
          <w:t>B</w:t>
        </w:r>
      </w:ins>
      <w:ins w:id="740" w:author="Arnold Sandjaja" w:date="2013-06-30T09:05:00Z">
        <w:r w:rsidR="0060008B" w:rsidRPr="00EB158B">
          <w:rPr>
            <w:color w:val="000000" w:themeColor="text1"/>
            <w:rPrChange w:id="741" w:author="Teera Piyakunakorn" w:date="2013-06-30T22:23:00Z">
              <w:rPr/>
            </w:rPrChange>
          </w:rPr>
          <w:t xml:space="preserve">lack and </w:t>
        </w:r>
      </w:ins>
      <w:ins w:id="742" w:author="Michel Bulon" w:date="2013-06-12T21:26:00Z">
        <w:r w:rsidRPr="00EB158B">
          <w:rPr>
            <w:color w:val="000000" w:themeColor="text1"/>
            <w:rPrChange w:id="743" w:author="Teera Piyakunakorn" w:date="2013-06-30T22:23:00Z">
              <w:rPr/>
            </w:rPrChange>
          </w:rPr>
          <w:t>PMS 7549 C</w:t>
        </w:r>
        <w:del w:id="744" w:author="Arnold Sandjaja" w:date="2013-06-30T09:05:00Z">
          <w:r w:rsidRPr="00EB158B" w:rsidDel="0060008B">
            <w:rPr>
              <w:color w:val="000000" w:themeColor="text1"/>
              <w:rPrChange w:id="745" w:author="Teera Piyakunakorn" w:date="2013-06-30T22:23:00Z">
                <w:rPr/>
              </w:rPrChange>
            </w:rPr>
            <w:delText xml:space="preserve"> and Black</w:delText>
          </w:r>
        </w:del>
        <w:r w:rsidRPr="00EB158B">
          <w:rPr>
            <w:color w:val="000000" w:themeColor="text1"/>
            <w:rPrChange w:id="746" w:author="Teera Piyakunakorn" w:date="2013-06-30T22:23:00Z">
              <w:rPr/>
            </w:rPrChange>
          </w:rPr>
          <w:t>)</w:t>
        </w:r>
      </w:ins>
    </w:p>
    <w:p w14:paraId="27A32B11" w14:textId="3A7DC059" w:rsidR="009F346B" w:rsidRPr="00EB158B" w:rsidRDefault="009F346B">
      <w:pPr>
        <w:numPr>
          <w:ilvl w:val="0"/>
          <w:numId w:val="11"/>
        </w:numPr>
        <w:rPr>
          <w:color w:val="000000" w:themeColor="text1"/>
          <w:rPrChange w:id="747" w:author="Teera Piyakunakorn" w:date="2013-06-30T22:23:00Z">
            <w:rPr/>
          </w:rPrChange>
        </w:rPr>
        <w:pPrChange w:id="748" w:author="Arnold Sandjaja" w:date="2013-06-30T08:50:00Z">
          <w:pPr>
            <w:numPr>
              <w:numId w:val="3"/>
            </w:numPr>
            <w:ind w:left="360" w:hanging="360"/>
          </w:pPr>
        </w:pPrChange>
      </w:pPr>
      <w:r w:rsidRPr="00EB158B">
        <w:rPr>
          <w:color w:val="000000" w:themeColor="text1"/>
          <w:rPrChange w:id="749" w:author="Teera Piyakunakorn" w:date="2013-06-30T22:23:00Z">
            <w:rPr/>
          </w:rPrChange>
        </w:rPr>
        <w:t xml:space="preserve">Include the </w:t>
      </w:r>
      <w:r w:rsidR="00F60784" w:rsidRPr="00EB158B">
        <w:rPr>
          <w:color w:val="000000" w:themeColor="text1"/>
          <w:rPrChange w:id="750" w:author="Teera Piyakunakorn" w:date="2013-06-30T22:23:00Z">
            <w:rPr/>
          </w:rPrChange>
        </w:rPr>
        <w:t>b</w:t>
      </w:r>
      <w:r w:rsidRPr="00EB158B">
        <w:rPr>
          <w:color w:val="000000" w:themeColor="text1"/>
          <w:rPrChange w:id="751" w:author="Teera Piyakunakorn" w:date="2013-06-30T22:23:00Z">
            <w:rPr/>
          </w:rPrChange>
        </w:rPr>
        <w:t xml:space="preserve">arcode </w:t>
      </w:r>
      <w:del w:id="752" w:author="Arnold Sandjaja" w:date="2013-06-30T09:06:00Z">
        <w:r w:rsidRPr="00EB158B" w:rsidDel="002942A0">
          <w:rPr>
            <w:color w:val="000000" w:themeColor="text1"/>
            <w:rPrChange w:id="753" w:author="Teera Piyakunakorn" w:date="2013-06-30T22:23:00Z">
              <w:rPr/>
            </w:rPrChange>
          </w:rPr>
          <w:delText xml:space="preserve">in </w:delText>
        </w:r>
      </w:del>
      <w:ins w:id="754" w:author="Arnold Sandjaja" w:date="2013-06-30T09:06:00Z">
        <w:r w:rsidR="002942A0" w:rsidRPr="00EB158B">
          <w:rPr>
            <w:color w:val="000000" w:themeColor="text1"/>
            <w:rPrChange w:id="755" w:author="Teera Piyakunakorn" w:date="2013-06-30T22:23:00Z">
              <w:rPr/>
            </w:rPrChange>
          </w:rPr>
          <w:t xml:space="preserve">with </w:t>
        </w:r>
      </w:ins>
      <w:r w:rsidRPr="00EB158B">
        <w:rPr>
          <w:color w:val="000000" w:themeColor="text1"/>
          <w:rPrChange w:id="756" w:author="Teera Piyakunakorn" w:date="2013-06-30T22:23:00Z">
            <w:rPr/>
          </w:rPrChange>
        </w:rPr>
        <w:t>a white background; do not resize it and make sure it’s 100% black</w:t>
      </w:r>
      <w:ins w:id="757" w:author="Arnold Sandjaja" w:date="2013-06-29T12:10:00Z">
        <w:r w:rsidR="0017571C" w:rsidRPr="00EB158B">
          <w:rPr>
            <w:color w:val="000000" w:themeColor="text1"/>
            <w:rPrChange w:id="758" w:author="Teera Piyakunakorn" w:date="2013-06-30T22:23:00Z">
              <w:rPr/>
            </w:rPrChange>
          </w:rPr>
          <w:t xml:space="preserve"> (</w:t>
        </w:r>
        <w:r w:rsidR="00580CF8" w:rsidRPr="00EB158B">
          <w:rPr>
            <w:color w:val="000000" w:themeColor="text1"/>
            <w:rPrChange w:id="759" w:author="Teera Piyakunakorn" w:date="2013-06-30T22:23:00Z">
              <w:rPr/>
            </w:rPrChange>
          </w:rPr>
          <w:t>WSC2013_TP40_MOD2</w:t>
        </w:r>
        <w:r w:rsidR="0017571C" w:rsidRPr="00EB158B">
          <w:rPr>
            <w:color w:val="000000" w:themeColor="text1"/>
            <w:rPrChange w:id="760" w:author="Teera Piyakunakorn" w:date="2013-06-30T22:23:00Z">
              <w:rPr/>
            </w:rPrChange>
          </w:rPr>
          <w:t>_PRE_EN_BARCODE.eps)</w:t>
        </w:r>
      </w:ins>
    </w:p>
    <w:p w14:paraId="39B7E565" w14:textId="77777777" w:rsidR="00F60784" w:rsidRPr="00EB158B" w:rsidRDefault="00F60784">
      <w:pPr>
        <w:numPr>
          <w:ilvl w:val="0"/>
          <w:numId w:val="11"/>
        </w:numPr>
        <w:rPr>
          <w:color w:val="000000" w:themeColor="text1"/>
          <w:rPrChange w:id="761" w:author="Teera Piyakunakorn" w:date="2013-06-30T22:23:00Z">
            <w:rPr/>
          </w:rPrChange>
        </w:rPr>
        <w:pPrChange w:id="762" w:author="Arnold Sandjaja" w:date="2013-06-30T08:50:00Z">
          <w:pPr>
            <w:numPr>
              <w:numId w:val="3"/>
            </w:numPr>
            <w:ind w:left="360" w:hanging="360"/>
          </w:pPr>
        </w:pPrChange>
      </w:pPr>
      <w:del w:id="763" w:author="Arnold Sandjaja" w:date="2013-06-30T09:07:00Z">
        <w:r w:rsidRPr="00EB158B" w:rsidDel="00B61441">
          <w:rPr>
            <w:color w:val="000000" w:themeColor="text1"/>
            <w:rPrChange w:id="764" w:author="Teera Piyakunakorn" w:date="2013-06-30T22:23:00Z">
              <w:rPr/>
            </w:rPrChange>
          </w:rPr>
          <w:delText>Use any of</w:delText>
        </w:r>
      </w:del>
      <w:del w:id="765" w:author="Arnold Sandjaja" w:date="2013-06-30T09:13:00Z">
        <w:r w:rsidRPr="00EB158B" w:rsidDel="00DC2C97">
          <w:rPr>
            <w:color w:val="000000" w:themeColor="text1"/>
            <w:rPrChange w:id="766" w:author="Teera Piyakunakorn" w:date="2013-06-30T22:23:00Z">
              <w:rPr/>
            </w:rPrChange>
          </w:rPr>
          <w:delText xml:space="preserve"> the supplied images </w:delText>
        </w:r>
      </w:del>
      <w:del w:id="767" w:author="Arnold Sandjaja" w:date="2013-06-30T09:07:00Z">
        <w:r w:rsidRPr="00EB158B" w:rsidDel="00B61441">
          <w:rPr>
            <w:color w:val="000000" w:themeColor="text1"/>
            <w:rPrChange w:id="768" w:author="Teera Piyakunakorn" w:date="2013-06-30T22:23:00Z">
              <w:rPr/>
            </w:rPrChange>
          </w:rPr>
          <w:delText xml:space="preserve">to design </w:delText>
        </w:r>
      </w:del>
      <w:del w:id="769" w:author="Arnold Sandjaja" w:date="2013-06-30T09:13:00Z">
        <w:r w:rsidRPr="00EB158B" w:rsidDel="00DC2C97">
          <w:rPr>
            <w:color w:val="000000" w:themeColor="text1"/>
            <w:rPrChange w:id="770" w:author="Teera Piyakunakorn" w:date="2013-06-30T22:23:00Z">
              <w:rPr/>
            </w:rPrChange>
          </w:rPr>
          <w:delText xml:space="preserve">your Magazine </w:delText>
        </w:r>
      </w:del>
      <w:del w:id="771" w:author="Arnold Sandjaja" w:date="2013-06-30T09:07:00Z">
        <w:r w:rsidRPr="00EB158B" w:rsidDel="00B61441">
          <w:rPr>
            <w:color w:val="000000" w:themeColor="text1"/>
            <w:rPrChange w:id="772" w:author="Teera Piyakunakorn" w:date="2013-06-30T22:23:00Z">
              <w:rPr/>
            </w:rPrChange>
          </w:rPr>
          <w:delText>o</w:delText>
        </w:r>
      </w:del>
      <w:ins w:id="773" w:author="Arnold Sandjaja" w:date="2013-06-30T09:08:00Z">
        <w:r w:rsidR="00B61441" w:rsidRPr="00EB158B">
          <w:rPr>
            <w:color w:val="000000" w:themeColor="text1"/>
            <w:rPrChange w:id="774" w:author="Teera Piyakunakorn" w:date="2013-06-30T22:23:00Z">
              <w:rPr/>
            </w:rPrChange>
          </w:rPr>
          <w:t xml:space="preserve">You may </w:t>
        </w:r>
      </w:ins>
      <w:del w:id="775" w:author="Arnold Sandjaja" w:date="2013-06-30T09:07:00Z">
        <w:r w:rsidRPr="00EB158B" w:rsidDel="00933843">
          <w:rPr>
            <w:color w:val="000000" w:themeColor="text1"/>
            <w:rPrChange w:id="776" w:author="Teera Piyakunakorn" w:date="2013-06-30T22:23:00Z">
              <w:rPr/>
            </w:rPrChange>
          </w:rPr>
          <w:delText xml:space="preserve">r </w:delText>
        </w:r>
      </w:del>
      <w:r w:rsidRPr="00EB158B">
        <w:rPr>
          <w:color w:val="000000" w:themeColor="text1"/>
          <w:rPrChange w:id="777" w:author="Teera Piyakunakorn" w:date="2013-06-30T22:23:00Z">
            <w:rPr/>
          </w:rPrChange>
        </w:rPr>
        <w:t>create your own illustration</w:t>
      </w:r>
      <w:ins w:id="778" w:author="Arnold Sandjaja" w:date="2013-06-30T09:08:00Z">
        <w:r w:rsidR="00B61441" w:rsidRPr="00EB158B">
          <w:rPr>
            <w:color w:val="000000" w:themeColor="text1"/>
            <w:rPrChange w:id="779" w:author="Teera Piyakunakorn" w:date="2013-06-30T22:23:00Z">
              <w:rPr/>
            </w:rPrChange>
          </w:rPr>
          <w:t>s</w:t>
        </w:r>
      </w:ins>
    </w:p>
    <w:p w14:paraId="5EE832B3" w14:textId="77777777" w:rsidR="00F60784" w:rsidRPr="00EB158B" w:rsidDel="00B61441" w:rsidRDefault="00F60784">
      <w:pPr>
        <w:numPr>
          <w:ilvl w:val="0"/>
          <w:numId w:val="11"/>
        </w:numPr>
        <w:rPr>
          <w:del w:id="780" w:author="Arnold Sandjaja" w:date="2013-06-30T09:08:00Z"/>
          <w:color w:val="000000" w:themeColor="text1"/>
          <w:rPrChange w:id="781" w:author="Teera Piyakunakorn" w:date="2013-06-30T22:23:00Z">
            <w:rPr>
              <w:del w:id="782" w:author="Arnold Sandjaja" w:date="2013-06-30T09:08:00Z"/>
            </w:rPr>
          </w:rPrChange>
        </w:rPr>
        <w:pPrChange w:id="783" w:author="Arnold Sandjaja" w:date="2013-06-30T08:50:00Z">
          <w:pPr>
            <w:numPr>
              <w:numId w:val="3"/>
            </w:numPr>
            <w:ind w:left="360" w:hanging="360"/>
          </w:pPr>
        </w:pPrChange>
      </w:pPr>
      <w:del w:id="784" w:author="Arnold Sandjaja" w:date="2013-06-30T09:08:00Z">
        <w:r w:rsidRPr="00EB158B" w:rsidDel="00B61441">
          <w:rPr>
            <w:color w:val="000000" w:themeColor="text1"/>
            <w:lang w:val="pt-BR"/>
            <w:rPrChange w:id="785" w:author="Teera Piyakunakorn" w:date="2013-06-30T22:23:00Z">
              <w:rPr>
                <w:lang w:val="pt-BR"/>
              </w:rPr>
            </w:rPrChange>
          </w:rPr>
          <w:delText>Trapping must be used if necessary</w:delText>
        </w:r>
      </w:del>
    </w:p>
    <w:p w14:paraId="0CEDE328" w14:textId="77777777" w:rsidR="009F346B" w:rsidRPr="00EB158B" w:rsidRDefault="009F346B" w:rsidP="00FE45E1">
      <w:pPr>
        <w:rPr>
          <w:color w:val="000000" w:themeColor="text1"/>
          <w:rPrChange w:id="786" w:author="Teera Piyakunakorn" w:date="2013-06-30T22:23:00Z">
            <w:rPr/>
          </w:rPrChange>
        </w:rPr>
      </w:pPr>
    </w:p>
    <w:p w14:paraId="1D303F1D" w14:textId="77777777" w:rsidR="00405E48" w:rsidRPr="00EB158B" w:rsidRDefault="00405E48">
      <w:pPr>
        <w:rPr>
          <w:color w:val="000000" w:themeColor="text1"/>
          <w:rPrChange w:id="787" w:author="Teera Piyakunakorn" w:date="2013-06-30T22:23:00Z">
            <w:rPr/>
          </w:rPrChange>
        </w:rPr>
      </w:pPr>
    </w:p>
    <w:p w14:paraId="5EF1FD3F" w14:textId="77777777" w:rsidR="00405E48" w:rsidRPr="00EB158B" w:rsidRDefault="00405E48">
      <w:pPr>
        <w:rPr>
          <w:rFonts w:ascii="Arial Bold" w:hAnsi="Arial Bold"/>
          <w:color w:val="000000" w:themeColor="text1"/>
          <w:rPrChange w:id="788" w:author="Teera Piyakunakorn" w:date="2013-06-30T22:23:00Z">
            <w:rPr>
              <w:rFonts w:ascii="Arial Bold" w:hAnsi="Arial Bold"/>
            </w:rPr>
          </w:rPrChange>
        </w:rPr>
      </w:pPr>
      <w:r w:rsidRPr="00EB158B">
        <w:rPr>
          <w:rFonts w:ascii="Arial Bold" w:hAnsi="Arial Bold"/>
          <w:color w:val="000000" w:themeColor="text1"/>
          <w:rPrChange w:id="789" w:author="Teera Piyakunakorn" w:date="2013-06-30T22:23:00Z">
            <w:rPr>
              <w:rFonts w:ascii="Arial Bold" w:hAnsi="Arial Bold"/>
            </w:rPr>
          </w:rPrChange>
        </w:rPr>
        <w:t>Front Cover must include:</w:t>
      </w:r>
    </w:p>
    <w:p w14:paraId="048D3F32" w14:textId="77777777" w:rsidR="00304DDA" w:rsidRPr="00EB158B" w:rsidRDefault="00304DDA" w:rsidP="00F60784">
      <w:pPr>
        <w:numPr>
          <w:ilvl w:val="0"/>
          <w:numId w:val="5"/>
        </w:numPr>
        <w:rPr>
          <w:ins w:id="790" w:author="Arnold Sandjaja" w:date="2013-06-29T12:11:00Z"/>
          <w:rFonts w:cs="Arial"/>
          <w:color w:val="000000" w:themeColor="text1"/>
          <w:rPrChange w:id="791" w:author="Teera Piyakunakorn" w:date="2013-06-30T22:23:00Z">
            <w:rPr>
              <w:ins w:id="792" w:author="Arnold Sandjaja" w:date="2013-06-29T12:11:00Z"/>
              <w:rFonts w:cs="Arial"/>
            </w:rPr>
          </w:rPrChange>
        </w:rPr>
      </w:pPr>
      <w:ins w:id="793" w:author="Arnold Sandjaja" w:date="2013-05-17T15:44:00Z">
        <w:r w:rsidRPr="00EB158B">
          <w:rPr>
            <w:rFonts w:cs="Arial"/>
            <w:color w:val="000000" w:themeColor="text1"/>
            <w:rPrChange w:id="794" w:author="Teera Piyakunakorn" w:date="2013-06-30T22:23:00Z">
              <w:rPr>
                <w:rFonts w:ascii="Arial Bold" w:hAnsi="Arial Bold"/>
              </w:rPr>
            </w:rPrChange>
          </w:rPr>
          <w:t>Masthead</w:t>
        </w:r>
      </w:ins>
    </w:p>
    <w:p w14:paraId="39BE0475" w14:textId="77777777" w:rsidR="0017571C" w:rsidRPr="00EB158B" w:rsidRDefault="0017571C" w:rsidP="0017571C">
      <w:pPr>
        <w:numPr>
          <w:ilvl w:val="0"/>
          <w:numId w:val="5"/>
        </w:numPr>
        <w:rPr>
          <w:ins w:id="795" w:author="Arnold Sandjaja" w:date="2013-05-17T15:44:00Z"/>
          <w:color w:val="000000" w:themeColor="text1"/>
          <w:rPrChange w:id="796" w:author="Teera Piyakunakorn" w:date="2013-06-30T22:23:00Z">
            <w:rPr>
              <w:ins w:id="797" w:author="Arnold Sandjaja" w:date="2013-05-17T15:44:00Z"/>
            </w:rPr>
          </w:rPrChange>
        </w:rPr>
      </w:pPr>
      <w:ins w:id="798" w:author="Arnold Sandjaja" w:date="2013-06-29T12:11:00Z">
        <w:r w:rsidRPr="00EB158B">
          <w:rPr>
            <w:color w:val="000000" w:themeColor="text1"/>
            <w:rPrChange w:id="799" w:author="Teera Piyakunakorn" w:date="2013-06-30T22:23:00Z">
              <w:rPr/>
            </w:rPrChange>
          </w:rPr>
          <w:t>Selling Line</w:t>
        </w:r>
      </w:ins>
    </w:p>
    <w:p w14:paraId="49BDC52F" w14:textId="77777777" w:rsidR="00405E48" w:rsidRPr="00EB158B" w:rsidRDefault="00405E48" w:rsidP="00F60784">
      <w:pPr>
        <w:numPr>
          <w:ilvl w:val="0"/>
          <w:numId w:val="5"/>
        </w:numPr>
        <w:rPr>
          <w:color w:val="000000" w:themeColor="text1"/>
          <w:rPrChange w:id="800" w:author="Teera Piyakunakorn" w:date="2013-06-30T22:23:00Z">
            <w:rPr/>
          </w:rPrChange>
        </w:rPr>
      </w:pPr>
      <w:del w:id="801" w:author="Arnold Sandjaja" w:date="2013-05-17T15:44:00Z">
        <w:r w:rsidRPr="00EB158B" w:rsidDel="00304DDA">
          <w:rPr>
            <w:color w:val="000000" w:themeColor="text1"/>
            <w:rPrChange w:id="802" w:author="Teera Piyakunakorn" w:date="2013-06-30T22:23:00Z">
              <w:rPr/>
            </w:rPrChange>
          </w:rPr>
          <w:delText xml:space="preserve">The </w:delText>
        </w:r>
      </w:del>
      <w:ins w:id="803" w:author="Michel Bulon" w:date="2013-05-20T20:26:00Z">
        <w:r w:rsidR="00B03644" w:rsidRPr="00EB158B">
          <w:rPr>
            <w:color w:val="000000" w:themeColor="text1"/>
            <w:rPrChange w:id="804" w:author="Teera Piyakunakorn" w:date="2013-06-30T22:23:00Z">
              <w:rPr/>
            </w:rPrChange>
          </w:rPr>
          <w:t>L</w:t>
        </w:r>
      </w:ins>
      <w:del w:id="805" w:author="Michel Bulon" w:date="2013-05-20T20:26:00Z">
        <w:r w:rsidRPr="00EB158B" w:rsidDel="00B03644">
          <w:rPr>
            <w:color w:val="000000" w:themeColor="text1"/>
            <w:rPrChange w:id="806" w:author="Teera Piyakunakorn" w:date="2013-06-30T22:23:00Z">
              <w:rPr/>
            </w:rPrChange>
          </w:rPr>
          <w:delText>l</w:delText>
        </w:r>
      </w:del>
      <w:r w:rsidRPr="00EB158B">
        <w:rPr>
          <w:color w:val="000000" w:themeColor="text1"/>
          <w:rPrChange w:id="807" w:author="Teera Piyakunakorn" w:date="2013-06-30T22:23:00Z">
            <w:rPr/>
          </w:rPrChange>
        </w:rPr>
        <w:t>ogo</w:t>
      </w:r>
      <w:ins w:id="808" w:author="Arnold Sandjaja" w:date="2013-05-17T15:44:00Z">
        <w:r w:rsidR="00304DDA" w:rsidRPr="00EB158B">
          <w:rPr>
            <w:color w:val="000000" w:themeColor="text1"/>
            <w:rPrChange w:id="809" w:author="Teera Piyakunakorn" w:date="2013-06-30T22:23:00Z">
              <w:rPr/>
            </w:rPrChange>
          </w:rPr>
          <w:t xml:space="preserve"> %ATTAC</w:t>
        </w:r>
      </w:ins>
      <w:del w:id="810" w:author="Arnold Sandjaja" w:date="2013-05-17T15:45:00Z">
        <w:r w:rsidR="00C11A9E" w:rsidRPr="00EB158B" w:rsidDel="00304DDA">
          <w:rPr>
            <w:color w:val="000000" w:themeColor="text1"/>
            <w:rPrChange w:id="811" w:author="Teera Piyakunakorn" w:date="2013-06-30T22:23:00Z">
              <w:rPr/>
            </w:rPrChange>
          </w:rPr>
          <w:delText xml:space="preserve">/ </w:delText>
        </w:r>
        <w:r w:rsidR="00A43AEA" w:rsidRPr="00EB158B" w:rsidDel="00304DDA">
          <w:rPr>
            <w:color w:val="000000" w:themeColor="text1"/>
            <w:rPrChange w:id="812" w:author="Teera Piyakunakorn" w:date="2013-06-30T22:23:00Z">
              <w:rPr/>
            </w:rPrChange>
          </w:rPr>
          <w:delText>master head</w:delText>
        </w:r>
      </w:del>
    </w:p>
    <w:p w14:paraId="10427D42" w14:textId="77777777" w:rsidR="00D04C18" w:rsidRPr="00EB158B" w:rsidDel="003B0AD0" w:rsidRDefault="00D04C18" w:rsidP="00F60784">
      <w:pPr>
        <w:numPr>
          <w:ilvl w:val="0"/>
          <w:numId w:val="5"/>
        </w:numPr>
        <w:rPr>
          <w:ins w:id="813" w:author="Michel Bulon" w:date="2013-05-20T20:26:00Z"/>
          <w:del w:id="814" w:author="Arnold Sandjaja" w:date="2013-06-20T17:30:00Z"/>
          <w:color w:val="000000" w:themeColor="text1"/>
          <w:rPrChange w:id="815" w:author="Teera Piyakunakorn" w:date="2013-06-30T22:23:00Z">
            <w:rPr>
              <w:ins w:id="816" w:author="Michel Bulon" w:date="2013-05-20T20:26:00Z"/>
              <w:del w:id="817" w:author="Arnold Sandjaja" w:date="2013-06-20T17:30:00Z"/>
            </w:rPr>
          </w:rPrChange>
        </w:rPr>
      </w:pPr>
      <w:del w:id="818" w:author="Arnold Sandjaja" w:date="2013-06-20T17:30:00Z">
        <w:r w:rsidRPr="00EB158B" w:rsidDel="003B0AD0">
          <w:rPr>
            <w:color w:val="000000" w:themeColor="text1"/>
            <w:rPrChange w:id="819" w:author="Teera Piyakunakorn" w:date="2013-06-30T22:23:00Z">
              <w:rPr/>
            </w:rPrChange>
          </w:rPr>
          <w:delText>Tagline</w:delText>
        </w:r>
      </w:del>
    </w:p>
    <w:p w14:paraId="61CC1701" w14:textId="77777777" w:rsidR="00B03644" w:rsidRPr="00EB158B" w:rsidRDefault="00B03644" w:rsidP="00F60784">
      <w:pPr>
        <w:numPr>
          <w:ilvl w:val="0"/>
          <w:numId w:val="5"/>
        </w:numPr>
        <w:rPr>
          <w:ins w:id="820" w:author="Michel Bulon" w:date="2013-05-20T20:26:00Z"/>
          <w:color w:val="000000" w:themeColor="text1"/>
          <w:rPrChange w:id="821" w:author="Teera Piyakunakorn" w:date="2013-06-30T22:23:00Z">
            <w:rPr>
              <w:ins w:id="822" w:author="Michel Bulon" w:date="2013-05-20T20:26:00Z"/>
            </w:rPr>
          </w:rPrChange>
        </w:rPr>
      </w:pPr>
      <w:ins w:id="823" w:author="Michel Bulon" w:date="2013-05-20T20:26:00Z">
        <w:r w:rsidRPr="00EB158B">
          <w:rPr>
            <w:color w:val="000000" w:themeColor="text1"/>
            <w:rPrChange w:id="824" w:author="Teera Piyakunakorn" w:date="2013-06-30T22:23:00Z">
              <w:rPr/>
            </w:rPrChange>
          </w:rPr>
          <w:t xml:space="preserve">Main </w:t>
        </w:r>
        <w:del w:id="825" w:author="Arnold Sandjaja" w:date="2013-06-29T14:27:00Z">
          <w:r w:rsidRPr="00EB158B" w:rsidDel="001C47BB">
            <w:rPr>
              <w:color w:val="000000" w:themeColor="text1"/>
              <w:rPrChange w:id="826" w:author="Teera Piyakunakorn" w:date="2013-06-30T22:23:00Z">
                <w:rPr/>
              </w:rPrChange>
            </w:rPr>
            <w:delText xml:space="preserve">line </w:delText>
          </w:r>
        </w:del>
        <w:r w:rsidRPr="00EB158B">
          <w:rPr>
            <w:color w:val="000000" w:themeColor="text1"/>
            <w:rPrChange w:id="827" w:author="Teera Piyakunakorn" w:date="2013-06-30T22:23:00Z">
              <w:rPr/>
            </w:rPrChange>
          </w:rPr>
          <w:t>cover</w:t>
        </w:r>
      </w:ins>
      <w:ins w:id="828" w:author="Arnold Sandjaja" w:date="2013-06-29T14:27:00Z">
        <w:r w:rsidR="001C47BB" w:rsidRPr="00EB158B">
          <w:rPr>
            <w:color w:val="000000" w:themeColor="text1"/>
            <w:rPrChange w:id="829" w:author="Teera Piyakunakorn" w:date="2013-06-30T22:23:00Z">
              <w:rPr/>
            </w:rPrChange>
          </w:rPr>
          <w:t xml:space="preserve"> line</w:t>
        </w:r>
      </w:ins>
    </w:p>
    <w:p w14:paraId="6D9B6CE2" w14:textId="77777777" w:rsidR="00B03644" w:rsidRPr="00EB158B" w:rsidRDefault="00B03644" w:rsidP="00F60784">
      <w:pPr>
        <w:numPr>
          <w:ilvl w:val="0"/>
          <w:numId w:val="5"/>
        </w:numPr>
        <w:rPr>
          <w:ins w:id="830" w:author="Arnold Sandjaja" w:date="2013-06-29T12:10:00Z"/>
          <w:color w:val="000000" w:themeColor="text1"/>
          <w:rPrChange w:id="831" w:author="Teera Piyakunakorn" w:date="2013-06-30T22:23:00Z">
            <w:rPr>
              <w:ins w:id="832" w:author="Arnold Sandjaja" w:date="2013-06-29T12:10:00Z"/>
            </w:rPr>
          </w:rPrChange>
        </w:rPr>
      </w:pPr>
      <w:ins w:id="833" w:author="Michel Bulon" w:date="2013-05-20T20:26:00Z">
        <w:del w:id="834" w:author="Arnold Sandjaja" w:date="2013-06-29T14:27:00Z">
          <w:r w:rsidRPr="00EB158B" w:rsidDel="001C47BB">
            <w:rPr>
              <w:color w:val="000000" w:themeColor="text1"/>
              <w:rPrChange w:id="835" w:author="Teera Piyakunakorn" w:date="2013-06-30T22:23:00Z">
                <w:rPr/>
              </w:rPrChange>
            </w:rPr>
            <w:delText xml:space="preserve">Main </w:delText>
          </w:r>
        </w:del>
        <w:r w:rsidRPr="00EB158B">
          <w:rPr>
            <w:color w:val="000000" w:themeColor="text1"/>
            <w:rPrChange w:id="836" w:author="Teera Piyakunakorn" w:date="2013-06-30T22:23:00Z">
              <w:rPr/>
            </w:rPrChange>
          </w:rPr>
          <w:t>image</w:t>
        </w:r>
      </w:ins>
      <w:ins w:id="837" w:author="Arnold Sandjaja" w:date="2013-06-30T09:08:00Z">
        <w:r w:rsidR="009029D2" w:rsidRPr="00EB158B">
          <w:rPr>
            <w:color w:val="000000" w:themeColor="text1"/>
            <w:rPrChange w:id="838" w:author="Teera Piyakunakorn" w:date="2013-06-30T22:23:00Z">
              <w:rPr/>
            </w:rPrChange>
          </w:rPr>
          <w:t xml:space="preserve"> </w:t>
        </w:r>
      </w:ins>
      <w:ins w:id="839" w:author="Arnold Sandjaja" w:date="2013-06-30T09:09:00Z">
        <w:r w:rsidR="009029D2" w:rsidRPr="00EB158B">
          <w:rPr>
            <w:color w:val="000000" w:themeColor="text1"/>
            <w:rPrChange w:id="840" w:author="Teera Piyakunakorn" w:date="2013-06-30T22:23:00Z">
              <w:rPr/>
            </w:rPrChange>
          </w:rPr>
          <w:t>(at least one)</w:t>
        </w:r>
      </w:ins>
    </w:p>
    <w:p w14:paraId="7EAD0D0A" w14:textId="77777777" w:rsidR="0017571C" w:rsidRPr="00EB158B" w:rsidDel="0017571C" w:rsidRDefault="0017571C" w:rsidP="00F60784">
      <w:pPr>
        <w:numPr>
          <w:ilvl w:val="0"/>
          <w:numId w:val="5"/>
        </w:numPr>
        <w:rPr>
          <w:del w:id="841" w:author="Arnold Sandjaja" w:date="2013-06-29T12:11:00Z"/>
          <w:color w:val="000000" w:themeColor="text1"/>
          <w:rPrChange w:id="842" w:author="Teera Piyakunakorn" w:date="2013-06-30T22:23:00Z">
            <w:rPr>
              <w:del w:id="843" w:author="Arnold Sandjaja" w:date="2013-06-29T12:11:00Z"/>
            </w:rPr>
          </w:rPrChange>
        </w:rPr>
      </w:pPr>
      <w:ins w:id="844" w:author="Arnold Sandjaja" w:date="2013-06-29T12:11:00Z">
        <w:r w:rsidRPr="00EB158B">
          <w:rPr>
            <w:color w:val="000000" w:themeColor="text1"/>
            <w:rPrChange w:id="845" w:author="Teera Piyakunakorn" w:date="2013-06-30T22:23:00Z">
              <w:rPr/>
            </w:rPrChange>
          </w:rPr>
          <w:t xml:space="preserve">3 </w:t>
        </w:r>
      </w:ins>
    </w:p>
    <w:p w14:paraId="4FDA2B0C" w14:textId="77777777" w:rsidR="00C11A9E" w:rsidRPr="00EB158B" w:rsidRDefault="00A43AEA" w:rsidP="00F60784">
      <w:pPr>
        <w:numPr>
          <w:ilvl w:val="0"/>
          <w:numId w:val="5"/>
        </w:numPr>
        <w:rPr>
          <w:color w:val="000000" w:themeColor="text1"/>
          <w:rPrChange w:id="846" w:author="Teera Piyakunakorn" w:date="2013-06-30T22:23:00Z">
            <w:rPr/>
          </w:rPrChange>
        </w:rPr>
      </w:pPr>
      <w:r w:rsidRPr="00EB158B">
        <w:rPr>
          <w:color w:val="000000" w:themeColor="text1"/>
          <w:rPrChange w:id="847" w:author="Teera Piyakunakorn" w:date="2013-06-30T22:23:00Z">
            <w:rPr/>
          </w:rPrChange>
        </w:rPr>
        <w:t>Cover lines</w:t>
      </w:r>
    </w:p>
    <w:p w14:paraId="7FB25348" w14:textId="77777777" w:rsidR="00C11A9E" w:rsidRPr="00EB158B" w:rsidRDefault="00C11A9E" w:rsidP="00F60784">
      <w:pPr>
        <w:numPr>
          <w:ilvl w:val="0"/>
          <w:numId w:val="5"/>
        </w:numPr>
        <w:rPr>
          <w:color w:val="000000" w:themeColor="text1"/>
          <w:rPrChange w:id="848" w:author="Teera Piyakunakorn" w:date="2013-06-30T22:23:00Z">
            <w:rPr/>
          </w:rPrChange>
        </w:rPr>
      </w:pPr>
      <w:r w:rsidRPr="00EB158B">
        <w:rPr>
          <w:color w:val="000000" w:themeColor="text1"/>
          <w:rPrChange w:id="849" w:author="Teera Piyakunakorn" w:date="2013-06-30T22:23:00Z">
            <w:rPr/>
          </w:rPrChange>
        </w:rPr>
        <w:t>Dateline</w:t>
      </w:r>
    </w:p>
    <w:p w14:paraId="7731EEE2" w14:textId="77777777" w:rsidR="00405E48" w:rsidRPr="00EB158B" w:rsidRDefault="00695B88" w:rsidP="00F60784">
      <w:pPr>
        <w:numPr>
          <w:ilvl w:val="0"/>
          <w:numId w:val="5"/>
        </w:numPr>
        <w:rPr>
          <w:color w:val="000000" w:themeColor="text1"/>
          <w:rPrChange w:id="850" w:author="Teera Piyakunakorn" w:date="2013-06-30T22:23:00Z">
            <w:rPr/>
          </w:rPrChange>
        </w:rPr>
      </w:pPr>
      <w:r w:rsidRPr="00EB158B">
        <w:rPr>
          <w:color w:val="000000" w:themeColor="text1"/>
          <w:rPrChange w:id="851" w:author="Teera Piyakunakorn" w:date="2013-06-30T22:23:00Z">
            <w:rPr/>
          </w:rPrChange>
        </w:rPr>
        <w:t>Barcode</w:t>
      </w:r>
    </w:p>
    <w:p w14:paraId="51A64C83" w14:textId="77777777" w:rsidR="00F04802" w:rsidRPr="00EB158B" w:rsidRDefault="00F04802" w:rsidP="00F60784">
      <w:pPr>
        <w:numPr>
          <w:ilvl w:val="0"/>
          <w:numId w:val="5"/>
        </w:numPr>
        <w:rPr>
          <w:color w:val="000000" w:themeColor="text1"/>
          <w:rPrChange w:id="852" w:author="Teera Piyakunakorn" w:date="2013-06-30T22:23:00Z">
            <w:rPr/>
          </w:rPrChange>
        </w:rPr>
      </w:pPr>
      <w:r w:rsidRPr="00EB158B">
        <w:rPr>
          <w:color w:val="000000" w:themeColor="text1"/>
          <w:rPrChange w:id="853" w:author="Teera Piyakunakorn" w:date="2013-06-30T22:23:00Z">
            <w:rPr/>
          </w:rPrChange>
        </w:rPr>
        <w:t>Splash</w:t>
      </w:r>
      <w:ins w:id="854" w:author="Arnold Sandjaja" w:date="2013-06-29T12:11:00Z">
        <w:r w:rsidR="0017571C" w:rsidRPr="00EB158B">
          <w:rPr>
            <w:color w:val="000000" w:themeColor="text1"/>
            <w:rPrChange w:id="855" w:author="Teera Piyakunakorn" w:date="2013-06-30T22:23:00Z">
              <w:rPr/>
            </w:rPrChange>
          </w:rPr>
          <w:t>/</w:t>
        </w:r>
      </w:ins>
      <w:ins w:id="856" w:author="Michel Bulon" w:date="2013-06-12T21:07:00Z">
        <w:del w:id="857" w:author="Arnold Sandjaja" w:date="2013-06-29T12:11:00Z">
          <w:r w:rsidR="007C5923" w:rsidRPr="00EB158B" w:rsidDel="0017571C">
            <w:rPr>
              <w:color w:val="000000" w:themeColor="text1"/>
              <w:rPrChange w:id="858" w:author="Teera Piyakunakorn" w:date="2013-06-30T22:23:00Z">
                <w:rPr/>
              </w:rPrChange>
            </w:rPr>
            <w:delText>,</w:delText>
          </w:r>
        </w:del>
        <w:r w:rsidR="007C5923" w:rsidRPr="00EB158B">
          <w:rPr>
            <w:color w:val="000000" w:themeColor="text1"/>
            <w:rPrChange w:id="859" w:author="Teera Piyakunakorn" w:date="2013-06-30T22:23:00Z">
              <w:rPr/>
            </w:rPrChange>
          </w:rPr>
          <w:t xml:space="preserve"> Seal</w:t>
        </w:r>
      </w:ins>
      <w:ins w:id="860" w:author="Arnold Sandjaja" w:date="2013-06-29T12:12:00Z">
        <w:r w:rsidR="0017571C" w:rsidRPr="00EB158B">
          <w:rPr>
            <w:color w:val="000000" w:themeColor="text1"/>
            <w:rPrChange w:id="861" w:author="Teera Piyakunakorn" w:date="2013-06-30T22:23:00Z">
              <w:rPr/>
            </w:rPrChange>
          </w:rPr>
          <w:t>/</w:t>
        </w:r>
      </w:ins>
      <w:ins w:id="862" w:author="Michel Bulon" w:date="2013-06-12T21:15:00Z">
        <w:r w:rsidR="00F84A43" w:rsidRPr="00EB158B">
          <w:rPr>
            <w:color w:val="000000" w:themeColor="text1"/>
            <w:rPrChange w:id="863" w:author="Teera Piyakunakorn" w:date="2013-06-30T22:23:00Z">
              <w:rPr/>
            </w:rPrChange>
          </w:rPr>
          <w:t xml:space="preserve"> </w:t>
        </w:r>
        <w:del w:id="864" w:author="Arnold Sandjaja" w:date="2013-06-29T12:12:00Z">
          <w:r w:rsidR="00F84A43" w:rsidRPr="00EB158B" w:rsidDel="0017571C">
            <w:rPr>
              <w:color w:val="000000" w:themeColor="text1"/>
              <w:rPrChange w:id="865" w:author="Teera Piyakunakorn" w:date="2013-06-30T22:23:00Z">
                <w:rPr/>
              </w:rPrChange>
            </w:rPr>
            <w:delText xml:space="preserve">or </w:delText>
          </w:r>
        </w:del>
      </w:ins>
      <w:ins w:id="866" w:author="Michel Bulon" w:date="2013-06-12T21:07:00Z">
        <w:r w:rsidR="007C5923" w:rsidRPr="00EB158B">
          <w:rPr>
            <w:color w:val="000000" w:themeColor="text1"/>
            <w:rPrChange w:id="867" w:author="Teera Piyakunakorn" w:date="2013-06-30T22:23:00Z">
              <w:rPr/>
            </w:rPrChange>
          </w:rPr>
          <w:t>Flash</w:t>
        </w:r>
      </w:ins>
      <w:ins w:id="868" w:author="Arnold Sandjaja" w:date="2013-06-29T12:12:00Z">
        <w:r w:rsidR="0017571C" w:rsidRPr="00EB158B">
          <w:rPr>
            <w:color w:val="000000" w:themeColor="text1"/>
            <w:rPrChange w:id="869" w:author="Teera Piyakunakorn" w:date="2013-06-30T22:23:00Z">
              <w:rPr/>
            </w:rPrChange>
          </w:rPr>
          <w:t>/</w:t>
        </w:r>
      </w:ins>
      <w:ins w:id="870" w:author="Michel Bulon" w:date="2013-06-12T21:07:00Z">
        <w:r w:rsidR="007C5923" w:rsidRPr="00EB158B">
          <w:rPr>
            <w:color w:val="000000" w:themeColor="text1"/>
            <w:rPrChange w:id="871" w:author="Teera Piyakunakorn" w:date="2013-06-30T22:23:00Z">
              <w:rPr/>
            </w:rPrChange>
          </w:rPr>
          <w:t xml:space="preserve"> </w:t>
        </w:r>
        <w:del w:id="872" w:author="Arnold Sandjaja" w:date="2013-06-29T12:12:00Z">
          <w:r w:rsidR="007C5923" w:rsidRPr="00EB158B" w:rsidDel="0017571C">
            <w:rPr>
              <w:color w:val="000000" w:themeColor="text1"/>
              <w:rPrChange w:id="873" w:author="Teera Piyakunakorn" w:date="2013-06-30T22:23:00Z">
                <w:rPr/>
              </w:rPrChange>
            </w:rPr>
            <w:delText xml:space="preserve">and </w:delText>
          </w:r>
        </w:del>
        <w:r w:rsidR="007C5923" w:rsidRPr="00EB158B">
          <w:rPr>
            <w:color w:val="000000" w:themeColor="text1"/>
            <w:rPrChange w:id="874" w:author="Teera Piyakunakorn" w:date="2013-06-30T22:23:00Z">
              <w:rPr/>
            </w:rPrChange>
          </w:rPr>
          <w:t>Slashes</w:t>
        </w:r>
      </w:ins>
    </w:p>
    <w:p w14:paraId="73D21388" w14:textId="77777777" w:rsidR="001B01A1" w:rsidRPr="00EB158B" w:rsidDel="00B03644" w:rsidRDefault="001B01A1" w:rsidP="001B01A1">
      <w:pPr>
        <w:numPr>
          <w:ilvl w:val="0"/>
          <w:numId w:val="5"/>
        </w:numPr>
        <w:rPr>
          <w:del w:id="875" w:author="Michel Bulon" w:date="2013-05-20T20:27:00Z"/>
          <w:color w:val="000000" w:themeColor="text1"/>
          <w:rPrChange w:id="876" w:author="Teera Piyakunakorn" w:date="2013-06-30T22:23:00Z">
            <w:rPr>
              <w:del w:id="877" w:author="Michel Bulon" w:date="2013-05-20T20:27:00Z"/>
            </w:rPr>
          </w:rPrChange>
        </w:rPr>
      </w:pPr>
      <w:del w:id="878" w:author="Michel Bulon" w:date="2013-05-20T20:27:00Z">
        <w:r w:rsidRPr="00EB158B" w:rsidDel="00B03644">
          <w:rPr>
            <w:color w:val="000000" w:themeColor="text1"/>
            <w:rPrChange w:id="879" w:author="Teera Piyakunakorn" w:date="2013-06-30T22:23:00Z">
              <w:rPr/>
            </w:rPrChange>
          </w:rPr>
          <w:delText xml:space="preserve">Text for </w:delText>
        </w:r>
        <w:r w:rsidR="00033AFE" w:rsidRPr="00EB158B" w:rsidDel="00B03644">
          <w:rPr>
            <w:color w:val="000000" w:themeColor="text1"/>
            <w:rPrChange w:id="880" w:author="Teera Piyakunakorn" w:date="2013-06-30T22:23:00Z">
              <w:rPr/>
            </w:rPrChange>
          </w:rPr>
          <w:delText>front</w:delText>
        </w:r>
        <w:r w:rsidRPr="00EB158B" w:rsidDel="00B03644">
          <w:rPr>
            <w:color w:val="000000" w:themeColor="text1"/>
            <w:rPrChange w:id="881" w:author="Teera Piyakunakorn" w:date="2013-06-30T22:23:00Z">
              <w:rPr/>
            </w:rPrChange>
          </w:rPr>
          <w:delText xml:space="preserve"> cover</w:delText>
        </w:r>
      </w:del>
    </w:p>
    <w:p w14:paraId="5D442F5B" w14:textId="77777777" w:rsidR="00405E48" w:rsidRPr="00EB158B" w:rsidRDefault="00405E48" w:rsidP="00F60784">
      <w:pPr>
        <w:numPr>
          <w:ilvl w:val="0"/>
          <w:numId w:val="5"/>
        </w:numPr>
        <w:rPr>
          <w:color w:val="000000" w:themeColor="text1"/>
          <w:rPrChange w:id="882" w:author="Teera Piyakunakorn" w:date="2013-06-30T22:23:00Z">
            <w:rPr/>
          </w:rPrChange>
        </w:rPr>
      </w:pPr>
      <w:r w:rsidRPr="00EB158B">
        <w:rPr>
          <w:color w:val="000000" w:themeColor="text1"/>
          <w:rPrChange w:id="883" w:author="Teera Piyakunakorn" w:date="2013-06-30T22:23:00Z">
            <w:rPr/>
          </w:rPrChange>
        </w:rPr>
        <w:t>Any other artwork you deem necessary</w:t>
      </w:r>
    </w:p>
    <w:p w14:paraId="1BD9A614" w14:textId="77777777" w:rsidR="00405E48" w:rsidRPr="00EB158B" w:rsidRDefault="00405E48">
      <w:pPr>
        <w:rPr>
          <w:color w:val="000000" w:themeColor="text1"/>
          <w:rPrChange w:id="884" w:author="Teera Piyakunakorn" w:date="2013-06-30T22:23:00Z">
            <w:rPr/>
          </w:rPrChange>
        </w:rPr>
      </w:pPr>
    </w:p>
    <w:p w14:paraId="07C515F3" w14:textId="77777777" w:rsidR="00405E48" w:rsidRPr="00EB158B" w:rsidRDefault="00405E48">
      <w:pPr>
        <w:rPr>
          <w:rFonts w:ascii="Arial Bold" w:hAnsi="Arial Bold"/>
          <w:color w:val="000000" w:themeColor="text1"/>
          <w:rPrChange w:id="885" w:author="Teera Piyakunakorn" w:date="2013-06-30T22:23:00Z">
            <w:rPr>
              <w:rFonts w:ascii="Arial Bold" w:hAnsi="Arial Bold"/>
            </w:rPr>
          </w:rPrChange>
        </w:rPr>
      </w:pPr>
      <w:r w:rsidRPr="00EB158B">
        <w:rPr>
          <w:rFonts w:ascii="Arial Bold" w:hAnsi="Arial Bold"/>
          <w:color w:val="000000" w:themeColor="text1"/>
          <w:rPrChange w:id="886" w:author="Teera Piyakunakorn" w:date="2013-06-30T22:23:00Z">
            <w:rPr>
              <w:rFonts w:ascii="Arial Bold" w:hAnsi="Arial Bold"/>
            </w:rPr>
          </w:rPrChange>
        </w:rPr>
        <w:lastRenderedPageBreak/>
        <w:t>Back Cover must include:</w:t>
      </w:r>
    </w:p>
    <w:p w14:paraId="2EE7C619" w14:textId="77777777" w:rsidR="00405E48" w:rsidRPr="00EB158B" w:rsidRDefault="00405E48" w:rsidP="00FE45E1">
      <w:pPr>
        <w:numPr>
          <w:ilvl w:val="0"/>
          <w:numId w:val="6"/>
        </w:numPr>
        <w:rPr>
          <w:color w:val="000000" w:themeColor="text1"/>
          <w:rPrChange w:id="887" w:author="Teera Piyakunakorn" w:date="2013-06-30T22:23:00Z">
            <w:rPr/>
          </w:rPrChange>
        </w:rPr>
      </w:pPr>
      <w:r w:rsidRPr="00EB158B">
        <w:rPr>
          <w:color w:val="000000" w:themeColor="text1"/>
          <w:rPrChange w:id="888" w:author="Teera Piyakunakorn" w:date="2013-06-30T22:23:00Z">
            <w:rPr/>
          </w:rPrChange>
        </w:rPr>
        <w:t>The logo</w:t>
      </w:r>
      <w:r w:rsidR="00F04802" w:rsidRPr="00EB158B">
        <w:rPr>
          <w:color w:val="000000" w:themeColor="text1"/>
          <w:rPrChange w:id="889" w:author="Teera Piyakunakorn" w:date="2013-06-30T22:23:00Z">
            <w:rPr/>
          </w:rPrChange>
        </w:rPr>
        <w:t xml:space="preserve"> at exactly </w:t>
      </w:r>
      <w:ins w:id="890" w:author="Arnold Sandjaja" w:date="2013-05-17T15:45:00Z">
        <w:r w:rsidR="00304DDA" w:rsidRPr="00EB158B">
          <w:rPr>
            <w:color w:val="000000" w:themeColor="text1"/>
            <w:rPrChange w:id="891" w:author="Teera Piyakunakorn" w:date="2013-06-30T22:23:00Z">
              <w:rPr/>
            </w:rPrChange>
          </w:rPr>
          <w:t>3</w:t>
        </w:r>
      </w:ins>
      <w:del w:id="892" w:author="Arnold Sandjaja" w:date="2013-05-17T15:45:00Z">
        <w:r w:rsidR="00F04802" w:rsidRPr="00EB158B" w:rsidDel="00304DDA">
          <w:rPr>
            <w:color w:val="000000" w:themeColor="text1"/>
            <w:rPrChange w:id="893" w:author="Teera Piyakunakorn" w:date="2013-06-30T22:23:00Z">
              <w:rPr/>
            </w:rPrChange>
          </w:rPr>
          <w:delText>2</w:delText>
        </w:r>
      </w:del>
      <w:r w:rsidR="00F04802" w:rsidRPr="00EB158B">
        <w:rPr>
          <w:color w:val="000000" w:themeColor="text1"/>
          <w:rPrChange w:id="894" w:author="Teera Piyakunakorn" w:date="2013-06-30T22:23:00Z">
            <w:rPr/>
          </w:rPrChange>
        </w:rPr>
        <w:t>5mm wide</w:t>
      </w:r>
    </w:p>
    <w:p w14:paraId="0CA7771D" w14:textId="77777777" w:rsidR="00405E48" w:rsidRPr="00EB158B" w:rsidRDefault="00405E48" w:rsidP="00FE45E1">
      <w:pPr>
        <w:numPr>
          <w:ilvl w:val="0"/>
          <w:numId w:val="6"/>
        </w:numPr>
        <w:rPr>
          <w:color w:val="000000" w:themeColor="text1"/>
          <w:rPrChange w:id="895" w:author="Teera Piyakunakorn" w:date="2013-06-30T22:23:00Z">
            <w:rPr/>
          </w:rPrChange>
        </w:rPr>
      </w:pPr>
      <w:r w:rsidRPr="00EB158B">
        <w:rPr>
          <w:color w:val="000000" w:themeColor="text1"/>
          <w:rPrChange w:id="896" w:author="Teera Piyakunakorn" w:date="2013-06-30T22:23:00Z">
            <w:rPr/>
          </w:rPrChange>
        </w:rPr>
        <w:t>Text for back cover</w:t>
      </w:r>
    </w:p>
    <w:p w14:paraId="0F9158B2" w14:textId="77777777" w:rsidR="00405E48" w:rsidRPr="00EB158B" w:rsidRDefault="00405E48" w:rsidP="00FE45E1">
      <w:pPr>
        <w:numPr>
          <w:ilvl w:val="0"/>
          <w:numId w:val="6"/>
        </w:numPr>
        <w:rPr>
          <w:color w:val="000000" w:themeColor="text1"/>
          <w:rPrChange w:id="897" w:author="Teera Piyakunakorn" w:date="2013-06-30T22:23:00Z">
            <w:rPr/>
          </w:rPrChange>
        </w:rPr>
      </w:pPr>
      <w:r w:rsidRPr="00EB158B">
        <w:rPr>
          <w:color w:val="000000" w:themeColor="text1"/>
          <w:rPrChange w:id="898" w:author="Teera Piyakunakorn" w:date="2013-06-30T22:23:00Z">
            <w:rPr/>
          </w:rPrChange>
        </w:rPr>
        <w:t>Any other artwork you deem necessary</w:t>
      </w:r>
    </w:p>
    <w:p w14:paraId="5604713D" w14:textId="77777777" w:rsidR="00405E48" w:rsidRPr="00EB158B" w:rsidRDefault="00405E48">
      <w:pPr>
        <w:rPr>
          <w:color w:val="000000" w:themeColor="text1"/>
          <w:rPrChange w:id="899" w:author="Teera Piyakunakorn" w:date="2013-06-30T22:23:00Z">
            <w:rPr/>
          </w:rPrChange>
        </w:rPr>
      </w:pPr>
    </w:p>
    <w:p w14:paraId="0379236E" w14:textId="77777777" w:rsidR="00405E48" w:rsidRPr="00EB158B" w:rsidRDefault="00405E48">
      <w:pPr>
        <w:rPr>
          <w:rFonts w:ascii="Arial Bold" w:hAnsi="Arial Bold"/>
          <w:color w:val="000000" w:themeColor="text1"/>
          <w:rPrChange w:id="900" w:author="Teera Piyakunakorn" w:date="2013-06-30T22:23:00Z">
            <w:rPr>
              <w:rFonts w:ascii="Arial Bold" w:hAnsi="Arial Bold"/>
            </w:rPr>
          </w:rPrChange>
        </w:rPr>
      </w:pPr>
      <w:r w:rsidRPr="00EB158B">
        <w:rPr>
          <w:rFonts w:ascii="Arial Bold" w:hAnsi="Arial Bold"/>
          <w:color w:val="000000" w:themeColor="text1"/>
          <w:rPrChange w:id="901" w:author="Teera Piyakunakorn" w:date="2013-06-30T22:23:00Z">
            <w:rPr>
              <w:rFonts w:ascii="Arial Bold" w:hAnsi="Arial Bold"/>
            </w:rPr>
          </w:rPrChange>
        </w:rPr>
        <w:t>Spine must include:</w:t>
      </w:r>
    </w:p>
    <w:p w14:paraId="5950E683" w14:textId="77777777" w:rsidR="00405E48" w:rsidRPr="00EB158B" w:rsidRDefault="00405E48" w:rsidP="00FE45E1">
      <w:pPr>
        <w:numPr>
          <w:ilvl w:val="0"/>
          <w:numId w:val="7"/>
        </w:numPr>
        <w:rPr>
          <w:color w:val="000000" w:themeColor="text1"/>
          <w:rPrChange w:id="902" w:author="Teera Piyakunakorn" w:date="2013-06-30T22:23:00Z">
            <w:rPr/>
          </w:rPrChange>
        </w:rPr>
      </w:pPr>
      <w:r w:rsidRPr="00EB158B">
        <w:rPr>
          <w:color w:val="000000" w:themeColor="text1"/>
          <w:rPrChange w:id="903" w:author="Teera Piyakunakorn" w:date="2013-06-30T22:23:00Z">
            <w:rPr/>
          </w:rPrChange>
        </w:rPr>
        <w:t>Text for spine</w:t>
      </w:r>
    </w:p>
    <w:p w14:paraId="0FA8083C" w14:textId="77777777" w:rsidR="00F04802" w:rsidRPr="00EB158B" w:rsidRDefault="00F04802">
      <w:pPr>
        <w:rPr>
          <w:color w:val="000000" w:themeColor="text1"/>
          <w:rPrChange w:id="904" w:author="Teera Piyakunakorn" w:date="2013-06-30T22:23:00Z">
            <w:rPr/>
          </w:rPrChange>
        </w:rPr>
      </w:pPr>
    </w:p>
    <w:p w14:paraId="3C5094B4" w14:textId="77777777" w:rsidR="00FE45E1" w:rsidRPr="00EB158B" w:rsidRDefault="00FE45E1" w:rsidP="00FE45E1">
      <w:pPr>
        <w:rPr>
          <w:rFonts w:ascii="Arial Bold" w:hAnsi="Arial Bold"/>
          <w:color w:val="000000" w:themeColor="text1"/>
          <w:rPrChange w:id="905" w:author="Teera Piyakunakorn" w:date="2013-06-30T22:23:00Z">
            <w:rPr>
              <w:rFonts w:ascii="Arial Bold" w:hAnsi="Arial Bold"/>
            </w:rPr>
          </w:rPrChange>
        </w:rPr>
      </w:pPr>
      <w:r w:rsidRPr="00EB158B">
        <w:rPr>
          <w:rFonts w:cs="Arial"/>
          <w:b/>
          <w:color w:val="000000" w:themeColor="text1"/>
          <w:rPrChange w:id="906" w:author="Teera Piyakunakorn" w:date="2013-06-30T22:23:00Z">
            <w:rPr>
              <w:rFonts w:cs="Arial"/>
              <w:b/>
            </w:rPr>
          </w:rPrChange>
        </w:rPr>
        <w:t>Inside pages of the magazine</w:t>
      </w:r>
      <w:r w:rsidRPr="00EB158B">
        <w:rPr>
          <w:rFonts w:ascii="Arial Bold" w:hAnsi="Arial Bold"/>
          <w:color w:val="000000" w:themeColor="text1"/>
          <w:rPrChange w:id="907" w:author="Teera Piyakunakorn" w:date="2013-06-30T22:23:00Z">
            <w:rPr>
              <w:rFonts w:ascii="Arial Bold" w:hAnsi="Arial Bold"/>
            </w:rPr>
          </w:rPrChange>
        </w:rPr>
        <w:t xml:space="preserve"> must include:</w:t>
      </w:r>
    </w:p>
    <w:p w14:paraId="7A658BFD" w14:textId="77777777" w:rsidR="00FE45E1" w:rsidRPr="00EB158B" w:rsidRDefault="00FE45E1">
      <w:pPr>
        <w:rPr>
          <w:color w:val="000000" w:themeColor="text1"/>
          <w:rPrChange w:id="908" w:author="Teera Piyakunakorn" w:date="2013-06-30T22:23:00Z">
            <w:rPr/>
          </w:rPrChange>
        </w:rPr>
      </w:pPr>
    </w:p>
    <w:p w14:paraId="24B85782" w14:textId="77777777" w:rsidR="004822CD" w:rsidRPr="00EB158B" w:rsidRDefault="004822CD">
      <w:pPr>
        <w:numPr>
          <w:ilvl w:val="0"/>
          <w:numId w:val="6"/>
        </w:numPr>
        <w:rPr>
          <w:ins w:id="909" w:author="Michel Bulon" w:date="2013-06-21T12:55:00Z"/>
          <w:color w:val="000000" w:themeColor="text1"/>
          <w:rPrChange w:id="910" w:author="Teera Piyakunakorn" w:date="2013-06-30T22:23:00Z">
            <w:rPr>
              <w:ins w:id="911" w:author="Michel Bulon" w:date="2013-06-21T12:55:00Z"/>
            </w:rPr>
          </w:rPrChange>
        </w:rPr>
        <w:pPrChange w:id="912" w:author="Michel Bulon" w:date="2013-06-21T13:01:00Z">
          <w:pPr>
            <w:numPr>
              <w:numId w:val="7"/>
            </w:numPr>
            <w:ind w:left="360" w:hanging="360"/>
          </w:pPr>
        </w:pPrChange>
      </w:pPr>
      <w:ins w:id="913" w:author="Michel Bulon" w:date="2013-06-21T12:55:00Z">
        <w:r w:rsidRPr="00EB158B">
          <w:rPr>
            <w:color w:val="000000" w:themeColor="text1"/>
            <w:rPrChange w:id="914" w:author="Teera Piyakunakorn" w:date="2013-06-30T22:23:00Z">
              <w:rPr/>
            </w:rPrChange>
          </w:rPr>
          <w:t>Page 3: Single page must display</w:t>
        </w:r>
      </w:ins>
      <w:ins w:id="915" w:author="Michel Bulon" w:date="2013-06-21T12:57:00Z">
        <w:r w:rsidRPr="00EB158B">
          <w:rPr>
            <w:color w:val="000000" w:themeColor="text1"/>
            <w:rPrChange w:id="916" w:author="Teera Piyakunakorn" w:date="2013-06-30T22:23:00Z">
              <w:rPr/>
            </w:rPrChange>
          </w:rPr>
          <w:t xml:space="preserve"> an editorial with titles, </w:t>
        </w:r>
        <w:del w:id="917" w:author="Arnold Sandjaja" w:date="2013-06-29T12:13:00Z">
          <w:r w:rsidRPr="00EB158B" w:rsidDel="00BB2C31">
            <w:rPr>
              <w:color w:val="000000" w:themeColor="text1"/>
              <w:rPrChange w:id="918" w:author="Teera Piyakunakorn" w:date="2013-06-30T22:23:00Z">
                <w:rPr/>
              </w:rPrChange>
            </w:rPr>
            <w:delText>subtitles and</w:delText>
          </w:r>
        </w:del>
        <w:r w:rsidRPr="00EB158B">
          <w:rPr>
            <w:color w:val="000000" w:themeColor="text1"/>
            <w:rPrChange w:id="919" w:author="Teera Piyakunakorn" w:date="2013-06-30T22:23:00Z">
              <w:rPr/>
            </w:rPrChange>
          </w:rPr>
          <w:t xml:space="preserve"> texts</w:t>
        </w:r>
      </w:ins>
      <w:ins w:id="920" w:author="Arnold Sandjaja" w:date="2013-06-29T12:13:00Z">
        <w:r w:rsidR="00BB2C31" w:rsidRPr="00EB158B">
          <w:rPr>
            <w:color w:val="000000" w:themeColor="text1"/>
            <w:rPrChange w:id="921" w:author="Teera Piyakunakorn" w:date="2013-06-30T22:23:00Z">
              <w:rPr/>
            </w:rPrChange>
          </w:rPr>
          <w:t>, and caption</w:t>
        </w:r>
      </w:ins>
      <w:ins w:id="922" w:author="Michel Bulon" w:date="2013-06-21T12:58:00Z">
        <w:r w:rsidRPr="00EB158B">
          <w:rPr>
            <w:color w:val="000000" w:themeColor="text1"/>
            <w:rPrChange w:id="923" w:author="Teera Piyakunakorn" w:date="2013-06-30T22:23:00Z">
              <w:rPr/>
            </w:rPrChange>
          </w:rPr>
          <w:t xml:space="preserve"> (at least </w:t>
        </w:r>
      </w:ins>
      <w:ins w:id="924" w:author="Michel Bulon" w:date="2013-06-21T12:59:00Z">
        <w:r w:rsidRPr="00EB158B">
          <w:rPr>
            <w:color w:val="000000" w:themeColor="text1"/>
            <w:rPrChange w:id="925" w:author="Teera Piyakunakorn" w:date="2013-06-30T22:23:00Z">
              <w:rPr/>
            </w:rPrChange>
          </w:rPr>
          <w:t xml:space="preserve">1 </w:t>
        </w:r>
      </w:ins>
      <w:ins w:id="926" w:author="Michel Bulon" w:date="2013-06-21T12:58:00Z">
        <w:r w:rsidRPr="00EB158B">
          <w:rPr>
            <w:color w:val="000000" w:themeColor="text1"/>
            <w:rPrChange w:id="927" w:author="Teera Piyakunakorn" w:date="2013-06-30T22:23:00Z">
              <w:rPr/>
            </w:rPrChange>
          </w:rPr>
          <w:t>image</w:t>
        </w:r>
      </w:ins>
      <w:ins w:id="928" w:author="Michel Bulon" w:date="2013-06-21T13:01:00Z">
        <w:r w:rsidRPr="00EB158B">
          <w:rPr>
            <w:color w:val="000000" w:themeColor="text1"/>
            <w:rPrChange w:id="929" w:author="Teera Piyakunakorn" w:date="2013-06-30T22:23:00Z">
              <w:rPr/>
            </w:rPrChange>
          </w:rPr>
          <w:t xml:space="preserve"> </w:t>
        </w:r>
        <w:del w:id="930" w:author="Arnold Sandjaja" w:date="2013-06-30T09:11:00Z">
          <w:r w:rsidRPr="00EB158B" w:rsidDel="00095082">
            <w:rPr>
              <w:color w:val="000000" w:themeColor="text1"/>
              <w:rPrChange w:id="931" w:author="Teera Piyakunakorn" w:date="2013-06-30T22:23:00Z">
                <w:rPr/>
              </w:rPrChange>
            </w:rPr>
            <w:delText>or</w:delText>
          </w:r>
        </w:del>
      </w:ins>
      <w:ins w:id="932" w:author="Arnold Sandjaja" w:date="2013-06-30T09:11:00Z">
        <w:r w:rsidR="00095082" w:rsidRPr="00EB158B">
          <w:rPr>
            <w:color w:val="000000" w:themeColor="text1"/>
            <w:rPrChange w:id="933" w:author="Teera Piyakunakorn" w:date="2013-06-30T22:23:00Z">
              <w:rPr/>
            </w:rPrChange>
          </w:rPr>
          <w:t>and</w:t>
        </w:r>
      </w:ins>
      <w:ins w:id="934" w:author="Michel Bulon" w:date="2013-06-21T13:01:00Z">
        <w:r w:rsidRPr="00EB158B">
          <w:rPr>
            <w:color w:val="000000" w:themeColor="text1"/>
            <w:rPrChange w:id="935" w:author="Teera Piyakunakorn" w:date="2013-06-30T22:23:00Z">
              <w:rPr/>
            </w:rPrChange>
          </w:rPr>
          <w:t xml:space="preserve"> any other artwork you </w:t>
        </w:r>
        <w:del w:id="936" w:author="Arnold Sandjaja" w:date="2013-06-30T09:12:00Z">
          <w:r w:rsidRPr="00EB158B" w:rsidDel="00095082">
            <w:rPr>
              <w:color w:val="000000" w:themeColor="text1"/>
              <w:rPrChange w:id="937" w:author="Teera Piyakunakorn" w:date="2013-06-30T22:23:00Z">
                <w:rPr/>
              </w:rPrChange>
            </w:rPr>
            <w:delText>deem</w:delText>
          </w:r>
        </w:del>
      </w:ins>
      <w:ins w:id="938" w:author="Arnold Sandjaja" w:date="2013-06-30T09:12:00Z">
        <w:r w:rsidR="00095082" w:rsidRPr="00EB158B">
          <w:rPr>
            <w:color w:val="000000" w:themeColor="text1"/>
            <w:rPrChange w:id="939" w:author="Teera Piyakunakorn" w:date="2013-06-30T22:23:00Z">
              <w:rPr/>
            </w:rPrChange>
          </w:rPr>
          <w:t>consider</w:t>
        </w:r>
      </w:ins>
      <w:ins w:id="940" w:author="Michel Bulon" w:date="2013-06-21T13:01:00Z">
        <w:r w:rsidRPr="00EB158B">
          <w:rPr>
            <w:color w:val="000000" w:themeColor="text1"/>
            <w:rPrChange w:id="941" w:author="Teera Piyakunakorn" w:date="2013-06-30T22:23:00Z">
              <w:rPr/>
            </w:rPrChange>
          </w:rPr>
          <w:t xml:space="preserve"> neces</w:t>
        </w:r>
        <w:r w:rsidR="00B35185" w:rsidRPr="00EB158B">
          <w:rPr>
            <w:color w:val="000000" w:themeColor="text1"/>
            <w:rPrChange w:id="942" w:author="Teera Piyakunakorn" w:date="2013-06-30T22:23:00Z">
              <w:rPr/>
            </w:rPrChange>
          </w:rPr>
          <w:t>sary</w:t>
        </w:r>
      </w:ins>
      <w:ins w:id="943" w:author="Michel Bulon" w:date="2013-06-21T12:58:00Z">
        <w:r w:rsidRPr="00EB158B">
          <w:rPr>
            <w:color w:val="000000" w:themeColor="text1"/>
            <w:rPrChange w:id="944" w:author="Teera Piyakunakorn" w:date="2013-06-30T22:23:00Z">
              <w:rPr/>
            </w:rPrChange>
          </w:rPr>
          <w:t>)</w:t>
        </w:r>
      </w:ins>
      <w:ins w:id="945" w:author="Michel Bulon" w:date="2013-06-21T12:55:00Z">
        <w:r w:rsidRPr="00EB158B">
          <w:rPr>
            <w:color w:val="000000" w:themeColor="text1"/>
            <w:rPrChange w:id="946" w:author="Teera Piyakunakorn" w:date="2013-06-30T22:23:00Z">
              <w:rPr/>
            </w:rPrChange>
          </w:rPr>
          <w:t xml:space="preserve"> </w:t>
        </w:r>
      </w:ins>
    </w:p>
    <w:p w14:paraId="4F01CD99" w14:textId="77777777" w:rsidR="008A0C62" w:rsidRPr="00EB158B" w:rsidRDefault="00D86560" w:rsidP="00FE45E1">
      <w:pPr>
        <w:numPr>
          <w:ilvl w:val="0"/>
          <w:numId w:val="7"/>
        </w:numPr>
        <w:rPr>
          <w:color w:val="000000" w:themeColor="text1"/>
          <w:rPrChange w:id="947" w:author="Teera Piyakunakorn" w:date="2013-06-30T22:23:00Z">
            <w:rPr/>
          </w:rPrChange>
        </w:rPr>
      </w:pPr>
      <w:ins w:id="948" w:author="Michel Bulon" w:date="2013-06-12T22:00:00Z">
        <w:r w:rsidRPr="00EB158B">
          <w:rPr>
            <w:color w:val="000000" w:themeColor="text1"/>
            <w:rPrChange w:id="949" w:author="Teera Piyakunakorn" w:date="2013-06-30T22:23:00Z">
              <w:rPr/>
            </w:rPrChange>
          </w:rPr>
          <w:t xml:space="preserve">Page 8-9: </w:t>
        </w:r>
      </w:ins>
      <w:r w:rsidR="008A0C62" w:rsidRPr="00EB158B">
        <w:rPr>
          <w:color w:val="000000" w:themeColor="text1"/>
          <w:rPrChange w:id="950" w:author="Teera Piyakunakorn" w:date="2013-06-30T22:23:00Z">
            <w:rPr/>
          </w:rPrChange>
        </w:rPr>
        <w:t>One</w:t>
      </w:r>
      <w:r w:rsidR="005E58A2" w:rsidRPr="00EB158B">
        <w:rPr>
          <w:color w:val="000000" w:themeColor="text1"/>
          <w:rPrChange w:id="951" w:author="Teera Piyakunakorn" w:date="2013-06-30T22:23:00Z">
            <w:rPr/>
          </w:rPrChange>
        </w:rPr>
        <w:t xml:space="preserve"> spread</w:t>
      </w:r>
      <w:del w:id="952" w:author="Michel Bulon" w:date="2013-05-20T20:29:00Z">
        <w:r w:rsidR="005E58A2" w:rsidRPr="00EB158B" w:rsidDel="00B03644">
          <w:rPr>
            <w:color w:val="000000" w:themeColor="text1"/>
            <w:rPrChange w:id="953" w:author="Teera Piyakunakorn" w:date="2013-06-30T22:23:00Z">
              <w:rPr/>
            </w:rPrChange>
          </w:rPr>
          <w:delText>s</w:delText>
        </w:r>
      </w:del>
      <w:r w:rsidR="005E58A2" w:rsidRPr="00EB158B">
        <w:rPr>
          <w:color w:val="000000" w:themeColor="text1"/>
          <w:rPrChange w:id="954" w:author="Teera Piyakunakorn" w:date="2013-06-30T22:23:00Z">
            <w:rPr/>
          </w:rPrChange>
        </w:rPr>
        <w:t xml:space="preserve"> must display the </w:t>
      </w:r>
      <w:r w:rsidR="00A43AEA" w:rsidRPr="00EB158B">
        <w:rPr>
          <w:color w:val="000000" w:themeColor="text1"/>
          <w:rPrChange w:id="955" w:author="Teera Piyakunakorn" w:date="2013-06-30T22:23:00Z">
            <w:rPr/>
          </w:rPrChange>
        </w:rPr>
        <w:t>cover story</w:t>
      </w:r>
      <w:r w:rsidR="005E58A2" w:rsidRPr="00EB158B">
        <w:rPr>
          <w:color w:val="000000" w:themeColor="text1"/>
          <w:rPrChange w:id="956" w:author="Teera Piyakunakorn" w:date="2013-06-30T22:23:00Z">
            <w:rPr/>
          </w:rPrChange>
        </w:rPr>
        <w:t xml:space="preserve"> and </w:t>
      </w:r>
      <w:r w:rsidR="00405E48" w:rsidRPr="00EB158B">
        <w:rPr>
          <w:color w:val="000000" w:themeColor="text1"/>
          <w:rPrChange w:id="957" w:author="Teera Piyakunakorn" w:date="2013-06-30T22:23:00Z">
            <w:rPr/>
          </w:rPrChange>
        </w:rPr>
        <w:t xml:space="preserve">some </w:t>
      </w:r>
      <w:r w:rsidR="005E58A2" w:rsidRPr="00EB158B">
        <w:rPr>
          <w:color w:val="000000" w:themeColor="text1"/>
          <w:rPrChange w:id="958" w:author="Teera Piyakunakorn" w:date="2013-06-30T22:23:00Z">
            <w:rPr/>
          </w:rPrChange>
        </w:rPr>
        <w:t>images</w:t>
      </w:r>
      <w:r w:rsidR="00405E48" w:rsidRPr="00EB158B">
        <w:rPr>
          <w:color w:val="000000" w:themeColor="text1"/>
          <w:rPrChange w:id="959" w:author="Teera Piyakunakorn" w:date="2013-06-30T22:23:00Z">
            <w:rPr/>
          </w:rPrChange>
        </w:rPr>
        <w:t xml:space="preserve"> of </w:t>
      </w:r>
      <w:ins w:id="960" w:author="Arnold Sandjaja" w:date="2013-06-30T09:13:00Z">
        <w:r w:rsidR="00026B5D" w:rsidRPr="00EB158B">
          <w:rPr>
            <w:color w:val="000000" w:themeColor="text1"/>
            <w:rPrChange w:id="961" w:author="Teera Piyakunakorn" w:date="2013-06-30T22:23:00Z">
              <w:rPr/>
            </w:rPrChange>
          </w:rPr>
          <w:t xml:space="preserve">the </w:t>
        </w:r>
      </w:ins>
      <w:r w:rsidR="00A43AEA" w:rsidRPr="00EB158B">
        <w:rPr>
          <w:color w:val="000000" w:themeColor="text1"/>
          <w:rPrChange w:id="962" w:author="Teera Piyakunakorn" w:date="2013-06-30T22:23:00Z">
            <w:rPr/>
          </w:rPrChange>
        </w:rPr>
        <w:t>cover story</w:t>
      </w:r>
      <w:r w:rsidR="005E58A2" w:rsidRPr="00EB158B">
        <w:rPr>
          <w:color w:val="000000" w:themeColor="text1"/>
          <w:rPrChange w:id="963" w:author="Teera Piyakunakorn" w:date="2013-06-30T22:23:00Z">
            <w:rPr/>
          </w:rPrChange>
        </w:rPr>
        <w:t xml:space="preserve"> </w:t>
      </w:r>
      <w:r w:rsidR="00405E48" w:rsidRPr="00EB158B">
        <w:rPr>
          <w:color w:val="000000" w:themeColor="text1"/>
          <w:rPrChange w:id="964" w:author="Teera Piyakunakorn" w:date="2013-06-30T22:23:00Z">
            <w:rPr/>
          </w:rPrChange>
        </w:rPr>
        <w:t xml:space="preserve">(at least </w:t>
      </w:r>
      <w:ins w:id="965" w:author="Arnold Sandjaja" w:date="2013-06-29T12:12:00Z">
        <w:r w:rsidR="00BB2C31" w:rsidRPr="00EB158B">
          <w:rPr>
            <w:color w:val="000000" w:themeColor="text1"/>
            <w:rPrChange w:id="966" w:author="Teera Piyakunakorn" w:date="2013-06-30T22:23:00Z">
              <w:rPr/>
            </w:rPrChange>
          </w:rPr>
          <w:t>2</w:t>
        </w:r>
      </w:ins>
      <w:del w:id="967" w:author="Arnold Sandjaja" w:date="2013-06-29T12:12:00Z">
        <w:r w:rsidR="008D20F9" w:rsidRPr="00EB158B" w:rsidDel="00BB2C31">
          <w:rPr>
            <w:color w:val="000000" w:themeColor="text1"/>
            <w:rPrChange w:id="968" w:author="Teera Piyakunakorn" w:date="2013-06-30T22:23:00Z">
              <w:rPr/>
            </w:rPrChange>
          </w:rPr>
          <w:delText>3</w:delText>
        </w:r>
      </w:del>
      <w:r w:rsidR="00405E48" w:rsidRPr="00EB158B">
        <w:rPr>
          <w:color w:val="000000" w:themeColor="text1"/>
          <w:rPrChange w:id="969" w:author="Teera Piyakunakorn" w:date="2013-06-30T22:23:00Z">
            <w:rPr/>
          </w:rPrChange>
        </w:rPr>
        <w:t xml:space="preserve"> images</w:t>
      </w:r>
      <w:del w:id="970" w:author="Arnold Sandjaja" w:date="2013-05-15T15:14:00Z">
        <w:r w:rsidR="00405E48" w:rsidRPr="00EB158B" w:rsidDel="00A734ED">
          <w:rPr>
            <w:color w:val="000000" w:themeColor="text1"/>
            <w:rPrChange w:id="971" w:author="Teera Piyakunakorn" w:date="2013-06-30T22:23:00Z">
              <w:rPr/>
            </w:rPrChange>
          </w:rPr>
          <w:delText xml:space="preserve"> for </w:delText>
        </w:r>
      </w:del>
      <w:del w:id="972" w:author="Arnold Sandjaja" w:date="2013-05-15T15:13:00Z">
        <w:r w:rsidR="00405E48" w:rsidRPr="00EB158B" w:rsidDel="00A734ED">
          <w:rPr>
            <w:color w:val="000000" w:themeColor="text1"/>
            <w:rPrChange w:id="973" w:author="Teera Piyakunakorn" w:date="2013-06-30T22:23:00Z">
              <w:rPr/>
            </w:rPrChange>
          </w:rPr>
          <w:delText>each spread</w:delText>
        </w:r>
      </w:del>
      <w:r w:rsidR="00405E48" w:rsidRPr="00EB158B">
        <w:rPr>
          <w:color w:val="000000" w:themeColor="text1"/>
          <w:rPrChange w:id="974" w:author="Teera Piyakunakorn" w:date="2013-06-30T22:23:00Z">
            <w:rPr/>
          </w:rPrChange>
        </w:rPr>
        <w:t xml:space="preserve">) with </w:t>
      </w:r>
      <w:del w:id="975" w:author="Michel Bulon" w:date="2013-05-14T21:05:00Z">
        <w:r w:rsidR="00405E48" w:rsidRPr="00EB158B" w:rsidDel="00932107">
          <w:rPr>
            <w:color w:val="000000" w:themeColor="text1"/>
            <w:rPrChange w:id="976" w:author="Teera Piyakunakorn" w:date="2013-06-30T22:23:00Z">
              <w:rPr/>
            </w:rPrChange>
          </w:rPr>
          <w:delText xml:space="preserve">the </w:delText>
        </w:r>
      </w:del>
      <w:ins w:id="977" w:author="Michel Bulon" w:date="2013-05-14T20:45:00Z">
        <w:r w:rsidR="00463E5C" w:rsidRPr="00EB158B">
          <w:rPr>
            <w:color w:val="000000" w:themeColor="text1"/>
            <w:rPrChange w:id="978" w:author="Teera Piyakunakorn" w:date="2013-06-30T22:23:00Z">
              <w:rPr/>
            </w:rPrChange>
          </w:rPr>
          <w:t>title</w:t>
        </w:r>
      </w:ins>
      <w:ins w:id="979" w:author="Michel Bulon" w:date="2013-05-14T21:05:00Z">
        <w:r w:rsidR="00932107" w:rsidRPr="00EB158B">
          <w:rPr>
            <w:color w:val="000000" w:themeColor="text1"/>
            <w:rPrChange w:id="980" w:author="Teera Piyakunakorn" w:date="2013-06-30T22:23:00Z">
              <w:rPr/>
            </w:rPrChange>
          </w:rPr>
          <w:t>s</w:t>
        </w:r>
      </w:ins>
      <w:ins w:id="981" w:author="Michel Bulon" w:date="2013-05-14T20:45:00Z">
        <w:r w:rsidR="00463E5C" w:rsidRPr="00EB158B">
          <w:rPr>
            <w:color w:val="000000" w:themeColor="text1"/>
            <w:rPrChange w:id="982" w:author="Teera Piyakunakorn" w:date="2013-06-30T22:23:00Z">
              <w:rPr/>
            </w:rPrChange>
          </w:rPr>
          <w:t xml:space="preserve">, </w:t>
        </w:r>
        <w:del w:id="983" w:author="Arnold Sandjaja" w:date="2013-06-29T12:13:00Z">
          <w:r w:rsidR="00463E5C" w:rsidRPr="00EB158B" w:rsidDel="00BB2C31">
            <w:rPr>
              <w:color w:val="000000" w:themeColor="text1"/>
              <w:rPrChange w:id="984" w:author="Teera Piyakunakorn" w:date="2013-06-30T22:23:00Z">
                <w:rPr/>
              </w:rPrChange>
            </w:rPr>
            <w:delText>subtitle</w:delText>
          </w:r>
        </w:del>
      </w:ins>
      <w:ins w:id="985" w:author="Michel Bulon" w:date="2013-05-14T21:05:00Z">
        <w:del w:id="986" w:author="Arnold Sandjaja" w:date="2013-06-29T12:13:00Z">
          <w:r w:rsidR="00932107" w:rsidRPr="00EB158B" w:rsidDel="00BB2C31">
            <w:rPr>
              <w:color w:val="000000" w:themeColor="text1"/>
              <w:rPrChange w:id="987" w:author="Teera Piyakunakorn" w:date="2013-06-30T22:23:00Z">
                <w:rPr/>
              </w:rPrChange>
            </w:rPr>
            <w:delText>s</w:delText>
          </w:r>
        </w:del>
      </w:ins>
      <w:ins w:id="988" w:author="Michel Bulon" w:date="2013-05-14T20:45:00Z">
        <w:del w:id="989" w:author="Arnold Sandjaja" w:date="2013-06-29T12:13:00Z">
          <w:r w:rsidR="00463E5C" w:rsidRPr="00EB158B" w:rsidDel="00BB2C31">
            <w:rPr>
              <w:color w:val="000000" w:themeColor="text1"/>
              <w:rPrChange w:id="990" w:author="Teera Piyakunakorn" w:date="2013-06-30T22:23:00Z">
                <w:rPr/>
              </w:rPrChange>
            </w:rPr>
            <w:delText xml:space="preserve">, </w:delText>
          </w:r>
        </w:del>
      </w:ins>
      <w:ins w:id="991" w:author="Michel Bulon" w:date="2013-05-14T21:05:00Z">
        <w:r w:rsidR="00932107" w:rsidRPr="00EB158B">
          <w:rPr>
            <w:color w:val="000000" w:themeColor="text1"/>
            <w:rPrChange w:id="992" w:author="Teera Piyakunakorn" w:date="2013-06-30T22:23:00Z">
              <w:rPr/>
            </w:rPrChange>
          </w:rPr>
          <w:t xml:space="preserve">texts, </w:t>
        </w:r>
      </w:ins>
      <w:del w:id="993" w:author="Michel Bulon" w:date="2013-05-14T21:06:00Z">
        <w:r w:rsidR="00405E48" w:rsidRPr="00EB158B" w:rsidDel="00932107">
          <w:rPr>
            <w:color w:val="000000" w:themeColor="text1"/>
            <w:rPrChange w:id="994" w:author="Teera Piyakunakorn" w:date="2013-06-30T22:23:00Z">
              <w:rPr/>
            </w:rPrChange>
          </w:rPr>
          <w:delText xml:space="preserve">related </w:delText>
        </w:r>
      </w:del>
      <w:r w:rsidR="00405E48" w:rsidRPr="00EB158B">
        <w:rPr>
          <w:color w:val="000000" w:themeColor="text1"/>
          <w:rPrChange w:id="995" w:author="Teera Piyakunakorn" w:date="2013-06-30T22:23:00Z">
            <w:rPr/>
          </w:rPrChange>
        </w:rPr>
        <w:t>captions</w:t>
      </w:r>
      <w:r w:rsidR="00EF2300" w:rsidRPr="00EB158B">
        <w:rPr>
          <w:color w:val="000000" w:themeColor="text1"/>
          <w:rPrChange w:id="996" w:author="Teera Piyakunakorn" w:date="2013-06-30T22:23:00Z">
            <w:rPr/>
          </w:rPrChange>
        </w:rPr>
        <w:t xml:space="preserve">, </w:t>
      </w:r>
      <w:del w:id="997" w:author="Arnold Sandjaja" w:date="2013-06-29T12:14:00Z">
        <w:r w:rsidR="00EF2300" w:rsidRPr="00EB158B" w:rsidDel="00BB2C31">
          <w:rPr>
            <w:color w:val="000000" w:themeColor="text1"/>
            <w:rPrChange w:id="998" w:author="Teera Piyakunakorn" w:date="2013-06-30T22:23:00Z">
              <w:rPr/>
            </w:rPrChange>
          </w:rPr>
          <w:delText>quotes</w:delText>
        </w:r>
      </w:del>
      <w:ins w:id="999" w:author="Michel Bulon" w:date="2013-05-14T20:45:00Z">
        <w:del w:id="1000" w:author="Arnold Sandjaja" w:date="2013-06-30T09:13:00Z">
          <w:r w:rsidR="00932107" w:rsidRPr="00EB158B" w:rsidDel="00DC2C97">
            <w:rPr>
              <w:color w:val="000000" w:themeColor="text1"/>
              <w:rPrChange w:id="1001" w:author="Teera Piyakunakorn" w:date="2013-06-30T22:23:00Z">
                <w:rPr/>
              </w:rPrChange>
            </w:rPr>
            <w:delText>,</w:delText>
          </w:r>
        </w:del>
      </w:ins>
      <w:ins w:id="1002" w:author="Arnold Sandjaja" w:date="2013-06-29T12:14:00Z">
        <w:r w:rsidR="00BB2C31" w:rsidRPr="00EB158B">
          <w:rPr>
            <w:color w:val="000000" w:themeColor="text1"/>
            <w:rPrChange w:id="1003" w:author="Teera Piyakunakorn" w:date="2013-06-30T22:23:00Z">
              <w:rPr/>
            </w:rPrChange>
          </w:rPr>
          <w:t>1</w:t>
        </w:r>
      </w:ins>
      <w:ins w:id="1004" w:author="Michel Bulon" w:date="2013-05-14T20:45:00Z">
        <w:r w:rsidR="00932107" w:rsidRPr="00EB158B">
          <w:rPr>
            <w:color w:val="000000" w:themeColor="text1"/>
            <w:rPrChange w:id="1005" w:author="Teera Piyakunakorn" w:date="2013-06-30T22:23:00Z">
              <w:rPr/>
            </w:rPrChange>
          </w:rPr>
          <w:t xml:space="preserve"> table</w:t>
        </w:r>
        <w:del w:id="1006" w:author="Arnold Sandjaja" w:date="2013-06-29T12:14:00Z">
          <w:r w:rsidR="00932107" w:rsidRPr="00EB158B" w:rsidDel="00B323CC">
            <w:rPr>
              <w:color w:val="000000" w:themeColor="text1"/>
              <w:rPrChange w:id="1007" w:author="Teera Piyakunakorn" w:date="2013-06-30T22:23:00Z">
                <w:rPr/>
              </w:rPrChange>
            </w:rPr>
            <w:delText>s</w:delText>
          </w:r>
        </w:del>
      </w:ins>
      <w:r w:rsidR="008A0C62" w:rsidRPr="00EB158B">
        <w:rPr>
          <w:color w:val="000000" w:themeColor="text1"/>
          <w:rPrChange w:id="1008" w:author="Teera Piyakunakorn" w:date="2013-06-30T22:23:00Z">
            <w:rPr/>
          </w:rPrChange>
        </w:rPr>
        <w:t xml:space="preserve"> and </w:t>
      </w:r>
      <w:ins w:id="1009" w:author="Arnold Sandjaja" w:date="2013-06-29T12:14:00Z">
        <w:r w:rsidR="00BB2C31" w:rsidRPr="00EB158B">
          <w:rPr>
            <w:color w:val="000000" w:themeColor="text1"/>
            <w:rPrChange w:id="1010" w:author="Teera Piyakunakorn" w:date="2013-06-30T22:23:00Z">
              <w:rPr/>
            </w:rPrChange>
          </w:rPr>
          <w:t xml:space="preserve">1 </w:t>
        </w:r>
      </w:ins>
      <w:r w:rsidR="008A0C62" w:rsidRPr="00EB158B">
        <w:rPr>
          <w:color w:val="000000" w:themeColor="text1"/>
          <w:rPrChange w:id="1011" w:author="Teera Piyakunakorn" w:date="2013-06-30T22:23:00Z">
            <w:rPr/>
          </w:rPrChange>
        </w:rPr>
        <w:t>infographic</w:t>
      </w:r>
      <w:ins w:id="1012" w:author="Michel Bulon" w:date="2013-05-14T21:06:00Z">
        <w:del w:id="1013" w:author="Arnold Sandjaja" w:date="2013-06-29T12:14:00Z">
          <w:r w:rsidR="00932107" w:rsidRPr="00EB158B" w:rsidDel="00B323CC">
            <w:rPr>
              <w:color w:val="000000" w:themeColor="text1"/>
              <w:rPrChange w:id="1014" w:author="Teera Piyakunakorn" w:date="2013-06-30T22:23:00Z">
                <w:rPr/>
              </w:rPrChange>
            </w:rPr>
            <w:delText>s</w:delText>
          </w:r>
        </w:del>
      </w:ins>
      <w:del w:id="1015" w:author="Michel Bulon" w:date="2013-05-14T20:45:00Z">
        <w:r w:rsidR="00405E48" w:rsidRPr="00EB158B" w:rsidDel="00463E5C">
          <w:rPr>
            <w:color w:val="000000" w:themeColor="text1"/>
            <w:rPrChange w:id="1016" w:author="Teera Piyakunakorn" w:date="2013-06-30T22:23:00Z">
              <w:rPr/>
            </w:rPrChange>
          </w:rPr>
          <w:delText xml:space="preserve"> but the way the content will be organized is left to your dec</w:delText>
        </w:r>
        <w:r w:rsidR="008A0C62" w:rsidRPr="00EB158B" w:rsidDel="00463E5C">
          <w:rPr>
            <w:color w:val="000000" w:themeColor="text1"/>
            <w:rPrChange w:id="1017" w:author="Teera Piyakunakorn" w:date="2013-06-30T22:23:00Z">
              <w:rPr/>
            </w:rPrChange>
          </w:rPr>
          <w:delText>ision</w:delText>
        </w:r>
      </w:del>
    </w:p>
    <w:p w14:paraId="13394957" w14:textId="77777777" w:rsidR="00405E48" w:rsidRPr="00EB158B" w:rsidDel="00F20F00" w:rsidRDefault="00D86560" w:rsidP="00FE45E1">
      <w:pPr>
        <w:numPr>
          <w:ilvl w:val="0"/>
          <w:numId w:val="7"/>
        </w:numPr>
        <w:rPr>
          <w:del w:id="1018" w:author="Arnold Sandjaja" w:date="2013-06-20T17:31:00Z"/>
          <w:color w:val="000000" w:themeColor="text1"/>
          <w:rPrChange w:id="1019" w:author="Teera Piyakunakorn" w:date="2013-06-30T22:23:00Z">
            <w:rPr>
              <w:del w:id="1020" w:author="Arnold Sandjaja" w:date="2013-06-20T17:31:00Z"/>
            </w:rPr>
          </w:rPrChange>
        </w:rPr>
      </w:pPr>
      <w:ins w:id="1021" w:author="Michel Bulon" w:date="2013-06-12T22:00:00Z">
        <w:r w:rsidRPr="00EB158B">
          <w:rPr>
            <w:color w:val="000000" w:themeColor="text1"/>
            <w:rPrChange w:id="1022" w:author="Teera Piyakunakorn" w:date="2013-06-30T22:23:00Z">
              <w:rPr/>
            </w:rPrChange>
          </w:rPr>
          <w:t xml:space="preserve">Page </w:t>
        </w:r>
        <w:del w:id="1023" w:author="Arnold Sandjaja" w:date="2013-06-20T17:31:00Z">
          <w:r w:rsidRPr="00EB158B" w:rsidDel="00F20F00">
            <w:rPr>
              <w:color w:val="000000" w:themeColor="text1"/>
              <w:rPrChange w:id="1024" w:author="Teera Piyakunakorn" w:date="2013-06-30T22:23:00Z">
                <w:rPr/>
              </w:rPrChange>
            </w:rPr>
            <w:delText>14-3</w:delText>
          </w:r>
        </w:del>
      </w:ins>
      <w:ins w:id="1025" w:author="Arnold Sandjaja" w:date="2013-06-20T17:31:00Z">
        <w:r w:rsidR="00F20F00" w:rsidRPr="00EB158B">
          <w:rPr>
            <w:color w:val="000000" w:themeColor="text1"/>
            <w:rPrChange w:id="1026" w:author="Teera Piyakunakorn" w:date="2013-06-30T22:23:00Z">
              <w:rPr/>
            </w:rPrChange>
          </w:rPr>
          <w:t>10-11</w:t>
        </w:r>
      </w:ins>
      <w:ins w:id="1027" w:author="Michel Bulon" w:date="2013-06-12T22:00:00Z">
        <w:r w:rsidRPr="00EB158B">
          <w:rPr>
            <w:color w:val="000000" w:themeColor="text1"/>
            <w:rPrChange w:id="1028" w:author="Teera Piyakunakorn" w:date="2013-06-30T22:23:00Z">
              <w:rPr/>
            </w:rPrChange>
          </w:rPr>
          <w:t xml:space="preserve">: </w:t>
        </w:r>
      </w:ins>
      <w:r w:rsidR="005E58A2" w:rsidRPr="00EB158B">
        <w:rPr>
          <w:color w:val="000000" w:themeColor="text1"/>
          <w:rPrChange w:id="1029" w:author="Teera Piyakunakorn" w:date="2013-06-30T22:23:00Z">
            <w:rPr/>
          </w:rPrChange>
        </w:rPr>
        <w:t xml:space="preserve">One spread must display </w:t>
      </w:r>
      <w:ins w:id="1030" w:author="Michel Bulon" w:date="2013-06-12T22:08:00Z">
        <w:del w:id="1031" w:author="Arnold Sandjaja" w:date="2013-06-20T17:31:00Z">
          <w:r w:rsidR="00B63938" w:rsidRPr="00EB158B" w:rsidDel="00F20F00">
            <w:rPr>
              <w:color w:val="000000" w:themeColor="text1"/>
              <w:rPrChange w:id="1032" w:author="Teera Piyakunakorn" w:date="2013-06-30T22:23:00Z">
                <w:rPr/>
              </w:rPrChange>
            </w:rPr>
            <w:delText xml:space="preserve">(Page 14) </w:delText>
          </w:r>
        </w:del>
      </w:ins>
      <w:r w:rsidR="00E22F70" w:rsidRPr="00EB158B">
        <w:rPr>
          <w:color w:val="000000" w:themeColor="text1"/>
          <w:rPrChange w:id="1033" w:author="Teera Piyakunakorn" w:date="2013-06-30T22:23:00Z">
            <w:rPr/>
          </w:rPrChange>
        </w:rPr>
        <w:t>three short articles</w:t>
      </w:r>
      <w:r w:rsidR="00F748E5" w:rsidRPr="00EB158B">
        <w:rPr>
          <w:color w:val="000000" w:themeColor="text1"/>
          <w:rPrChange w:id="1034" w:author="Teera Piyakunakorn" w:date="2013-06-30T22:23:00Z">
            <w:rPr/>
          </w:rPrChange>
        </w:rPr>
        <w:t xml:space="preserve"> </w:t>
      </w:r>
      <w:ins w:id="1035" w:author="Arnold Sandjaja" w:date="2013-06-29T12:15:00Z">
        <w:r w:rsidR="00D22DC1" w:rsidRPr="00EB158B">
          <w:rPr>
            <w:color w:val="000000" w:themeColor="text1"/>
            <w:rPrChange w:id="1036" w:author="Teera Piyakunakorn" w:date="2013-06-30T22:23:00Z">
              <w:rPr/>
            </w:rPrChange>
          </w:rPr>
          <w:t xml:space="preserve">with </w:t>
        </w:r>
        <w:r w:rsidR="00026B5D" w:rsidRPr="00EB158B">
          <w:rPr>
            <w:color w:val="000000" w:themeColor="text1"/>
            <w:rPrChange w:id="1037" w:author="Teera Piyakunakorn" w:date="2013-06-30T22:23:00Z">
              <w:rPr/>
            </w:rPrChange>
          </w:rPr>
          <w:t xml:space="preserve">titles, </w:t>
        </w:r>
        <w:r w:rsidR="00D22DC1" w:rsidRPr="00EB158B">
          <w:rPr>
            <w:color w:val="000000" w:themeColor="text1"/>
            <w:rPrChange w:id="1038" w:author="Teera Piyakunakorn" w:date="2013-06-30T22:23:00Z">
              <w:rPr/>
            </w:rPrChange>
          </w:rPr>
          <w:t>texts, and caption</w:t>
        </w:r>
        <w:r w:rsidR="00F32866" w:rsidRPr="00EB158B">
          <w:rPr>
            <w:color w:val="000000" w:themeColor="text1"/>
            <w:rPrChange w:id="1039" w:author="Teera Piyakunakorn" w:date="2013-06-30T22:23:00Z">
              <w:rPr/>
            </w:rPrChange>
          </w:rPr>
          <w:t xml:space="preserve">s </w:t>
        </w:r>
      </w:ins>
      <w:r w:rsidR="00F748E5" w:rsidRPr="00EB158B">
        <w:rPr>
          <w:color w:val="000000" w:themeColor="text1"/>
          <w:rPrChange w:id="1040" w:author="Teera Piyakunakorn" w:date="2013-06-30T22:23:00Z">
            <w:rPr/>
          </w:rPrChange>
        </w:rPr>
        <w:t>(at least 1 image for each article</w:t>
      </w:r>
      <w:del w:id="1041" w:author="Arnold Sandjaja" w:date="2013-06-30T09:13:00Z">
        <w:r w:rsidR="00F748E5" w:rsidRPr="00EB158B" w:rsidDel="00026B5D">
          <w:rPr>
            <w:color w:val="000000" w:themeColor="text1"/>
            <w:rPrChange w:id="1042" w:author="Teera Piyakunakorn" w:date="2013-06-30T22:23:00Z">
              <w:rPr/>
            </w:rPrChange>
          </w:rPr>
          <w:delText>s</w:delText>
        </w:r>
      </w:del>
      <w:r w:rsidR="00F748E5" w:rsidRPr="00EB158B">
        <w:rPr>
          <w:color w:val="000000" w:themeColor="text1"/>
          <w:rPrChange w:id="1043" w:author="Teera Piyakunakorn" w:date="2013-06-30T22:23:00Z">
            <w:rPr/>
          </w:rPrChange>
        </w:rPr>
        <w:t>)</w:t>
      </w:r>
      <w:ins w:id="1044" w:author="Michel Bulon" w:date="2013-06-12T22:02:00Z">
        <w:del w:id="1045" w:author="Arnold Sandjaja" w:date="2013-06-20T17:31:00Z">
          <w:r w:rsidRPr="00EB158B" w:rsidDel="00F20F00">
            <w:rPr>
              <w:color w:val="000000" w:themeColor="text1"/>
              <w:rPrChange w:id="1046" w:author="Teera Piyakunakorn" w:date="2013-06-30T22:23:00Z">
                <w:rPr/>
              </w:rPrChange>
            </w:rPr>
            <w:delText xml:space="preserve"> and </w:delText>
          </w:r>
        </w:del>
      </w:ins>
      <w:ins w:id="1047" w:author="Michel Bulon" w:date="2013-06-12T22:08:00Z">
        <w:del w:id="1048" w:author="Arnold Sandjaja" w:date="2013-06-20T17:31:00Z">
          <w:r w:rsidR="00B63938" w:rsidRPr="00EB158B" w:rsidDel="00F20F00">
            <w:rPr>
              <w:color w:val="000000" w:themeColor="text1"/>
              <w:rPrChange w:id="1049" w:author="Teera Piyakunakorn" w:date="2013-06-30T22:23:00Z">
                <w:rPr/>
              </w:rPrChange>
            </w:rPr>
            <w:delText xml:space="preserve">(Page 3) </w:delText>
          </w:r>
        </w:del>
      </w:ins>
      <w:ins w:id="1050" w:author="Michel Bulon" w:date="2013-06-12T22:07:00Z">
        <w:del w:id="1051" w:author="Arnold Sandjaja" w:date="2013-06-20T17:31:00Z">
          <w:r w:rsidR="00B63938" w:rsidRPr="00EB158B" w:rsidDel="00F20F00">
            <w:rPr>
              <w:color w:val="000000" w:themeColor="text1"/>
              <w:rPrChange w:id="1052" w:author="Teera Piyakunakorn" w:date="2013-06-30T22:23:00Z">
                <w:rPr/>
              </w:rPrChange>
            </w:rPr>
            <w:delText xml:space="preserve">an </w:delText>
          </w:r>
        </w:del>
      </w:ins>
      <w:ins w:id="1053" w:author="Michel Bulon" w:date="2013-06-12T22:02:00Z">
        <w:del w:id="1054" w:author="Arnold Sandjaja" w:date="2013-06-20T17:31:00Z">
          <w:r w:rsidRPr="00EB158B" w:rsidDel="00F20F00">
            <w:rPr>
              <w:color w:val="000000" w:themeColor="text1"/>
              <w:rPrChange w:id="1055" w:author="Teera Piyakunakorn" w:date="2013-06-30T22:23:00Z">
                <w:rPr/>
              </w:rPrChange>
            </w:rPr>
            <w:delText>editorial</w:delText>
          </w:r>
        </w:del>
      </w:ins>
      <w:ins w:id="1056" w:author="Michel Bulon" w:date="2013-05-14T21:06:00Z">
        <w:del w:id="1057" w:author="Arnold Sandjaja" w:date="2013-06-20T17:31:00Z">
          <w:r w:rsidR="00932107" w:rsidRPr="00EB158B" w:rsidDel="00F20F00">
            <w:rPr>
              <w:color w:val="000000" w:themeColor="text1"/>
              <w:rPrChange w:id="1058" w:author="Teera Piyakunakorn" w:date="2013-06-30T22:23:00Z">
                <w:rPr/>
              </w:rPrChange>
            </w:rPr>
            <w:delText xml:space="preserve"> with titles</w:delText>
          </w:r>
        </w:del>
      </w:ins>
      <w:ins w:id="1059" w:author="Michel Bulon" w:date="2013-05-14T21:21:00Z">
        <w:del w:id="1060" w:author="Arnold Sandjaja" w:date="2013-06-20T17:31:00Z">
          <w:r w:rsidR="00DD1677" w:rsidRPr="00EB158B" w:rsidDel="00F20F00">
            <w:rPr>
              <w:color w:val="000000" w:themeColor="text1"/>
              <w:rPrChange w:id="1061" w:author="Teera Piyakunakorn" w:date="2013-06-30T22:23:00Z">
                <w:rPr/>
              </w:rPrChange>
            </w:rPr>
            <w:delText>, captions</w:delText>
          </w:r>
        </w:del>
      </w:ins>
      <w:ins w:id="1062" w:author="Michel Bulon" w:date="2013-05-14T21:06:00Z">
        <w:del w:id="1063" w:author="Arnold Sandjaja" w:date="2013-06-20T17:31:00Z">
          <w:r w:rsidR="00932107" w:rsidRPr="00EB158B" w:rsidDel="00F20F00">
            <w:rPr>
              <w:color w:val="000000" w:themeColor="text1"/>
              <w:rPrChange w:id="1064" w:author="Teera Piyakunakorn" w:date="2013-06-30T22:23:00Z">
                <w:rPr/>
              </w:rPrChange>
            </w:rPr>
            <w:delText xml:space="preserve"> and texts</w:delText>
          </w:r>
        </w:del>
      </w:ins>
    </w:p>
    <w:p w14:paraId="17BF5185" w14:textId="77777777" w:rsidR="00405E48" w:rsidRPr="00EB158B" w:rsidRDefault="00405E48">
      <w:pPr>
        <w:numPr>
          <w:ilvl w:val="0"/>
          <w:numId w:val="7"/>
        </w:numPr>
        <w:rPr>
          <w:color w:val="000000" w:themeColor="text1"/>
          <w:rPrChange w:id="1065" w:author="Teera Piyakunakorn" w:date="2013-06-30T22:23:00Z">
            <w:rPr/>
          </w:rPrChange>
        </w:rPr>
        <w:pPrChange w:id="1066" w:author="Arnold Sandjaja" w:date="2013-06-20T17:31:00Z">
          <w:pPr/>
        </w:pPrChange>
      </w:pPr>
    </w:p>
    <w:p w14:paraId="21A716A9" w14:textId="77777777" w:rsidR="00405E48" w:rsidRPr="00EB158B" w:rsidRDefault="00D92D1F">
      <w:pPr>
        <w:rPr>
          <w:color w:val="000000" w:themeColor="text1"/>
          <w:rPrChange w:id="1067" w:author="Teera Piyakunakorn" w:date="2013-06-30T22:23:00Z">
            <w:rPr/>
          </w:rPrChange>
        </w:rPr>
      </w:pPr>
      <w:ins w:id="1068" w:author="Arnold Sandjaja" w:date="2013-05-17T15:16:00Z">
        <w:r w:rsidRPr="00EB158B">
          <w:rPr>
            <w:color w:val="000000" w:themeColor="text1"/>
            <w:rPrChange w:id="1069" w:author="Teera Piyakunakorn" w:date="2013-06-30T22:23:00Z">
              <w:rPr/>
            </w:rPrChange>
          </w:rPr>
          <w:t xml:space="preserve"> </w:t>
        </w:r>
      </w:ins>
    </w:p>
    <w:p w14:paraId="221D25D7" w14:textId="77777777" w:rsidR="00405E48" w:rsidRPr="00EB158B" w:rsidRDefault="00405E48">
      <w:pPr>
        <w:pStyle w:val="Heading3AA"/>
        <w:rPr>
          <w:color w:val="000000" w:themeColor="text1"/>
          <w:rPrChange w:id="1070" w:author="Teera Piyakunakorn" w:date="2013-06-30T22:23:00Z">
            <w:rPr/>
          </w:rPrChange>
        </w:rPr>
      </w:pPr>
      <w:r w:rsidRPr="00EB158B">
        <w:rPr>
          <w:color w:val="000000" w:themeColor="text1"/>
          <w:rPrChange w:id="1071" w:author="Teera Piyakunakorn" w:date="2013-06-30T22:23:00Z">
            <w:rPr/>
          </w:rPrChange>
        </w:rPr>
        <w:t>Technical specifications</w:t>
      </w:r>
    </w:p>
    <w:p w14:paraId="534177C8" w14:textId="77777777" w:rsidR="00405E48" w:rsidRPr="00EB158B" w:rsidRDefault="00A173EA" w:rsidP="00A173EA">
      <w:pPr>
        <w:ind w:left="3686" w:hanging="3686"/>
        <w:rPr>
          <w:rFonts w:cs="Arial"/>
          <w:color w:val="000000" w:themeColor="text1"/>
          <w:rPrChange w:id="1072" w:author="Teera Piyakunakorn" w:date="2013-06-30T22:23:00Z">
            <w:rPr>
              <w:rFonts w:cs="Arial"/>
            </w:rPr>
          </w:rPrChange>
        </w:rPr>
      </w:pPr>
      <w:r w:rsidRPr="00EB158B">
        <w:rPr>
          <w:rFonts w:cs="Arial"/>
          <w:color w:val="000000" w:themeColor="text1"/>
          <w:rPrChange w:id="1073" w:author="Teera Piyakunakorn" w:date="2013-06-30T22:23:00Z">
            <w:rPr>
              <w:rFonts w:cs="Arial"/>
            </w:rPr>
          </w:rPrChange>
        </w:rPr>
        <w:t>Dimensions</w:t>
      </w:r>
      <w:r w:rsidRPr="00EB158B">
        <w:rPr>
          <w:rFonts w:cs="Arial"/>
          <w:color w:val="000000" w:themeColor="text1"/>
          <w:rPrChange w:id="1074" w:author="Teera Piyakunakorn" w:date="2013-06-30T22:23:00Z">
            <w:rPr>
              <w:rFonts w:cs="Arial"/>
            </w:rPr>
          </w:rPrChange>
        </w:rPr>
        <w:tab/>
        <w:t>: A maximum page size of 190mm x 270mm (portrait) perfect bound with a 6 mm spine.</w:t>
      </w:r>
    </w:p>
    <w:p w14:paraId="119D02DC" w14:textId="77777777" w:rsidR="00A173EA" w:rsidRPr="00EB158B" w:rsidRDefault="00A173EA" w:rsidP="00A173EA">
      <w:pPr>
        <w:ind w:left="3686" w:hanging="3686"/>
        <w:rPr>
          <w:color w:val="000000" w:themeColor="text1"/>
          <w:rPrChange w:id="1075" w:author="Teera Piyakunakorn" w:date="2013-06-30T22:23:00Z">
            <w:rPr/>
          </w:rPrChange>
        </w:rPr>
      </w:pPr>
      <w:r w:rsidRPr="00EB158B">
        <w:rPr>
          <w:color w:val="000000" w:themeColor="text1"/>
          <w:rPrChange w:id="1076" w:author="Teera Piyakunakorn" w:date="2013-06-30T22:23:00Z">
            <w:rPr/>
          </w:rPrChange>
        </w:rPr>
        <w:t>Paragraph Styles</w:t>
      </w:r>
      <w:r w:rsidRPr="00EB158B">
        <w:rPr>
          <w:color w:val="000000" w:themeColor="text1"/>
          <w:rPrChange w:id="1077" w:author="Teera Piyakunakorn" w:date="2013-06-30T22:23:00Z">
            <w:rPr/>
          </w:rPrChange>
        </w:rPr>
        <w:tab/>
        <w:t xml:space="preserve">: Must be used for </w:t>
      </w:r>
      <w:r w:rsidR="0059661E" w:rsidRPr="00EB158B">
        <w:rPr>
          <w:color w:val="000000" w:themeColor="text1"/>
          <w:rPrChange w:id="1078" w:author="Teera Piyakunakorn" w:date="2013-06-30T22:23:00Z">
            <w:rPr/>
          </w:rPrChange>
        </w:rPr>
        <w:t>title</w:t>
      </w:r>
      <w:ins w:id="1079" w:author="Arnold Sandjaja" w:date="2013-05-15T15:03:00Z">
        <w:r w:rsidR="005F1632" w:rsidRPr="00EB158B">
          <w:rPr>
            <w:color w:val="000000" w:themeColor="text1"/>
            <w:rPrChange w:id="1080" w:author="Teera Piyakunakorn" w:date="2013-06-30T22:23:00Z">
              <w:rPr/>
            </w:rPrChange>
          </w:rPr>
          <w:t>s</w:t>
        </w:r>
      </w:ins>
      <w:r w:rsidR="0059661E" w:rsidRPr="00EB158B">
        <w:rPr>
          <w:color w:val="000000" w:themeColor="text1"/>
          <w:rPrChange w:id="1081" w:author="Teera Piyakunakorn" w:date="2013-06-30T22:23:00Z">
            <w:rPr/>
          </w:rPrChange>
        </w:rPr>
        <w:t>, body text, caption</w:t>
      </w:r>
    </w:p>
    <w:p w14:paraId="4F83652C" w14:textId="77777777" w:rsidR="00CB7F1C" w:rsidRPr="00EB158B" w:rsidRDefault="00CB7F1C" w:rsidP="00CB7F1C">
      <w:pPr>
        <w:tabs>
          <w:tab w:val="left" w:pos="3686"/>
        </w:tabs>
        <w:rPr>
          <w:color w:val="000000" w:themeColor="text1"/>
          <w:rPrChange w:id="1082" w:author="Teera Piyakunakorn" w:date="2013-06-30T22:23:00Z">
            <w:rPr/>
          </w:rPrChange>
        </w:rPr>
      </w:pPr>
      <w:r w:rsidRPr="00EB158B">
        <w:rPr>
          <w:color w:val="000000" w:themeColor="text1"/>
          <w:rPrChange w:id="1083" w:author="Teera Piyakunakorn" w:date="2013-06-30T22:23:00Z">
            <w:rPr/>
          </w:rPrChange>
        </w:rPr>
        <w:t>Character Styles</w:t>
      </w:r>
      <w:r w:rsidRPr="00EB158B">
        <w:rPr>
          <w:color w:val="000000" w:themeColor="text1"/>
          <w:rPrChange w:id="1084" w:author="Teera Piyakunakorn" w:date="2013-06-30T22:23:00Z">
            <w:rPr/>
          </w:rPrChange>
        </w:rPr>
        <w:tab/>
        <w:t xml:space="preserve">: Must be used for </w:t>
      </w:r>
      <w:r w:rsidR="0034003E" w:rsidRPr="00EB158B">
        <w:rPr>
          <w:color w:val="000000" w:themeColor="text1"/>
          <w:rPrChange w:id="1085" w:author="Teera Piyakunakorn" w:date="2013-06-30T22:23:00Z">
            <w:rPr/>
          </w:rPrChange>
        </w:rPr>
        <w:t xml:space="preserve">coverline, </w:t>
      </w:r>
      <w:r w:rsidR="00EC391C" w:rsidRPr="00EB158B">
        <w:rPr>
          <w:color w:val="000000" w:themeColor="text1"/>
          <w:rPrChange w:id="1086" w:author="Teera Piyakunakorn" w:date="2013-06-30T22:23:00Z">
            <w:rPr/>
          </w:rPrChange>
        </w:rPr>
        <w:t>D</w:t>
      </w:r>
      <w:ins w:id="1087" w:author="Arnold Sandjaja" w:date="2013-05-15T15:07:00Z">
        <w:r w:rsidR="005F1632" w:rsidRPr="00EB158B">
          <w:rPr>
            <w:color w:val="000000" w:themeColor="text1"/>
            <w:rPrChange w:id="1088" w:author="Teera Piyakunakorn" w:date="2013-06-30T22:23:00Z">
              <w:rPr/>
            </w:rPrChange>
          </w:rPr>
          <w:t>a</w:t>
        </w:r>
      </w:ins>
      <w:del w:id="1089" w:author="Arnold Sandjaja" w:date="2013-05-15T15:07:00Z">
        <w:r w:rsidR="00EC391C" w:rsidRPr="00EB158B" w:rsidDel="005F1632">
          <w:rPr>
            <w:color w:val="000000" w:themeColor="text1"/>
            <w:rPrChange w:id="1090" w:author="Teera Piyakunakorn" w:date="2013-06-30T22:23:00Z">
              <w:rPr/>
            </w:rPrChange>
          </w:rPr>
          <w:delText>e</w:delText>
        </w:r>
      </w:del>
      <w:ins w:id="1091" w:author="Arnold Sandjaja" w:date="2013-05-15T15:07:00Z">
        <w:r w:rsidR="005F1632" w:rsidRPr="00EB158B">
          <w:rPr>
            <w:color w:val="000000" w:themeColor="text1"/>
            <w:rPrChange w:id="1092" w:author="Teera Piyakunakorn" w:date="2013-06-30T22:23:00Z">
              <w:rPr/>
            </w:rPrChange>
          </w:rPr>
          <w:t>te</w:t>
        </w:r>
      </w:ins>
      <w:del w:id="1093" w:author="Arnold Sandjaja" w:date="2013-05-15T15:07:00Z">
        <w:r w:rsidR="00EC391C" w:rsidRPr="00EB158B" w:rsidDel="005F1632">
          <w:rPr>
            <w:color w:val="000000" w:themeColor="text1"/>
            <w:rPrChange w:id="1094" w:author="Teera Piyakunakorn" w:date="2013-06-30T22:23:00Z">
              <w:rPr/>
            </w:rPrChange>
          </w:rPr>
          <w:delText>ad</w:delText>
        </w:r>
      </w:del>
      <w:r w:rsidR="00EC391C" w:rsidRPr="00EB158B">
        <w:rPr>
          <w:color w:val="000000" w:themeColor="text1"/>
          <w:rPrChange w:id="1095" w:author="Teera Piyakunakorn" w:date="2013-06-30T22:23:00Z">
            <w:rPr/>
          </w:rPrChange>
        </w:rPr>
        <w:t>line</w:t>
      </w:r>
    </w:p>
    <w:p w14:paraId="7ECD2C1C" w14:textId="77777777" w:rsidR="00A173EA" w:rsidRPr="00EB158B" w:rsidRDefault="00A173EA" w:rsidP="00A173EA">
      <w:pPr>
        <w:ind w:left="3686" w:hanging="3686"/>
        <w:rPr>
          <w:color w:val="000000" w:themeColor="text1"/>
          <w:rPrChange w:id="1096" w:author="Teera Piyakunakorn" w:date="2013-06-30T22:23:00Z">
            <w:rPr/>
          </w:rPrChange>
        </w:rPr>
      </w:pPr>
      <w:r w:rsidRPr="00EB158B">
        <w:rPr>
          <w:color w:val="000000" w:themeColor="text1"/>
          <w:rPrChange w:id="1097" w:author="Teera Piyakunakorn" w:date="2013-06-30T22:23:00Z">
            <w:rPr/>
          </w:rPrChange>
        </w:rPr>
        <w:t>Master Page Elements</w:t>
      </w:r>
      <w:r w:rsidRPr="00EB158B">
        <w:rPr>
          <w:color w:val="000000" w:themeColor="text1"/>
          <w:rPrChange w:id="1098" w:author="Teera Piyakunakorn" w:date="2013-06-30T22:23:00Z">
            <w:rPr/>
          </w:rPrChange>
        </w:rPr>
        <w:tab/>
        <w:t xml:space="preserve">: </w:t>
      </w:r>
      <w:del w:id="1099" w:author="Arnold Sandjaja" w:date="2013-05-16T21:05:00Z">
        <w:r w:rsidRPr="00EB158B" w:rsidDel="00CA50DA">
          <w:rPr>
            <w:color w:val="000000" w:themeColor="text1"/>
            <w:rPrChange w:id="1100" w:author="Teera Piyakunakorn" w:date="2013-06-30T22:23:00Z">
              <w:rPr/>
            </w:rPrChange>
          </w:rPr>
          <w:delText>Running head</w:delText>
        </w:r>
      </w:del>
      <w:ins w:id="1101" w:author="Arnold Sandjaja" w:date="2013-05-16T21:05:00Z">
        <w:r w:rsidR="00CA50DA" w:rsidRPr="00EB158B">
          <w:rPr>
            <w:color w:val="000000" w:themeColor="text1"/>
            <w:rPrChange w:id="1102" w:author="Teera Piyakunakorn" w:date="2013-06-30T22:23:00Z">
              <w:rPr/>
            </w:rPrChange>
          </w:rPr>
          <w:t>Header</w:t>
        </w:r>
      </w:ins>
      <w:del w:id="1103" w:author="Arnold Sandjaja" w:date="2013-06-14T18:05:00Z">
        <w:r w:rsidRPr="00EB158B" w:rsidDel="00F229C2">
          <w:rPr>
            <w:color w:val="000000" w:themeColor="text1"/>
            <w:rPrChange w:id="1104" w:author="Teera Piyakunakorn" w:date="2013-06-30T22:23:00Z">
              <w:rPr/>
            </w:rPrChange>
          </w:rPr>
          <w:delText>,</w:delText>
        </w:r>
      </w:del>
      <w:ins w:id="1105" w:author="Arnold Sandjaja" w:date="2013-06-14T18:05:00Z">
        <w:r w:rsidR="00F229C2" w:rsidRPr="00EB158B">
          <w:rPr>
            <w:color w:val="000000" w:themeColor="text1"/>
            <w:rPrChange w:id="1106" w:author="Teera Piyakunakorn" w:date="2013-06-30T22:23:00Z">
              <w:rPr/>
            </w:rPrChange>
          </w:rPr>
          <w:t>/</w:t>
        </w:r>
      </w:ins>
      <w:del w:id="1107" w:author="Arnold Sandjaja" w:date="2013-06-14T18:05:00Z">
        <w:r w:rsidRPr="00EB158B" w:rsidDel="00F229C2">
          <w:rPr>
            <w:color w:val="000000" w:themeColor="text1"/>
            <w:rPrChange w:id="1108" w:author="Teera Piyakunakorn" w:date="2013-06-30T22:23:00Z">
              <w:rPr/>
            </w:rPrChange>
          </w:rPr>
          <w:delText xml:space="preserve"> </w:delText>
        </w:r>
      </w:del>
      <w:ins w:id="1109" w:author="Arnold Sandjaja" w:date="2013-05-16T21:05:00Z">
        <w:r w:rsidR="00CA50DA" w:rsidRPr="00EB158B">
          <w:rPr>
            <w:color w:val="000000" w:themeColor="text1"/>
            <w:rPrChange w:id="1110" w:author="Teera Piyakunakorn" w:date="2013-06-30T22:23:00Z">
              <w:rPr/>
            </w:rPrChange>
          </w:rPr>
          <w:t xml:space="preserve">footer and </w:t>
        </w:r>
      </w:ins>
      <w:r w:rsidRPr="00EB158B">
        <w:rPr>
          <w:color w:val="000000" w:themeColor="text1"/>
          <w:rPrChange w:id="1111" w:author="Teera Piyakunakorn" w:date="2013-06-30T22:23:00Z">
            <w:rPr/>
          </w:rPrChange>
        </w:rPr>
        <w:t>page numbers</w:t>
      </w:r>
      <w:del w:id="1112" w:author="Arnold Sandjaja" w:date="2013-05-16T21:05:00Z">
        <w:r w:rsidRPr="00EB158B" w:rsidDel="00CA50DA">
          <w:rPr>
            <w:color w:val="000000" w:themeColor="text1"/>
            <w:rPrChange w:id="1113" w:author="Teera Piyakunakorn" w:date="2013-06-30T22:23:00Z">
              <w:rPr/>
            </w:rPrChange>
          </w:rPr>
          <w:delText xml:space="preserve"> and byline</w:delText>
        </w:r>
      </w:del>
    </w:p>
    <w:p w14:paraId="20223A4A" w14:textId="77777777" w:rsidR="00405E48" w:rsidRPr="00EB158B" w:rsidRDefault="00405E48" w:rsidP="00A173EA">
      <w:pPr>
        <w:ind w:left="3686" w:hanging="3686"/>
        <w:rPr>
          <w:color w:val="000000" w:themeColor="text1"/>
          <w:rPrChange w:id="1114" w:author="Teera Piyakunakorn" w:date="2013-06-30T22:23:00Z">
            <w:rPr/>
          </w:rPrChange>
        </w:rPr>
      </w:pPr>
      <w:r w:rsidRPr="00EB158B">
        <w:rPr>
          <w:color w:val="000000" w:themeColor="text1"/>
          <w:rPrChange w:id="1115" w:author="Teera Piyakunakorn" w:date="2013-06-30T22:23:00Z">
            <w:rPr/>
          </w:rPrChange>
        </w:rPr>
        <w:t>Bleed</w:t>
      </w:r>
      <w:r w:rsidR="00A173EA" w:rsidRPr="00EB158B">
        <w:rPr>
          <w:color w:val="000000" w:themeColor="text1"/>
          <w:rPrChange w:id="1116" w:author="Teera Piyakunakorn" w:date="2013-06-30T22:23:00Z">
            <w:rPr/>
          </w:rPrChange>
        </w:rPr>
        <w:tab/>
      </w:r>
      <w:r w:rsidRPr="00EB158B">
        <w:rPr>
          <w:color w:val="000000" w:themeColor="text1"/>
          <w:rPrChange w:id="1117" w:author="Teera Piyakunakorn" w:date="2013-06-30T22:23:00Z">
            <w:rPr/>
          </w:rPrChange>
        </w:rPr>
        <w:t>: 3 mm</w:t>
      </w:r>
    </w:p>
    <w:p w14:paraId="5C22F622" w14:textId="77777777" w:rsidR="00F84A43" w:rsidRPr="00EB158B" w:rsidRDefault="00352CFB" w:rsidP="00F84A43">
      <w:pPr>
        <w:ind w:left="3686" w:hanging="3686"/>
        <w:rPr>
          <w:ins w:id="1118" w:author="Michel Bulon" w:date="2013-06-12T21:40:00Z"/>
          <w:color w:val="000000" w:themeColor="text1"/>
          <w:rPrChange w:id="1119" w:author="Teera Piyakunakorn" w:date="2013-06-30T22:23:00Z">
            <w:rPr>
              <w:ins w:id="1120" w:author="Michel Bulon" w:date="2013-06-12T21:40:00Z"/>
            </w:rPr>
          </w:rPrChange>
        </w:rPr>
      </w:pPr>
      <w:r w:rsidRPr="00EB158B">
        <w:rPr>
          <w:color w:val="000000" w:themeColor="text1"/>
          <w:rPrChange w:id="1121" w:author="Teera Piyakunakorn" w:date="2013-06-30T22:23:00Z">
            <w:rPr/>
          </w:rPrChange>
        </w:rPr>
        <w:t>Colours</w:t>
      </w:r>
      <w:ins w:id="1122" w:author="Michel Bulon" w:date="2013-06-12T21:33:00Z">
        <w:r w:rsidR="00CE09B5" w:rsidRPr="00EB158B">
          <w:rPr>
            <w:color w:val="000000" w:themeColor="text1"/>
            <w:rPrChange w:id="1123" w:author="Teera Piyakunakorn" w:date="2013-06-30T22:23:00Z">
              <w:rPr/>
            </w:rPrChange>
          </w:rPr>
          <w:t xml:space="preserve"> (</w:t>
        </w:r>
      </w:ins>
      <w:ins w:id="1124" w:author="Michel Bulon" w:date="2013-06-12T21:40:00Z">
        <w:r w:rsidR="00680C6D" w:rsidRPr="00EB158B">
          <w:rPr>
            <w:color w:val="000000" w:themeColor="text1"/>
            <w:rPrChange w:id="1125" w:author="Teera Piyakunakorn" w:date="2013-06-30T22:23:00Z">
              <w:rPr/>
            </w:rPrChange>
          </w:rPr>
          <w:t>Front</w:t>
        </w:r>
      </w:ins>
      <w:ins w:id="1126" w:author="Arnold Sandjaja" w:date="2013-06-29T14:09:00Z">
        <w:r w:rsidR="00313121" w:rsidRPr="00EB158B">
          <w:rPr>
            <w:color w:val="000000" w:themeColor="text1"/>
            <w:rPrChange w:id="1127" w:author="Teera Piyakunakorn" w:date="2013-06-30T22:23:00Z">
              <w:rPr/>
            </w:rPrChange>
          </w:rPr>
          <w:t>, spine</w:t>
        </w:r>
      </w:ins>
      <w:ins w:id="1128" w:author="Michel Bulon" w:date="2013-06-12T21:40:00Z">
        <w:r w:rsidR="00680C6D" w:rsidRPr="00EB158B">
          <w:rPr>
            <w:color w:val="000000" w:themeColor="text1"/>
            <w:rPrChange w:id="1129" w:author="Teera Piyakunakorn" w:date="2013-06-30T22:23:00Z">
              <w:rPr/>
            </w:rPrChange>
          </w:rPr>
          <w:t xml:space="preserve"> </w:t>
        </w:r>
      </w:ins>
      <w:ins w:id="1130" w:author="Arnold Sandjaja" w:date="2013-06-14T19:27:00Z">
        <w:r w:rsidR="00246B97" w:rsidRPr="00EB158B">
          <w:rPr>
            <w:color w:val="000000" w:themeColor="text1"/>
            <w:rPrChange w:id="1131" w:author="Teera Piyakunakorn" w:date="2013-06-30T22:23:00Z">
              <w:rPr/>
            </w:rPrChange>
          </w:rPr>
          <w:t xml:space="preserve">&amp; Back </w:t>
        </w:r>
      </w:ins>
      <w:ins w:id="1132" w:author="Michel Bulon" w:date="2013-06-12T21:40:00Z">
        <w:r w:rsidR="00680C6D" w:rsidRPr="00EB158B">
          <w:rPr>
            <w:color w:val="000000" w:themeColor="text1"/>
            <w:rPrChange w:id="1133" w:author="Teera Piyakunakorn" w:date="2013-06-30T22:23:00Z">
              <w:rPr/>
            </w:rPrChange>
          </w:rPr>
          <w:t>c</w:t>
        </w:r>
      </w:ins>
      <w:ins w:id="1134" w:author="Michel Bulon" w:date="2013-06-12T21:33:00Z">
        <w:r w:rsidR="00CE09B5" w:rsidRPr="00EB158B">
          <w:rPr>
            <w:color w:val="000000" w:themeColor="text1"/>
            <w:rPrChange w:id="1135" w:author="Teera Piyakunakorn" w:date="2013-06-30T22:23:00Z">
              <w:rPr/>
            </w:rPrChange>
          </w:rPr>
          <w:t>over</w:t>
        </w:r>
      </w:ins>
      <w:ins w:id="1136" w:author="Michel Bulon" w:date="2013-06-12T21:40:00Z">
        <w:r w:rsidR="00680C6D" w:rsidRPr="00EB158B">
          <w:rPr>
            <w:color w:val="000000" w:themeColor="text1"/>
            <w:rPrChange w:id="1137" w:author="Teera Piyakunakorn" w:date="2013-06-30T22:23:00Z">
              <w:rPr/>
            </w:rPrChange>
          </w:rPr>
          <w:t>)</w:t>
        </w:r>
      </w:ins>
      <w:r w:rsidR="00A173EA" w:rsidRPr="00EB158B">
        <w:rPr>
          <w:color w:val="000000" w:themeColor="text1"/>
          <w:rPrChange w:id="1138" w:author="Teera Piyakunakorn" w:date="2013-06-30T22:23:00Z">
            <w:rPr/>
          </w:rPrChange>
        </w:rPr>
        <w:tab/>
      </w:r>
      <w:r w:rsidRPr="00EB158B">
        <w:rPr>
          <w:color w:val="000000" w:themeColor="text1"/>
          <w:rPrChange w:id="1139" w:author="Teera Piyakunakorn" w:date="2013-06-30T22:23:00Z">
            <w:rPr/>
          </w:rPrChange>
        </w:rPr>
        <w:t>: CMYK,</w:t>
      </w:r>
      <w:r w:rsidR="00E7290B" w:rsidRPr="00EB158B">
        <w:rPr>
          <w:color w:val="000000" w:themeColor="text1"/>
          <w:rPrChange w:id="1140" w:author="Teera Piyakunakorn" w:date="2013-06-30T22:23:00Z">
            <w:rPr/>
          </w:rPrChange>
        </w:rPr>
        <w:t xml:space="preserve"> </w:t>
      </w:r>
      <w:del w:id="1141" w:author="Arnold Sandjaja" w:date="2013-06-30T09:03:00Z">
        <w:r w:rsidR="00E7290B" w:rsidRPr="00EB158B" w:rsidDel="002B4998">
          <w:rPr>
            <w:color w:val="000000" w:themeColor="text1"/>
            <w:rPrChange w:id="1142" w:author="Teera Piyakunakorn" w:date="2013-06-30T22:23:00Z">
              <w:rPr/>
            </w:rPrChange>
          </w:rPr>
          <w:delText>one</w:delText>
        </w:r>
        <w:r w:rsidR="005A1349" w:rsidRPr="00EB158B" w:rsidDel="002B4998">
          <w:rPr>
            <w:color w:val="000000" w:themeColor="text1"/>
            <w:rPrChange w:id="1143" w:author="Teera Piyakunakorn" w:date="2013-06-30T22:23:00Z">
              <w:rPr/>
            </w:rPrChange>
          </w:rPr>
          <w:delText xml:space="preserve"> PMS C</w:delText>
        </w:r>
      </w:del>
      <w:ins w:id="1144" w:author="Michel Bulon" w:date="2013-06-12T21:56:00Z">
        <w:del w:id="1145" w:author="Arnold Sandjaja" w:date="2013-06-30T09:03:00Z">
          <w:r w:rsidR="00502593" w:rsidRPr="00EB158B" w:rsidDel="002B4998">
            <w:rPr>
              <w:color w:val="000000" w:themeColor="text1"/>
              <w:rPrChange w:id="1146" w:author="Teera Piyakunakorn" w:date="2013-06-30T22:23:00Z">
                <w:rPr/>
              </w:rPrChange>
            </w:rPr>
            <w:delText>spot colour (PMS 7549 C)</w:delText>
          </w:r>
        </w:del>
      </w:ins>
      <w:del w:id="1147" w:author="Arnold Sandjaja" w:date="2013-06-30T09:03:00Z">
        <w:r w:rsidRPr="00EB158B" w:rsidDel="002B4998">
          <w:rPr>
            <w:color w:val="000000" w:themeColor="text1"/>
            <w:rPrChange w:id="1148" w:author="Teera Piyakunakorn" w:date="2013-06-30T22:23:00Z">
              <w:rPr/>
            </w:rPrChange>
          </w:rPr>
          <w:delText xml:space="preserve">, </w:delText>
        </w:r>
      </w:del>
      <w:r w:rsidRPr="00EB158B">
        <w:rPr>
          <w:color w:val="000000" w:themeColor="text1"/>
          <w:rPrChange w:id="1149" w:author="Teera Piyakunakorn" w:date="2013-06-30T22:23:00Z">
            <w:rPr/>
          </w:rPrChange>
        </w:rPr>
        <w:t xml:space="preserve">spot </w:t>
      </w:r>
      <w:del w:id="1150" w:author="Michel Bulon" w:date="2013-06-12T21:18:00Z">
        <w:r w:rsidRPr="00EB158B" w:rsidDel="00F84A43">
          <w:rPr>
            <w:color w:val="000000" w:themeColor="text1"/>
            <w:rPrChange w:id="1151" w:author="Teera Piyakunakorn" w:date="2013-06-30T22:23:00Z">
              <w:rPr/>
            </w:rPrChange>
          </w:rPr>
          <w:delText>varnish</w:delText>
        </w:r>
      </w:del>
      <w:ins w:id="1152" w:author="Michel Bulon" w:date="2013-06-12T21:18:00Z">
        <w:r w:rsidR="00F84A43" w:rsidRPr="00EB158B">
          <w:rPr>
            <w:color w:val="000000" w:themeColor="text1"/>
            <w:rPrChange w:id="1153" w:author="Teera Piyakunakorn" w:date="2013-06-30T22:23:00Z">
              <w:rPr/>
            </w:rPrChange>
          </w:rPr>
          <w:t>dieline</w:t>
        </w:r>
      </w:ins>
    </w:p>
    <w:p w14:paraId="44495A9B" w14:textId="77777777" w:rsidR="00680C6D" w:rsidRPr="00EB158B" w:rsidDel="00246B97" w:rsidRDefault="00680C6D" w:rsidP="00F84A43">
      <w:pPr>
        <w:ind w:left="3686" w:hanging="3686"/>
        <w:rPr>
          <w:ins w:id="1154" w:author="Michel Bulon" w:date="2013-06-12T21:46:00Z"/>
          <w:del w:id="1155" w:author="Arnold Sandjaja" w:date="2013-06-14T19:28:00Z"/>
          <w:color w:val="000000" w:themeColor="text1"/>
          <w:rPrChange w:id="1156" w:author="Teera Piyakunakorn" w:date="2013-06-30T22:23:00Z">
            <w:rPr>
              <w:ins w:id="1157" w:author="Michel Bulon" w:date="2013-06-12T21:46:00Z"/>
              <w:del w:id="1158" w:author="Arnold Sandjaja" w:date="2013-06-14T19:28:00Z"/>
            </w:rPr>
          </w:rPrChange>
        </w:rPr>
      </w:pPr>
      <w:ins w:id="1159" w:author="Michel Bulon" w:date="2013-06-12T21:40:00Z">
        <w:del w:id="1160" w:author="Arnold Sandjaja" w:date="2013-06-14T19:28:00Z">
          <w:r w:rsidRPr="00EB158B" w:rsidDel="00246B97">
            <w:rPr>
              <w:color w:val="000000" w:themeColor="text1"/>
              <w:rPrChange w:id="1161" w:author="Teera Piyakunakorn" w:date="2013-06-30T22:23:00Z">
                <w:rPr/>
              </w:rPrChange>
            </w:rPr>
            <w:delText>Colours (Back cover)</w:delText>
          </w:r>
          <w:r w:rsidRPr="00EB158B" w:rsidDel="00246B97">
            <w:rPr>
              <w:color w:val="000000" w:themeColor="text1"/>
              <w:rPrChange w:id="1162" w:author="Teera Piyakunakorn" w:date="2013-06-30T22:23:00Z">
                <w:rPr/>
              </w:rPrChange>
            </w:rPr>
            <w:tab/>
            <w:delText>: CMYK and spot dieline</w:delText>
          </w:r>
        </w:del>
      </w:ins>
      <w:ins w:id="1163" w:author="Michel Bulon" w:date="2013-06-12T21:45:00Z">
        <w:del w:id="1164" w:author="Arnold Sandjaja" w:date="2013-06-14T19:28:00Z">
          <w:r w:rsidRPr="00EB158B" w:rsidDel="00246B97">
            <w:rPr>
              <w:color w:val="000000" w:themeColor="text1"/>
              <w:rPrChange w:id="1165" w:author="Teera Piyakunakorn" w:date="2013-06-30T22:23:00Z">
                <w:rPr/>
              </w:rPrChange>
            </w:rPr>
            <w:delText xml:space="preserve"> if you desire</w:delText>
          </w:r>
        </w:del>
      </w:ins>
    </w:p>
    <w:p w14:paraId="4D25C77F" w14:textId="77777777" w:rsidR="00680C6D" w:rsidRPr="00EB158B" w:rsidRDefault="00680C6D" w:rsidP="00F84A43">
      <w:pPr>
        <w:ind w:left="3686" w:hanging="3686"/>
        <w:rPr>
          <w:color w:val="000000" w:themeColor="text1"/>
          <w:rPrChange w:id="1166" w:author="Teera Piyakunakorn" w:date="2013-06-30T22:23:00Z">
            <w:rPr/>
          </w:rPrChange>
        </w:rPr>
      </w:pPr>
      <w:ins w:id="1167" w:author="Michel Bulon" w:date="2013-06-12T21:46:00Z">
        <w:r w:rsidRPr="00EB158B">
          <w:rPr>
            <w:color w:val="000000" w:themeColor="text1"/>
            <w:rPrChange w:id="1168" w:author="Teera Piyakunakorn" w:date="2013-06-30T22:23:00Z">
              <w:rPr/>
            </w:rPrChange>
          </w:rPr>
          <w:t>Colours (</w:t>
        </w:r>
        <w:del w:id="1169" w:author="Arnold Sandjaja" w:date="2013-06-29T14:08:00Z">
          <w:r w:rsidRPr="00EB158B" w:rsidDel="00313121">
            <w:rPr>
              <w:color w:val="000000" w:themeColor="text1"/>
              <w:rPrChange w:id="1170" w:author="Teera Piyakunakorn" w:date="2013-06-30T22:23:00Z">
                <w:rPr/>
              </w:rPrChange>
            </w:rPr>
            <w:delText>Interior</w:delText>
          </w:r>
        </w:del>
      </w:ins>
      <w:ins w:id="1171" w:author="Arnold Sandjaja" w:date="2013-06-29T14:08:00Z">
        <w:r w:rsidR="00313121" w:rsidRPr="00EB158B">
          <w:rPr>
            <w:color w:val="000000" w:themeColor="text1"/>
            <w:rPrChange w:id="1172" w:author="Teera Piyakunakorn" w:date="2013-06-30T22:23:00Z">
              <w:rPr/>
            </w:rPrChange>
          </w:rPr>
          <w:t>inside pages</w:t>
        </w:r>
      </w:ins>
      <w:ins w:id="1173" w:author="Michel Bulon" w:date="2013-06-12T21:46:00Z">
        <w:r w:rsidRPr="00EB158B">
          <w:rPr>
            <w:color w:val="000000" w:themeColor="text1"/>
            <w:rPrChange w:id="1174" w:author="Teera Piyakunakorn" w:date="2013-06-30T22:23:00Z">
              <w:rPr/>
            </w:rPrChange>
          </w:rPr>
          <w:t xml:space="preserve"> of magazine)</w:t>
        </w:r>
        <w:r w:rsidR="00552773" w:rsidRPr="00EB158B">
          <w:rPr>
            <w:color w:val="000000" w:themeColor="text1"/>
            <w:rPrChange w:id="1175" w:author="Teera Piyakunakorn" w:date="2013-06-30T22:23:00Z">
              <w:rPr/>
            </w:rPrChange>
          </w:rPr>
          <w:tab/>
          <w:t xml:space="preserve">: 2 </w:t>
        </w:r>
        <w:del w:id="1176" w:author="Arnold Sandjaja" w:date="2013-06-14T18:05:00Z">
          <w:r w:rsidR="00552773" w:rsidRPr="00EB158B" w:rsidDel="00F229C2">
            <w:rPr>
              <w:color w:val="000000" w:themeColor="text1"/>
              <w:rPrChange w:id="1177" w:author="Teera Piyakunakorn" w:date="2013-06-30T22:23:00Z">
                <w:rPr/>
              </w:rPrChange>
            </w:rPr>
            <w:delText xml:space="preserve">spot </w:delText>
          </w:r>
        </w:del>
        <w:r w:rsidR="00552773" w:rsidRPr="00EB158B">
          <w:rPr>
            <w:color w:val="000000" w:themeColor="text1"/>
            <w:rPrChange w:id="1178" w:author="Teera Piyakunakorn" w:date="2013-06-30T22:23:00Z">
              <w:rPr/>
            </w:rPrChange>
          </w:rPr>
          <w:t>colours</w:t>
        </w:r>
      </w:ins>
      <w:ins w:id="1179" w:author="Michel Bulon" w:date="2013-06-12T21:47:00Z">
        <w:r w:rsidR="00552773" w:rsidRPr="00EB158B">
          <w:rPr>
            <w:color w:val="000000" w:themeColor="text1"/>
            <w:rPrChange w:id="1180" w:author="Teera Piyakunakorn" w:date="2013-06-30T22:23:00Z">
              <w:rPr/>
            </w:rPrChange>
          </w:rPr>
          <w:t xml:space="preserve"> (PMS 7549 C and Black)</w:t>
        </w:r>
      </w:ins>
    </w:p>
    <w:p w14:paraId="3D632F26" w14:textId="77777777" w:rsidR="00746DA1" w:rsidRPr="00EB158B" w:rsidRDefault="00746DA1" w:rsidP="00A173EA">
      <w:pPr>
        <w:ind w:left="3686" w:hanging="3686"/>
        <w:rPr>
          <w:color w:val="000000" w:themeColor="text1"/>
          <w:rPrChange w:id="1181" w:author="Teera Piyakunakorn" w:date="2013-06-30T22:23:00Z">
            <w:rPr/>
          </w:rPrChange>
        </w:rPr>
      </w:pPr>
      <w:r w:rsidRPr="00EB158B">
        <w:rPr>
          <w:color w:val="000000" w:themeColor="text1"/>
          <w:rPrChange w:id="1182" w:author="Teera Piyakunakorn" w:date="2013-06-30T22:23:00Z">
            <w:rPr/>
          </w:rPrChange>
        </w:rPr>
        <w:t>Output ICC profile in PDF</w:t>
      </w:r>
      <w:r w:rsidRPr="00EB158B">
        <w:rPr>
          <w:color w:val="000000" w:themeColor="text1"/>
          <w:rPrChange w:id="1183" w:author="Teera Piyakunakorn" w:date="2013-06-30T22:23:00Z">
            <w:rPr/>
          </w:rPrChange>
        </w:rPr>
        <w:tab/>
        <w:t xml:space="preserve">: </w:t>
      </w:r>
      <w:r w:rsidR="00F17076" w:rsidRPr="00EB158B">
        <w:rPr>
          <w:color w:val="000000" w:themeColor="text1"/>
          <w:rPrChange w:id="1184" w:author="Teera Piyakunakorn" w:date="2013-06-30T22:23:00Z">
            <w:rPr/>
          </w:rPrChange>
        </w:rPr>
        <w:t>ISO</w:t>
      </w:r>
      <w:r w:rsidR="009F092F" w:rsidRPr="00EB158B">
        <w:rPr>
          <w:color w:val="000000" w:themeColor="text1"/>
          <w:rPrChange w:id="1185" w:author="Teera Piyakunakorn" w:date="2013-06-30T22:23:00Z">
            <w:rPr/>
          </w:rPrChange>
        </w:rPr>
        <w:t xml:space="preserve"> </w:t>
      </w:r>
      <w:r w:rsidR="00F17076" w:rsidRPr="00EB158B">
        <w:rPr>
          <w:color w:val="000000" w:themeColor="text1"/>
          <w:rPrChange w:id="1186" w:author="Teera Piyakunakorn" w:date="2013-06-30T22:23:00Z">
            <w:rPr/>
          </w:rPrChange>
        </w:rPr>
        <w:t>Web</w:t>
      </w:r>
      <w:r w:rsidR="009F092F" w:rsidRPr="00EB158B">
        <w:rPr>
          <w:color w:val="000000" w:themeColor="text1"/>
          <w:rPrChange w:id="1187" w:author="Teera Piyakunakorn" w:date="2013-06-30T22:23:00Z">
            <w:rPr/>
          </w:rPrChange>
        </w:rPr>
        <w:t xml:space="preserve"> </w:t>
      </w:r>
      <w:r w:rsidR="00F17076" w:rsidRPr="00EB158B">
        <w:rPr>
          <w:color w:val="000000" w:themeColor="text1"/>
          <w:rPrChange w:id="1188" w:author="Teera Piyakunakorn" w:date="2013-06-30T22:23:00Z">
            <w:rPr/>
          </w:rPrChange>
        </w:rPr>
        <w:t>coated</w:t>
      </w:r>
      <w:r w:rsidR="009F092F" w:rsidRPr="00EB158B">
        <w:rPr>
          <w:color w:val="000000" w:themeColor="text1"/>
          <w:rPrChange w:id="1189" w:author="Teera Piyakunakorn" w:date="2013-06-30T22:23:00Z">
            <w:rPr/>
          </w:rPrChange>
        </w:rPr>
        <w:t xml:space="preserve"> FOGRA28</w:t>
      </w:r>
      <w:r w:rsidR="00F17076" w:rsidRPr="00EB158B">
        <w:rPr>
          <w:color w:val="000000" w:themeColor="text1"/>
          <w:rPrChange w:id="1190" w:author="Teera Piyakunakorn" w:date="2013-06-30T22:23:00Z">
            <w:rPr/>
          </w:rPrChange>
        </w:rPr>
        <w:t xml:space="preserve"> </w:t>
      </w:r>
      <w:r w:rsidR="004738EF" w:rsidRPr="00EB158B">
        <w:rPr>
          <w:color w:val="000000" w:themeColor="text1"/>
          <w:rPrChange w:id="1191" w:author="Teera Piyakunakorn" w:date="2013-06-30T22:23:00Z">
            <w:rPr/>
          </w:rPrChange>
        </w:rPr>
        <w:t xml:space="preserve">/Total ink </w:t>
      </w:r>
      <w:del w:id="1192" w:author="Arnold Sandjaja" w:date="2013-06-14T18:06:00Z">
        <w:r w:rsidR="003807A5" w:rsidRPr="00EB158B" w:rsidDel="00F229C2">
          <w:rPr>
            <w:color w:val="000000" w:themeColor="text1"/>
            <w:rPrChange w:id="1193" w:author="Teera Piyakunakorn" w:date="2013-06-30T22:23:00Z">
              <w:rPr/>
            </w:rPrChange>
          </w:rPr>
          <w:delText>3</w:delText>
        </w:r>
        <w:r w:rsidR="002A2EDA" w:rsidRPr="00EB158B" w:rsidDel="00F229C2">
          <w:rPr>
            <w:color w:val="000000" w:themeColor="text1"/>
            <w:rPrChange w:id="1194" w:author="Teera Piyakunakorn" w:date="2013-06-30T22:23:00Z">
              <w:rPr/>
            </w:rPrChange>
          </w:rPr>
          <w:delText>1</w:delText>
        </w:r>
        <w:r w:rsidR="004738EF" w:rsidRPr="00EB158B" w:rsidDel="00F229C2">
          <w:rPr>
            <w:color w:val="000000" w:themeColor="text1"/>
            <w:rPrChange w:id="1195" w:author="Teera Piyakunakorn" w:date="2013-06-30T22:23:00Z">
              <w:rPr/>
            </w:rPrChange>
          </w:rPr>
          <w:delText>0</w:delText>
        </w:r>
      </w:del>
      <w:ins w:id="1196" w:author="Arnold Sandjaja" w:date="2013-06-14T18:06:00Z">
        <w:r w:rsidR="00F229C2" w:rsidRPr="00EB158B">
          <w:rPr>
            <w:color w:val="000000" w:themeColor="text1"/>
            <w:rPrChange w:id="1197" w:author="Teera Piyakunakorn" w:date="2013-06-30T22:23:00Z">
              <w:rPr/>
            </w:rPrChange>
          </w:rPr>
          <w:t>300</w:t>
        </w:r>
      </w:ins>
      <w:r w:rsidR="004738EF" w:rsidRPr="00EB158B">
        <w:rPr>
          <w:color w:val="000000" w:themeColor="text1"/>
          <w:rPrChange w:id="1198" w:author="Teera Piyakunakorn" w:date="2013-06-30T22:23:00Z">
            <w:rPr/>
          </w:rPrChange>
        </w:rPr>
        <w:t>%</w:t>
      </w:r>
      <w:ins w:id="1199" w:author="Arnold Sandjaja" w:date="2013-06-14T18:06:00Z">
        <w:r w:rsidR="00F229C2" w:rsidRPr="00EB158B">
          <w:rPr>
            <w:color w:val="000000" w:themeColor="text1"/>
            <w:rPrChange w:id="1200" w:author="Teera Piyakunakorn" w:date="2013-06-30T22:23:00Z">
              <w:rPr/>
            </w:rPrChange>
          </w:rPr>
          <w:t xml:space="preserve"> (</w:t>
        </w:r>
      </w:ins>
      <w:ins w:id="1201" w:author="Arnold Sandjaja" w:date="2013-06-14T18:07:00Z">
        <w:r w:rsidR="00F229C2" w:rsidRPr="00EB158B">
          <w:rPr>
            <w:color w:val="000000" w:themeColor="text1"/>
            <w:rPrChange w:id="1202" w:author="Teera Piyakunakorn" w:date="2013-06-30T22:23:00Z">
              <w:rPr/>
            </w:rPrChange>
          </w:rPr>
          <w:t>front &amp; back Cover</w:t>
        </w:r>
      </w:ins>
      <w:ins w:id="1203" w:author="Arnold Sandjaja" w:date="2013-06-14T18:06:00Z">
        <w:r w:rsidR="00F229C2" w:rsidRPr="00EB158B">
          <w:rPr>
            <w:color w:val="000000" w:themeColor="text1"/>
            <w:rPrChange w:id="1204" w:author="Teera Piyakunakorn" w:date="2013-06-30T22:23:00Z">
              <w:rPr/>
            </w:rPrChange>
          </w:rPr>
          <w:t>)</w:t>
        </w:r>
      </w:ins>
      <w:ins w:id="1205" w:author="Arnold Sandjaja" w:date="2013-06-14T18:07:00Z">
        <w:r w:rsidR="00F229C2" w:rsidRPr="00EB158B">
          <w:rPr>
            <w:color w:val="000000" w:themeColor="text1"/>
            <w:rPrChange w:id="1206" w:author="Teera Piyakunakorn" w:date="2013-06-30T22:23:00Z">
              <w:rPr/>
            </w:rPrChange>
          </w:rPr>
          <w:t xml:space="preserve"> </w:t>
        </w:r>
      </w:ins>
      <w:ins w:id="1207" w:author="Arnold Sandjaja" w:date="2013-06-14T18:08:00Z">
        <w:r w:rsidR="00F229C2" w:rsidRPr="00EB158B">
          <w:rPr>
            <w:color w:val="000000" w:themeColor="text1"/>
            <w:rPrChange w:id="1208" w:author="Teera Piyakunakorn" w:date="2013-06-30T22:23:00Z">
              <w:rPr/>
            </w:rPrChange>
          </w:rPr>
          <w:t>20</w:t>
        </w:r>
      </w:ins>
      <w:ins w:id="1209" w:author="Arnold Sandjaja" w:date="2013-06-14T18:07:00Z">
        <w:r w:rsidR="00F229C2" w:rsidRPr="00EB158B">
          <w:rPr>
            <w:color w:val="000000" w:themeColor="text1"/>
            <w:rPrChange w:id="1210" w:author="Teera Piyakunakorn" w:date="2013-06-30T22:23:00Z">
              <w:rPr/>
            </w:rPrChange>
          </w:rPr>
          <w:t>0% (</w:t>
        </w:r>
      </w:ins>
      <w:ins w:id="1211" w:author="Arnold Sandjaja" w:date="2013-06-29T14:09:00Z">
        <w:r w:rsidR="00313121" w:rsidRPr="00EB158B">
          <w:rPr>
            <w:color w:val="000000" w:themeColor="text1"/>
            <w:rPrChange w:id="1212" w:author="Teera Piyakunakorn" w:date="2013-06-30T22:23:00Z">
              <w:rPr/>
            </w:rPrChange>
          </w:rPr>
          <w:t>inside pages</w:t>
        </w:r>
      </w:ins>
      <w:ins w:id="1213" w:author="Arnold Sandjaja" w:date="2013-06-14T18:07:00Z">
        <w:r w:rsidR="00F229C2" w:rsidRPr="00EB158B">
          <w:rPr>
            <w:color w:val="000000" w:themeColor="text1"/>
            <w:rPrChange w:id="1214" w:author="Teera Piyakunakorn" w:date="2013-06-30T22:23:00Z">
              <w:rPr/>
            </w:rPrChange>
          </w:rPr>
          <w:t xml:space="preserve"> of magazine)</w:t>
        </w:r>
      </w:ins>
    </w:p>
    <w:p w14:paraId="2114A0BE" w14:textId="77777777" w:rsidR="002A2EDA" w:rsidRPr="00EB158B" w:rsidRDefault="002A2EDA" w:rsidP="00A173EA">
      <w:pPr>
        <w:ind w:left="3686" w:hanging="3686"/>
        <w:rPr>
          <w:color w:val="000000" w:themeColor="text1"/>
          <w:rPrChange w:id="1215" w:author="Teera Piyakunakorn" w:date="2013-06-30T22:23:00Z">
            <w:rPr/>
          </w:rPrChange>
        </w:rPr>
      </w:pPr>
      <w:r w:rsidRPr="00EB158B">
        <w:rPr>
          <w:color w:val="000000" w:themeColor="text1"/>
          <w:rPrChange w:id="1216" w:author="Teera Piyakunakorn" w:date="2013-06-30T22:23:00Z">
            <w:rPr/>
          </w:rPrChange>
        </w:rPr>
        <w:t>Printing system</w:t>
      </w:r>
      <w:r w:rsidRPr="00EB158B">
        <w:rPr>
          <w:color w:val="000000" w:themeColor="text1"/>
          <w:rPrChange w:id="1217" w:author="Teera Piyakunakorn" w:date="2013-06-30T22:23:00Z">
            <w:rPr/>
          </w:rPrChange>
        </w:rPr>
        <w:tab/>
        <w:t>: Heatset web offset</w:t>
      </w:r>
    </w:p>
    <w:p w14:paraId="2F676DFE" w14:textId="77777777" w:rsidR="00405E48" w:rsidRPr="00EB158B" w:rsidRDefault="00405E48" w:rsidP="00A173EA">
      <w:pPr>
        <w:ind w:left="3686" w:hanging="3686"/>
        <w:rPr>
          <w:color w:val="000000" w:themeColor="text1"/>
          <w:rPrChange w:id="1218" w:author="Teera Piyakunakorn" w:date="2013-06-30T22:23:00Z">
            <w:rPr/>
          </w:rPrChange>
        </w:rPr>
      </w:pPr>
      <w:del w:id="1219" w:author="Michel Bulon" w:date="2013-06-12T21:18:00Z">
        <w:r w:rsidRPr="00EB158B" w:rsidDel="00F84A43">
          <w:rPr>
            <w:color w:val="000000" w:themeColor="text1"/>
            <w:rPrChange w:id="1220" w:author="Teera Piyakunakorn" w:date="2013-06-30T22:23:00Z">
              <w:rPr/>
            </w:rPrChange>
          </w:rPr>
          <w:delText>Varnish</w:delText>
        </w:r>
      </w:del>
      <w:ins w:id="1221" w:author="Michel Bulon" w:date="2013-06-12T21:18:00Z">
        <w:r w:rsidR="00F84A43" w:rsidRPr="00EB158B">
          <w:rPr>
            <w:color w:val="000000" w:themeColor="text1"/>
            <w:rPrChange w:id="1222" w:author="Teera Piyakunakorn" w:date="2013-06-30T22:23:00Z">
              <w:rPr/>
            </w:rPrChange>
          </w:rPr>
          <w:t>Dieline</w:t>
        </w:r>
      </w:ins>
      <w:r w:rsidR="00A173EA" w:rsidRPr="00EB158B">
        <w:rPr>
          <w:color w:val="000000" w:themeColor="text1"/>
          <w:rPrChange w:id="1223" w:author="Teera Piyakunakorn" w:date="2013-06-30T22:23:00Z">
            <w:rPr/>
          </w:rPrChange>
        </w:rPr>
        <w:tab/>
      </w:r>
      <w:r w:rsidRPr="00EB158B">
        <w:rPr>
          <w:color w:val="000000" w:themeColor="text1"/>
          <w:rPrChange w:id="1224" w:author="Teera Piyakunakorn" w:date="2013-06-30T22:23:00Z">
            <w:rPr/>
          </w:rPrChange>
        </w:rPr>
        <w:t>: Must be named “</w:t>
      </w:r>
      <w:del w:id="1225" w:author="Michel Bulon" w:date="2013-06-12T21:18:00Z">
        <w:r w:rsidRPr="00EB158B" w:rsidDel="00F84A43">
          <w:rPr>
            <w:color w:val="000000" w:themeColor="text1"/>
            <w:rPrChange w:id="1226" w:author="Teera Piyakunakorn" w:date="2013-06-30T22:23:00Z">
              <w:rPr/>
            </w:rPrChange>
          </w:rPr>
          <w:delText>Varnish</w:delText>
        </w:r>
      </w:del>
      <w:ins w:id="1227" w:author="Michel Bulon" w:date="2013-06-12T21:18:00Z">
        <w:r w:rsidR="00F84A43" w:rsidRPr="00EB158B">
          <w:rPr>
            <w:color w:val="000000" w:themeColor="text1"/>
            <w:rPrChange w:id="1228" w:author="Teera Piyakunakorn" w:date="2013-06-30T22:23:00Z">
              <w:rPr/>
            </w:rPrChange>
          </w:rPr>
          <w:t>Dieline</w:t>
        </w:r>
      </w:ins>
      <w:r w:rsidRPr="00EB158B">
        <w:rPr>
          <w:color w:val="000000" w:themeColor="text1"/>
          <w:rPrChange w:id="1229" w:author="Teera Piyakunakorn" w:date="2013-06-30T22:23:00Z">
            <w:rPr/>
          </w:rPrChange>
        </w:rPr>
        <w:t xml:space="preserve">”, must be created as a spot colour </w:t>
      </w:r>
      <w:del w:id="1230" w:author="Arnold Sandjaja" w:date="2013-06-14T18:09:00Z">
        <w:r w:rsidRPr="00EB158B" w:rsidDel="00416CD3">
          <w:rPr>
            <w:color w:val="000000" w:themeColor="text1"/>
            <w:rPrChange w:id="1231" w:author="Teera Piyakunakorn" w:date="2013-06-30T22:23:00Z">
              <w:rPr/>
            </w:rPrChange>
          </w:rPr>
          <w:delText>and it must be 100% black</w:delText>
        </w:r>
        <w:r w:rsidR="00352CFB" w:rsidRPr="00EB158B" w:rsidDel="00416CD3">
          <w:rPr>
            <w:color w:val="000000" w:themeColor="text1"/>
            <w:rPrChange w:id="1232" w:author="Teera Piyakunakorn" w:date="2013-06-30T22:23:00Z">
              <w:rPr/>
            </w:rPrChange>
          </w:rPr>
          <w:delText xml:space="preserve"> </w:delText>
        </w:r>
      </w:del>
      <w:r w:rsidR="00352CFB" w:rsidRPr="00EB158B">
        <w:rPr>
          <w:color w:val="000000" w:themeColor="text1"/>
          <w:rPrChange w:id="1233" w:author="Teera Piyakunakorn" w:date="2013-06-30T22:23:00Z">
            <w:rPr/>
          </w:rPrChange>
        </w:rPr>
        <w:t xml:space="preserve">and must </w:t>
      </w:r>
      <w:del w:id="1234" w:author="Arnold Sandjaja" w:date="2013-06-30T09:15:00Z">
        <w:r w:rsidR="00352CFB" w:rsidRPr="00EB158B" w:rsidDel="00F163E3">
          <w:rPr>
            <w:color w:val="000000" w:themeColor="text1"/>
            <w:rPrChange w:id="1235" w:author="Teera Piyakunakorn" w:date="2013-06-30T22:23:00Z">
              <w:rPr/>
            </w:rPrChange>
          </w:rPr>
          <w:delText xml:space="preserve">be </w:delText>
        </w:r>
      </w:del>
      <w:r w:rsidR="00352CFB" w:rsidRPr="00EB158B">
        <w:rPr>
          <w:color w:val="000000" w:themeColor="text1"/>
          <w:rPrChange w:id="1236" w:author="Teera Piyakunakorn" w:date="2013-06-30T22:23:00Z">
            <w:rPr/>
          </w:rPrChange>
        </w:rPr>
        <w:t>overprint</w:t>
      </w:r>
    </w:p>
    <w:p w14:paraId="2DF3825D" w14:textId="77777777" w:rsidR="00405E48" w:rsidRPr="00EB158B" w:rsidRDefault="00A173EA" w:rsidP="00A173EA">
      <w:pPr>
        <w:ind w:left="3686" w:hanging="3686"/>
        <w:rPr>
          <w:color w:val="000000" w:themeColor="text1"/>
          <w:rPrChange w:id="1237" w:author="Teera Piyakunakorn" w:date="2013-06-30T22:23:00Z">
            <w:rPr/>
          </w:rPrChange>
        </w:rPr>
      </w:pPr>
      <w:r w:rsidRPr="00EB158B">
        <w:rPr>
          <w:color w:val="000000" w:themeColor="text1"/>
          <w:rPrChange w:id="1238" w:author="Teera Piyakunakorn" w:date="2013-06-30T22:23:00Z">
            <w:rPr/>
          </w:rPrChange>
        </w:rPr>
        <w:t>Greyscale and colour images resolution</w:t>
      </w:r>
      <w:r w:rsidRPr="00EB158B">
        <w:rPr>
          <w:color w:val="000000" w:themeColor="text1"/>
          <w:rPrChange w:id="1239" w:author="Teera Piyakunakorn" w:date="2013-06-30T22:23:00Z">
            <w:rPr/>
          </w:rPrChange>
        </w:rPr>
        <w:tab/>
      </w:r>
      <w:r w:rsidR="00405E48" w:rsidRPr="00EB158B">
        <w:rPr>
          <w:color w:val="000000" w:themeColor="text1"/>
          <w:rPrChange w:id="1240" w:author="Teera Piyakunakorn" w:date="2013-06-30T22:23:00Z">
            <w:rPr/>
          </w:rPrChange>
        </w:rPr>
        <w:t xml:space="preserve">: </w:t>
      </w:r>
      <w:del w:id="1241" w:author="Arnold Sandjaja" w:date="2013-06-30T09:15:00Z">
        <w:r w:rsidR="00405E48" w:rsidRPr="00EB158B" w:rsidDel="000D5D66">
          <w:rPr>
            <w:color w:val="000000" w:themeColor="text1"/>
            <w:rPrChange w:id="1242" w:author="Teera Piyakunakorn" w:date="2013-06-30T22:23:00Z">
              <w:rPr/>
            </w:rPrChange>
          </w:rPr>
          <w:delText xml:space="preserve">from </w:delText>
        </w:r>
      </w:del>
      <w:r w:rsidR="00405E48" w:rsidRPr="00EB158B">
        <w:rPr>
          <w:color w:val="000000" w:themeColor="text1"/>
          <w:rPrChange w:id="1243" w:author="Teera Piyakunakorn" w:date="2013-06-30T22:23:00Z">
            <w:rPr/>
          </w:rPrChange>
        </w:rPr>
        <w:t xml:space="preserve">262 to 350 PPI </w:t>
      </w:r>
      <w:del w:id="1244" w:author="Arnold Sandjaja" w:date="2013-06-30T09:15:00Z">
        <w:r w:rsidR="00405E48" w:rsidRPr="00EB158B" w:rsidDel="000D5D66">
          <w:rPr>
            <w:color w:val="000000" w:themeColor="text1"/>
            <w:rPrChange w:id="1245" w:author="Teera Piyakunakorn" w:date="2013-06-30T22:23:00Z">
              <w:rPr/>
            </w:rPrChange>
          </w:rPr>
          <w:delText xml:space="preserve">in </w:delText>
        </w:r>
      </w:del>
      <w:ins w:id="1246" w:author="Arnold Sandjaja" w:date="2013-06-30T09:15:00Z">
        <w:r w:rsidR="000D5D66" w:rsidRPr="00EB158B">
          <w:rPr>
            <w:color w:val="000000" w:themeColor="text1"/>
            <w:rPrChange w:id="1247" w:author="Teera Piyakunakorn" w:date="2013-06-30T22:23:00Z">
              <w:rPr/>
            </w:rPrChange>
          </w:rPr>
          <w:t xml:space="preserve">at </w:t>
        </w:r>
      </w:ins>
      <w:r w:rsidR="00405E48" w:rsidRPr="00EB158B">
        <w:rPr>
          <w:color w:val="000000" w:themeColor="text1"/>
          <w:rPrChange w:id="1248" w:author="Teera Piyakunakorn" w:date="2013-06-30T22:23:00Z">
            <w:rPr/>
          </w:rPrChange>
        </w:rPr>
        <w:t xml:space="preserve">100% in InDesign </w:t>
      </w:r>
    </w:p>
    <w:p w14:paraId="71DD027F" w14:textId="77777777" w:rsidR="00405E48" w:rsidRPr="00EB158B" w:rsidRDefault="00405E48" w:rsidP="00A173EA">
      <w:pPr>
        <w:ind w:left="3686" w:hanging="3686"/>
        <w:rPr>
          <w:color w:val="000000" w:themeColor="text1"/>
          <w:rPrChange w:id="1249" w:author="Teera Piyakunakorn" w:date="2013-06-30T22:23:00Z">
            <w:rPr/>
          </w:rPrChange>
        </w:rPr>
      </w:pPr>
      <w:r w:rsidRPr="00EB158B">
        <w:rPr>
          <w:color w:val="000000" w:themeColor="text1"/>
          <w:rPrChange w:id="1250" w:author="Teera Piyakunakorn" w:date="2013-06-30T22:23:00Z">
            <w:rPr/>
          </w:rPrChange>
        </w:rPr>
        <w:t>Bitmap images resolution</w:t>
      </w:r>
      <w:r w:rsidR="00746DA1" w:rsidRPr="00EB158B">
        <w:rPr>
          <w:color w:val="000000" w:themeColor="text1"/>
          <w:rPrChange w:id="1251" w:author="Teera Piyakunakorn" w:date="2013-06-30T22:23:00Z">
            <w:rPr/>
          </w:rPrChange>
        </w:rPr>
        <w:tab/>
      </w:r>
      <w:r w:rsidRPr="00EB158B">
        <w:rPr>
          <w:color w:val="000000" w:themeColor="text1"/>
          <w:rPrChange w:id="1252" w:author="Teera Piyakunakorn" w:date="2013-06-30T22:23:00Z">
            <w:rPr/>
          </w:rPrChange>
        </w:rPr>
        <w:t xml:space="preserve">: </w:t>
      </w:r>
      <w:del w:id="1253" w:author="Arnold Sandjaja" w:date="2013-06-30T09:15:00Z">
        <w:r w:rsidRPr="00EB158B" w:rsidDel="000D5D66">
          <w:rPr>
            <w:color w:val="000000" w:themeColor="text1"/>
            <w:rPrChange w:id="1254" w:author="Teera Piyakunakorn" w:date="2013-06-30T22:23:00Z">
              <w:rPr/>
            </w:rPrChange>
          </w:rPr>
          <w:delText xml:space="preserve">from </w:delText>
        </w:r>
      </w:del>
      <w:r w:rsidRPr="00EB158B">
        <w:rPr>
          <w:color w:val="000000" w:themeColor="text1"/>
          <w:rPrChange w:id="1255" w:author="Teera Piyakunakorn" w:date="2013-06-30T22:23:00Z">
            <w:rPr/>
          </w:rPrChange>
        </w:rPr>
        <w:t>800 to 1200 PPI</w:t>
      </w:r>
      <w:ins w:id="1256" w:author="Arnold Sandjaja" w:date="2013-06-30T09:15:00Z">
        <w:r w:rsidR="00871EF5" w:rsidRPr="00EB158B">
          <w:rPr>
            <w:color w:val="000000" w:themeColor="text1"/>
            <w:rPrChange w:id="1257" w:author="Teera Piyakunakorn" w:date="2013-06-30T22:23:00Z">
              <w:rPr/>
            </w:rPrChange>
          </w:rPr>
          <w:t xml:space="preserve"> at 100% in InDesign</w:t>
        </w:r>
      </w:ins>
    </w:p>
    <w:p w14:paraId="46B5C4BD" w14:textId="77777777" w:rsidR="00405E48" w:rsidRPr="00EB158B" w:rsidDel="000E47F2" w:rsidRDefault="00405E48" w:rsidP="00A173EA">
      <w:pPr>
        <w:ind w:left="3686" w:hanging="3686"/>
        <w:rPr>
          <w:del w:id="1258" w:author="Arnold Sandjaja" w:date="2013-06-30T09:18:00Z"/>
          <w:color w:val="000000" w:themeColor="text1"/>
          <w:rPrChange w:id="1259" w:author="Teera Piyakunakorn" w:date="2013-06-30T22:23:00Z">
            <w:rPr>
              <w:del w:id="1260" w:author="Arnold Sandjaja" w:date="2013-06-30T09:18:00Z"/>
            </w:rPr>
          </w:rPrChange>
        </w:rPr>
      </w:pPr>
      <w:del w:id="1261" w:author="Arnold Sandjaja" w:date="2013-06-30T09:18:00Z">
        <w:r w:rsidRPr="00EB158B" w:rsidDel="000E47F2">
          <w:rPr>
            <w:color w:val="000000" w:themeColor="text1"/>
            <w:rPrChange w:id="1262" w:author="Teera Piyakunakorn" w:date="2013-06-30T22:23:00Z">
              <w:rPr/>
            </w:rPrChange>
          </w:rPr>
          <w:delText>ICC Profiles for images</w:delText>
        </w:r>
        <w:r w:rsidR="00746DA1" w:rsidRPr="00EB158B" w:rsidDel="000E47F2">
          <w:rPr>
            <w:color w:val="000000" w:themeColor="text1"/>
            <w:rPrChange w:id="1263" w:author="Teera Piyakunakorn" w:date="2013-06-30T22:23:00Z">
              <w:rPr/>
            </w:rPrChange>
          </w:rPr>
          <w:tab/>
        </w:r>
        <w:r w:rsidRPr="00EB158B" w:rsidDel="000E47F2">
          <w:rPr>
            <w:color w:val="000000" w:themeColor="text1"/>
            <w:rPrChange w:id="1264" w:author="Teera Piyakunakorn" w:date="2013-06-30T22:23:00Z">
              <w:rPr/>
            </w:rPrChange>
          </w:rPr>
          <w:delText>: CMYK: ISO Coated v2; Greyscale : Dot Gain 15%</w:delText>
        </w:r>
      </w:del>
    </w:p>
    <w:p w14:paraId="46495137" w14:textId="77777777" w:rsidR="006C6CA9" w:rsidRPr="00EB158B" w:rsidDel="00095082" w:rsidRDefault="006C6CA9" w:rsidP="00A173EA">
      <w:pPr>
        <w:pStyle w:val="TOC1"/>
        <w:tabs>
          <w:tab w:val="left" w:pos="1134"/>
          <w:tab w:val="left" w:pos="3686"/>
        </w:tabs>
        <w:ind w:left="3686" w:hanging="3686"/>
        <w:rPr>
          <w:del w:id="1265" w:author="Arnold Sandjaja" w:date="2013-06-30T09:11:00Z"/>
          <w:color w:val="000000" w:themeColor="text1"/>
          <w:rPrChange w:id="1266" w:author="Teera Piyakunakorn" w:date="2013-06-30T22:23:00Z">
            <w:rPr>
              <w:del w:id="1267" w:author="Arnold Sandjaja" w:date="2013-06-30T09:11:00Z"/>
            </w:rPr>
          </w:rPrChange>
        </w:rPr>
      </w:pPr>
      <w:del w:id="1268" w:author="Arnold Sandjaja" w:date="2013-06-30T09:11:00Z">
        <w:r w:rsidRPr="00EB158B" w:rsidDel="00095082">
          <w:rPr>
            <w:color w:val="000000" w:themeColor="text1"/>
            <w:rPrChange w:id="1269" w:author="Teera Piyakunakorn" w:date="2013-06-30T22:23:00Z">
              <w:rPr/>
            </w:rPrChange>
          </w:rPr>
          <w:delText>Trapping</w:delText>
        </w:r>
        <w:r w:rsidRPr="00EB158B" w:rsidDel="00095082">
          <w:rPr>
            <w:color w:val="000000" w:themeColor="text1"/>
            <w:rPrChange w:id="1270" w:author="Teera Piyakunakorn" w:date="2013-06-30T22:23:00Z">
              <w:rPr/>
            </w:rPrChange>
          </w:rPr>
          <w:tab/>
        </w:r>
        <w:r w:rsidRPr="00EB158B" w:rsidDel="00095082">
          <w:rPr>
            <w:color w:val="000000" w:themeColor="text1"/>
            <w:rPrChange w:id="1271" w:author="Teera Piyakunakorn" w:date="2013-06-30T22:23:00Z">
              <w:rPr/>
            </w:rPrChange>
          </w:rPr>
          <w:tab/>
          <w:delText>: 0.3 pts</w:delText>
        </w:r>
      </w:del>
    </w:p>
    <w:p w14:paraId="05BD7A8F" w14:textId="77777777" w:rsidR="000813F4" w:rsidRPr="00EB158B" w:rsidRDefault="000813F4" w:rsidP="00A173EA">
      <w:pPr>
        <w:ind w:left="3686" w:hanging="3686"/>
        <w:rPr>
          <w:ins w:id="1272" w:author="Arnold Sandjaja" w:date="2013-06-29T12:21:00Z"/>
          <w:color w:val="000000" w:themeColor="text1"/>
          <w:rPrChange w:id="1273" w:author="Teera Piyakunakorn" w:date="2013-06-30T22:23:00Z">
            <w:rPr>
              <w:ins w:id="1274" w:author="Arnold Sandjaja" w:date="2013-06-29T12:21:00Z"/>
            </w:rPr>
          </w:rPrChange>
        </w:rPr>
      </w:pPr>
    </w:p>
    <w:p w14:paraId="51136FAE" w14:textId="77777777" w:rsidR="000813F4" w:rsidRPr="00EB158B" w:rsidRDefault="000813F4" w:rsidP="00A173EA">
      <w:pPr>
        <w:ind w:left="3686" w:hanging="3686"/>
        <w:rPr>
          <w:color w:val="000000" w:themeColor="text1"/>
          <w:rPrChange w:id="1275" w:author="Teera Piyakunakorn" w:date="2013-06-30T22:23:00Z">
            <w:rPr/>
          </w:rPrChange>
        </w:rPr>
      </w:pPr>
    </w:p>
    <w:p w14:paraId="71B034BC" w14:textId="77777777" w:rsidR="00405E48" w:rsidRPr="00EB158B" w:rsidRDefault="00405E48">
      <w:pPr>
        <w:rPr>
          <w:color w:val="000000" w:themeColor="text1"/>
          <w:rPrChange w:id="1276" w:author="Teera Piyakunakorn" w:date="2013-06-30T22:23:00Z">
            <w:rPr/>
          </w:rPrChange>
        </w:rPr>
      </w:pPr>
    </w:p>
    <w:p w14:paraId="0FE3F7ED" w14:textId="77777777" w:rsidR="000273A9" w:rsidRPr="00EB158B" w:rsidRDefault="00405E48" w:rsidP="000273A9">
      <w:pPr>
        <w:pStyle w:val="Heading3AA"/>
        <w:rPr>
          <w:ins w:id="1277" w:author="Arnold Sandjaja" w:date="2013-06-29T12:26:00Z"/>
          <w:color w:val="000000" w:themeColor="text1"/>
          <w:rPrChange w:id="1278" w:author="Teera Piyakunakorn" w:date="2013-06-30T22:23:00Z">
            <w:rPr>
              <w:ins w:id="1279" w:author="Arnold Sandjaja" w:date="2013-06-29T12:26:00Z"/>
            </w:rPr>
          </w:rPrChange>
        </w:rPr>
      </w:pPr>
      <w:r w:rsidRPr="00EB158B">
        <w:rPr>
          <w:color w:val="000000" w:themeColor="text1"/>
          <w:rPrChange w:id="1280" w:author="Teera Piyakunakorn" w:date="2013-06-30T22:23:00Z">
            <w:rPr/>
          </w:rPrChange>
        </w:rPr>
        <w:t>You must deliver</w:t>
      </w:r>
    </w:p>
    <w:p w14:paraId="37AAFAAB" w14:textId="77777777" w:rsidR="000273A9" w:rsidRPr="00EB158B" w:rsidRDefault="000273A9">
      <w:pPr>
        <w:rPr>
          <w:color w:val="000000" w:themeColor="text1"/>
          <w:rPrChange w:id="1281" w:author="Teera Piyakunakorn" w:date="2013-06-30T22:23:00Z">
            <w:rPr/>
          </w:rPrChange>
        </w:rPr>
        <w:pPrChange w:id="1282" w:author="Arnold Sandjaja" w:date="2013-06-29T12:26:00Z">
          <w:pPr>
            <w:pStyle w:val="Heading3AA"/>
          </w:pPr>
        </w:pPrChange>
      </w:pPr>
    </w:p>
    <w:p w14:paraId="355F351C" w14:textId="77777777" w:rsidR="00405E48" w:rsidRPr="00EB158B" w:rsidRDefault="00405E48">
      <w:pPr>
        <w:rPr>
          <w:color w:val="000000" w:themeColor="text1"/>
          <w:rPrChange w:id="1283" w:author="Teera Piyakunakorn" w:date="2013-06-30T22:23:00Z">
            <w:rPr/>
          </w:rPrChange>
        </w:rPr>
      </w:pPr>
      <w:r w:rsidRPr="00EB158B">
        <w:rPr>
          <w:color w:val="000000" w:themeColor="text1"/>
          <w:rPrChange w:id="1284" w:author="Teera Piyakunakorn" w:date="2013-06-30T22:23:00Z">
            <w:rPr/>
          </w:rPrChange>
        </w:rPr>
        <w:t xml:space="preserve">• 1 final folder for archiving named with your competitor number_module1 </w:t>
      </w:r>
    </w:p>
    <w:p w14:paraId="2085357C" w14:textId="77777777" w:rsidR="00405E48" w:rsidRPr="00EB158B" w:rsidRDefault="00405E48">
      <w:pPr>
        <w:rPr>
          <w:color w:val="000000" w:themeColor="text1"/>
          <w:rPrChange w:id="1285" w:author="Teera Piyakunakorn" w:date="2013-06-30T22:23:00Z">
            <w:rPr/>
          </w:rPrChange>
        </w:rPr>
      </w:pPr>
      <w:r w:rsidRPr="00EB158B">
        <w:rPr>
          <w:color w:val="000000" w:themeColor="text1"/>
          <w:rPrChange w:id="1286" w:author="Teera Piyakunakorn" w:date="2013-06-30T22:23:00Z">
            <w:rPr/>
          </w:rPrChange>
        </w:rPr>
        <w:t xml:space="preserve">(including native files, fonts, linked images, ICC profile and the press ready PDF/X1a file) </w:t>
      </w:r>
    </w:p>
    <w:p w14:paraId="3161A65F" w14:textId="77777777" w:rsidR="00405E48" w:rsidRPr="00EB158B" w:rsidRDefault="00405E48">
      <w:pPr>
        <w:rPr>
          <w:ins w:id="1287" w:author="Arnold Sandjaja" w:date="2013-06-29T12:26:00Z"/>
          <w:rFonts w:ascii="Arial Bold" w:hAnsi="Arial Bold"/>
          <w:color w:val="000000" w:themeColor="text1"/>
          <w:rPrChange w:id="1288" w:author="Teera Piyakunakorn" w:date="2013-06-30T22:23:00Z">
            <w:rPr>
              <w:ins w:id="1289" w:author="Arnold Sandjaja" w:date="2013-06-29T12:26:00Z"/>
              <w:rFonts w:ascii="Arial Bold" w:hAnsi="Arial Bold"/>
            </w:rPr>
          </w:rPrChange>
        </w:rPr>
      </w:pPr>
      <w:r w:rsidRPr="00EB158B">
        <w:rPr>
          <w:rFonts w:ascii="Arial Bold" w:hAnsi="Arial Bold"/>
          <w:color w:val="000000" w:themeColor="text1"/>
          <w:rPrChange w:id="1290" w:author="Teera Piyakunakorn" w:date="2013-06-30T22:23:00Z">
            <w:rPr>
              <w:rFonts w:ascii="Arial Bold" w:hAnsi="Arial Bold"/>
            </w:rPr>
          </w:rPrChange>
        </w:rPr>
        <w:t>only files from this folder will be marked</w:t>
      </w:r>
    </w:p>
    <w:p w14:paraId="0A385991" w14:textId="77777777" w:rsidR="000273A9" w:rsidRPr="00EB158B" w:rsidDel="00AD7B88" w:rsidRDefault="000273A9">
      <w:pPr>
        <w:rPr>
          <w:del w:id="1291" w:author="Arnold Sandjaja" w:date="2013-06-29T14:02:00Z"/>
          <w:rFonts w:ascii="Arial Bold" w:hAnsi="Arial Bold"/>
          <w:color w:val="000000" w:themeColor="text1"/>
          <w:rPrChange w:id="1292" w:author="Teera Piyakunakorn" w:date="2013-06-30T22:23:00Z">
            <w:rPr>
              <w:del w:id="1293" w:author="Arnold Sandjaja" w:date="2013-06-29T14:02:00Z"/>
              <w:rFonts w:ascii="Arial Bold" w:hAnsi="Arial Bold"/>
            </w:rPr>
          </w:rPrChange>
        </w:rPr>
      </w:pPr>
    </w:p>
    <w:p w14:paraId="2ED0B4FE" w14:textId="77777777" w:rsidR="00405E48" w:rsidRPr="00EB158B" w:rsidRDefault="00405E48">
      <w:pPr>
        <w:rPr>
          <w:color w:val="000000" w:themeColor="text1"/>
          <w:rPrChange w:id="1294" w:author="Teera Piyakunakorn" w:date="2013-06-30T22:23:00Z">
            <w:rPr/>
          </w:rPrChange>
        </w:rPr>
      </w:pPr>
    </w:p>
    <w:p w14:paraId="17BC3949" w14:textId="77777777" w:rsidR="004C55BE" w:rsidRPr="00EB158B" w:rsidRDefault="00405E48" w:rsidP="004C55BE">
      <w:pPr>
        <w:rPr>
          <w:color w:val="000000" w:themeColor="text1"/>
          <w:rPrChange w:id="1295" w:author="Teera Piyakunakorn" w:date="2013-06-30T22:23:00Z">
            <w:rPr/>
          </w:rPrChange>
        </w:rPr>
      </w:pPr>
      <w:r w:rsidRPr="00EB158B">
        <w:rPr>
          <w:color w:val="000000" w:themeColor="text1"/>
          <w:rPrChange w:id="1296" w:author="Teera Piyakunakorn" w:date="2013-06-30T22:23:00Z">
            <w:rPr/>
          </w:rPrChange>
        </w:rPr>
        <w:t xml:space="preserve">• </w:t>
      </w:r>
      <w:ins w:id="1297" w:author="Arnold Sandjaja" w:date="2013-06-29T14:01:00Z">
        <w:r w:rsidR="004C2398" w:rsidRPr="00EB158B">
          <w:rPr>
            <w:color w:val="000000" w:themeColor="text1"/>
            <w:rPrChange w:id="1298" w:author="Teera Piyakunakorn" w:date="2013-06-30T22:23:00Z">
              <w:rPr/>
            </w:rPrChange>
          </w:rPr>
          <w:t>2</w:t>
        </w:r>
      </w:ins>
      <w:del w:id="1299" w:author="Arnold Sandjaja" w:date="2013-06-29T14:01:00Z">
        <w:r w:rsidRPr="00EB158B" w:rsidDel="004C2398">
          <w:rPr>
            <w:color w:val="000000" w:themeColor="text1"/>
            <w:rPrChange w:id="1300" w:author="Teera Piyakunakorn" w:date="2013-06-30T22:23:00Z">
              <w:rPr/>
            </w:rPrChange>
          </w:rPr>
          <w:delText xml:space="preserve">1 </w:delText>
        </w:r>
      </w:del>
      <w:ins w:id="1301" w:author="Arnold Sandjaja" w:date="2013-06-29T13:59:00Z">
        <w:r w:rsidR="0025428F" w:rsidRPr="00EB158B">
          <w:rPr>
            <w:color w:val="000000" w:themeColor="text1"/>
            <w:rPrChange w:id="1302" w:author="Teera Piyakunakorn" w:date="2013-06-30T22:23:00Z">
              <w:rPr/>
            </w:rPrChange>
          </w:rPr>
          <w:t xml:space="preserve"> </w:t>
        </w:r>
      </w:ins>
      <w:r w:rsidRPr="00EB158B">
        <w:rPr>
          <w:color w:val="000000" w:themeColor="text1"/>
          <w:rPrChange w:id="1303" w:author="Teera Piyakunakorn" w:date="2013-06-30T22:23:00Z">
            <w:rPr/>
          </w:rPrChange>
        </w:rPr>
        <w:t>final press ready PDF/X1a file</w:t>
      </w:r>
      <w:ins w:id="1304" w:author="Arnold Sandjaja" w:date="2013-06-29T14:01:00Z">
        <w:r w:rsidR="004C2398" w:rsidRPr="00EB158B">
          <w:rPr>
            <w:color w:val="000000" w:themeColor="text1"/>
            <w:rPrChange w:id="1305" w:author="Teera Piyakunakorn" w:date="2013-06-30T22:23:00Z">
              <w:rPr/>
            </w:rPrChange>
          </w:rPr>
          <w:t>s</w:t>
        </w:r>
      </w:ins>
      <w:r w:rsidRPr="00EB158B">
        <w:rPr>
          <w:color w:val="000000" w:themeColor="text1"/>
          <w:rPrChange w:id="1306" w:author="Teera Piyakunakorn" w:date="2013-06-30T22:23:00Z">
            <w:rPr/>
          </w:rPrChange>
        </w:rPr>
        <w:t xml:space="preserve"> </w:t>
      </w:r>
      <w:ins w:id="1307" w:author="Arnold Sandjaja" w:date="2013-06-29T14:01:00Z">
        <w:r w:rsidR="004C2398" w:rsidRPr="00EB158B">
          <w:rPr>
            <w:color w:val="000000" w:themeColor="text1"/>
            <w:rPrChange w:id="1308" w:author="Teera Piyakunakorn" w:date="2013-06-30T22:23:00Z">
              <w:rPr/>
            </w:rPrChange>
          </w:rPr>
          <w:t xml:space="preserve">(1 PDF for cover, spine and back cover; and 1 PDF for inside pages, </w:t>
        </w:r>
      </w:ins>
      <w:del w:id="1309" w:author="Arnold Sandjaja" w:date="2013-06-29T14:01:00Z">
        <w:r w:rsidRPr="00EB158B" w:rsidDel="004C2398">
          <w:rPr>
            <w:color w:val="000000" w:themeColor="text1"/>
            <w:rPrChange w:id="1310" w:author="Teera Piyakunakorn" w:date="2013-06-30T22:23:00Z">
              <w:rPr/>
            </w:rPrChange>
          </w:rPr>
          <w:delText>(</w:delText>
        </w:r>
      </w:del>
      <w:r w:rsidRPr="00EB158B">
        <w:rPr>
          <w:color w:val="000000" w:themeColor="text1"/>
          <w:rPrChange w:id="1311" w:author="Teera Piyakunakorn" w:date="2013-06-30T22:23:00Z">
            <w:rPr/>
          </w:rPrChange>
        </w:rPr>
        <w:t>including: bleed, crop marks, registration marks, fold marks — placed outside the bleed area, colour bars for CMYK</w:t>
      </w:r>
      <w:del w:id="1312" w:author="Arnold Sandjaja" w:date="2013-06-30T09:19:00Z">
        <w:r w:rsidR="004C55BE" w:rsidRPr="00EB158B" w:rsidDel="00534E11">
          <w:rPr>
            <w:color w:val="000000" w:themeColor="text1"/>
            <w:rPrChange w:id="1313" w:author="Teera Piyakunakorn" w:date="2013-06-30T22:23:00Z">
              <w:rPr/>
            </w:rPrChange>
          </w:rPr>
          <w:delText>,</w:delText>
        </w:r>
        <w:r w:rsidRPr="00EB158B" w:rsidDel="00534E11">
          <w:rPr>
            <w:color w:val="000000" w:themeColor="text1"/>
            <w:rPrChange w:id="1314" w:author="Teera Piyakunakorn" w:date="2013-06-30T22:23:00Z">
              <w:rPr/>
            </w:rPrChange>
          </w:rPr>
          <w:delText xml:space="preserve"> </w:delText>
        </w:r>
        <w:r w:rsidR="0051350D" w:rsidRPr="00EB158B" w:rsidDel="00534E11">
          <w:rPr>
            <w:color w:val="000000" w:themeColor="text1"/>
            <w:rPrChange w:id="1315" w:author="Teera Piyakunakorn" w:date="2013-06-30T22:23:00Z">
              <w:rPr/>
            </w:rPrChange>
          </w:rPr>
          <w:delText>colo</w:delText>
        </w:r>
      </w:del>
      <w:ins w:id="1316" w:author="Michel Bulon" w:date="2013-05-20T20:29:00Z">
        <w:del w:id="1317" w:author="Arnold Sandjaja" w:date="2013-06-30T09:19:00Z">
          <w:r w:rsidR="00B03644" w:rsidRPr="00EB158B" w:rsidDel="00534E11">
            <w:rPr>
              <w:color w:val="000000" w:themeColor="text1"/>
              <w:rPrChange w:id="1318" w:author="Teera Piyakunakorn" w:date="2013-06-30T22:23:00Z">
                <w:rPr/>
              </w:rPrChange>
            </w:rPr>
            <w:delText>u</w:delText>
          </w:r>
        </w:del>
      </w:ins>
      <w:del w:id="1319" w:author="Arnold Sandjaja" w:date="2013-06-30T09:19:00Z">
        <w:r w:rsidR="0051350D" w:rsidRPr="00EB158B" w:rsidDel="00534E11">
          <w:rPr>
            <w:color w:val="000000" w:themeColor="text1"/>
            <w:rPrChange w:id="1320" w:author="Teera Piyakunakorn" w:date="2013-06-30T22:23:00Z">
              <w:rPr/>
            </w:rPrChange>
          </w:rPr>
          <w:delText>r bar PMS C</w:delText>
        </w:r>
      </w:del>
      <w:del w:id="1321" w:author="Arnold Sandjaja" w:date="2013-06-14T19:08:00Z">
        <w:r w:rsidR="0051350D" w:rsidRPr="00EB158B" w:rsidDel="00D04581">
          <w:rPr>
            <w:color w:val="000000" w:themeColor="text1"/>
            <w:rPrChange w:id="1322" w:author="Teera Piyakunakorn" w:date="2013-06-30T22:23:00Z">
              <w:rPr/>
            </w:rPrChange>
          </w:rPr>
          <w:delText xml:space="preserve"> </w:delText>
        </w:r>
        <w:r w:rsidRPr="00EB158B" w:rsidDel="00D04581">
          <w:rPr>
            <w:color w:val="000000" w:themeColor="text1"/>
            <w:rPrChange w:id="1323" w:author="Teera Piyakunakorn" w:date="2013-06-30T22:23:00Z">
              <w:rPr/>
            </w:rPrChange>
          </w:rPr>
          <w:delText>+</w:delText>
        </w:r>
      </w:del>
      <w:ins w:id="1324" w:author="Arnold Sandjaja" w:date="2013-06-14T19:08:00Z">
        <w:r w:rsidR="00D04581" w:rsidRPr="00EB158B">
          <w:rPr>
            <w:color w:val="000000" w:themeColor="text1"/>
            <w:rPrChange w:id="1325" w:author="Teera Piyakunakorn" w:date="2013-06-30T22:23:00Z">
              <w:rPr/>
            </w:rPrChange>
          </w:rPr>
          <w:t>,</w:t>
        </w:r>
      </w:ins>
      <w:ins w:id="1326" w:author="Arnold Sandjaja" w:date="2013-06-30T09:21:00Z">
        <w:r w:rsidR="00011022" w:rsidRPr="00EB158B">
          <w:rPr>
            <w:color w:val="000000" w:themeColor="text1"/>
            <w:rPrChange w:id="1327" w:author="Teera Piyakunakorn" w:date="2013-06-30T22:23:00Z">
              <w:rPr/>
            </w:rPrChange>
          </w:rPr>
          <w:t xml:space="preserve"> colour bar PMS C,</w:t>
        </w:r>
      </w:ins>
      <w:ins w:id="1328" w:author="Arnold Sandjaja" w:date="2013-06-14T19:07:00Z">
        <w:r w:rsidR="00D037DF" w:rsidRPr="00EB158B">
          <w:rPr>
            <w:color w:val="000000" w:themeColor="text1"/>
            <w:rPrChange w:id="1329" w:author="Teera Piyakunakorn" w:date="2013-06-30T22:23:00Z">
              <w:rPr/>
            </w:rPrChange>
          </w:rPr>
          <w:t xml:space="preserve"> </w:t>
        </w:r>
      </w:ins>
      <w:del w:id="1330" w:author="Arnold Sandjaja" w:date="2013-06-30T09:20:00Z">
        <w:r w:rsidRPr="00EB158B" w:rsidDel="00011022">
          <w:rPr>
            <w:color w:val="000000" w:themeColor="text1"/>
            <w:rPrChange w:id="1331" w:author="Teera Piyakunakorn" w:date="2013-06-30T22:23:00Z">
              <w:rPr/>
            </w:rPrChange>
          </w:rPr>
          <w:delText xml:space="preserve"> </w:delText>
        </w:r>
      </w:del>
      <w:del w:id="1332" w:author="Michel Bulon" w:date="2013-06-12T21:18:00Z">
        <w:r w:rsidRPr="00EB158B" w:rsidDel="00F84A43">
          <w:rPr>
            <w:color w:val="000000" w:themeColor="text1"/>
            <w:rPrChange w:id="1333" w:author="Teera Piyakunakorn" w:date="2013-06-30T22:23:00Z">
              <w:rPr/>
            </w:rPrChange>
          </w:rPr>
          <w:delText>varnish</w:delText>
        </w:r>
      </w:del>
      <w:ins w:id="1334" w:author="Michel Bulon" w:date="2013-06-12T21:18:00Z">
        <w:r w:rsidR="00F84A43" w:rsidRPr="00EB158B">
          <w:rPr>
            <w:color w:val="000000" w:themeColor="text1"/>
            <w:rPrChange w:id="1335" w:author="Teera Piyakunakorn" w:date="2013-06-30T22:23:00Z">
              <w:rPr/>
            </w:rPrChange>
          </w:rPr>
          <w:t>dieline</w:t>
        </w:r>
      </w:ins>
      <w:r w:rsidRPr="00EB158B">
        <w:rPr>
          <w:color w:val="000000" w:themeColor="text1"/>
          <w:rPrChange w:id="1336" w:author="Teera Piyakunakorn" w:date="2013-06-30T22:23:00Z">
            <w:rPr/>
          </w:rPrChange>
        </w:rPr>
        <w:t xml:space="preserve"> </w:t>
      </w:r>
      <w:del w:id="1337" w:author="Arnold Sandjaja" w:date="2013-06-14T18:11:00Z">
        <w:r w:rsidRPr="00EB158B" w:rsidDel="00A91A88">
          <w:rPr>
            <w:color w:val="000000" w:themeColor="text1"/>
            <w:rPrChange w:id="1338" w:author="Teera Piyakunakorn" w:date="2013-06-30T22:23:00Z">
              <w:rPr/>
            </w:rPrChange>
          </w:rPr>
          <w:delText>at 100% black</w:delText>
        </w:r>
        <w:r w:rsidR="009B7C8F" w:rsidRPr="00EB158B" w:rsidDel="00A91A88">
          <w:rPr>
            <w:color w:val="000000" w:themeColor="text1"/>
            <w:rPrChange w:id="1339" w:author="Teera Piyakunakorn" w:date="2013-06-30T22:23:00Z">
              <w:rPr/>
            </w:rPrChange>
          </w:rPr>
          <w:delText xml:space="preserve"> </w:delText>
        </w:r>
      </w:del>
      <w:r w:rsidR="004C55BE" w:rsidRPr="00EB158B">
        <w:rPr>
          <w:color w:val="000000" w:themeColor="text1"/>
          <w:rPrChange w:id="1340" w:author="Teera Piyakunakorn" w:date="2013-06-30T22:23:00Z">
            <w:rPr/>
          </w:rPrChange>
        </w:rPr>
        <w:t>on a separate plate in the PDF, to be evaluated in the PDF file)</w:t>
      </w:r>
    </w:p>
    <w:p w14:paraId="2AEE6429" w14:textId="77777777" w:rsidR="00405E48" w:rsidRPr="00EB158B" w:rsidDel="00AE3273" w:rsidRDefault="00405E48">
      <w:pPr>
        <w:rPr>
          <w:del w:id="1341" w:author="Arnold Sandjaja" w:date="2013-06-20T07:05:00Z"/>
          <w:color w:val="000000" w:themeColor="text1"/>
          <w:rPrChange w:id="1342" w:author="Teera Piyakunakorn" w:date="2013-06-30T22:23:00Z">
            <w:rPr>
              <w:del w:id="1343" w:author="Arnold Sandjaja" w:date="2013-06-20T07:05:00Z"/>
            </w:rPr>
          </w:rPrChange>
        </w:rPr>
      </w:pPr>
    </w:p>
    <w:p w14:paraId="16854D0B" w14:textId="77777777" w:rsidR="00405E48" w:rsidRPr="00EB158B" w:rsidDel="00AE3273" w:rsidRDefault="00405E48">
      <w:pPr>
        <w:rPr>
          <w:del w:id="1344" w:author="Arnold Sandjaja" w:date="2013-06-20T07:05:00Z"/>
          <w:color w:val="000000" w:themeColor="text1"/>
          <w:rPrChange w:id="1345" w:author="Teera Piyakunakorn" w:date="2013-06-30T22:23:00Z">
            <w:rPr>
              <w:del w:id="1346" w:author="Arnold Sandjaja" w:date="2013-06-20T07:05:00Z"/>
            </w:rPr>
          </w:rPrChange>
        </w:rPr>
      </w:pPr>
      <w:del w:id="1347" w:author="Arnold Sandjaja" w:date="2013-06-20T07:05:00Z">
        <w:r w:rsidRPr="00EB158B" w:rsidDel="00AE3273">
          <w:rPr>
            <w:color w:val="000000" w:themeColor="text1"/>
            <w:rPrChange w:id="1348" w:author="Teera Piyakunakorn" w:date="2013-06-30T22:23:00Z">
              <w:rPr/>
            </w:rPrChange>
          </w:rPr>
          <w:delText>• 1 final printout of: the front cover, spine and back cover (printed as spreads), trimmed and mounted on a board for presentati</w:delText>
        </w:r>
        <w:bookmarkStart w:id="1349" w:name="GoBack"/>
        <w:bookmarkEnd w:id="1349"/>
        <w:r w:rsidRPr="00EB158B" w:rsidDel="00AE3273">
          <w:rPr>
            <w:color w:val="000000" w:themeColor="text1"/>
            <w:rPrChange w:id="1350" w:author="Teera Piyakunakorn" w:date="2013-06-30T22:23:00Z">
              <w:rPr/>
            </w:rPrChange>
          </w:rPr>
          <w:delText xml:space="preserve">on. </w:delText>
        </w:r>
      </w:del>
      <w:del w:id="1351" w:author="Arnold Sandjaja" w:date="2013-06-14T18:11:00Z">
        <w:r w:rsidRPr="00EB158B" w:rsidDel="00A91A88">
          <w:rPr>
            <w:color w:val="000000" w:themeColor="text1"/>
            <w:rPrChange w:id="1352" w:author="Teera Piyakunakorn" w:date="2013-06-30T22:23:00Z">
              <w:rPr/>
            </w:rPrChange>
          </w:rPr>
          <w:delText>The varnish</w:delText>
        </w:r>
      </w:del>
      <w:ins w:id="1353" w:author="Michel Bulon" w:date="2013-06-12T21:18:00Z">
        <w:del w:id="1354" w:author="Arnold Sandjaja" w:date="2013-06-14T18:11:00Z">
          <w:r w:rsidR="00F84A43" w:rsidRPr="00EB158B" w:rsidDel="00A91A88">
            <w:rPr>
              <w:color w:val="000000" w:themeColor="text1"/>
              <w:rPrChange w:id="1355" w:author="Teera Piyakunakorn" w:date="2013-06-30T22:23:00Z">
                <w:rPr/>
              </w:rPrChange>
            </w:rPr>
            <w:delText>dieline</w:delText>
          </w:r>
        </w:del>
      </w:ins>
      <w:del w:id="1356" w:author="Arnold Sandjaja" w:date="2013-06-14T18:11:00Z">
        <w:r w:rsidRPr="00EB158B" w:rsidDel="00A91A88">
          <w:rPr>
            <w:color w:val="000000" w:themeColor="text1"/>
            <w:rPrChange w:id="1357" w:author="Teera Piyakunakorn" w:date="2013-06-30T22:23:00Z">
              <w:rPr/>
            </w:rPrChange>
          </w:rPr>
          <w:delText xml:space="preserve"> must be printed on top of the design at 20% transparency.</w:delText>
        </w:r>
      </w:del>
    </w:p>
    <w:p w14:paraId="12E951CD" w14:textId="77777777" w:rsidR="00405E48" w:rsidRPr="00EB158B" w:rsidRDefault="00405E48">
      <w:pPr>
        <w:rPr>
          <w:color w:val="000000" w:themeColor="text1"/>
          <w:rPrChange w:id="1358" w:author="Teera Piyakunakorn" w:date="2013-06-30T22:23:00Z">
            <w:rPr/>
          </w:rPrChange>
        </w:rPr>
      </w:pPr>
    </w:p>
    <w:p w14:paraId="1BF3DECC" w14:textId="7222DA7D" w:rsidR="00405E48" w:rsidRPr="00EB158B" w:rsidRDefault="00405E48">
      <w:pPr>
        <w:rPr>
          <w:color w:val="000000" w:themeColor="text1"/>
          <w:rPrChange w:id="1359" w:author="Teera Piyakunakorn" w:date="2013-06-30T22:23:00Z">
            <w:rPr/>
          </w:rPrChange>
        </w:rPr>
      </w:pPr>
      <w:r w:rsidRPr="00EB158B">
        <w:rPr>
          <w:color w:val="000000" w:themeColor="text1"/>
          <w:rPrChange w:id="1360" w:author="Teera Piyakunakorn" w:date="2013-06-30T22:23:00Z">
            <w:rPr/>
          </w:rPrChange>
        </w:rPr>
        <w:t>• 1 final printout</w:t>
      </w:r>
      <w:ins w:id="1361" w:author="Arnold Sandjaja" w:date="2013-06-14T18:15:00Z">
        <w:r w:rsidR="00A91A88" w:rsidRPr="00EB158B">
          <w:rPr>
            <w:color w:val="000000" w:themeColor="text1"/>
            <w:rPrChange w:id="1362" w:author="Teera Piyakunakorn" w:date="2013-06-30T22:23:00Z">
              <w:rPr/>
            </w:rPrChange>
          </w:rPr>
          <w:t xml:space="preserve"> untrimmed</w:t>
        </w:r>
      </w:ins>
      <w:r w:rsidRPr="00EB158B">
        <w:rPr>
          <w:color w:val="000000" w:themeColor="text1"/>
          <w:rPrChange w:id="1363" w:author="Teera Piyakunakorn" w:date="2013-06-30T22:23:00Z">
            <w:rPr/>
          </w:rPrChange>
        </w:rPr>
        <w:t xml:space="preserve"> </w:t>
      </w:r>
      <w:ins w:id="1364" w:author="Arnold Sandjaja" w:date="2013-06-30T09:49:00Z">
        <w:r w:rsidR="00401DE1" w:rsidRPr="00EB158B">
          <w:rPr>
            <w:color w:val="000000" w:themeColor="text1"/>
            <w:rPrChange w:id="1365" w:author="Teera Piyakunakorn" w:date="2013-06-30T22:23:00Z">
              <w:rPr/>
            </w:rPrChange>
          </w:rPr>
          <w:t xml:space="preserve">and mounted on cardboard </w:t>
        </w:r>
      </w:ins>
      <w:del w:id="1366" w:author="Arnold Sandjaja" w:date="2013-06-30T09:50:00Z">
        <w:r w:rsidRPr="00EB158B" w:rsidDel="00401DE1">
          <w:rPr>
            <w:color w:val="000000" w:themeColor="text1"/>
            <w:rPrChange w:id="1367" w:author="Teera Piyakunakorn" w:date="2013-06-30T22:23:00Z">
              <w:rPr/>
            </w:rPrChange>
          </w:rPr>
          <w:delText>of</w:delText>
        </w:r>
      </w:del>
      <w:r w:rsidRPr="00EB158B">
        <w:rPr>
          <w:color w:val="000000" w:themeColor="text1"/>
          <w:rPrChange w:id="1368" w:author="Teera Piyakunakorn" w:date="2013-06-30T22:23:00Z">
            <w:rPr/>
          </w:rPrChange>
        </w:rPr>
        <w:t xml:space="preserve">: the front cover, spine and back cover </w:t>
      </w:r>
      <w:del w:id="1369" w:author="Arnold Sandjaja" w:date="2013-06-30T09:57:00Z">
        <w:r w:rsidRPr="00EB158B" w:rsidDel="00BA53BA">
          <w:rPr>
            <w:color w:val="000000" w:themeColor="text1"/>
            <w:rPrChange w:id="1370" w:author="Teera Piyakunakorn" w:date="2013-06-30T22:23:00Z">
              <w:rPr/>
            </w:rPrChange>
          </w:rPr>
          <w:delText>with</w:delText>
        </w:r>
      </w:del>
      <w:del w:id="1371" w:author="Arnold Sandjaja" w:date="2013-06-14T18:15:00Z">
        <w:r w:rsidRPr="00EB158B" w:rsidDel="00A91A88">
          <w:rPr>
            <w:color w:val="000000" w:themeColor="text1"/>
            <w:rPrChange w:id="1372" w:author="Teera Piyakunakorn" w:date="2013-06-30T22:23:00Z">
              <w:rPr/>
            </w:rPrChange>
          </w:rPr>
          <w:delText>out</w:delText>
        </w:r>
      </w:del>
      <w:ins w:id="1373" w:author="Arnold Sandjaja" w:date="2013-06-30T09:57:00Z">
        <w:r w:rsidR="00BA53BA" w:rsidRPr="00EB158B">
          <w:rPr>
            <w:color w:val="000000" w:themeColor="text1"/>
            <w:rPrChange w:id="1374" w:author="Teera Piyakunakorn" w:date="2013-06-30T22:23:00Z">
              <w:rPr/>
            </w:rPrChange>
          </w:rPr>
          <w:t>with</w:t>
        </w:r>
      </w:ins>
      <w:r w:rsidRPr="00EB158B">
        <w:rPr>
          <w:color w:val="000000" w:themeColor="text1"/>
          <w:rPrChange w:id="1375" w:author="Teera Piyakunakorn" w:date="2013-06-30T22:23:00Z">
            <w:rPr/>
          </w:rPrChange>
        </w:rPr>
        <w:t xml:space="preserve"> the </w:t>
      </w:r>
      <w:del w:id="1376" w:author="Michel Bulon" w:date="2013-06-12T21:18:00Z">
        <w:r w:rsidRPr="00EB158B" w:rsidDel="00F84A43">
          <w:rPr>
            <w:color w:val="000000" w:themeColor="text1"/>
            <w:rPrChange w:id="1377" w:author="Teera Piyakunakorn" w:date="2013-06-30T22:23:00Z">
              <w:rPr/>
            </w:rPrChange>
          </w:rPr>
          <w:delText>varnish</w:delText>
        </w:r>
      </w:del>
      <w:ins w:id="1378" w:author="Michel Bulon" w:date="2013-06-12T21:18:00Z">
        <w:r w:rsidR="00F84A43" w:rsidRPr="00EB158B">
          <w:rPr>
            <w:color w:val="000000" w:themeColor="text1"/>
            <w:rPrChange w:id="1379" w:author="Teera Piyakunakorn" w:date="2013-06-30T22:23:00Z">
              <w:rPr/>
            </w:rPrChange>
          </w:rPr>
          <w:t>die</w:t>
        </w:r>
      </w:ins>
      <w:ins w:id="1380" w:author="Arnold Sandjaja" w:date="2013-06-30T09:54:00Z">
        <w:r w:rsidR="00A20BC6" w:rsidRPr="00EB158B">
          <w:rPr>
            <w:color w:val="000000" w:themeColor="text1"/>
            <w:rPrChange w:id="1381" w:author="Teera Piyakunakorn" w:date="2013-06-30T22:23:00Z">
              <w:rPr/>
            </w:rPrChange>
          </w:rPr>
          <w:t>-</w:t>
        </w:r>
      </w:ins>
      <w:ins w:id="1382" w:author="Michel Bulon" w:date="2013-06-12T21:18:00Z">
        <w:r w:rsidR="00F84A43" w:rsidRPr="00EB158B">
          <w:rPr>
            <w:color w:val="000000" w:themeColor="text1"/>
            <w:rPrChange w:id="1383" w:author="Teera Piyakunakorn" w:date="2013-06-30T22:23:00Z">
              <w:rPr/>
            </w:rPrChange>
          </w:rPr>
          <w:t>line</w:t>
        </w:r>
      </w:ins>
      <w:r w:rsidRPr="00EB158B">
        <w:rPr>
          <w:color w:val="000000" w:themeColor="text1"/>
          <w:rPrChange w:id="1384" w:author="Teera Piyakunakorn" w:date="2013-06-30T22:23:00Z">
            <w:rPr/>
          </w:rPrChange>
        </w:rPr>
        <w:t xml:space="preserve"> (printed as spreads). (including: bleed, crop marks, registration marks, fold marks — placed outside the bleed area, </w:t>
      </w:r>
      <w:r w:rsidR="009B7C8F" w:rsidRPr="00EB158B">
        <w:rPr>
          <w:color w:val="000000" w:themeColor="text1"/>
          <w:rPrChange w:id="1385" w:author="Teera Piyakunakorn" w:date="2013-06-30T22:23:00Z">
            <w:rPr/>
          </w:rPrChange>
        </w:rPr>
        <w:t>colour bars CMYK</w:t>
      </w:r>
      <w:del w:id="1386" w:author="Arnold Sandjaja" w:date="2013-06-30T09:21:00Z">
        <w:r w:rsidR="009B7C8F" w:rsidRPr="00EB158B" w:rsidDel="00011022">
          <w:rPr>
            <w:color w:val="000000" w:themeColor="text1"/>
            <w:rPrChange w:id="1387" w:author="Teera Piyakunakorn" w:date="2013-06-30T22:23:00Z">
              <w:rPr/>
            </w:rPrChange>
          </w:rPr>
          <w:delText>, colo</w:delText>
        </w:r>
      </w:del>
      <w:ins w:id="1388" w:author="Michel Bulon" w:date="2013-05-20T21:04:00Z">
        <w:del w:id="1389" w:author="Arnold Sandjaja" w:date="2013-06-30T09:21:00Z">
          <w:r w:rsidR="008E06C3" w:rsidRPr="00EB158B" w:rsidDel="00011022">
            <w:rPr>
              <w:color w:val="000000" w:themeColor="text1"/>
              <w:rPrChange w:id="1390" w:author="Teera Piyakunakorn" w:date="2013-06-30T22:23:00Z">
                <w:rPr/>
              </w:rPrChange>
            </w:rPr>
            <w:delText>u</w:delText>
          </w:r>
        </w:del>
      </w:ins>
      <w:del w:id="1391" w:author="Arnold Sandjaja" w:date="2013-06-30T09:21:00Z">
        <w:r w:rsidR="009B7C8F" w:rsidRPr="00EB158B" w:rsidDel="00011022">
          <w:rPr>
            <w:color w:val="000000" w:themeColor="text1"/>
            <w:rPrChange w:id="1392" w:author="Teera Piyakunakorn" w:date="2013-06-30T22:23:00Z">
              <w:rPr/>
            </w:rPrChange>
          </w:rPr>
          <w:delText>r bar PMS C</w:delText>
        </w:r>
      </w:del>
      <w:r w:rsidRPr="00EB158B">
        <w:rPr>
          <w:color w:val="000000" w:themeColor="text1"/>
          <w:rPrChange w:id="1393" w:author="Teera Piyakunakorn" w:date="2013-06-30T22:23:00Z">
            <w:rPr/>
          </w:rPrChange>
        </w:rPr>
        <w:t>)</w:t>
      </w:r>
    </w:p>
    <w:p w14:paraId="75B6E9DC" w14:textId="77777777" w:rsidR="00405E48" w:rsidRPr="00EB158B" w:rsidRDefault="00405E48">
      <w:pPr>
        <w:rPr>
          <w:color w:val="000000" w:themeColor="text1"/>
          <w:rPrChange w:id="1394" w:author="Teera Piyakunakorn" w:date="2013-06-30T22:23:00Z">
            <w:rPr/>
          </w:rPrChange>
        </w:rPr>
      </w:pPr>
    </w:p>
    <w:p w14:paraId="05368E24" w14:textId="20DB357A" w:rsidR="00405E48" w:rsidRPr="00EB158B" w:rsidRDefault="00405E48">
      <w:pPr>
        <w:rPr>
          <w:color w:val="000000" w:themeColor="text1"/>
          <w:rPrChange w:id="1395" w:author="Teera Piyakunakorn" w:date="2013-06-30T22:23:00Z">
            <w:rPr/>
          </w:rPrChange>
        </w:rPr>
      </w:pPr>
      <w:r w:rsidRPr="00EB158B">
        <w:rPr>
          <w:color w:val="000000" w:themeColor="text1"/>
          <w:rPrChange w:id="1396" w:author="Teera Piyakunakorn" w:date="2013-06-30T22:23:00Z">
            <w:rPr/>
          </w:rPrChange>
        </w:rPr>
        <w:t xml:space="preserve">• 1 final printout of: the </w:t>
      </w:r>
      <w:del w:id="1397" w:author="Michel Bulon" w:date="2013-06-12T21:18:00Z">
        <w:r w:rsidRPr="00EB158B" w:rsidDel="00F84A43">
          <w:rPr>
            <w:color w:val="000000" w:themeColor="text1"/>
            <w:rPrChange w:id="1398" w:author="Teera Piyakunakorn" w:date="2013-06-30T22:23:00Z">
              <w:rPr/>
            </w:rPrChange>
          </w:rPr>
          <w:delText>varnish</w:delText>
        </w:r>
      </w:del>
      <w:ins w:id="1399" w:author="Michel Bulon" w:date="2013-06-12T21:18:00Z">
        <w:r w:rsidR="00F84A43" w:rsidRPr="00EB158B">
          <w:rPr>
            <w:color w:val="000000" w:themeColor="text1"/>
            <w:rPrChange w:id="1400" w:author="Teera Piyakunakorn" w:date="2013-06-30T22:23:00Z">
              <w:rPr/>
            </w:rPrChange>
          </w:rPr>
          <w:t>die</w:t>
        </w:r>
      </w:ins>
      <w:ins w:id="1401" w:author="Arnold Sandjaja" w:date="2013-06-30T09:54:00Z">
        <w:r w:rsidR="00A20BC6" w:rsidRPr="00EB158B">
          <w:rPr>
            <w:color w:val="000000" w:themeColor="text1"/>
            <w:rPrChange w:id="1402" w:author="Teera Piyakunakorn" w:date="2013-06-30T22:23:00Z">
              <w:rPr/>
            </w:rPrChange>
          </w:rPr>
          <w:t>-</w:t>
        </w:r>
      </w:ins>
      <w:ins w:id="1403" w:author="Michel Bulon" w:date="2013-06-12T21:18:00Z">
        <w:r w:rsidR="00F84A43" w:rsidRPr="00EB158B">
          <w:rPr>
            <w:color w:val="000000" w:themeColor="text1"/>
            <w:rPrChange w:id="1404" w:author="Teera Piyakunakorn" w:date="2013-06-30T22:23:00Z">
              <w:rPr/>
            </w:rPrChange>
          </w:rPr>
          <w:t>line</w:t>
        </w:r>
      </w:ins>
      <w:r w:rsidRPr="00EB158B">
        <w:rPr>
          <w:color w:val="000000" w:themeColor="text1"/>
          <w:rPrChange w:id="1405" w:author="Teera Piyakunakorn" w:date="2013-06-30T22:23:00Z">
            <w:rPr/>
          </w:rPrChange>
        </w:rPr>
        <w:t xml:space="preserve"> </w:t>
      </w:r>
      <w:del w:id="1406" w:author="Arnold Sandjaja" w:date="2013-06-14T18:12:00Z">
        <w:r w:rsidRPr="00EB158B" w:rsidDel="00A91A88">
          <w:rPr>
            <w:color w:val="000000" w:themeColor="text1"/>
            <w:rPrChange w:id="1407" w:author="Teera Piyakunakorn" w:date="2013-06-30T22:23:00Z">
              <w:rPr/>
            </w:rPrChange>
          </w:rPr>
          <w:delText xml:space="preserve">at 100% black </w:delText>
        </w:r>
      </w:del>
      <w:r w:rsidRPr="00EB158B">
        <w:rPr>
          <w:color w:val="000000" w:themeColor="text1"/>
          <w:rPrChange w:id="1408" w:author="Teera Piyakunakorn" w:date="2013-06-30T22:23:00Z">
            <w:rPr/>
          </w:rPrChange>
        </w:rPr>
        <w:t>(printed as spreads). (including:</w:t>
      </w:r>
      <w:del w:id="1409" w:author="Arnold Sandjaja" w:date="2013-06-30T09:23:00Z">
        <w:r w:rsidRPr="00EB158B" w:rsidDel="00CB541E">
          <w:rPr>
            <w:color w:val="000000" w:themeColor="text1"/>
            <w:rPrChange w:id="1410" w:author="Teera Piyakunakorn" w:date="2013-06-30T22:23:00Z">
              <w:rPr/>
            </w:rPrChange>
          </w:rPr>
          <w:delText xml:space="preserve"> bleed</w:delText>
        </w:r>
      </w:del>
      <w:r w:rsidRPr="00EB158B">
        <w:rPr>
          <w:color w:val="000000" w:themeColor="text1"/>
          <w:rPrChange w:id="1411" w:author="Teera Piyakunakorn" w:date="2013-06-30T22:23:00Z">
            <w:rPr/>
          </w:rPrChange>
        </w:rPr>
        <w:t>, crop marks, registration marks, fold marks — placed outside the bleed area</w:t>
      </w:r>
      <w:del w:id="1412" w:author="Arnold Sandjaja" w:date="2013-06-30T09:23:00Z">
        <w:r w:rsidRPr="00EB158B" w:rsidDel="00CB541E">
          <w:rPr>
            <w:color w:val="000000" w:themeColor="text1"/>
            <w:rPrChange w:id="1413" w:author="Teera Piyakunakorn" w:date="2013-06-30T22:23:00Z">
              <w:rPr/>
            </w:rPrChange>
          </w:rPr>
          <w:delText>, colour bars</w:delText>
        </w:r>
        <w:r w:rsidR="0069109A" w:rsidRPr="00EB158B" w:rsidDel="00CB541E">
          <w:rPr>
            <w:color w:val="000000" w:themeColor="text1"/>
            <w:rPrChange w:id="1414" w:author="Teera Piyakunakorn" w:date="2013-06-30T22:23:00Z">
              <w:rPr/>
            </w:rPrChange>
          </w:rPr>
          <w:delText xml:space="preserve"> Varnish</w:delText>
        </w:r>
      </w:del>
      <w:ins w:id="1415" w:author="Michel Bulon" w:date="2013-06-12T21:18:00Z">
        <w:del w:id="1416" w:author="Arnold Sandjaja" w:date="2013-06-14T18:16:00Z">
          <w:r w:rsidR="00F84A43" w:rsidRPr="00EB158B" w:rsidDel="00A91A88">
            <w:rPr>
              <w:color w:val="000000" w:themeColor="text1"/>
              <w:rPrChange w:id="1417" w:author="Teera Piyakunakorn" w:date="2013-06-30T22:23:00Z">
                <w:rPr/>
              </w:rPrChange>
            </w:rPr>
            <w:delText>D</w:delText>
          </w:r>
        </w:del>
        <w:del w:id="1418" w:author="Arnold Sandjaja" w:date="2013-06-30T09:23:00Z">
          <w:r w:rsidR="00F84A43" w:rsidRPr="00EB158B" w:rsidDel="00CB541E">
            <w:rPr>
              <w:color w:val="000000" w:themeColor="text1"/>
              <w:rPrChange w:id="1419" w:author="Teera Piyakunakorn" w:date="2013-06-30T22:23:00Z">
                <w:rPr/>
              </w:rPrChange>
            </w:rPr>
            <w:delText>ieline</w:delText>
          </w:r>
        </w:del>
      </w:ins>
      <w:r w:rsidRPr="00EB158B">
        <w:rPr>
          <w:color w:val="000000" w:themeColor="text1"/>
          <w:rPrChange w:id="1420" w:author="Teera Piyakunakorn" w:date="2013-06-30T22:23:00Z">
            <w:rPr/>
          </w:rPrChange>
        </w:rPr>
        <w:t>)</w:t>
      </w:r>
    </w:p>
    <w:p w14:paraId="18F7C03D" w14:textId="77777777" w:rsidR="00405E48" w:rsidRPr="00EB158B" w:rsidRDefault="00405E48">
      <w:pPr>
        <w:pStyle w:val="Default"/>
        <w:rPr>
          <w:rFonts w:ascii="Arial Bold" w:hAnsi="Arial Bold"/>
          <w:color w:val="000000" w:themeColor="text1"/>
          <w:lang w:val="en-GB"/>
          <w:rPrChange w:id="1421" w:author="Teera Piyakunakorn" w:date="2013-06-30T22:23:00Z">
            <w:rPr>
              <w:rFonts w:ascii="Arial Bold" w:hAnsi="Arial Bold"/>
              <w:lang w:val="en-GB"/>
            </w:rPr>
          </w:rPrChange>
        </w:rPr>
      </w:pPr>
    </w:p>
    <w:p w14:paraId="7396B0BC" w14:textId="77777777" w:rsidR="00967DC3" w:rsidRPr="00EB158B" w:rsidRDefault="00405E48">
      <w:pPr>
        <w:rPr>
          <w:ins w:id="1422" w:author="Arnold Sandjaja" w:date="2013-06-30T09:27:00Z"/>
          <w:color w:val="000000" w:themeColor="text1"/>
          <w:rPrChange w:id="1423" w:author="Teera Piyakunakorn" w:date="2013-06-30T22:23:00Z">
            <w:rPr>
              <w:ins w:id="1424" w:author="Arnold Sandjaja" w:date="2013-06-30T09:27:00Z"/>
            </w:rPr>
          </w:rPrChange>
        </w:rPr>
      </w:pPr>
      <w:r w:rsidRPr="00EB158B">
        <w:rPr>
          <w:color w:val="000000" w:themeColor="text1"/>
          <w:rPrChange w:id="1425" w:author="Teera Piyakunakorn" w:date="2013-06-30T22:23:00Z">
            <w:rPr/>
          </w:rPrChange>
        </w:rPr>
        <w:lastRenderedPageBreak/>
        <w:t>• 1 final dummy/booklet</w:t>
      </w:r>
      <w:ins w:id="1426" w:author="Arnold Sandjaja" w:date="2013-06-30T09:24:00Z">
        <w:r w:rsidR="00967DC3" w:rsidRPr="00EB158B">
          <w:rPr>
            <w:color w:val="000000" w:themeColor="text1"/>
            <w:rPrChange w:id="1427" w:author="Teera Piyakunakorn" w:date="2013-06-30T22:23:00Z">
              <w:rPr/>
            </w:rPrChange>
          </w:rPr>
          <w:t xml:space="preserve"> trimmed to final size</w:t>
        </w:r>
      </w:ins>
      <w:r w:rsidRPr="00EB158B">
        <w:rPr>
          <w:color w:val="000000" w:themeColor="text1"/>
          <w:rPrChange w:id="1428" w:author="Teera Piyakunakorn" w:date="2013-06-30T22:23:00Z">
            <w:rPr/>
          </w:rPrChange>
        </w:rPr>
        <w:t xml:space="preserve"> including: </w:t>
      </w:r>
    </w:p>
    <w:p w14:paraId="77070E8F" w14:textId="77777777" w:rsidR="004C5D5E" w:rsidRPr="00EB158B" w:rsidRDefault="00405E48">
      <w:pPr>
        <w:pStyle w:val="ListParagraph"/>
        <w:numPr>
          <w:ilvl w:val="0"/>
          <w:numId w:val="12"/>
        </w:numPr>
        <w:rPr>
          <w:ins w:id="1429" w:author="Arnold Sandjaja" w:date="2013-06-30T09:28:00Z"/>
          <w:rFonts w:cs="Arial"/>
          <w:color w:val="000000" w:themeColor="text1"/>
          <w:rPrChange w:id="1430" w:author="Teera Piyakunakorn" w:date="2013-06-30T22:23:00Z">
            <w:rPr>
              <w:ins w:id="1431" w:author="Arnold Sandjaja" w:date="2013-06-30T09:28:00Z"/>
              <w:rFonts w:cs="Arial"/>
            </w:rPr>
          </w:rPrChange>
        </w:rPr>
        <w:pPrChange w:id="1432" w:author="Arnold Sandjaja" w:date="2013-06-30T09:28:00Z">
          <w:pPr/>
        </w:pPrChange>
      </w:pPr>
      <w:r w:rsidRPr="00EB158B">
        <w:rPr>
          <w:rFonts w:ascii="Arial" w:hAnsi="Arial" w:cs="Arial"/>
          <w:color w:val="000000" w:themeColor="text1"/>
          <w:rPrChange w:id="1433" w:author="Teera Piyakunakorn" w:date="2013-06-30T22:23:00Z">
            <w:rPr/>
          </w:rPrChange>
        </w:rPr>
        <w:t>the front cover, spine, back cover printed as spreads</w:t>
      </w:r>
    </w:p>
    <w:p w14:paraId="64C6844D" w14:textId="77777777" w:rsidR="004C5D5E" w:rsidRPr="00EB158B" w:rsidRDefault="004C5D5E">
      <w:pPr>
        <w:pStyle w:val="ListParagraph"/>
        <w:numPr>
          <w:ilvl w:val="0"/>
          <w:numId w:val="12"/>
        </w:numPr>
        <w:rPr>
          <w:ins w:id="1434" w:author="Arnold Sandjaja" w:date="2013-06-30T09:28:00Z"/>
          <w:rFonts w:cs="Arial"/>
          <w:color w:val="000000" w:themeColor="text1"/>
          <w:rPrChange w:id="1435" w:author="Teera Piyakunakorn" w:date="2013-06-30T22:23:00Z">
            <w:rPr>
              <w:ins w:id="1436" w:author="Arnold Sandjaja" w:date="2013-06-30T09:28:00Z"/>
              <w:rFonts w:cs="Arial"/>
            </w:rPr>
          </w:rPrChange>
        </w:rPr>
        <w:pPrChange w:id="1437" w:author="Arnold Sandjaja" w:date="2013-06-30T09:28:00Z">
          <w:pPr/>
        </w:pPrChange>
      </w:pPr>
      <w:ins w:id="1438" w:author="Arnold Sandjaja" w:date="2013-06-30T09:28:00Z">
        <w:r w:rsidRPr="00EB158B">
          <w:rPr>
            <w:rFonts w:ascii="Arial" w:hAnsi="Arial" w:cs="Arial"/>
            <w:color w:val="000000" w:themeColor="text1"/>
            <w:rPrChange w:id="1439" w:author="Teera Piyakunakorn" w:date="2013-06-30T22:23:00Z">
              <w:rPr>
                <w:rFonts w:cs="Arial"/>
              </w:rPr>
            </w:rPrChange>
          </w:rPr>
          <w:t xml:space="preserve">1 page printed as a single page (page 3) </w:t>
        </w:r>
      </w:ins>
    </w:p>
    <w:p w14:paraId="1E1439B8" w14:textId="77777777" w:rsidR="006A0F82" w:rsidRPr="00EB158B" w:rsidRDefault="004C5D5E">
      <w:pPr>
        <w:pStyle w:val="ListParagraph"/>
        <w:numPr>
          <w:ilvl w:val="0"/>
          <w:numId w:val="12"/>
        </w:numPr>
        <w:rPr>
          <w:ins w:id="1440" w:author="Arnold Sandjaja" w:date="2013-06-30T09:29:00Z"/>
          <w:rFonts w:ascii="Arial" w:hAnsi="Arial" w:cs="Arial"/>
          <w:color w:val="000000" w:themeColor="text1"/>
          <w:rPrChange w:id="1441" w:author="Teera Piyakunakorn" w:date="2013-06-30T22:23:00Z">
            <w:rPr>
              <w:ins w:id="1442" w:author="Arnold Sandjaja" w:date="2013-06-30T09:29:00Z"/>
              <w:rFonts w:ascii="Arial" w:hAnsi="Arial" w:cs="Arial"/>
            </w:rPr>
          </w:rPrChange>
        </w:rPr>
        <w:pPrChange w:id="1443" w:author="Arnold Sandjaja" w:date="2013-06-30T09:28:00Z">
          <w:pPr>
            <w:pStyle w:val="Heading1AA"/>
          </w:pPr>
        </w:pPrChange>
      </w:pPr>
      <w:ins w:id="1444" w:author="Arnold Sandjaja" w:date="2013-06-30T09:28:00Z">
        <w:r w:rsidRPr="00EB158B">
          <w:rPr>
            <w:rFonts w:ascii="Arial" w:hAnsi="Arial" w:cs="Arial"/>
            <w:color w:val="000000" w:themeColor="text1"/>
            <w:rPrChange w:id="1445" w:author="Teera Piyakunakorn" w:date="2013-06-30T22:23:00Z">
              <w:rPr>
                <w:rFonts w:ascii="Arial" w:hAnsi="Arial" w:cs="Arial"/>
              </w:rPr>
            </w:rPrChange>
          </w:rPr>
          <w:t>four pages printed as spreads (8-9 and 10-11)</w:t>
        </w:r>
      </w:ins>
    </w:p>
    <w:p w14:paraId="3DEBCE26" w14:textId="70E372C8" w:rsidR="00405E48" w:rsidRPr="00EB158B" w:rsidDel="004C5D5E" w:rsidRDefault="00405E48">
      <w:pPr>
        <w:rPr>
          <w:del w:id="1446" w:author="Arnold Sandjaja" w:date="2013-06-30T09:28:00Z"/>
          <w:rFonts w:cs="Arial"/>
          <w:color w:val="000000" w:themeColor="text1"/>
          <w:rPrChange w:id="1447" w:author="Teera Piyakunakorn" w:date="2013-06-30T22:23:00Z">
            <w:rPr>
              <w:del w:id="1448" w:author="Arnold Sandjaja" w:date="2013-06-30T09:28:00Z"/>
            </w:rPr>
          </w:rPrChange>
        </w:rPr>
      </w:pPr>
      <w:del w:id="1449" w:author="Arnold Sandjaja" w:date="2013-06-30T09:28:00Z">
        <w:r w:rsidRPr="00EB158B" w:rsidDel="004C5D5E">
          <w:rPr>
            <w:rFonts w:cs="Arial"/>
            <w:color w:val="000000" w:themeColor="text1"/>
            <w:rPrChange w:id="1450" w:author="Teera Piyakunakorn" w:date="2013-06-30T22:23:00Z">
              <w:rPr>
                <w:rFonts w:cs="Arial"/>
              </w:rPr>
            </w:rPrChange>
          </w:rPr>
          <w:delText xml:space="preserve"> and</w:delText>
        </w:r>
      </w:del>
      <w:del w:id="1451" w:author="Arnold Sandjaja" w:date="2013-06-30T09:24:00Z">
        <w:r w:rsidRPr="00EB158B" w:rsidDel="00967DC3">
          <w:rPr>
            <w:rFonts w:cs="Arial"/>
            <w:color w:val="000000" w:themeColor="text1"/>
            <w:rPrChange w:id="1452" w:author="Teera Piyakunakorn" w:date="2013-06-30T22:23:00Z">
              <w:rPr>
                <w:rFonts w:cs="Arial"/>
              </w:rPr>
            </w:rPrChange>
          </w:rPr>
          <w:delText xml:space="preserve"> trimmed to final size</w:delText>
        </w:r>
      </w:del>
      <w:del w:id="1453" w:author="Arnold Sandjaja" w:date="2013-06-14T18:17:00Z">
        <w:r w:rsidRPr="00EB158B" w:rsidDel="00FA7FB0">
          <w:rPr>
            <w:rFonts w:cs="Arial"/>
            <w:color w:val="000000" w:themeColor="text1"/>
            <w:rPrChange w:id="1454" w:author="Teera Piyakunakorn" w:date="2013-06-30T22:23:00Z">
              <w:rPr>
                <w:rFonts w:cs="Arial"/>
              </w:rPr>
            </w:rPrChange>
          </w:rPr>
          <w:delText>. The varnish</w:delText>
        </w:r>
      </w:del>
      <w:ins w:id="1455" w:author="Michel Bulon" w:date="2013-06-12T21:18:00Z">
        <w:del w:id="1456" w:author="Arnold Sandjaja" w:date="2013-06-14T18:17:00Z">
          <w:r w:rsidR="00F84A43" w:rsidRPr="00EB158B" w:rsidDel="00FA7FB0">
            <w:rPr>
              <w:rFonts w:cs="Arial"/>
              <w:color w:val="000000" w:themeColor="text1"/>
              <w:rPrChange w:id="1457" w:author="Teera Piyakunakorn" w:date="2013-06-30T22:23:00Z">
                <w:rPr>
                  <w:rFonts w:cs="Arial"/>
                </w:rPr>
              </w:rPrChange>
            </w:rPr>
            <w:delText>dieline</w:delText>
          </w:r>
        </w:del>
      </w:ins>
      <w:del w:id="1458" w:author="Arnold Sandjaja" w:date="2013-06-14T18:17:00Z">
        <w:r w:rsidRPr="00EB158B" w:rsidDel="00FA7FB0">
          <w:rPr>
            <w:rFonts w:cs="Arial"/>
            <w:color w:val="000000" w:themeColor="text1"/>
            <w:rPrChange w:id="1459" w:author="Teera Piyakunakorn" w:date="2013-06-30T22:23:00Z">
              <w:rPr>
                <w:rFonts w:cs="Arial"/>
              </w:rPr>
            </w:rPrChange>
          </w:rPr>
          <w:delText xml:space="preserve"> must be printed on top of the design at 20% transparency — </w:delText>
        </w:r>
      </w:del>
      <w:del w:id="1460" w:author="Arnold Sandjaja" w:date="2013-06-30T09:28:00Z">
        <w:r w:rsidRPr="00EB158B" w:rsidDel="004C5D5E">
          <w:rPr>
            <w:rFonts w:cs="Arial"/>
            <w:color w:val="000000" w:themeColor="text1"/>
            <w:rPrChange w:id="1461" w:author="Teera Piyakunakorn" w:date="2013-06-30T22:23:00Z">
              <w:rPr>
                <w:rFonts w:cs="Arial"/>
              </w:rPr>
            </w:rPrChange>
          </w:rPr>
          <w:delText>and the four pages printed as spreads, inserted into the cover</w:delText>
        </w:r>
      </w:del>
    </w:p>
    <w:p w14:paraId="1A5052A9" w14:textId="77777777" w:rsidR="00405E48" w:rsidRPr="00EB158B" w:rsidRDefault="00405E48">
      <w:pPr>
        <w:rPr>
          <w:color w:val="000000" w:themeColor="text1"/>
          <w:rPrChange w:id="1462" w:author="Teera Piyakunakorn" w:date="2013-06-30T22:23:00Z">
            <w:rPr/>
          </w:rPrChange>
        </w:rPr>
        <w:pPrChange w:id="1463" w:author="Arnold Sandjaja" w:date="2013-06-30T09:29:00Z">
          <w:pPr>
            <w:pStyle w:val="Heading1AA"/>
          </w:pPr>
        </w:pPrChange>
      </w:pPr>
    </w:p>
    <w:p w14:paraId="167FE27B" w14:textId="77777777" w:rsidR="00405E48" w:rsidRPr="00EB158B" w:rsidRDefault="00405E48">
      <w:pPr>
        <w:pStyle w:val="Heading1AA"/>
        <w:rPr>
          <w:color w:val="000000" w:themeColor="text1"/>
          <w:rPrChange w:id="1464" w:author="Teera Piyakunakorn" w:date="2013-06-30T22:23:00Z">
            <w:rPr/>
          </w:rPrChange>
        </w:rPr>
      </w:pPr>
    </w:p>
    <w:p w14:paraId="43204E4B" w14:textId="77777777" w:rsidR="00405E48" w:rsidRPr="00EB158B" w:rsidRDefault="00405E48">
      <w:pPr>
        <w:pStyle w:val="Heading1AA"/>
        <w:rPr>
          <w:color w:val="000000" w:themeColor="text1"/>
          <w:rPrChange w:id="1465" w:author="Teera Piyakunakorn" w:date="2013-06-30T22:23:00Z">
            <w:rPr/>
          </w:rPrChange>
        </w:rPr>
      </w:pPr>
      <w:r w:rsidRPr="00EB158B">
        <w:rPr>
          <w:color w:val="000000" w:themeColor="text1"/>
          <w:rPrChange w:id="1466" w:author="Teera Piyakunakorn" w:date="2013-06-30T22:23:00Z">
            <w:rPr/>
          </w:rPrChange>
        </w:rPr>
        <w:t>Instructions to the competitor</w:t>
      </w:r>
    </w:p>
    <w:p w14:paraId="49686345" w14:textId="77777777" w:rsidR="00575FF6" w:rsidRPr="00EB158B" w:rsidRDefault="00575FF6" w:rsidP="00575FF6">
      <w:pPr>
        <w:widowControl w:val="0"/>
        <w:autoSpaceDE w:val="0"/>
        <w:autoSpaceDN w:val="0"/>
        <w:adjustRightInd w:val="0"/>
        <w:jc w:val="both"/>
        <w:rPr>
          <w:ins w:id="1467" w:author="Arnold Sandjaja" w:date="2013-05-17T16:08:00Z"/>
          <w:color w:val="000000" w:themeColor="text1"/>
          <w:rPrChange w:id="1468" w:author="Teera Piyakunakorn" w:date="2013-06-30T22:23:00Z">
            <w:rPr>
              <w:ins w:id="1469" w:author="Arnold Sandjaja" w:date="2013-05-17T16:08:00Z"/>
              <w:color w:val="0000FF"/>
            </w:rPr>
          </w:rPrChange>
        </w:rPr>
      </w:pPr>
      <w:ins w:id="1470" w:author="Arnold Sandjaja" w:date="2013-05-17T16:08:00Z">
        <w:r w:rsidRPr="00EB158B">
          <w:rPr>
            <w:color w:val="000000" w:themeColor="text1"/>
            <w:rPrChange w:id="1471" w:author="Teera Piyakunakorn" w:date="2013-06-30T22:23:00Z">
              <w:rPr>
                <w:color w:val="0000FF"/>
              </w:rPr>
            </w:rPrChange>
          </w:rPr>
          <w:t xml:space="preserve">Create a folder on your Desktop called </w:t>
        </w:r>
        <w:r w:rsidRPr="00EB158B">
          <w:rPr>
            <w:b/>
            <w:color w:val="000000" w:themeColor="text1"/>
            <w:rPrChange w:id="1472" w:author="Teera Piyakunakorn" w:date="2013-06-30T22:23:00Z">
              <w:rPr>
                <w:b/>
                <w:color w:val="0000FF"/>
              </w:rPr>
            </w:rPrChange>
          </w:rPr>
          <w:t xml:space="preserve">YY_MODX </w:t>
        </w:r>
        <w:r w:rsidRPr="00EB158B">
          <w:rPr>
            <w:color w:val="000000" w:themeColor="text1"/>
            <w:rPrChange w:id="1473" w:author="Teera Piyakunakorn" w:date="2013-06-30T22:23:00Z">
              <w:rPr>
                <w:color w:val="0000FF"/>
              </w:rPr>
            </w:rPrChange>
          </w:rPr>
          <w:t xml:space="preserve"> (where YY represents the number of your workstation). This folder must include the following subfolders: </w:t>
        </w:r>
      </w:ins>
    </w:p>
    <w:p w14:paraId="44B5279B" w14:textId="77777777" w:rsidR="00575FF6" w:rsidRPr="00EB158B" w:rsidRDefault="00575FF6" w:rsidP="00575FF6">
      <w:pPr>
        <w:rPr>
          <w:ins w:id="1474" w:author="Arnold Sandjaja" w:date="2013-05-17T16:09:00Z"/>
          <w:color w:val="000000" w:themeColor="text1"/>
          <w:rPrChange w:id="1475" w:author="Teera Piyakunakorn" w:date="2013-06-30T22:23:00Z">
            <w:rPr>
              <w:ins w:id="1476" w:author="Arnold Sandjaja" w:date="2013-05-17T16:09:00Z"/>
              <w:color w:val="auto"/>
            </w:rPr>
          </w:rPrChange>
        </w:rPr>
      </w:pPr>
      <w:ins w:id="1477" w:author="Arnold Sandjaja" w:date="2013-05-17T16:08:00Z">
        <w:r w:rsidRPr="00EB158B">
          <w:rPr>
            <w:rFonts w:ascii="Arial Bold" w:hAnsi="Arial Bold"/>
            <w:color w:val="000000" w:themeColor="text1"/>
            <w:rPrChange w:id="1478" w:author="Teera Piyakunakorn" w:date="2013-06-30T22:23:00Z">
              <w:rPr>
                <w:rFonts w:ascii="Arial Bold" w:hAnsi="Arial Bold"/>
              </w:rPr>
            </w:rPrChange>
          </w:rPr>
          <w:br/>
        </w:r>
      </w:ins>
    </w:p>
    <w:p w14:paraId="74BD4178" w14:textId="77777777" w:rsidR="00575FF6" w:rsidRPr="00EB158B"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479" w:author="Arnold Sandjaja" w:date="2013-05-17T16:09:00Z"/>
          <w:color w:val="000000" w:themeColor="text1"/>
          <w:rPrChange w:id="1480" w:author="Teera Piyakunakorn" w:date="2013-06-30T22:23:00Z">
            <w:rPr>
              <w:ins w:id="1481" w:author="Arnold Sandjaja" w:date="2013-05-17T16:09:00Z"/>
              <w:color w:val="auto"/>
            </w:rPr>
          </w:rPrChange>
        </w:rPr>
      </w:pPr>
      <w:ins w:id="1482" w:author="Arnold Sandjaja" w:date="2013-05-17T16:09:00Z">
        <w:r w:rsidRPr="00EB158B">
          <w:rPr>
            <w:color w:val="000000" w:themeColor="text1"/>
            <w:rPrChange w:id="1483" w:author="Teera Piyakunakorn" w:date="2013-06-30T22:23:00Z">
              <w:rPr>
                <w:color w:val="auto"/>
              </w:rPr>
            </w:rPrChange>
          </w:rPr>
          <w:t>Original_</w:t>
        </w:r>
      </w:ins>
      <w:ins w:id="1484" w:author="Arnold Sandjaja" w:date="2013-06-30T08:35:00Z">
        <w:r w:rsidR="00D73C32" w:rsidRPr="00EB158B">
          <w:rPr>
            <w:color w:val="000000" w:themeColor="text1"/>
            <w:rPrChange w:id="1485" w:author="Teera Piyakunakorn" w:date="2013-06-30T22:23:00Z">
              <w:rPr>
                <w:color w:val="auto"/>
              </w:rPr>
            </w:rPrChange>
          </w:rPr>
          <w:t>folder</w:t>
        </w:r>
      </w:ins>
      <w:ins w:id="1486" w:author="Arnold Sandjaja" w:date="2013-05-17T16:09:00Z">
        <w:r w:rsidRPr="00EB158B">
          <w:rPr>
            <w:color w:val="000000" w:themeColor="text1"/>
            <w:rPrChange w:id="1487" w:author="Teera Piyakunakorn" w:date="2013-06-30T22:23:00Z">
              <w:rPr>
                <w:color w:val="auto"/>
              </w:rPr>
            </w:rPrChange>
          </w:rPr>
          <w:t>: it should contain all the files used for the development of your project, properly organized (fonts, links, etc.).</w:t>
        </w:r>
      </w:ins>
    </w:p>
    <w:p w14:paraId="1B858278" w14:textId="77777777" w:rsidR="00575FF6" w:rsidRPr="00EB158B"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1488" w:author="Arnold Sandjaja" w:date="2013-05-17T16:09:00Z"/>
          <w:color w:val="000000" w:themeColor="text1"/>
          <w:rPrChange w:id="1489" w:author="Teera Piyakunakorn" w:date="2013-06-30T22:23:00Z">
            <w:rPr>
              <w:ins w:id="1490" w:author="Arnold Sandjaja" w:date="2013-05-17T16:09:00Z"/>
              <w:color w:val="auto"/>
            </w:rPr>
          </w:rPrChange>
        </w:rPr>
      </w:pPr>
      <w:ins w:id="1491" w:author="Arnold Sandjaja" w:date="2013-05-17T16:09:00Z">
        <w:r w:rsidRPr="00EB158B">
          <w:rPr>
            <w:color w:val="000000" w:themeColor="text1"/>
            <w:rPrChange w:id="1492" w:author="Teera Piyakunakorn" w:date="2013-06-30T22:23:00Z">
              <w:rPr>
                <w:color w:val="auto"/>
              </w:rPr>
            </w:rPrChange>
          </w:rPr>
          <w:t>Final_</w:t>
        </w:r>
      </w:ins>
      <w:ins w:id="1493" w:author="Arnold Sandjaja" w:date="2013-06-30T08:35:00Z">
        <w:r w:rsidR="00D73C32" w:rsidRPr="00EB158B">
          <w:rPr>
            <w:color w:val="000000" w:themeColor="text1"/>
            <w:rPrChange w:id="1494" w:author="Teera Piyakunakorn" w:date="2013-06-30T22:23:00Z">
              <w:rPr>
                <w:color w:val="auto"/>
              </w:rPr>
            </w:rPrChange>
          </w:rPr>
          <w:t>folder</w:t>
        </w:r>
      </w:ins>
      <w:ins w:id="1495" w:author="Arnold Sandjaja" w:date="2013-05-17T16:09:00Z">
        <w:r w:rsidRPr="00EB158B">
          <w:rPr>
            <w:color w:val="000000" w:themeColor="text1"/>
            <w:rPrChange w:id="1496" w:author="Teera Piyakunakorn" w:date="2013-06-30T22:23:00Z">
              <w:rPr>
                <w:color w:val="auto"/>
              </w:rPr>
            </w:rPrChange>
          </w:rPr>
          <w:t>: it should contain all the files you are supposed to deliver as required in the tasks (PDF, etc.).</w:t>
        </w:r>
      </w:ins>
    </w:p>
    <w:p w14:paraId="6BEB0265" w14:textId="77777777" w:rsidR="00575FF6" w:rsidRPr="00EB158B" w:rsidRDefault="00575FF6" w:rsidP="00575FF6">
      <w:pPr>
        <w:rPr>
          <w:ins w:id="1497" w:author="Arnold Sandjaja" w:date="2013-05-17T16:09:00Z"/>
          <w:color w:val="000000" w:themeColor="text1"/>
          <w:rPrChange w:id="1498" w:author="Teera Piyakunakorn" w:date="2013-06-30T22:23:00Z">
            <w:rPr>
              <w:ins w:id="1499" w:author="Arnold Sandjaja" w:date="2013-05-17T16:09:00Z"/>
              <w:color w:val="auto"/>
            </w:rPr>
          </w:rPrChange>
        </w:rPr>
      </w:pPr>
    </w:p>
    <w:p w14:paraId="31C7BD80" w14:textId="77777777" w:rsidR="00405E48" w:rsidRPr="00EB158B" w:rsidRDefault="00405E48">
      <w:pPr>
        <w:rPr>
          <w:rFonts w:ascii="Arial Bold" w:hAnsi="Arial Bold"/>
          <w:color w:val="000000" w:themeColor="text1"/>
          <w:rPrChange w:id="1500" w:author="Teera Piyakunakorn" w:date="2013-06-30T22:23:00Z">
            <w:rPr>
              <w:rFonts w:ascii="Arial Bold" w:hAnsi="Arial Bold"/>
            </w:rPr>
          </w:rPrChange>
        </w:rPr>
      </w:pPr>
      <w:r w:rsidRPr="00EB158B">
        <w:rPr>
          <w:rFonts w:ascii="Arial Bold" w:hAnsi="Arial Bold"/>
          <w:color w:val="000000" w:themeColor="text1"/>
          <w:rPrChange w:id="1501" w:author="Teera Piyakunakorn" w:date="2013-06-30T22:23:00Z">
            <w:rPr>
              <w:rFonts w:ascii="Arial Bold" w:hAnsi="Arial Bold"/>
            </w:rPr>
          </w:rPrChange>
        </w:rPr>
        <w:t>About image marking for the tasks:</w:t>
      </w:r>
    </w:p>
    <w:p w14:paraId="56BDA50D" w14:textId="77777777" w:rsidR="00405E48" w:rsidRPr="00EB158B" w:rsidRDefault="00405E48">
      <w:pPr>
        <w:rPr>
          <w:color w:val="000000" w:themeColor="text1"/>
          <w:rPrChange w:id="1502" w:author="Teera Piyakunakorn" w:date="2013-06-30T22:23:00Z">
            <w:rPr/>
          </w:rPrChange>
        </w:rPr>
      </w:pPr>
      <w:r w:rsidRPr="00EB158B">
        <w:rPr>
          <w:color w:val="000000" w:themeColor="text1"/>
          <w:rPrChange w:id="1503" w:author="Teera Piyakunakorn" w:date="2013-06-30T22:23:00Z">
            <w:rPr/>
          </w:rPrChange>
        </w:rPr>
        <w:t>The colour mode and file formats of your images will be evaluated in the press ready PDF files. The final resolution will be assessed in the InDesign file.</w:t>
      </w:r>
    </w:p>
    <w:p w14:paraId="4471BD7D" w14:textId="77777777" w:rsidR="00405E48" w:rsidRPr="00EB158B" w:rsidRDefault="00405E48">
      <w:pPr>
        <w:rPr>
          <w:color w:val="000000" w:themeColor="text1"/>
          <w:rPrChange w:id="1504" w:author="Teera Piyakunakorn" w:date="2013-06-30T22:23:00Z">
            <w:rPr/>
          </w:rPrChange>
        </w:rPr>
      </w:pPr>
    </w:p>
    <w:p w14:paraId="5A7F2F1D" w14:textId="77777777" w:rsidR="00405E48" w:rsidRPr="00EB158B" w:rsidRDefault="00405E48">
      <w:pPr>
        <w:rPr>
          <w:color w:val="000000" w:themeColor="text1"/>
          <w:rPrChange w:id="1505" w:author="Teera Piyakunakorn" w:date="2013-06-30T22:23:00Z">
            <w:rPr/>
          </w:rPrChange>
        </w:rPr>
      </w:pPr>
      <w:r w:rsidRPr="00EB158B">
        <w:rPr>
          <w:color w:val="000000" w:themeColor="text1"/>
          <w:rPrChange w:id="1506" w:author="Teera Piyakunakorn" w:date="2013-06-30T22:23:00Z">
            <w:rPr/>
          </w:rPrChange>
        </w:rPr>
        <w:t>The JPG file format is NOT ACCEPTED for images; except for the web component of the logo in RGB for the web.</w:t>
      </w:r>
    </w:p>
    <w:p w14:paraId="5C3F490B" w14:textId="77777777" w:rsidR="00405E48" w:rsidRPr="00EB158B" w:rsidRDefault="00405E48">
      <w:pPr>
        <w:rPr>
          <w:color w:val="000000" w:themeColor="text1"/>
          <w:rPrChange w:id="1507" w:author="Teera Piyakunakorn" w:date="2013-06-30T22:23:00Z">
            <w:rPr/>
          </w:rPrChange>
        </w:rPr>
      </w:pPr>
      <w:r w:rsidRPr="00EB158B">
        <w:rPr>
          <w:color w:val="000000" w:themeColor="text1"/>
          <w:rPrChange w:id="1508" w:author="Teera Piyakunakorn" w:date="2013-06-30T22:23:00Z">
            <w:rPr/>
          </w:rPrChange>
        </w:rPr>
        <w:t>Only the following file formats are acceptable .TIF / .EPS / .AI / .PSD / DSC 2.0</w:t>
      </w:r>
    </w:p>
    <w:p w14:paraId="02E21F37" w14:textId="77777777" w:rsidR="00405E48" w:rsidRPr="00EB158B" w:rsidRDefault="00405E48">
      <w:pPr>
        <w:rPr>
          <w:color w:val="000000" w:themeColor="text1"/>
          <w:rPrChange w:id="1509" w:author="Teera Piyakunakorn" w:date="2013-06-30T22:23:00Z">
            <w:rPr/>
          </w:rPrChange>
        </w:rPr>
      </w:pPr>
    </w:p>
    <w:p w14:paraId="37D429E4" w14:textId="77777777" w:rsidR="00405E48" w:rsidRPr="00EB158B" w:rsidRDefault="00405E48">
      <w:pPr>
        <w:rPr>
          <w:rFonts w:ascii="Arial Bold" w:hAnsi="Arial Bold"/>
          <w:color w:val="000000" w:themeColor="text1"/>
          <w:rPrChange w:id="1510" w:author="Teera Piyakunakorn" w:date="2013-06-30T22:23:00Z">
            <w:rPr>
              <w:rFonts w:ascii="Arial Bold" w:hAnsi="Arial Bold"/>
            </w:rPr>
          </w:rPrChange>
        </w:rPr>
      </w:pPr>
      <w:r w:rsidRPr="00EB158B">
        <w:rPr>
          <w:rFonts w:ascii="Arial Bold" w:hAnsi="Arial Bold"/>
          <w:color w:val="000000" w:themeColor="text1"/>
          <w:rPrChange w:id="1511" w:author="Teera Piyakunakorn" w:date="2013-06-30T22:23:00Z">
            <w:rPr>
              <w:rFonts w:ascii="Arial Bold" w:hAnsi="Arial Bold"/>
            </w:rPr>
          </w:rPrChange>
        </w:rPr>
        <w:t>About final design marking for the catalogue:</w:t>
      </w:r>
    </w:p>
    <w:p w14:paraId="6157F069" w14:textId="77777777" w:rsidR="00405E48" w:rsidRPr="00EB158B" w:rsidRDefault="00405E48">
      <w:pPr>
        <w:rPr>
          <w:color w:val="000000" w:themeColor="text1"/>
          <w:rPrChange w:id="1512" w:author="Teera Piyakunakorn" w:date="2013-06-30T22:23:00Z">
            <w:rPr/>
          </w:rPrChange>
        </w:rPr>
      </w:pPr>
      <w:r w:rsidRPr="00EB158B">
        <w:rPr>
          <w:color w:val="000000" w:themeColor="text1"/>
          <w:rPrChange w:id="1513" w:author="Teera Piyakunakorn" w:date="2013-06-30T22:23:00Z">
            <w:rPr/>
          </w:rPrChange>
        </w:rPr>
        <w:t>The task must be created in a page layout p</w:t>
      </w:r>
      <w:r w:rsidR="00EE0BF6" w:rsidRPr="00EB158B">
        <w:rPr>
          <w:color w:val="000000" w:themeColor="text1"/>
          <w:rPrChange w:id="1514" w:author="Teera Piyakunakorn" w:date="2013-06-30T22:23:00Z">
            <w:rPr/>
          </w:rPrChange>
        </w:rPr>
        <w:t>rogram (Adobe InDesign</w:t>
      </w:r>
      <w:r w:rsidRPr="00EB158B">
        <w:rPr>
          <w:color w:val="000000" w:themeColor="text1"/>
          <w:rPrChange w:id="1515" w:author="Teera Piyakunakorn" w:date="2013-06-30T22:23:00Z">
            <w:rPr/>
          </w:rPrChange>
        </w:rPr>
        <w:t xml:space="preserve">). </w:t>
      </w:r>
    </w:p>
    <w:p w14:paraId="05AEE229" w14:textId="77777777" w:rsidR="00405E48" w:rsidRPr="00EB158B" w:rsidRDefault="00405E48">
      <w:pPr>
        <w:rPr>
          <w:color w:val="000000" w:themeColor="text1"/>
          <w:rPrChange w:id="1516" w:author="Teera Piyakunakorn" w:date="2013-06-30T22:23:00Z">
            <w:rPr/>
          </w:rPrChange>
        </w:rPr>
      </w:pPr>
      <w:r w:rsidRPr="00EB158B">
        <w:rPr>
          <w:color w:val="000000" w:themeColor="text1"/>
          <w:rPrChange w:id="1517" w:author="Teera Piyakunakorn" w:date="2013-06-30T22:23:00Z">
            <w:rPr/>
          </w:rPrChange>
        </w:rPr>
        <w:t>Images must not be embedded or placed in Adobe Illustrator or embedded in InDesign</w:t>
      </w:r>
    </w:p>
    <w:p w14:paraId="2126F598" w14:textId="77777777" w:rsidR="00405E48" w:rsidRPr="00EB158B" w:rsidRDefault="00405E48">
      <w:pPr>
        <w:rPr>
          <w:color w:val="000000" w:themeColor="text1"/>
          <w:rPrChange w:id="1518" w:author="Teera Piyakunakorn" w:date="2013-06-30T22:23:00Z">
            <w:rPr/>
          </w:rPrChange>
        </w:rPr>
      </w:pPr>
    </w:p>
    <w:p w14:paraId="6EA8929F" w14:textId="77777777" w:rsidR="00405E48" w:rsidRPr="00EB158B" w:rsidRDefault="00405E48">
      <w:pPr>
        <w:rPr>
          <w:color w:val="000000" w:themeColor="text1"/>
          <w:rPrChange w:id="1519" w:author="Teera Piyakunakorn" w:date="2013-06-30T22:23:00Z">
            <w:rPr/>
          </w:rPrChange>
        </w:rPr>
      </w:pPr>
      <w:r w:rsidRPr="00EB158B">
        <w:rPr>
          <w:color w:val="000000" w:themeColor="text1"/>
          <w:rPrChange w:id="1520" w:author="Teera Piyakunakorn" w:date="2013-06-30T22:23:00Z">
            <w:rPr/>
          </w:rPrChange>
        </w:rPr>
        <w:t xml:space="preserve"> </w:t>
      </w:r>
      <w:ins w:id="1521" w:author="Arnold Sandjaja" w:date="2013-05-17T16:06:00Z">
        <w:r w:rsidR="00575FF6" w:rsidRPr="00EB158B">
          <w:rPr>
            <w:color w:val="000000" w:themeColor="text1"/>
            <w:rPrChange w:id="1522" w:author="Teera Piyakunakorn" w:date="2013-06-30T22:23:00Z">
              <w:rPr/>
            </w:rPrChange>
          </w:rPr>
          <w:t>Any file saved out of its respective folder WILL NOT BE EVALUATED.</w:t>
        </w:r>
      </w:ins>
    </w:p>
    <w:p w14:paraId="540DC5C3" w14:textId="77777777" w:rsidR="00405E48" w:rsidRPr="00EB158B" w:rsidRDefault="00405E48">
      <w:pPr>
        <w:pStyle w:val="Default"/>
        <w:rPr>
          <w:rFonts w:ascii="Arial Bold" w:hAnsi="Arial Bold"/>
          <w:color w:val="000000" w:themeColor="text1"/>
          <w:lang w:val="en-GB"/>
          <w:rPrChange w:id="1523" w:author="Teera Piyakunakorn" w:date="2013-06-30T22:23:00Z">
            <w:rPr>
              <w:rFonts w:ascii="Arial Bold" w:hAnsi="Arial Bold"/>
              <w:lang w:val="en-GB"/>
            </w:rPr>
          </w:rPrChange>
        </w:rPr>
      </w:pPr>
    </w:p>
    <w:p w14:paraId="2F68A82D" w14:textId="77777777" w:rsidR="00575FF6" w:rsidRPr="00EB158B" w:rsidRDefault="00103D2D" w:rsidP="00575FF6">
      <w:pPr>
        <w:pStyle w:val="Heading1"/>
        <w:rPr>
          <w:ins w:id="1524" w:author="Arnold Sandjaja" w:date="2013-05-17T16:10:00Z"/>
          <w:color w:val="000000" w:themeColor="text1"/>
          <w:rPrChange w:id="1525" w:author="Teera Piyakunakorn" w:date="2013-06-30T22:23:00Z">
            <w:rPr>
              <w:ins w:id="1526" w:author="Arnold Sandjaja" w:date="2013-05-17T16:10:00Z"/>
            </w:rPr>
          </w:rPrChange>
        </w:rPr>
      </w:pPr>
      <w:ins w:id="1527" w:author="Arnold Sandjaja" w:date="2013-05-15T11:52:00Z">
        <w:r w:rsidRPr="00EB158B">
          <w:rPr>
            <w:rFonts w:ascii="Times New Roman" w:eastAsia="Times New Roman" w:hAnsi="Times New Roman"/>
            <w:caps w:val="0"/>
            <w:color w:val="000000" w:themeColor="text1"/>
            <w:sz w:val="20"/>
            <w:u w:val="none"/>
            <w:lang w:val="en-US" w:bidi="x-none"/>
            <w:rPrChange w:id="1528" w:author="Teera Piyakunakorn" w:date="2013-06-30T22:23:00Z">
              <w:rPr>
                <w:rFonts w:ascii="Times New Roman" w:eastAsia="Times New Roman" w:hAnsi="Times New Roman"/>
                <w:caps w:val="0"/>
                <w:sz w:val="20"/>
                <w:u w:val="none"/>
                <w:lang w:val="en-US" w:bidi="x-none"/>
              </w:rPr>
            </w:rPrChange>
          </w:rPr>
          <w:br w:type="page"/>
        </w:r>
      </w:ins>
      <w:ins w:id="1529" w:author="Arnold Sandjaja" w:date="2013-05-17T16:10:00Z">
        <w:r w:rsidR="00575FF6" w:rsidRPr="00EB158B">
          <w:rPr>
            <w:color w:val="000000" w:themeColor="text1"/>
            <w:rPrChange w:id="1530" w:author="Teera Piyakunakorn" w:date="2013-06-30T22:23:00Z">
              <w:rPr/>
            </w:rPrChange>
          </w:rPr>
          <w:lastRenderedPageBreak/>
          <w:t>Marking scheme</w:t>
        </w:r>
      </w:ins>
    </w:p>
    <w:tbl>
      <w:tblPr>
        <w:tblW w:w="9779" w:type="dxa"/>
        <w:tblLook w:val="06A0" w:firstRow="1" w:lastRow="0" w:firstColumn="1" w:lastColumn="0" w:noHBand="1" w:noVBand="1"/>
      </w:tblPr>
      <w:tblGrid>
        <w:gridCol w:w="817"/>
        <w:gridCol w:w="6696"/>
        <w:gridCol w:w="817"/>
        <w:gridCol w:w="632"/>
        <w:gridCol w:w="817"/>
        <w:tblGridChange w:id="1531">
          <w:tblGrid>
            <w:gridCol w:w="817"/>
            <w:gridCol w:w="6696"/>
            <w:gridCol w:w="817"/>
            <w:gridCol w:w="632"/>
            <w:gridCol w:w="817"/>
          </w:tblGrid>
        </w:tblGridChange>
      </w:tblGrid>
      <w:tr w:rsidR="00EB158B" w:rsidRPr="00EB158B" w14:paraId="190F6BE5" w14:textId="77777777" w:rsidTr="00575FF6">
        <w:trPr>
          <w:ins w:id="1532" w:author="Arnold Sandjaja" w:date="2013-05-17T16:10:00Z"/>
        </w:trPr>
        <w:tc>
          <w:tcPr>
            <w:tcW w:w="817" w:type="dxa"/>
            <w:shd w:val="clear" w:color="auto" w:fill="auto"/>
          </w:tcPr>
          <w:p w14:paraId="5D08941F" w14:textId="77777777" w:rsidR="00575FF6" w:rsidRPr="00EB158B" w:rsidRDefault="00575FF6" w:rsidP="00944897">
            <w:pPr>
              <w:rPr>
                <w:ins w:id="1533" w:author="Arnold Sandjaja" w:date="2013-05-17T16:10:00Z"/>
                <w:color w:val="000000" w:themeColor="text1"/>
                <w:rPrChange w:id="1534" w:author="Teera Piyakunakorn" w:date="2013-06-30T22:23:00Z">
                  <w:rPr>
                    <w:ins w:id="1535" w:author="Arnold Sandjaja" w:date="2013-05-17T16:10:00Z"/>
                    <w:color w:val="auto"/>
                  </w:rPr>
                </w:rPrChange>
              </w:rPr>
            </w:pPr>
            <w:ins w:id="1536" w:author="Arnold Sandjaja" w:date="2013-05-17T16:10:00Z">
              <w:r w:rsidRPr="00EB158B">
                <w:rPr>
                  <w:color w:val="000000" w:themeColor="text1"/>
                  <w:rPrChange w:id="1537" w:author="Teera Piyakunakorn" w:date="2013-06-30T22:23:00Z">
                    <w:rPr>
                      <w:color w:val="auto"/>
                    </w:rPr>
                  </w:rPrChange>
                </w:rPr>
                <w:t>A</w:t>
              </w:r>
            </w:ins>
          </w:p>
        </w:tc>
        <w:tc>
          <w:tcPr>
            <w:tcW w:w="7513" w:type="dxa"/>
            <w:gridSpan w:val="2"/>
            <w:shd w:val="clear" w:color="auto" w:fill="auto"/>
          </w:tcPr>
          <w:p w14:paraId="2D2757EF" w14:textId="77777777" w:rsidR="00575FF6" w:rsidRPr="00EB158B" w:rsidRDefault="00575FF6" w:rsidP="00944897">
            <w:pPr>
              <w:rPr>
                <w:ins w:id="1538" w:author="Arnold Sandjaja" w:date="2013-05-17T16:10:00Z"/>
                <w:color w:val="000000" w:themeColor="text1"/>
                <w:rPrChange w:id="1539" w:author="Teera Piyakunakorn" w:date="2013-06-30T22:23:00Z">
                  <w:rPr>
                    <w:ins w:id="1540" w:author="Arnold Sandjaja" w:date="2013-05-17T16:10:00Z"/>
                    <w:color w:val="auto"/>
                  </w:rPr>
                </w:rPrChange>
              </w:rPr>
            </w:pPr>
            <w:ins w:id="1541" w:author="Arnold Sandjaja" w:date="2013-05-17T16:10:00Z">
              <w:r w:rsidRPr="00EB158B">
                <w:rPr>
                  <w:color w:val="000000" w:themeColor="text1"/>
                  <w:rPrChange w:id="1542" w:author="Teera Piyakunakorn" w:date="2013-06-30T22:23:00Z">
                    <w:rPr>
                      <w:color w:val="auto"/>
                    </w:rPr>
                  </w:rPrChange>
                </w:rPr>
                <w:t>Creative process</w:t>
              </w:r>
            </w:ins>
          </w:p>
        </w:tc>
        <w:tc>
          <w:tcPr>
            <w:tcW w:w="1449" w:type="dxa"/>
            <w:gridSpan w:val="2"/>
            <w:shd w:val="clear" w:color="auto" w:fill="auto"/>
          </w:tcPr>
          <w:p w14:paraId="59652A2A" w14:textId="77777777" w:rsidR="00575FF6" w:rsidRPr="00EB158B" w:rsidRDefault="00575FF6" w:rsidP="00944897">
            <w:pPr>
              <w:keepNext/>
              <w:keepLines/>
              <w:spacing w:before="200"/>
              <w:outlineLvl w:val="4"/>
              <w:rPr>
                <w:ins w:id="1543" w:author="Arnold Sandjaja" w:date="2013-05-17T16:10:00Z"/>
                <w:b/>
                <w:color w:val="000000" w:themeColor="text1"/>
                <w:rPrChange w:id="1544" w:author="Teera Piyakunakorn" w:date="2013-06-30T22:23:00Z">
                  <w:rPr>
                    <w:ins w:id="1545" w:author="Arnold Sandjaja" w:date="2013-05-17T16:10:00Z"/>
                    <w:rFonts w:cstheme="majorBidi"/>
                    <w:i/>
                    <w:iCs/>
                    <w:color w:val="auto"/>
                  </w:rPr>
                </w:rPrChange>
              </w:rPr>
            </w:pPr>
            <w:ins w:id="1546" w:author="Arnold Sandjaja" w:date="2013-05-17T16:10:00Z">
              <w:r w:rsidRPr="00EB158B">
                <w:rPr>
                  <w:b/>
                  <w:color w:val="000000" w:themeColor="text1"/>
                  <w:rPrChange w:id="1547" w:author="Teera Piyakunakorn" w:date="2013-06-30T22:23:00Z">
                    <w:rPr>
                      <w:rFonts w:ascii="Arial Bold" w:hAnsi="Arial Bold"/>
                      <w:caps/>
                      <w:color w:val="auto"/>
                      <w:sz w:val="24"/>
                      <w:szCs w:val="20"/>
                      <w:u w:val="single"/>
                    </w:rPr>
                  </w:rPrChange>
                </w:rPr>
                <w:t>Subjective /2</w:t>
              </w:r>
            </w:ins>
          </w:p>
        </w:tc>
      </w:tr>
      <w:tr w:rsidR="00EB158B" w:rsidRPr="00EB158B" w14:paraId="383B4098" w14:textId="77777777" w:rsidTr="00EB158B">
        <w:trPr>
          <w:ins w:id="1548" w:author="Arnold Sandjaja" w:date="2013-05-17T16:10:00Z"/>
        </w:trPr>
        <w:tc>
          <w:tcPr>
            <w:tcW w:w="817" w:type="dxa"/>
            <w:shd w:val="clear" w:color="auto" w:fill="auto"/>
          </w:tcPr>
          <w:p w14:paraId="7FAAF379" w14:textId="77777777" w:rsidR="00553462" w:rsidRPr="00EB158B" w:rsidRDefault="00553462" w:rsidP="00944897">
            <w:pPr>
              <w:rPr>
                <w:ins w:id="1549" w:author="Arnold Sandjaja" w:date="2013-05-17T16:10:00Z"/>
                <w:color w:val="000000" w:themeColor="text1"/>
                <w:rPrChange w:id="1550" w:author="Teera Piyakunakorn" w:date="2013-06-30T22:23:00Z">
                  <w:rPr>
                    <w:ins w:id="1551" w:author="Arnold Sandjaja" w:date="2013-05-17T16:10:00Z"/>
                    <w:color w:val="auto"/>
                  </w:rPr>
                </w:rPrChange>
              </w:rPr>
            </w:pPr>
            <w:ins w:id="1552" w:author="Arnold Sandjaja" w:date="2013-05-17T16:10:00Z">
              <w:r w:rsidRPr="00EB158B">
                <w:rPr>
                  <w:color w:val="000000" w:themeColor="text1"/>
                  <w:rPrChange w:id="1553" w:author="Teera Piyakunakorn" w:date="2013-06-30T22:23:00Z">
                    <w:rPr>
                      <w:color w:val="auto"/>
                    </w:rPr>
                  </w:rPrChange>
                </w:rPr>
                <w:t>A.1</w:t>
              </w:r>
            </w:ins>
          </w:p>
        </w:tc>
        <w:tc>
          <w:tcPr>
            <w:tcW w:w="7513" w:type="dxa"/>
            <w:gridSpan w:val="2"/>
            <w:shd w:val="clear" w:color="auto" w:fill="auto"/>
          </w:tcPr>
          <w:p w14:paraId="5C4B6D81" w14:textId="77777777" w:rsidR="00553462" w:rsidRPr="00EB158B" w:rsidRDefault="00553462" w:rsidP="00AE3273">
            <w:pPr>
              <w:rPr>
                <w:ins w:id="1554" w:author="Arnold Sandjaja" w:date="2013-05-17T16:10:00Z"/>
                <w:color w:val="000000" w:themeColor="text1"/>
                <w:rPrChange w:id="1555" w:author="Teera Piyakunakorn" w:date="2013-06-30T22:23:00Z">
                  <w:rPr>
                    <w:ins w:id="1556" w:author="Arnold Sandjaja" w:date="2013-05-17T16:10:00Z"/>
                    <w:color w:val="auto"/>
                  </w:rPr>
                </w:rPrChange>
              </w:rPr>
            </w:pPr>
            <w:ins w:id="1557" w:author="Arnold Sandjaja" w:date="2013-05-17T16:10:00Z">
              <w:r w:rsidRPr="00EB158B">
                <w:rPr>
                  <w:color w:val="000000" w:themeColor="text1"/>
                  <w:rPrChange w:id="1558" w:author="Teera Piyakunakorn" w:date="2013-06-30T22:23:00Z">
                    <w:rPr>
                      <w:color w:val="auto"/>
                    </w:rPr>
                  </w:rPrChange>
                </w:rPr>
                <w:t>Idea and originality (masthead</w:t>
              </w:r>
            </w:ins>
            <w:ins w:id="1559" w:author="Michel Bulon" w:date="2013-06-21T13:26:00Z">
              <w:r w:rsidRPr="00EB158B">
                <w:rPr>
                  <w:color w:val="000000" w:themeColor="text1"/>
                  <w:rPrChange w:id="1560" w:author="Teera Piyakunakorn" w:date="2013-06-30T22:23:00Z">
                    <w:rPr>
                      <w:color w:val="auto"/>
                    </w:rPr>
                  </w:rPrChange>
                </w:rPr>
                <w:t>,</w:t>
              </w:r>
            </w:ins>
            <w:ins w:id="1561" w:author="Michel Bulon" w:date="2013-06-12T21:29:00Z">
              <w:r w:rsidRPr="00EB158B">
                <w:rPr>
                  <w:color w:val="000000" w:themeColor="text1"/>
                  <w:rPrChange w:id="1562" w:author="Teera Piyakunakorn" w:date="2013-06-30T22:23:00Z">
                    <w:rPr>
                      <w:color w:val="auto"/>
                    </w:rPr>
                  </w:rPrChange>
                </w:rPr>
                <w:t xml:space="preserve"> dieline</w:t>
              </w:r>
            </w:ins>
            <w:ins w:id="1563" w:author="Michel Bulon" w:date="2013-06-21T13:26:00Z">
              <w:r w:rsidRPr="00EB158B">
                <w:rPr>
                  <w:color w:val="000000" w:themeColor="text1"/>
                  <w:rPrChange w:id="1564" w:author="Teera Piyakunakorn" w:date="2013-06-30T22:23:00Z">
                    <w:rPr>
                      <w:color w:val="auto"/>
                    </w:rPr>
                  </w:rPrChange>
                </w:rPr>
                <w:t xml:space="preserve"> </w:t>
              </w:r>
            </w:ins>
            <w:ins w:id="1565" w:author="Arnold Sandjaja" w:date="2013-05-17T16:10:00Z">
              <w:r w:rsidRPr="00EB158B">
                <w:rPr>
                  <w:color w:val="000000" w:themeColor="text1"/>
                  <w:rPrChange w:id="1566" w:author="Teera Piyakunakorn" w:date="2013-06-30T22:23:00Z">
                    <w:rPr>
                      <w:color w:val="auto"/>
                    </w:rPr>
                  </w:rPrChange>
                </w:rPr>
                <w:t>and magazine)</w:t>
              </w:r>
            </w:ins>
          </w:p>
        </w:tc>
        <w:tc>
          <w:tcPr>
            <w:tcW w:w="1449" w:type="dxa"/>
            <w:gridSpan w:val="2"/>
            <w:shd w:val="clear" w:color="auto" w:fill="auto"/>
            <w:vAlign w:val="bottom"/>
          </w:tcPr>
          <w:p w14:paraId="54B4D424" w14:textId="358F7D45" w:rsidR="00553462" w:rsidRPr="00EB158B" w:rsidRDefault="00553462" w:rsidP="00944897">
            <w:pPr>
              <w:rPr>
                <w:ins w:id="1567" w:author="Arnold Sandjaja" w:date="2013-05-17T16:10:00Z"/>
                <w:color w:val="000000" w:themeColor="text1"/>
                <w:rPrChange w:id="1568" w:author="Teera Piyakunakorn" w:date="2013-06-30T22:23:00Z">
                  <w:rPr>
                    <w:ins w:id="1569" w:author="Arnold Sandjaja" w:date="2013-05-17T16:10:00Z"/>
                    <w:color w:val="auto"/>
                  </w:rPr>
                </w:rPrChange>
              </w:rPr>
            </w:pPr>
            <w:ins w:id="1570" w:author="Arnold Sandjaja" w:date="2013-06-30T09:43:00Z">
              <w:r w:rsidRPr="00EB158B">
                <w:rPr>
                  <w:rFonts w:cs="Arial"/>
                  <w:color w:val="000000" w:themeColor="text1"/>
                  <w:rPrChange w:id="1571" w:author="Teera Piyakunakorn" w:date="2013-06-30T22:23:00Z">
                    <w:rPr>
                      <w:rFonts w:cs="Arial"/>
                    </w:rPr>
                  </w:rPrChange>
                </w:rPr>
                <w:t>1.00</w:t>
              </w:r>
            </w:ins>
          </w:p>
        </w:tc>
      </w:tr>
      <w:tr w:rsidR="00EB158B" w:rsidRPr="00EB158B" w14:paraId="6E08691D" w14:textId="77777777" w:rsidTr="00EB158B">
        <w:trPr>
          <w:ins w:id="1572" w:author="Arnold Sandjaja" w:date="2013-05-17T16:10:00Z"/>
        </w:trPr>
        <w:tc>
          <w:tcPr>
            <w:tcW w:w="817" w:type="dxa"/>
            <w:shd w:val="clear" w:color="auto" w:fill="auto"/>
          </w:tcPr>
          <w:p w14:paraId="5429E70D" w14:textId="77777777" w:rsidR="00553462" w:rsidRPr="00EB158B" w:rsidRDefault="00553462" w:rsidP="00944897">
            <w:pPr>
              <w:rPr>
                <w:ins w:id="1573" w:author="Arnold Sandjaja" w:date="2013-05-17T16:10:00Z"/>
                <w:color w:val="000000" w:themeColor="text1"/>
                <w:rPrChange w:id="1574" w:author="Teera Piyakunakorn" w:date="2013-06-30T22:23:00Z">
                  <w:rPr>
                    <w:ins w:id="1575" w:author="Arnold Sandjaja" w:date="2013-05-17T16:10:00Z"/>
                    <w:color w:val="auto"/>
                  </w:rPr>
                </w:rPrChange>
              </w:rPr>
            </w:pPr>
            <w:ins w:id="1576" w:author="Arnold Sandjaja" w:date="2013-05-17T16:10:00Z">
              <w:r w:rsidRPr="00EB158B">
                <w:rPr>
                  <w:color w:val="000000" w:themeColor="text1"/>
                  <w:rPrChange w:id="1577" w:author="Teera Piyakunakorn" w:date="2013-06-30T22:23:00Z">
                    <w:rPr>
                      <w:color w:val="auto"/>
                    </w:rPr>
                  </w:rPrChange>
                </w:rPr>
                <w:t>A.2</w:t>
              </w:r>
            </w:ins>
          </w:p>
        </w:tc>
        <w:tc>
          <w:tcPr>
            <w:tcW w:w="7513" w:type="dxa"/>
            <w:gridSpan w:val="2"/>
            <w:shd w:val="clear" w:color="auto" w:fill="auto"/>
          </w:tcPr>
          <w:p w14:paraId="6691C3C6" w14:textId="77777777" w:rsidR="00553462" w:rsidRPr="00EB158B" w:rsidRDefault="00553462" w:rsidP="00AE3273">
            <w:pPr>
              <w:rPr>
                <w:ins w:id="1578" w:author="Arnold Sandjaja" w:date="2013-05-17T16:10:00Z"/>
                <w:color w:val="000000" w:themeColor="text1"/>
                <w:rPrChange w:id="1579" w:author="Teera Piyakunakorn" w:date="2013-06-30T22:23:00Z">
                  <w:rPr>
                    <w:ins w:id="1580" w:author="Arnold Sandjaja" w:date="2013-05-17T16:10:00Z"/>
                    <w:color w:val="auto"/>
                  </w:rPr>
                </w:rPrChange>
              </w:rPr>
            </w:pPr>
            <w:ins w:id="1581" w:author="Arnold Sandjaja" w:date="2013-05-17T16:10:00Z">
              <w:r w:rsidRPr="00EB158B">
                <w:rPr>
                  <w:color w:val="000000" w:themeColor="text1"/>
                  <w:rPrChange w:id="1582" w:author="Teera Piyakunakorn" w:date="2013-06-30T22:23:00Z">
                    <w:rPr>
                      <w:color w:val="auto"/>
                    </w:rPr>
                  </w:rPrChange>
                </w:rPr>
                <w:t>Unde</w:t>
              </w:r>
            </w:ins>
            <w:ins w:id="1583" w:author="Michel Bulon" w:date="2013-05-20T20:31:00Z">
              <w:r w:rsidRPr="00EB158B">
                <w:rPr>
                  <w:color w:val="000000" w:themeColor="text1"/>
                  <w:rPrChange w:id="1584" w:author="Teera Piyakunakorn" w:date="2013-06-30T22:23:00Z">
                    <w:rPr>
                      <w:color w:val="auto"/>
                    </w:rPr>
                  </w:rPrChange>
                </w:rPr>
                <w:t>r</w:t>
              </w:r>
            </w:ins>
            <w:ins w:id="1585" w:author="Arnold Sandjaja" w:date="2013-05-17T16:10:00Z">
              <w:r w:rsidRPr="00EB158B">
                <w:rPr>
                  <w:color w:val="000000" w:themeColor="text1"/>
                  <w:rPrChange w:id="1586" w:author="Teera Piyakunakorn" w:date="2013-06-30T22:23:00Z">
                    <w:rPr>
                      <w:color w:val="auto"/>
                    </w:rPr>
                  </w:rPrChange>
                </w:rPr>
                <w:t>standing the target market (masthead</w:t>
              </w:r>
            </w:ins>
            <w:ins w:id="1587" w:author="Michel Bulon" w:date="2013-06-21T13:26:00Z">
              <w:r w:rsidRPr="00EB158B">
                <w:rPr>
                  <w:color w:val="000000" w:themeColor="text1"/>
                  <w:rPrChange w:id="1588" w:author="Teera Piyakunakorn" w:date="2013-06-30T22:23:00Z">
                    <w:rPr>
                      <w:color w:val="auto"/>
                    </w:rPr>
                  </w:rPrChange>
                </w:rPr>
                <w:t xml:space="preserve">, </w:t>
              </w:r>
            </w:ins>
            <w:ins w:id="1589" w:author="Michel Bulon" w:date="2013-06-12T21:29:00Z">
              <w:r w:rsidRPr="00EB158B">
                <w:rPr>
                  <w:color w:val="000000" w:themeColor="text1"/>
                  <w:rPrChange w:id="1590" w:author="Teera Piyakunakorn" w:date="2013-06-30T22:23:00Z">
                    <w:rPr>
                      <w:color w:val="auto"/>
                    </w:rPr>
                  </w:rPrChange>
                </w:rPr>
                <w:t>dieline</w:t>
              </w:r>
            </w:ins>
            <w:ins w:id="1591" w:author="Michel Bulon" w:date="2013-06-21T13:26:00Z">
              <w:r w:rsidRPr="00EB158B">
                <w:rPr>
                  <w:color w:val="000000" w:themeColor="text1"/>
                  <w:rPrChange w:id="1592" w:author="Teera Piyakunakorn" w:date="2013-06-30T22:23:00Z">
                    <w:rPr>
                      <w:color w:val="auto"/>
                    </w:rPr>
                  </w:rPrChange>
                </w:rPr>
                <w:t xml:space="preserve"> </w:t>
              </w:r>
            </w:ins>
            <w:ins w:id="1593" w:author="Arnold Sandjaja" w:date="2013-05-17T16:10:00Z">
              <w:r w:rsidRPr="00EB158B">
                <w:rPr>
                  <w:color w:val="000000" w:themeColor="text1"/>
                  <w:rPrChange w:id="1594" w:author="Teera Piyakunakorn" w:date="2013-06-30T22:23:00Z">
                    <w:rPr>
                      <w:color w:val="auto"/>
                    </w:rPr>
                  </w:rPrChange>
                </w:rPr>
                <w:t>and magazine)</w:t>
              </w:r>
            </w:ins>
          </w:p>
        </w:tc>
        <w:tc>
          <w:tcPr>
            <w:tcW w:w="1449" w:type="dxa"/>
            <w:gridSpan w:val="2"/>
            <w:shd w:val="clear" w:color="auto" w:fill="auto"/>
            <w:vAlign w:val="bottom"/>
          </w:tcPr>
          <w:p w14:paraId="01106BE9" w14:textId="5CC586F2" w:rsidR="00553462" w:rsidRPr="00EB158B" w:rsidRDefault="00553462" w:rsidP="00944897">
            <w:pPr>
              <w:rPr>
                <w:ins w:id="1595" w:author="Arnold Sandjaja" w:date="2013-05-17T16:10:00Z"/>
                <w:color w:val="000000" w:themeColor="text1"/>
                <w:rPrChange w:id="1596" w:author="Teera Piyakunakorn" w:date="2013-06-30T22:23:00Z">
                  <w:rPr>
                    <w:ins w:id="1597" w:author="Arnold Sandjaja" w:date="2013-05-17T16:10:00Z"/>
                    <w:color w:val="auto"/>
                  </w:rPr>
                </w:rPrChange>
              </w:rPr>
            </w:pPr>
            <w:ins w:id="1598" w:author="Arnold Sandjaja" w:date="2013-06-30T09:43:00Z">
              <w:r w:rsidRPr="00EB158B">
                <w:rPr>
                  <w:rFonts w:cs="Arial"/>
                  <w:color w:val="000000" w:themeColor="text1"/>
                  <w:rPrChange w:id="1599" w:author="Teera Piyakunakorn" w:date="2013-06-30T22:23:00Z">
                    <w:rPr>
                      <w:rFonts w:cs="Arial"/>
                    </w:rPr>
                  </w:rPrChange>
                </w:rPr>
                <w:t>0.50</w:t>
              </w:r>
            </w:ins>
          </w:p>
        </w:tc>
      </w:tr>
      <w:tr w:rsidR="00EB158B" w:rsidRPr="00EB158B" w14:paraId="55DB6B89" w14:textId="77777777" w:rsidTr="00EB158B">
        <w:trPr>
          <w:ins w:id="1600" w:author="Arnold Sandjaja" w:date="2013-05-17T16:10:00Z"/>
        </w:trPr>
        <w:tc>
          <w:tcPr>
            <w:tcW w:w="817" w:type="dxa"/>
            <w:shd w:val="clear" w:color="auto" w:fill="auto"/>
          </w:tcPr>
          <w:p w14:paraId="53B56277" w14:textId="77777777" w:rsidR="00553462" w:rsidRPr="00EB158B" w:rsidRDefault="00553462" w:rsidP="00944897">
            <w:pPr>
              <w:rPr>
                <w:ins w:id="1601" w:author="Arnold Sandjaja" w:date="2013-05-17T16:10:00Z"/>
                <w:color w:val="000000" w:themeColor="text1"/>
                <w:rPrChange w:id="1602" w:author="Teera Piyakunakorn" w:date="2013-06-30T22:23:00Z">
                  <w:rPr>
                    <w:ins w:id="1603" w:author="Arnold Sandjaja" w:date="2013-05-17T16:10:00Z"/>
                    <w:color w:val="auto"/>
                  </w:rPr>
                </w:rPrChange>
              </w:rPr>
            </w:pPr>
            <w:ins w:id="1604" w:author="Arnold Sandjaja" w:date="2013-05-17T16:10:00Z">
              <w:r w:rsidRPr="00EB158B">
                <w:rPr>
                  <w:color w:val="000000" w:themeColor="text1"/>
                  <w:rPrChange w:id="1605" w:author="Teera Piyakunakorn" w:date="2013-06-30T22:23:00Z">
                    <w:rPr>
                      <w:color w:val="auto"/>
                    </w:rPr>
                  </w:rPrChange>
                </w:rPr>
                <w:t>A.3</w:t>
              </w:r>
            </w:ins>
          </w:p>
        </w:tc>
        <w:tc>
          <w:tcPr>
            <w:tcW w:w="7513" w:type="dxa"/>
            <w:gridSpan w:val="2"/>
            <w:shd w:val="clear" w:color="auto" w:fill="auto"/>
          </w:tcPr>
          <w:p w14:paraId="708F4805" w14:textId="77777777" w:rsidR="00553462" w:rsidRPr="00EB158B" w:rsidRDefault="00553462" w:rsidP="00944897">
            <w:pPr>
              <w:rPr>
                <w:ins w:id="1606" w:author="Arnold Sandjaja" w:date="2013-05-17T16:10:00Z"/>
                <w:color w:val="000000" w:themeColor="text1"/>
                <w:rPrChange w:id="1607" w:author="Teera Piyakunakorn" w:date="2013-06-30T22:23:00Z">
                  <w:rPr>
                    <w:ins w:id="1608" w:author="Arnold Sandjaja" w:date="2013-05-17T16:10:00Z"/>
                    <w:color w:val="auto"/>
                  </w:rPr>
                </w:rPrChange>
              </w:rPr>
            </w:pPr>
            <w:ins w:id="1609" w:author="Arnold Sandjaja" w:date="2013-05-17T16:10:00Z">
              <w:r w:rsidRPr="00EB158B">
                <w:rPr>
                  <w:color w:val="000000" w:themeColor="text1"/>
                  <w:rPrChange w:id="1610" w:author="Teera Piyakunakorn" w:date="2013-06-30T22:23:00Z">
                    <w:rPr>
                      <w:color w:val="auto"/>
                    </w:rPr>
                  </w:rPrChange>
                </w:rPr>
                <w:t>Unity and relationship (masthead and magazine)</w:t>
              </w:r>
            </w:ins>
          </w:p>
        </w:tc>
        <w:tc>
          <w:tcPr>
            <w:tcW w:w="1449" w:type="dxa"/>
            <w:gridSpan w:val="2"/>
            <w:shd w:val="clear" w:color="auto" w:fill="auto"/>
            <w:vAlign w:val="bottom"/>
          </w:tcPr>
          <w:p w14:paraId="43CACB06" w14:textId="20D6EBAD" w:rsidR="00553462" w:rsidRPr="00EB158B" w:rsidRDefault="00553462" w:rsidP="00944897">
            <w:pPr>
              <w:rPr>
                <w:ins w:id="1611" w:author="Arnold Sandjaja" w:date="2013-05-17T16:10:00Z"/>
                <w:color w:val="000000" w:themeColor="text1"/>
                <w:rPrChange w:id="1612" w:author="Teera Piyakunakorn" w:date="2013-06-30T22:23:00Z">
                  <w:rPr>
                    <w:ins w:id="1613" w:author="Arnold Sandjaja" w:date="2013-05-17T16:10:00Z"/>
                    <w:color w:val="auto"/>
                  </w:rPr>
                </w:rPrChange>
              </w:rPr>
            </w:pPr>
            <w:ins w:id="1614" w:author="Arnold Sandjaja" w:date="2013-06-30T09:43:00Z">
              <w:r w:rsidRPr="00EB158B">
                <w:rPr>
                  <w:rFonts w:cs="Arial"/>
                  <w:color w:val="000000" w:themeColor="text1"/>
                  <w:rPrChange w:id="1615" w:author="Teera Piyakunakorn" w:date="2013-06-30T22:23:00Z">
                    <w:rPr>
                      <w:rFonts w:cs="Arial"/>
                    </w:rPr>
                  </w:rPrChange>
                </w:rPr>
                <w:t>0.50</w:t>
              </w:r>
            </w:ins>
          </w:p>
        </w:tc>
      </w:tr>
      <w:tr w:rsidR="00EB158B" w:rsidRPr="00EB158B" w14:paraId="286748D8" w14:textId="77777777" w:rsidTr="00575FF6">
        <w:trPr>
          <w:ins w:id="1616" w:author="Arnold Sandjaja" w:date="2013-05-17T16:10:00Z"/>
        </w:trPr>
        <w:tc>
          <w:tcPr>
            <w:tcW w:w="817" w:type="dxa"/>
            <w:shd w:val="clear" w:color="auto" w:fill="auto"/>
          </w:tcPr>
          <w:p w14:paraId="5DB9561D" w14:textId="77777777" w:rsidR="00575FF6" w:rsidRPr="00EB158B" w:rsidRDefault="00575FF6" w:rsidP="00944897">
            <w:pPr>
              <w:rPr>
                <w:ins w:id="1617" w:author="Arnold Sandjaja" w:date="2013-05-17T16:10:00Z"/>
                <w:b/>
                <w:color w:val="000000" w:themeColor="text1"/>
                <w:rPrChange w:id="1618" w:author="Teera Piyakunakorn" w:date="2013-06-30T22:23:00Z">
                  <w:rPr>
                    <w:ins w:id="1619" w:author="Arnold Sandjaja" w:date="2013-05-17T16:10:00Z"/>
                    <w:b/>
                    <w:color w:val="auto"/>
                  </w:rPr>
                </w:rPrChange>
              </w:rPr>
            </w:pPr>
          </w:p>
        </w:tc>
        <w:tc>
          <w:tcPr>
            <w:tcW w:w="7513" w:type="dxa"/>
            <w:gridSpan w:val="2"/>
            <w:shd w:val="clear" w:color="auto" w:fill="auto"/>
          </w:tcPr>
          <w:p w14:paraId="2A296D3B" w14:textId="77777777" w:rsidR="00575FF6" w:rsidRPr="00EB158B" w:rsidRDefault="00575FF6" w:rsidP="00944897">
            <w:pPr>
              <w:rPr>
                <w:ins w:id="1620" w:author="Arnold Sandjaja" w:date="2013-05-17T16:10:00Z"/>
                <w:b/>
                <w:color w:val="000000" w:themeColor="text1"/>
                <w:rPrChange w:id="1621" w:author="Teera Piyakunakorn" w:date="2013-06-30T22:23:00Z">
                  <w:rPr>
                    <w:ins w:id="1622" w:author="Arnold Sandjaja" w:date="2013-05-17T16:10:00Z"/>
                    <w:b/>
                    <w:color w:val="auto"/>
                  </w:rPr>
                </w:rPrChange>
              </w:rPr>
            </w:pPr>
          </w:p>
        </w:tc>
        <w:tc>
          <w:tcPr>
            <w:tcW w:w="1449" w:type="dxa"/>
            <w:gridSpan w:val="2"/>
            <w:shd w:val="clear" w:color="auto" w:fill="auto"/>
          </w:tcPr>
          <w:p w14:paraId="125029FB" w14:textId="77777777" w:rsidR="00575FF6" w:rsidRPr="00EB158B" w:rsidRDefault="00575FF6" w:rsidP="00944897">
            <w:pPr>
              <w:rPr>
                <w:ins w:id="1623" w:author="Arnold Sandjaja" w:date="2013-05-17T16:10:00Z"/>
                <w:color w:val="000000" w:themeColor="text1"/>
                <w:rPrChange w:id="1624" w:author="Teera Piyakunakorn" w:date="2013-06-30T22:23:00Z">
                  <w:rPr>
                    <w:ins w:id="1625" w:author="Arnold Sandjaja" w:date="2013-05-17T16:10:00Z"/>
                    <w:color w:val="auto"/>
                  </w:rPr>
                </w:rPrChange>
              </w:rPr>
            </w:pPr>
          </w:p>
        </w:tc>
      </w:tr>
      <w:tr w:rsidR="00EB158B" w:rsidRPr="00EB158B" w14:paraId="25A57B23" w14:textId="77777777" w:rsidTr="00575FF6">
        <w:trPr>
          <w:ins w:id="1626" w:author="Arnold Sandjaja" w:date="2013-05-17T16:10:00Z"/>
        </w:trPr>
        <w:tc>
          <w:tcPr>
            <w:tcW w:w="817" w:type="dxa"/>
            <w:shd w:val="clear" w:color="auto" w:fill="auto"/>
          </w:tcPr>
          <w:p w14:paraId="1D6244F6" w14:textId="77777777" w:rsidR="00575FF6" w:rsidRPr="00EB158B" w:rsidRDefault="00575FF6" w:rsidP="00944897">
            <w:pPr>
              <w:rPr>
                <w:ins w:id="1627" w:author="Arnold Sandjaja" w:date="2013-05-17T16:10:00Z"/>
                <w:color w:val="000000" w:themeColor="text1"/>
                <w:rPrChange w:id="1628" w:author="Teera Piyakunakorn" w:date="2013-06-30T22:23:00Z">
                  <w:rPr>
                    <w:ins w:id="1629" w:author="Arnold Sandjaja" w:date="2013-05-17T16:10:00Z"/>
                    <w:color w:val="auto"/>
                  </w:rPr>
                </w:rPrChange>
              </w:rPr>
            </w:pPr>
            <w:ins w:id="1630" w:author="Arnold Sandjaja" w:date="2013-05-17T16:10:00Z">
              <w:r w:rsidRPr="00EB158B">
                <w:rPr>
                  <w:color w:val="000000" w:themeColor="text1"/>
                  <w:rPrChange w:id="1631" w:author="Teera Piyakunakorn" w:date="2013-06-30T22:23:00Z">
                    <w:rPr>
                      <w:color w:val="auto"/>
                    </w:rPr>
                  </w:rPrChange>
                </w:rPr>
                <w:t>B</w:t>
              </w:r>
            </w:ins>
          </w:p>
        </w:tc>
        <w:tc>
          <w:tcPr>
            <w:tcW w:w="7513" w:type="dxa"/>
            <w:gridSpan w:val="2"/>
            <w:shd w:val="clear" w:color="auto" w:fill="auto"/>
          </w:tcPr>
          <w:p w14:paraId="5DFC5793" w14:textId="77777777" w:rsidR="00575FF6" w:rsidRPr="00EB158B" w:rsidRDefault="00575FF6" w:rsidP="00944897">
            <w:pPr>
              <w:rPr>
                <w:ins w:id="1632" w:author="Arnold Sandjaja" w:date="2013-05-17T16:10:00Z"/>
                <w:b/>
                <w:color w:val="000000" w:themeColor="text1"/>
                <w:rPrChange w:id="1633" w:author="Teera Piyakunakorn" w:date="2013-06-30T22:23:00Z">
                  <w:rPr>
                    <w:ins w:id="1634" w:author="Arnold Sandjaja" w:date="2013-05-17T16:10:00Z"/>
                    <w:b/>
                    <w:color w:val="auto"/>
                  </w:rPr>
                </w:rPrChange>
              </w:rPr>
            </w:pPr>
            <w:ins w:id="1635" w:author="Arnold Sandjaja" w:date="2013-05-17T16:10:00Z">
              <w:r w:rsidRPr="00EB158B">
                <w:rPr>
                  <w:b/>
                  <w:color w:val="000000" w:themeColor="text1"/>
                  <w:rPrChange w:id="1636" w:author="Teera Piyakunakorn" w:date="2013-06-30T22:23:00Z">
                    <w:rPr>
                      <w:b/>
                      <w:color w:val="auto"/>
                    </w:rPr>
                  </w:rPrChange>
                </w:rPr>
                <w:t>Final design</w:t>
              </w:r>
            </w:ins>
          </w:p>
        </w:tc>
        <w:tc>
          <w:tcPr>
            <w:tcW w:w="1449" w:type="dxa"/>
            <w:gridSpan w:val="2"/>
            <w:shd w:val="clear" w:color="auto" w:fill="auto"/>
          </w:tcPr>
          <w:p w14:paraId="34B883CF" w14:textId="77777777" w:rsidR="00575FF6" w:rsidRPr="00EB158B" w:rsidRDefault="00575FF6" w:rsidP="00944897">
            <w:pPr>
              <w:rPr>
                <w:ins w:id="1637" w:author="Arnold Sandjaja" w:date="2013-05-17T16:10:00Z"/>
                <w:b/>
                <w:color w:val="000000" w:themeColor="text1"/>
                <w:rPrChange w:id="1638" w:author="Teera Piyakunakorn" w:date="2013-06-30T22:23:00Z">
                  <w:rPr>
                    <w:ins w:id="1639" w:author="Arnold Sandjaja" w:date="2013-05-17T16:10:00Z"/>
                    <w:b/>
                    <w:color w:val="auto"/>
                  </w:rPr>
                </w:rPrChange>
              </w:rPr>
            </w:pPr>
            <w:ins w:id="1640" w:author="Arnold Sandjaja" w:date="2013-05-17T16:10:00Z">
              <w:r w:rsidRPr="00EB158B">
                <w:rPr>
                  <w:b/>
                  <w:color w:val="000000" w:themeColor="text1"/>
                  <w:rPrChange w:id="1641" w:author="Teera Piyakunakorn" w:date="2013-06-30T22:23:00Z">
                    <w:rPr>
                      <w:b/>
                      <w:color w:val="auto"/>
                    </w:rPr>
                  </w:rPrChange>
                </w:rPr>
                <w:t>Subjective /8</w:t>
              </w:r>
            </w:ins>
          </w:p>
        </w:tc>
      </w:tr>
      <w:tr w:rsidR="00EB158B" w:rsidRPr="00EB158B" w14:paraId="67E0E7F4" w14:textId="77777777" w:rsidTr="00EB158B">
        <w:trPr>
          <w:ins w:id="1642" w:author="Arnold Sandjaja" w:date="2013-05-17T16:10:00Z"/>
        </w:trPr>
        <w:tc>
          <w:tcPr>
            <w:tcW w:w="817" w:type="dxa"/>
            <w:shd w:val="clear" w:color="auto" w:fill="auto"/>
          </w:tcPr>
          <w:p w14:paraId="5871A682" w14:textId="77777777" w:rsidR="00553462" w:rsidRPr="00EB158B" w:rsidRDefault="00553462" w:rsidP="00944897">
            <w:pPr>
              <w:rPr>
                <w:ins w:id="1643" w:author="Arnold Sandjaja" w:date="2013-05-17T16:10:00Z"/>
                <w:color w:val="000000" w:themeColor="text1"/>
                <w:rPrChange w:id="1644" w:author="Teera Piyakunakorn" w:date="2013-06-30T22:23:00Z">
                  <w:rPr>
                    <w:ins w:id="1645" w:author="Arnold Sandjaja" w:date="2013-05-17T16:10:00Z"/>
                    <w:color w:val="auto"/>
                  </w:rPr>
                </w:rPrChange>
              </w:rPr>
            </w:pPr>
            <w:ins w:id="1646" w:author="Arnold Sandjaja" w:date="2013-05-17T16:10:00Z">
              <w:r w:rsidRPr="00EB158B">
                <w:rPr>
                  <w:color w:val="000000" w:themeColor="text1"/>
                  <w:rPrChange w:id="1647" w:author="Teera Piyakunakorn" w:date="2013-06-30T22:23:00Z">
                    <w:rPr>
                      <w:color w:val="auto"/>
                    </w:rPr>
                  </w:rPrChange>
                </w:rPr>
                <w:t>B.1</w:t>
              </w:r>
            </w:ins>
          </w:p>
        </w:tc>
        <w:tc>
          <w:tcPr>
            <w:tcW w:w="7513" w:type="dxa"/>
            <w:gridSpan w:val="2"/>
            <w:shd w:val="clear" w:color="auto" w:fill="auto"/>
            <w:vAlign w:val="bottom"/>
          </w:tcPr>
          <w:p w14:paraId="1B0DBD4B" w14:textId="77777777" w:rsidR="00553462" w:rsidRPr="00EB158B" w:rsidRDefault="00553462" w:rsidP="00815B05">
            <w:pPr>
              <w:rPr>
                <w:ins w:id="1648" w:author="Arnold Sandjaja" w:date="2013-05-17T16:10:00Z"/>
                <w:rFonts w:eastAsia="Times New Roman" w:cs="Arial"/>
                <w:color w:val="000000" w:themeColor="text1"/>
                <w:rPrChange w:id="1649" w:author="Teera Piyakunakorn" w:date="2013-06-30T22:23:00Z">
                  <w:rPr>
                    <w:ins w:id="1650" w:author="Arnold Sandjaja" w:date="2013-05-17T16:10:00Z"/>
                    <w:rFonts w:eastAsia="Times New Roman" w:cs="Arial"/>
                    <w:color w:val="auto"/>
                  </w:rPr>
                </w:rPrChange>
              </w:rPr>
            </w:pPr>
            <w:ins w:id="1651" w:author="Arnold Sandjaja" w:date="2013-05-17T16:10:00Z">
              <w:r w:rsidRPr="00EB158B">
                <w:rPr>
                  <w:rFonts w:eastAsia="Times New Roman" w:cs="Arial"/>
                  <w:color w:val="000000" w:themeColor="text1"/>
                  <w:rPrChange w:id="1652" w:author="Teera Piyakunakorn" w:date="2013-06-30T22:23:00Z">
                    <w:rPr>
                      <w:rFonts w:eastAsia="Times New Roman" w:cs="Arial"/>
                      <w:color w:val="auto"/>
                    </w:rPr>
                  </w:rPrChange>
                </w:rPr>
                <w:t>Quality of the visual composition (masthead</w:t>
              </w:r>
            </w:ins>
            <w:ins w:id="1653" w:author="Arnold Sandjaja" w:date="2013-06-30T08:38:00Z">
              <w:r w:rsidRPr="00EB158B">
                <w:rPr>
                  <w:rFonts w:eastAsia="Times New Roman" w:cs="Arial"/>
                  <w:color w:val="000000" w:themeColor="text1"/>
                  <w:rPrChange w:id="1654" w:author="Teera Piyakunakorn" w:date="2013-06-30T22:23:00Z">
                    <w:rPr>
                      <w:rFonts w:eastAsia="Times New Roman" w:cs="Arial"/>
                      <w:color w:val="auto"/>
                    </w:rPr>
                  </w:rPrChange>
                </w:rPr>
                <w:t xml:space="preserve"> and </w:t>
              </w:r>
            </w:ins>
            <w:ins w:id="1655" w:author="Michel Bulon" w:date="2013-06-12T21:29:00Z">
              <w:del w:id="1656" w:author="Arnold Sandjaja" w:date="2013-06-30T08:39:00Z">
                <w:r w:rsidRPr="00EB158B" w:rsidDel="00EB460E">
                  <w:rPr>
                    <w:rFonts w:eastAsia="Times New Roman" w:cs="Arial"/>
                    <w:color w:val="000000" w:themeColor="text1"/>
                    <w:rPrChange w:id="1657" w:author="Teera Piyakunakorn" w:date="2013-06-30T22:23:00Z">
                      <w:rPr>
                        <w:rFonts w:eastAsia="Times New Roman" w:cs="Arial"/>
                        <w:color w:val="auto"/>
                      </w:rPr>
                    </w:rPrChange>
                  </w:rPr>
                  <w:delText xml:space="preserve"> </w:delText>
                </w:r>
              </w:del>
            </w:ins>
            <w:ins w:id="1658" w:author="Arnold Sandjaja" w:date="2013-06-30T08:39:00Z">
              <w:r w:rsidRPr="00EB158B">
                <w:rPr>
                  <w:rFonts w:eastAsia="Times New Roman" w:cs="Arial"/>
                  <w:color w:val="000000" w:themeColor="text1"/>
                  <w:rPrChange w:id="1659" w:author="Teera Piyakunakorn" w:date="2013-06-30T22:23:00Z">
                    <w:rPr>
                      <w:rFonts w:eastAsia="Times New Roman" w:cs="Arial"/>
                      <w:color w:val="auto"/>
                    </w:rPr>
                  </w:rPrChange>
                </w:rPr>
                <w:t xml:space="preserve">magazine </w:t>
              </w:r>
            </w:ins>
            <w:ins w:id="1660" w:author="Michel Bulon" w:date="2013-06-12T21:29:00Z">
              <w:del w:id="1661" w:author="Arnold Sandjaja" w:date="2013-06-30T08:38:00Z">
                <w:r w:rsidRPr="00EB158B" w:rsidDel="00EB460E">
                  <w:rPr>
                    <w:rFonts w:eastAsia="Times New Roman" w:cs="Arial"/>
                    <w:color w:val="000000" w:themeColor="text1"/>
                    <w:rPrChange w:id="1662" w:author="Teera Piyakunakorn" w:date="2013-06-30T22:23:00Z">
                      <w:rPr>
                        <w:rFonts w:eastAsia="Times New Roman" w:cs="Arial"/>
                        <w:color w:val="auto"/>
                      </w:rPr>
                    </w:rPrChange>
                  </w:rPr>
                  <w:delText>dieline</w:delText>
                </w:r>
              </w:del>
            </w:ins>
            <w:ins w:id="1663" w:author="Arnold Sandjaja" w:date="2013-06-30T08:38:00Z">
              <w:r w:rsidRPr="00EB158B">
                <w:rPr>
                  <w:rFonts w:eastAsia="Times New Roman" w:cs="Arial"/>
                  <w:color w:val="000000" w:themeColor="text1"/>
                  <w:rPrChange w:id="1664" w:author="Teera Piyakunakorn" w:date="2013-06-30T22:23:00Z">
                    <w:rPr>
                      <w:rFonts w:eastAsia="Times New Roman" w:cs="Arial"/>
                      <w:color w:val="auto"/>
                    </w:rPr>
                  </w:rPrChange>
                </w:rPr>
                <w:t>layout</w:t>
              </w:r>
            </w:ins>
            <w:ins w:id="1665" w:author="Michel Bulon" w:date="2013-06-21T13:26:00Z">
              <w:del w:id="1666" w:author="Arnold Sandjaja" w:date="2013-06-30T08:39:00Z">
                <w:r w:rsidRPr="00EB158B" w:rsidDel="00EB460E">
                  <w:rPr>
                    <w:rFonts w:eastAsia="Times New Roman" w:cs="Arial"/>
                    <w:color w:val="000000" w:themeColor="text1"/>
                    <w:rPrChange w:id="1667" w:author="Teera Piyakunakorn" w:date="2013-06-30T22:23:00Z">
                      <w:rPr>
                        <w:rFonts w:eastAsia="Times New Roman" w:cs="Arial"/>
                        <w:color w:val="auto"/>
                      </w:rPr>
                    </w:rPrChange>
                  </w:rPr>
                  <w:delText xml:space="preserve"> </w:delText>
                </w:r>
              </w:del>
            </w:ins>
            <w:ins w:id="1668" w:author="Arnold Sandjaja" w:date="2013-05-17T16:10:00Z">
              <w:r w:rsidRPr="00EB158B">
                <w:rPr>
                  <w:rFonts w:eastAsia="Times New Roman" w:cs="Arial"/>
                  <w:color w:val="000000" w:themeColor="text1"/>
                  <w:rPrChange w:id="1669" w:author="Teera Piyakunakorn" w:date="2013-06-30T22:23:00Z">
                    <w:rPr>
                      <w:rFonts w:eastAsia="Times New Roman" w:cs="Arial"/>
                      <w:color w:val="auto"/>
                    </w:rPr>
                  </w:rPrChange>
                </w:rPr>
                <w:t>)</w:t>
              </w:r>
            </w:ins>
          </w:p>
        </w:tc>
        <w:tc>
          <w:tcPr>
            <w:tcW w:w="1449" w:type="dxa"/>
            <w:gridSpan w:val="2"/>
            <w:shd w:val="clear" w:color="auto" w:fill="auto"/>
            <w:vAlign w:val="bottom"/>
          </w:tcPr>
          <w:p w14:paraId="7923A795" w14:textId="5DF804D3" w:rsidR="00553462" w:rsidRPr="00EB158B" w:rsidRDefault="00553462" w:rsidP="00944897">
            <w:pPr>
              <w:rPr>
                <w:ins w:id="1670" w:author="Arnold Sandjaja" w:date="2013-05-17T16:10:00Z"/>
                <w:color w:val="000000" w:themeColor="text1"/>
                <w:rPrChange w:id="1671" w:author="Teera Piyakunakorn" w:date="2013-06-30T22:23:00Z">
                  <w:rPr>
                    <w:ins w:id="1672" w:author="Arnold Sandjaja" w:date="2013-05-17T16:10:00Z"/>
                    <w:color w:val="auto"/>
                  </w:rPr>
                </w:rPrChange>
              </w:rPr>
            </w:pPr>
            <w:ins w:id="1673" w:author="Arnold Sandjaja" w:date="2013-06-30T09:43:00Z">
              <w:r w:rsidRPr="00EB158B">
                <w:rPr>
                  <w:rFonts w:cs="Arial"/>
                  <w:color w:val="000000" w:themeColor="text1"/>
                  <w:rPrChange w:id="1674" w:author="Teera Piyakunakorn" w:date="2013-06-30T22:23:00Z">
                    <w:rPr>
                      <w:rFonts w:cs="Arial"/>
                    </w:rPr>
                  </w:rPrChange>
                </w:rPr>
                <w:t>1.00</w:t>
              </w:r>
            </w:ins>
          </w:p>
        </w:tc>
      </w:tr>
      <w:tr w:rsidR="00EB158B" w:rsidRPr="00EB158B" w14:paraId="7225CB2A" w14:textId="77777777" w:rsidTr="00EB158B">
        <w:trPr>
          <w:ins w:id="1675" w:author="Arnold Sandjaja" w:date="2013-05-17T16:10:00Z"/>
        </w:trPr>
        <w:tc>
          <w:tcPr>
            <w:tcW w:w="817" w:type="dxa"/>
            <w:shd w:val="clear" w:color="auto" w:fill="auto"/>
          </w:tcPr>
          <w:p w14:paraId="3A2F59FA" w14:textId="77777777" w:rsidR="00553462" w:rsidRPr="00EB158B" w:rsidRDefault="00553462" w:rsidP="00944897">
            <w:pPr>
              <w:rPr>
                <w:ins w:id="1676" w:author="Arnold Sandjaja" w:date="2013-05-17T16:10:00Z"/>
                <w:color w:val="000000" w:themeColor="text1"/>
                <w:rPrChange w:id="1677" w:author="Teera Piyakunakorn" w:date="2013-06-30T22:23:00Z">
                  <w:rPr>
                    <w:ins w:id="1678" w:author="Arnold Sandjaja" w:date="2013-05-17T16:10:00Z"/>
                    <w:color w:val="auto"/>
                  </w:rPr>
                </w:rPrChange>
              </w:rPr>
            </w:pPr>
            <w:ins w:id="1679" w:author="Arnold Sandjaja" w:date="2013-05-17T16:10:00Z">
              <w:r w:rsidRPr="00EB158B">
                <w:rPr>
                  <w:color w:val="000000" w:themeColor="text1"/>
                  <w:rPrChange w:id="1680" w:author="Teera Piyakunakorn" w:date="2013-06-30T22:23:00Z">
                    <w:rPr>
                      <w:color w:val="auto"/>
                    </w:rPr>
                  </w:rPrChange>
                </w:rPr>
                <w:t>B.2</w:t>
              </w:r>
            </w:ins>
          </w:p>
        </w:tc>
        <w:tc>
          <w:tcPr>
            <w:tcW w:w="7513" w:type="dxa"/>
            <w:gridSpan w:val="2"/>
            <w:shd w:val="clear" w:color="auto" w:fill="auto"/>
            <w:vAlign w:val="bottom"/>
          </w:tcPr>
          <w:p w14:paraId="459B9999" w14:textId="62D6EB17" w:rsidR="00553462" w:rsidRPr="00EB158B" w:rsidRDefault="00553462" w:rsidP="00AE3273">
            <w:pPr>
              <w:rPr>
                <w:ins w:id="1681" w:author="Arnold Sandjaja" w:date="2013-05-17T16:10:00Z"/>
                <w:rFonts w:eastAsia="Times New Roman" w:cs="Arial"/>
                <w:color w:val="000000" w:themeColor="text1"/>
                <w:rPrChange w:id="1682" w:author="Teera Piyakunakorn" w:date="2013-06-30T22:23:00Z">
                  <w:rPr>
                    <w:ins w:id="1683" w:author="Arnold Sandjaja" w:date="2013-05-17T16:10:00Z"/>
                    <w:rFonts w:eastAsia="Times New Roman" w:cs="Arial"/>
                    <w:color w:val="auto"/>
                  </w:rPr>
                </w:rPrChange>
              </w:rPr>
            </w:pPr>
            <w:ins w:id="1684" w:author="Arnold Sandjaja" w:date="2013-05-17T16:10:00Z">
              <w:r w:rsidRPr="00EB158B">
                <w:rPr>
                  <w:rFonts w:eastAsia="Times New Roman" w:cs="Arial"/>
                  <w:color w:val="000000" w:themeColor="text1"/>
                  <w:rPrChange w:id="1685" w:author="Teera Piyakunakorn" w:date="2013-06-30T22:23:00Z">
                    <w:rPr>
                      <w:rFonts w:eastAsia="Times New Roman" w:cs="Arial"/>
                      <w:color w:val="auto"/>
                    </w:rPr>
                  </w:rPrChange>
                </w:rPr>
                <w:t>Impact of the design (masthead</w:t>
              </w:r>
            </w:ins>
            <w:ins w:id="1686" w:author="Arnold Sandjaja" w:date="2013-06-30T08:39:00Z">
              <w:r w:rsidRPr="00EB158B">
                <w:rPr>
                  <w:rFonts w:eastAsia="Times New Roman" w:cs="Arial"/>
                  <w:color w:val="000000" w:themeColor="text1"/>
                  <w:rPrChange w:id="1687" w:author="Teera Piyakunakorn" w:date="2013-06-30T22:23:00Z">
                    <w:rPr>
                      <w:rFonts w:eastAsia="Times New Roman" w:cs="Arial"/>
                      <w:color w:val="auto"/>
                    </w:rPr>
                  </w:rPrChange>
                </w:rPr>
                <w:t xml:space="preserve">, </w:t>
              </w:r>
            </w:ins>
            <w:ins w:id="1688" w:author="Michel Bulon" w:date="2013-06-12T21:29:00Z">
              <w:del w:id="1689" w:author="Arnold Sandjaja" w:date="2013-06-30T09:31:00Z">
                <w:r w:rsidRPr="00EB158B" w:rsidDel="001175BA">
                  <w:rPr>
                    <w:rFonts w:eastAsia="Times New Roman" w:cs="Arial"/>
                    <w:color w:val="000000" w:themeColor="text1"/>
                    <w:rPrChange w:id="1690" w:author="Teera Piyakunakorn" w:date="2013-06-30T22:23:00Z">
                      <w:rPr>
                        <w:rFonts w:eastAsia="Times New Roman" w:cs="Arial"/>
                        <w:color w:val="auto"/>
                      </w:rPr>
                    </w:rPrChange>
                  </w:rPr>
                  <w:delText xml:space="preserve"> </w:delText>
                </w:r>
              </w:del>
            </w:ins>
            <w:ins w:id="1691" w:author="Arnold Sandjaja" w:date="2013-06-30T08:39:00Z">
              <w:r w:rsidRPr="00EB158B">
                <w:rPr>
                  <w:rFonts w:eastAsia="Times New Roman" w:cs="Arial"/>
                  <w:color w:val="000000" w:themeColor="text1"/>
                  <w:rPrChange w:id="1692" w:author="Teera Piyakunakorn" w:date="2013-06-30T22:23:00Z">
                    <w:rPr>
                      <w:rFonts w:eastAsia="Times New Roman" w:cs="Arial"/>
                      <w:color w:val="auto"/>
                    </w:rPr>
                  </w:rPrChange>
                </w:rPr>
                <w:t>magazine layout and usage of font</w:t>
              </w:r>
            </w:ins>
            <w:ins w:id="1693" w:author="Michel Bulon" w:date="2013-06-12T21:29:00Z">
              <w:del w:id="1694" w:author="Arnold Sandjaja" w:date="2013-06-30T08:39:00Z">
                <w:r w:rsidRPr="00EB158B" w:rsidDel="00EB460E">
                  <w:rPr>
                    <w:rFonts w:eastAsia="Times New Roman" w:cs="Arial"/>
                    <w:color w:val="000000" w:themeColor="text1"/>
                    <w:rPrChange w:id="1695" w:author="Teera Piyakunakorn" w:date="2013-06-30T22:23:00Z">
                      <w:rPr>
                        <w:rFonts w:eastAsia="Times New Roman" w:cs="Arial"/>
                        <w:color w:val="auto"/>
                      </w:rPr>
                    </w:rPrChange>
                  </w:rPr>
                  <w:delText>dieline</w:delText>
                </w:r>
              </w:del>
            </w:ins>
            <w:ins w:id="1696" w:author="Michel Bulon" w:date="2013-06-21T13:27:00Z">
              <w:del w:id="1697" w:author="Arnold Sandjaja" w:date="2013-06-30T08:39:00Z">
                <w:r w:rsidRPr="00EB158B" w:rsidDel="00EB460E">
                  <w:rPr>
                    <w:rFonts w:eastAsia="Times New Roman" w:cs="Arial"/>
                    <w:color w:val="000000" w:themeColor="text1"/>
                    <w:rPrChange w:id="1698" w:author="Teera Piyakunakorn" w:date="2013-06-30T22:23:00Z">
                      <w:rPr>
                        <w:rFonts w:eastAsia="Times New Roman" w:cs="Arial"/>
                        <w:color w:val="auto"/>
                      </w:rPr>
                    </w:rPrChange>
                  </w:rPr>
                  <w:delText xml:space="preserve"> </w:delText>
                </w:r>
              </w:del>
            </w:ins>
            <w:ins w:id="1699" w:author="Arnold Sandjaja" w:date="2013-05-17T16:10:00Z">
              <w:r w:rsidRPr="00EB158B">
                <w:rPr>
                  <w:rFonts w:eastAsia="Times New Roman" w:cs="Arial"/>
                  <w:color w:val="000000" w:themeColor="text1"/>
                  <w:rPrChange w:id="1700" w:author="Teera Piyakunakorn" w:date="2013-06-30T22:23:00Z">
                    <w:rPr>
                      <w:rFonts w:eastAsia="Times New Roman" w:cs="Arial"/>
                      <w:color w:val="auto"/>
                    </w:rPr>
                  </w:rPrChange>
                </w:rPr>
                <w:t>)</w:t>
              </w:r>
            </w:ins>
          </w:p>
        </w:tc>
        <w:tc>
          <w:tcPr>
            <w:tcW w:w="1449" w:type="dxa"/>
            <w:gridSpan w:val="2"/>
            <w:shd w:val="clear" w:color="auto" w:fill="auto"/>
            <w:vAlign w:val="bottom"/>
          </w:tcPr>
          <w:p w14:paraId="7D604AE2" w14:textId="0EDDF32A" w:rsidR="00553462" w:rsidRPr="00EB158B" w:rsidRDefault="00553462" w:rsidP="00944897">
            <w:pPr>
              <w:rPr>
                <w:ins w:id="1701" w:author="Arnold Sandjaja" w:date="2013-05-17T16:10:00Z"/>
                <w:color w:val="000000" w:themeColor="text1"/>
                <w:rPrChange w:id="1702" w:author="Teera Piyakunakorn" w:date="2013-06-30T22:23:00Z">
                  <w:rPr>
                    <w:ins w:id="1703" w:author="Arnold Sandjaja" w:date="2013-05-17T16:10:00Z"/>
                    <w:color w:val="auto"/>
                  </w:rPr>
                </w:rPrChange>
              </w:rPr>
            </w:pPr>
            <w:ins w:id="1704" w:author="Arnold Sandjaja" w:date="2013-06-30T09:43:00Z">
              <w:r w:rsidRPr="00EB158B">
                <w:rPr>
                  <w:rFonts w:cs="Arial"/>
                  <w:color w:val="000000" w:themeColor="text1"/>
                  <w:rPrChange w:id="1705" w:author="Teera Piyakunakorn" w:date="2013-06-30T22:23:00Z">
                    <w:rPr>
                      <w:rFonts w:cs="Arial"/>
                    </w:rPr>
                  </w:rPrChange>
                </w:rPr>
                <w:t>1.00</w:t>
              </w:r>
            </w:ins>
          </w:p>
        </w:tc>
      </w:tr>
      <w:tr w:rsidR="00EB158B" w:rsidRPr="00EB158B" w14:paraId="31A616C6" w14:textId="77777777" w:rsidTr="00EB158B">
        <w:trPr>
          <w:ins w:id="1706" w:author="Arnold Sandjaja" w:date="2013-05-17T16:10:00Z"/>
        </w:trPr>
        <w:tc>
          <w:tcPr>
            <w:tcW w:w="817" w:type="dxa"/>
            <w:shd w:val="clear" w:color="auto" w:fill="auto"/>
          </w:tcPr>
          <w:p w14:paraId="2EF00F42" w14:textId="77777777" w:rsidR="00553462" w:rsidRPr="00EB158B" w:rsidRDefault="00553462" w:rsidP="00944897">
            <w:pPr>
              <w:rPr>
                <w:ins w:id="1707" w:author="Arnold Sandjaja" w:date="2013-05-17T16:10:00Z"/>
                <w:color w:val="000000" w:themeColor="text1"/>
                <w:rPrChange w:id="1708" w:author="Teera Piyakunakorn" w:date="2013-06-30T22:23:00Z">
                  <w:rPr>
                    <w:ins w:id="1709" w:author="Arnold Sandjaja" w:date="2013-05-17T16:10:00Z"/>
                    <w:color w:val="auto"/>
                  </w:rPr>
                </w:rPrChange>
              </w:rPr>
            </w:pPr>
            <w:ins w:id="1710" w:author="Arnold Sandjaja" w:date="2013-05-17T16:10:00Z">
              <w:r w:rsidRPr="00EB158B">
                <w:rPr>
                  <w:color w:val="000000" w:themeColor="text1"/>
                  <w:rPrChange w:id="1711" w:author="Teera Piyakunakorn" w:date="2013-06-30T22:23:00Z">
                    <w:rPr>
                      <w:color w:val="auto"/>
                    </w:rPr>
                  </w:rPrChange>
                </w:rPr>
                <w:t>B.3</w:t>
              </w:r>
            </w:ins>
          </w:p>
        </w:tc>
        <w:tc>
          <w:tcPr>
            <w:tcW w:w="7513" w:type="dxa"/>
            <w:gridSpan w:val="2"/>
            <w:shd w:val="clear" w:color="auto" w:fill="auto"/>
            <w:vAlign w:val="bottom"/>
          </w:tcPr>
          <w:p w14:paraId="4A861A56" w14:textId="77777777" w:rsidR="00553462" w:rsidRPr="00EB158B" w:rsidRDefault="00553462" w:rsidP="00944897">
            <w:pPr>
              <w:rPr>
                <w:ins w:id="1712" w:author="Arnold Sandjaja" w:date="2013-05-17T16:10:00Z"/>
                <w:rFonts w:eastAsia="Times New Roman" w:cs="Arial"/>
                <w:color w:val="000000" w:themeColor="text1"/>
                <w:rPrChange w:id="1713" w:author="Teera Piyakunakorn" w:date="2013-06-30T22:23:00Z">
                  <w:rPr>
                    <w:ins w:id="1714" w:author="Arnold Sandjaja" w:date="2013-05-17T16:10:00Z"/>
                    <w:rFonts w:eastAsia="Times New Roman" w:cs="Arial"/>
                    <w:color w:val="auto"/>
                  </w:rPr>
                </w:rPrChange>
              </w:rPr>
            </w:pPr>
            <w:ins w:id="1715" w:author="Arnold Sandjaja" w:date="2013-05-17T16:10:00Z">
              <w:r w:rsidRPr="00EB158B">
                <w:rPr>
                  <w:rFonts w:eastAsia="Times New Roman" w:cs="Arial"/>
                  <w:color w:val="000000" w:themeColor="text1"/>
                  <w:rPrChange w:id="1716" w:author="Teera Piyakunakorn" w:date="2013-06-30T22:23:00Z">
                    <w:rPr>
                      <w:rFonts w:eastAsia="Times New Roman" w:cs="Arial"/>
                      <w:color w:val="auto"/>
                    </w:rPr>
                  </w:rPrChange>
                </w:rPr>
                <w:t>Quality of the typography for the masthead</w:t>
              </w:r>
            </w:ins>
          </w:p>
        </w:tc>
        <w:tc>
          <w:tcPr>
            <w:tcW w:w="1449" w:type="dxa"/>
            <w:gridSpan w:val="2"/>
            <w:shd w:val="clear" w:color="auto" w:fill="auto"/>
            <w:vAlign w:val="bottom"/>
          </w:tcPr>
          <w:p w14:paraId="15AD3A66" w14:textId="73C643EF" w:rsidR="00553462" w:rsidRPr="00EB158B" w:rsidRDefault="00553462" w:rsidP="00944897">
            <w:pPr>
              <w:rPr>
                <w:ins w:id="1717" w:author="Arnold Sandjaja" w:date="2013-05-17T16:10:00Z"/>
                <w:color w:val="000000" w:themeColor="text1"/>
                <w:rPrChange w:id="1718" w:author="Teera Piyakunakorn" w:date="2013-06-30T22:23:00Z">
                  <w:rPr>
                    <w:ins w:id="1719" w:author="Arnold Sandjaja" w:date="2013-05-17T16:10:00Z"/>
                    <w:color w:val="auto"/>
                  </w:rPr>
                </w:rPrChange>
              </w:rPr>
            </w:pPr>
            <w:ins w:id="1720" w:author="Arnold Sandjaja" w:date="2013-06-30T09:43:00Z">
              <w:r w:rsidRPr="00EB158B">
                <w:rPr>
                  <w:rFonts w:cs="Arial"/>
                  <w:color w:val="000000" w:themeColor="text1"/>
                  <w:rPrChange w:id="1721" w:author="Teera Piyakunakorn" w:date="2013-06-30T22:23:00Z">
                    <w:rPr>
                      <w:rFonts w:cs="Arial"/>
                    </w:rPr>
                  </w:rPrChange>
                </w:rPr>
                <w:t>1.00</w:t>
              </w:r>
            </w:ins>
          </w:p>
        </w:tc>
      </w:tr>
      <w:tr w:rsidR="00EB158B" w:rsidRPr="00EB158B" w14:paraId="26DB6E52" w14:textId="77777777" w:rsidTr="00EB158B">
        <w:trPr>
          <w:ins w:id="1722" w:author="Arnold Sandjaja" w:date="2013-05-17T16:10:00Z"/>
        </w:trPr>
        <w:tc>
          <w:tcPr>
            <w:tcW w:w="817" w:type="dxa"/>
            <w:shd w:val="clear" w:color="auto" w:fill="auto"/>
          </w:tcPr>
          <w:p w14:paraId="4BC47ADA" w14:textId="77777777" w:rsidR="00553462" w:rsidRPr="00EB158B" w:rsidRDefault="00553462" w:rsidP="00944897">
            <w:pPr>
              <w:rPr>
                <w:ins w:id="1723" w:author="Arnold Sandjaja" w:date="2013-05-17T16:10:00Z"/>
                <w:color w:val="000000" w:themeColor="text1"/>
                <w:rPrChange w:id="1724" w:author="Teera Piyakunakorn" w:date="2013-06-30T22:23:00Z">
                  <w:rPr>
                    <w:ins w:id="1725" w:author="Arnold Sandjaja" w:date="2013-05-17T16:10:00Z"/>
                    <w:color w:val="auto"/>
                  </w:rPr>
                </w:rPrChange>
              </w:rPr>
            </w:pPr>
            <w:ins w:id="1726" w:author="Arnold Sandjaja" w:date="2013-05-17T16:10:00Z">
              <w:r w:rsidRPr="00EB158B">
                <w:rPr>
                  <w:color w:val="000000" w:themeColor="text1"/>
                  <w:rPrChange w:id="1727" w:author="Teera Piyakunakorn" w:date="2013-06-30T22:23:00Z">
                    <w:rPr>
                      <w:color w:val="auto"/>
                    </w:rPr>
                  </w:rPrChange>
                </w:rPr>
                <w:t xml:space="preserve">B.4 </w:t>
              </w:r>
            </w:ins>
          </w:p>
        </w:tc>
        <w:tc>
          <w:tcPr>
            <w:tcW w:w="7513" w:type="dxa"/>
            <w:gridSpan w:val="2"/>
            <w:shd w:val="clear" w:color="auto" w:fill="auto"/>
            <w:vAlign w:val="bottom"/>
          </w:tcPr>
          <w:p w14:paraId="4BA9DDA1" w14:textId="77777777" w:rsidR="00553462" w:rsidRPr="00EB158B" w:rsidRDefault="00553462" w:rsidP="00944897">
            <w:pPr>
              <w:rPr>
                <w:ins w:id="1728" w:author="Arnold Sandjaja" w:date="2013-05-17T16:10:00Z"/>
                <w:rFonts w:eastAsia="Times New Roman" w:cs="Arial"/>
                <w:color w:val="000000" w:themeColor="text1"/>
                <w:rPrChange w:id="1729" w:author="Teera Piyakunakorn" w:date="2013-06-30T22:23:00Z">
                  <w:rPr>
                    <w:ins w:id="1730" w:author="Arnold Sandjaja" w:date="2013-05-17T16:10:00Z"/>
                    <w:rFonts w:eastAsia="Times New Roman" w:cs="Arial"/>
                    <w:color w:val="auto"/>
                  </w:rPr>
                </w:rPrChange>
              </w:rPr>
            </w:pPr>
            <w:ins w:id="1731" w:author="Arnold Sandjaja" w:date="2013-05-17T16:10:00Z">
              <w:r w:rsidRPr="00EB158B">
                <w:rPr>
                  <w:rFonts w:eastAsia="Times New Roman" w:cs="Arial"/>
                  <w:color w:val="000000" w:themeColor="text1"/>
                  <w:rPrChange w:id="1732" w:author="Teera Piyakunakorn" w:date="2013-06-30T22:23:00Z">
                    <w:rPr>
                      <w:rFonts w:eastAsia="Times New Roman" w:cs="Arial"/>
                      <w:color w:val="auto"/>
                    </w:rPr>
                  </w:rPrChange>
                </w:rPr>
                <w:t>Quality of the typography for the magazine</w:t>
              </w:r>
            </w:ins>
          </w:p>
        </w:tc>
        <w:tc>
          <w:tcPr>
            <w:tcW w:w="1449" w:type="dxa"/>
            <w:gridSpan w:val="2"/>
            <w:shd w:val="clear" w:color="auto" w:fill="auto"/>
            <w:vAlign w:val="bottom"/>
          </w:tcPr>
          <w:p w14:paraId="4EA83A8F" w14:textId="18291213" w:rsidR="00553462" w:rsidRPr="00EB158B" w:rsidRDefault="00553462" w:rsidP="00944897">
            <w:pPr>
              <w:rPr>
                <w:ins w:id="1733" w:author="Arnold Sandjaja" w:date="2013-05-17T16:10:00Z"/>
                <w:color w:val="000000" w:themeColor="text1"/>
                <w:rPrChange w:id="1734" w:author="Teera Piyakunakorn" w:date="2013-06-30T22:23:00Z">
                  <w:rPr>
                    <w:ins w:id="1735" w:author="Arnold Sandjaja" w:date="2013-05-17T16:10:00Z"/>
                    <w:color w:val="auto"/>
                  </w:rPr>
                </w:rPrChange>
              </w:rPr>
            </w:pPr>
            <w:ins w:id="1736" w:author="Arnold Sandjaja" w:date="2013-06-30T09:43:00Z">
              <w:r w:rsidRPr="00EB158B">
                <w:rPr>
                  <w:rFonts w:cs="Arial"/>
                  <w:color w:val="000000" w:themeColor="text1"/>
                  <w:rPrChange w:id="1737" w:author="Teera Piyakunakorn" w:date="2013-06-30T22:23:00Z">
                    <w:rPr>
                      <w:rFonts w:cs="Arial"/>
                    </w:rPr>
                  </w:rPrChange>
                </w:rPr>
                <w:t>2.00</w:t>
              </w:r>
            </w:ins>
          </w:p>
        </w:tc>
      </w:tr>
      <w:tr w:rsidR="00EB158B" w:rsidRPr="00EB158B" w14:paraId="40EF65B8" w14:textId="77777777" w:rsidTr="00EB158B">
        <w:trPr>
          <w:ins w:id="1738" w:author="Arnold Sandjaja" w:date="2013-05-17T16:10:00Z"/>
        </w:trPr>
        <w:tc>
          <w:tcPr>
            <w:tcW w:w="817" w:type="dxa"/>
            <w:shd w:val="clear" w:color="auto" w:fill="auto"/>
          </w:tcPr>
          <w:p w14:paraId="4B24089E" w14:textId="77777777" w:rsidR="00553462" w:rsidRPr="00EB158B" w:rsidRDefault="00553462" w:rsidP="00944897">
            <w:pPr>
              <w:rPr>
                <w:ins w:id="1739" w:author="Arnold Sandjaja" w:date="2013-05-17T16:10:00Z"/>
                <w:color w:val="000000" w:themeColor="text1"/>
                <w:rPrChange w:id="1740" w:author="Teera Piyakunakorn" w:date="2013-06-30T22:23:00Z">
                  <w:rPr>
                    <w:ins w:id="1741" w:author="Arnold Sandjaja" w:date="2013-05-17T16:10:00Z"/>
                    <w:color w:val="auto"/>
                  </w:rPr>
                </w:rPrChange>
              </w:rPr>
            </w:pPr>
            <w:ins w:id="1742" w:author="Arnold Sandjaja" w:date="2013-05-17T16:10:00Z">
              <w:r w:rsidRPr="00EB158B">
                <w:rPr>
                  <w:color w:val="000000" w:themeColor="text1"/>
                  <w:rPrChange w:id="1743" w:author="Teera Piyakunakorn" w:date="2013-06-30T22:23:00Z">
                    <w:rPr>
                      <w:color w:val="auto"/>
                    </w:rPr>
                  </w:rPrChange>
                </w:rPr>
                <w:t>B.5</w:t>
              </w:r>
            </w:ins>
          </w:p>
        </w:tc>
        <w:tc>
          <w:tcPr>
            <w:tcW w:w="7513" w:type="dxa"/>
            <w:gridSpan w:val="2"/>
            <w:shd w:val="clear" w:color="auto" w:fill="auto"/>
            <w:vAlign w:val="bottom"/>
          </w:tcPr>
          <w:p w14:paraId="406B8484" w14:textId="77777777" w:rsidR="00553462" w:rsidRPr="00EB158B" w:rsidRDefault="00553462" w:rsidP="00944897">
            <w:pPr>
              <w:rPr>
                <w:ins w:id="1744" w:author="Arnold Sandjaja" w:date="2013-05-17T16:10:00Z"/>
                <w:rFonts w:eastAsia="Times New Roman" w:cs="Arial"/>
                <w:color w:val="000000" w:themeColor="text1"/>
                <w:rPrChange w:id="1745" w:author="Teera Piyakunakorn" w:date="2013-06-30T22:23:00Z">
                  <w:rPr>
                    <w:ins w:id="1746" w:author="Arnold Sandjaja" w:date="2013-05-17T16:10:00Z"/>
                    <w:rFonts w:eastAsia="Times New Roman" w:cs="Arial"/>
                    <w:color w:val="auto"/>
                  </w:rPr>
                </w:rPrChange>
              </w:rPr>
            </w:pPr>
            <w:ins w:id="1747" w:author="Arnold Sandjaja" w:date="2013-05-17T16:10:00Z">
              <w:r w:rsidRPr="00EB158B">
                <w:rPr>
                  <w:rFonts w:eastAsia="Times New Roman" w:cs="Arial"/>
                  <w:color w:val="000000" w:themeColor="text1"/>
                  <w:rPrChange w:id="1748" w:author="Teera Piyakunakorn" w:date="2013-06-30T22:23:00Z">
                    <w:rPr>
                      <w:rFonts w:eastAsia="Times New Roman" w:cs="Arial"/>
                      <w:color w:val="auto"/>
                    </w:rPr>
                  </w:rPrChange>
                </w:rPr>
                <w:t>Quality of the colours for the masthead</w:t>
              </w:r>
            </w:ins>
          </w:p>
        </w:tc>
        <w:tc>
          <w:tcPr>
            <w:tcW w:w="1449" w:type="dxa"/>
            <w:gridSpan w:val="2"/>
            <w:shd w:val="clear" w:color="auto" w:fill="auto"/>
            <w:vAlign w:val="bottom"/>
          </w:tcPr>
          <w:p w14:paraId="77C7A41A" w14:textId="7AA72C41" w:rsidR="00553462" w:rsidRPr="00EB158B" w:rsidRDefault="00553462" w:rsidP="00944897">
            <w:pPr>
              <w:rPr>
                <w:ins w:id="1749" w:author="Arnold Sandjaja" w:date="2013-05-17T16:10:00Z"/>
                <w:color w:val="000000" w:themeColor="text1"/>
                <w:rPrChange w:id="1750" w:author="Teera Piyakunakorn" w:date="2013-06-30T22:23:00Z">
                  <w:rPr>
                    <w:ins w:id="1751" w:author="Arnold Sandjaja" w:date="2013-05-17T16:10:00Z"/>
                    <w:color w:val="auto"/>
                  </w:rPr>
                </w:rPrChange>
              </w:rPr>
            </w:pPr>
            <w:ins w:id="1752" w:author="Arnold Sandjaja" w:date="2013-06-30T09:43:00Z">
              <w:r w:rsidRPr="00EB158B">
                <w:rPr>
                  <w:rFonts w:cs="Arial"/>
                  <w:color w:val="000000" w:themeColor="text1"/>
                  <w:rPrChange w:id="1753" w:author="Teera Piyakunakorn" w:date="2013-06-30T22:23:00Z">
                    <w:rPr>
                      <w:rFonts w:cs="Arial"/>
                    </w:rPr>
                  </w:rPrChange>
                </w:rPr>
                <w:t>0.75</w:t>
              </w:r>
            </w:ins>
          </w:p>
        </w:tc>
      </w:tr>
      <w:tr w:rsidR="00EB158B" w:rsidRPr="00EB158B" w14:paraId="35B4F146" w14:textId="77777777" w:rsidTr="00EB158B">
        <w:trPr>
          <w:ins w:id="1754" w:author="Arnold Sandjaja" w:date="2013-05-17T16:10:00Z"/>
        </w:trPr>
        <w:tc>
          <w:tcPr>
            <w:tcW w:w="817" w:type="dxa"/>
            <w:shd w:val="clear" w:color="auto" w:fill="auto"/>
          </w:tcPr>
          <w:p w14:paraId="3B1E0974" w14:textId="77777777" w:rsidR="00553462" w:rsidRPr="00EB158B" w:rsidRDefault="00553462" w:rsidP="00944897">
            <w:pPr>
              <w:rPr>
                <w:ins w:id="1755" w:author="Arnold Sandjaja" w:date="2013-05-17T16:10:00Z"/>
                <w:color w:val="000000" w:themeColor="text1"/>
                <w:rPrChange w:id="1756" w:author="Teera Piyakunakorn" w:date="2013-06-30T22:23:00Z">
                  <w:rPr>
                    <w:ins w:id="1757" w:author="Arnold Sandjaja" w:date="2013-05-17T16:10:00Z"/>
                    <w:color w:val="auto"/>
                  </w:rPr>
                </w:rPrChange>
              </w:rPr>
            </w:pPr>
            <w:ins w:id="1758" w:author="Arnold Sandjaja" w:date="2013-05-17T16:10:00Z">
              <w:r w:rsidRPr="00EB158B">
                <w:rPr>
                  <w:color w:val="000000" w:themeColor="text1"/>
                  <w:rPrChange w:id="1759" w:author="Teera Piyakunakorn" w:date="2013-06-30T22:23:00Z">
                    <w:rPr>
                      <w:color w:val="auto"/>
                    </w:rPr>
                  </w:rPrChange>
                </w:rPr>
                <w:t>B.6</w:t>
              </w:r>
            </w:ins>
          </w:p>
        </w:tc>
        <w:tc>
          <w:tcPr>
            <w:tcW w:w="7513" w:type="dxa"/>
            <w:gridSpan w:val="2"/>
            <w:shd w:val="clear" w:color="auto" w:fill="auto"/>
            <w:vAlign w:val="bottom"/>
          </w:tcPr>
          <w:p w14:paraId="0A5D772B" w14:textId="77777777" w:rsidR="00553462" w:rsidRPr="00EB158B" w:rsidRDefault="00553462" w:rsidP="00944897">
            <w:pPr>
              <w:rPr>
                <w:ins w:id="1760" w:author="Arnold Sandjaja" w:date="2013-05-17T16:10:00Z"/>
                <w:rFonts w:eastAsia="Times New Roman" w:cs="Arial"/>
                <w:color w:val="000000" w:themeColor="text1"/>
                <w:rPrChange w:id="1761" w:author="Teera Piyakunakorn" w:date="2013-06-30T22:23:00Z">
                  <w:rPr>
                    <w:ins w:id="1762" w:author="Arnold Sandjaja" w:date="2013-05-17T16:10:00Z"/>
                    <w:rFonts w:eastAsia="Times New Roman" w:cs="Arial"/>
                    <w:color w:val="auto"/>
                  </w:rPr>
                </w:rPrChange>
              </w:rPr>
            </w:pPr>
            <w:ins w:id="1763" w:author="Arnold Sandjaja" w:date="2013-05-17T16:10:00Z">
              <w:r w:rsidRPr="00EB158B">
                <w:rPr>
                  <w:rFonts w:eastAsia="Times New Roman" w:cs="Arial"/>
                  <w:color w:val="000000" w:themeColor="text1"/>
                  <w:rPrChange w:id="1764" w:author="Teera Piyakunakorn" w:date="2013-06-30T22:23:00Z">
                    <w:rPr>
                      <w:rFonts w:eastAsia="Times New Roman" w:cs="Arial"/>
                      <w:color w:val="auto"/>
                    </w:rPr>
                  </w:rPrChange>
                </w:rPr>
                <w:t>Quality of the colours for the magazine</w:t>
              </w:r>
            </w:ins>
          </w:p>
        </w:tc>
        <w:tc>
          <w:tcPr>
            <w:tcW w:w="1449" w:type="dxa"/>
            <w:gridSpan w:val="2"/>
            <w:shd w:val="clear" w:color="auto" w:fill="auto"/>
            <w:vAlign w:val="bottom"/>
          </w:tcPr>
          <w:p w14:paraId="3EB15FCC" w14:textId="7A59B325" w:rsidR="00553462" w:rsidRPr="00EB158B" w:rsidRDefault="00553462" w:rsidP="00944897">
            <w:pPr>
              <w:rPr>
                <w:ins w:id="1765" w:author="Arnold Sandjaja" w:date="2013-05-17T16:10:00Z"/>
                <w:color w:val="000000" w:themeColor="text1"/>
                <w:rPrChange w:id="1766" w:author="Teera Piyakunakorn" w:date="2013-06-30T22:23:00Z">
                  <w:rPr>
                    <w:ins w:id="1767" w:author="Arnold Sandjaja" w:date="2013-05-17T16:10:00Z"/>
                    <w:color w:val="auto"/>
                  </w:rPr>
                </w:rPrChange>
              </w:rPr>
            </w:pPr>
            <w:ins w:id="1768" w:author="Arnold Sandjaja" w:date="2013-06-30T09:43:00Z">
              <w:r w:rsidRPr="00EB158B">
                <w:rPr>
                  <w:rFonts w:cs="Arial"/>
                  <w:color w:val="000000" w:themeColor="text1"/>
                  <w:rPrChange w:id="1769" w:author="Teera Piyakunakorn" w:date="2013-06-30T22:23:00Z">
                    <w:rPr>
                      <w:rFonts w:cs="Arial"/>
                    </w:rPr>
                  </w:rPrChange>
                </w:rPr>
                <w:t>1.25</w:t>
              </w:r>
            </w:ins>
          </w:p>
        </w:tc>
      </w:tr>
      <w:tr w:rsidR="00EB158B" w:rsidRPr="00EB158B" w14:paraId="32893C99" w14:textId="77777777" w:rsidTr="00EB158B">
        <w:trPr>
          <w:ins w:id="1770" w:author="Arnold Sandjaja" w:date="2013-05-17T16:10:00Z"/>
        </w:trPr>
        <w:tc>
          <w:tcPr>
            <w:tcW w:w="817" w:type="dxa"/>
            <w:shd w:val="clear" w:color="auto" w:fill="auto"/>
          </w:tcPr>
          <w:p w14:paraId="7998CDF0" w14:textId="77777777" w:rsidR="00553462" w:rsidRPr="00EB158B" w:rsidRDefault="00553462" w:rsidP="00944897">
            <w:pPr>
              <w:rPr>
                <w:ins w:id="1771" w:author="Arnold Sandjaja" w:date="2013-05-17T16:10:00Z"/>
                <w:color w:val="000000" w:themeColor="text1"/>
                <w:rPrChange w:id="1772" w:author="Teera Piyakunakorn" w:date="2013-06-30T22:23:00Z">
                  <w:rPr>
                    <w:ins w:id="1773" w:author="Arnold Sandjaja" w:date="2013-05-17T16:10:00Z"/>
                    <w:color w:val="auto"/>
                  </w:rPr>
                </w:rPrChange>
              </w:rPr>
            </w:pPr>
            <w:ins w:id="1774" w:author="Arnold Sandjaja" w:date="2013-05-17T16:10:00Z">
              <w:r w:rsidRPr="00EB158B">
                <w:rPr>
                  <w:color w:val="000000" w:themeColor="text1"/>
                  <w:rPrChange w:id="1775" w:author="Teera Piyakunakorn" w:date="2013-06-30T22:23:00Z">
                    <w:rPr>
                      <w:color w:val="auto"/>
                    </w:rPr>
                  </w:rPrChange>
                </w:rPr>
                <w:t>B.7</w:t>
              </w:r>
            </w:ins>
          </w:p>
        </w:tc>
        <w:tc>
          <w:tcPr>
            <w:tcW w:w="7513" w:type="dxa"/>
            <w:gridSpan w:val="2"/>
            <w:shd w:val="clear" w:color="auto" w:fill="auto"/>
            <w:vAlign w:val="bottom"/>
          </w:tcPr>
          <w:p w14:paraId="76216346" w14:textId="77777777" w:rsidR="00553462" w:rsidRPr="00EB158B" w:rsidRDefault="00553462" w:rsidP="00944897">
            <w:pPr>
              <w:rPr>
                <w:ins w:id="1776" w:author="Arnold Sandjaja" w:date="2013-05-17T16:10:00Z"/>
                <w:rFonts w:eastAsia="Times New Roman" w:cs="Arial"/>
                <w:color w:val="000000" w:themeColor="text1"/>
                <w:rPrChange w:id="1777" w:author="Teera Piyakunakorn" w:date="2013-06-30T22:23:00Z">
                  <w:rPr>
                    <w:ins w:id="1778" w:author="Arnold Sandjaja" w:date="2013-05-17T16:10:00Z"/>
                    <w:rFonts w:eastAsia="Times New Roman" w:cs="Arial"/>
                    <w:color w:val="auto"/>
                  </w:rPr>
                </w:rPrChange>
              </w:rPr>
            </w:pPr>
            <w:ins w:id="1779" w:author="Arnold Sandjaja" w:date="2013-05-17T16:10:00Z">
              <w:r w:rsidRPr="00EB158B">
                <w:rPr>
                  <w:rFonts w:eastAsia="Times New Roman" w:cs="Arial"/>
                  <w:color w:val="000000" w:themeColor="text1"/>
                  <w:rPrChange w:id="1780" w:author="Teera Piyakunakorn" w:date="2013-06-30T22:23:00Z">
                    <w:rPr>
                      <w:rFonts w:eastAsia="Times New Roman" w:cs="Arial"/>
                      <w:color w:val="auto"/>
                    </w:rPr>
                  </w:rPrChange>
                </w:rPr>
                <w:t>Quality of the design &amp; originality of other elements (choice of page size &amp; master page elements)</w:t>
              </w:r>
            </w:ins>
          </w:p>
        </w:tc>
        <w:tc>
          <w:tcPr>
            <w:tcW w:w="1449" w:type="dxa"/>
            <w:gridSpan w:val="2"/>
            <w:shd w:val="clear" w:color="auto" w:fill="auto"/>
            <w:vAlign w:val="bottom"/>
          </w:tcPr>
          <w:p w14:paraId="79EA74A1" w14:textId="5E3A8442" w:rsidR="00553462" w:rsidRPr="00EB158B" w:rsidRDefault="00553462" w:rsidP="00944897">
            <w:pPr>
              <w:rPr>
                <w:ins w:id="1781" w:author="Arnold Sandjaja" w:date="2013-05-17T16:10:00Z"/>
                <w:color w:val="000000" w:themeColor="text1"/>
                <w:rPrChange w:id="1782" w:author="Teera Piyakunakorn" w:date="2013-06-30T22:23:00Z">
                  <w:rPr>
                    <w:ins w:id="1783" w:author="Arnold Sandjaja" w:date="2013-05-17T16:10:00Z"/>
                    <w:color w:val="auto"/>
                  </w:rPr>
                </w:rPrChange>
              </w:rPr>
            </w:pPr>
            <w:ins w:id="1784" w:author="Arnold Sandjaja" w:date="2013-06-30T09:43:00Z">
              <w:r w:rsidRPr="00EB158B">
                <w:rPr>
                  <w:rFonts w:cs="Arial"/>
                  <w:color w:val="000000" w:themeColor="text1"/>
                  <w:rPrChange w:id="1785" w:author="Teera Piyakunakorn" w:date="2013-06-30T22:23:00Z">
                    <w:rPr>
                      <w:rFonts w:cs="Arial"/>
                    </w:rPr>
                  </w:rPrChange>
                </w:rPr>
                <w:t>0.50</w:t>
              </w:r>
            </w:ins>
          </w:p>
        </w:tc>
      </w:tr>
      <w:tr w:rsidR="00EB158B" w:rsidRPr="00EB158B" w14:paraId="5B1A0E8D" w14:textId="77777777" w:rsidTr="00EB158B">
        <w:trPr>
          <w:ins w:id="1786" w:author="Arnold Sandjaja" w:date="2013-05-17T16:10:00Z"/>
        </w:trPr>
        <w:tc>
          <w:tcPr>
            <w:tcW w:w="817" w:type="dxa"/>
            <w:shd w:val="clear" w:color="auto" w:fill="auto"/>
          </w:tcPr>
          <w:p w14:paraId="55E69A04" w14:textId="77777777" w:rsidR="00553462" w:rsidRPr="00EB158B" w:rsidRDefault="00553462" w:rsidP="00944897">
            <w:pPr>
              <w:rPr>
                <w:ins w:id="1787" w:author="Arnold Sandjaja" w:date="2013-05-17T16:10:00Z"/>
                <w:color w:val="000000" w:themeColor="text1"/>
                <w:rPrChange w:id="1788" w:author="Teera Piyakunakorn" w:date="2013-06-30T22:23:00Z">
                  <w:rPr>
                    <w:ins w:id="1789" w:author="Arnold Sandjaja" w:date="2013-05-17T16:10:00Z"/>
                    <w:color w:val="auto"/>
                  </w:rPr>
                </w:rPrChange>
              </w:rPr>
            </w:pPr>
            <w:ins w:id="1790" w:author="Arnold Sandjaja" w:date="2013-05-17T16:10:00Z">
              <w:r w:rsidRPr="00EB158B">
                <w:rPr>
                  <w:color w:val="000000" w:themeColor="text1"/>
                  <w:rPrChange w:id="1791" w:author="Teera Piyakunakorn" w:date="2013-06-30T22:23:00Z">
                    <w:rPr>
                      <w:color w:val="auto"/>
                    </w:rPr>
                  </w:rPrChange>
                </w:rPr>
                <w:t>B.8</w:t>
              </w:r>
            </w:ins>
          </w:p>
        </w:tc>
        <w:tc>
          <w:tcPr>
            <w:tcW w:w="7513" w:type="dxa"/>
            <w:gridSpan w:val="2"/>
            <w:shd w:val="clear" w:color="auto" w:fill="auto"/>
            <w:vAlign w:val="bottom"/>
          </w:tcPr>
          <w:p w14:paraId="0AAF5C87" w14:textId="77777777" w:rsidR="00553462" w:rsidRPr="00EB158B" w:rsidRDefault="00553462" w:rsidP="00944897">
            <w:pPr>
              <w:rPr>
                <w:ins w:id="1792" w:author="Arnold Sandjaja" w:date="2013-05-17T16:10:00Z"/>
                <w:rFonts w:eastAsia="Times New Roman" w:cs="Arial"/>
                <w:color w:val="000000" w:themeColor="text1"/>
                <w:rPrChange w:id="1793" w:author="Teera Piyakunakorn" w:date="2013-06-30T22:23:00Z">
                  <w:rPr>
                    <w:ins w:id="1794" w:author="Arnold Sandjaja" w:date="2013-05-17T16:10:00Z"/>
                    <w:rFonts w:eastAsia="Times New Roman" w:cs="Arial"/>
                    <w:color w:val="auto"/>
                  </w:rPr>
                </w:rPrChange>
              </w:rPr>
            </w:pPr>
            <w:ins w:id="1795" w:author="Michel Bulon" w:date="2013-06-21T13:26:00Z">
              <w:r w:rsidRPr="00EB158B">
                <w:rPr>
                  <w:rFonts w:eastAsia="Times New Roman" w:cs="Arial"/>
                  <w:color w:val="000000" w:themeColor="text1"/>
                  <w:rPrChange w:id="1796" w:author="Teera Piyakunakorn" w:date="2013-06-30T22:23:00Z">
                    <w:rPr>
                      <w:rFonts w:eastAsia="Times New Roman" w:cs="Arial"/>
                      <w:color w:val="auto"/>
                    </w:rPr>
                  </w:rPrChange>
                </w:rPr>
                <w:t xml:space="preserve">Quality of the infographic (magazine page </w:t>
              </w:r>
            </w:ins>
            <w:ins w:id="1797" w:author="Arnold Sandjaja" w:date="2013-06-29T14:32:00Z">
              <w:r w:rsidRPr="00EB158B">
                <w:rPr>
                  <w:rFonts w:eastAsia="Times New Roman" w:cs="Arial"/>
                  <w:color w:val="000000" w:themeColor="text1"/>
                  <w:rPrChange w:id="1798" w:author="Teera Piyakunakorn" w:date="2013-06-30T22:23:00Z">
                    <w:rPr>
                      <w:rFonts w:eastAsia="Times New Roman" w:cs="Arial"/>
                      <w:color w:val="auto"/>
                    </w:rPr>
                  </w:rPrChange>
                </w:rPr>
                <w:t xml:space="preserve">8 or </w:t>
              </w:r>
            </w:ins>
            <w:ins w:id="1799" w:author="Michel Bulon" w:date="2013-06-21T13:26:00Z">
              <w:r w:rsidRPr="00EB158B">
                <w:rPr>
                  <w:rFonts w:eastAsia="Times New Roman" w:cs="Arial"/>
                  <w:color w:val="000000" w:themeColor="text1"/>
                  <w:rPrChange w:id="1800" w:author="Teera Piyakunakorn" w:date="2013-06-30T22:23:00Z">
                    <w:rPr>
                      <w:rFonts w:eastAsia="Times New Roman" w:cs="Arial"/>
                      <w:color w:val="auto"/>
                    </w:rPr>
                  </w:rPrChange>
                </w:rPr>
                <w:t>9)</w:t>
              </w:r>
            </w:ins>
            <w:ins w:id="1801" w:author="Arnold Sandjaja" w:date="2013-05-17T16:10:00Z">
              <w:del w:id="1802" w:author="Michel Bulon" w:date="2013-06-21T13:26:00Z">
                <w:r w:rsidRPr="00EB158B" w:rsidDel="0095525C">
                  <w:rPr>
                    <w:rFonts w:eastAsia="Times New Roman" w:cs="Arial"/>
                    <w:color w:val="000000" w:themeColor="text1"/>
                    <w:rPrChange w:id="1803" w:author="Teera Piyakunakorn" w:date="2013-06-30T22:23:00Z">
                      <w:rPr>
                        <w:rFonts w:eastAsia="Times New Roman" w:cs="Arial"/>
                        <w:color w:val="auto"/>
                      </w:rPr>
                    </w:rPrChange>
                  </w:rPr>
                  <w:delText>Quality of the mounted presentation (masthead and magazine)</w:delText>
                </w:r>
              </w:del>
            </w:ins>
          </w:p>
        </w:tc>
        <w:tc>
          <w:tcPr>
            <w:tcW w:w="1449" w:type="dxa"/>
            <w:gridSpan w:val="2"/>
            <w:shd w:val="clear" w:color="auto" w:fill="auto"/>
            <w:vAlign w:val="bottom"/>
          </w:tcPr>
          <w:p w14:paraId="047D6F0E" w14:textId="05F0AE86" w:rsidR="00553462" w:rsidRPr="00EB158B" w:rsidRDefault="00553462" w:rsidP="00944897">
            <w:pPr>
              <w:rPr>
                <w:ins w:id="1804" w:author="Arnold Sandjaja" w:date="2013-05-17T16:10:00Z"/>
                <w:color w:val="000000" w:themeColor="text1"/>
                <w:rPrChange w:id="1805" w:author="Teera Piyakunakorn" w:date="2013-06-30T22:23:00Z">
                  <w:rPr>
                    <w:ins w:id="1806" w:author="Arnold Sandjaja" w:date="2013-05-17T16:10:00Z"/>
                    <w:color w:val="auto"/>
                  </w:rPr>
                </w:rPrChange>
              </w:rPr>
            </w:pPr>
            <w:ins w:id="1807" w:author="Arnold Sandjaja" w:date="2013-06-30T09:43:00Z">
              <w:r w:rsidRPr="00EB158B">
                <w:rPr>
                  <w:rFonts w:cs="Arial"/>
                  <w:color w:val="000000" w:themeColor="text1"/>
                  <w:rPrChange w:id="1808" w:author="Teera Piyakunakorn" w:date="2013-06-30T22:23:00Z">
                    <w:rPr>
                      <w:rFonts w:cs="Arial"/>
                    </w:rPr>
                  </w:rPrChange>
                </w:rPr>
                <w:t>0.50</w:t>
              </w:r>
            </w:ins>
          </w:p>
        </w:tc>
      </w:tr>
      <w:tr w:rsidR="00EB158B" w:rsidRPr="00EB158B" w14:paraId="5CBC0A7F" w14:textId="77777777" w:rsidTr="00575FF6">
        <w:trPr>
          <w:ins w:id="1809" w:author="Arnold Sandjaja" w:date="2013-05-17T16:10:00Z"/>
        </w:trPr>
        <w:tc>
          <w:tcPr>
            <w:tcW w:w="817" w:type="dxa"/>
            <w:shd w:val="clear" w:color="auto" w:fill="auto"/>
          </w:tcPr>
          <w:p w14:paraId="11AD2658" w14:textId="77777777" w:rsidR="00575FF6" w:rsidRPr="00EB158B" w:rsidRDefault="00575FF6" w:rsidP="00944897">
            <w:pPr>
              <w:rPr>
                <w:ins w:id="1810" w:author="Arnold Sandjaja" w:date="2013-05-17T16:10:00Z"/>
                <w:b/>
                <w:color w:val="000000" w:themeColor="text1"/>
                <w:rPrChange w:id="1811" w:author="Teera Piyakunakorn" w:date="2013-06-30T22:23:00Z">
                  <w:rPr>
                    <w:ins w:id="1812" w:author="Arnold Sandjaja" w:date="2013-05-17T16:10:00Z"/>
                    <w:b/>
                    <w:color w:val="auto"/>
                  </w:rPr>
                </w:rPrChange>
              </w:rPr>
            </w:pPr>
          </w:p>
        </w:tc>
        <w:tc>
          <w:tcPr>
            <w:tcW w:w="7513" w:type="dxa"/>
            <w:gridSpan w:val="2"/>
            <w:shd w:val="clear" w:color="auto" w:fill="auto"/>
          </w:tcPr>
          <w:p w14:paraId="3AA4BFC2" w14:textId="77777777" w:rsidR="00575FF6" w:rsidRPr="00EB158B" w:rsidRDefault="00575FF6" w:rsidP="00944897">
            <w:pPr>
              <w:rPr>
                <w:ins w:id="1813" w:author="Arnold Sandjaja" w:date="2013-05-17T16:10:00Z"/>
                <w:b/>
                <w:color w:val="000000" w:themeColor="text1"/>
                <w:rPrChange w:id="1814" w:author="Teera Piyakunakorn" w:date="2013-06-30T22:23:00Z">
                  <w:rPr>
                    <w:ins w:id="1815" w:author="Arnold Sandjaja" w:date="2013-05-17T16:10:00Z"/>
                    <w:b/>
                    <w:color w:val="auto"/>
                  </w:rPr>
                </w:rPrChange>
              </w:rPr>
            </w:pPr>
          </w:p>
        </w:tc>
        <w:tc>
          <w:tcPr>
            <w:tcW w:w="1449" w:type="dxa"/>
            <w:gridSpan w:val="2"/>
            <w:shd w:val="clear" w:color="auto" w:fill="auto"/>
          </w:tcPr>
          <w:p w14:paraId="5D5D3B62" w14:textId="77777777" w:rsidR="00575FF6" w:rsidRPr="00EB158B" w:rsidRDefault="00575FF6" w:rsidP="00944897">
            <w:pPr>
              <w:rPr>
                <w:ins w:id="1816" w:author="Arnold Sandjaja" w:date="2013-05-17T16:10:00Z"/>
                <w:color w:val="000000" w:themeColor="text1"/>
                <w:rPrChange w:id="1817" w:author="Teera Piyakunakorn" w:date="2013-06-30T22:23:00Z">
                  <w:rPr>
                    <w:ins w:id="1818" w:author="Arnold Sandjaja" w:date="2013-05-17T16:10:00Z"/>
                    <w:color w:val="auto"/>
                  </w:rPr>
                </w:rPrChange>
              </w:rPr>
            </w:pPr>
          </w:p>
        </w:tc>
      </w:tr>
      <w:tr w:rsidR="00EB158B" w:rsidRPr="00EB158B" w14:paraId="12CA59E2" w14:textId="77777777" w:rsidTr="00575FF6">
        <w:trPr>
          <w:ins w:id="1819" w:author="Arnold Sandjaja" w:date="2013-05-17T16:10:00Z"/>
        </w:trPr>
        <w:tc>
          <w:tcPr>
            <w:tcW w:w="817" w:type="dxa"/>
            <w:shd w:val="clear" w:color="auto" w:fill="auto"/>
          </w:tcPr>
          <w:p w14:paraId="34EB998E" w14:textId="77777777" w:rsidR="00575FF6" w:rsidRPr="00EB158B" w:rsidRDefault="00575FF6" w:rsidP="00944897">
            <w:pPr>
              <w:rPr>
                <w:ins w:id="1820" w:author="Arnold Sandjaja" w:date="2013-05-17T16:10:00Z"/>
                <w:color w:val="000000" w:themeColor="text1"/>
                <w:rPrChange w:id="1821" w:author="Teera Piyakunakorn" w:date="2013-06-30T22:23:00Z">
                  <w:rPr>
                    <w:ins w:id="1822" w:author="Arnold Sandjaja" w:date="2013-05-17T16:10:00Z"/>
                    <w:color w:val="auto"/>
                  </w:rPr>
                </w:rPrChange>
              </w:rPr>
            </w:pPr>
            <w:ins w:id="1823" w:author="Arnold Sandjaja" w:date="2013-05-17T16:10:00Z">
              <w:r w:rsidRPr="00EB158B">
                <w:rPr>
                  <w:color w:val="000000" w:themeColor="text1"/>
                  <w:rPrChange w:id="1824" w:author="Teera Piyakunakorn" w:date="2013-06-30T22:23:00Z">
                    <w:rPr>
                      <w:color w:val="auto"/>
                    </w:rPr>
                  </w:rPrChange>
                </w:rPr>
                <w:t xml:space="preserve">C </w:t>
              </w:r>
            </w:ins>
          </w:p>
        </w:tc>
        <w:tc>
          <w:tcPr>
            <w:tcW w:w="7513" w:type="dxa"/>
            <w:gridSpan w:val="2"/>
            <w:shd w:val="clear" w:color="auto" w:fill="auto"/>
          </w:tcPr>
          <w:p w14:paraId="4D6EBA3F" w14:textId="77777777" w:rsidR="00575FF6" w:rsidRPr="00EB158B" w:rsidRDefault="00575FF6" w:rsidP="00944897">
            <w:pPr>
              <w:rPr>
                <w:ins w:id="1825" w:author="Arnold Sandjaja" w:date="2013-05-17T16:10:00Z"/>
                <w:b/>
                <w:color w:val="000000" w:themeColor="text1"/>
                <w:rPrChange w:id="1826" w:author="Teera Piyakunakorn" w:date="2013-06-30T22:23:00Z">
                  <w:rPr>
                    <w:ins w:id="1827" w:author="Arnold Sandjaja" w:date="2013-05-17T16:10:00Z"/>
                    <w:b/>
                    <w:color w:val="auto"/>
                  </w:rPr>
                </w:rPrChange>
              </w:rPr>
            </w:pPr>
            <w:ins w:id="1828" w:author="Arnold Sandjaja" w:date="2013-05-17T16:10:00Z">
              <w:r w:rsidRPr="00EB158B">
                <w:rPr>
                  <w:b/>
                  <w:color w:val="000000" w:themeColor="text1"/>
                  <w:rPrChange w:id="1829" w:author="Teera Piyakunakorn" w:date="2013-06-30T22:23:00Z">
                    <w:rPr>
                      <w:b/>
                      <w:color w:val="auto"/>
                    </w:rPr>
                  </w:rPrChange>
                </w:rPr>
                <w:t>Computer usage</w:t>
              </w:r>
            </w:ins>
          </w:p>
        </w:tc>
        <w:tc>
          <w:tcPr>
            <w:tcW w:w="1449" w:type="dxa"/>
            <w:gridSpan w:val="2"/>
            <w:shd w:val="clear" w:color="auto" w:fill="auto"/>
          </w:tcPr>
          <w:p w14:paraId="2BEBDEAD" w14:textId="77777777" w:rsidR="00575FF6" w:rsidRPr="00EB158B" w:rsidRDefault="00575FF6" w:rsidP="00944897">
            <w:pPr>
              <w:rPr>
                <w:ins w:id="1830" w:author="Arnold Sandjaja" w:date="2013-05-17T16:10:00Z"/>
                <w:b/>
                <w:color w:val="000000" w:themeColor="text1"/>
                <w:rPrChange w:id="1831" w:author="Teera Piyakunakorn" w:date="2013-06-30T22:23:00Z">
                  <w:rPr>
                    <w:ins w:id="1832" w:author="Arnold Sandjaja" w:date="2013-05-17T16:10:00Z"/>
                    <w:b/>
                    <w:color w:val="auto"/>
                  </w:rPr>
                </w:rPrChange>
              </w:rPr>
            </w:pPr>
            <w:ins w:id="1833" w:author="Arnold Sandjaja" w:date="2013-05-17T16:10:00Z">
              <w:r w:rsidRPr="00EB158B">
                <w:rPr>
                  <w:b/>
                  <w:color w:val="000000" w:themeColor="text1"/>
                  <w:rPrChange w:id="1834" w:author="Teera Piyakunakorn" w:date="2013-06-30T22:23:00Z">
                    <w:rPr>
                      <w:b/>
                      <w:color w:val="auto"/>
                    </w:rPr>
                  </w:rPrChange>
                </w:rPr>
                <w:t>Objective /4</w:t>
              </w:r>
            </w:ins>
          </w:p>
        </w:tc>
      </w:tr>
      <w:tr w:rsidR="00EB158B" w:rsidRPr="00EB158B" w14:paraId="57A47095" w14:textId="77777777" w:rsidTr="00EB158B">
        <w:trPr>
          <w:ins w:id="1835" w:author="Arnold Sandjaja" w:date="2013-05-17T16:10:00Z"/>
        </w:trPr>
        <w:tc>
          <w:tcPr>
            <w:tcW w:w="817" w:type="dxa"/>
            <w:shd w:val="clear" w:color="auto" w:fill="auto"/>
          </w:tcPr>
          <w:p w14:paraId="77E6EE11" w14:textId="77777777" w:rsidR="00553462" w:rsidRPr="00EB158B" w:rsidRDefault="00553462" w:rsidP="00944897">
            <w:pPr>
              <w:rPr>
                <w:ins w:id="1836" w:author="Arnold Sandjaja" w:date="2013-05-17T16:10:00Z"/>
                <w:color w:val="000000" w:themeColor="text1"/>
                <w:rPrChange w:id="1837" w:author="Teera Piyakunakorn" w:date="2013-06-30T22:23:00Z">
                  <w:rPr>
                    <w:ins w:id="1838" w:author="Arnold Sandjaja" w:date="2013-05-17T16:10:00Z"/>
                    <w:color w:val="auto"/>
                  </w:rPr>
                </w:rPrChange>
              </w:rPr>
            </w:pPr>
            <w:ins w:id="1839" w:author="Arnold Sandjaja" w:date="2013-05-17T16:10:00Z">
              <w:r w:rsidRPr="00EB158B">
                <w:rPr>
                  <w:color w:val="000000" w:themeColor="text1"/>
                  <w:rPrChange w:id="1840" w:author="Teera Piyakunakorn" w:date="2013-06-30T22:23:00Z">
                    <w:rPr>
                      <w:color w:val="auto"/>
                    </w:rPr>
                  </w:rPrChange>
                </w:rPr>
                <w:t>C.1</w:t>
              </w:r>
            </w:ins>
          </w:p>
        </w:tc>
        <w:tc>
          <w:tcPr>
            <w:tcW w:w="7513" w:type="dxa"/>
            <w:gridSpan w:val="2"/>
            <w:shd w:val="clear" w:color="auto" w:fill="auto"/>
            <w:vAlign w:val="bottom"/>
          </w:tcPr>
          <w:p w14:paraId="71480081" w14:textId="77777777" w:rsidR="00553462" w:rsidRPr="00EB158B" w:rsidRDefault="00553462" w:rsidP="00944897">
            <w:pPr>
              <w:rPr>
                <w:ins w:id="1841" w:author="Arnold Sandjaja" w:date="2013-05-17T16:10:00Z"/>
                <w:rFonts w:eastAsia="Times New Roman" w:cs="Arial"/>
                <w:color w:val="000000" w:themeColor="text1"/>
                <w:rPrChange w:id="1842" w:author="Teera Piyakunakorn" w:date="2013-06-30T22:23:00Z">
                  <w:rPr>
                    <w:ins w:id="1843" w:author="Arnold Sandjaja" w:date="2013-05-17T16:10:00Z"/>
                    <w:rFonts w:eastAsia="Times New Roman" w:cs="Arial"/>
                    <w:color w:val="auto"/>
                  </w:rPr>
                </w:rPrChange>
              </w:rPr>
            </w:pPr>
            <w:ins w:id="1844" w:author="Arnold Sandjaja" w:date="2013-05-17T16:10:00Z">
              <w:r w:rsidRPr="00EB158B">
                <w:rPr>
                  <w:rFonts w:eastAsia="Times New Roman" w:cs="Arial"/>
                  <w:color w:val="000000" w:themeColor="text1"/>
                  <w:rPrChange w:id="1845" w:author="Teera Piyakunakorn" w:date="2013-06-30T22:23:00Z">
                    <w:rPr>
                      <w:rFonts w:eastAsia="Times New Roman" w:cs="Arial"/>
                      <w:color w:val="auto"/>
                    </w:rPr>
                  </w:rPrChange>
                </w:rPr>
                <w:t>Resolution of linked images as specified in magazine marked in InDesign</w:t>
              </w:r>
            </w:ins>
          </w:p>
        </w:tc>
        <w:tc>
          <w:tcPr>
            <w:tcW w:w="1449" w:type="dxa"/>
            <w:gridSpan w:val="2"/>
            <w:shd w:val="clear" w:color="auto" w:fill="auto"/>
            <w:vAlign w:val="bottom"/>
          </w:tcPr>
          <w:p w14:paraId="7248384A" w14:textId="244D3E2E" w:rsidR="00553462" w:rsidRPr="00EB158B" w:rsidRDefault="00553462" w:rsidP="00944897">
            <w:pPr>
              <w:rPr>
                <w:ins w:id="1846" w:author="Arnold Sandjaja" w:date="2013-05-17T16:10:00Z"/>
                <w:color w:val="000000" w:themeColor="text1"/>
                <w:rPrChange w:id="1847" w:author="Teera Piyakunakorn" w:date="2013-06-30T22:23:00Z">
                  <w:rPr>
                    <w:ins w:id="1848" w:author="Arnold Sandjaja" w:date="2013-05-17T16:10:00Z"/>
                    <w:color w:val="auto"/>
                  </w:rPr>
                </w:rPrChange>
              </w:rPr>
            </w:pPr>
            <w:ins w:id="1849" w:author="Arnold Sandjaja" w:date="2013-06-30T09:43:00Z">
              <w:r w:rsidRPr="00EB158B">
                <w:rPr>
                  <w:rFonts w:cs="Arial"/>
                  <w:color w:val="000000" w:themeColor="text1"/>
                  <w:rPrChange w:id="1850" w:author="Teera Piyakunakorn" w:date="2013-06-30T22:23:00Z">
                    <w:rPr>
                      <w:rFonts w:cs="Arial"/>
                    </w:rPr>
                  </w:rPrChange>
                </w:rPr>
                <w:t>0.50</w:t>
              </w:r>
            </w:ins>
          </w:p>
        </w:tc>
      </w:tr>
      <w:tr w:rsidR="00EB158B" w:rsidRPr="00EB158B" w14:paraId="5BE1FD51" w14:textId="77777777" w:rsidTr="00EB158B">
        <w:trPr>
          <w:ins w:id="1851" w:author="Arnold Sandjaja" w:date="2013-05-17T16:10:00Z"/>
        </w:trPr>
        <w:tc>
          <w:tcPr>
            <w:tcW w:w="817" w:type="dxa"/>
            <w:shd w:val="clear" w:color="auto" w:fill="auto"/>
          </w:tcPr>
          <w:p w14:paraId="5A7FEE27" w14:textId="77777777" w:rsidR="00553462" w:rsidRPr="00EB158B" w:rsidRDefault="00553462" w:rsidP="00944897">
            <w:pPr>
              <w:rPr>
                <w:ins w:id="1852" w:author="Arnold Sandjaja" w:date="2013-05-17T16:10:00Z"/>
                <w:color w:val="000000" w:themeColor="text1"/>
                <w:rPrChange w:id="1853" w:author="Teera Piyakunakorn" w:date="2013-06-30T22:23:00Z">
                  <w:rPr>
                    <w:ins w:id="1854" w:author="Arnold Sandjaja" w:date="2013-05-17T16:10:00Z"/>
                    <w:color w:val="auto"/>
                  </w:rPr>
                </w:rPrChange>
              </w:rPr>
            </w:pPr>
            <w:ins w:id="1855" w:author="Arnold Sandjaja" w:date="2013-05-17T16:10:00Z">
              <w:r w:rsidRPr="00EB158B">
                <w:rPr>
                  <w:color w:val="000000" w:themeColor="text1"/>
                  <w:rPrChange w:id="1856" w:author="Teera Piyakunakorn" w:date="2013-06-30T22:23:00Z">
                    <w:rPr>
                      <w:color w:val="auto"/>
                    </w:rPr>
                  </w:rPrChange>
                </w:rPr>
                <w:t>C.2</w:t>
              </w:r>
            </w:ins>
          </w:p>
        </w:tc>
        <w:tc>
          <w:tcPr>
            <w:tcW w:w="7513" w:type="dxa"/>
            <w:gridSpan w:val="2"/>
            <w:shd w:val="clear" w:color="auto" w:fill="auto"/>
            <w:vAlign w:val="bottom"/>
          </w:tcPr>
          <w:p w14:paraId="78E028D4" w14:textId="77777777" w:rsidR="00553462" w:rsidRPr="00EB158B" w:rsidRDefault="00553462" w:rsidP="00944897">
            <w:pPr>
              <w:rPr>
                <w:ins w:id="1857" w:author="Arnold Sandjaja" w:date="2013-05-17T16:10:00Z"/>
                <w:rFonts w:eastAsia="Times New Roman" w:cs="Arial"/>
                <w:color w:val="000000" w:themeColor="text1"/>
                <w:rPrChange w:id="1858" w:author="Teera Piyakunakorn" w:date="2013-06-30T22:23:00Z">
                  <w:rPr>
                    <w:ins w:id="1859" w:author="Arnold Sandjaja" w:date="2013-05-17T16:10:00Z"/>
                    <w:rFonts w:eastAsia="Times New Roman" w:cs="Arial"/>
                    <w:color w:val="auto"/>
                  </w:rPr>
                </w:rPrChange>
              </w:rPr>
            </w:pPr>
            <w:ins w:id="1860" w:author="Arnold Sandjaja" w:date="2013-05-17T16:10:00Z">
              <w:r w:rsidRPr="00EB158B">
                <w:rPr>
                  <w:rFonts w:eastAsia="Times New Roman" w:cs="Arial"/>
                  <w:color w:val="000000" w:themeColor="text1"/>
                  <w:rPrChange w:id="1861" w:author="Teera Piyakunakorn" w:date="2013-06-30T22:23:00Z">
                    <w:rPr>
                      <w:rFonts w:eastAsia="Times New Roman" w:cs="Arial"/>
                      <w:color w:val="auto"/>
                    </w:rPr>
                  </w:rPrChange>
                </w:rPr>
                <w:t>Colour mode of linked images as specified in magazine</w:t>
              </w:r>
            </w:ins>
          </w:p>
        </w:tc>
        <w:tc>
          <w:tcPr>
            <w:tcW w:w="1449" w:type="dxa"/>
            <w:gridSpan w:val="2"/>
            <w:shd w:val="clear" w:color="auto" w:fill="auto"/>
            <w:vAlign w:val="bottom"/>
          </w:tcPr>
          <w:p w14:paraId="4A8B44FA" w14:textId="425726A8" w:rsidR="00553462" w:rsidRPr="00EB158B" w:rsidRDefault="00553462" w:rsidP="00944897">
            <w:pPr>
              <w:rPr>
                <w:ins w:id="1862" w:author="Arnold Sandjaja" w:date="2013-05-17T16:10:00Z"/>
                <w:color w:val="000000" w:themeColor="text1"/>
                <w:rPrChange w:id="1863" w:author="Teera Piyakunakorn" w:date="2013-06-30T22:23:00Z">
                  <w:rPr>
                    <w:ins w:id="1864" w:author="Arnold Sandjaja" w:date="2013-05-17T16:10:00Z"/>
                    <w:color w:val="auto"/>
                  </w:rPr>
                </w:rPrChange>
              </w:rPr>
            </w:pPr>
            <w:ins w:id="1865" w:author="Arnold Sandjaja" w:date="2013-06-30T09:43:00Z">
              <w:r w:rsidRPr="00EB158B">
                <w:rPr>
                  <w:rFonts w:cs="Arial"/>
                  <w:color w:val="000000" w:themeColor="text1"/>
                  <w:rPrChange w:id="1866" w:author="Teera Piyakunakorn" w:date="2013-06-30T22:23:00Z">
                    <w:rPr>
                      <w:rFonts w:cs="Arial"/>
                    </w:rPr>
                  </w:rPrChange>
                </w:rPr>
                <w:t>0.75</w:t>
              </w:r>
            </w:ins>
          </w:p>
        </w:tc>
      </w:tr>
      <w:tr w:rsidR="00EB158B" w:rsidRPr="00EB158B" w14:paraId="4BC7A982" w14:textId="77777777" w:rsidTr="00EB158B">
        <w:trPr>
          <w:ins w:id="1867" w:author="Arnold Sandjaja" w:date="2013-05-17T16:10:00Z"/>
        </w:trPr>
        <w:tc>
          <w:tcPr>
            <w:tcW w:w="817" w:type="dxa"/>
            <w:shd w:val="clear" w:color="auto" w:fill="auto"/>
          </w:tcPr>
          <w:p w14:paraId="07BFE5BE" w14:textId="77777777" w:rsidR="00553462" w:rsidRPr="00EB158B" w:rsidRDefault="00553462" w:rsidP="00944897">
            <w:pPr>
              <w:rPr>
                <w:ins w:id="1868" w:author="Arnold Sandjaja" w:date="2013-05-17T16:10:00Z"/>
                <w:color w:val="000000" w:themeColor="text1"/>
                <w:rPrChange w:id="1869" w:author="Teera Piyakunakorn" w:date="2013-06-30T22:23:00Z">
                  <w:rPr>
                    <w:ins w:id="1870" w:author="Arnold Sandjaja" w:date="2013-05-17T16:10:00Z"/>
                    <w:color w:val="auto"/>
                  </w:rPr>
                </w:rPrChange>
              </w:rPr>
            </w:pPr>
            <w:ins w:id="1871" w:author="Arnold Sandjaja" w:date="2013-05-17T16:10:00Z">
              <w:r w:rsidRPr="00EB158B">
                <w:rPr>
                  <w:color w:val="000000" w:themeColor="text1"/>
                  <w:rPrChange w:id="1872" w:author="Teera Piyakunakorn" w:date="2013-06-30T22:23:00Z">
                    <w:rPr>
                      <w:color w:val="auto"/>
                    </w:rPr>
                  </w:rPrChange>
                </w:rPr>
                <w:t>C.3</w:t>
              </w:r>
            </w:ins>
          </w:p>
        </w:tc>
        <w:tc>
          <w:tcPr>
            <w:tcW w:w="7513" w:type="dxa"/>
            <w:gridSpan w:val="2"/>
            <w:shd w:val="clear" w:color="auto" w:fill="auto"/>
            <w:vAlign w:val="bottom"/>
          </w:tcPr>
          <w:p w14:paraId="67DD7147" w14:textId="1419ABEF" w:rsidR="00553462" w:rsidRPr="00EB158B" w:rsidRDefault="00553462" w:rsidP="00944897">
            <w:pPr>
              <w:keepNext/>
              <w:keepLines/>
              <w:spacing w:before="200"/>
              <w:outlineLvl w:val="4"/>
              <w:rPr>
                <w:ins w:id="1873" w:author="Arnold Sandjaja" w:date="2013-05-17T16:10:00Z"/>
                <w:rFonts w:eastAsia="Times New Roman" w:cs="Arial"/>
                <w:color w:val="000000" w:themeColor="text1"/>
                <w:szCs w:val="20"/>
                <w:lang w:val="en-US"/>
                <w:rPrChange w:id="1874" w:author="Teera Piyakunakorn" w:date="2013-06-30T22:23:00Z">
                  <w:rPr>
                    <w:ins w:id="1875" w:author="Arnold Sandjaja" w:date="2013-05-17T16:10:00Z"/>
                    <w:rFonts w:eastAsia="Times New Roman" w:cs="Arial"/>
                    <w:i/>
                    <w:iCs/>
                    <w:color w:val="auto"/>
                  </w:rPr>
                </w:rPrChange>
              </w:rPr>
            </w:pPr>
            <w:ins w:id="1876" w:author="Arnold Sandjaja" w:date="2013-06-30T09:39:00Z">
              <w:r w:rsidRPr="00EB158B">
                <w:rPr>
                  <w:rFonts w:eastAsia="Times New Roman" w:cs="Arial"/>
                  <w:color w:val="000000" w:themeColor="text1"/>
                  <w:szCs w:val="20"/>
                  <w:lang w:val="en-US"/>
                  <w:rPrChange w:id="1877" w:author="Teera Piyakunakorn" w:date="2013-06-30T22:23:00Z">
                    <w:rPr>
                      <w:rFonts w:eastAsia="Times New Roman" w:cs="Arial"/>
                      <w:color w:val="auto"/>
                      <w:szCs w:val="20"/>
                      <w:lang w:val="en-US"/>
                    </w:rPr>
                  </w:rPrChange>
                </w:rPr>
                <w:t>Logo and barcode dimensions as required in the task</w:t>
              </w:r>
            </w:ins>
          </w:p>
        </w:tc>
        <w:tc>
          <w:tcPr>
            <w:tcW w:w="1449" w:type="dxa"/>
            <w:gridSpan w:val="2"/>
            <w:shd w:val="clear" w:color="auto" w:fill="auto"/>
            <w:vAlign w:val="bottom"/>
          </w:tcPr>
          <w:p w14:paraId="354FA708" w14:textId="2472C600" w:rsidR="00553462" w:rsidRPr="00EB158B" w:rsidRDefault="00553462" w:rsidP="00944897">
            <w:pPr>
              <w:rPr>
                <w:ins w:id="1878" w:author="Arnold Sandjaja" w:date="2013-05-17T16:10:00Z"/>
                <w:color w:val="000000" w:themeColor="text1"/>
                <w:rPrChange w:id="1879" w:author="Teera Piyakunakorn" w:date="2013-06-30T22:23:00Z">
                  <w:rPr>
                    <w:ins w:id="1880" w:author="Arnold Sandjaja" w:date="2013-05-17T16:10:00Z"/>
                    <w:color w:val="auto"/>
                  </w:rPr>
                </w:rPrChange>
              </w:rPr>
            </w:pPr>
            <w:ins w:id="1881" w:author="Arnold Sandjaja" w:date="2013-06-30T09:43:00Z">
              <w:r w:rsidRPr="00EB158B">
                <w:rPr>
                  <w:rFonts w:cs="Arial"/>
                  <w:color w:val="000000" w:themeColor="text1"/>
                  <w:rPrChange w:id="1882" w:author="Teera Piyakunakorn" w:date="2013-06-30T22:23:00Z">
                    <w:rPr>
                      <w:rFonts w:cs="Arial"/>
                    </w:rPr>
                  </w:rPrChange>
                </w:rPr>
                <w:t>0.25</w:t>
              </w:r>
            </w:ins>
          </w:p>
        </w:tc>
      </w:tr>
      <w:tr w:rsidR="00EB158B" w:rsidRPr="00EB158B" w14:paraId="2D4F5286" w14:textId="77777777" w:rsidTr="00EB158B">
        <w:trPr>
          <w:ins w:id="1883" w:author="Arnold Sandjaja" w:date="2013-05-17T16:10:00Z"/>
        </w:trPr>
        <w:tc>
          <w:tcPr>
            <w:tcW w:w="817" w:type="dxa"/>
            <w:shd w:val="clear" w:color="auto" w:fill="auto"/>
          </w:tcPr>
          <w:p w14:paraId="45BEC4A1" w14:textId="77777777" w:rsidR="00553462" w:rsidRPr="00EB158B" w:rsidRDefault="00553462" w:rsidP="00944897">
            <w:pPr>
              <w:rPr>
                <w:ins w:id="1884" w:author="Arnold Sandjaja" w:date="2013-05-17T16:10:00Z"/>
                <w:color w:val="000000" w:themeColor="text1"/>
                <w:rPrChange w:id="1885" w:author="Teera Piyakunakorn" w:date="2013-06-30T22:23:00Z">
                  <w:rPr>
                    <w:ins w:id="1886" w:author="Arnold Sandjaja" w:date="2013-05-17T16:10:00Z"/>
                    <w:color w:val="auto"/>
                  </w:rPr>
                </w:rPrChange>
              </w:rPr>
            </w:pPr>
            <w:ins w:id="1887" w:author="Arnold Sandjaja" w:date="2013-05-17T16:10:00Z">
              <w:r w:rsidRPr="00EB158B">
                <w:rPr>
                  <w:color w:val="000000" w:themeColor="text1"/>
                  <w:rPrChange w:id="1888" w:author="Teera Piyakunakorn" w:date="2013-06-30T22:23:00Z">
                    <w:rPr>
                      <w:color w:val="auto"/>
                    </w:rPr>
                  </w:rPrChange>
                </w:rPr>
                <w:t>C.4</w:t>
              </w:r>
            </w:ins>
          </w:p>
        </w:tc>
        <w:tc>
          <w:tcPr>
            <w:tcW w:w="7513" w:type="dxa"/>
            <w:gridSpan w:val="2"/>
            <w:shd w:val="clear" w:color="auto" w:fill="auto"/>
            <w:vAlign w:val="bottom"/>
          </w:tcPr>
          <w:p w14:paraId="428A3D9D" w14:textId="77777777" w:rsidR="00553462" w:rsidRPr="00EB158B" w:rsidRDefault="00553462" w:rsidP="00944897">
            <w:pPr>
              <w:rPr>
                <w:ins w:id="1889" w:author="Arnold Sandjaja" w:date="2013-05-17T16:10:00Z"/>
                <w:rFonts w:eastAsia="Times New Roman" w:cs="Arial"/>
                <w:color w:val="000000" w:themeColor="text1"/>
                <w:rPrChange w:id="1890" w:author="Teera Piyakunakorn" w:date="2013-06-30T22:23:00Z">
                  <w:rPr>
                    <w:ins w:id="1891" w:author="Arnold Sandjaja" w:date="2013-05-17T16:10:00Z"/>
                    <w:rFonts w:eastAsia="Times New Roman" w:cs="Arial"/>
                    <w:color w:val="auto"/>
                  </w:rPr>
                </w:rPrChange>
              </w:rPr>
            </w:pPr>
            <w:ins w:id="1892" w:author="Arnold Sandjaja" w:date="2013-05-17T16:10:00Z">
              <w:r w:rsidRPr="00EB158B">
                <w:rPr>
                  <w:rFonts w:eastAsia="Times New Roman" w:cs="Arial"/>
                  <w:color w:val="000000" w:themeColor="text1"/>
                  <w:rPrChange w:id="1893" w:author="Teera Piyakunakorn" w:date="2013-06-30T22:23:00Z">
                    <w:rPr>
                      <w:rFonts w:eastAsia="Times New Roman" w:cs="Arial"/>
                      <w:color w:val="auto"/>
                    </w:rPr>
                  </w:rPrChange>
                </w:rPr>
                <w:t>Use of paragraphs styles &amp; master pages in layout as specified in magazine</w:t>
              </w:r>
            </w:ins>
          </w:p>
        </w:tc>
        <w:tc>
          <w:tcPr>
            <w:tcW w:w="1449" w:type="dxa"/>
            <w:gridSpan w:val="2"/>
            <w:shd w:val="clear" w:color="auto" w:fill="auto"/>
            <w:vAlign w:val="bottom"/>
          </w:tcPr>
          <w:p w14:paraId="4C6A83CE" w14:textId="6222AA64" w:rsidR="00553462" w:rsidRPr="00EB158B" w:rsidRDefault="00553462" w:rsidP="00944897">
            <w:pPr>
              <w:rPr>
                <w:ins w:id="1894" w:author="Arnold Sandjaja" w:date="2013-05-17T16:10:00Z"/>
                <w:color w:val="000000" w:themeColor="text1"/>
                <w:rPrChange w:id="1895" w:author="Teera Piyakunakorn" w:date="2013-06-30T22:23:00Z">
                  <w:rPr>
                    <w:ins w:id="1896" w:author="Arnold Sandjaja" w:date="2013-05-17T16:10:00Z"/>
                    <w:color w:val="auto"/>
                  </w:rPr>
                </w:rPrChange>
              </w:rPr>
            </w:pPr>
            <w:ins w:id="1897" w:author="Arnold Sandjaja" w:date="2013-06-30T09:43:00Z">
              <w:r w:rsidRPr="00EB158B">
                <w:rPr>
                  <w:rFonts w:cs="Arial"/>
                  <w:color w:val="000000" w:themeColor="text1"/>
                  <w:rPrChange w:id="1898" w:author="Teera Piyakunakorn" w:date="2013-06-30T22:23:00Z">
                    <w:rPr>
                      <w:rFonts w:cs="Arial"/>
                    </w:rPr>
                  </w:rPrChange>
                </w:rPr>
                <w:t>1.00</w:t>
              </w:r>
            </w:ins>
          </w:p>
        </w:tc>
      </w:tr>
      <w:tr w:rsidR="00EB158B" w:rsidRPr="00EB158B" w14:paraId="0722EDF6" w14:textId="77777777" w:rsidTr="00EB158B">
        <w:trPr>
          <w:ins w:id="1899" w:author="Arnold Sandjaja" w:date="2013-05-17T16:10:00Z"/>
        </w:trPr>
        <w:tc>
          <w:tcPr>
            <w:tcW w:w="817" w:type="dxa"/>
            <w:shd w:val="clear" w:color="auto" w:fill="auto"/>
          </w:tcPr>
          <w:p w14:paraId="571DAC9B" w14:textId="77777777" w:rsidR="00553462" w:rsidRPr="00EB158B" w:rsidRDefault="00553462" w:rsidP="00944897">
            <w:pPr>
              <w:rPr>
                <w:ins w:id="1900" w:author="Arnold Sandjaja" w:date="2013-05-17T16:10:00Z"/>
                <w:color w:val="000000" w:themeColor="text1"/>
                <w:rPrChange w:id="1901" w:author="Teera Piyakunakorn" w:date="2013-06-30T22:23:00Z">
                  <w:rPr>
                    <w:ins w:id="1902" w:author="Arnold Sandjaja" w:date="2013-05-17T16:10:00Z"/>
                    <w:color w:val="auto"/>
                  </w:rPr>
                </w:rPrChange>
              </w:rPr>
            </w:pPr>
            <w:ins w:id="1903" w:author="Arnold Sandjaja" w:date="2013-05-17T16:10:00Z">
              <w:r w:rsidRPr="00EB158B">
                <w:rPr>
                  <w:color w:val="000000" w:themeColor="text1"/>
                  <w:rPrChange w:id="1904" w:author="Teera Piyakunakorn" w:date="2013-06-30T22:23:00Z">
                    <w:rPr>
                      <w:color w:val="auto"/>
                    </w:rPr>
                  </w:rPrChange>
                </w:rPr>
                <w:t>C.5</w:t>
              </w:r>
            </w:ins>
          </w:p>
        </w:tc>
        <w:tc>
          <w:tcPr>
            <w:tcW w:w="7513" w:type="dxa"/>
            <w:gridSpan w:val="2"/>
            <w:shd w:val="clear" w:color="auto" w:fill="auto"/>
            <w:vAlign w:val="bottom"/>
          </w:tcPr>
          <w:p w14:paraId="28738C8E" w14:textId="77777777" w:rsidR="00553462" w:rsidRPr="00EB158B" w:rsidRDefault="00553462" w:rsidP="00944897">
            <w:pPr>
              <w:rPr>
                <w:ins w:id="1905" w:author="Arnold Sandjaja" w:date="2013-05-17T16:10:00Z"/>
                <w:rFonts w:eastAsia="Times New Roman" w:cs="Arial"/>
                <w:color w:val="000000" w:themeColor="text1"/>
                <w:rPrChange w:id="1906" w:author="Teera Piyakunakorn" w:date="2013-06-30T22:23:00Z">
                  <w:rPr>
                    <w:ins w:id="1907" w:author="Arnold Sandjaja" w:date="2013-05-17T16:10:00Z"/>
                    <w:rFonts w:eastAsia="Times New Roman" w:cs="Arial"/>
                    <w:color w:val="auto"/>
                  </w:rPr>
                </w:rPrChange>
              </w:rPr>
            </w:pPr>
            <w:ins w:id="1908" w:author="Arnold Sandjaja" w:date="2013-05-17T16:10:00Z">
              <w:r w:rsidRPr="00EB158B">
                <w:rPr>
                  <w:rFonts w:eastAsia="Times New Roman" w:cs="Arial"/>
                  <w:color w:val="000000" w:themeColor="text1"/>
                  <w:rPrChange w:id="1909" w:author="Teera Piyakunakorn" w:date="2013-06-30T22:23:00Z">
                    <w:rPr>
                      <w:rFonts w:eastAsia="Times New Roman" w:cs="Arial"/>
                      <w:color w:val="auto"/>
                    </w:rPr>
                  </w:rPrChange>
                </w:rPr>
                <w:t>Use of Character Styles in layout as specified in magazine</w:t>
              </w:r>
            </w:ins>
          </w:p>
        </w:tc>
        <w:tc>
          <w:tcPr>
            <w:tcW w:w="1449" w:type="dxa"/>
            <w:gridSpan w:val="2"/>
            <w:shd w:val="clear" w:color="auto" w:fill="auto"/>
            <w:vAlign w:val="bottom"/>
          </w:tcPr>
          <w:p w14:paraId="73E3D9AE" w14:textId="66EFA79A" w:rsidR="00553462" w:rsidRPr="00EB158B" w:rsidRDefault="00553462" w:rsidP="00944897">
            <w:pPr>
              <w:rPr>
                <w:ins w:id="1910" w:author="Arnold Sandjaja" w:date="2013-05-17T16:10:00Z"/>
                <w:color w:val="000000" w:themeColor="text1"/>
                <w:rPrChange w:id="1911" w:author="Teera Piyakunakorn" w:date="2013-06-30T22:23:00Z">
                  <w:rPr>
                    <w:ins w:id="1912" w:author="Arnold Sandjaja" w:date="2013-05-17T16:10:00Z"/>
                    <w:color w:val="auto"/>
                  </w:rPr>
                </w:rPrChange>
              </w:rPr>
            </w:pPr>
            <w:ins w:id="1913" w:author="Arnold Sandjaja" w:date="2013-06-30T09:43:00Z">
              <w:r w:rsidRPr="00EB158B">
                <w:rPr>
                  <w:rFonts w:cs="Arial"/>
                  <w:color w:val="000000" w:themeColor="text1"/>
                  <w:rPrChange w:id="1914" w:author="Teera Piyakunakorn" w:date="2013-06-30T22:23:00Z">
                    <w:rPr>
                      <w:rFonts w:cs="Arial"/>
                    </w:rPr>
                  </w:rPrChange>
                </w:rPr>
                <w:t>0.25</w:t>
              </w:r>
            </w:ins>
          </w:p>
        </w:tc>
      </w:tr>
      <w:tr w:rsidR="00EB158B" w:rsidRPr="00EB158B" w14:paraId="1F6144BF" w14:textId="77777777" w:rsidTr="00EB158B">
        <w:trPr>
          <w:ins w:id="1915" w:author="Arnold Sandjaja" w:date="2013-05-17T16:10:00Z"/>
        </w:trPr>
        <w:tc>
          <w:tcPr>
            <w:tcW w:w="817" w:type="dxa"/>
            <w:shd w:val="clear" w:color="auto" w:fill="auto"/>
          </w:tcPr>
          <w:p w14:paraId="620FB2AF" w14:textId="77777777" w:rsidR="00553462" w:rsidRPr="00EB158B" w:rsidRDefault="00553462" w:rsidP="00944897">
            <w:pPr>
              <w:rPr>
                <w:ins w:id="1916" w:author="Arnold Sandjaja" w:date="2013-05-17T16:10:00Z"/>
                <w:color w:val="000000" w:themeColor="text1"/>
                <w:rPrChange w:id="1917" w:author="Teera Piyakunakorn" w:date="2013-06-30T22:23:00Z">
                  <w:rPr>
                    <w:ins w:id="1918" w:author="Arnold Sandjaja" w:date="2013-05-17T16:10:00Z"/>
                    <w:color w:val="auto"/>
                  </w:rPr>
                </w:rPrChange>
              </w:rPr>
            </w:pPr>
            <w:ins w:id="1919" w:author="Arnold Sandjaja" w:date="2013-05-17T16:10:00Z">
              <w:r w:rsidRPr="00EB158B">
                <w:rPr>
                  <w:color w:val="000000" w:themeColor="text1"/>
                  <w:rPrChange w:id="1920" w:author="Teera Piyakunakorn" w:date="2013-06-30T22:23:00Z">
                    <w:rPr>
                      <w:color w:val="auto"/>
                    </w:rPr>
                  </w:rPrChange>
                </w:rPr>
                <w:t>C.6</w:t>
              </w:r>
            </w:ins>
          </w:p>
        </w:tc>
        <w:tc>
          <w:tcPr>
            <w:tcW w:w="7513" w:type="dxa"/>
            <w:gridSpan w:val="2"/>
            <w:shd w:val="clear" w:color="auto" w:fill="auto"/>
            <w:vAlign w:val="bottom"/>
          </w:tcPr>
          <w:p w14:paraId="0F46C5E2" w14:textId="77777777" w:rsidR="00553462" w:rsidRPr="00EB158B" w:rsidRDefault="00553462" w:rsidP="0074277D">
            <w:pPr>
              <w:rPr>
                <w:ins w:id="1921" w:author="Arnold Sandjaja" w:date="2013-05-17T16:10:00Z"/>
                <w:rFonts w:eastAsia="Times New Roman" w:cs="Arial"/>
                <w:color w:val="000000" w:themeColor="text1"/>
                <w:rPrChange w:id="1922" w:author="Teera Piyakunakorn" w:date="2013-06-30T22:23:00Z">
                  <w:rPr>
                    <w:ins w:id="1923" w:author="Arnold Sandjaja" w:date="2013-05-17T16:10:00Z"/>
                    <w:rFonts w:eastAsia="Times New Roman" w:cs="Arial"/>
                    <w:color w:val="auto"/>
                  </w:rPr>
                </w:rPrChange>
              </w:rPr>
            </w:pPr>
            <w:ins w:id="1924" w:author="Arnold Sandjaja" w:date="2013-05-17T16:10:00Z">
              <w:r w:rsidRPr="00EB158B">
                <w:rPr>
                  <w:rFonts w:eastAsia="Times New Roman" w:cs="Arial"/>
                  <w:color w:val="000000" w:themeColor="text1"/>
                  <w:rPrChange w:id="1925" w:author="Teera Piyakunakorn" w:date="2013-06-30T22:23:00Z">
                    <w:rPr>
                      <w:rFonts w:eastAsia="Times New Roman" w:cs="Arial"/>
                      <w:color w:val="auto"/>
                    </w:rPr>
                  </w:rPrChange>
                </w:rPr>
                <w:t>Final dimensions of layout as specified in all tasks</w:t>
              </w:r>
            </w:ins>
            <w:ins w:id="1926" w:author="Michel Bulon" w:date="2013-05-20T21:02:00Z">
              <w:r w:rsidRPr="00EB158B">
                <w:rPr>
                  <w:rFonts w:eastAsia="Times New Roman" w:cs="Arial"/>
                  <w:color w:val="000000" w:themeColor="text1"/>
                  <w:rPrChange w:id="1927" w:author="Teera Piyakunakorn" w:date="2013-06-30T22:23:00Z">
                    <w:rPr>
                      <w:rFonts w:eastAsia="Times New Roman" w:cs="Arial"/>
                      <w:color w:val="auto"/>
                    </w:rPr>
                  </w:rPrChange>
                </w:rPr>
                <w:t xml:space="preserve"> </w:t>
              </w:r>
            </w:ins>
            <w:ins w:id="1928" w:author="Arnold Sandjaja" w:date="2013-05-17T16:10:00Z">
              <w:r w:rsidRPr="00EB158B">
                <w:rPr>
                  <w:rFonts w:eastAsia="Times New Roman" w:cs="Arial"/>
                  <w:color w:val="000000" w:themeColor="text1"/>
                  <w:rPrChange w:id="1929" w:author="Teera Piyakunakorn" w:date="2013-06-30T22:23:00Z">
                    <w:rPr>
                      <w:rFonts w:eastAsia="Times New Roman" w:cs="Arial"/>
                      <w:color w:val="auto"/>
                    </w:rPr>
                  </w:rPrChange>
                </w:rPr>
                <w:t>(</w:t>
              </w:r>
              <w:del w:id="1930" w:author="Michel Bulon" w:date="2013-05-20T21:02:00Z">
                <w:r w:rsidRPr="00EB158B" w:rsidDel="008E06C3">
                  <w:rPr>
                    <w:rFonts w:eastAsia="Times New Roman" w:cs="Arial"/>
                    <w:color w:val="000000" w:themeColor="text1"/>
                    <w:rPrChange w:id="1931" w:author="Teera Piyakunakorn" w:date="2013-06-30T22:23:00Z">
                      <w:rPr>
                        <w:rFonts w:eastAsia="Times New Roman" w:cs="Arial"/>
                        <w:color w:val="auto"/>
                      </w:rPr>
                    </w:rPrChange>
                  </w:rPr>
                  <w:delText xml:space="preserve"> </w:delText>
                </w:r>
              </w:del>
              <w:r w:rsidRPr="00EB158B">
                <w:rPr>
                  <w:rFonts w:eastAsia="Times New Roman" w:cs="Arial"/>
                  <w:color w:val="000000" w:themeColor="text1"/>
                  <w:rPrChange w:id="1932" w:author="Teera Piyakunakorn" w:date="2013-06-30T22:23:00Z">
                    <w:rPr>
                      <w:rFonts w:eastAsia="Times New Roman" w:cs="Arial"/>
                      <w:color w:val="auto"/>
                    </w:rPr>
                  </w:rPrChange>
                </w:rPr>
                <w:t>masthead</w:t>
              </w:r>
            </w:ins>
            <w:ins w:id="1933" w:author="Arnold Sandjaja" w:date="2013-06-14T18:22:00Z">
              <w:r w:rsidRPr="00EB158B">
                <w:rPr>
                  <w:rFonts w:eastAsia="Times New Roman" w:cs="Arial"/>
                  <w:color w:val="000000" w:themeColor="text1"/>
                  <w:rPrChange w:id="1934" w:author="Teera Piyakunakorn" w:date="2013-06-30T22:23:00Z">
                    <w:rPr>
                      <w:rFonts w:eastAsia="Times New Roman" w:cs="Arial"/>
                      <w:color w:val="auto"/>
                    </w:rPr>
                  </w:rPrChange>
                </w:rPr>
                <w:t>,</w:t>
              </w:r>
            </w:ins>
            <w:ins w:id="1935" w:author="Arnold Sandjaja" w:date="2013-05-17T16:10:00Z">
              <w:r w:rsidRPr="00EB158B">
                <w:rPr>
                  <w:rFonts w:eastAsia="Times New Roman" w:cs="Arial"/>
                  <w:color w:val="000000" w:themeColor="text1"/>
                  <w:rPrChange w:id="1936" w:author="Teera Piyakunakorn" w:date="2013-06-30T22:23:00Z">
                    <w:rPr>
                      <w:rFonts w:eastAsia="Times New Roman" w:cs="Arial"/>
                      <w:color w:val="auto"/>
                    </w:rPr>
                  </w:rPrChange>
                </w:rPr>
                <w:t xml:space="preserve"> spine, </w:t>
              </w:r>
            </w:ins>
            <w:ins w:id="1937" w:author="Arnold Sandjaja" w:date="2013-06-29T14:32:00Z">
              <w:r w:rsidRPr="00EB158B">
                <w:rPr>
                  <w:rFonts w:eastAsia="Times New Roman" w:cs="Arial"/>
                  <w:color w:val="000000" w:themeColor="text1"/>
                  <w:rPrChange w:id="1938" w:author="Teera Piyakunakorn" w:date="2013-06-30T22:23:00Z">
                    <w:rPr>
                      <w:rFonts w:eastAsia="Times New Roman" w:cs="Arial"/>
                      <w:color w:val="auto"/>
                    </w:rPr>
                  </w:rPrChange>
                </w:rPr>
                <w:t>inside pages</w:t>
              </w:r>
            </w:ins>
            <w:ins w:id="1939" w:author="Arnold Sandjaja" w:date="2013-05-17T16:10:00Z">
              <w:r w:rsidRPr="00EB158B">
                <w:rPr>
                  <w:rFonts w:eastAsia="Times New Roman" w:cs="Arial"/>
                  <w:color w:val="000000" w:themeColor="text1"/>
                  <w:rPrChange w:id="1940" w:author="Teera Piyakunakorn" w:date="2013-06-30T22:23:00Z">
                    <w:rPr>
                      <w:rFonts w:eastAsia="Times New Roman" w:cs="Arial"/>
                      <w:color w:val="auto"/>
                    </w:rPr>
                  </w:rPrChange>
                </w:rPr>
                <w:t>)</w:t>
              </w:r>
            </w:ins>
          </w:p>
        </w:tc>
        <w:tc>
          <w:tcPr>
            <w:tcW w:w="1449" w:type="dxa"/>
            <w:gridSpan w:val="2"/>
            <w:shd w:val="clear" w:color="auto" w:fill="auto"/>
            <w:vAlign w:val="bottom"/>
          </w:tcPr>
          <w:p w14:paraId="29222E91" w14:textId="12FDA0A8" w:rsidR="00553462" w:rsidRPr="00EB158B" w:rsidRDefault="00553462" w:rsidP="00944897">
            <w:pPr>
              <w:rPr>
                <w:ins w:id="1941" w:author="Arnold Sandjaja" w:date="2013-05-17T16:10:00Z"/>
                <w:color w:val="000000" w:themeColor="text1"/>
                <w:rPrChange w:id="1942" w:author="Teera Piyakunakorn" w:date="2013-06-30T22:23:00Z">
                  <w:rPr>
                    <w:ins w:id="1943" w:author="Arnold Sandjaja" w:date="2013-05-17T16:10:00Z"/>
                    <w:color w:val="auto"/>
                  </w:rPr>
                </w:rPrChange>
              </w:rPr>
            </w:pPr>
            <w:ins w:id="1944" w:author="Arnold Sandjaja" w:date="2013-06-30T09:43:00Z">
              <w:r w:rsidRPr="00EB158B">
                <w:rPr>
                  <w:rFonts w:cs="Arial"/>
                  <w:color w:val="000000" w:themeColor="text1"/>
                  <w:rPrChange w:id="1945" w:author="Teera Piyakunakorn" w:date="2013-06-30T22:23:00Z">
                    <w:rPr>
                      <w:rFonts w:cs="Arial"/>
                    </w:rPr>
                  </w:rPrChange>
                </w:rPr>
                <w:t>0.50</w:t>
              </w:r>
            </w:ins>
          </w:p>
        </w:tc>
      </w:tr>
      <w:tr w:rsidR="00EB158B" w:rsidRPr="00EB158B" w14:paraId="57DC790D" w14:textId="77777777" w:rsidTr="00EB158B">
        <w:trPr>
          <w:ins w:id="1946" w:author="Arnold Sandjaja" w:date="2013-05-17T16:10:00Z"/>
        </w:trPr>
        <w:tc>
          <w:tcPr>
            <w:tcW w:w="817" w:type="dxa"/>
            <w:shd w:val="clear" w:color="auto" w:fill="auto"/>
          </w:tcPr>
          <w:p w14:paraId="71972595" w14:textId="77777777" w:rsidR="00553462" w:rsidRPr="00EB158B" w:rsidRDefault="00553462" w:rsidP="00944897">
            <w:pPr>
              <w:rPr>
                <w:ins w:id="1947" w:author="Arnold Sandjaja" w:date="2013-05-17T16:10:00Z"/>
                <w:color w:val="000000" w:themeColor="text1"/>
                <w:rPrChange w:id="1948" w:author="Teera Piyakunakorn" w:date="2013-06-30T22:23:00Z">
                  <w:rPr>
                    <w:ins w:id="1949" w:author="Arnold Sandjaja" w:date="2013-05-17T16:10:00Z"/>
                    <w:color w:val="auto"/>
                  </w:rPr>
                </w:rPrChange>
              </w:rPr>
            </w:pPr>
            <w:ins w:id="1950" w:author="Arnold Sandjaja" w:date="2013-05-17T16:10:00Z">
              <w:r w:rsidRPr="00EB158B">
                <w:rPr>
                  <w:color w:val="000000" w:themeColor="text1"/>
                  <w:rPrChange w:id="1951" w:author="Teera Piyakunakorn" w:date="2013-06-30T22:23:00Z">
                    <w:rPr>
                      <w:color w:val="auto"/>
                    </w:rPr>
                  </w:rPrChange>
                </w:rPr>
                <w:t>C.7</w:t>
              </w:r>
            </w:ins>
          </w:p>
        </w:tc>
        <w:tc>
          <w:tcPr>
            <w:tcW w:w="7513" w:type="dxa"/>
            <w:gridSpan w:val="2"/>
            <w:shd w:val="clear" w:color="auto" w:fill="auto"/>
            <w:vAlign w:val="bottom"/>
          </w:tcPr>
          <w:p w14:paraId="4E89A8EF" w14:textId="77777777" w:rsidR="00553462" w:rsidRPr="00EB158B" w:rsidRDefault="00553462" w:rsidP="0074277D">
            <w:pPr>
              <w:rPr>
                <w:ins w:id="1952" w:author="Arnold Sandjaja" w:date="2013-05-17T16:10:00Z"/>
                <w:rFonts w:eastAsia="Times New Roman" w:cs="Arial"/>
                <w:color w:val="000000" w:themeColor="text1"/>
                <w:rPrChange w:id="1953" w:author="Teera Piyakunakorn" w:date="2013-06-30T22:23:00Z">
                  <w:rPr>
                    <w:ins w:id="1954" w:author="Arnold Sandjaja" w:date="2013-05-17T16:10:00Z"/>
                    <w:rFonts w:eastAsia="Times New Roman" w:cs="Arial"/>
                    <w:color w:val="auto"/>
                  </w:rPr>
                </w:rPrChange>
              </w:rPr>
            </w:pPr>
            <w:ins w:id="1955" w:author="Arnold Sandjaja" w:date="2013-05-17T16:10:00Z">
              <w:r w:rsidRPr="00EB158B">
                <w:rPr>
                  <w:rFonts w:eastAsia="Times New Roman" w:cs="Arial"/>
                  <w:color w:val="000000" w:themeColor="text1"/>
                  <w:rPrChange w:id="1956" w:author="Teera Piyakunakorn" w:date="2013-06-30T22:23:00Z">
                    <w:rPr>
                      <w:rFonts w:eastAsia="Times New Roman" w:cs="Arial"/>
                      <w:color w:val="auto"/>
                    </w:rPr>
                  </w:rPrChange>
                </w:rPr>
                <w:t xml:space="preserve">All required text is present (masthead and </w:t>
              </w:r>
            </w:ins>
            <w:ins w:id="1957" w:author="Arnold Sandjaja" w:date="2013-06-29T14:32:00Z">
              <w:r w:rsidRPr="00EB158B">
                <w:rPr>
                  <w:rFonts w:eastAsia="Times New Roman" w:cs="Arial"/>
                  <w:color w:val="000000" w:themeColor="text1"/>
                  <w:rPrChange w:id="1958" w:author="Teera Piyakunakorn" w:date="2013-06-30T22:23:00Z">
                    <w:rPr>
                      <w:rFonts w:eastAsia="Times New Roman" w:cs="Arial"/>
                      <w:color w:val="auto"/>
                    </w:rPr>
                  </w:rPrChange>
                </w:rPr>
                <w:t>inside pages</w:t>
              </w:r>
            </w:ins>
            <w:ins w:id="1959" w:author="Arnold Sandjaja" w:date="2013-05-17T16:10:00Z">
              <w:r w:rsidRPr="00EB158B">
                <w:rPr>
                  <w:rFonts w:eastAsia="Times New Roman" w:cs="Arial"/>
                  <w:color w:val="000000" w:themeColor="text1"/>
                  <w:rPrChange w:id="1960" w:author="Teera Piyakunakorn" w:date="2013-06-30T22:23:00Z">
                    <w:rPr>
                      <w:rFonts w:eastAsia="Times New Roman" w:cs="Arial"/>
                      <w:color w:val="auto"/>
                    </w:rPr>
                  </w:rPrChange>
                </w:rPr>
                <w:t>)</w:t>
              </w:r>
            </w:ins>
          </w:p>
        </w:tc>
        <w:tc>
          <w:tcPr>
            <w:tcW w:w="1449" w:type="dxa"/>
            <w:gridSpan w:val="2"/>
            <w:shd w:val="clear" w:color="auto" w:fill="auto"/>
            <w:vAlign w:val="bottom"/>
          </w:tcPr>
          <w:p w14:paraId="1222B092" w14:textId="2708FB1D" w:rsidR="00553462" w:rsidRPr="00EB158B" w:rsidRDefault="00553462" w:rsidP="00944897">
            <w:pPr>
              <w:rPr>
                <w:ins w:id="1961" w:author="Arnold Sandjaja" w:date="2013-05-17T16:10:00Z"/>
                <w:color w:val="000000" w:themeColor="text1"/>
                <w:rPrChange w:id="1962" w:author="Teera Piyakunakorn" w:date="2013-06-30T22:23:00Z">
                  <w:rPr>
                    <w:ins w:id="1963" w:author="Arnold Sandjaja" w:date="2013-05-17T16:10:00Z"/>
                    <w:color w:val="auto"/>
                  </w:rPr>
                </w:rPrChange>
              </w:rPr>
            </w:pPr>
            <w:ins w:id="1964" w:author="Arnold Sandjaja" w:date="2013-06-30T09:43:00Z">
              <w:r w:rsidRPr="00EB158B">
                <w:rPr>
                  <w:rFonts w:cs="Arial"/>
                  <w:color w:val="000000" w:themeColor="text1"/>
                  <w:rPrChange w:id="1965" w:author="Teera Piyakunakorn" w:date="2013-06-30T22:23:00Z">
                    <w:rPr>
                      <w:rFonts w:cs="Arial"/>
                    </w:rPr>
                  </w:rPrChange>
                </w:rPr>
                <w:t>0.50</w:t>
              </w:r>
            </w:ins>
          </w:p>
        </w:tc>
      </w:tr>
      <w:tr w:rsidR="00EB158B" w:rsidRPr="00EB158B" w14:paraId="510CE302" w14:textId="77777777" w:rsidTr="00EB158B">
        <w:trPr>
          <w:ins w:id="1966" w:author="Arnold Sandjaja" w:date="2013-05-17T16:10:00Z"/>
        </w:trPr>
        <w:tc>
          <w:tcPr>
            <w:tcW w:w="817" w:type="dxa"/>
            <w:shd w:val="clear" w:color="auto" w:fill="auto"/>
          </w:tcPr>
          <w:p w14:paraId="401CC16A" w14:textId="77777777" w:rsidR="00553462" w:rsidRPr="00EB158B" w:rsidRDefault="00553462" w:rsidP="00944897">
            <w:pPr>
              <w:rPr>
                <w:ins w:id="1967" w:author="Arnold Sandjaja" w:date="2013-05-17T16:10:00Z"/>
                <w:color w:val="000000" w:themeColor="text1"/>
                <w:rPrChange w:id="1968" w:author="Teera Piyakunakorn" w:date="2013-06-30T22:23:00Z">
                  <w:rPr>
                    <w:ins w:id="1969" w:author="Arnold Sandjaja" w:date="2013-05-17T16:10:00Z"/>
                    <w:color w:val="auto"/>
                  </w:rPr>
                </w:rPrChange>
              </w:rPr>
            </w:pPr>
            <w:ins w:id="1970" w:author="Arnold Sandjaja" w:date="2013-05-17T16:10:00Z">
              <w:r w:rsidRPr="00EB158B">
                <w:rPr>
                  <w:color w:val="000000" w:themeColor="text1"/>
                  <w:rPrChange w:id="1971" w:author="Teera Piyakunakorn" w:date="2013-06-30T22:23:00Z">
                    <w:rPr>
                      <w:color w:val="auto"/>
                    </w:rPr>
                  </w:rPrChange>
                </w:rPr>
                <w:t>C.8</w:t>
              </w:r>
            </w:ins>
          </w:p>
        </w:tc>
        <w:tc>
          <w:tcPr>
            <w:tcW w:w="7513" w:type="dxa"/>
            <w:gridSpan w:val="2"/>
            <w:shd w:val="clear" w:color="auto" w:fill="auto"/>
            <w:vAlign w:val="bottom"/>
          </w:tcPr>
          <w:p w14:paraId="2A34C33F" w14:textId="77777777" w:rsidR="00553462" w:rsidRPr="00EB158B" w:rsidRDefault="00553462" w:rsidP="00944897">
            <w:pPr>
              <w:rPr>
                <w:ins w:id="1972" w:author="Arnold Sandjaja" w:date="2013-05-17T16:10:00Z"/>
                <w:rFonts w:eastAsia="Times New Roman" w:cs="Arial"/>
                <w:color w:val="000000" w:themeColor="text1"/>
                <w:rPrChange w:id="1973" w:author="Teera Piyakunakorn" w:date="2013-06-30T22:23:00Z">
                  <w:rPr>
                    <w:ins w:id="1974" w:author="Arnold Sandjaja" w:date="2013-05-17T16:10:00Z"/>
                    <w:rFonts w:eastAsia="Times New Roman" w:cs="Arial"/>
                    <w:color w:val="auto"/>
                  </w:rPr>
                </w:rPrChange>
              </w:rPr>
            </w:pPr>
            <w:ins w:id="1975" w:author="Arnold Sandjaja" w:date="2013-05-17T16:10:00Z">
              <w:r w:rsidRPr="00EB158B">
                <w:rPr>
                  <w:rFonts w:eastAsia="Times New Roman" w:cs="Arial"/>
                  <w:color w:val="000000" w:themeColor="text1"/>
                  <w:rPrChange w:id="1976" w:author="Teera Piyakunakorn" w:date="2013-06-30T22:23:00Z">
                    <w:rPr>
                      <w:rFonts w:eastAsia="Times New Roman" w:cs="Arial"/>
                      <w:color w:val="auto"/>
                    </w:rPr>
                  </w:rPrChange>
                </w:rPr>
                <w:t>All required elements are present in both tasks</w:t>
              </w:r>
            </w:ins>
          </w:p>
        </w:tc>
        <w:tc>
          <w:tcPr>
            <w:tcW w:w="1449" w:type="dxa"/>
            <w:gridSpan w:val="2"/>
            <w:shd w:val="clear" w:color="auto" w:fill="auto"/>
            <w:vAlign w:val="bottom"/>
          </w:tcPr>
          <w:p w14:paraId="45330328" w14:textId="1E965636" w:rsidR="00553462" w:rsidRPr="00EB158B" w:rsidRDefault="00553462" w:rsidP="00944897">
            <w:pPr>
              <w:rPr>
                <w:ins w:id="1977" w:author="Arnold Sandjaja" w:date="2013-05-17T16:10:00Z"/>
                <w:color w:val="000000" w:themeColor="text1"/>
                <w:rPrChange w:id="1978" w:author="Teera Piyakunakorn" w:date="2013-06-30T22:23:00Z">
                  <w:rPr>
                    <w:ins w:id="1979" w:author="Arnold Sandjaja" w:date="2013-05-17T16:10:00Z"/>
                    <w:color w:val="auto"/>
                  </w:rPr>
                </w:rPrChange>
              </w:rPr>
            </w:pPr>
            <w:ins w:id="1980" w:author="Arnold Sandjaja" w:date="2013-06-30T09:43:00Z">
              <w:r w:rsidRPr="00EB158B">
                <w:rPr>
                  <w:rFonts w:cs="Arial"/>
                  <w:color w:val="000000" w:themeColor="text1"/>
                  <w:rPrChange w:id="1981" w:author="Teera Piyakunakorn" w:date="2013-06-30T22:23:00Z">
                    <w:rPr>
                      <w:rFonts w:cs="Arial"/>
                    </w:rPr>
                  </w:rPrChange>
                </w:rPr>
                <w:t>0.25</w:t>
              </w:r>
            </w:ins>
          </w:p>
        </w:tc>
      </w:tr>
      <w:tr w:rsidR="00EB158B" w:rsidRPr="00EB158B" w14:paraId="3DE8245F" w14:textId="77777777" w:rsidTr="00575FF6">
        <w:trPr>
          <w:ins w:id="1982" w:author="Arnold Sandjaja" w:date="2013-05-17T16:10:00Z"/>
        </w:trPr>
        <w:tc>
          <w:tcPr>
            <w:tcW w:w="817" w:type="dxa"/>
            <w:shd w:val="clear" w:color="auto" w:fill="auto"/>
          </w:tcPr>
          <w:p w14:paraId="766D9685" w14:textId="77777777" w:rsidR="00575FF6" w:rsidRPr="00EB158B" w:rsidRDefault="00575FF6" w:rsidP="00944897">
            <w:pPr>
              <w:rPr>
                <w:ins w:id="1983" w:author="Arnold Sandjaja" w:date="2013-05-17T16:10:00Z"/>
                <w:b/>
                <w:color w:val="000000" w:themeColor="text1"/>
                <w:rPrChange w:id="1984" w:author="Teera Piyakunakorn" w:date="2013-06-30T22:23:00Z">
                  <w:rPr>
                    <w:ins w:id="1985" w:author="Arnold Sandjaja" w:date="2013-05-17T16:10:00Z"/>
                    <w:b/>
                    <w:color w:val="auto"/>
                  </w:rPr>
                </w:rPrChange>
              </w:rPr>
            </w:pPr>
          </w:p>
        </w:tc>
        <w:tc>
          <w:tcPr>
            <w:tcW w:w="7513" w:type="dxa"/>
            <w:gridSpan w:val="2"/>
            <w:shd w:val="clear" w:color="auto" w:fill="auto"/>
          </w:tcPr>
          <w:p w14:paraId="65346181" w14:textId="77777777" w:rsidR="00575FF6" w:rsidRPr="00EB158B" w:rsidRDefault="00575FF6" w:rsidP="00944897">
            <w:pPr>
              <w:rPr>
                <w:ins w:id="1986" w:author="Arnold Sandjaja" w:date="2013-05-17T16:10:00Z"/>
                <w:b/>
                <w:color w:val="000000" w:themeColor="text1"/>
                <w:rPrChange w:id="1987" w:author="Teera Piyakunakorn" w:date="2013-06-30T22:23:00Z">
                  <w:rPr>
                    <w:ins w:id="1988" w:author="Arnold Sandjaja" w:date="2013-05-17T16:10:00Z"/>
                    <w:b/>
                    <w:color w:val="auto"/>
                  </w:rPr>
                </w:rPrChange>
              </w:rPr>
            </w:pPr>
          </w:p>
        </w:tc>
        <w:tc>
          <w:tcPr>
            <w:tcW w:w="1449" w:type="dxa"/>
            <w:gridSpan w:val="2"/>
            <w:shd w:val="clear" w:color="auto" w:fill="auto"/>
          </w:tcPr>
          <w:p w14:paraId="258D6F00" w14:textId="77777777" w:rsidR="00575FF6" w:rsidRPr="00EB158B" w:rsidRDefault="00575FF6" w:rsidP="00944897">
            <w:pPr>
              <w:rPr>
                <w:ins w:id="1989" w:author="Arnold Sandjaja" w:date="2013-05-17T16:10:00Z"/>
                <w:color w:val="000000" w:themeColor="text1"/>
                <w:rPrChange w:id="1990" w:author="Teera Piyakunakorn" w:date="2013-06-30T22:23:00Z">
                  <w:rPr>
                    <w:ins w:id="1991" w:author="Arnold Sandjaja" w:date="2013-05-17T16:10:00Z"/>
                    <w:color w:val="auto"/>
                  </w:rPr>
                </w:rPrChange>
              </w:rPr>
            </w:pPr>
          </w:p>
        </w:tc>
      </w:tr>
      <w:tr w:rsidR="00EB158B" w:rsidRPr="00EB158B" w14:paraId="564C5A87" w14:textId="77777777" w:rsidTr="00575FF6">
        <w:trPr>
          <w:ins w:id="1992" w:author="Arnold Sandjaja" w:date="2013-05-17T16:10:00Z"/>
        </w:trPr>
        <w:tc>
          <w:tcPr>
            <w:tcW w:w="817" w:type="dxa"/>
            <w:shd w:val="clear" w:color="auto" w:fill="auto"/>
          </w:tcPr>
          <w:p w14:paraId="0DC83465" w14:textId="77777777" w:rsidR="00575FF6" w:rsidRPr="00EB158B" w:rsidRDefault="00575FF6" w:rsidP="00944897">
            <w:pPr>
              <w:rPr>
                <w:ins w:id="1993" w:author="Arnold Sandjaja" w:date="2013-05-17T16:10:00Z"/>
                <w:color w:val="000000" w:themeColor="text1"/>
                <w:rPrChange w:id="1994" w:author="Teera Piyakunakorn" w:date="2013-06-30T22:23:00Z">
                  <w:rPr>
                    <w:ins w:id="1995" w:author="Arnold Sandjaja" w:date="2013-05-17T16:10:00Z"/>
                    <w:color w:val="auto"/>
                  </w:rPr>
                </w:rPrChange>
              </w:rPr>
            </w:pPr>
            <w:ins w:id="1996" w:author="Arnold Sandjaja" w:date="2013-05-17T16:10:00Z">
              <w:r w:rsidRPr="00EB158B">
                <w:rPr>
                  <w:color w:val="000000" w:themeColor="text1"/>
                  <w:rPrChange w:id="1997" w:author="Teera Piyakunakorn" w:date="2013-06-30T22:23:00Z">
                    <w:rPr>
                      <w:color w:val="auto"/>
                    </w:rPr>
                  </w:rPrChange>
                </w:rPr>
                <w:t>D</w:t>
              </w:r>
            </w:ins>
          </w:p>
        </w:tc>
        <w:tc>
          <w:tcPr>
            <w:tcW w:w="7513" w:type="dxa"/>
            <w:gridSpan w:val="2"/>
            <w:shd w:val="clear" w:color="auto" w:fill="auto"/>
          </w:tcPr>
          <w:p w14:paraId="548EBF09" w14:textId="77777777" w:rsidR="00575FF6" w:rsidRPr="00EB158B" w:rsidRDefault="00575FF6" w:rsidP="00944897">
            <w:pPr>
              <w:rPr>
                <w:ins w:id="1998" w:author="Arnold Sandjaja" w:date="2013-05-17T16:10:00Z"/>
                <w:b/>
                <w:color w:val="000000" w:themeColor="text1"/>
                <w:rPrChange w:id="1999" w:author="Teera Piyakunakorn" w:date="2013-06-30T22:23:00Z">
                  <w:rPr>
                    <w:ins w:id="2000" w:author="Arnold Sandjaja" w:date="2013-05-17T16:10:00Z"/>
                    <w:b/>
                    <w:color w:val="auto"/>
                  </w:rPr>
                </w:rPrChange>
              </w:rPr>
            </w:pPr>
            <w:ins w:id="2001" w:author="Arnold Sandjaja" w:date="2013-05-17T16:10:00Z">
              <w:r w:rsidRPr="00EB158B">
                <w:rPr>
                  <w:b/>
                  <w:color w:val="000000" w:themeColor="text1"/>
                  <w:rPrChange w:id="2002" w:author="Teera Piyakunakorn" w:date="2013-06-30T22:23:00Z">
                    <w:rPr>
                      <w:b/>
                      <w:color w:val="auto"/>
                    </w:rPr>
                  </w:rPrChange>
                </w:rPr>
                <w:t>Manual abilities</w:t>
              </w:r>
            </w:ins>
          </w:p>
        </w:tc>
        <w:tc>
          <w:tcPr>
            <w:tcW w:w="1449" w:type="dxa"/>
            <w:gridSpan w:val="2"/>
            <w:shd w:val="clear" w:color="auto" w:fill="auto"/>
          </w:tcPr>
          <w:p w14:paraId="0343ACE4" w14:textId="77777777" w:rsidR="00575FF6" w:rsidRPr="00EB158B" w:rsidRDefault="00575FF6" w:rsidP="00944897">
            <w:pPr>
              <w:rPr>
                <w:ins w:id="2003" w:author="Arnold Sandjaja" w:date="2013-05-17T16:10:00Z"/>
                <w:b/>
                <w:color w:val="000000" w:themeColor="text1"/>
                <w:rPrChange w:id="2004" w:author="Teera Piyakunakorn" w:date="2013-06-30T22:23:00Z">
                  <w:rPr>
                    <w:ins w:id="2005" w:author="Arnold Sandjaja" w:date="2013-05-17T16:10:00Z"/>
                    <w:b/>
                    <w:color w:val="auto"/>
                  </w:rPr>
                </w:rPrChange>
              </w:rPr>
            </w:pPr>
            <w:ins w:id="2006" w:author="Arnold Sandjaja" w:date="2013-05-17T16:10:00Z">
              <w:r w:rsidRPr="00EB158B">
                <w:rPr>
                  <w:b/>
                  <w:color w:val="000000" w:themeColor="text1"/>
                  <w:rPrChange w:id="2007" w:author="Teera Piyakunakorn" w:date="2013-06-30T22:23:00Z">
                    <w:rPr>
                      <w:b/>
                      <w:color w:val="auto"/>
                    </w:rPr>
                  </w:rPrChange>
                </w:rPr>
                <w:t>Objective /2</w:t>
              </w:r>
            </w:ins>
          </w:p>
        </w:tc>
      </w:tr>
      <w:tr w:rsidR="00EB158B" w:rsidRPr="00EB158B" w14:paraId="6012ECEB" w14:textId="77777777" w:rsidTr="00575FF6">
        <w:trPr>
          <w:ins w:id="2008" w:author="Arnold Sandjaja" w:date="2013-05-17T16:10:00Z"/>
        </w:trPr>
        <w:tc>
          <w:tcPr>
            <w:tcW w:w="817" w:type="dxa"/>
            <w:shd w:val="clear" w:color="auto" w:fill="auto"/>
          </w:tcPr>
          <w:p w14:paraId="6761E350" w14:textId="77777777" w:rsidR="00511E9A" w:rsidRPr="00EB158B" w:rsidRDefault="00575FF6" w:rsidP="00944897">
            <w:pPr>
              <w:rPr>
                <w:ins w:id="2009" w:author="Arnold Sandjaja" w:date="2013-06-30T09:40:00Z"/>
                <w:color w:val="000000" w:themeColor="text1"/>
                <w:rPrChange w:id="2010" w:author="Teera Piyakunakorn" w:date="2013-06-30T22:23:00Z">
                  <w:rPr>
                    <w:ins w:id="2011" w:author="Arnold Sandjaja" w:date="2013-06-30T09:40:00Z"/>
                    <w:color w:val="auto"/>
                  </w:rPr>
                </w:rPrChange>
              </w:rPr>
            </w:pPr>
            <w:ins w:id="2012" w:author="Arnold Sandjaja" w:date="2013-05-17T16:10:00Z">
              <w:r w:rsidRPr="00EB158B">
                <w:rPr>
                  <w:color w:val="000000" w:themeColor="text1"/>
                  <w:rPrChange w:id="2013" w:author="Teera Piyakunakorn" w:date="2013-06-30T22:23:00Z">
                    <w:rPr>
                      <w:color w:val="auto"/>
                    </w:rPr>
                  </w:rPrChange>
                </w:rPr>
                <w:t>D.1</w:t>
              </w:r>
            </w:ins>
          </w:p>
          <w:p w14:paraId="4A39D39F" w14:textId="6A6B1193" w:rsidR="00575FF6" w:rsidRPr="00EB158B" w:rsidRDefault="00511E9A" w:rsidP="00944897">
            <w:pPr>
              <w:rPr>
                <w:ins w:id="2014" w:author="Arnold Sandjaja" w:date="2013-05-17T16:10:00Z"/>
                <w:color w:val="000000" w:themeColor="text1"/>
                <w:rPrChange w:id="2015" w:author="Teera Piyakunakorn" w:date="2013-06-30T22:23:00Z">
                  <w:rPr>
                    <w:ins w:id="2016" w:author="Arnold Sandjaja" w:date="2013-05-17T16:10:00Z"/>
                    <w:color w:val="auto"/>
                  </w:rPr>
                </w:rPrChange>
              </w:rPr>
            </w:pPr>
            <w:ins w:id="2017" w:author="Arnold Sandjaja" w:date="2013-06-30T09:40:00Z">
              <w:r w:rsidRPr="00EB158B">
                <w:rPr>
                  <w:color w:val="000000" w:themeColor="text1"/>
                  <w:rPrChange w:id="2018" w:author="Teera Piyakunakorn" w:date="2013-06-30T22:23:00Z">
                    <w:rPr>
                      <w:color w:val="auto"/>
                    </w:rPr>
                  </w:rPrChange>
                </w:rPr>
                <w:t>D.2</w:t>
              </w:r>
            </w:ins>
            <w:ins w:id="2019" w:author="Arnold Sandjaja" w:date="2013-05-17T16:10:00Z">
              <w:r w:rsidR="00575FF6" w:rsidRPr="00EB158B">
                <w:rPr>
                  <w:color w:val="000000" w:themeColor="text1"/>
                  <w:rPrChange w:id="2020" w:author="Teera Piyakunakorn" w:date="2013-06-30T22:23:00Z">
                    <w:rPr>
                      <w:color w:val="auto"/>
                    </w:rPr>
                  </w:rPrChange>
                </w:rPr>
                <w:t xml:space="preserve"> </w:t>
              </w:r>
            </w:ins>
          </w:p>
        </w:tc>
        <w:tc>
          <w:tcPr>
            <w:tcW w:w="7513" w:type="dxa"/>
            <w:gridSpan w:val="2"/>
            <w:shd w:val="clear" w:color="auto" w:fill="auto"/>
            <w:vAlign w:val="bottom"/>
          </w:tcPr>
          <w:p w14:paraId="21313FB3" w14:textId="77777777" w:rsidR="00575FF6" w:rsidRPr="00EB158B" w:rsidRDefault="00575FF6">
            <w:pPr>
              <w:rPr>
                <w:ins w:id="2021" w:author="Arnold Sandjaja" w:date="2013-06-30T09:40:00Z"/>
                <w:rFonts w:eastAsia="Times New Roman" w:cs="Arial"/>
                <w:color w:val="000000" w:themeColor="text1"/>
                <w:rPrChange w:id="2022" w:author="Teera Piyakunakorn" w:date="2013-06-30T22:23:00Z">
                  <w:rPr>
                    <w:ins w:id="2023" w:author="Arnold Sandjaja" w:date="2013-06-30T09:40:00Z"/>
                    <w:rFonts w:eastAsia="Times New Roman" w:cs="Arial"/>
                    <w:color w:val="auto"/>
                  </w:rPr>
                </w:rPrChange>
              </w:rPr>
            </w:pPr>
            <w:ins w:id="2024" w:author="Arnold Sandjaja" w:date="2013-05-17T16:10:00Z">
              <w:r w:rsidRPr="00EB158B">
                <w:rPr>
                  <w:rFonts w:eastAsia="Times New Roman" w:cs="Arial"/>
                  <w:color w:val="000000" w:themeColor="text1"/>
                  <w:rPrChange w:id="2025" w:author="Teera Piyakunakorn" w:date="2013-06-30T22:23:00Z">
                    <w:rPr>
                      <w:rFonts w:eastAsia="Times New Roman" w:cs="Arial"/>
                      <w:color w:val="auto"/>
                    </w:rPr>
                  </w:rPrChange>
                </w:rPr>
                <w:t>Mounting printouts for presentation</w:t>
              </w:r>
            </w:ins>
          </w:p>
          <w:p w14:paraId="27785ECB" w14:textId="77EB7886" w:rsidR="00511E9A" w:rsidRPr="00EB158B" w:rsidRDefault="00511E9A">
            <w:pPr>
              <w:rPr>
                <w:ins w:id="2026" w:author="Arnold Sandjaja" w:date="2013-05-17T16:10:00Z"/>
                <w:rFonts w:eastAsia="Times New Roman" w:cs="Arial"/>
                <w:color w:val="000000" w:themeColor="text1"/>
                <w:szCs w:val="20"/>
                <w:lang w:val="en-US"/>
                <w:rPrChange w:id="2027" w:author="Teera Piyakunakorn" w:date="2013-06-30T22:23:00Z">
                  <w:rPr>
                    <w:ins w:id="2028" w:author="Arnold Sandjaja" w:date="2013-05-17T16:10:00Z"/>
                    <w:rFonts w:eastAsia="Times New Roman" w:cs="Arial"/>
                    <w:i/>
                    <w:iCs/>
                    <w:color w:val="auto"/>
                  </w:rPr>
                </w:rPrChange>
              </w:rPr>
              <w:pPrChange w:id="2029" w:author="Arnold Sandjaja" w:date="2013-06-30T09:40:00Z">
                <w:pPr>
                  <w:keepNext/>
                  <w:keepLines/>
                  <w:spacing w:before="200"/>
                  <w:outlineLvl w:val="4"/>
                </w:pPr>
              </w:pPrChange>
            </w:pPr>
            <w:ins w:id="2030" w:author="Arnold Sandjaja" w:date="2013-06-30T09:40:00Z">
              <w:r w:rsidRPr="00EB158B">
                <w:rPr>
                  <w:rFonts w:eastAsia="Times New Roman" w:cs="Arial"/>
                  <w:color w:val="000000" w:themeColor="text1"/>
                  <w:szCs w:val="20"/>
                  <w:lang w:val="en-US"/>
                  <w:rPrChange w:id="2031" w:author="Teera Piyakunakorn" w:date="2013-06-30T22:23:00Z">
                    <w:rPr>
                      <w:rFonts w:eastAsia="Times New Roman" w:cs="Arial"/>
                      <w:color w:val="auto"/>
                      <w:szCs w:val="20"/>
                      <w:lang w:val="en-US"/>
                    </w:rPr>
                  </w:rPrChange>
                </w:rPr>
                <w:t>Mounting printouts for presentation and dummy</w:t>
              </w:r>
            </w:ins>
          </w:p>
        </w:tc>
        <w:tc>
          <w:tcPr>
            <w:tcW w:w="1449" w:type="dxa"/>
            <w:gridSpan w:val="2"/>
            <w:shd w:val="clear" w:color="auto" w:fill="auto"/>
          </w:tcPr>
          <w:p w14:paraId="4FD95807" w14:textId="20249655" w:rsidR="00553462" w:rsidRPr="00EB158B" w:rsidRDefault="00553462" w:rsidP="00944897">
            <w:pPr>
              <w:rPr>
                <w:ins w:id="2032" w:author="Arnold Sandjaja" w:date="2013-06-30T09:44:00Z"/>
                <w:color w:val="000000" w:themeColor="text1"/>
                <w:rPrChange w:id="2033" w:author="Teera Piyakunakorn" w:date="2013-06-30T22:23:00Z">
                  <w:rPr>
                    <w:ins w:id="2034" w:author="Arnold Sandjaja" w:date="2013-06-30T09:44:00Z"/>
                    <w:color w:val="auto"/>
                  </w:rPr>
                </w:rPrChange>
              </w:rPr>
            </w:pPr>
            <w:ins w:id="2035" w:author="Arnold Sandjaja" w:date="2013-06-30T09:44:00Z">
              <w:r w:rsidRPr="00EB158B">
                <w:rPr>
                  <w:color w:val="000000" w:themeColor="text1"/>
                  <w:rPrChange w:id="2036" w:author="Teera Piyakunakorn" w:date="2013-06-30T22:23:00Z">
                    <w:rPr>
                      <w:color w:val="auto"/>
                    </w:rPr>
                  </w:rPrChange>
                </w:rPr>
                <w:t>1.00</w:t>
              </w:r>
            </w:ins>
          </w:p>
          <w:p w14:paraId="116B7697" w14:textId="36A80249" w:rsidR="00575FF6" w:rsidRPr="00EB158B" w:rsidRDefault="00553462">
            <w:pPr>
              <w:rPr>
                <w:ins w:id="2037" w:author="Arnold Sandjaja" w:date="2013-05-17T16:10:00Z"/>
                <w:color w:val="000000" w:themeColor="text1"/>
                <w:rPrChange w:id="2038" w:author="Teera Piyakunakorn" w:date="2013-06-30T22:23:00Z">
                  <w:rPr>
                    <w:ins w:id="2039" w:author="Arnold Sandjaja" w:date="2013-05-17T16:10:00Z"/>
                    <w:rFonts w:cstheme="majorBidi"/>
                    <w:i/>
                    <w:iCs/>
                    <w:color w:val="auto"/>
                  </w:rPr>
                </w:rPrChange>
              </w:rPr>
              <w:pPrChange w:id="2040" w:author="Arnold Sandjaja" w:date="2013-06-30T09:44:00Z">
                <w:pPr>
                  <w:keepNext/>
                  <w:keepLines/>
                  <w:spacing w:before="200"/>
                  <w:outlineLvl w:val="4"/>
                </w:pPr>
              </w:pPrChange>
            </w:pPr>
            <w:ins w:id="2041" w:author="Arnold Sandjaja" w:date="2013-06-30T09:44:00Z">
              <w:r w:rsidRPr="00EB158B">
                <w:rPr>
                  <w:color w:val="000000" w:themeColor="text1"/>
                  <w:rPrChange w:id="2042" w:author="Teera Piyakunakorn" w:date="2013-06-30T22:23:00Z">
                    <w:rPr/>
                  </w:rPrChange>
                </w:rPr>
                <w:t>1.00</w:t>
              </w:r>
            </w:ins>
          </w:p>
        </w:tc>
      </w:tr>
      <w:tr w:rsidR="00EB158B" w:rsidRPr="00EB158B" w14:paraId="5A58804A" w14:textId="77777777" w:rsidTr="00575FF6">
        <w:trPr>
          <w:ins w:id="2043" w:author="Arnold Sandjaja" w:date="2013-05-17T16:10:00Z"/>
        </w:trPr>
        <w:tc>
          <w:tcPr>
            <w:tcW w:w="817" w:type="dxa"/>
            <w:shd w:val="clear" w:color="auto" w:fill="auto"/>
          </w:tcPr>
          <w:p w14:paraId="5117CE2F" w14:textId="77777777" w:rsidR="00575FF6" w:rsidRPr="00EB158B" w:rsidRDefault="00575FF6" w:rsidP="00944897">
            <w:pPr>
              <w:rPr>
                <w:ins w:id="2044" w:author="Arnold Sandjaja" w:date="2013-05-17T16:10:00Z"/>
                <w:b/>
                <w:color w:val="000000" w:themeColor="text1"/>
                <w:rPrChange w:id="2045" w:author="Teera Piyakunakorn" w:date="2013-06-30T22:23:00Z">
                  <w:rPr>
                    <w:ins w:id="2046" w:author="Arnold Sandjaja" w:date="2013-05-17T16:10:00Z"/>
                    <w:b/>
                    <w:color w:val="auto"/>
                  </w:rPr>
                </w:rPrChange>
              </w:rPr>
            </w:pPr>
          </w:p>
        </w:tc>
        <w:tc>
          <w:tcPr>
            <w:tcW w:w="7513" w:type="dxa"/>
            <w:gridSpan w:val="2"/>
            <w:shd w:val="clear" w:color="auto" w:fill="auto"/>
          </w:tcPr>
          <w:p w14:paraId="194DC09C" w14:textId="77777777" w:rsidR="00575FF6" w:rsidRPr="00EB158B" w:rsidRDefault="00575FF6" w:rsidP="00944897">
            <w:pPr>
              <w:rPr>
                <w:ins w:id="2047" w:author="Arnold Sandjaja" w:date="2013-05-17T16:10:00Z"/>
                <w:b/>
                <w:color w:val="000000" w:themeColor="text1"/>
                <w:rPrChange w:id="2048" w:author="Teera Piyakunakorn" w:date="2013-06-30T22:23:00Z">
                  <w:rPr>
                    <w:ins w:id="2049" w:author="Arnold Sandjaja" w:date="2013-05-17T16:10:00Z"/>
                    <w:b/>
                    <w:color w:val="auto"/>
                  </w:rPr>
                </w:rPrChange>
              </w:rPr>
            </w:pPr>
          </w:p>
        </w:tc>
        <w:tc>
          <w:tcPr>
            <w:tcW w:w="1449" w:type="dxa"/>
            <w:gridSpan w:val="2"/>
            <w:shd w:val="clear" w:color="auto" w:fill="auto"/>
          </w:tcPr>
          <w:p w14:paraId="56E2EADA" w14:textId="77777777" w:rsidR="00575FF6" w:rsidRPr="00EB158B" w:rsidRDefault="00575FF6" w:rsidP="00944897">
            <w:pPr>
              <w:rPr>
                <w:ins w:id="2050" w:author="Arnold Sandjaja" w:date="2013-05-17T16:10:00Z"/>
                <w:color w:val="000000" w:themeColor="text1"/>
                <w:rPrChange w:id="2051" w:author="Teera Piyakunakorn" w:date="2013-06-30T22:23:00Z">
                  <w:rPr>
                    <w:ins w:id="2052" w:author="Arnold Sandjaja" w:date="2013-05-17T16:10:00Z"/>
                    <w:color w:val="auto"/>
                  </w:rPr>
                </w:rPrChange>
              </w:rPr>
            </w:pPr>
          </w:p>
        </w:tc>
      </w:tr>
      <w:tr w:rsidR="00EB158B" w:rsidRPr="00EB158B" w14:paraId="6A0374D5" w14:textId="77777777" w:rsidTr="00575FF6">
        <w:trPr>
          <w:ins w:id="2053" w:author="Arnold Sandjaja" w:date="2013-05-17T16:10:00Z"/>
        </w:trPr>
        <w:tc>
          <w:tcPr>
            <w:tcW w:w="817" w:type="dxa"/>
            <w:shd w:val="clear" w:color="auto" w:fill="auto"/>
          </w:tcPr>
          <w:p w14:paraId="103E8195" w14:textId="77777777" w:rsidR="00575FF6" w:rsidRPr="00EB158B" w:rsidRDefault="00575FF6" w:rsidP="00944897">
            <w:pPr>
              <w:rPr>
                <w:ins w:id="2054" w:author="Arnold Sandjaja" w:date="2013-05-17T16:10:00Z"/>
                <w:color w:val="000000" w:themeColor="text1"/>
                <w:rPrChange w:id="2055" w:author="Teera Piyakunakorn" w:date="2013-06-30T22:23:00Z">
                  <w:rPr>
                    <w:ins w:id="2056" w:author="Arnold Sandjaja" w:date="2013-05-17T16:10:00Z"/>
                    <w:color w:val="auto"/>
                  </w:rPr>
                </w:rPrChange>
              </w:rPr>
            </w:pPr>
            <w:ins w:id="2057" w:author="Arnold Sandjaja" w:date="2013-05-17T16:10:00Z">
              <w:r w:rsidRPr="00EB158B">
                <w:rPr>
                  <w:color w:val="000000" w:themeColor="text1"/>
                  <w:rPrChange w:id="2058" w:author="Teera Piyakunakorn" w:date="2013-06-30T22:23:00Z">
                    <w:rPr>
                      <w:color w:val="auto"/>
                    </w:rPr>
                  </w:rPrChange>
                </w:rPr>
                <w:t>E</w:t>
              </w:r>
            </w:ins>
          </w:p>
        </w:tc>
        <w:tc>
          <w:tcPr>
            <w:tcW w:w="7513" w:type="dxa"/>
            <w:gridSpan w:val="2"/>
            <w:shd w:val="clear" w:color="auto" w:fill="auto"/>
          </w:tcPr>
          <w:p w14:paraId="48FDFDC8" w14:textId="77777777" w:rsidR="00575FF6" w:rsidRPr="00EB158B" w:rsidRDefault="00575FF6" w:rsidP="00944897">
            <w:pPr>
              <w:rPr>
                <w:ins w:id="2059" w:author="Arnold Sandjaja" w:date="2013-05-17T16:10:00Z"/>
                <w:b/>
                <w:color w:val="000000" w:themeColor="text1"/>
                <w:rPrChange w:id="2060" w:author="Teera Piyakunakorn" w:date="2013-06-30T22:23:00Z">
                  <w:rPr>
                    <w:ins w:id="2061" w:author="Arnold Sandjaja" w:date="2013-05-17T16:10:00Z"/>
                    <w:b/>
                    <w:color w:val="auto"/>
                  </w:rPr>
                </w:rPrChange>
              </w:rPr>
            </w:pPr>
            <w:ins w:id="2062" w:author="Arnold Sandjaja" w:date="2013-05-17T16:10:00Z">
              <w:r w:rsidRPr="00EB158B">
                <w:rPr>
                  <w:b/>
                  <w:color w:val="000000" w:themeColor="text1"/>
                  <w:rPrChange w:id="2063" w:author="Teera Piyakunakorn" w:date="2013-06-30T22:23:00Z">
                    <w:rPr>
                      <w:b/>
                      <w:color w:val="auto"/>
                    </w:rPr>
                  </w:rPrChange>
                </w:rPr>
                <w:t>Knowledge of the printing industry</w:t>
              </w:r>
            </w:ins>
          </w:p>
        </w:tc>
        <w:tc>
          <w:tcPr>
            <w:tcW w:w="1449" w:type="dxa"/>
            <w:gridSpan w:val="2"/>
            <w:shd w:val="clear" w:color="auto" w:fill="auto"/>
          </w:tcPr>
          <w:p w14:paraId="52FDB487" w14:textId="77777777" w:rsidR="00575FF6" w:rsidRPr="00EB158B" w:rsidRDefault="00575FF6" w:rsidP="00944897">
            <w:pPr>
              <w:rPr>
                <w:ins w:id="2064" w:author="Arnold Sandjaja" w:date="2013-05-17T16:10:00Z"/>
                <w:b/>
                <w:color w:val="000000" w:themeColor="text1"/>
                <w:rPrChange w:id="2065" w:author="Teera Piyakunakorn" w:date="2013-06-30T22:23:00Z">
                  <w:rPr>
                    <w:ins w:id="2066" w:author="Arnold Sandjaja" w:date="2013-05-17T16:10:00Z"/>
                    <w:b/>
                    <w:color w:val="auto"/>
                  </w:rPr>
                </w:rPrChange>
              </w:rPr>
            </w:pPr>
            <w:ins w:id="2067" w:author="Arnold Sandjaja" w:date="2013-05-17T16:10:00Z">
              <w:r w:rsidRPr="00EB158B">
                <w:rPr>
                  <w:b/>
                  <w:color w:val="000000" w:themeColor="text1"/>
                  <w:rPrChange w:id="2068" w:author="Teera Piyakunakorn" w:date="2013-06-30T22:23:00Z">
                    <w:rPr>
                      <w:b/>
                      <w:color w:val="auto"/>
                    </w:rPr>
                  </w:rPrChange>
                </w:rPr>
                <w:t>Objective /4</w:t>
              </w:r>
            </w:ins>
          </w:p>
        </w:tc>
      </w:tr>
      <w:tr w:rsidR="00EB158B" w:rsidRPr="00EB158B" w14:paraId="6A1F7F6D" w14:textId="77777777" w:rsidTr="00EB158B">
        <w:trPr>
          <w:ins w:id="2069" w:author="Arnold Sandjaja" w:date="2013-05-17T16:10:00Z"/>
        </w:trPr>
        <w:tc>
          <w:tcPr>
            <w:tcW w:w="817" w:type="dxa"/>
            <w:shd w:val="clear" w:color="auto" w:fill="auto"/>
          </w:tcPr>
          <w:p w14:paraId="21A60EC2" w14:textId="77777777" w:rsidR="00553462" w:rsidRPr="00EB158B" w:rsidRDefault="00553462" w:rsidP="00944897">
            <w:pPr>
              <w:rPr>
                <w:ins w:id="2070" w:author="Arnold Sandjaja" w:date="2013-05-17T16:10:00Z"/>
                <w:color w:val="000000" w:themeColor="text1"/>
                <w:rPrChange w:id="2071" w:author="Teera Piyakunakorn" w:date="2013-06-30T22:23:00Z">
                  <w:rPr>
                    <w:ins w:id="2072" w:author="Arnold Sandjaja" w:date="2013-05-17T16:10:00Z"/>
                    <w:color w:val="auto"/>
                  </w:rPr>
                </w:rPrChange>
              </w:rPr>
            </w:pPr>
            <w:ins w:id="2073" w:author="Arnold Sandjaja" w:date="2013-05-17T16:10:00Z">
              <w:r w:rsidRPr="00EB158B">
                <w:rPr>
                  <w:color w:val="000000" w:themeColor="text1"/>
                  <w:rPrChange w:id="2074" w:author="Teera Piyakunakorn" w:date="2013-06-30T22:23:00Z">
                    <w:rPr>
                      <w:color w:val="auto"/>
                    </w:rPr>
                  </w:rPrChange>
                </w:rPr>
                <w:t>E.1</w:t>
              </w:r>
            </w:ins>
          </w:p>
        </w:tc>
        <w:tc>
          <w:tcPr>
            <w:tcW w:w="7513" w:type="dxa"/>
            <w:gridSpan w:val="2"/>
            <w:shd w:val="clear" w:color="auto" w:fill="auto"/>
            <w:vAlign w:val="bottom"/>
          </w:tcPr>
          <w:p w14:paraId="7A90FA38" w14:textId="4E97305F" w:rsidR="00553462" w:rsidRPr="00EB158B" w:rsidRDefault="00553462" w:rsidP="00944897">
            <w:pPr>
              <w:rPr>
                <w:ins w:id="2075" w:author="Arnold Sandjaja" w:date="2013-05-17T16:10:00Z"/>
                <w:rFonts w:eastAsia="Times New Roman" w:cs="Arial"/>
                <w:color w:val="000000" w:themeColor="text1"/>
                <w:rPrChange w:id="2076" w:author="Teera Piyakunakorn" w:date="2013-06-30T22:23:00Z">
                  <w:rPr>
                    <w:ins w:id="2077" w:author="Arnold Sandjaja" w:date="2013-05-17T16:10:00Z"/>
                    <w:rFonts w:eastAsia="Times New Roman" w:cs="Arial"/>
                    <w:color w:val="auto"/>
                  </w:rPr>
                </w:rPrChange>
              </w:rPr>
            </w:pPr>
            <w:ins w:id="2078" w:author="Arnold Sandjaja" w:date="2013-05-17T16:10:00Z">
              <w:r w:rsidRPr="00EB158B">
                <w:rPr>
                  <w:rFonts w:eastAsia="Times New Roman" w:cs="Arial"/>
                  <w:color w:val="000000" w:themeColor="text1"/>
                  <w:rPrChange w:id="2079" w:author="Teera Piyakunakorn" w:date="2013-06-30T22:23:00Z">
                    <w:rPr>
                      <w:rFonts w:eastAsia="Times New Roman" w:cs="Arial"/>
                      <w:color w:val="auto"/>
                    </w:rPr>
                  </w:rPrChange>
                </w:rPr>
                <w:t>Bleed value applied in PDF</w:t>
              </w:r>
            </w:ins>
          </w:p>
        </w:tc>
        <w:tc>
          <w:tcPr>
            <w:tcW w:w="1449" w:type="dxa"/>
            <w:gridSpan w:val="2"/>
            <w:shd w:val="clear" w:color="auto" w:fill="auto"/>
            <w:vAlign w:val="bottom"/>
          </w:tcPr>
          <w:p w14:paraId="26DC3D11" w14:textId="5CD8DE3D" w:rsidR="00553462" w:rsidRPr="00EB158B" w:rsidRDefault="00553462" w:rsidP="00944897">
            <w:pPr>
              <w:rPr>
                <w:ins w:id="2080" w:author="Arnold Sandjaja" w:date="2013-05-17T16:10:00Z"/>
                <w:color w:val="000000" w:themeColor="text1"/>
                <w:rPrChange w:id="2081" w:author="Teera Piyakunakorn" w:date="2013-06-30T22:23:00Z">
                  <w:rPr>
                    <w:ins w:id="2082" w:author="Arnold Sandjaja" w:date="2013-05-17T16:10:00Z"/>
                    <w:color w:val="auto"/>
                  </w:rPr>
                </w:rPrChange>
              </w:rPr>
            </w:pPr>
            <w:ins w:id="2083" w:author="Arnold Sandjaja" w:date="2013-06-30T09:44:00Z">
              <w:r w:rsidRPr="00EB158B">
                <w:rPr>
                  <w:rFonts w:cs="Arial"/>
                  <w:color w:val="000000" w:themeColor="text1"/>
                  <w:rPrChange w:id="2084" w:author="Teera Piyakunakorn" w:date="2013-06-30T22:23:00Z">
                    <w:rPr>
                      <w:rFonts w:cs="Arial"/>
                    </w:rPr>
                  </w:rPrChange>
                </w:rPr>
                <w:t>0.25</w:t>
              </w:r>
            </w:ins>
          </w:p>
        </w:tc>
      </w:tr>
      <w:tr w:rsidR="00EB158B" w:rsidRPr="00EB158B" w14:paraId="5673B036" w14:textId="77777777" w:rsidTr="00EB158B">
        <w:trPr>
          <w:ins w:id="2085" w:author="Arnold Sandjaja" w:date="2013-05-17T16:10:00Z"/>
        </w:trPr>
        <w:tc>
          <w:tcPr>
            <w:tcW w:w="817" w:type="dxa"/>
            <w:shd w:val="clear" w:color="auto" w:fill="auto"/>
          </w:tcPr>
          <w:p w14:paraId="55687906" w14:textId="77777777" w:rsidR="00553462" w:rsidRPr="00EB158B" w:rsidRDefault="00553462" w:rsidP="00944897">
            <w:pPr>
              <w:rPr>
                <w:ins w:id="2086" w:author="Arnold Sandjaja" w:date="2013-05-17T16:10:00Z"/>
                <w:color w:val="000000" w:themeColor="text1"/>
                <w:rPrChange w:id="2087" w:author="Teera Piyakunakorn" w:date="2013-06-30T22:23:00Z">
                  <w:rPr>
                    <w:ins w:id="2088" w:author="Arnold Sandjaja" w:date="2013-05-17T16:10:00Z"/>
                    <w:color w:val="auto"/>
                  </w:rPr>
                </w:rPrChange>
              </w:rPr>
            </w:pPr>
            <w:ins w:id="2089" w:author="Arnold Sandjaja" w:date="2013-05-17T16:10:00Z">
              <w:r w:rsidRPr="00EB158B">
                <w:rPr>
                  <w:color w:val="000000" w:themeColor="text1"/>
                  <w:rPrChange w:id="2090" w:author="Teera Piyakunakorn" w:date="2013-06-30T22:23:00Z">
                    <w:rPr>
                      <w:color w:val="auto"/>
                    </w:rPr>
                  </w:rPrChange>
                </w:rPr>
                <w:t>E.2</w:t>
              </w:r>
            </w:ins>
          </w:p>
        </w:tc>
        <w:tc>
          <w:tcPr>
            <w:tcW w:w="7513" w:type="dxa"/>
            <w:gridSpan w:val="2"/>
            <w:shd w:val="clear" w:color="auto" w:fill="auto"/>
            <w:vAlign w:val="bottom"/>
          </w:tcPr>
          <w:p w14:paraId="23F7C1C2" w14:textId="77777777" w:rsidR="00553462" w:rsidRPr="00EB158B" w:rsidRDefault="00553462" w:rsidP="00944897">
            <w:pPr>
              <w:rPr>
                <w:ins w:id="2091" w:author="Arnold Sandjaja" w:date="2013-05-17T16:10:00Z"/>
                <w:rFonts w:eastAsia="Times New Roman" w:cs="Arial"/>
                <w:color w:val="000000" w:themeColor="text1"/>
                <w:rPrChange w:id="2092" w:author="Teera Piyakunakorn" w:date="2013-06-30T22:23:00Z">
                  <w:rPr>
                    <w:ins w:id="2093" w:author="Arnold Sandjaja" w:date="2013-05-17T16:10:00Z"/>
                    <w:rFonts w:eastAsia="Times New Roman" w:cs="Arial"/>
                    <w:color w:val="auto"/>
                  </w:rPr>
                </w:rPrChange>
              </w:rPr>
            </w:pPr>
            <w:ins w:id="2094" w:author="Arnold Sandjaja" w:date="2013-05-17T16:10:00Z">
              <w:r w:rsidRPr="00EB158B">
                <w:rPr>
                  <w:rFonts w:eastAsia="Times New Roman" w:cs="Arial"/>
                  <w:color w:val="000000" w:themeColor="text1"/>
                  <w:rPrChange w:id="2095" w:author="Teera Piyakunakorn" w:date="2013-06-30T22:23:00Z">
                    <w:rPr>
                      <w:rFonts w:eastAsia="Times New Roman" w:cs="Arial"/>
                      <w:color w:val="auto"/>
                    </w:rPr>
                  </w:rPrChange>
                </w:rPr>
                <w:t>Fold lines, crop</w:t>
              </w:r>
            </w:ins>
            <w:ins w:id="2096" w:author="Arnold Sandjaja" w:date="2013-06-14T18:22:00Z">
              <w:r w:rsidRPr="00EB158B">
                <w:rPr>
                  <w:rFonts w:eastAsia="Times New Roman" w:cs="Arial"/>
                  <w:color w:val="000000" w:themeColor="text1"/>
                  <w:rPrChange w:id="2097" w:author="Teera Piyakunakorn" w:date="2013-06-30T22:23:00Z">
                    <w:rPr>
                      <w:rFonts w:eastAsia="Times New Roman" w:cs="Arial"/>
                      <w:color w:val="auto"/>
                    </w:rPr>
                  </w:rPrChange>
                </w:rPr>
                <w:t xml:space="preserve"> mark</w:t>
              </w:r>
            </w:ins>
            <w:ins w:id="2098" w:author="Arnold Sandjaja" w:date="2013-05-17T16:10:00Z">
              <w:r w:rsidRPr="00EB158B">
                <w:rPr>
                  <w:rFonts w:eastAsia="Times New Roman" w:cs="Arial"/>
                  <w:color w:val="000000" w:themeColor="text1"/>
                  <w:rPrChange w:id="2099" w:author="Teera Piyakunakorn" w:date="2013-06-30T22:23:00Z">
                    <w:rPr>
                      <w:rFonts w:eastAsia="Times New Roman" w:cs="Arial"/>
                      <w:color w:val="auto"/>
                    </w:rPr>
                  </w:rPrChange>
                </w:rPr>
                <w:t xml:space="preserve">, </w:t>
              </w:r>
            </w:ins>
            <w:ins w:id="2100" w:author="Arnold Sandjaja" w:date="2013-05-17T16:19:00Z">
              <w:r w:rsidRPr="00EB158B">
                <w:rPr>
                  <w:rFonts w:eastAsia="Times New Roman" w:cs="Arial"/>
                  <w:color w:val="000000" w:themeColor="text1"/>
                  <w:rPrChange w:id="2101" w:author="Teera Piyakunakorn" w:date="2013-06-30T22:23:00Z">
                    <w:rPr>
                      <w:rFonts w:eastAsia="Times New Roman" w:cs="Arial"/>
                      <w:color w:val="auto"/>
                    </w:rPr>
                  </w:rPrChange>
                </w:rPr>
                <w:t>colour</w:t>
              </w:r>
            </w:ins>
            <w:ins w:id="2102" w:author="Arnold Sandjaja" w:date="2013-05-17T16:10:00Z">
              <w:r w:rsidRPr="00EB158B">
                <w:rPr>
                  <w:rFonts w:eastAsia="Times New Roman" w:cs="Arial"/>
                  <w:color w:val="000000" w:themeColor="text1"/>
                  <w:rPrChange w:id="2103" w:author="Teera Piyakunakorn" w:date="2013-06-30T22:23:00Z">
                    <w:rPr>
                      <w:rFonts w:eastAsia="Times New Roman" w:cs="Arial"/>
                      <w:color w:val="auto"/>
                    </w:rPr>
                  </w:rPrChange>
                </w:rPr>
                <w:t xml:space="preserve"> bars &amp; registration marks supplied in </w:t>
              </w:r>
              <w:r w:rsidRPr="00EB158B">
                <w:rPr>
                  <w:color w:val="000000" w:themeColor="text1"/>
                  <w:rPrChange w:id="2104" w:author="Teera Piyakunakorn" w:date="2013-06-30T22:23:00Z">
                    <w:rPr>
                      <w:color w:val="auto"/>
                    </w:rPr>
                  </w:rPrChange>
                </w:rPr>
                <w:t>PDF</w:t>
              </w:r>
            </w:ins>
          </w:p>
        </w:tc>
        <w:tc>
          <w:tcPr>
            <w:tcW w:w="1449" w:type="dxa"/>
            <w:gridSpan w:val="2"/>
            <w:shd w:val="clear" w:color="auto" w:fill="auto"/>
            <w:vAlign w:val="bottom"/>
          </w:tcPr>
          <w:p w14:paraId="72D0FC80" w14:textId="06D2BB3B" w:rsidR="00553462" w:rsidRPr="00EB158B" w:rsidRDefault="00553462" w:rsidP="00944897">
            <w:pPr>
              <w:rPr>
                <w:ins w:id="2105" w:author="Arnold Sandjaja" w:date="2013-05-17T16:10:00Z"/>
                <w:color w:val="000000" w:themeColor="text1"/>
                <w:rPrChange w:id="2106" w:author="Teera Piyakunakorn" w:date="2013-06-30T22:23:00Z">
                  <w:rPr>
                    <w:ins w:id="2107" w:author="Arnold Sandjaja" w:date="2013-05-17T16:10:00Z"/>
                    <w:color w:val="auto"/>
                  </w:rPr>
                </w:rPrChange>
              </w:rPr>
            </w:pPr>
            <w:ins w:id="2108" w:author="Arnold Sandjaja" w:date="2013-06-30T09:44:00Z">
              <w:r w:rsidRPr="00EB158B">
                <w:rPr>
                  <w:rFonts w:cs="Arial"/>
                  <w:color w:val="000000" w:themeColor="text1"/>
                  <w:rPrChange w:id="2109" w:author="Teera Piyakunakorn" w:date="2013-06-30T22:23:00Z">
                    <w:rPr>
                      <w:rFonts w:cs="Arial"/>
                    </w:rPr>
                  </w:rPrChange>
                </w:rPr>
                <w:t>1.50</w:t>
              </w:r>
            </w:ins>
          </w:p>
        </w:tc>
      </w:tr>
      <w:tr w:rsidR="00EB158B" w:rsidRPr="00EB158B" w14:paraId="38C4B032" w14:textId="77777777" w:rsidTr="00EB158B">
        <w:trPr>
          <w:ins w:id="2110" w:author="Arnold Sandjaja" w:date="2013-05-17T16:10:00Z"/>
        </w:trPr>
        <w:tc>
          <w:tcPr>
            <w:tcW w:w="817" w:type="dxa"/>
            <w:shd w:val="clear" w:color="auto" w:fill="auto"/>
          </w:tcPr>
          <w:p w14:paraId="2F3BEF3F" w14:textId="77777777" w:rsidR="00553462" w:rsidRPr="00EB158B" w:rsidRDefault="00553462" w:rsidP="00944897">
            <w:pPr>
              <w:rPr>
                <w:ins w:id="2111" w:author="Arnold Sandjaja" w:date="2013-05-17T16:10:00Z"/>
                <w:color w:val="000000" w:themeColor="text1"/>
                <w:rPrChange w:id="2112" w:author="Teera Piyakunakorn" w:date="2013-06-30T22:23:00Z">
                  <w:rPr>
                    <w:ins w:id="2113" w:author="Arnold Sandjaja" w:date="2013-05-17T16:10:00Z"/>
                    <w:color w:val="auto"/>
                  </w:rPr>
                </w:rPrChange>
              </w:rPr>
            </w:pPr>
            <w:ins w:id="2114" w:author="Arnold Sandjaja" w:date="2013-05-17T16:10:00Z">
              <w:r w:rsidRPr="00EB158B">
                <w:rPr>
                  <w:color w:val="000000" w:themeColor="text1"/>
                  <w:rPrChange w:id="2115" w:author="Teera Piyakunakorn" w:date="2013-06-30T22:23:00Z">
                    <w:rPr>
                      <w:color w:val="auto"/>
                    </w:rPr>
                  </w:rPrChange>
                </w:rPr>
                <w:t>E.3</w:t>
              </w:r>
            </w:ins>
          </w:p>
        </w:tc>
        <w:tc>
          <w:tcPr>
            <w:tcW w:w="7513" w:type="dxa"/>
            <w:gridSpan w:val="2"/>
            <w:shd w:val="clear" w:color="auto" w:fill="auto"/>
            <w:vAlign w:val="bottom"/>
          </w:tcPr>
          <w:p w14:paraId="2955FF62" w14:textId="36F05768" w:rsidR="00553462" w:rsidRPr="00EB158B" w:rsidRDefault="00553462" w:rsidP="00944897">
            <w:pPr>
              <w:rPr>
                <w:ins w:id="2116" w:author="Arnold Sandjaja" w:date="2013-05-17T16:10:00Z"/>
                <w:rFonts w:eastAsia="Times New Roman" w:cs="Arial"/>
                <w:color w:val="000000" w:themeColor="text1"/>
                <w:rPrChange w:id="2117" w:author="Teera Piyakunakorn" w:date="2013-06-30T22:23:00Z">
                  <w:rPr>
                    <w:ins w:id="2118" w:author="Arnold Sandjaja" w:date="2013-05-17T16:10:00Z"/>
                    <w:rFonts w:eastAsia="Times New Roman" w:cs="Arial"/>
                    <w:color w:val="auto"/>
                  </w:rPr>
                </w:rPrChange>
              </w:rPr>
            </w:pPr>
            <w:ins w:id="2119" w:author="Arnold Sandjaja" w:date="2013-05-17T16:10:00Z">
              <w:r w:rsidRPr="00EB158B">
                <w:rPr>
                  <w:rFonts w:eastAsia="Times New Roman" w:cs="Arial"/>
                  <w:color w:val="000000" w:themeColor="text1"/>
                  <w:rPrChange w:id="2120" w:author="Teera Piyakunakorn" w:date="2013-06-30T22:23:00Z">
                    <w:rPr>
                      <w:rFonts w:eastAsia="Times New Roman" w:cs="Arial"/>
                      <w:color w:val="auto"/>
                    </w:rPr>
                  </w:rPrChange>
                </w:rPr>
                <w:t>Trapping values applied in illustrator file if necessary (masthead)</w:t>
              </w:r>
            </w:ins>
          </w:p>
        </w:tc>
        <w:tc>
          <w:tcPr>
            <w:tcW w:w="1449" w:type="dxa"/>
            <w:gridSpan w:val="2"/>
            <w:shd w:val="clear" w:color="auto" w:fill="auto"/>
            <w:vAlign w:val="bottom"/>
          </w:tcPr>
          <w:p w14:paraId="63330E9E" w14:textId="5D657D94" w:rsidR="00553462" w:rsidRPr="00EB158B" w:rsidRDefault="00553462" w:rsidP="00944897">
            <w:pPr>
              <w:rPr>
                <w:ins w:id="2121" w:author="Arnold Sandjaja" w:date="2013-05-17T16:10:00Z"/>
                <w:color w:val="000000" w:themeColor="text1"/>
                <w:rPrChange w:id="2122" w:author="Teera Piyakunakorn" w:date="2013-06-30T22:23:00Z">
                  <w:rPr>
                    <w:ins w:id="2123" w:author="Arnold Sandjaja" w:date="2013-05-17T16:10:00Z"/>
                    <w:color w:val="auto"/>
                  </w:rPr>
                </w:rPrChange>
              </w:rPr>
            </w:pPr>
            <w:ins w:id="2124" w:author="Arnold Sandjaja" w:date="2013-06-30T09:44:00Z">
              <w:r w:rsidRPr="00EB158B">
                <w:rPr>
                  <w:rFonts w:cs="Arial"/>
                  <w:color w:val="000000" w:themeColor="text1"/>
                  <w:rPrChange w:id="2125" w:author="Teera Piyakunakorn" w:date="2013-06-30T22:23:00Z">
                    <w:rPr>
                      <w:rFonts w:cs="Arial"/>
                    </w:rPr>
                  </w:rPrChange>
                </w:rPr>
                <w:t>0.50</w:t>
              </w:r>
            </w:ins>
          </w:p>
        </w:tc>
      </w:tr>
      <w:tr w:rsidR="00EB158B" w:rsidRPr="00EB158B" w14:paraId="1F36D099" w14:textId="77777777" w:rsidTr="00EB158B">
        <w:trPr>
          <w:ins w:id="2126" w:author="Arnold Sandjaja" w:date="2013-05-17T16:10:00Z"/>
        </w:trPr>
        <w:tc>
          <w:tcPr>
            <w:tcW w:w="817" w:type="dxa"/>
            <w:shd w:val="clear" w:color="auto" w:fill="auto"/>
          </w:tcPr>
          <w:p w14:paraId="6CA83E1C" w14:textId="77777777" w:rsidR="00553462" w:rsidRPr="00EB158B" w:rsidRDefault="00553462" w:rsidP="00944897">
            <w:pPr>
              <w:rPr>
                <w:ins w:id="2127" w:author="Arnold Sandjaja" w:date="2013-05-17T16:10:00Z"/>
                <w:color w:val="000000" w:themeColor="text1"/>
                <w:rPrChange w:id="2128" w:author="Teera Piyakunakorn" w:date="2013-06-30T22:23:00Z">
                  <w:rPr>
                    <w:ins w:id="2129" w:author="Arnold Sandjaja" w:date="2013-05-17T16:10:00Z"/>
                    <w:color w:val="auto"/>
                  </w:rPr>
                </w:rPrChange>
              </w:rPr>
            </w:pPr>
            <w:ins w:id="2130" w:author="Arnold Sandjaja" w:date="2013-05-17T16:10:00Z">
              <w:r w:rsidRPr="00EB158B">
                <w:rPr>
                  <w:color w:val="000000" w:themeColor="text1"/>
                  <w:rPrChange w:id="2131" w:author="Teera Piyakunakorn" w:date="2013-06-30T22:23:00Z">
                    <w:rPr>
                      <w:color w:val="auto"/>
                    </w:rPr>
                  </w:rPrChange>
                </w:rPr>
                <w:t>E.4</w:t>
              </w:r>
            </w:ins>
          </w:p>
        </w:tc>
        <w:tc>
          <w:tcPr>
            <w:tcW w:w="7513" w:type="dxa"/>
            <w:gridSpan w:val="2"/>
            <w:shd w:val="clear" w:color="auto" w:fill="auto"/>
            <w:vAlign w:val="bottom"/>
          </w:tcPr>
          <w:p w14:paraId="0D63B11C" w14:textId="5EEBC8B2" w:rsidR="00553462" w:rsidRPr="00EB158B" w:rsidRDefault="00553462" w:rsidP="00944897">
            <w:pPr>
              <w:rPr>
                <w:ins w:id="2132" w:author="Arnold Sandjaja" w:date="2013-05-17T16:10:00Z"/>
                <w:rFonts w:eastAsia="Times New Roman" w:cs="Arial"/>
                <w:color w:val="000000" w:themeColor="text1"/>
                <w:rPrChange w:id="2133" w:author="Teera Piyakunakorn" w:date="2013-06-30T22:23:00Z">
                  <w:rPr>
                    <w:ins w:id="2134" w:author="Arnold Sandjaja" w:date="2013-05-17T16:10:00Z"/>
                    <w:rFonts w:eastAsia="Times New Roman" w:cs="Arial"/>
                    <w:color w:val="auto"/>
                  </w:rPr>
                </w:rPrChange>
              </w:rPr>
            </w:pPr>
            <w:ins w:id="2135" w:author="Arnold Sandjaja" w:date="2013-05-17T16:10:00Z">
              <w:r w:rsidRPr="00EB158B">
                <w:rPr>
                  <w:rFonts w:eastAsia="Times New Roman" w:cs="Arial"/>
                  <w:color w:val="000000" w:themeColor="text1"/>
                  <w:rPrChange w:id="2136" w:author="Teera Piyakunakorn" w:date="2013-06-30T22:23:00Z">
                    <w:rPr>
                      <w:rFonts w:eastAsia="Times New Roman" w:cs="Arial"/>
                      <w:color w:val="auto"/>
                    </w:rPr>
                  </w:rPrChange>
                </w:rPr>
                <w:t xml:space="preserve">Correct </w:t>
              </w:r>
            </w:ins>
            <w:ins w:id="2137" w:author="Arnold Sandjaja" w:date="2013-06-30T09:34:00Z">
              <w:r w:rsidRPr="00EB158B">
                <w:rPr>
                  <w:rFonts w:eastAsia="Times New Roman" w:cs="Arial"/>
                  <w:color w:val="000000" w:themeColor="text1"/>
                  <w:rPrChange w:id="2138" w:author="Teera Piyakunakorn" w:date="2013-06-30T22:23:00Z">
                    <w:rPr>
                      <w:rFonts w:eastAsia="Times New Roman" w:cs="Arial"/>
                      <w:color w:val="auto"/>
                    </w:rPr>
                  </w:rPrChange>
                </w:rPr>
                <w:t>s</w:t>
              </w:r>
            </w:ins>
            <w:ins w:id="2139" w:author="Arnold Sandjaja" w:date="2013-05-17T16:10:00Z">
              <w:r w:rsidRPr="00EB158B">
                <w:rPr>
                  <w:rFonts w:eastAsia="Times New Roman" w:cs="Arial"/>
                  <w:color w:val="000000" w:themeColor="text1"/>
                  <w:rPrChange w:id="2140" w:author="Teera Piyakunakorn" w:date="2013-06-30T22:23:00Z">
                    <w:rPr>
                      <w:rFonts w:eastAsia="Times New Roman" w:cs="Arial"/>
                      <w:color w:val="auto"/>
                    </w:rPr>
                  </w:rPrChange>
                </w:rPr>
                <w:t xml:space="preserve">pot &amp; CMYK colours used and supplied in </w:t>
              </w:r>
              <w:r w:rsidRPr="00EB158B">
                <w:rPr>
                  <w:color w:val="000000" w:themeColor="text1"/>
                  <w:rPrChange w:id="2141" w:author="Teera Piyakunakorn" w:date="2013-06-30T22:23:00Z">
                    <w:rPr>
                      <w:color w:val="auto"/>
                    </w:rPr>
                  </w:rPrChange>
                </w:rPr>
                <w:t xml:space="preserve">PDF </w:t>
              </w:r>
              <w:r w:rsidRPr="00EB158B">
                <w:rPr>
                  <w:rFonts w:eastAsia="Times New Roman" w:cs="Arial"/>
                  <w:color w:val="000000" w:themeColor="text1"/>
                  <w:rPrChange w:id="2142" w:author="Teera Piyakunakorn" w:date="2013-06-30T22:23:00Z">
                    <w:rPr>
                      <w:rFonts w:eastAsia="Times New Roman" w:cs="Arial"/>
                      <w:color w:val="auto"/>
                    </w:rPr>
                  </w:rPrChange>
                </w:rPr>
                <w:t>file as specified in magazine</w:t>
              </w:r>
            </w:ins>
          </w:p>
        </w:tc>
        <w:tc>
          <w:tcPr>
            <w:tcW w:w="1449" w:type="dxa"/>
            <w:gridSpan w:val="2"/>
            <w:shd w:val="clear" w:color="auto" w:fill="auto"/>
            <w:vAlign w:val="bottom"/>
          </w:tcPr>
          <w:p w14:paraId="448E393E" w14:textId="198F8AFB" w:rsidR="00553462" w:rsidRPr="00EB158B" w:rsidRDefault="00553462" w:rsidP="00944897">
            <w:pPr>
              <w:rPr>
                <w:ins w:id="2143" w:author="Arnold Sandjaja" w:date="2013-05-17T16:10:00Z"/>
                <w:color w:val="000000" w:themeColor="text1"/>
                <w:rPrChange w:id="2144" w:author="Teera Piyakunakorn" w:date="2013-06-30T22:23:00Z">
                  <w:rPr>
                    <w:ins w:id="2145" w:author="Arnold Sandjaja" w:date="2013-05-17T16:10:00Z"/>
                    <w:color w:val="auto"/>
                  </w:rPr>
                </w:rPrChange>
              </w:rPr>
            </w:pPr>
            <w:ins w:id="2146" w:author="Arnold Sandjaja" w:date="2013-06-30T09:44:00Z">
              <w:r w:rsidRPr="00EB158B">
                <w:rPr>
                  <w:rFonts w:cs="Arial"/>
                  <w:color w:val="000000" w:themeColor="text1"/>
                  <w:rPrChange w:id="2147" w:author="Teera Piyakunakorn" w:date="2013-06-30T22:23:00Z">
                    <w:rPr>
                      <w:rFonts w:cs="Arial"/>
                    </w:rPr>
                  </w:rPrChange>
                </w:rPr>
                <w:t>1.50</w:t>
              </w:r>
            </w:ins>
          </w:p>
        </w:tc>
      </w:tr>
      <w:tr w:rsidR="00EB158B" w:rsidRPr="00EB158B" w14:paraId="382DC087" w14:textId="77777777" w:rsidTr="00EB158B">
        <w:trPr>
          <w:ins w:id="2148" w:author="Arnold Sandjaja" w:date="2013-05-17T16:10:00Z"/>
        </w:trPr>
        <w:tc>
          <w:tcPr>
            <w:tcW w:w="817" w:type="dxa"/>
            <w:shd w:val="clear" w:color="auto" w:fill="auto"/>
          </w:tcPr>
          <w:p w14:paraId="14ED4597" w14:textId="77777777" w:rsidR="00553462" w:rsidRPr="00EB158B" w:rsidRDefault="00553462" w:rsidP="00944897">
            <w:pPr>
              <w:rPr>
                <w:ins w:id="2149" w:author="Arnold Sandjaja" w:date="2013-05-17T16:10:00Z"/>
                <w:color w:val="000000" w:themeColor="text1"/>
                <w:rPrChange w:id="2150" w:author="Teera Piyakunakorn" w:date="2013-06-30T22:23:00Z">
                  <w:rPr>
                    <w:ins w:id="2151" w:author="Arnold Sandjaja" w:date="2013-05-17T16:10:00Z"/>
                    <w:color w:val="auto"/>
                  </w:rPr>
                </w:rPrChange>
              </w:rPr>
            </w:pPr>
            <w:ins w:id="2152" w:author="Arnold Sandjaja" w:date="2013-05-17T16:10:00Z">
              <w:r w:rsidRPr="00EB158B">
                <w:rPr>
                  <w:color w:val="000000" w:themeColor="text1"/>
                  <w:rPrChange w:id="2153" w:author="Teera Piyakunakorn" w:date="2013-06-30T22:23:00Z">
                    <w:rPr>
                      <w:color w:val="auto"/>
                    </w:rPr>
                  </w:rPrChange>
                </w:rPr>
                <w:t>E.5</w:t>
              </w:r>
            </w:ins>
          </w:p>
        </w:tc>
        <w:tc>
          <w:tcPr>
            <w:tcW w:w="7513" w:type="dxa"/>
            <w:gridSpan w:val="2"/>
            <w:shd w:val="clear" w:color="auto" w:fill="auto"/>
            <w:vAlign w:val="bottom"/>
          </w:tcPr>
          <w:p w14:paraId="6D937AAF" w14:textId="77777777" w:rsidR="00553462" w:rsidRPr="00EB158B" w:rsidRDefault="00553462" w:rsidP="00944897">
            <w:pPr>
              <w:rPr>
                <w:ins w:id="2154" w:author="Arnold Sandjaja" w:date="2013-05-17T16:10:00Z"/>
                <w:rFonts w:eastAsia="Times New Roman" w:cs="Arial"/>
                <w:color w:val="000000" w:themeColor="text1"/>
                <w:rPrChange w:id="2155" w:author="Teera Piyakunakorn" w:date="2013-06-30T22:23:00Z">
                  <w:rPr>
                    <w:ins w:id="2156" w:author="Arnold Sandjaja" w:date="2013-05-17T16:10:00Z"/>
                    <w:rFonts w:eastAsia="Times New Roman" w:cs="Arial"/>
                    <w:color w:val="auto"/>
                  </w:rPr>
                </w:rPrChange>
              </w:rPr>
            </w:pPr>
            <w:ins w:id="2157" w:author="Michel Bulon" w:date="2013-05-20T21:02:00Z">
              <w:r w:rsidRPr="00EB158B">
                <w:rPr>
                  <w:rFonts w:eastAsia="Times New Roman" w:cs="Arial"/>
                  <w:color w:val="000000" w:themeColor="text1"/>
                  <w:rPrChange w:id="2158" w:author="Teera Piyakunakorn" w:date="2013-06-30T22:23:00Z">
                    <w:rPr>
                      <w:rFonts w:eastAsia="Times New Roman" w:cs="Arial"/>
                      <w:color w:val="auto"/>
                    </w:rPr>
                  </w:rPrChange>
                </w:rPr>
                <w:t>C</w:t>
              </w:r>
            </w:ins>
            <w:ins w:id="2159" w:author="Arnold Sandjaja" w:date="2013-05-17T16:10:00Z">
              <w:del w:id="2160" w:author="Michel Bulon" w:date="2013-05-20T21:02:00Z">
                <w:r w:rsidRPr="00EB158B" w:rsidDel="008E06C3">
                  <w:rPr>
                    <w:rFonts w:eastAsia="Times New Roman" w:cs="Arial"/>
                    <w:color w:val="000000" w:themeColor="text1"/>
                    <w:rPrChange w:id="2161" w:author="Teera Piyakunakorn" w:date="2013-06-30T22:23:00Z">
                      <w:rPr>
                        <w:rFonts w:eastAsia="Times New Roman" w:cs="Arial"/>
                        <w:color w:val="auto"/>
                      </w:rPr>
                    </w:rPrChange>
                  </w:rPr>
                  <w:delText>c</w:delText>
                </w:r>
              </w:del>
              <w:r w:rsidRPr="00EB158B">
                <w:rPr>
                  <w:rFonts w:eastAsia="Times New Roman" w:cs="Arial"/>
                  <w:color w:val="000000" w:themeColor="text1"/>
                  <w:rPrChange w:id="2162" w:author="Teera Piyakunakorn" w:date="2013-06-30T22:23:00Z">
                    <w:rPr>
                      <w:rFonts w:eastAsia="Times New Roman" w:cs="Arial"/>
                      <w:color w:val="auto"/>
                    </w:rPr>
                  </w:rPrChange>
                </w:rPr>
                <w:t>olours used in the masthead</w:t>
              </w:r>
            </w:ins>
          </w:p>
        </w:tc>
        <w:tc>
          <w:tcPr>
            <w:tcW w:w="1449" w:type="dxa"/>
            <w:gridSpan w:val="2"/>
            <w:shd w:val="clear" w:color="auto" w:fill="auto"/>
            <w:vAlign w:val="bottom"/>
          </w:tcPr>
          <w:p w14:paraId="4DD67AB1" w14:textId="32D38E75" w:rsidR="00553462" w:rsidRPr="00EB158B" w:rsidRDefault="00553462" w:rsidP="00944897">
            <w:pPr>
              <w:rPr>
                <w:ins w:id="2163" w:author="Arnold Sandjaja" w:date="2013-05-17T16:10:00Z"/>
                <w:color w:val="000000" w:themeColor="text1"/>
                <w:rPrChange w:id="2164" w:author="Teera Piyakunakorn" w:date="2013-06-30T22:23:00Z">
                  <w:rPr>
                    <w:ins w:id="2165" w:author="Arnold Sandjaja" w:date="2013-05-17T16:10:00Z"/>
                    <w:color w:val="auto"/>
                  </w:rPr>
                </w:rPrChange>
              </w:rPr>
            </w:pPr>
            <w:ins w:id="2166" w:author="Arnold Sandjaja" w:date="2013-06-30T09:44:00Z">
              <w:r w:rsidRPr="00EB158B">
                <w:rPr>
                  <w:rFonts w:cs="Arial"/>
                  <w:color w:val="000000" w:themeColor="text1"/>
                  <w:rPrChange w:id="2167" w:author="Teera Piyakunakorn" w:date="2013-06-30T22:23:00Z">
                    <w:rPr>
                      <w:rFonts w:cs="Arial"/>
                    </w:rPr>
                  </w:rPrChange>
                </w:rPr>
                <w:t>0.25</w:t>
              </w:r>
            </w:ins>
          </w:p>
        </w:tc>
      </w:tr>
      <w:tr w:rsidR="00EB158B" w:rsidRPr="00EB158B" w14:paraId="0F70C0F0" w14:textId="77777777" w:rsidTr="00575FF6">
        <w:trPr>
          <w:gridAfter w:val="1"/>
          <w:wAfter w:w="817" w:type="dxa"/>
          <w:ins w:id="2168" w:author="Arnold Sandjaja" w:date="2013-05-17T16:10:00Z"/>
        </w:trPr>
        <w:tc>
          <w:tcPr>
            <w:tcW w:w="7513" w:type="dxa"/>
            <w:gridSpan w:val="2"/>
            <w:shd w:val="clear" w:color="auto" w:fill="auto"/>
            <w:vAlign w:val="bottom"/>
          </w:tcPr>
          <w:p w14:paraId="7FE56A25" w14:textId="28D4FCDA" w:rsidR="00553462" w:rsidRPr="00EB158B" w:rsidRDefault="00553462" w:rsidP="00944897">
            <w:pPr>
              <w:rPr>
                <w:ins w:id="2169" w:author="Arnold Sandjaja" w:date="2013-05-17T16:10:00Z"/>
                <w:rFonts w:eastAsia="Times New Roman" w:cs="Arial"/>
                <w:color w:val="000000" w:themeColor="text1"/>
                <w:rPrChange w:id="2170" w:author="Teera Piyakunakorn" w:date="2013-06-30T22:23:00Z">
                  <w:rPr>
                    <w:ins w:id="2171" w:author="Arnold Sandjaja" w:date="2013-05-17T16:10:00Z"/>
                    <w:rFonts w:eastAsia="Times New Roman" w:cs="Arial"/>
                    <w:color w:val="auto"/>
                  </w:rPr>
                </w:rPrChange>
              </w:rPr>
            </w:pPr>
          </w:p>
        </w:tc>
        <w:tc>
          <w:tcPr>
            <w:tcW w:w="1449" w:type="dxa"/>
            <w:gridSpan w:val="2"/>
            <w:shd w:val="clear" w:color="auto" w:fill="auto"/>
          </w:tcPr>
          <w:p w14:paraId="1F25FD3D" w14:textId="77777777" w:rsidR="00553462" w:rsidRPr="00EB158B" w:rsidRDefault="00553462" w:rsidP="00944897">
            <w:pPr>
              <w:rPr>
                <w:ins w:id="2172" w:author="Arnold Sandjaja" w:date="2013-05-17T16:10:00Z"/>
                <w:color w:val="000000" w:themeColor="text1"/>
                <w:rPrChange w:id="2173" w:author="Teera Piyakunakorn" w:date="2013-06-30T22:23:00Z">
                  <w:rPr>
                    <w:ins w:id="2174" w:author="Arnold Sandjaja" w:date="2013-05-17T16:10:00Z"/>
                    <w:color w:val="auto"/>
                  </w:rPr>
                </w:rPrChange>
              </w:rPr>
            </w:pPr>
          </w:p>
        </w:tc>
      </w:tr>
      <w:tr w:rsidR="00EB158B" w:rsidRPr="00EB158B" w14:paraId="6149661E" w14:textId="77777777" w:rsidTr="00575FF6">
        <w:trPr>
          <w:ins w:id="2175" w:author="Arnold Sandjaja" w:date="2013-05-17T16:10:00Z"/>
        </w:trPr>
        <w:tc>
          <w:tcPr>
            <w:tcW w:w="817" w:type="dxa"/>
            <w:shd w:val="clear" w:color="auto" w:fill="auto"/>
          </w:tcPr>
          <w:p w14:paraId="73A67E5E" w14:textId="77777777" w:rsidR="00575FF6" w:rsidRPr="00EB158B" w:rsidRDefault="00575FF6" w:rsidP="00944897">
            <w:pPr>
              <w:rPr>
                <w:ins w:id="2176" w:author="Arnold Sandjaja" w:date="2013-05-17T16:10:00Z"/>
                <w:b/>
                <w:color w:val="000000" w:themeColor="text1"/>
                <w:rPrChange w:id="2177" w:author="Teera Piyakunakorn" w:date="2013-06-30T22:23:00Z">
                  <w:rPr>
                    <w:ins w:id="2178" w:author="Arnold Sandjaja" w:date="2013-05-17T16:10:00Z"/>
                    <w:b/>
                    <w:color w:val="auto"/>
                  </w:rPr>
                </w:rPrChange>
              </w:rPr>
            </w:pPr>
          </w:p>
        </w:tc>
        <w:tc>
          <w:tcPr>
            <w:tcW w:w="7513" w:type="dxa"/>
            <w:gridSpan w:val="2"/>
            <w:shd w:val="clear" w:color="auto" w:fill="auto"/>
          </w:tcPr>
          <w:p w14:paraId="554ACB6A" w14:textId="77777777" w:rsidR="00575FF6" w:rsidRPr="00EB158B" w:rsidRDefault="00575FF6" w:rsidP="00944897">
            <w:pPr>
              <w:rPr>
                <w:ins w:id="2179" w:author="Arnold Sandjaja" w:date="2013-05-17T16:10:00Z"/>
                <w:b/>
                <w:color w:val="000000" w:themeColor="text1"/>
                <w:rPrChange w:id="2180" w:author="Teera Piyakunakorn" w:date="2013-06-30T22:23:00Z">
                  <w:rPr>
                    <w:ins w:id="2181" w:author="Arnold Sandjaja" w:date="2013-05-17T16:10:00Z"/>
                    <w:b/>
                    <w:color w:val="auto"/>
                  </w:rPr>
                </w:rPrChange>
              </w:rPr>
            </w:pPr>
          </w:p>
        </w:tc>
        <w:tc>
          <w:tcPr>
            <w:tcW w:w="1449" w:type="dxa"/>
            <w:gridSpan w:val="2"/>
            <w:shd w:val="clear" w:color="auto" w:fill="auto"/>
          </w:tcPr>
          <w:p w14:paraId="316A97AC" w14:textId="77777777" w:rsidR="00575FF6" w:rsidRPr="00EB158B" w:rsidRDefault="00575FF6" w:rsidP="00944897">
            <w:pPr>
              <w:rPr>
                <w:ins w:id="2182" w:author="Arnold Sandjaja" w:date="2013-05-17T16:10:00Z"/>
                <w:color w:val="000000" w:themeColor="text1"/>
                <w:rPrChange w:id="2183" w:author="Teera Piyakunakorn" w:date="2013-06-30T22:23:00Z">
                  <w:rPr>
                    <w:ins w:id="2184" w:author="Arnold Sandjaja" w:date="2013-05-17T16:10:00Z"/>
                    <w:color w:val="auto"/>
                  </w:rPr>
                </w:rPrChange>
              </w:rPr>
            </w:pPr>
          </w:p>
        </w:tc>
      </w:tr>
      <w:tr w:rsidR="00EB158B" w:rsidRPr="00EB158B" w14:paraId="26024D09" w14:textId="77777777" w:rsidTr="00575FF6">
        <w:trPr>
          <w:ins w:id="2185" w:author="Arnold Sandjaja" w:date="2013-05-17T16:10:00Z"/>
        </w:trPr>
        <w:tc>
          <w:tcPr>
            <w:tcW w:w="817" w:type="dxa"/>
            <w:shd w:val="clear" w:color="auto" w:fill="auto"/>
          </w:tcPr>
          <w:p w14:paraId="57DF756C" w14:textId="77777777" w:rsidR="00575FF6" w:rsidRPr="00EB158B" w:rsidRDefault="00575FF6" w:rsidP="00944897">
            <w:pPr>
              <w:rPr>
                <w:ins w:id="2186" w:author="Arnold Sandjaja" w:date="2013-05-17T16:10:00Z"/>
                <w:color w:val="000000" w:themeColor="text1"/>
                <w:rPrChange w:id="2187" w:author="Teera Piyakunakorn" w:date="2013-06-30T22:23:00Z">
                  <w:rPr>
                    <w:ins w:id="2188" w:author="Arnold Sandjaja" w:date="2013-05-17T16:10:00Z"/>
                    <w:color w:val="auto"/>
                  </w:rPr>
                </w:rPrChange>
              </w:rPr>
            </w:pPr>
            <w:ins w:id="2189" w:author="Arnold Sandjaja" w:date="2013-05-17T16:10:00Z">
              <w:r w:rsidRPr="00EB158B">
                <w:rPr>
                  <w:color w:val="000000" w:themeColor="text1"/>
                  <w:rPrChange w:id="2190" w:author="Teera Piyakunakorn" w:date="2013-06-30T22:23:00Z">
                    <w:rPr>
                      <w:color w:val="auto"/>
                    </w:rPr>
                  </w:rPrChange>
                </w:rPr>
                <w:t>F</w:t>
              </w:r>
            </w:ins>
          </w:p>
        </w:tc>
        <w:tc>
          <w:tcPr>
            <w:tcW w:w="7513" w:type="dxa"/>
            <w:gridSpan w:val="2"/>
            <w:shd w:val="clear" w:color="auto" w:fill="auto"/>
          </w:tcPr>
          <w:p w14:paraId="32A898FC" w14:textId="77777777" w:rsidR="00575FF6" w:rsidRPr="00EB158B" w:rsidRDefault="00575FF6" w:rsidP="00944897">
            <w:pPr>
              <w:rPr>
                <w:ins w:id="2191" w:author="Arnold Sandjaja" w:date="2013-05-17T16:10:00Z"/>
                <w:b/>
                <w:color w:val="000000" w:themeColor="text1"/>
                <w:rPrChange w:id="2192" w:author="Teera Piyakunakorn" w:date="2013-06-30T22:23:00Z">
                  <w:rPr>
                    <w:ins w:id="2193" w:author="Arnold Sandjaja" w:date="2013-05-17T16:10:00Z"/>
                    <w:b/>
                    <w:color w:val="auto"/>
                  </w:rPr>
                </w:rPrChange>
              </w:rPr>
            </w:pPr>
            <w:ins w:id="2194" w:author="Arnold Sandjaja" w:date="2013-05-17T16:10:00Z">
              <w:r w:rsidRPr="00EB158B">
                <w:rPr>
                  <w:b/>
                  <w:color w:val="000000" w:themeColor="text1"/>
                  <w:rPrChange w:id="2195" w:author="Teera Piyakunakorn" w:date="2013-06-30T22:23:00Z">
                    <w:rPr>
                      <w:b/>
                      <w:color w:val="auto"/>
                    </w:rPr>
                  </w:rPrChange>
                </w:rPr>
                <w:t>Saving and file format</w:t>
              </w:r>
            </w:ins>
          </w:p>
        </w:tc>
        <w:tc>
          <w:tcPr>
            <w:tcW w:w="1449" w:type="dxa"/>
            <w:gridSpan w:val="2"/>
            <w:shd w:val="clear" w:color="auto" w:fill="auto"/>
          </w:tcPr>
          <w:p w14:paraId="0901D2D8" w14:textId="77777777" w:rsidR="00575FF6" w:rsidRPr="00EB158B" w:rsidRDefault="00575FF6" w:rsidP="00944897">
            <w:pPr>
              <w:rPr>
                <w:ins w:id="2196" w:author="Arnold Sandjaja" w:date="2013-05-17T16:10:00Z"/>
                <w:b/>
                <w:color w:val="000000" w:themeColor="text1"/>
                <w:rPrChange w:id="2197" w:author="Teera Piyakunakorn" w:date="2013-06-30T22:23:00Z">
                  <w:rPr>
                    <w:ins w:id="2198" w:author="Arnold Sandjaja" w:date="2013-05-17T16:10:00Z"/>
                    <w:b/>
                    <w:color w:val="auto"/>
                  </w:rPr>
                </w:rPrChange>
              </w:rPr>
            </w:pPr>
            <w:ins w:id="2199" w:author="Arnold Sandjaja" w:date="2013-05-17T16:10:00Z">
              <w:r w:rsidRPr="00EB158B">
                <w:rPr>
                  <w:b/>
                  <w:color w:val="000000" w:themeColor="text1"/>
                  <w:rPrChange w:id="2200" w:author="Teera Piyakunakorn" w:date="2013-06-30T22:23:00Z">
                    <w:rPr>
                      <w:b/>
                      <w:color w:val="auto"/>
                    </w:rPr>
                  </w:rPrChange>
                </w:rPr>
                <w:t>Objective /5</w:t>
              </w:r>
            </w:ins>
          </w:p>
        </w:tc>
      </w:tr>
      <w:tr w:rsidR="00EB158B" w:rsidRPr="00EB158B" w14:paraId="1B7852D7" w14:textId="77777777" w:rsidTr="00EB158B">
        <w:trPr>
          <w:ins w:id="2201" w:author="Arnold Sandjaja" w:date="2013-05-17T16:10:00Z"/>
        </w:trPr>
        <w:tc>
          <w:tcPr>
            <w:tcW w:w="817" w:type="dxa"/>
            <w:shd w:val="clear" w:color="auto" w:fill="auto"/>
          </w:tcPr>
          <w:p w14:paraId="41521E52" w14:textId="77777777" w:rsidR="00553462" w:rsidRPr="00EB158B" w:rsidRDefault="00553462" w:rsidP="00944897">
            <w:pPr>
              <w:rPr>
                <w:ins w:id="2202" w:author="Arnold Sandjaja" w:date="2013-05-17T16:10:00Z"/>
                <w:color w:val="000000" w:themeColor="text1"/>
                <w:rPrChange w:id="2203" w:author="Teera Piyakunakorn" w:date="2013-06-30T22:23:00Z">
                  <w:rPr>
                    <w:ins w:id="2204" w:author="Arnold Sandjaja" w:date="2013-05-17T16:10:00Z"/>
                    <w:color w:val="auto"/>
                  </w:rPr>
                </w:rPrChange>
              </w:rPr>
            </w:pPr>
            <w:ins w:id="2205" w:author="Arnold Sandjaja" w:date="2013-05-17T16:10:00Z">
              <w:r w:rsidRPr="00EB158B">
                <w:rPr>
                  <w:color w:val="000000" w:themeColor="text1"/>
                  <w:rPrChange w:id="2206" w:author="Teera Piyakunakorn" w:date="2013-06-30T22:23:00Z">
                    <w:rPr>
                      <w:color w:val="auto"/>
                    </w:rPr>
                  </w:rPrChange>
                </w:rPr>
                <w:t>F.1</w:t>
              </w:r>
            </w:ins>
          </w:p>
        </w:tc>
        <w:tc>
          <w:tcPr>
            <w:tcW w:w="7513" w:type="dxa"/>
            <w:gridSpan w:val="2"/>
            <w:shd w:val="clear" w:color="auto" w:fill="auto"/>
          </w:tcPr>
          <w:p w14:paraId="066217A5" w14:textId="77777777" w:rsidR="00553462" w:rsidRPr="00EB158B" w:rsidRDefault="00553462" w:rsidP="00944897">
            <w:pPr>
              <w:rPr>
                <w:ins w:id="2207" w:author="Arnold Sandjaja" w:date="2013-05-17T16:10:00Z"/>
                <w:color w:val="000000" w:themeColor="text1"/>
                <w:rPrChange w:id="2208" w:author="Teera Piyakunakorn" w:date="2013-06-30T22:23:00Z">
                  <w:rPr>
                    <w:ins w:id="2209" w:author="Arnold Sandjaja" w:date="2013-05-17T16:10:00Z"/>
                    <w:color w:val="auto"/>
                  </w:rPr>
                </w:rPrChange>
              </w:rPr>
            </w:pPr>
            <w:ins w:id="2210" w:author="Arnold Sandjaja" w:date="2013-05-17T16:10:00Z">
              <w:r w:rsidRPr="00EB158B">
                <w:rPr>
                  <w:color w:val="000000" w:themeColor="text1"/>
                  <w:rPrChange w:id="2211" w:author="Teera Piyakunakorn" w:date="2013-06-30T22:23:00Z">
                    <w:rPr>
                      <w:color w:val="auto"/>
                    </w:rPr>
                  </w:rPrChange>
                </w:rPr>
                <w:t xml:space="preserve">All files saved in the correct format </w:t>
              </w:r>
              <w:r w:rsidRPr="00EB158B">
                <w:rPr>
                  <w:rFonts w:cs="Arial"/>
                  <w:color w:val="000000" w:themeColor="text1"/>
                  <w:rPrChange w:id="2212" w:author="Teera Piyakunakorn" w:date="2013-06-30T22:23:00Z">
                    <w:rPr>
                      <w:rFonts w:cs="Arial"/>
                      <w:color w:val="auto"/>
                    </w:rPr>
                  </w:rPrChange>
                </w:rPr>
                <w:t>(masthead and magazine)</w:t>
              </w:r>
            </w:ins>
          </w:p>
        </w:tc>
        <w:tc>
          <w:tcPr>
            <w:tcW w:w="1449" w:type="dxa"/>
            <w:gridSpan w:val="2"/>
            <w:shd w:val="clear" w:color="auto" w:fill="auto"/>
            <w:vAlign w:val="bottom"/>
          </w:tcPr>
          <w:p w14:paraId="7C31BEF9" w14:textId="11F0794E" w:rsidR="00553462" w:rsidRPr="00EB158B" w:rsidRDefault="00553462" w:rsidP="00944897">
            <w:pPr>
              <w:rPr>
                <w:ins w:id="2213" w:author="Arnold Sandjaja" w:date="2013-05-17T16:10:00Z"/>
                <w:color w:val="000000" w:themeColor="text1"/>
                <w:rPrChange w:id="2214" w:author="Teera Piyakunakorn" w:date="2013-06-30T22:23:00Z">
                  <w:rPr>
                    <w:ins w:id="2215" w:author="Arnold Sandjaja" w:date="2013-05-17T16:10:00Z"/>
                    <w:color w:val="auto"/>
                  </w:rPr>
                </w:rPrChange>
              </w:rPr>
            </w:pPr>
            <w:ins w:id="2216" w:author="Arnold Sandjaja" w:date="2013-06-30T09:44:00Z">
              <w:r w:rsidRPr="00EB158B">
                <w:rPr>
                  <w:rFonts w:cs="Arial"/>
                  <w:color w:val="000000" w:themeColor="text1"/>
                  <w:rPrChange w:id="2217" w:author="Teera Piyakunakorn" w:date="2013-06-30T22:23:00Z">
                    <w:rPr>
                      <w:rFonts w:cs="Arial"/>
                    </w:rPr>
                  </w:rPrChange>
                </w:rPr>
                <w:t>1.00</w:t>
              </w:r>
            </w:ins>
          </w:p>
        </w:tc>
      </w:tr>
      <w:tr w:rsidR="00EB158B" w:rsidRPr="00EB158B" w14:paraId="280BE598" w14:textId="77777777" w:rsidTr="00EB158B">
        <w:trPr>
          <w:ins w:id="2218" w:author="Arnold Sandjaja" w:date="2013-05-17T16:10:00Z"/>
        </w:trPr>
        <w:tc>
          <w:tcPr>
            <w:tcW w:w="817" w:type="dxa"/>
            <w:shd w:val="clear" w:color="auto" w:fill="auto"/>
          </w:tcPr>
          <w:p w14:paraId="720EC9A9" w14:textId="77777777" w:rsidR="00553462" w:rsidRPr="00EB158B" w:rsidRDefault="00553462" w:rsidP="00944897">
            <w:pPr>
              <w:rPr>
                <w:ins w:id="2219" w:author="Arnold Sandjaja" w:date="2013-05-17T16:10:00Z"/>
                <w:color w:val="000000" w:themeColor="text1"/>
                <w:rPrChange w:id="2220" w:author="Teera Piyakunakorn" w:date="2013-06-30T22:23:00Z">
                  <w:rPr>
                    <w:ins w:id="2221" w:author="Arnold Sandjaja" w:date="2013-05-17T16:10:00Z"/>
                    <w:color w:val="auto"/>
                  </w:rPr>
                </w:rPrChange>
              </w:rPr>
            </w:pPr>
            <w:ins w:id="2222" w:author="Arnold Sandjaja" w:date="2013-05-17T16:10:00Z">
              <w:r w:rsidRPr="00EB158B">
                <w:rPr>
                  <w:color w:val="000000" w:themeColor="text1"/>
                  <w:rPrChange w:id="2223" w:author="Teera Piyakunakorn" w:date="2013-06-30T22:23:00Z">
                    <w:rPr>
                      <w:color w:val="auto"/>
                    </w:rPr>
                  </w:rPrChange>
                </w:rPr>
                <w:t>F.2</w:t>
              </w:r>
            </w:ins>
          </w:p>
        </w:tc>
        <w:tc>
          <w:tcPr>
            <w:tcW w:w="7513" w:type="dxa"/>
            <w:gridSpan w:val="2"/>
            <w:shd w:val="clear" w:color="auto" w:fill="auto"/>
          </w:tcPr>
          <w:p w14:paraId="3C5B4424" w14:textId="77777777" w:rsidR="00553462" w:rsidRPr="00EB158B" w:rsidRDefault="00553462" w:rsidP="00944897">
            <w:pPr>
              <w:rPr>
                <w:ins w:id="2224" w:author="Arnold Sandjaja" w:date="2013-05-17T16:10:00Z"/>
                <w:color w:val="000000" w:themeColor="text1"/>
                <w:rPrChange w:id="2225" w:author="Teera Piyakunakorn" w:date="2013-06-30T22:23:00Z">
                  <w:rPr>
                    <w:ins w:id="2226" w:author="Arnold Sandjaja" w:date="2013-05-17T16:10:00Z"/>
                    <w:color w:val="auto"/>
                  </w:rPr>
                </w:rPrChange>
              </w:rPr>
            </w:pPr>
            <w:ins w:id="2227" w:author="Arnold Sandjaja" w:date="2013-05-17T16:10:00Z">
              <w:r w:rsidRPr="00EB158B">
                <w:rPr>
                  <w:color w:val="000000" w:themeColor="text1"/>
                  <w:rPrChange w:id="2228" w:author="Teera Piyakunakorn" w:date="2013-06-30T22:23:00Z">
                    <w:rPr>
                      <w:color w:val="auto"/>
                    </w:rPr>
                  </w:rPrChange>
                </w:rPr>
                <w:t>ICC profile applied in images, PDF or layout file as specified in the task</w:t>
              </w:r>
            </w:ins>
          </w:p>
        </w:tc>
        <w:tc>
          <w:tcPr>
            <w:tcW w:w="1449" w:type="dxa"/>
            <w:gridSpan w:val="2"/>
            <w:shd w:val="clear" w:color="auto" w:fill="auto"/>
            <w:vAlign w:val="bottom"/>
          </w:tcPr>
          <w:p w14:paraId="1451FAB6" w14:textId="516A5EA8" w:rsidR="00553462" w:rsidRPr="00EB158B" w:rsidRDefault="00553462" w:rsidP="00944897">
            <w:pPr>
              <w:rPr>
                <w:ins w:id="2229" w:author="Arnold Sandjaja" w:date="2013-05-17T16:10:00Z"/>
                <w:color w:val="000000" w:themeColor="text1"/>
                <w:rPrChange w:id="2230" w:author="Teera Piyakunakorn" w:date="2013-06-30T22:23:00Z">
                  <w:rPr>
                    <w:ins w:id="2231" w:author="Arnold Sandjaja" w:date="2013-05-17T16:10:00Z"/>
                    <w:color w:val="auto"/>
                  </w:rPr>
                </w:rPrChange>
              </w:rPr>
            </w:pPr>
            <w:ins w:id="2232" w:author="Arnold Sandjaja" w:date="2013-06-30T09:44:00Z">
              <w:r w:rsidRPr="00EB158B">
                <w:rPr>
                  <w:rFonts w:cs="Arial"/>
                  <w:color w:val="000000" w:themeColor="text1"/>
                  <w:rPrChange w:id="2233" w:author="Teera Piyakunakorn" w:date="2013-06-30T22:23:00Z">
                    <w:rPr>
                      <w:rFonts w:cs="Arial"/>
                    </w:rPr>
                  </w:rPrChange>
                </w:rPr>
                <w:t>2.25</w:t>
              </w:r>
            </w:ins>
          </w:p>
        </w:tc>
      </w:tr>
      <w:tr w:rsidR="00EB158B" w:rsidRPr="00EB158B" w14:paraId="0BE39AD6" w14:textId="77777777" w:rsidTr="00EB158B">
        <w:trPr>
          <w:ins w:id="2234" w:author="Arnold Sandjaja" w:date="2013-05-17T16:10:00Z"/>
        </w:trPr>
        <w:tc>
          <w:tcPr>
            <w:tcW w:w="817" w:type="dxa"/>
            <w:shd w:val="clear" w:color="auto" w:fill="auto"/>
          </w:tcPr>
          <w:p w14:paraId="6B73CB03" w14:textId="77777777" w:rsidR="00553462" w:rsidRPr="00EB158B" w:rsidRDefault="00553462" w:rsidP="00944897">
            <w:pPr>
              <w:rPr>
                <w:ins w:id="2235" w:author="Arnold Sandjaja" w:date="2013-05-17T16:10:00Z"/>
                <w:color w:val="000000" w:themeColor="text1"/>
                <w:rPrChange w:id="2236" w:author="Teera Piyakunakorn" w:date="2013-06-30T22:23:00Z">
                  <w:rPr>
                    <w:ins w:id="2237" w:author="Arnold Sandjaja" w:date="2013-05-17T16:10:00Z"/>
                    <w:color w:val="auto"/>
                  </w:rPr>
                </w:rPrChange>
              </w:rPr>
            </w:pPr>
            <w:ins w:id="2238" w:author="Arnold Sandjaja" w:date="2013-05-17T16:10:00Z">
              <w:r w:rsidRPr="00EB158B">
                <w:rPr>
                  <w:color w:val="000000" w:themeColor="text1"/>
                  <w:rPrChange w:id="2239" w:author="Teera Piyakunakorn" w:date="2013-06-30T22:23:00Z">
                    <w:rPr>
                      <w:color w:val="auto"/>
                    </w:rPr>
                  </w:rPrChange>
                </w:rPr>
                <w:t>F.3</w:t>
              </w:r>
            </w:ins>
          </w:p>
        </w:tc>
        <w:tc>
          <w:tcPr>
            <w:tcW w:w="7513" w:type="dxa"/>
            <w:gridSpan w:val="2"/>
            <w:shd w:val="clear" w:color="auto" w:fill="auto"/>
          </w:tcPr>
          <w:p w14:paraId="54402747" w14:textId="77777777" w:rsidR="00553462" w:rsidRPr="00EB158B" w:rsidRDefault="00553462" w:rsidP="00944897">
            <w:pPr>
              <w:rPr>
                <w:ins w:id="2240" w:author="Arnold Sandjaja" w:date="2013-05-17T16:10:00Z"/>
                <w:color w:val="000000" w:themeColor="text1"/>
                <w:rPrChange w:id="2241" w:author="Teera Piyakunakorn" w:date="2013-06-30T22:23:00Z">
                  <w:rPr>
                    <w:ins w:id="2242" w:author="Arnold Sandjaja" w:date="2013-05-17T16:10:00Z"/>
                    <w:color w:val="auto"/>
                  </w:rPr>
                </w:rPrChange>
              </w:rPr>
            </w:pPr>
            <w:ins w:id="2243" w:author="Arnold Sandjaja" w:date="2013-05-17T16:10:00Z">
              <w:r w:rsidRPr="00EB158B">
                <w:rPr>
                  <w:color w:val="000000" w:themeColor="text1"/>
                  <w:rPrChange w:id="2244" w:author="Teera Piyakunakorn" w:date="2013-06-30T22:23:00Z">
                    <w:rPr>
                      <w:color w:val="auto"/>
                    </w:rPr>
                  </w:rPrChange>
                </w:rPr>
                <w:t>Saving in a specified PDF format as required in the task</w:t>
              </w:r>
            </w:ins>
          </w:p>
        </w:tc>
        <w:tc>
          <w:tcPr>
            <w:tcW w:w="1449" w:type="dxa"/>
            <w:gridSpan w:val="2"/>
            <w:shd w:val="clear" w:color="auto" w:fill="auto"/>
            <w:vAlign w:val="bottom"/>
          </w:tcPr>
          <w:p w14:paraId="3C2FABEE" w14:textId="78BE2B25" w:rsidR="00553462" w:rsidRPr="00EB158B" w:rsidRDefault="00553462" w:rsidP="00944897">
            <w:pPr>
              <w:rPr>
                <w:ins w:id="2245" w:author="Arnold Sandjaja" w:date="2013-05-17T16:10:00Z"/>
                <w:color w:val="000000" w:themeColor="text1"/>
                <w:rPrChange w:id="2246" w:author="Teera Piyakunakorn" w:date="2013-06-30T22:23:00Z">
                  <w:rPr>
                    <w:ins w:id="2247" w:author="Arnold Sandjaja" w:date="2013-05-17T16:10:00Z"/>
                    <w:color w:val="auto"/>
                  </w:rPr>
                </w:rPrChange>
              </w:rPr>
            </w:pPr>
            <w:ins w:id="2248" w:author="Arnold Sandjaja" w:date="2013-06-30T09:44:00Z">
              <w:r w:rsidRPr="00EB158B">
                <w:rPr>
                  <w:rFonts w:cs="Arial"/>
                  <w:color w:val="000000" w:themeColor="text1"/>
                  <w:rPrChange w:id="2249" w:author="Teera Piyakunakorn" w:date="2013-06-30T22:23:00Z">
                    <w:rPr>
                      <w:rFonts w:cs="Arial"/>
                    </w:rPr>
                  </w:rPrChange>
                </w:rPr>
                <w:t>1.00</w:t>
              </w:r>
            </w:ins>
          </w:p>
        </w:tc>
      </w:tr>
      <w:tr w:rsidR="00EB158B" w:rsidRPr="00EB158B" w14:paraId="47018ADD" w14:textId="77777777" w:rsidTr="00EB158B">
        <w:trPr>
          <w:ins w:id="2250" w:author="Arnold Sandjaja" w:date="2013-05-17T16:10:00Z"/>
        </w:trPr>
        <w:tc>
          <w:tcPr>
            <w:tcW w:w="817" w:type="dxa"/>
            <w:shd w:val="clear" w:color="auto" w:fill="auto"/>
          </w:tcPr>
          <w:p w14:paraId="35B7C142" w14:textId="77777777" w:rsidR="00553462" w:rsidRPr="00EB158B" w:rsidRDefault="00553462" w:rsidP="00944897">
            <w:pPr>
              <w:rPr>
                <w:ins w:id="2251" w:author="Arnold Sandjaja" w:date="2013-05-17T16:10:00Z"/>
                <w:color w:val="000000" w:themeColor="text1"/>
                <w:rPrChange w:id="2252" w:author="Teera Piyakunakorn" w:date="2013-06-30T22:23:00Z">
                  <w:rPr>
                    <w:ins w:id="2253" w:author="Arnold Sandjaja" w:date="2013-05-17T16:10:00Z"/>
                    <w:color w:val="auto"/>
                  </w:rPr>
                </w:rPrChange>
              </w:rPr>
            </w:pPr>
            <w:ins w:id="2254" w:author="Arnold Sandjaja" w:date="2013-05-17T16:10:00Z">
              <w:r w:rsidRPr="00EB158B">
                <w:rPr>
                  <w:color w:val="000000" w:themeColor="text1"/>
                  <w:rPrChange w:id="2255" w:author="Teera Piyakunakorn" w:date="2013-06-30T22:23:00Z">
                    <w:rPr>
                      <w:color w:val="auto"/>
                    </w:rPr>
                  </w:rPrChange>
                </w:rPr>
                <w:t>F.4</w:t>
              </w:r>
            </w:ins>
          </w:p>
        </w:tc>
        <w:tc>
          <w:tcPr>
            <w:tcW w:w="7513" w:type="dxa"/>
            <w:gridSpan w:val="2"/>
            <w:shd w:val="clear" w:color="auto" w:fill="auto"/>
          </w:tcPr>
          <w:p w14:paraId="657DDFAF" w14:textId="77777777" w:rsidR="00553462" w:rsidRPr="00EB158B" w:rsidRDefault="00553462" w:rsidP="00944897">
            <w:pPr>
              <w:rPr>
                <w:ins w:id="2256" w:author="Arnold Sandjaja" w:date="2013-05-17T16:10:00Z"/>
                <w:color w:val="000000" w:themeColor="text1"/>
                <w:rPrChange w:id="2257" w:author="Teera Piyakunakorn" w:date="2013-06-30T22:23:00Z">
                  <w:rPr>
                    <w:ins w:id="2258" w:author="Arnold Sandjaja" w:date="2013-05-17T16:10:00Z"/>
                    <w:color w:val="auto"/>
                  </w:rPr>
                </w:rPrChange>
              </w:rPr>
            </w:pPr>
            <w:ins w:id="2259" w:author="Arnold Sandjaja" w:date="2013-05-17T16:10:00Z">
              <w:r w:rsidRPr="00EB158B">
                <w:rPr>
                  <w:color w:val="000000" w:themeColor="text1"/>
                  <w:rPrChange w:id="2260" w:author="Teera Piyakunakorn" w:date="2013-06-30T22:23:00Z">
                    <w:rPr>
                      <w:color w:val="auto"/>
                    </w:rPr>
                  </w:rPrChange>
                </w:rPr>
                <w:t>Final production folder saved as required in the task</w:t>
              </w:r>
            </w:ins>
          </w:p>
        </w:tc>
        <w:tc>
          <w:tcPr>
            <w:tcW w:w="1449" w:type="dxa"/>
            <w:gridSpan w:val="2"/>
            <w:shd w:val="clear" w:color="auto" w:fill="auto"/>
            <w:vAlign w:val="bottom"/>
          </w:tcPr>
          <w:p w14:paraId="28FB2D31" w14:textId="328A1BA9" w:rsidR="00553462" w:rsidRPr="00EB158B" w:rsidRDefault="00553462" w:rsidP="00944897">
            <w:pPr>
              <w:rPr>
                <w:ins w:id="2261" w:author="Arnold Sandjaja" w:date="2013-05-17T16:10:00Z"/>
                <w:color w:val="000000" w:themeColor="text1"/>
                <w:rPrChange w:id="2262" w:author="Teera Piyakunakorn" w:date="2013-06-30T22:23:00Z">
                  <w:rPr>
                    <w:ins w:id="2263" w:author="Arnold Sandjaja" w:date="2013-05-17T16:10:00Z"/>
                    <w:color w:val="auto"/>
                  </w:rPr>
                </w:rPrChange>
              </w:rPr>
            </w:pPr>
            <w:ins w:id="2264" w:author="Arnold Sandjaja" w:date="2013-06-30T09:44:00Z">
              <w:r w:rsidRPr="00EB158B">
                <w:rPr>
                  <w:rFonts w:cs="Arial"/>
                  <w:color w:val="000000" w:themeColor="text1"/>
                  <w:rPrChange w:id="2265" w:author="Teera Piyakunakorn" w:date="2013-06-30T22:23:00Z">
                    <w:rPr>
                      <w:rFonts w:cs="Arial"/>
                    </w:rPr>
                  </w:rPrChange>
                </w:rPr>
                <w:t>0.75</w:t>
              </w:r>
            </w:ins>
          </w:p>
        </w:tc>
      </w:tr>
    </w:tbl>
    <w:p w14:paraId="213926DD" w14:textId="77777777" w:rsidR="00515D1C" w:rsidRPr="00EB158B" w:rsidRDefault="00515D1C">
      <w:pPr>
        <w:pStyle w:val="Heading1AA"/>
        <w:rPr>
          <w:ins w:id="2266" w:author="Arnold Sandjaja" w:date="2013-06-29T14:30:00Z"/>
          <w:rFonts w:ascii="Times New Roman" w:eastAsia="Times New Roman" w:hAnsi="Times New Roman"/>
          <w:caps w:val="0"/>
          <w:color w:val="000000" w:themeColor="text1"/>
          <w:sz w:val="20"/>
          <w:u w:val="none"/>
          <w:lang w:val="en-US" w:bidi="x-none"/>
          <w:rPrChange w:id="2267" w:author="Teera Piyakunakorn" w:date="2013-06-30T22:23:00Z">
            <w:rPr>
              <w:ins w:id="2268" w:author="Arnold Sandjaja" w:date="2013-06-29T14:30:00Z"/>
              <w:rFonts w:ascii="Times New Roman" w:eastAsia="Times New Roman" w:hAnsi="Times New Roman"/>
              <w:caps w:val="0"/>
              <w:color w:val="auto"/>
              <w:sz w:val="20"/>
              <w:u w:val="none"/>
              <w:lang w:val="en-US" w:bidi="x-none"/>
            </w:rPr>
          </w:rPrChange>
        </w:rPr>
      </w:pPr>
    </w:p>
    <w:p w14:paraId="2894B950" w14:textId="77777777" w:rsidR="009E674F" w:rsidRPr="00EB158B" w:rsidRDefault="00815B05">
      <w:pPr>
        <w:ind w:left="-567"/>
        <w:rPr>
          <w:ins w:id="2269" w:author="Arnold Sandjaja" w:date="2013-06-29T14:31:00Z"/>
          <w:color w:val="000000" w:themeColor="text1"/>
          <w:rPrChange w:id="2270" w:author="Teera Piyakunakorn" w:date="2013-06-30T22:23:00Z">
            <w:rPr>
              <w:ins w:id="2271" w:author="Arnold Sandjaja" w:date="2013-06-29T14:31:00Z"/>
            </w:rPr>
          </w:rPrChange>
        </w:rPr>
        <w:pPrChange w:id="2272" w:author="Arnold Sandjaja" w:date="2013-06-29T14:31:00Z">
          <w:pPr>
            <w:tabs>
              <w:tab w:val="left" w:pos="1961"/>
            </w:tabs>
          </w:pPr>
        </w:pPrChange>
      </w:pPr>
      <w:ins w:id="2273" w:author="Arnold Sandjaja" w:date="2013-06-29T14:31:00Z">
        <w:r w:rsidRPr="00EB158B">
          <w:rPr>
            <w:noProof/>
            <w:color w:val="000000" w:themeColor="text1"/>
            <w:lang w:val="en-US"/>
            <w:rPrChange w:id="2274" w:author="Teera Piyakunakorn" w:date="2013-06-30T22:23:00Z">
              <w:rPr>
                <w:noProof/>
                <w:lang w:val="en-US"/>
              </w:rPr>
            </w:rPrChange>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Pr="00EB158B" w:rsidRDefault="00405E48">
      <w:pPr>
        <w:tabs>
          <w:tab w:val="left" w:pos="1961"/>
        </w:tabs>
        <w:rPr>
          <w:ins w:id="2275" w:author="Arnold Sandjaja" w:date="2013-06-29T14:34:00Z"/>
          <w:color w:val="000000" w:themeColor="text1"/>
          <w:rPrChange w:id="2276" w:author="Teera Piyakunakorn" w:date="2013-06-30T22:23:00Z">
            <w:rPr>
              <w:ins w:id="2277" w:author="Arnold Sandjaja" w:date="2013-06-29T14:34:00Z"/>
            </w:rPr>
          </w:rPrChange>
        </w:rPr>
        <w:pPrChange w:id="2278" w:author="Arnold Sandjaja" w:date="2013-06-29T14:31:00Z">
          <w:pPr>
            <w:pStyle w:val="Heading1AA"/>
          </w:pPr>
        </w:pPrChange>
      </w:pPr>
    </w:p>
    <w:p w14:paraId="51C100B2" w14:textId="77777777" w:rsidR="001020AE" w:rsidRPr="00EB158B" w:rsidRDefault="001020AE">
      <w:pPr>
        <w:tabs>
          <w:tab w:val="left" w:pos="1961"/>
        </w:tabs>
        <w:rPr>
          <w:ins w:id="2279" w:author="Arnold Sandjaja" w:date="2013-06-29T14:34:00Z"/>
          <w:color w:val="000000" w:themeColor="text1"/>
          <w:rPrChange w:id="2280" w:author="Teera Piyakunakorn" w:date="2013-06-30T22:23:00Z">
            <w:rPr>
              <w:ins w:id="2281" w:author="Arnold Sandjaja" w:date="2013-06-29T14:34:00Z"/>
            </w:rPr>
          </w:rPrChange>
        </w:rPr>
        <w:pPrChange w:id="2282" w:author="Arnold Sandjaja" w:date="2013-06-29T14:31:00Z">
          <w:pPr>
            <w:pStyle w:val="Heading1AA"/>
          </w:pPr>
        </w:pPrChange>
      </w:pPr>
    </w:p>
    <w:p w14:paraId="744487B3" w14:textId="77777777" w:rsidR="002110A5" w:rsidRPr="00EB158B" w:rsidRDefault="002110A5">
      <w:pPr>
        <w:tabs>
          <w:tab w:val="left" w:pos="1961"/>
        </w:tabs>
        <w:rPr>
          <w:ins w:id="2283" w:author="Arnold Sandjaja" w:date="2013-06-29T14:37:00Z"/>
          <w:color w:val="000000" w:themeColor="text1"/>
          <w:rPrChange w:id="2284" w:author="Teera Piyakunakorn" w:date="2013-06-30T22:23:00Z">
            <w:rPr>
              <w:ins w:id="2285" w:author="Arnold Sandjaja" w:date="2013-06-29T14:37:00Z"/>
            </w:rPr>
          </w:rPrChange>
        </w:rPr>
        <w:pPrChange w:id="2286" w:author="Arnold Sandjaja" w:date="2013-06-29T14:31:00Z">
          <w:pPr>
            <w:pStyle w:val="Heading1AA"/>
          </w:pPr>
        </w:pPrChange>
      </w:pPr>
    </w:p>
    <w:p w14:paraId="0416D278" w14:textId="77777777" w:rsidR="002110A5" w:rsidRPr="00EB158B" w:rsidRDefault="002110A5">
      <w:pPr>
        <w:tabs>
          <w:tab w:val="left" w:pos="1961"/>
        </w:tabs>
        <w:rPr>
          <w:ins w:id="2287" w:author="Arnold Sandjaja" w:date="2013-06-29T14:37:00Z"/>
          <w:color w:val="000000" w:themeColor="text1"/>
          <w:rPrChange w:id="2288" w:author="Teera Piyakunakorn" w:date="2013-06-30T22:23:00Z">
            <w:rPr>
              <w:ins w:id="2289" w:author="Arnold Sandjaja" w:date="2013-06-29T14:37:00Z"/>
            </w:rPr>
          </w:rPrChange>
        </w:rPr>
        <w:pPrChange w:id="2290" w:author="Arnold Sandjaja" w:date="2013-06-29T14:31:00Z">
          <w:pPr>
            <w:pStyle w:val="Heading1AA"/>
          </w:pPr>
        </w:pPrChange>
      </w:pPr>
    </w:p>
    <w:p w14:paraId="7A95038E" w14:textId="77777777" w:rsidR="002110A5" w:rsidRPr="00EB158B" w:rsidRDefault="00815B05">
      <w:pPr>
        <w:tabs>
          <w:tab w:val="left" w:pos="1961"/>
        </w:tabs>
        <w:rPr>
          <w:ins w:id="2291" w:author="Arnold Sandjaja" w:date="2013-06-29T14:37:00Z"/>
          <w:color w:val="000000" w:themeColor="text1"/>
          <w:rPrChange w:id="2292" w:author="Teera Piyakunakorn" w:date="2013-06-30T22:23:00Z">
            <w:rPr>
              <w:ins w:id="2293" w:author="Arnold Sandjaja" w:date="2013-06-29T14:37:00Z"/>
            </w:rPr>
          </w:rPrChange>
        </w:rPr>
        <w:pPrChange w:id="2294" w:author="Arnold Sandjaja" w:date="2013-06-29T14:31:00Z">
          <w:pPr>
            <w:pStyle w:val="Heading1AA"/>
          </w:pPr>
        </w:pPrChange>
      </w:pPr>
      <w:ins w:id="2295" w:author="Arnold Sandjaja" w:date="2013-06-29T14:37:00Z">
        <w:r w:rsidRPr="00EB158B">
          <w:rPr>
            <w:noProof/>
            <w:color w:val="000000" w:themeColor="text1"/>
            <w:lang w:val="en-US"/>
            <w:rPrChange w:id="2296" w:author="Teera Piyakunakorn" w:date="2013-06-30T22:23:00Z">
              <w:rPr>
                <w:rFonts w:ascii="Arial" w:hAnsi="Arial"/>
                <w:caps w:val="0"/>
                <w:noProof/>
                <w:sz w:val="20"/>
                <w:szCs w:val="24"/>
                <w:u w:val="none"/>
                <w:lang w:val="en-US"/>
              </w:rPr>
            </w:rPrChange>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Pr="00EB158B" w:rsidRDefault="002110A5">
      <w:pPr>
        <w:tabs>
          <w:tab w:val="left" w:pos="1961"/>
        </w:tabs>
        <w:rPr>
          <w:ins w:id="2297" w:author="Arnold Sandjaja" w:date="2013-06-29T14:37:00Z"/>
          <w:color w:val="000000" w:themeColor="text1"/>
          <w:rPrChange w:id="2298" w:author="Teera Piyakunakorn" w:date="2013-06-30T22:23:00Z">
            <w:rPr>
              <w:ins w:id="2299" w:author="Arnold Sandjaja" w:date="2013-06-29T14:37:00Z"/>
            </w:rPr>
          </w:rPrChange>
        </w:rPr>
        <w:pPrChange w:id="2300" w:author="Arnold Sandjaja" w:date="2013-06-29T14:31:00Z">
          <w:pPr>
            <w:pStyle w:val="Heading1AA"/>
          </w:pPr>
        </w:pPrChange>
      </w:pPr>
    </w:p>
    <w:p w14:paraId="0D9E4EDA" w14:textId="77777777" w:rsidR="000520D4" w:rsidRPr="00EB158B" w:rsidRDefault="00815B05" w:rsidP="009E674F">
      <w:pPr>
        <w:tabs>
          <w:tab w:val="left" w:pos="1961"/>
        </w:tabs>
        <w:rPr>
          <w:ins w:id="2301" w:author="Arnold Sandjaja" w:date="2013-06-29T14:41:00Z"/>
          <w:color w:val="000000" w:themeColor="text1"/>
          <w:rPrChange w:id="2302" w:author="Teera Piyakunakorn" w:date="2013-06-30T22:23:00Z">
            <w:rPr>
              <w:ins w:id="2303" w:author="Arnold Sandjaja" w:date="2013-06-29T14:41:00Z"/>
            </w:rPr>
          </w:rPrChange>
        </w:rPr>
      </w:pPr>
      <w:ins w:id="2304" w:author="Arnold Sandjaja" w:date="2013-06-29T14:37:00Z">
        <w:r w:rsidRPr="00EB158B">
          <w:rPr>
            <w:noProof/>
            <w:color w:val="000000" w:themeColor="text1"/>
            <w:lang w:val="en-US"/>
            <w:rPrChange w:id="2305" w:author="Teera Piyakunakorn" w:date="2013-06-30T22:23:00Z">
              <w:rPr>
                <w:rFonts w:ascii="Arial Bold" w:hAnsi="Arial Bold"/>
                <w:caps/>
                <w:noProof/>
                <w:sz w:val="24"/>
                <w:szCs w:val="20"/>
                <w:u w:val="single"/>
                <w:lang w:val="en-US"/>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2306" w:author="Arnold Sandjaja" w:date="2013-06-29T14:36:00Z">
        <w:r w:rsidR="001020AE" w:rsidRPr="00EB158B">
          <w:rPr>
            <w:color w:val="000000" w:themeColor="text1"/>
            <w:rPrChange w:id="2307" w:author="Teera Piyakunakorn" w:date="2013-06-30T22:23:00Z">
              <w:rPr/>
            </w:rPrChange>
          </w:rPr>
          <w:br w:type="page"/>
        </w:r>
        <w:r w:rsidRPr="00EB158B">
          <w:rPr>
            <w:noProof/>
            <w:color w:val="000000" w:themeColor="text1"/>
            <w:lang w:val="en-US"/>
            <w:rPrChange w:id="2308" w:author="Teera Piyakunakorn" w:date="2013-06-30T22:23:00Z">
              <w:rPr>
                <w:rFonts w:ascii="Arial Bold" w:hAnsi="Arial Bold"/>
                <w:caps/>
                <w:noProof/>
                <w:sz w:val="24"/>
                <w:szCs w:val="20"/>
                <w:u w:val="single"/>
                <w:lang w:val="en-US"/>
              </w:rPr>
            </w:rPrChang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Pr="00EB158B" w:rsidRDefault="000520D4" w:rsidP="000520D4">
      <w:pPr>
        <w:widowControl w:val="0"/>
        <w:autoSpaceDE w:val="0"/>
        <w:autoSpaceDN w:val="0"/>
        <w:adjustRightInd w:val="0"/>
        <w:ind w:right="1552"/>
        <w:rPr>
          <w:ins w:id="2309" w:author="Arnold Sandjaja" w:date="2013-06-29T14:41:00Z"/>
          <w:rFonts w:cs="Arial"/>
          <w:color w:val="000000" w:themeColor="text1"/>
          <w:sz w:val="24"/>
          <w:rPrChange w:id="2310" w:author="Teera Piyakunakorn" w:date="2013-06-30T22:23:00Z">
            <w:rPr>
              <w:ins w:id="2311" w:author="Arnold Sandjaja" w:date="2013-06-29T14:41:00Z"/>
              <w:rFonts w:cs="Arial"/>
              <w:color w:val="FF0000"/>
              <w:sz w:val="24"/>
            </w:rPr>
          </w:rPrChange>
        </w:rPr>
      </w:pPr>
      <w:ins w:id="2312" w:author="Arnold Sandjaja" w:date="2013-06-29T14:41:00Z">
        <w:r w:rsidRPr="00EB158B">
          <w:rPr>
            <w:color w:val="000000" w:themeColor="text1"/>
            <w:rPrChange w:id="2313" w:author="Teera Piyakunakorn" w:date="2013-06-30T22:23:00Z">
              <w:rPr/>
            </w:rPrChange>
          </w:rPr>
          <w:lastRenderedPageBreak/>
          <w:br w:type="page"/>
        </w:r>
        <w:r w:rsidRPr="00EB158B">
          <w:rPr>
            <w:rFonts w:cs="Arial"/>
            <w:color w:val="000000" w:themeColor="text1"/>
            <w:sz w:val="24"/>
            <w:rPrChange w:id="2314" w:author="Teera Piyakunakorn" w:date="2013-06-30T22:23:00Z">
              <w:rPr>
                <w:rFonts w:cs="Arial"/>
                <w:color w:val="FF0000"/>
                <w:sz w:val="24"/>
              </w:rPr>
            </w:rPrChange>
          </w:rPr>
          <w:lastRenderedPageBreak/>
          <w:t>(- COVER)</w:t>
        </w:r>
      </w:ins>
    </w:p>
    <w:p w14:paraId="7BEC7FD5" w14:textId="77777777" w:rsidR="000520D4" w:rsidRPr="00EB158B" w:rsidRDefault="000520D4" w:rsidP="000520D4">
      <w:pPr>
        <w:widowControl w:val="0"/>
        <w:autoSpaceDE w:val="0"/>
        <w:autoSpaceDN w:val="0"/>
        <w:adjustRightInd w:val="0"/>
        <w:ind w:right="1552"/>
        <w:rPr>
          <w:ins w:id="2315" w:author="Arnold Sandjaja" w:date="2013-06-29T14:41:00Z"/>
          <w:rFonts w:cs="Arial"/>
          <w:b/>
          <w:bCs/>
          <w:color w:val="000000" w:themeColor="text1"/>
          <w:rPrChange w:id="2316" w:author="Teera Piyakunakorn" w:date="2013-06-30T22:23:00Z">
            <w:rPr>
              <w:ins w:id="2317" w:author="Arnold Sandjaja" w:date="2013-06-29T14:41:00Z"/>
              <w:rFonts w:cs="Arial"/>
              <w:b/>
              <w:bCs/>
              <w:color w:val="FF0000"/>
            </w:rPr>
          </w:rPrChange>
        </w:rPr>
      </w:pPr>
      <w:ins w:id="2318" w:author="Arnold Sandjaja" w:date="2013-06-29T14:41:00Z">
        <w:r w:rsidRPr="00EB158B">
          <w:rPr>
            <w:rFonts w:cs="Arial"/>
            <w:b/>
            <w:bCs/>
            <w:color w:val="000000" w:themeColor="text1"/>
            <w:rPrChange w:id="2319" w:author="Teera Piyakunakorn" w:date="2013-06-30T22:23:00Z">
              <w:rPr>
                <w:rFonts w:cs="Arial"/>
                <w:b/>
                <w:bCs/>
                <w:color w:val="FF0000"/>
              </w:rPr>
            </w:rPrChange>
          </w:rPr>
          <w:t>(use picture at your choice:</w:t>
        </w:r>
      </w:ins>
    </w:p>
    <w:p w14:paraId="3AF0F9FA" w14:textId="77777777" w:rsidR="000520D4" w:rsidRPr="00EB158B" w:rsidRDefault="000520D4" w:rsidP="000520D4">
      <w:pPr>
        <w:pStyle w:val="ListParagraph"/>
        <w:widowControl w:val="0"/>
        <w:numPr>
          <w:ilvl w:val="0"/>
          <w:numId w:val="10"/>
        </w:numPr>
        <w:autoSpaceDE w:val="0"/>
        <w:autoSpaceDN w:val="0"/>
        <w:adjustRightInd w:val="0"/>
        <w:ind w:right="1552"/>
        <w:rPr>
          <w:ins w:id="2320" w:author="Arnold Sandjaja" w:date="2013-06-29T14:41:00Z"/>
          <w:rFonts w:ascii="Arial" w:hAnsi="Arial" w:cs="Arial"/>
          <w:b/>
          <w:bCs/>
          <w:color w:val="000000" w:themeColor="text1"/>
          <w:rPrChange w:id="2321" w:author="Teera Piyakunakorn" w:date="2013-06-30T22:23:00Z">
            <w:rPr>
              <w:ins w:id="2322" w:author="Arnold Sandjaja" w:date="2013-06-29T14:41:00Z"/>
              <w:rFonts w:ascii="Arial" w:hAnsi="Arial" w:cs="Arial"/>
              <w:b/>
              <w:bCs/>
              <w:color w:val="FF0000"/>
            </w:rPr>
          </w:rPrChange>
        </w:rPr>
      </w:pPr>
      <w:ins w:id="2323" w:author="Arnold Sandjaja" w:date="2013-06-29T14:41:00Z">
        <w:r w:rsidRPr="00EB158B">
          <w:rPr>
            <w:rFonts w:ascii="Arial" w:hAnsi="Arial" w:cs="Arial"/>
            <w:b/>
            <w:bCs/>
            <w:color w:val="000000" w:themeColor="text1"/>
            <w:rPrChange w:id="2324" w:author="Teera Piyakunakorn" w:date="2013-06-30T22:23:00Z">
              <w:rPr>
                <w:rFonts w:ascii="Arial" w:hAnsi="Arial" w:cs="Arial"/>
                <w:b/>
                <w:bCs/>
                <w:color w:val="FF0000"/>
              </w:rPr>
            </w:rPrChange>
          </w:rPr>
          <w:t>WSC2013_TP40_MOD1_PRE_EN_01.jpg</w:t>
        </w:r>
      </w:ins>
    </w:p>
    <w:p w14:paraId="49B2BF5D" w14:textId="77777777" w:rsidR="000520D4" w:rsidRPr="00EB158B" w:rsidRDefault="000520D4" w:rsidP="000520D4">
      <w:pPr>
        <w:pStyle w:val="ListParagraph"/>
        <w:widowControl w:val="0"/>
        <w:numPr>
          <w:ilvl w:val="0"/>
          <w:numId w:val="10"/>
        </w:numPr>
        <w:autoSpaceDE w:val="0"/>
        <w:autoSpaceDN w:val="0"/>
        <w:adjustRightInd w:val="0"/>
        <w:ind w:right="1552"/>
        <w:rPr>
          <w:ins w:id="2325" w:author="Arnold Sandjaja" w:date="2013-06-29T14:41:00Z"/>
          <w:rFonts w:ascii="Arial" w:hAnsi="Arial" w:cs="Arial"/>
          <w:b/>
          <w:bCs/>
          <w:color w:val="000000" w:themeColor="text1"/>
          <w:rPrChange w:id="2326" w:author="Teera Piyakunakorn" w:date="2013-06-30T22:23:00Z">
            <w:rPr>
              <w:ins w:id="2327" w:author="Arnold Sandjaja" w:date="2013-06-29T14:41:00Z"/>
              <w:rFonts w:ascii="Arial" w:hAnsi="Arial" w:cs="Arial"/>
              <w:b/>
              <w:bCs/>
              <w:color w:val="FF0000"/>
            </w:rPr>
          </w:rPrChange>
        </w:rPr>
      </w:pPr>
      <w:ins w:id="2328" w:author="Arnold Sandjaja" w:date="2013-06-29T14:41:00Z">
        <w:r w:rsidRPr="00EB158B">
          <w:rPr>
            <w:rFonts w:ascii="Arial" w:hAnsi="Arial" w:cs="Arial"/>
            <w:b/>
            <w:bCs/>
            <w:color w:val="000000" w:themeColor="text1"/>
            <w:rPrChange w:id="2329" w:author="Teera Piyakunakorn" w:date="2013-06-30T22:23:00Z">
              <w:rPr>
                <w:rFonts w:ascii="Arial" w:hAnsi="Arial" w:cs="Arial"/>
                <w:b/>
                <w:bCs/>
                <w:color w:val="FF0000"/>
              </w:rPr>
            </w:rPrChange>
          </w:rPr>
          <w:t>WSC2013_TP40_MOD1_PRE_EN_02.jpg</w:t>
        </w:r>
      </w:ins>
    </w:p>
    <w:p w14:paraId="696440ED" w14:textId="77777777" w:rsidR="000520D4" w:rsidRPr="00EB158B" w:rsidRDefault="000520D4" w:rsidP="000520D4">
      <w:pPr>
        <w:pStyle w:val="ListParagraph"/>
        <w:widowControl w:val="0"/>
        <w:numPr>
          <w:ilvl w:val="0"/>
          <w:numId w:val="10"/>
        </w:numPr>
        <w:autoSpaceDE w:val="0"/>
        <w:autoSpaceDN w:val="0"/>
        <w:adjustRightInd w:val="0"/>
        <w:ind w:right="1552"/>
        <w:rPr>
          <w:ins w:id="2330" w:author="Arnold Sandjaja" w:date="2013-06-29T14:41:00Z"/>
          <w:rFonts w:ascii="Arial" w:hAnsi="Arial" w:cs="Arial"/>
          <w:b/>
          <w:bCs/>
          <w:color w:val="000000" w:themeColor="text1"/>
          <w:rPrChange w:id="2331" w:author="Teera Piyakunakorn" w:date="2013-06-30T22:23:00Z">
            <w:rPr>
              <w:ins w:id="2332" w:author="Arnold Sandjaja" w:date="2013-06-29T14:41:00Z"/>
              <w:rFonts w:ascii="Arial" w:hAnsi="Arial" w:cs="Arial"/>
              <w:b/>
              <w:bCs/>
              <w:color w:val="FF0000"/>
            </w:rPr>
          </w:rPrChange>
        </w:rPr>
      </w:pPr>
      <w:ins w:id="2333" w:author="Arnold Sandjaja" w:date="2013-06-29T14:41:00Z">
        <w:r w:rsidRPr="00EB158B">
          <w:rPr>
            <w:rFonts w:ascii="Arial" w:hAnsi="Arial" w:cs="Arial"/>
            <w:b/>
            <w:bCs/>
            <w:color w:val="000000" w:themeColor="text1"/>
            <w:rPrChange w:id="2334" w:author="Teera Piyakunakorn" w:date="2013-06-30T22:23:00Z">
              <w:rPr>
                <w:rFonts w:ascii="Arial" w:hAnsi="Arial" w:cs="Arial"/>
                <w:b/>
                <w:bCs/>
                <w:color w:val="FF0000"/>
              </w:rPr>
            </w:rPrChange>
          </w:rPr>
          <w:t>WSC2013_TP40_MOD1_PRE_EN_03.jpg)</w:t>
        </w:r>
      </w:ins>
    </w:p>
    <w:p w14:paraId="461BC4C0" w14:textId="77777777" w:rsidR="000520D4" w:rsidRPr="00EB158B" w:rsidRDefault="000520D4" w:rsidP="000520D4">
      <w:pPr>
        <w:widowControl w:val="0"/>
        <w:autoSpaceDE w:val="0"/>
        <w:autoSpaceDN w:val="0"/>
        <w:adjustRightInd w:val="0"/>
        <w:ind w:right="1552"/>
        <w:rPr>
          <w:ins w:id="2335" w:author="Arnold Sandjaja" w:date="2013-06-29T14:41:00Z"/>
          <w:rFonts w:cs="Arial"/>
          <w:color w:val="000000" w:themeColor="text1"/>
          <w:sz w:val="24"/>
          <w:rPrChange w:id="2336" w:author="Teera Piyakunakorn" w:date="2013-06-30T22:23:00Z">
            <w:rPr>
              <w:ins w:id="2337" w:author="Arnold Sandjaja" w:date="2013-06-29T14:41:00Z"/>
              <w:rFonts w:cs="Arial"/>
              <w:color w:val="FF0000"/>
              <w:sz w:val="24"/>
            </w:rPr>
          </w:rPrChange>
        </w:rPr>
      </w:pPr>
    </w:p>
    <w:p w14:paraId="3257CEDF" w14:textId="77777777" w:rsidR="000520D4" w:rsidRPr="00EB158B" w:rsidRDefault="000520D4" w:rsidP="000520D4">
      <w:pPr>
        <w:widowControl w:val="0"/>
        <w:autoSpaceDE w:val="0"/>
        <w:autoSpaceDN w:val="0"/>
        <w:adjustRightInd w:val="0"/>
        <w:ind w:right="1552"/>
        <w:rPr>
          <w:ins w:id="2338" w:author="Arnold Sandjaja" w:date="2013-06-29T14:41:00Z"/>
          <w:rFonts w:cs="Arial"/>
          <w:color w:val="000000" w:themeColor="text1"/>
          <w:sz w:val="24"/>
          <w:rPrChange w:id="2339" w:author="Teera Piyakunakorn" w:date="2013-06-30T22:23:00Z">
            <w:rPr>
              <w:ins w:id="2340" w:author="Arnold Sandjaja" w:date="2013-06-29T14:41:00Z"/>
              <w:rFonts w:cs="Arial"/>
              <w:color w:val="FF0000"/>
              <w:sz w:val="24"/>
            </w:rPr>
          </w:rPrChange>
        </w:rPr>
      </w:pPr>
    </w:p>
    <w:p w14:paraId="6DA801AC" w14:textId="77777777" w:rsidR="000520D4" w:rsidRPr="00EB158B" w:rsidRDefault="000520D4" w:rsidP="000520D4">
      <w:pPr>
        <w:widowControl w:val="0"/>
        <w:autoSpaceDE w:val="0"/>
        <w:autoSpaceDN w:val="0"/>
        <w:adjustRightInd w:val="0"/>
        <w:ind w:right="1552"/>
        <w:rPr>
          <w:ins w:id="2341" w:author="Arnold Sandjaja" w:date="2013-06-29T14:41:00Z"/>
          <w:rFonts w:cs="Arial"/>
          <w:color w:val="000000" w:themeColor="text1"/>
          <w:sz w:val="24"/>
          <w:rPrChange w:id="2342" w:author="Teera Piyakunakorn" w:date="2013-06-30T22:23:00Z">
            <w:rPr>
              <w:ins w:id="2343" w:author="Arnold Sandjaja" w:date="2013-06-29T14:41:00Z"/>
              <w:rFonts w:cs="Arial"/>
              <w:color w:val="FF0000"/>
              <w:sz w:val="24"/>
            </w:rPr>
          </w:rPrChange>
        </w:rPr>
      </w:pPr>
      <w:ins w:id="2344" w:author="Arnold Sandjaja" w:date="2013-06-29T14:41:00Z">
        <w:r w:rsidRPr="00EB158B">
          <w:rPr>
            <w:rFonts w:cs="Arial"/>
            <w:color w:val="000000" w:themeColor="text1"/>
            <w:sz w:val="24"/>
            <w:rPrChange w:id="2345" w:author="Teera Piyakunakorn" w:date="2013-06-30T22:23:00Z">
              <w:rPr>
                <w:rFonts w:cs="Arial"/>
                <w:color w:val="FF0000"/>
                <w:sz w:val="24"/>
              </w:rPr>
            </w:rPrChange>
          </w:rPr>
          <w:t>(– Masthead )</w:t>
        </w:r>
      </w:ins>
    </w:p>
    <w:p w14:paraId="61551A52" w14:textId="77777777" w:rsidR="000520D4" w:rsidRPr="00EB158B" w:rsidRDefault="000520D4" w:rsidP="000520D4">
      <w:pPr>
        <w:widowControl w:val="0"/>
        <w:autoSpaceDE w:val="0"/>
        <w:autoSpaceDN w:val="0"/>
        <w:adjustRightInd w:val="0"/>
        <w:ind w:right="1552"/>
        <w:rPr>
          <w:ins w:id="2346" w:author="Arnold Sandjaja" w:date="2013-06-29T14:41:00Z"/>
          <w:rFonts w:cs="Arial"/>
          <w:color w:val="000000" w:themeColor="text1"/>
          <w:sz w:val="24"/>
          <w:rPrChange w:id="2347" w:author="Teera Piyakunakorn" w:date="2013-06-30T22:23:00Z">
            <w:rPr>
              <w:ins w:id="2348" w:author="Arnold Sandjaja" w:date="2013-06-29T14:41:00Z"/>
              <w:rFonts w:cs="Arial"/>
              <w:sz w:val="24"/>
            </w:rPr>
          </w:rPrChange>
        </w:rPr>
      </w:pPr>
    </w:p>
    <w:p w14:paraId="18DF98ED" w14:textId="77777777" w:rsidR="000520D4" w:rsidRPr="00EB158B" w:rsidRDefault="000520D4" w:rsidP="000520D4">
      <w:pPr>
        <w:widowControl w:val="0"/>
        <w:autoSpaceDE w:val="0"/>
        <w:autoSpaceDN w:val="0"/>
        <w:adjustRightInd w:val="0"/>
        <w:ind w:right="1552"/>
        <w:rPr>
          <w:ins w:id="2349" w:author="Arnold Sandjaja" w:date="2013-06-29T14:41:00Z"/>
          <w:rFonts w:cs="Arial"/>
          <w:color w:val="000000" w:themeColor="text1"/>
          <w:rPrChange w:id="2350" w:author="Teera Piyakunakorn" w:date="2013-06-30T22:23:00Z">
            <w:rPr>
              <w:ins w:id="2351" w:author="Arnold Sandjaja" w:date="2013-06-29T14:41:00Z"/>
              <w:rFonts w:cs="Arial"/>
            </w:rPr>
          </w:rPrChange>
        </w:rPr>
      </w:pPr>
      <w:ins w:id="2352" w:author="Arnold Sandjaja" w:date="2013-06-29T14:41:00Z">
        <w:r w:rsidRPr="00EB158B">
          <w:rPr>
            <w:rFonts w:cs="Arial"/>
            <w:color w:val="000000" w:themeColor="text1"/>
            <w:rPrChange w:id="2353" w:author="Teera Piyakunakorn" w:date="2013-06-30T22:23:00Z">
              <w:rPr>
                <w:rFonts w:cs="Arial"/>
              </w:rPr>
            </w:rPrChange>
          </w:rPr>
          <w:t xml:space="preserve">SPANNER in the works  </w:t>
        </w:r>
      </w:ins>
    </w:p>
    <w:p w14:paraId="54FA8D78" w14:textId="77777777" w:rsidR="000520D4" w:rsidRPr="00EB158B" w:rsidRDefault="000520D4" w:rsidP="000520D4">
      <w:pPr>
        <w:widowControl w:val="0"/>
        <w:autoSpaceDE w:val="0"/>
        <w:autoSpaceDN w:val="0"/>
        <w:adjustRightInd w:val="0"/>
        <w:ind w:right="1552"/>
        <w:rPr>
          <w:ins w:id="2354" w:author="Arnold Sandjaja" w:date="2013-06-29T14:41:00Z"/>
          <w:rFonts w:cs="Arial"/>
          <w:color w:val="000000" w:themeColor="text1"/>
          <w:rPrChange w:id="2355" w:author="Teera Piyakunakorn" w:date="2013-06-30T22:23:00Z">
            <w:rPr>
              <w:ins w:id="2356" w:author="Arnold Sandjaja" w:date="2013-06-29T14:41:00Z"/>
              <w:rFonts w:cs="Arial"/>
            </w:rPr>
          </w:rPrChange>
        </w:rPr>
      </w:pPr>
    </w:p>
    <w:p w14:paraId="2B12187A" w14:textId="77777777" w:rsidR="000520D4" w:rsidRPr="00EB158B" w:rsidRDefault="000520D4" w:rsidP="000520D4">
      <w:pPr>
        <w:widowControl w:val="0"/>
        <w:autoSpaceDE w:val="0"/>
        <w:autoSpaceDN w:val="0"/>
        <w:adjustRightInd w:val="0"/>
        <w:ind w:right="1552"/>
        <w:rPr>
          <w:ins w:id="2357" w:author="Arnold Sandjaja" w:date="2013-06-29T14:41:00Z"/>
          <w:rFonts w:cs="Arial"/>
          <w:color w:val="000000" w:themeColor="text1"/>
          <w:rPrChange w:id="2358" w:author="Teera Piyakunakorn" w:date="2013-06-30T22:23:00Z">
            <w:rPr>
              <w:ins w:id="2359" w:author="Arnold Sandjaja" w:date="2013-06-29T14:41:00Z"/>
              <w:rFonts w:cs="Arial"/>
            </w:rPr>
          </w:rPrChange>
        </w:rPr>
      </w:pPr>
    </w:p>
    <w:p w14:paraId="7041B8AA" w14:textId="77777777" w:rsidR="000520D4" w:rsidRPr="00EB158B" w:rsidRDefault="000520D4" w:rsidP="000520D4">
      <w:pPr>
        <w:widowControl w:val="0"/>
        <w:autoSpaceDE w:val="0"/>
        <w:autoSpaceDN w:val="0"/>
        <w:adjustRightInd w:val="0"/>
        <w:ind w:right="1552"/>
        <w:rPr>
          <w:ins w:id="2360" w:author="Arnold Sandjaja" w:date="2013-06-29T14:41:00Z"/>
          <w:rFonts w:cs="Arial"/>
          <w:color w:val="000000" w:themeColor="text1"/>
          <w:sz w:val="24"/>
          <w:rPrChange w:id="2361" w:author="Teera Piyakunakorn" w:date="2013-06-30T22:23:00Z">
            <w:rPr>
              <w:ins w:id="2362" w:author="Arnold Sandjaja" w:date="2013-06-29T14:41:00Z"/>
              <w:rFonts w:cs="Arial"/>
              <w:color w:val="FF0000"/>
              <w:sz w:val="24"/>
            </w:rPr>
          </w:rPrChange>
        </w:rPr>
      </w:pPr>
      <w:ins w:id="2363" w:author="Arnold Sandjaja" w:date="2013-06-29T14:41:00Z">
        <w:r w:rsidRPr="00EB158B">
          <w:rPr>
            <w:rFonts w:cs="Arial"/>
            <w:color w:val="000000" w:themeColor="text1"/>
            <w:sz w:val="24"/>
            <w:rPrChange w:id="2364" w:author="Teera Piyakunakorn" w:date="2013-06-30T22:23:00Z">
              <w:rPr>
                <w:rFonts w:cs="Arial"/>
                <w:color w:val="FF0000"/>
                <w:sz w:val="24"/>
              </w:rPr>
            </w:rPrChange>
          </w:rPr>
          <w:t>(– Selling Lines )</w:t>
        </w:r>
      </w:ins>
    </w:p>
    <w:p w14:paraId="24564261" w14:textId="77777777" w:rsidR="000520D4" w:rsidRPr="00EB158B" w:rsidRDefault="000520D4" w:rsidP="000520D4">
      <w:pPr>
        <w:widowControl w:val="0"/>
        <w:autoSpaceDE w:val="0"/>
        <w:autoSpaceDN w:val="0"/>
        <w:adjustRightInd w:val="0"/>
        <w:ind w:right="1552"/>
        <w:rPr>
          <w:ins w:id="2365" w:author="Arnold Sandjaja" w:date="2013-06-29T14:41:00Z"/>
          <w:rFonts w:cs="Arial"/>
          <w:color w:val="000000" w:themeColor="text1"/>
          <w:sz w:val="24"/>
          <w:rPrChange w:id="2366" w:author="Teera Piyakunakorn" w:date="2013-06-30T22:23:00Z">
            <w:rPr>
              <w:ins w:id="2367" w:author="Arnold Sandjaja" w:date="2013-06-29T14:41:00Z"/>
              <w:rFonts w:cs="Arial"/>
              <w:color w:val="FF0000"/>
              <w:sz w:val="24"/>
            </w:rPr>
          </w:rPrChange>
        </w:rPr>
      </w:pPr>
    </w:p>
    <w:p w14:paraId="1C3D3704" w14:textId="77777777" w:rsidR="000520D4" w:rsidRPr="00EB158B" w:rsidRDefault="000520D4" w:rsidP="000520D4">
      <w:pPr>
        <w:widowControl w:val="0"/>
        <w:autoSpaceDE w:val="0"/>
        <w:autoSpaceDN w:val="0"/>
        <w:adjustRightInd w:val="0"/>
        <w:ind w:right="1552"/>
        <w:rPr>
          <w:ins w:id="2368" w:author="Arnold Sandjaja" w:date="2013-06-29T14:41:00Z"/>
          <w:rFonts w:cs="Arial"/>
          <w:color w:val="000000" w:themeColor="text1"/>
          <w:rPrChange w:id="2369" w:author="Teera Piyakunakorn" w:date="2013-06-30T22:23:00Z">
            <w:rPr>
              <w:ins w:id="2370" w:author="Arnold Sandjaja" w:date="2013-06-29T14:41:00Z"/>
              <w:rFonts w:cs="Arial"/>
            </w:rPr>
          </w:rPrChange>
        </w:rPr>
      </w:pPr>
      <w:ins w:id="2371" w:author="Arnold Sandjaja" w:date="2013-06-29T14:41:00Z">
        <w:r w:rsidRPr="00EB158B">
          <w:rPr>
            <w:rFonts w:cs="Arial"/>
            <w:color w:val="000000" w:themeColor="text1"/>
            <w:rPrChange w:id="2372" w:author="Teera Piyakunakorn" w:date="2013-06-30T22:23:00Z">
              <w:rPr>
                <w:rFonts w:cs="Arial"/>
              </w:rPr>
            </w:rPrChange>
          </w:rPr>
          <w:t>News magazine of ATTAC network</w:t>
        </w:r>
      </w:ins>
    </w:p>
    <w:p w14:paraId="73745BA2" w14:textId="77777777" w:rsidR="000520D4" w:rsidRPr="00EB158B" w:rsidRDefault="000520D4" w:rsidP="000520D4">
      <w:pPr>
        <w:widowControl w:val="0"/>
        <w:autoSpaceDE w:val="0"/>
        <w:autoSpaceDN w:val="0"/>
        <w:adjustRightInd w:val="0"/>
        <w:ind w:right="1552"/>
        <w:rPr>
          <w:ins w:id="2373" w:author="Arnold Sandjaja" w:date="2013-06-29T14:41:00Z"/>
          <w:rFonts w:cs="Arial"/>
          <w:b/>
          <w:bCs/>
          <w:color w:val="000000" w:themeColor="text1"/>
          <w:sz w:val="24"/>
          <w:rPrChange w:id="2374" w:author="Teera Piyakunakorn" w:date="2013-06-30T22:23:00Z">
            <w:rPr>
              <w:ins w:id="2375" w:author="Arnold Sandjaja" w:date="2013-06-29T14:41:00Z"/>
              <w:rFonts w:cs="Arial"/>
              <w:b/>
              <w:bCs/>
              <w:color w:val="FF0000"/>
              <w:sz w:val="24"/>
            </w:rPr>
          </w:rPrChange>
        </w:rPr>
      </w:pPr>
    </w:p>
    <w:p w14:paraId="51EC451F" w14:textId="77777777" w:rsidR="000520D4" w:rsidRPr="00EB158B" w:rsidRDefault="000520D4" w:rsidP="000520D4">
      <w:pPr>
        <w:widowControl w:val="0"/>
        <w:autoSpaceDE w:val="0"/>
        <w:autoSpaceDN w:val="0"/>
        <w:adjustRightInd w:val="0"/>
        <w:ind w:right="1552"/>
        <w:rPr>
          <w:ins w:id="2376" w:author="Arnold Sandjaja" w:date="2013-06-29T14:41:00Z"/>
          <w:rFonts w:cs="Arial"/>
          <w:color w:val="000000" w:themeColor="text1"/>
          <w:sz w:val="24"/>
          <w:rPrChange w:id="2377" w:author="Teera Piyakunakorn" w:date="2013-06-30T22:23:00Z">
            <w:rPr>
              <w:ins w:id="2378" w:author="Arnold Sandjaja" w:date="2013-06-29T14:41:00Z"/>
              <w:rFonts w:cs="Arial"/>
              <w:color w:val="FF0000"/>
              <w:sz w:val="24"/>
            </w:rPr>
          </w:rPrChange>
        </w:rPr>
      </w:pPr>
    </w:p>
    <w:p w14:paraId="7024860F" w14:textId="77777777" w:rsidR="000520D4" w:rsidRPr="00EB158B" w:rsidRDefault="000520D4" w:rsidP="000520D4">
      <w:pPr>
        <w:widowControl w:val="0"/>
        <w:autoSpaceDE w:val="0"/>
        <w:autoSpaceDN w:val="0"/>
        <w:adjustRightInd w:val="0"/>
        <w:ind w:right="1552"/>
        <w:rPr>
          <w:ins w:id="2379" w:author="Arnold Sandjaja" w:date="2013-06-29T14:41:00Z"/>
          <w:rFonts w:cs="Arial"/>
          <w:color w:val="000000" w:themeColor="text1"/>
          <w:sz w:val="24"/>
          <w:rPrChange w:id="2380" w:author="Teera Piyakunakorn" w:date="2013-06-30T22:23:00Z">
            <w:rPr>
              <w:ins w:id="2381" w:author="Arnold Sandjaja" w:date="2013-06-29T14:41:00Z"/>
              <w:rFonts w:cs="Arial"/>
              <w:color w:val="FF0000"/>
              <w:sz w:val="24"/>
            </w:rPr>
          </w:rPrChange>
        </w:rPr>
      </w:pPr>
      <w:ins w:id="2382" w:author="Arnold Sandjaja" w:date="2013-06-29T14:41:00Z">
        <w:r w:rsidRPr="00EB158B">
          <w:rPr>
            <w:rFonts w:cs="Arial"/>
            <w:color w:val="000000" w:themeColor="text1"/>
            <w:sz w:val="24"/>
            <w:rPrChange w:id="2383" w:author="Teera Piyakunakorn" w:date="2013-06-30T22:23:00Z">
              <w:rPr>
                <w:rFonts w:cs="Arial"/>
                <w:color w:val="FF0000"/>
                <w:sz w:val="24"/>
              </w:rPr>
            </w:rPrChange>
          </w:rPr>
          <w:t>(– Main Line Cover)</w:t>
        </w:r>
      </w:ins>
    </w:p>
    <w:p w14:paraId="4437D872" w14:textId="77777777" w:rsidR="000520D4" w:rsidRPr="00EB158B" w:rsidRDefault="000520D4" w:rsidP="000520D4">
      <w:pPr>
        <w:widowControl w:val="0"/>
        <w:autoSpaceDE w:val="0"/>
        <w:autoSpaceDN w:val="0"/>
        <w:adjustRightInd w:val="0"/>
        <w:ind w:right="1552"/>
        <w:rPr>
          <w:ins w:id="2384" w:author="Arnold Sandjaja" w:date="2013-06-29T14:41:00Z"/>
          <w:rFonts w:cs="Arial"/>
          <w:color w:val="000000" w:themeColor="text1"/>
          <w:sz w:val="24"/>
          <w:rPrChange w:id="2385" w:author="Teera Piyakunakorn" w:date="2013-06-30T22:23:00Z">
            <w:rPr>
              <w:ins w:id="2386" w:author="Arnold Sandjaja" w:date="2013-06-29T14:41:00Z"/>
              <w:rFonts w:cs="Arial"/>
              <w:sz w:val="24"/>
            </w:rPr>
          </w:rPrChange>
        </w:rPr>
      </w:pPr>
    </w:p>
    <w:p w14:paraId="2D7775F1" w14:textId="77777777" w:rsidR="000520D4" w:rsidRPr="00EB158B" w:rsidRDefault="000520D4" w:rsidP="000520D4">
      <w:pPr>
        <w:widowControl w:val="0"/>
        <w:autoSpaceDE w:val="0"/>
        <w:autoSpaceDN w:val="0"/>
        <w:adjustRightInd w:val="0"/>
        <w:ind w:right="1552"/>
        <w:rPr>
          <w:ins w:id="2387" w:author="Arnold Sandjaja" w:date="2013-06-29T14:41:00Z"/>
          <w:rFonts w:cs="Arial"/>
          <w:color w:val="000000" w:themeColor="text1"/>
          <w:rPrChange w:id="2388" w:author="Teera Piyakunakorn" w:date="2013-06-30T22:23:00Z">
            <w:rPr>
              <w:ins w:id="2389" w:author="Arnold Sandjaja" w:date="2013-06-29T14:41:00Z"/>
              <w:rFonts w:cs="Arial"/>
            </w:rPr>
          </w:rPrChange>
        </w:rPr>
      </w:pPr>
      <w:ins w:id="2390" w:author="Arnold Sandjaja" w:date="2013-06-29T14:41:00Z">
        <w:r w:rsidRPr="00EB158B">
          <w:rPr>
            <w:rFonts w:cs="Arial"/>
            <w:color w:val="000000" w:themeColor="text1"/>
            <w:rPrChange w:id="2391" w:author="Teera Piyakunakorn" w:date="2013-06-30T22:23:00Z">
              <w:rPr>
                <w:rFonts w:cs="Arial"/>
              </w:rPr>
            </w:rPrChange>
          </w:rPr>
          <w:t>Global Tax Justice:</w:t>
        </w:r>
      </w:ins>
    </w:p>
    <w:p w14:paraId="5AF460F0" w14:textId="77777777" w:rsidR="000520D4" w:rsidRPr="00EB158B" w:rsidRDefault="000520D4" w:rsidP="000520D4">
      <w:pPr>
        <w:widowControl w:val="0"/>
        <w:autoSpaceDE w:val="0"/>
        <w:autoSpaceDN w:val="0"/>
        <w:adjustRightInd w:val="0"/>
        <w:ind w:right="1552"/>
        <w:rPr>
          <w:ins w:id="2392" w:author="Arnold Sandjaja" w:date="2013-06-29T14:41:00Z"/>
          <w:rFonts w:cs="Arial"/>
          <w:color w:val="000000" w:themeColor="text1"/>
          <w:rPrChange w:id="2393" w:author="Teera Piyakunakorn" w:date="2013-06-30T22:23:00Z">
            <w:rPr>
              <w:ins w:id="2394" w:author="Arnold Sandjaja" w:date="2013-06-29T14:41:00Z"/>
              <w:rFonts w:cs="Arial"/>
            </w:rPr>
          </w:rPrChange>
        </w:rPr>
      </w:pPr>
      <w:ins w:id="2395" w:author="Arnold Sandjaja" w:date="2013-06-29T14:41:00Z">
        <w:r w:rsidRPr="00EB158B">
          <w:rPr>
            <w:rFonts w:cs="Arial"/>
            <w:color w:val="000000" w:themeColor="text1"/>
            <w:rPrChange w:id="2396" w:author="Teera Piyakunakorn" w:date="2013-06-30T22:23:00Z">
              <w:rPr>
                <w:rFonts w:cs="Arial"/>
              </w:rPr>
            </w:rPrChange>
          </w:rPr>
          <w:t>If everybody shares the burden, no one suffers</w:t>
        </w:r>
      </w:ins>
    </w:p>
    <w:p w14:paraId="6C37AE7A" w14:textId="77777777" w:rsidR="000520D4" w:rsidRPr="00EB158B" w:rsidRDefault="000520D4" w:rsidP="000520D4">
      <w:pPr>
        <w:widowControl w:val="0"/>
        <w:autoSpaceDE w:val="0"/>
        <w:autoSpaceDN w:val="0"/>
        <w:adjustRightInd w:val="0"/>
        <w:ind w:right="1552"/>
        <w:rPr>
          <w:ins w:id="2397" w:author="Arnold Sandjaja" w:date="2013-06-29T14:41:00Z"/>
          <w:rFonts w:cs="Arial"/>
          <w:color w:val="000000" w:themeColor="text1"/>
          <w:rPrChange w:id="2398" w:author="Teera Piyakunakorn" w:date="2013-06-30T22:23:00Z">
            <w:rPr>
              <w:ins w:id="2399" w:author="Arnold Sandjaja" w:date="2013-06-29T14:41:00Z"/>
              <w:rFonts w:cs="Arial"/>
            </w:rPr>
          </w:rPrChange>
        </w:rPr>
      </w:pPr>
    </w:p>
    <w:p w14:paraId="2F2D6F9D" w14:textId="77777777" w:rsidR="000520D4" w:rsidRPr="00EB158B" w:rsidRDefault="000520D4" w:rsidP="000520D4">
      <w:pPr>
        <w:widowControl w:val="0"/>
        <w:autoSpaceDE w:val="0"/>
        <w:autoSpaceDN w:val="0"/>
        <w:adjustRightInd w:val="0"/>
        <w:ind w:right="1552"/>
        <w:rPr>
          <w:ins w:id="2400" w:author="Arnold Sandjaja" w:date="2013-06-29T14:41:00Z"/>
          <w:rFonts w:cs="Arial"/>
          <w:color w:val="000000" w:themeColor="text1"/>
          <w:sz w:val="24"/>
          <w:rPrChange w:id="2401" w:author="Teera Piyakunakorn" w:date="2013-06-30T22:23:00Z">
            <w:rPr>
              <w:ins w:id="2402" w:author="Arnold Sandjaja" w:date="2013-06-29T14:41:00Z"/>
              <w:rFonts w:cs="Arial"/>
              <w:sz w:val="24"/>
            </w:rPr>
          </w:rPrChange>
        </w:rPr>
      </w:pPr>
    </w:p>
    <w:p w14:paraId="7D1FA615" w14:textId="77777777" w:rsidR="000520D4" w:rsidRPr="00EB158B" w:rsidRDefault="000520D4" w:rsidP="000520D4">
      <w:pPr>
        <w:widowControl w:val="0"/>
        <w:autoSpaceDE w:val="0"/>
        <w:autoSpaceDN w:val="0"/>
        <w:adjustRightInd w:val="0"/>
        <w:ind w:right="1552"/>
        <w:rPr>
          <w:ins w:id="2403" w:author="Arnold Sandjaja" w:date="2013-06-29T14:41:00Z"/>
          <w:rFonts w:cs="Arial"/>
          <w:color w:val="000000" w:themeColor="text1"/>
          <w:sz w:val="24"/>
          <w:rPrChange w:id="2404" w:author="Teera Piyakunakorn" w:date="2013-06-30T22:23:00Z">
            <w:rPr>
              <w:ins w:id="2405" w:author="Arnold Sandjaja" w:date="2013-06-29T14:41:00Z"/>
              <w:rFonts w:cs="Arial"/>
              <w:color w:val="FF0000"/>
              <w:sz w:val="24"/>
            </w:rPr>
          </w:rPrChange>
        </w:rPr>
      </w:pPr>
      <w:ins w:id="2406" w:author="Arnold Sandjaja" w:date="2013-06-29T14:41:00Z">
        <w:r w:rsidRPr="00EB158B">
          <w:rPr>
            <w:rFonts w:cs="Arial"/>
            <w:color w:val="000000" w:themeColor="text1"/>
            <w:sz w:val="24"/>
            <w:rPrChange w:id="2407" w:author="Teera Piyakunakorn" w:date="2013-06-30T22:23:00Z">
              <w:rPr>
                <w:rFonts w:cs="Arial"/>
                <w:color w:val="FF0000"/>
                <w:sz w:val="24"/>
              </w:rPr>
            </w:rPrChange>
          </w:rPr>
          <w:t>(– Cover Lines)</w:t>
        </w:r>
      </w:ins>
    </w:p>
    <w:p w14:paraId="423381D8" w14:textId="77777777" w:rsidR="000520D4" w:rsidRPr="00EB158B" w:rsidRDefault="000520D4" w:rsidP="000520D4">
      <w:pPr>
        <w:widowControl w:val="0"/>
        <w:autoSpaceDE w:val="0"/>
        <w:autoSpaceDN w:val="0"/>
        <w:adjustRightInd w:val="0"/>
        <w:ind w:right="1552"/>
        <w:rPr>
          <w:ins w:id="2408" w:author="Arnold Sandjaja" w:date="2013-06-29T14:41:00Z"/>
          <w:rFonts w:cs="Arial"/>
          <w:color w:val="000000" w:themeColor="text1"/>
          <w:sz w:val="24"/>
          <w:rPrChange w:id="2409" w:author="Teera Piyakunakorn" w:date="2013-06-30T22:23:00Z">
            <w:rPr>
              <w:ins w:id="2410" w:author="Arnold Sandjaja" w:date="2013-06-29T14:41:00Z"/>
              <w:rFonts w:cs="Arial"/>
              <w:sz w:val="24"/>
            </w:rPr>
          </w:rPrChange>
        </w:rPr>
      </w:pPr>
    </w:p>
    <w:p w14:paraId="4D090C04" w14:textId="77777777" w:rsidR="000520D4" w:rsidRPr="00EB158B" w:rsidRDefault="000520D4" w:rsidP="000520D4">
      <w:pPr>
        <w:widowControl w:val="0"/>
        <w:autoSpaceDE w:val="0"/>
        <w:autoSpaceDN w:val="0"/>
        <w:adjustRightInd w:val="0"/>
        <w:ind w:right="1552"/>
        <w:rPr>
          <w:ins w:id="2411" w:author="Arnold Sandjaja" w:date="2013-06-29T14:41:00Z"/>
          <w:rFonts w:cs="Arial"/>
          <w:color w:val="000000" w:themeColor="text1"/>
          <w:rPrChange w:id="2412" w:author="Teera Piyakunakorn" w:date="2013-06-30T22:23:00Z">
            <w:rPr>
              <w:ins w:id="2413" w:author="Arnold Sandjaja" w:date="2013-06-29T14:41:00Z"/>
              <w:rFonts w:cs="Arial"/>
            </w:rPr>
          </w:rPrChange>
        </w:rPr>
      </w:pPr>
      <w:ins w:id="2414" w:author="Arnold Sandjaja" w:date="2013-06-29T14:41:00Z">
        <w:r w:rsidRPr="00EB158B">
          <w:rPr>
            <w:rFonts w:cs="Arial"/>
            <w:color w:val="000000" w:themeColor="text1"/>
            <w:rPrChange w:id="2415" w:author="Teera Piyakunakorn" w:date="2013-06-30T22:23:00Z">
              <w:rPr>
                <w:rFonts w:cs="Arial"/>
              </w:rPr>
            </w:rPrChange>
          </w:rPr>
          <w:t>Fiscal and Economic Union</w:t>
        </w:r>
      </w:ins>
    </w:p>
    <w:p w14:paraId="6F1ED968" w14:textId="77777777" w:rsidR="000520D4" w:rsidRPr="00EB158B" w:rsidRDefault="000520D4" w:rsidP="000520D4">
      <w:pPr>
        <w:widowControl w:val="0"/>
        <w:autoSpaceDE w:val="0"/>
        <w:autoSpaceDN w:val="0"/>
        <w:adjustRightInd w:val="0"/>
        <w:ind w:right="1552"/>
        <w:rPr>
          <w:ins w:id="2416" w:author="Arnold Sandjaja" w:date="2013-06-29T14:41:00Z"/>
          <w:rFonts w:cs="Arial"/>
          <w:color w:val="000000" w:themeColor="text1"/>
          <w:rPrChange w:id="2417" w:author="Teera Piyakunakorn" w:date="2013-06-30T22:23:00Z">
            <w:rPr>
              <w:ins w:id="2418" w:author="Arnold Sandjaja" w:date="2013-06-29T14:41:00Z"/>
              <w:rFonts w:cs="Arial"/>
            </w:rPr>
          </w:rPrChange>
        </w:rPr>
      </w:pPr>
      <w:ins w:id="2419" w:author="Arnold Sandjaja" w:date="2013-06-29T14:41:00Z">
        <w:r w:rsidRPr="00EB158B">
          <w:rPr>
            <w:rFonts w:cs="Arial"/>
            <w:color w:val="000000" w:themeColor="text1"/>
            <w:rPrChange w:id="2420" w:author="Teera Piyakunakorn" w:date="2013-06-30T22:23:00Z">
              <w:rPr>
                <w:rFonts w:cs="Arial"/>
              </w:rPr>
            </w:rPrChange>
          </w:rPr>
          <w:t>The Future by Al Gore</w:t>
        </w:r>
      </w:ins>
    </w:p>
    <w:p w14:paraId="0D875076" w14:textId="77777777" w:rsidR="000520D4" w:rsidRPr="00EB158B" w:rsidRDefault="000520D4" w:rsidP="000520D4">
      <w:pPr>
        <w:widowControl w:val="0"/>
        <w:autoSpaceDE w:val="0"/>
        <w:autoSpaceDN w:val="0"/>
        <w:adjustRightInd w:val="0"/>
        <w:ind w:right="1552"/>
        <w:rPr>
          <w:ins w:id="2421" w:author="Arnold Sandjaja" w:date="2013-06-29T14:41:00Z"/>
          <w:rFonts w:cs="Arial"/>
          <w:color w:val="000000" w:themeColor="text1"/>
          <w:rPrChange w:id="2422" w:author="Teera Piyakunakorn" w:date="2013-06-30T22:23:00Z">
            <w:rPr>
              <w:ins w:id="2423" w:author="Arnold Sandjaja" w:date="2013-06-29T14:41:00Z"/>
              <w:rFonts w:cs="Arial"/>
            </w:rPr>
          </w:rPrChange>
        </w:rPr>
      </w:pPr>
      <w:ins w:id="2424" w:author="Arnold Sandjaja" w:date="2013-06-29T14:41:00Z">
        <w:r w:rsidRPr="00EB158B">
          <w:rPr>
            <w:rFonts w:cs="Arial"/>
            <w:color w:val="000000" w:themeColor="text1"/>
            <w:rPrChange w:id="2425" w:author="Teera Piyakunakorn" w:date="2013-06-30T22:23:00Z">
              <w:rPr>
                <w:rFonts w:cs="Arial"/>
              </w:rPr>
            </w:rPrChange>
          </w:rPr>
          <w:t>For a Europe-wide coordinated levy on wealth</w:t>
        </w:r>
      </w:ins>
    </w:p>
    <w:p w14:paraId="1B268514" w14:textId="77777777" w:rsidR="000520D4" w:rsidRPr="00EB158B" w:rsidRDefault="000520D4" w:rsidP="000520D4">
      <w:pPr>
        <w:widowControl w:val="0"/>
        <w:autoSpaceDE w:val="0"/>
        <w:autoSpaceDN w:val="0"/>
        <w:adjustRightInd w:val="0"/>
        <w:ind w:right="1552"/>
        <w:rPr>
          <w:ins w:id="2426" w:author="Arnold Sandjaja" w:date="2013-06-29T14:41:00Z"/>
          <w:rFonts w:cs="Arial"/>
          <w:color w:val="000000" w:themeColor="text1"/>
          <w:sz w:val="24"/>
          <w:rPrChange w:id="2427" w:author="Teera Piyakunakorn" w:date="2013-06-30T22:23:00Z">
            <w:rPr>
              <w:ins w:id="2428" w:author="Arnold Sandjaja" w:date="2013-06-29T14:41:00Z"/>
              <w:rFonts w:cs="Arial"/>
              <w:sz w:val="24"/>
            </w:rPr>
          </w:rPrChange>
        </w:rPr>
      </w:pPr>
    </w:p>
    <w:p w14:paraId="2FCC0B4F" w14:textId="77777777" w:rsidR="000520D4" w:rsidRPr="00EB158B" w:rsidRDefault="000520D4" w:rsidP="000520D4">
      <w:pPr>
        <w:widowControl w:val="0"/>
        <w:autoSpaceDE w:val="0"/>
        <w:autoSpaceDN w:val="0"/>
        <w:adjustRightInd w:val="0"/>
        <w:ind w:right="1552"/>
        <w:rPr>
          <w:ins w:id="2429" w:author="Arnold Sandjaja" w:date="2013-06-29T14:41:00Z"/>
          <w:rFonts w:cs="Arial"/>
          <w:color w:val="000000" w:themeColor="text1"/>
          <w:sz w:val="24"/>
          <w:rPrChange w:id="2430" w:author="Teera Piyakunakorn" w:date="2013-06-30T22:23:00Z">
            <w:rPr>
              <w:ins w:id="2431" w:author="Arnold Sandjaja" w:date="2013-06-29T14:41:00Z"/>
              <w:rFonts w:cs="Arial"/>
              <w:color w:val="FF0000"/>
              <w:sz w:val="24"/>
            </w:rPr>
          </w:rPrChange>
        </w:rPr>
      </w:pPr>
      <w:ins w:id="2432" w:author="Arnold Sandjaja" w:date="2013-06-29T14:41:00Z">
        <w:r w:rsidRPr="00EB158B">
          <w:rPr>
            <w:rFonts w:cs="Arial"/>
            <w:color w:val="000000" w:themeColor="text1"/>
            <w:sz w:val="24"/>
            <w:rPrChange w:id="2433" w:author="Teera Piyakunakorn" w:date="2013-06-30T22:23:00Z">
              <w:rPr>
                <w:rFonts w:cs="Arial"/>
                <w:color w:val="FF0000"/>
                <w:sz w:val="24"/>
              </w:rPr>
            </w:rPrChange>
          </w:rPr>
          <w:t>(– Date Line)</w:t>
        </w:r>
      </w:ins>
    </w:p>
    <w:p w14:paraId="41DAB4A2" w14:textId="77777777" w:rsidR="000520D4" w:rsidRPr="00EB158B" w:rsidRDefault="000520D4" w:rsidP="000520D4">
      <w:pPr>
        <w:widowControl w:val="0"/>
        <w:autoSpaceDE w:val="0"/>
        <w:autoSpaceDN w:val="0"/>
        <w:adjustRightInd w:val="0"/>
        <w:ind w:right="1552"/>
        <w:rPr>
          <w:ins w:id="2434" w:author="Arnold Sandjaja" w:date="2013-06-29T14:41:00Z"/>
          <w:rFonts w:cs="Arial"/>
          <w:color w:val="000000" w:themeColor="text1"/>
          <w:sz w:val="24"/>
          <w:rPrChange w:id="2435" w:author="Teera Piyakunakorn" w:date="2013-06-30T22:23:00Z">
            <w:rPr>
              <w:ins w:id="2436" w:author="Arnold Sandjaja" w:date="2013-06-29T14:41:00Z"/>
              <w:rFonts w:cs="Arial"/>
              <w:sz w:val="24"/>
            </w:rPr>
          </w:rPrChange>
        </w:rPr>
      </w:pPr>
    </w:p>
    <w:p w14:paraId="7E508A02" w14:textId="77777777" w:rsidR="000520D4" w:rsidRPr="00EB158B" w:rsidRDefault="000520D4" w:rsidP="000520D4">
      <w:pPr>
        <w:widowControl w:val="0"/>
        <w:autoSpaceDE w:val="0"/>
        <w:autoSpaceDN w:val="0"/>
        <w:adjustRightInd w:val="0"/>
        <w:ind w:right="1552"/>
        <w:rPr>
          <w:ins w:id="2437" w:author="Arnold Sandjaja" w:date="2013-06-29T14:41:00Z"/>
          <w:rFonts w:cs="Arial"/>
          <w:color w:val="000000" w:themeColor="text1"/>
          <w:rPrChange w:id="2438" w:author="Teera Piyakunakorn" w:date="2013-06-30T22:23:00Z">
            <w:rPr>
              <w:ins w:id="2439" w:author="Arnold Sandjaja" w:date="2013-06-29T14:41:00Z"/>
              <w:rFonts w:cs="Arial"/>
            </w:rPr>
          </w:rPrChange>
        </w:rPr>
      </w:pPr>
      <w:ins w:id="2440" w:author="Arnold Sandjaja" w:date="2013-06-29T14:41:00Z">
        <w:r w:rsidRPr="00EB158B">
          <w:rPr>
            <w:rFonts w:cs="Arial"/>
            <w:color w:val="000000" w:themeColor="text1"/>
            <w:rPrChange w:id="2441" w:author="Teera Piyakunakorn" w:date="2013-06-30T22:23:00Z">
              <w:rPr>
                <w:rFonts w:cs="Arial"/>
              </w:rPr>
            </w:rPrChange>
          </w:rPr>
          <w:t>17 August 2013</w:t>
        </w:r>
      </w:ins>
    </w:p>
    <w:p w14:paraId="72CB62CA" w14:textId="77777777" w:rsidR="000520D4" w:rsidRPr="00EB158B" w:rsidRDefault="000520D4" w:rsidP="000520D4">
      <w:pPr>
        <w:widowControl w:val="0"/>
        <w:autoSpaceDE w:val="0"/>
        <w:autoSpaceDN w:val="0"/>
        <w:adjustRightInd w:val="0"/>
        <w:ind w:right="1552"/>
        <w:rPr>
          <w:ins w:id="2442" w:author="Arnold Sandjaja" w:date="2013-06-29T14:41:00Z"/>
          <w:rFonts w:cs="Arial"/>
          <w:color w:val="000000" w:themeColor="text1"/>
          <w:sz w:val="24"/>
          <w:rPrChange w:id="2443" w:author="Teera Piyakunakorn" w:date="2013-06-30T22:23:00Z">
            <w:rPr>
              <w:ins w:id="2444" w:author="Arnold Sandjaja" w:date="2013-06-29T14:41:00Z"/>
              <w:rFonts w:cs="Arial"/>
              <w:color w:val="FF0000"/>
              <w:sz w:val="24"/>
            </w:rPr>
          </w:rPrChange>
        </w:rPr>
      </w:pPr>
    </w:p>
    <w:p w14:paraId="7F99C728" w14:textId="77777777" w:rsidR="000520D4" w:rsidRPr="00EB158B" w:rsidRDefault="000520D4" w:rsidP="000520D4">
      <w:pPr>
        <w:widowControl w:val="0"/>
        <w:autoSpaceDE w:val="0"/>
        <w:autoSpaceDN w:val="0"/>
        <w:adjustRightInd w:val="0"/>
        <w:ind w:right="1552"/>
        <w:rPr>
          <w:ins w:id="2445" w:author="Arnold Sandjaja" w:date="2013-06-29T14:41:00Z"/>
          <w:rFonts w:cs="Arial"/>
          <w:color w:val="000000" w:themeColor="text1"/>
          <w:sz w:val="24"/>
          <w:rPrChange w:id="2446" w:author="Teera Piyakunakorn" w:date="2013-06-30T22:23:00Z">
            <w:rPr>
              <w:ins w:id="2447" w:author="Arnold Sandjaja" w:date="2013-06-29T14:41:00Z"/>
              <w:rFonts w:cs="Arial"/>
              <w:color w:val="FF0000"/>
              <w:sz w:val="24"/>
            </w:rPr>
          </w:rPrChange>
        </w:rPr>
      </w:pPr>
      <w:ins w:id="2448" w:author="Arnold Sandjaja" w:date="2013-06-29T14:41:00Z">
        <w:r w:rsidRPr="00EB158B">
          <w:rPr>
            <w:rFonts w:cs="Arial"/>
            <w:color w:val="000000" w:themeColor="text1"/>
            <w:sz w:val="24"/>
            <w:rPrChange w:id="2449" w:author="Teera Piyakunakorn" w:date="2013-06-30T22:23:00Z">
              <w:rPr>
                <w:rFonts w:cs="Arial"/>
                <w:color w:val="FF0000"/>
                <w:sz w:val="24"/>
              </w:rPr>
            </w:rPrChange>
          </w:rPr>
          <w:t>(– Splash/ Seal/ Flash/ Slashes )</w:t>
        </w:r>
      </w:ins>
    </w:p>
    <w:p w14:paraId="497A3966" w14:textId="77777777" w:rsidR="000520D4" w:rsidRPr="00EB158B" w:rsidRDefault="000520D4" w:rsidP="000520D4">
      <w:pPr>
        <w:widowControl w:val="0"/>
        <w:autoSpaceDE w:val="0"/>
        <w:autoSpaceDN w:val="0"/>
        <w:adjustRightInd w:val="0"/>
        <w:ind w:right="1552"/>
        <w:rPr>
          <w:ins w:id="2450" w:author="Arnold Sandjaja" w:date="2013-06-29T14:41:00Z"/>
          <w:rFonts w:cs="Arial"/>
          <w:color w:val="000000" w:themeColor="text1"/>
          <w:sz w:val="24"/>
          <w:rPrChange w:id="2451" w:author="Teera Piyakunakorn" w:date="2013-06-30T22:23:00Z">
            <w:rPr>
              <w:ins w:id="2452" w:author="Arnold Sandjaja" w:date="2013-06-29T14:41:00Z"/>
              <w:rFonts w:cs="Arial"/>
              <w:sz w:val="24"/>
            </w:rPr>
          </w:rPrChange>
        </w:rPr>
      </w:pPr>
    </w:p>
    <w:p w14:paraId="70F8DF3C" w14:textId="77777777" w:rsidR="000520D4" w:rsidRPr="00EB158B" w:rsidRDefault="000520D4" w:rsidP="000520D4">
      <w:pPr>
        <w:widowControl w:val="0"/>
        <w:autoSpaceDE w:val="0"/>
        <w:autoSpaceDN w:val="0"/>
        <w:adjustRightInd w:val="0"/>
        <w:ind w:right="1552"/>
        <w:rPr>
          <w:ins w:id="2453" w:author="Arnold Sandjaja" w:date="2013-06-29T14:41:00Z"/>
          <w:rFonts w:cs="Arial"/>
          <w:color w:val="000000" w:themeColor="text1"/>
          <w:rPrChange w:id="2454" w:author="Teera Piyakunakorn" w:date="2013-06-30T22:23:00Z">
            <w:rPr>
              <w:ins w:id="2455" w:author="Arnold Sandjaja" w:date="2013-06-29T14:41:00Z"/>
              <w:rFonts w:cs="Arial"/>
            </w:rPr>
          </w:rPrChange>
        </w:rPr>
      </w:pPr>
      <w:ins w:id="2456" w:author="Arnold Sandjaja" w:date="2013-06-29T14:41:00Z">
        <w:r w:rsidRPr="00EB158B">
          <w:rPr>
            <w:rFonts w:cs="Arial"/>
            <w:color w:val="000000" w:themeColor="text1"/>
            <w:rPrChange w:id="2457" w:author="Teera Piyakunakorn" w:date="2013-06-30T22:23:00Z">
              <w:rPr>
                <w:rFonts w:cs="Arial"/>
              </w:rPr>
            </w:rPrChange>
          </w:rPr>
          <w:t>SPECIAL EDITION</w:t>
        </w:r>
      </w:ins>
    </w:p>
    <w:p w14:paraId="1698F131" w14:textId="77777777" w:rsidR="000520D4" w:rsidRPr="00EB158B" w:rsidRDefault="000520D4" w:rsidP="000520D4">
      <w:pPr>
        <w:widowControl w:val="0"/>
        <w:autoSpaceDE w:val="0"/>
        <w:autoSpaceDN w:val="0"/>
        <w:adjustRightInd w:val="0"/>
        <w:ind w:right="1552"/>
        <w:rPr>
          <w:ins w:id="2458" w:author="Arnold Sandjaja" w:date="2013-06-29T14:41:00Z"/>
          <w:rFonts w:cs="Arial"/>
          <w:color w:val="000000" w:themeColor="text1"/>
          <w:rPrChange w:id="2459" w:author="Teera Piyakunakorn" w:date="2013-06-30T22:23:00Z">
            <w:rPr>
              <w:ins w:id="2460" w:author="Arnold Sandjaja" w:date="2013-06-29T14:41:00Z"/>
              <w:rFonts w:cs="Arial"/>
            </w:rPr>
          </w:rPrChange>
        </w:rPr>
      </w:pPr>
    </w:p>
    <w:p w14:paraId="0469A9F7" w14:textId="77777777" w:rsidR="000520D4" w:rsidRPr="00EB158B" w:rsidRDefault="000520D4" w:rsidP="000520D4">
      <w:pPr>
        <w:widowControl w:val="0"/>
        <w:autoSpaceDE w:val="0"/>
        <w:autoSpaceDN w:val="0"/>
        <w:adjustRightInd w:val="0"/>
        <w:ind w:right="1552"/>
        <w:rPr>
          <w:ins w:id="2461" w:author="Arnold Sandjaja" w:date="2013-06-29T14:41:00Z"/>
          <w:rFonts w:cs="Arial"/>
          <w:color w:val="000000" w:themeColor="text1"/>
          <w:sz w:val="24"/>
          <w:rPrChange w:id="2462" w:author="Teera Piyakunakorn" w:date="2013-06-30T22:23:00Z">
            <w:rPr>
              <w:ins w:id="2463" w:author="Arnold Sandjaja" w:date="2013-06-29T14:41:00Z"/>
              <w:rFonts w:cs="Arial"/>
              <w:color w:val="FF0000"/>
              <w:sz w:val="24"/>
            </w:rPr>
          </w:rPrChange>
        </w:rPr>
      </w:pPr>
    </w:p>
    <w:p w14:paraId="64AA0EF1" w14:textId="77777777" w:rsidR="000520D4" w:rsidRPr="00EB158B" w:rsidRDefault="000520D4" w:rsidP="000520D4">
      <w:pPr>
        <w:widowControl w:val="0"/>
        <w:autoSpaceDE w:val="0"/>
        <w:autoSpaceDN w:val="0"/>
        <w:adjustRightInd w:val="0"/>
        <w:ind w:right="1552"/>
        <w:rPr>
          <w:ins w:id="2464" w:author="Arnold Sandjaja" w:date="2013-06-29T14:41:00Z"/>
          <w:rFonts w:cs="Arial"/>
          <w:color w:val="000000" w:themeColor="text1"/>
          <w:sz w:val="24"/>
          <w:rPrChange w:id="2465" w:author="Teera Piyakunakorn" w:date="2013-06-30T22:23:00Z">
            <w:rPr>
              <w:ins w:id="2466" w:author="Arnold Sandjaja" w:date="2013-06-29T14:41:00Z"/>
              <w:rFonts w:cs="Arial"/>
              <w:color w:val="FF0000"/>
              <w:sz w:val="24"/>
            </w:rPr>
          </w:rPrChange>
        </w:rPr>
      </w:pPr>
      <w:ins w:id="2467" w:author="Arnold Sandjaja" w:date="2013-06-29T14:41:00Z">
        <w:r w:rsidRPr="00EB158B">
          <w:rPr>
            <w:rFonts w:cs="Arial"/>
            <w:color w:val="000000" w:themeColor="text1"/>
            <w:sz w:val="24"/>
            <w:rPrChange w:id="2468" w:author="Teera Piyakunakorn" w:date="2013-06-30T22:23:00Z">
              <w:rPr>
                <w:rFonts w:cs="Arial"/>
                <w:color w:val="FF0000"/>
                <w:sz w:val="24"/>
              </w:rPr>
            </w:rPrChange>
          </w:rPr>
          <w:t xml:space="preserve">(– Back Cover) </w:t>
        </w:r>
      </w:ins>
    </w:p>
    <w:p w14:paraId="6B0C25D0" w14:textId="77777777" w:rsidR="000520D4" w:rsidRPr="00EB158B" w:rsidRDefault="000520D4" w:rsidP="000520D4">
      <w:pPr>
        <w:widowControl w:val="0"/>
        <w:autoSpaceDE w:val="0"/>
        <w:autoSpaceDN w:val="0"/>
        <w:adjustRightInd w:val="0"/>
        <w:ind w:right="1552"/>
        <w:rPr>
          <w:ins w:id="2469" w:author="Arnold Sandjaja" w:date="2013-06-29T14:41:00Z"/>
          <w:rFonts w:cs="Arial"/>
          <w:b/>
          <w:bCs/>
          <w:color w:val="000000" w:themeColor="text1"/>
          <w:rPrChange w:id="2470" w:author="Teera Piyakunakorn" w:date="2013-06-30T22:23:00Z">
            <w:rPr>
              <w:ins w:id="2471" w:author="Arnold Sandjaja" w:date="2013-06-29T14:41:00Z"/>
              <w:rFonts w:cs="Arial"/>
              <w:b/>
              <w:bCs/>
              <w:color w:val="FF0000"/>
            </w:rPr>
          </w:rPrChange>
        </w:rPr>
      </w:pPr>
      <w:ins w:id="2472" w:author="Arnold Sandjaja" w:date="2013-06-29T14:41:00Z">
        <w:r w:rsidRPr="00EB158B">
          <w:rPr>
            <w:rFonts w:cs="Arial"/>
            <w:b/>
            <w:bCs/>
            <w:color w:val="000000" w:themeColor="text1"/>
            <w:rPrChange w:id="2473" w:author="Teera Piyakunakorn" w:date="2013-06-30T22:23:00Z">
              <w:rPr>
                <w:rFonts w:cs="Arial"/>
                <w:b/>
                <w:bCs/>
                <w:color w:val="FF0000"/>
              </w:rPr>
            </w:rPrChange>
          </w:rPr>
          <w:t>(use picture:</w:t>
        </w:r>
      </w:ins>
    </w:p>
    <w:p w14:paraId="4C139CD7" w14:textId="77777777" w:rsidR="000520D4" w:rsidRPr="00EB158B" w:rsidRDefault="000520D4" w:rsidP="000520D4">
      <w:pPr>
        <w:pStyle w:val="ListParagraph"/>
        <w:widowControl w:val="0"/>
        <w:numPr>
          <w:ilvl w:val="0"/>
          <w:numId w:val="10"/>
        </w:numPr>
        <w:autoSpaceDE w:val="0"/>
        <w:autoSpaceDN w:val="0"/>
        <w:adjustRightInd w:val="0"/>
        <w:ind w:right="1552"/>
        <w:rPr>
          <w:ins w:id="2474" w:author="Arnold Sandjaja" w:date="2013-06-29T14:41:00Z"/>
          <w:rFonts w:ascii="Arial" w:hAnsi="Arial" w:cs="Arial"/>
          <w:b/>
          <w:bCs/>
          <w:color w:val="000000" w:themeColor="text1"/>
          <w:rPrChange w:id="2475" w:author="Teera Piyakunakorn" w:date="2013-06-30T22:23:00Z">
            <w:rPr>
              <w:ins w:id="2476" w:author="Arnold Sandjaja" w:date="2013-06-29T14:41:00Z"/>
              <w:rFonts w:ascii="Arial" w:hAnsi="Arial" w:cs="Arial"/>
              <w:b/>
              <w:bCs/>
              <w:color w:val="FF0000"/>
            </w:rPr>
          </w:rPrChange>
        </w:rPr>
      </w:pPr>
      <w:ins w:id="2477" w:author="Arnold Sandjaja" w:date="2013-06-29T14:41:00Z">
        <w:r w:rsidRPr="00EB158B">
          <w:rPr>
            <w:rFonts w:ascii="Arial" w:hAnsi="Arial" w:cs="Arial"/>
            <w:b/>
            <w:bCs/>
            <w:color w:val="000000" w:themeColor="text1"/>
            <w:rPrChange w:id="2478" w:author="Teera Piyakunakorn" w:date="2013-06-30T22:23:00Z">
              <w:rPr>
                <w:rFonts w:ascii="Arial" w:hAnsi="Arial" w:cs="Arial"/>
                <w:b/>
                <w:bCs/>
                <w:color w:val="FF0000"/>
              </w:rPr>
            </w:rPrChange>
          </w:rPr>
          <w:t>WSC2013_TP40_MOD1_PRE_EN_07.jpg)</w:t>
        </w:r>
      </w:ins>
    </w:p>
    <w:p w14:paraId="2774BCBF" w14:textId="77777777" w:rsidR="000520D4" w:rsidRPr="00EB158B" w:rsidRDefault="000520D4" w:rsidP="000520D4">
      <w:pPr>
        <w:widowControl w:val="0"/>
        <w:autoSpaceDE w:val="0"/>
        <w:autoSpaceDN w:val="0"/>
        <w:adjustRightInd w:val="0"/>
        <w:ind w:right="1552"/>
        <w:rPr>
          <w:ins w:id="2479" w:author="Arnold Sandjaja" w:date="2013-06-29T14:41:00Z"/>
          <w:rFonts w:cs="Arial"/>
          <w:color w:val="000000" w:themeColor="text1"/>
          <w:sz w:val="24"/>
          <w:rPrChange w:id="2480" w:author="Teera Piyakunakorn" w:date="2013-06-30T22:23:00Z">
            <w:rPr>
              <w:ins w:id="2481" w:author="Arnold Sandjaja" w:date="2013-06-29T14:41:00Z"/>
              <w:rFonts w:cs="Arial"/>
              <w:sz w:val="24"/>
            </w:rPr>
          </w:rPrChange>
        </w:rPr>
      </w:pPr>
    </w:p>
    <w:p w14:paraId="4479C0A8" w14:textId="77777777" w:rsidR="000520D4" w:rsidRPr="00EB158B" w:rsidRDefault="000520D4" w:rsidP="000520D4">
      <w:pPr>
        <w:widowControl w:val="0"/>
        <w:autoSpaceDE w:val="0"/>
        <w:autoSpaceDN w:val="0"/>
        <w:adjustRightInd w:val="0"/>
        <w:ind w:right="1552"/>
        <w:rPr>
          <w:ins w:id="2482" w:author="Arnold Sandjaja" w:date="2013-06-29T14:41:00Z"/>
          <w:rFonts w:cs="Arial"/>
          <w:b/>
          <w:bCs/>
          <w:color w:val="000000" w:themeColor="text1"/>
          <w:rPrChange w:id="2483" w:author="Teera Piyakunakorn" w:date="2013-06-30T22:23:00Z">
            <w:rPr>
              <w:ins w:id="2484" w:author="Arnold Sandjaja" w:date="2013-06-29T14:41:00Z"/>
              <w:rFonts w:cs="Arial"/>
              <w:b/>
              <w:bCs/>
              <w:color w:val="FF0000"/>
            </w:rPr>
          </w:rPrChange>
        </w:rPr>
      </w:pPr>
      <w:ins w:id="2485" w:author="Arnold Sandjaja" w:date="2013-06-29T14:41:00Z">
        <w:r w:rsidRPr="00EB158B">
          <w:rPr>
            <w:rFonts w:cs="Arial"/>
            <w:b/>
            <w:bCs/>
            <w:color w:val="000000" w:themeColor="text1"/>
            <w:rPrChange w:id="2486" w:author="Teera Piyakunakorn" w:date="2013-06-30T22:23:00Z">
              <w:rPr>
                <w:rFonts w:cs="Arial"/>
                <w:b/>
                <w:bCs/>
                <w:color w:val="FF0000"/>
              </w:rPr>
            </w:rPrChange>
          </w:rPr>
          <w:t xml:space="preserve">( </w:t>
        </w:r>
        <w:r w:rsidRPr="00EB158B">
          <w:rPr>
            <w:rFonts w:cs="Arial"/>
            <w:color w:val="000000" w:themeColor="text1"/>
            <w:rPrChange w:id="2487" w:author="Teera Piyakunakorn" w:date="2013-06-30T22:23:00Z">
              <w:rPr>
                <w:rFonts w:cs="Arial"/>
                <w:color w:val="FF0000"/>
              </w:rPr>
            </w:rPrChange>
          </w:rPr>
          <w:t>Title:</w:t>
        </w:r>
        <w:r w:rsidRPr="00EB158B">
          <w:rPr>
            <w:rFonts w:cs="Arial"/>
            <w:b/>
            <w:bCs/>
            <w:color w:val="000000" w:themeColor="text1"/>
            <w:rPrChange w:id="2488" w:author="Teera Piyakunakorn" w:date="2013-06-30T22:23:00Z">
              <w:rPr>
                <w:rFonts w:cs="Arial"/>
                <w:b/>
                <w:bCs/>
              </w:rPr>
            </w:rPrChange>
          </w:rPr>
          <w:t xml:space="preserve"> )</w:t>
        </w:r>
      </w:ins>
    </w:p>
    <w:p w14:paraId="0DE0BBA2" w14:textId="77777777" w:rsidR="000520D4" w:rsidRPr="00EB158B" w:rsidRDefault="000520D4" w:rsidP="000520D4">
      <w:pPr>
        <w:widowControl w:val="0"/>
        <w:autoSpaceDE w:val="0"/>
        <w:autoSpaceDN w:val="0"/>
        <w:adjustRightInd w:val="0"/>
        <w:ind w:right="1552"/>
        <w:rPr>
          <w:ins w:id="2489" w:author="Arnold Sandjaja" w:date="2013-06-29T14:41:00Z"/>
          <w:rFonts w:cs="Arial"/>
          <w:b/>
          <w:bCs/>
          <w:color w:val="000000" w:themeColor="text1"/>
          <w:rPrChange w:id="2490" w:author="Teera Piyakunakorn" w:date="2013-06-30T22:23:00Z">
            <w:rPr>
              <w:ins w:id="2491" w:author="Arnold Sandjaja" w:date="2013-06-29T14:41:00Z"/>
              <w:rFonts w:cs="Arial"/>
              <w:b/>
              <w:bCs/>
            </w:rPr>
          </w:rPrChange>
        </w:rPr>
      </w:pPr>
    </w:p>
    <w:p w14:paraId="018AFE16" w14:textId="77777777" w:rsidR="000520D4" w:rsidRPr="00EB158B" w:rsidRDefault="000520D4" w:rsidP="000520D4">
      <w:pPr>
        <w:widowControl w:val="0"/>
        <w:autoSpaceDE w:val="0"/>
        <w:autoSpaceDN w:val="0"/>
        <w:adjustRightInd w:val="0"/>
        <w:ind w:right="1552"/>
        <w:rPr>
          <w:ins w:id="2492" w:author="Arnold Sandjaja" w:date="2013-06-29T14:41:00Z"/>
          <w:rFonts w:cs="Arial"/>
          <w:color w:val="000000" w:themeColor="text1"/>
          <w:rPrChange w:id="2493" w:author="Teera Piyakunakorn" w:date="2013-06-30T22:23:00Z">
            <w:rPr>
              <w:ins w:id="2494" w:author="Arnold Sandjaja" w:date="2013-06-29T14:41:00Z"/>
              <w:rFonts w:cs="Arial"/>
            </w:rPr>
          </w:rPrChange>
        </w:rPr>
      </w:pPr>
      <w:ins w:id="2495" w:author="Arnold Sandjaja" w:date="2013-06-29T14:41:00Z">
        <w:r w:rsidRPr="00EB158B">
          <w:rPr>
            <w:rFonts w:cs="Arial"/>
            <w:color w:val="000000" w:themeColor="text1"/>
            <w:rPrChange w:id="2496" w:author="Teera Piyakunakorn" w:date="2013-06-30T22:23:00Z">
              <w:rPr>
                <w:rFonts w:cs="Arial"/>
              </w:rPr>
            </w:rPrChange>
          </w:rPr>
          <w:t>We fight for</w:t>
        </w:r>
      </w:ins>
    </w:p>
    <w:p w14:paraId="4C42495D" w14:textId="77777777" w:rsidR="000520D4" w:rsidRPr="00EB158B" w:rsidRDefault="000520D4" w:rsidP="000520D4">
      <w:pPr>
        <w:widowControl w:val="0"/>
        <w:autoSpaceDE w:val="0"/>
        <w:autoSpaceDN w:val="0"/>
        <w:adjustRightInd w:val="0"/>
        <w:ind w:right="1552"/>
        <w:rPr>
          <w:ins w:id="2497" w:author="Arnold Sandjaja" w:date="2013-06-29T14:41:00Z"/>
          <w:rFonts w:cs="Arial"/>
          <w:color w:val="000000" w:themeColor="text1"/>
          <w:rPrChange w:id="2498" w:author="Teera Piyakunakorn" w:date="2013-06-30T22:23:00Z">
            <w:rPr>
              <w:ins w:id="2499" w:author="Arnold Sandjaja" w:date="2013-06-29T14:41:00Z"/>
              <w:rFonts w:cs="Arial"/>
            </w:rPr>
          </w:rPrChange>
        </w:rPr>
      </w:pPr>
    </w:p>
    <w:p w14:paraId="2605578B" w14:textId="77777777" w:rsidR="000520D4" w:rsidRPr="00EB158B" w:rsidRDefault="000520D4" w:rsidP="000520D4">
      <w:pPr>
        <w:widowControl w:val="0"/>
        <w:autoSpaceDE w:val="0"/>
        <w:autoSpaceDN w:val="0"/>
        <w:adjustRightInd w:val="0"/>
        <w:ind w:right="1552"/>
        <w:rPr>
          <w:ins w:id="2500" w:author="Arnold Sandjaja" w:date="2013-06-29T14:41:00Z"/>
          <w:rFonts w:cs="Arial"/>
          <w:color w:val="000000" w:themeColor="text1"/>
          <w:rPrChange w:id="2501" w:author="Teera Piyakunakorn" w:date="2013-06-30T22:23:00Z">
            <w:rPr>
              <w:ins w:id="2502" w:author="Arnold Sandjaja" w:date="2013-06-29T14:41:00Z"/>
              <w:rFonts w:cs="Arial"/>
            </w:rPr>
          </w:rPrChange>
        </w:rPr>
      </w:pPr>
      <w:ins w:id="2503" w:author="Arnold Sandjaja" w:date="2013-06-29T14:41:00Z">
        <w:r w:rsidRPr="00EB158B">
          <w:rPr>
            <w:rFonts w:cs="Arial"/>
            <w:b/>
            <w:bCs/>
            <w:color w:val="000000" w:themeColor="text1"/>
            <w:rPrChange w:id="2504" w:author="Teera Piyakunakorn" w:date="2013-06-30T22:23:00Z">
              <w:rPr>
                <w:rFonts w:cs="Arial"/>
                <w:b/>
                <w:bCs/>
                <w:color w:val="FF0000"/>
              </w:rPr>
            </w:rPrChange>
          </w:rPr>
          <w:t xml:space="preserve">( </w:t>
        </w:r>
        <w:r w:rsidRPr="00EB158B">
          <w:rPr>
            <w:rFonts w:cs="Arial"/>
            <w:color w:val="000000" w:themeColor="text1"/>
            <w:rPrChange w:id="2505" w:author="Teera Piyakunakorn" w:date="2013-06-30T22:23:00Z">
              <w:rPr>
                <w:rFonts w:cs="Arial"/>
                <w:color w:val="FF0000"/>
              </w:rPr>
            </w:rPrChange>
          </w:rPr>
          <w:t xml:space="preserve">Main text: </w:t>
        </w:r>
        <w:r w:rsidRPr="00EB158B">
          <w:rPr>
            <w:rFonts w:cs="Arial"/>
            <w:b/>
            <w:bCs/>
            <w:color w:val="000000" w:themeColor="text1"/>
            <w:rPrChange w:id="2506" w:author="Teera Piyakunakorn" w:date="2013-06-30T22:23:00Z">
              <w:rPr>
                <w:rFonts w:cs="Arial"/>
                <w:b/>
                <w:bCs/>
                <w:color w:val="FF0000"/>
              </w:rPr>
            </w:rPrChange>
          </w:rPr>
          <w:t>)</w:t>
        </w:r>
      </w:ins>
    </w:p>
    <w:p w14:paraId="35FC3DDF" w14:textId="77777777" w:rsidR="000520D4" w:rsidRPr="00EB158B" w:rsidRDefault="000520D4" w:rsidP="000520D4">
      <w:pPr>
        <w:widowControl w:val="0"/>
        <w:autoSpaceDE w:val="0"/>
        <w:autoSpaceDN w:val="0"/>
        <w:adjustRightInd w:val="0"/>
        <w:ind w:right="1552"/>
        <w:rPr>
          <w:ins w:id="2507" w:author="Arnold Sandjaja" w:date="2013-06-29T14:41:00Z"/>
          <w:rFonts w:cs="Arial"/>
          <w:color w:val="000000" w:themeColor="text1"/>
          <w:rPrChange w:id="2508" w:author="Teera Piyakunakorn" w:date="2013-06-30T22:23:00Z">
            <w:rPr>
              <w:ins w:id="2509" w:author="Arnold Sandjaja" w:date="2013-06-29T14:41:00Z"/>
              <w:rFonts w:cs="Arial"/>
            </w:rPr>
          </w:rPrChange>
        </w:rPr>
      </w:pPr>
      <w:ins w:id="2510" w:author="Arnold Sandjaja" w:date="2013-06-29T14:41:00Z">
        <w:r w:rsidRPr="00EB158B">
          <w:rPr>
            <w:rFonts w:cs="Arial"/>
            <w:color w:val="000000" w:themeColor="text1"/>
            <w:rPrChange w:id="2511" w:author="Teera Piyakunakorn" w:date="2013-06-30T22:23:00Z">
              <w:rPr>
                <w:rFonts w:cs="Arial"/>
              </w:rPr>
            </w:rPrChange>
          </w:rPr>
          <w:t xml:space="preserve">Attac sees the domination of financial markets on society as the main obstacle to the shift to a new mode of development that would be social, ecological, democratic, and relying on </w:t>
        </w:r>
        <w:r w:rsidRPr="00EB158B">
          <w:rPr>
            <w:rFonts w:cs="Arial"/>
            <w:color w:val="000000" w:themeColor="text1"/>
            <w:rPrChange w:id="2512" w:author="Teera Piyakunakorn" w:date="2013-06-30T22:23:00Z">
              <w:rPr>
                <w:rFonts w:cs="Arial"/>
              </w:rPr>
            </w:rPrChange>
          </w:rPr>
          <w:lastRenderedPageBreak/>
          <w:t>solidarity. In order to bring this domination to an end we demand:</w:t>
        </w:r>
      </w:ins>
    </w:p>
    <w:p w14:paraId="28DE6DB4" w14:textId="77777777" w:rsidR="000520D4" w:rsidRPr="00EB158B" w:rsidRDefault="000520D4" w:rsidP="000520D4">
      <w:pPr>
        <w:widowControl w:val="0"/>
        <w:autoSpaceDE w:val="0"/>
        <w:autoSpaceDN w:val="0"/>
        <w:adjustRightInd w:val="0"/>
        <w:ind w:right="1552"/>
        <w:rPr>
          <w:ins w:id="2513" w:author="Arnold Sandjaja" w:date="2013-06-29T14:41:00Z"/>
          <w:rFonts w:cs="Arial"/>
          <w:color w:val="000000" w:themeColor="text1"/>
          <w:rPrChange w:id="2514" w:author="Teera Piyakunakorn" w:date="2013-06-30T22:23:00Z">
            <w:rPr>
              <w:ins w:id="2515" w:author="Arnold Sandjaja" w:date="2013-06-29T14:41:00Z"/>
              <w:rFonts w:cs="Arial"/>
            </w:rPr>
          </w:rPrChange>
        </w:rPr>
      </w:pPr>
      <w:ins w:id="2516" w:author="Arnold Sandjaja" w:date="2013-06-29T14:41:00Z">
        <w:r w:rsidRPr="00EB158B">
          <w:rPr>
            <w:rFonts w:cs="Arial"/>
            <w:color w:val="000000" w:themeColor="text1"/>
            <w:rPrChange w:id="2517" w:author="Teera Piyakunakorn" w:date="2013-06-30T22:23:00Z">
              <w:rPr>
                <w:rFonts w:cs="Arial"/>
              </w:rPr>
            </w:rPrChange>
          </w:rPr>
          <w:t>• Limits to capital flow and regulations such as a tax on financial transactions so as to drastically reduce all speculative moves.</w:t>
        </w:r>
      </w:ins>
    </w:p>
    <w:p w14:paraId="7823561F" w14:textId="77777777" w:rsidR="000520D4" w:rsidRPr="00EB158B" w:rsidRDefault="000520D4" w:rsidP="000520D4">
      <w:pPr>
        <w:widowControl w:val="0"/>
        <w:autoSpaceDE w:val="0"/>
        <w:autoSpaceDN w:val="0"/>
        <w:adjustRightInd w:val="0"/>
        <w:ind w:right="1552"/>
        <w:rPr>
          <w:ins w:id="2518" w:author="Arnold Sandjaja" w:date="2013-06-29T14:41:00Z"/>
          <w:rFonts w:cs="Arial"/>
          <w:color w:val="000000" w:themeColor="text1"/>
          <w:rPrChange w:id="2519" w:author="Teera Piyakunakorn" w:date="2013-06-30T22:23:00Z">
            <w:rPr>
              <w:ins w:id="2520" w:author="Arnold Sandjaja" w:date="2013-06-29T14:41:00Z"/>
              <w:rFonts w:cs="Arial"/>
            </w:rPr>
          </w:rPrChange>
        </w:rPr>
      </w:pPr>
      <w:ins w:id="2521" w:author="Arnold Sandjaja" w:date="2013-06-29T14:41:00Z">
        <w:r w:rsidRPr="00EB158B">
          <w:rPr>
            <w:rFonts w:cs="Arial"/>
            <w:color w:val="000000" w:themeColor="text1"/>
            <w:rPrChange w:id="2522" w:author="Teera Piyakunakorn" w:date="2013-06-30T22:23:00Z">
              <w:rPr>
                <w:rFonts w:cs="Arial"/>
              </w:rPr>
            </w:rPrChange>
          </w:rPr>
          <w:t>• The socialization of the banking sector so that the banks’ investment policies will be governed by social and ecological imperatives and not by short-term profits.</w:t>
        </w:r>
      </w:ins>
    </w:p>
    <w:p w14:paraId="7EABEB41" w14:textId="77777777" w:rsidR="000520D4" w:rsidRPr="00EB158B" w:rsidRDefault="000520D4" w:rsidP="000520D4">
      <w:pPr>
        <w:widowControl w:val="0"/>
        <w:autoSpaceDE w:val="0"/>
        <w:autoSpaceDN w:val="0"/>
        <w:adjustRightInd w:val="0"/>
        <w:ind w:right="1552"/>
        <w:rPr>
          <w:ins w:id="2523" w:author="Arnold Sandjaja" w:date="2013-06-29T14:41:00Z"/>
          <w:rFonts w:cs="Arial"/>
          <w:color w:val="000000" w:themeColor="text1"/>
          <w:rPrChange w:id="2524" w:author="Teera Piyakunakorn" w:date="2013-06-30T22:23:00Z">
            <w:rPr>
              <w:ins w:id="2525" w:author="Arnold Sandjaja" w:date="2013-06-29T14:41:00Z"/>
              <w:rFonts w:cs="Arial"/>
            </w:rPr>
          </w:rPrChange>
        </w:rPr>
      </w:pPr>
      <w:ins w:id="2526" w:author="Arnold Sandjaja" w:date="2013-06-29T14:41:00Z">
        <w:r w:rsidRPr="00EB158B">
          <w:rPr>
            <w:rFonts w:cs="Arial"/>
            <w:color w:val="000000" w:themeColor="text1"/>
            <w:rPrChange w:id="2527" w:author="Teera Piyakunakorn" w:date="2013-06-30T22:23:00Z">
              <w:rPr>
                <w:rFonts w:cs="Arial"/>
              </w:rPr>
            </w:rPrChange>
          </w:rPr>
          <w:t>• The prohibition of any capital transit via tax havens to put an end to occult financial activities and to tax evasion.</w:t>
        </w:r>
      </w:ins>
    </w:p>
    <w:p w14:paraId="246D1088" w14:textId="77777777" w:rsidR="000520D4" w:rsidRPr="00EB158B" w:rsidRDefault="000520D4" w:rsidP="000520D4">
      <w:pPr>
        <w:widowControl w:val="0"/>
        <w:autoSpaceDE w:val="0"/>
        <w:autoSpaceDN w:val="0"/>
        <w:adjustRightInd w:val="0"/>
        <w:ind w:right="1552"/>
        <w:rPr>
          <w:ins w:id="2528" w:author="Arnold Sandjaja" w:date="2013-06-29T14:41:00Z"/>
          <w:rFonts w:cs="Arial"/>
          <w:color w:val="000000" w:themeColor="text1"/>
          <w:rPrChange w:id="2529" w:author="Teera Piyakunakorn" w:date="2013-06-30T22:23:00Z">
            <w:rPr>
              <w:ins w:id="2530" w:author="Arnold Sandjaja" w:date="2013-06-29T14:41:00Z"/>
              <w:rFonts w:cs="Arial"/>
            </w:rPr>
          </w:rPrChange>
        </w:rPr>
      </w:pPr>
      <w:ins w:id="2531" w:author="Arnold Sandjaja" w:date="2013-06-29T14:41:00Z">
        <w:r w:rsidRPr="00EB158B">
          <w:rPr>
            <w:rFonts w:cs="Arial"/>
            <w:color w:val="000000" w:themeColor="text1"/>
            <w:rPrChange w:id="2532" w:author="Teera Piyakunakorn" w:date="2013-06-30T22:23:00Z">
              <w:rPr>
                <w:rFonts w:cs="Arial"/>
              </w:rPr>
            </w:rPrChange>
          </w:rPr>
          <w:t>• Restrictions to TNCs through international regulations.</w:t>
        </w:r>
      </w:ins>
    </w:p>
    <w:p w14:paraId="071FE4E3" w14:textId="77777777" w:rsidR="000520D4" w:rsidRPr="00EB158B" w:rsidRDefault="000520D4" w:rsidP="000520D4">
      <w:pPr>
        <w:widowControl w:val="0"/>
        <w:autoSpaceDE w:val="0"/>
        <w:autoSpaceDN w:val="0"/>
        <w:adjustRightInd w:val="0"/>
        <w:ind w:right="1552"/>
        <w:rPr>
          <w:ins w:id="2533" w:author="Arnold Sandjaja" w:date="2013-06-29T14:41:00Z"/>
          <w:rFonts w:cs="Arial"/>
          <w:color w:val="000000" w:themeColor="text1"/>
          <w:rPrChange w:id="2534" w:author="Teera Piyakunakorn" w:date="2013-06-30T22:23:00Z">
            <w:rPr>
              <w:ins w:id="2535" w:author="Arnold Sandjaja" w:date="2013-06-29T14:41:00Z"/>
              <w:rFonts w:cs="Arial"/>
            </w:rPr>
          </w:rPrChange>
        </w:rPr>
      </w:pPr>
      <w:ins w:id="2536" w:author="Arnold Sandjaja" w:date="2013-06-29T14:41:00Z">
        <w:r w:rsidRPr="00EB158B">
          <w:rPr>
            <w:rFonts w:cs="Arial"/>
            <w:color w:val="000000" w:themeColor="text1"/>
            <w:rPrChange w:id="2537" w:author="Teera Piyakunakorn" w:date="2013-06-30T22:23:00Z">
              <w:rPr>
                <w:rFonts w:cs="Arial"/>
              </w:rPr>
            </w:rPrChange>
          </w:rPr>
          <w:t>• The cancellation of the public debt of developing countries.</w:t>
        </w:r>
      </w:ins>
    </w:p>
    <w:p w14:paraId="6D9C83C5" w14:textId="77777777" w:rsidR="000520D4" w:rsidRPr="00EB158B" w:rsidRDefault="000520D4" w:rsidP="000520D4">
      <w:pPr>
        <w:widowControl w:val="0"/>
        <w:autoSpaceDE w:val="0"/>
        <w:autoSpaceDN w:val="0"/>
        <w:adjustRightInd w:val="0"/>
        <w:ind w:right="1552"/>
        <w:rPr>
          <w:ins w:id="2538" w:author="Arnold Sandjaja" w:date="2013-06-29T14:41:00Z"/>
          <w:rFonts w:cs="Arial"/>
          <w:color w:val="000000" w:themeColor="text1"/>
          <w:rPrChange w:id="2539" w:author="Teera Piyakunakorn" w:date="2013-06-30T22:23:00Z">
            <w:rPr>
              <w:ins w:id="2540" w:author="Arnold Sandjaja" w:date="2013-06-29T14:41:00Z"/>
              <w:rFonts w:cs="Arial"/>
            </w:rPr>
          </w:rPrChange>
        </w:rPr>
      </w:pPr>
      <w:ins w:id="2541" w:author="Arnold Sandjaja" w:date="2013-06-29T14:41:00Z">
        <w:r w:rsidRPr="00EB158B">
          <w:rPr>
            <w:rFonts w:cs="Arial"/>
            <w:color w:val="000000" w:themeColor="text1"/>
            <w:rPrChange w:id="2542" w:author="Teera Piyakunakorn" w:date="2013-06-30T22:23:00Z">
              <w:rPr>
                <w:rFonts w:cs="Arial"/>
              </w:rPr>
            </w:rPrChange>
          </w:rPr>
          <w:t>• An increase in taxes on financial incomes and on private estates;</w:t>
        </w:r>
      </w:ins>
    </w:p>
    <w:p w14:paraId="28781C52" w14:textId="77777777" w:rsidR="000520D4" w:rsidRPr="00EB158B" w:rsidRDefault="000520D4" w:rsidP="000520D4">
      <w:pPr>
        <w:widowControl w:val="0"/>
        <w:autoSpaceDE w:val="0"/>
        <w:autoSpaceDN w:val="0"/>
        <w:adjustRightInd w:val="0"/>
        <w:ind w:right="1552"/>
        <w:rPr>
          <w:ins w:id="2543" w:author="Arnold Sandjaja" w:date="2013-06-29T14:41:00Z"/>
          <w:rFonts w:cs="Arial"/>
          <w:color w:val="000000" w:themeColor="text1"/>
          <w:rPrChange w:id="2544" w:author="Teera Piyakunakorn" w:date="2013-06-30T22:23:00Z">
            <w:rPr>
              <w:ins w:id="2545" w:author="Arnold Sandjaja" w:date="2013-06-29T14:41:00Z"/>
              <w:rFonts w:cs="Arial"/>
            </w:rPr>
          </w:rPrChange>
        </w:rPr>
      </w:pPr>
      <w:ins w:id="2546" w:author="Arnold Sandjaja" w:date="2013-06-29T14:41:00Z">
        <w:r w:rsidRPr="00EB158B">
          <w:rPr>
            <w:rFonts w:cs="Arial"/>
            <w:color w:val="000000" w:themeColor="text1"/>
            <w:rPrChange w:id="2547" w:author="Teera Piyakunakorn" w:date="2013-06-30T22:23:00Z">
              <w:rPr>
                <w:rFonts w:cs="Arial"/>
              </w:rPr>
            </w:rPrChange>
          </w:rPr>
          <w:t>• A fair organization of international trade that is favourable to developing countries, wage earners, and the environment.</w:t>
        </w:r>
      </w:ins>
    </w:p>
    <w:p w14:paraId="22E34417" w14:textId="77777777" w:rsidR="000520D4" w:rsidRPr="00EB158B" w:rsidRDefault="000520D4" w:rsidP="000520D4">
      <w:pPr>
        <w:widowControl w:val="0"/>
        <w:autoSpaceDE w:val="0"/>
        <w:autoSpaceDN w:val="0"/>
        <w:adjustRightInd w:val="0"/>
        <w:ind w:right="1552"/>
        <w:rPr>
          <w:ins w:id="2548" w:author="Arnold Sandjaja" w:date="2013-06-29T14:41:00Z"/>
          <w:rFonts w:cs="Arial"/>
          <w:color w:val="000000" w:themeColor="text1"/>
          <w:rPrChange w:id="2549" w:author="Teera Piyakunakorn" w:date="2013-06-30T22:23:00Z">
            <w:rPr>
              <w:ins w:id="2550" w:author="Arnold Sandjaja" w:date="2013-06-29T14:41:00Z"/>
              <w:rFonts w:cs="Arial"/>
            </w:rPr>
          </w:rPrChange>
        </w:rPr>
      </w:pPr>
      <w:ins w:id="2551" w:author="Arnold Sandjaja" w:date="2013-06-29T14:41:00Z">
        <w:r w:rsidRPr="00EB158B">
          <w:rPr>
            <w:rFonts w:cs="Arial"/>
            <w:color w:val="000000" w:themeColor="text1"/>
            <w:rPrChange w:id="2552" w:author="Teera Piyakunakorn" w:date="2013-06-30T22:23:00Z">
              <w:rPr>
                <w:rFonts w:cs="Arial"/>
              </w:rPr>
            </w:rPrChange>
          </w:rPr>
          <w:t>• Access to common goods of humankind (water, education, healthcare…) so that human rights are adhered to.</w:t>
        </w:r>
      </w:ins>
    </w:p>
    <w:p w14:paraId="03B7F915" w14:textId="77777777" w:rsidR="000520D4" w:rsidRPr="00EB158B" w:rsidRDefault="000520D4" w:rsidP="000520D4">
      <w:pPr>
        <w:widowControl w:val="0"/>
        <w:autoSpaceDE w:val="0"/>
        <w:autoSpaceDN w:val="0"/>
        <w:adjustRightInd w:val="0"/>
        <w:ind w:right="1552"/>
        <w:rPr>
          <w:ins w:id="2553" w:author="Arnold Sandjaja" w:date="2013-06-29T14:41:00Z"/>
          <w:rFonts w:cs="Arial"/>
          <w:color w:val="000000" w:themeColor="text1"/>
          <w:rPrChange w:id="2554" w:author="Teera Piyakunakorn" w:date="2013-06-30T22:23:00Z">
            <w:rPr>
              <w:ins w:id="2555" w:author="Arnold Sandjaja" w:date="2013-06-29T14:41:00Z"/>
              <w:rFonts w:cs="Arial"/>
            </w:rPr>
          </w:rPrChange>
        </w:rPr>
      </w:pPr>
      <w:ins w:id="2556" w:author="Arnold Sandjaja" w:date="2013-06-29T14:41:00Z">
        <w:r w:rsidRPr="00EB158B">
          <w:rPr>
            <w:rFonts w:cs="Arial"/>
            <w:color w:val="000000" w:themeColor="text1"/>
            <w:rPrChange w:id="2557" w:author="Teera Piyakunakorn" w:date="2013-06-30T22:23:00Z">
              <w:rPr>
                <w:rFonts w:cs="Arial"/>
              </w:rPr>
            </w:rPrChange>
          </w:rPr>
          <w:t>• Global taxes to finance access to common goods, namely taxes on TNC profits, polluting activities (carbon tax), on financial transactions, on large private estates.</w:t>
        </w:r>
      </w:ins>
    </w:p>
    <w:p w14:paraId="43DB3C1F" w14:textId="77777777" w:rsidR="000520D4" w:rsidRPr="00EB158B" w:rsidRDefault="000520D4" w:rsidP="000520D4">
      <w:pPr>
        <w:widowControl w:val="0"/>
        <w:autoSpaceDE w:val="0"/>
        <w:autoSpaceDN w:val="0"/>
        <w:adjustRightInd w:val="0"/>
        <w:ind w:right="1552"/>
        <w:rPr>
          <w:ins w:id="2558" w:author="Arnold Sandjaja" w:date="2013-06-29T14:41:00Z"/>
          <w:rFonts w:cs="Arial"/>
          <w:color w:val="000000" w:themeColor="text1"/>
          <w:rPrChange w:id="2559" w:author="Teera Piyakunakorn" w:date="2013-06-30T22:23:00Z">
            <w:rPr>
              <w:ins w:id="2560" w:author="Arnold Sandjaja" w:date="2013-06-29T14:41:00Z"/>
              <w:rFonts w:cs="Arial"/>
            </w:rPr>
          </w:rPrChange>
        </w:rPr>
      </w:pPr>
      <w:ins w:id="2561" w:author="Arnold Sandjaja" w:date="2013-06-29T14:41:00Z">
        <w:r w:rsidRPr="00EB158B">
          <w:rPr>
            <w:rFonts w:cs="Arial"/>
            <w:color w:val="000000" w:themeColor="text1"/>
            <w:rPrChange w:id="2562" w:author="Teera Piyakunakorn" w:date="2013-06-30T22:23:00Z">
              <w:rPr>
                <w:rFonts w:cs="Arial"/>
              </w:rPr>
            </w:rPrChange>
          </w:rPr>
          <w:t>• A social and ecological agriculture without GM,  respectful of the principle of food sovereignty and making it possible for peasants to earn a decent living both in the North and in the South.</w:t>
        </w:r>
      </w:ins>
    </w:p>
    <w:p w14:paraId="4C9E5285" w14:textId="77777777" w:rsidR="000520D4" w:rsidRPr="00EB158B" w:rsidRDefault="000520D4" w:rsidP="000520D4">
      <w:pPr>
        <w:widowControl w:val="0"/>
        <w:autoSpaceDE w:val="0"/>
        <w:autoSpaceDN w:val="0"/>
        <w:adjustRightInd w:val="0"/>
        <w:ind w:right="1552"/>
        <w:rPr>
          <w:ins w:id="2563" w:author="Arnold Sandjaja" w:date="2013-06-29T14:41:00Z"/>
          <w:rFonts w:cs="Arial"/>
          <w:color w:val="000000" w:themeColor="text1"/>
          <w:rPrChange w:id="2564" w:author="Teera Piyakunakorn" w:date="2013-06-30T22:23:00Z">
            <w:rPr>
              <w:ins w:id="2565" w:author="Arnold Sandjaja" w:date="2013-06-29T14:41:00Z"/>
              <w:rFonts w:cs="Arial"/>
            </w:rPr>
          </w:rPrChange>
        </w:rPr>
      </w:pPr>
      <w:ins w:id="2566" w:author="Arnold Sandjaja" w:date="2013-06-29T14:41:00Z">
        <w:r w:rsidRPr="00EB158B">
          <w:rPr>
            <w:rFonts w:cs="Arial"/>
            <w:color w:val="000000" w:themeColor="text1"/>
            <w:rPrChange w:id="2567" w:author="Teera Piyakunakorn" w:date="2013-06-30T22:23:00Z">
              <w:rPr>
                <w:rFonts w:cs="Arial"/>
              </w:rPr>
            </w:rPrChange>
          </w:rPr>
          <w:t>• Ways of solving conflicts peacefully (Attac favours non violence in its actions).</w:t>
        </w:r>
      </w:ins>
    </w:p>
    <w:p w14:paraId="70D08950" w14:textId="77777777" w:rsidR="000520D4" w:rsidRPr="00EB158B" w:rsidRDefault="000520D4" w:rsidP="000520D4">
      <w:pPr>
        <w:widowControl w:val="0"/>
        <w:autoSpaceDE w:val="0"/>
        <w:autoSpaceDN w:val="0"/>
        <w:adjustRightInd w:val="0"/>
        <w:ind w:right="1552"/>
        <w:rPr>
          <w:ins w:id="2568" w:author="Arnold Sandjaja" w:date="2013-06-29T14:41:00Z"/>
          <w:rFonts w:cs="Arial"/>
          <w:color w:val="000000" w:themeColor="text1"/>
          <w:rPrChange w:id="2569" w:author="Teera Piyakunakorn" w:date="2013-06-30T22:23:00Z">
            <w:rPr>
              <w:ins w:id="2570" w:author="Arnold Sandjaja" w:date="2013-06-29T14:41:00Z"/>
              <w:rFonts w:cs="Arial"/>
            </w:rPr>
          </w:rPrChange>
        </w:rPr>
      </w:pPr>
      <w:ins w:id="2571" w:author="Arnold Sandjaja" w:date="2013-06-29T14:41:00Z">
        <w:r w:rsidRPr="00EB158B">
          <w:rPr>
            <w:rFonts w:cs="Arial"/>
            <w:color w:val="000000" w:themeColor="text1"/>
            <w:rPrChange w:id="2572" w:author="Teera Piyakunakorn" w:date="2013-06-30T22:23:00Z">
              <w:rPr>
                <w:rFonts w:cs="Arial"/>
              </w:rPr>
            </w:rPrChange>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RPr="00EB158B" w:rsidRDefault="000520D4" w:rsidP="000520D4">
      <w:pPr>
        <w:widowControl w:val="0"/>
        <w:autoSpaceDE w:val="0"/>
        <w:autoSpaceDN w:val="0"/>
        <w:adjustRightInd w:val="0"/>
        <w:ind w:right="1552"/>
        <w:rPr>
          <w:ins w:id="2573" w:author="Arnold Sandjaja" w:date="2013-06-29T14:41:00Z"/>
          <w:rFonts w:cs="Arial"/>
          <w:color w:val="000000" w:themeColor="text1"/>
          <w:rPrChange w:id="2574" w:author="Teera Piyakunakorn" w:date="2013-06-30T22:23:00Z">
            <w:rPr>
              <w:ins w:id="2575" w:author="Arnold Sandjaja" w:date="2013-06-29T14:41:00Z"/>
              <w:rFonts w:cs="Arial"/>
            </w:rPr>
          </w:rPrChange>
        </w:rPr>
      </w:pPr>
    </w:p>
    <w:p w14:paraId="64E2072E" w14:textId="77777777" w:rsidR="000520D4" w:rsidRPr="00EB158B" w:rsidRDefault="000520D4" w:rsidP="000520D4">
      <w:pPr>
        <w:widowControl w:val="0"/>
        <w:autoSpaceDE w:val="0"/>
        <w:autoSpaceDN w:val="0"/>
        <w:adjustRightInd w:val="0"/>
        <w:ind w:right="1552"/>
        <w:rPr>
          <w:ins w:id="2576" w:author="Arnold Sandjaja" w:date="2013-06-29T14:41:00Z"/>
          <w:rFonts w:cs="Arial"/>
          <w:color w:val="000000" w:themeColor="text1"/>
          <w:sz w:val="24"/>
          <w:rPrChange w:id="2577" w:author="Teera Piyakunakorn" w:date="2013-06-30T22:23:00Z">
            <w:rPr>
              <w:ins w:id="2578" w:author="Arnold Sandjaja" w:date="2013-06-29T14:41:00Z"/>
              <w:rFonts w:cs="Arial"/>
              <w:sz w:val="24"/>
            </w:rPr>
          </w:rPrChange>
        </w:rPr>
      </w:pPr>
    </w:p>
    <w:p w14:paraId="4E3A5E74" w14:textId="77777777" w:rsidR="000520D4" w:rsidRPr="00EB158B" w:rsidRDefault="000520D4" w:rsidP="000520D4">
      <w:pPr>
        <w:widowControl w:val="0"/>
        <w:autoSpaceDE w:val="0"/>
        <w:autoSpaceDN w:val="0"/>
        <w:adjustRightInd w:val="0"/>
        <w:ind w:right="1552"/>
        <w:rPr>
          <w:ins w:id="2579" w:author="Arnold Sandjaja" w:date="2013-06-29T14:41:00Z"/>
          <w:rFonts w:cs="Arial"/>
          <w:color w:val="000000" w:themeColor="text1"/>
          <w:sz w:val="24"/>
          <w:rPrChange w:id="2580" w:author="Teera Piyakunakorn" w:date="2013-06-30T22:23:00Z">
            <w:rPr>
              <w:ins w:id="2581" w:author="Arnold Sandjaja" w:date="2013-06-29T14:41:00Z"/>
              <w:rFonts w:cs="Arial"/>
              <w:color w:val="FF0000"/>
              <w:sz w:val="24"/>
            </w:rPr>
          </w:rPrChange>
        </w:rPr>
      </w:pPr>
      <w:ins w:id="2582" w:author="Arnold Sandjaja" w:date="2013-06-29T14:41:00Z">
        <w:r w:rsidRPr="00EB158B">
          <w:rPr>
            <w:rFonts w:cs="Arial"/>
            <w:color w:val="000000" w:themeColor="text1"/>
            <w:sz w:val="24"/>
            <w:rPrChange w:id="2583" w:author="Teera Piyakunakorn" w:date="2013-06-30T22:23:00Z">
              <w:rPr>
                <w:rFonts w:cs="Arial"/>
                <w:color w:val="FF0000"/>
                <w:sz w:val="24"/>
              </w:rPr>
            </w:rPrChange>
          </w:rPr>
          <w:t>(– Master Pages)</w:t>
        </w:r>
      </w:ins>
    </w:p>
    <w:p w14:paraId="304673D0" w14:textId="77777777" w:rsidR="000520D4" w:rsidRPr="00EB158B" w:rsidRDefault="000520D4" w:rsidP="000520D4">
      <w:pPr>
        <w:widowControl w:val="0"/>
        <w:autoSpaceDE w:val="0"/>
        <w:autoSpaceDN w:val="0"/>
        <w:adjustRightInd w:val="0"/>
        <w:ind w:right="1552"/>
        <w:rPr>
          <w:ins w:id="2584" w:author="Arnold Sandjaja" w:date="2013-06-29T14:41:00Z"/>
          <w:rFonts w:cs="Arial"/>
          <w:color w:val="000000" w:themeColor="text1"/>
          <w:sz w:val="24"/>
          <w:rPrChange w:id="2585" w:author="Teera Piyakunakorn" w:date="2013-06-30T22:23:00Z">
            <w:rPr>
              <w:ins w:id="2586" w:author="Arnold Sandjaja" w:date="2013-06-29T14:41:00Z"/>
              <w:rFonts w:cs="Arial"/>
              <w:color w:val="FF0000"/>
              <w:sz w:val="24"/>
            </w:rPr>
          </w:rPrChange>
        </w:rPr>
      </w:pPr>
    </w:p>
    <w:p w14:paraId="19D5CD14" w14:textId="77777777" w:rsidR="000520D4" w:rsidRPr="00EB158B" w:rsidRDefault="000520D4" w:rsidP="000520D4">
      <w:pPr>
        <w:widowControl w:val="0"/>
        <w:autoSpaceDE w:val="0"/>
        <w:autoSpaceDN w:val="0"/>
        <w:adjustRightInd w:val="0"/>
        <w:ind w:right="1552"/>
        <w:rPr>
          <w:ins w:id="2587" w:author="Arnold Sandjaja" w:date="2013-06-29T14:41:00Z"/>
          <w:rFonts w:cs="Arial"/>
          <w:color w:val="000000" w:themeColor="text1"/>
          <w:rPrChange w:id="2588" w:author="Teera Piyakunakorn" w:date="2013-06-30T22:23:00Z">
            <w:rPr>
              <w:ins w:id="2589" w:author="Arnold Sandjaja" w:date="2013-06-29T14:41:00Z"/>
              <w:rFonts w:cs="Arial"/>
              <w:color w:val="FF0000"/>
            </w:rPr>
          </w:rPrChange>
        </w:rPr>
      </w:pPr>
      <w:ins w:id="2590" w:author="Arnold Sandjaja" w:date="2013-06-29T14:41:00Z">
        <w:r w:rsidRPr="00EB158B">
          <w:rPr>
            <w:rFonts w:cs="Arial"/>
            <w:color w:val="000000" w:themeColor="text1"/>
            <w:rPrChange w:id="2591" w:author="Teera Piyakunakorn" w:date="2013-06-30T22:23:00Z">
              <w:rPr>
                <w:rFonts w:cs="Arial"/>
              </w:rPr>
            </w:rPrChange>
          </w:rPr>
          <w:t>SPANNER in the works</w:t>
        </w:r>
      </w:ins>
    </w:p>
    <w:p w14:paraId="3A293BED" w14:textId="77777777" w:rsidR="000520D4" w:rsidRPr="00EB158B" w:rsidRDefault="000520D4" w:rsidP="000520D4">
      <w:pPr>
        <w:widowControl w:val="0"/>
        <w:autoSpaceDE w:val="0"/>
        <w:autoSpaceDN w:val="0"/>
        <w:adjustRightInd w:val="0"/>
        <w:ind w:right="1552"/>
        <w:rPr>
          <w:ins w:id="2592" w:author="Arnold Sandjaja" w:date="2013-06-29T14:41:00Z"/>
          <w:rFonts w:cs="Arial"/>
          <w:color w:val="000000" w:themeColor="text1"/>
          <w:rPrChange w:id="2593" w:author="Teera Piyakunakorn" w:date="2013-06-30T22:23:00Z">
            <w:rPr>
              <w:ins w:id="2594" w:author="Arnold Sandjaja" w:date="2013-06-29T14:41:00Z"/>
              <w:rFonts w:cs="Arial"/>
              <w:color w:val="FF0000"/>
            </w:rPr>
          </w:rPrChange>
        </w:rPr>
      </w:pPr>
    </w:p>
    <w:p w14:paraId="5AECCDC2" w14:textId="77777777" w:rsidR="000520D4" w:rsidRPr="00EB158B" w:rsidRDefault="000520D4" w:rsidP="000520D4">
      <w:pPr>
        <w:widowControl w:val="0"/>
        <w:autoSpaceDE w:val="0"/>
        <w:autoSpaceDN w:val="0"/>
        <w:adjustRightInd w:val="0"/>
        <w:ind w:right="1552"/>
        <w:rPr>
          <w:ins w:id="2595" w:author="Arnold Sandjaja" w:date="2013-06-29T14:41:00Z"/>
          <w:rFonts w:cs="Arial"/>
          <w:color w:val="000000" w:themeColor="text1"/>
          <w:sz w:val="24"/>
          <w:rPrChange w:id="2596" w:author="Teera Piyakunakorn" w:date="2013-06-30T22:23:00Z">
            <w:rPr>
              <w:ins w:id="2597" w:author="Arnold Sandjaja" w:date="2013-06-29T14:41:00Z"/>
              <w:rFonts w:cs="Arial"/>
              <w:sz w:val="24"/>
            </w:rPr>
          </w:rPrChange>
        </w:rPr>
      </w:pPr>
      <w:ins w:id="2598" w:author="Arnold Sandjaja" w:date="2013-06-29T14:41:00Z">
        <w:r w:rsidRPr="00EB158B">
          <w:rPr>
            <w:rFonts w:cs="Arial"/>
            <w:color w:val="000000" w:themeColor="text1"/>
            <w:sz w:val="24"/>
            <w:rPrChange w:id="2599" w:author="Teera Piyakunakorn" w:date="2013-06-30T22:23:00Z">
              <w:rPr>
                <w:rFonts w:cs="Arial"/>
                <w:color w:val="FF0000"/>
                <w:sz w:val="24"/>
              </w:rPr>
            </w:rPrChange>
          </w:rPr>
          <w:t>(– Page numbers )</w:t>
        </w:r>
      </w:ins>
    </w:p>
    <w:p w14:paraId="499E8370" w14:textId="77777777" w:rsidR="000520D4" w:rsidRPr="00EB158B" w:rsidRDefault="000520D4" w:rsidP="000520D4">
      <w:pPr>
        <w:widowControl w:val="0"/>
        <w:autoSpaceDE w:val="0"/>
        <w:autoSpaceDN w:val="0"/>
        <w:adjustRightInd w:val="0"/>
        <w:ind w:right="1552"/>
        <w:rPr>
          <w:ins w:id="2600" w:author="Arnold Sandjaja" w:date="2013-06-29T14:41:00Z"/>
          <w:rFonts w:cs="Arial"/>
          <w:color w:val="000000" w:themeColor="text1"/>
          <w:rPrChange w:id="2601" w:author="Teera Piyakunakorn" w:date="2013-06-30T22:23:00Z">
            <w:rPr>
              <w:ins w:id="2602" w:author="Arnold Sandjaja" w:date="2013-06-29T14:41:00Z"/>
              <w:rFonts w:cs="Arial"/>
            </w:rPr>
          </w:rPrChange>
        </w:rPr>
      </w:pPr>
    </w:p>
    <w:p w14:paraId="6125321B" w14:textId="77777777" w:rsidR="000520D4" w:rsidRPr="00EB158B" w:rsidRDefault="000520D4" w:rsidP="000520D4">
      <w:pPr>
        <w:widowControl w:val="0"/>
        <w:autoSpaceDE w:val="0"/>
        <w:autoSpaceDN w:val="0"/>
        <w:adjustRightInd w:val="0"/>
        <w:ind w:right="1552"/>
        <w:rPr>
          <w:ins w:id="2603" w:author="Arnold Sandjaja" w:date="2013-06-29T14:41:00Z"/>
          <w:rFonts w:cs="Arial"/>
          <w:color w:val="000000" w:themeColor="text1"/>
          <w:rPrChange w:id="2604" w:author="Teera Piyakunakorn" w:date="2013-06-30T22:23:00Z">
            <w:rPr>
              <w:ins w:id="2605" w:author="Arnold Sandjaja" w:date="2013-06-29T14:41:00Z"/>
              <w:rFonts w:cs="Arial"/>
            </w:rPr>
          </w:rPrChange>
        </w:rPr>
      </w:pPr>
      <w:ins w:id="2606" w:author="Arnold Sandjaja" w:date="2013-06-29T14:41:00Z">
        <w:r w:rsidRPr="00EB158B">
          <w:rPr>
            <w:rFonts w:cs="Arial"/>
            <w:color w:val="000000" w:themeColor="text1"/>
            <w:rPrChange w:id="2607" w:author="Teera Piyakunakorn" w:date="2013-06-30T22:23:00Z">
              <w:rPr>
                <w:rFonts w:cs="Arial"/>
              </w:rPr>
            </w:rPrChange>
          </w:rPr>
          <w:t>3, 8, 9, 10, 11</w:t>
        </w:r>
      </w:ins>
    </w:p>
    <w:p w14:paraId="6B002E84" w14:textId="77777777" w:rsidR="000520D4" w:rsidRPr="00EB158B" w:rsidRDefault="000520D4" w:rsidP="000520D4">
      <w:pPr>
        <w:widowControl w:val="0"/>
        <w:autoSpaceDE w:val="0"/>
        <w:autoSpaceDN w:val="0"/>
        <w:adjustRightInd w:val="0"/>
        <w:ind w:right="1552"/>
        <w:rPr>
          <w:ins w:id="2608" w:author="Arnold Sandjaja" w:date="2013-06-29T14:41:00Z"/>
          <w:rFonts w:cs="Arial"/>
          <w:color w:val="000000" w:themeColor="text1"/>
          <w:rPrChange w:id="2609" w:author="Teera Piyakunakorn" w:date="2013-06-30T22:23:00Z">
            <w:rPr>
              <w:ins w:id="2610" w:author="Arnold Sandjaja" w:date="2013-06-29T14:41:00Z"/>
              <w:rFonts w:cs="Arial"/>
            </w:rPr>
          </w:rPrChange>
        </w:rPr>
      </w:pPr>
    </w:p>
    <w:p w14:paraId="01056FB3" w14:textId="77777777" w:rsidR="000520D4" w:rsidRPr="00EB158B" w:rsidRDefault="000520D4" w:rsidP="000520D4">
      <w:pPr>
        <w:widowControl w:val="0"/>
        <w:autoSpaceDE w:val="0"/>
        <w:autoSpaceDN w:val="0"/>
        <w:adjustRightInd w:val="0"/>
        <w:ind w:right="1552"/>
        <w:rPr>
          <w:ins w:id="2611" w:author="Arnold Sandjaja" w:date="2013-06-29T14:41:00Z"/>
          <w:rFonts w:cs="Arial"/>
          <w:color w:val="000000" w:themeColor="text1"/>
          <w:sz w:val="24"/>
          <w:rPrChange w:id="2612" w:author="Teera Piyakunakorn" w:date="2013-06-30T22:23:00Z">
            <w:rPr>
              <w:ins w:id="2613" w:author="Arnold Sandjaja" w:date="2013-06-29T14:41:00Z"/>
              <w:rFonts w:cs="Arial"/>
              <w:color w:val="FF0000"/>
              <w:sz w:val="24"/>
            </w:rPr>
          </w:rPrChange>
        </w:rPr>
      </w:pPr>
      <w:ins w:id="2614" w:author="Arnold Sandjaja" w:date="2013-06-29T14:41:00Z">
        <w:r w:rsidRPr="00EB158B">
          <w:rPr>
            <w:rFonts w:cs="Arial"/>
            <w:color w:val="000000" w:themeColor="text1"/>
            <w:sz w:val="24"/>
            <w:rPrChange w:id="2615" w:author="Teera Piyakunakorn" w:date="2013-06-30T22:23:00Z">
              <w:rPr>
                <w:rFonts w:cs="Arial"/>
                <w:color w:val="FF0000"/>
                <w:sz w:val="24"/>
              </w:rPr>
            </w:rPrChange>
          </w:rPr>
          <w:t>(– Spine )</w:t>
        </w:r>
      </w:ins>
    </w:p>
    <w:p w14:paraId="489ACF50" w14:textId="77777777" w:rsidR="000520D4" w:rsidRPr="00EB158B" w:rsidRDefault="000520D4" w:rsidP="000520D4">
      <w:pPr>
        <w:widowControl w:val="0"/>
        <w:autoSpaceDE w:val="0"/>
        <w:autoSpaceDN w:val="0"/>
        <w:adjustRightInd w:val="0"/>
        <w:ind w:right="1552"/>
        <w:rPr>
          <w:ins w:id="2616" w:author="Arnold Sandjaja" w:date="2013-06-29T14:41:00Z"/>
          <w:rFonts w:cs="Arial"/>
          <w:color w:val="000000" w:themeColor="text1"/>
          <w:sz w:val="24"/>
          <w:rPrChange w:id="2617" w:author="Teera Piyakunakorn" w:date="2013-06-30T22:23:00Z">
            <w:rPr>
              <w:ins w:id="2618" w:author="Arnold Sandjaja" w:date="2013-06-29T14:41:00Z"/>
              <w:rFonts w:cs="Arial"/>
              <w:color w:val="FF0000"/>
              <w:sz w:val="24"/>
            </w:rPr>
          </w:rPrChange>
        </w:rPr>
      </w:pPr>
    </w:p>
    <w:p w14:paraId="76100D1F" w14:textId="77777777" w:rsidR="000520D4" w:rsidRPr="00EB158B" w:rsidRDefault="000520D4" w:rsidP="000520D4">
      <w:pPr>
        <w:widowControl w:val="0"/>
        <w:autoSpaceDE w:val="0"/>
        <w:autoSpaceDN w:val="0"/>
        <w:adjustRightInd w:val="0"/>
        <w:ind w:right="1552"/>
        <w:rPr>
          <w:ins w:id="2619" w:author="Arnold Sandjaja" w:date="2013-06-29T14:41:00Z"/>
          <w:rFonts w:cs="Arial"/>
          <w:color w:val="000000" w:themeColor="text1"/>
          <w:rPrChange w:id="2620" w:author="Teera Piyakunakorn" w:date="2013-06-30T22:23:00Z">
            <w:rPr>
              <w:ins w:id="2621" w:author="Arnold Sandjaja" w:date="2013-06-29T14:41:00Z"/>
              <w:rFonts w:cs="Arial"/>
            </w:rPr>
          </w:rPrChange>
        </w:rPr>
      </w:pPr>
      <w:ins w:id="2622" w:author="Arnold Sandjaja" w:date="2013-06-29T14:41:00Z">
        <w:r w:rsidRPr="00EB158B">
          <w:rPr>
            <w:rFonts w:cs="Arial"/>
            <w:color w:val="000000" w:themeColor="text1"/>
            <w:rPrChange w:id="2623" w:author="Teera Piyakunakorn" w:date="2013-06-30T22:23:00Z">
              <w:rPr>
                <w:rFonts w:cs="Arial"/>
              </w:rPr>
            </w:rPrChange>
          </w:rPr>
          <w:t>SPANNER in the works</w:t>
        </w:r>
      </w:ins>
    </w:p>
    <w:p w14:paraId="60D45A7E" w14:textId="77777777" w:rsidR="000520D4" w:rsidRPr="00EB158B" w:rsidRDefault="000520D4" w:rsidP="000520D4">
      <w:pPr>
        <w:widowControl w:val="0"/>
        <w:autoSpaceDE w:val="0"/>
        <w:autoSpaceDN w:val="0"/>
        <w:adjustRightInd w:val="0"/>
        <w:ind w:right="1552"/>
        <w:rPr>
          <w:ins w:id="2624" w:author="Arnold Sandjaja" w:date="2013-06-29T14:41:00Z"/>
          <w:rFonts w:cs="Arial"/>
          <w:color w:val="000000" w:themeColor="text1"/>
          <w:rPrChange w:id="2625" w:author="Teera Piyakunakorn" w:date="2013-06-30T22:23:00Z">
            <w:rPr>
              <w:ins w:id="2626" w:author="Arnold Sandjaja" w:date="2013-06-29T14:41:00Z"/>
              <w:rFonts w:cs="Arial"/>
            </w:rPr>
          </w:rPrChange>
        </w:rPr>
      </w:pPr>
    </w:p>
    <w:p w14:paraId="4DA073E8" w14:textId="77777777" w:rsidR="000520D4" w:rsidRPr="00EB158B" w:rsidRDefault="000520D4" w:rsidP="000520D4">
      <w:pPr>
        <w:widowControl w:val="0"/>
        <w:autoSpaceDE w:val="0"/>
        <w:autoSpaceDN w:val="0"/>
        <w:adjustRightInd w:val="0"/>
        <w:ind w:right="1552"/>
        <w:rPr>
          <w:ins w:id="2627" w:author="Arnold Sandjaja" w:date="2013-06-29T14:41:00Z"/>
          <w:rFonts w:cs="Arial"/>
          <w:color w:val="000000" w:themeColor="text1"/>
          <w:rPrChange w:id="2628" w:author="Teera Piyakunakorn" w:date="2013-06-30T22:23:00Z">
            <w:rPr>
              <w:ins w:id="2629" w:author="Arnold Sandjaja" w:date="2013-06-29T14:41:00Z"/>
              <w:rFonts w:cs="Arial"/>
            </w:rPr>
          </w:rPrChange>
        </w:rPr>
      </w:pPr>
      <w:ins w:id="2630" w:author="Arnold Sandjaja" w:date="2013-06-29T14:41:00Z">
        <w:r w:rsidRPr="00EB158B">
          <w:rPr>
            <w:rFonts w:cs="Arial"/>
            <w:color w:val="000000" w:themeColor="text1"/>
            <w:rPrChange w:id="2631" w:author="Teera Piyakunakorn" w:date="2013-06-30T22:23:00Z">
              <w:rPr>
                <w:rFonts w:cs="Arial"/>
              </w:rPr>
            </w:rPrChange>
          </w:rPr>
          <w:t>17 August 2013</w:t>
        </w:r>
      </w:ins>
    </w:p>
    <w:p w14:paraId="1F8B66D9" w14:textId="77777777" w:rsidR="000520D4" w:rsidRPr="00EB158B" w:rsidRDefault="000520D4" w:rsidP="000520D4">
      <w:pPr>
        <w:widowControl w:val="0"/>
        <w:autoSpaceDE w:val="0"/>
        <w:autoSpaceDN w:val="0"/>
        <w:adjustRightInd w:val="0"/>
        <w:ind w:right="1552"/>
        <w:rPr>
          <w:ins w:id="2632" w:author="Arnold Sandjaja" w:date="2013-06-29T14:41:00Z"/>
          <w:rFonts w:cs="Arial"/>
          <w:color w:val="000000" w:themeColor="text1"/>
          <w:rPrChange w:id="2633" w:author="Teera Piyakunakorn" w:date="2013-06-30T22:23:00Z">
            <w:rPr>
              <w:ins w:id="2634" w:author="Arnold Sandjaja" w:date="2013-06-29T14:41:00Z"/>
              <w:rFonts w:cs="Arial"/>
            </w:rPr>
          </w:rPrChange>
        </w:rPr>
      </w:pPr>
      <w:ins w:id="2635" w:author="Arnold Sandjaja" w:date="2013-06-29T14:41:00Z">
        <w:r w:rsidRPr="00EB158B">
          <w:rPr>
            <w:rFonts w:cs="Arial"/>
            <w:color w:val="000000" w:themeColor="text1"/>
            <w:rPrChange w:id="2636" w:author="Teera Piyakunakorn" w:date="2013-06-30T22:23:00Z">
              <w:rPr>
                <w:rFonts w:cs="Arial"/>
              </w:rPr>
            </w:rPrChange>
          </w:rPr>
          <w:t xml:space="preserve"> </w:t>
        </w:r>
      </w:ins>
    </w:p>
    <w:p w14:paraId="41F544F6" w14:textId="77777777" w:rsidR="000520D4" w:rsidRPr="00EB158B" w:rsidRDefault="000520D4" w:rsidP="000520D4">
      <w:pPr>
        <w:widowControl w:val="0"/>
        <w:autoSpaceDE w:val="0"/>
        <w:autoSpaceDN w:val="0"/>
        <w:adjustRightInd w:val="0"/>
        <w:ind w:right="1552"/>
        <w:rPr>
          <w:ins w:id="2637" w:author="Arnold Sandjaja" w:date="2013-06-29T14:41:00Z"/>
          <w:rFonts w:cs="Arial"/>
          <w:color w:val="000000" w:themeColor="text1"/>
          <w:sz w:val="24"/>
          <w:rPrChange w:id="2638" w:author="Teera Piyakunakorn" w:date="2013-06-30T22:23:00Z">
            <w:rPr>
              <w:ins w:id="2639" w:author="Arnold Sandjaja" w:date="2013-06-29T14:41:00Z"/>
              <w:rFonts w:cs="Arial"/>
              <w:sz w:val="24"/>
            </w:rPr>
          </w:rPrChange>
        </w:rPr>
      </w:pPr>
    </w:p>
    <w:p w14:paraId="796358B2" w14:textId="77777777" w:rsidR="000520D4" w:rsidRPr="00EB158B" w:rsidRDefault="000520D4" w:rsidP="000520D4">
      <w:pPr>
        <w:widowControl w:val="0"/>
        <w:autoSpaceDE w:val="0"/>
        <w:autoSpaceDN w:val="0"/>
        <w:adjustRightInd w:val="0"/>
        <w:ind w:right="1552"/>
        <w:rPr>
          <w:ins w:id="2640" w:author="Arnold Sandjaja" w:date="2013-06-29T14:41:00Z"/>
          <w:rFonts w:cs="Arial"/>
          <w:color w:val="000000" w:themeColor="text1"/>
          <w:sz w:val="24"/>
          <w:rPrChange w:id="2641" w:author="Teera Piyakunakorn" w:date="2013-06-30T22:23:00Z">
            <w:rPr>
              <w:ins w:id="2642" w:author="Arnold Sandjaja" w:date="2013-06-29T14:41:00Z"/>
              <w:rFonts w:cs="Arial"/>
              <w:color w:val="FF0000"/>
              <w:sz w:val="24"/>
            </w:rPr>
          </w:rPrChange>
        </w:rPr>
      </w:pPr>
      <w:ins w:id="2643" w:author="Arnold Sandjaja" w:date="2013-06-29T14:41:00Z">
        <w:r w:rsidRPr="00EB158B">
          <w:rPr>
            <w:rFonts w:cs="Arial"/>
            <w:color w:val="000000" w:themeColor="text1"/>
            <w:sz w:val="24"/>
            <w:rPrChange w:id="2644" w:author="Teera Piyakunakorn" w:date="2013-06-30T22:23:00Z">
              <w:rPr>
                <w:rFonts w:cs="Arial"/>
                <w:color w:val="FF0000"/>
                <w:sz w:val="24"/>
              </w:rPr>
            </w:rPrChange>
          </w:rPr>
          <w:t>(– PAGE 3)</w:t>
        </w:r>
      </w:ins>
    </w:p>
    <w:p w14:paraId="734EA1DE" w14:textId="77777777" w:rsidR="000520D4" w:rsidRPr="00EB158B" w:rsidRDefault="000520D4" w:rsidP="000520D4">
      <w:pPr>
        <w:widowControl w:val="0"/>
        <w:autoSpaceDE w:val="0"/>
        <w:autoSpaceDN w:val="0"/>
        <w:adjustRightInd w:val="0"/>
        <w:ind w:right="1552"/>
        <w:rPr>
          <w:ins w:id="2645" w:author="Arnold Sandjaja" w:date="2013-06-29T14:41:00Z"/>
          <w:rFonts w:cs="Arial"/>
          <w:color w:val="000000" w:themeColor="text1"/>
          <w:sz w:val="24"/>
          <w:rPrChange w:id="2646" w:author="Teera Piyakunakorn" w:date="2013-06-30T22:23:00Z">
            <w:rPr>
              <w:ins w:id="2647" w:author="Arnold Sandjaja" w:date="2013-06-29T14:41:00Z"/>
              <w:rFonts w:cs="Arial"/>
              <w:sz w:val="24"/>
            </w:rPr>
          </w:rPrChange>
        </w:rPr>
      </w:pPr>
    </w:p>
    <w:p w14:paraId="2AA4AF92" w14:textId="77777777" w:rsidR="000520D4" w:rsidRPr="00EB158B" w:rsidRDefault="000520D4" w:rsidP="000520D4">
      <w:pPr>
        <w:widowControl w:val="0"/>
        <w:autoSpaceDE w:val="0"/>
        <w:autoSpaceDN w:val="0"/>
        <w:adjustRightInd w:val="0"/>
        <w:ind w:right="1552"/>
        <w:rPr>
          <w:ins w:id="2648" w:author="Arnold Sandjaja" w:date="2013-06-29T14:41:00Z"/>
          <w:rFonts w:cs="Arial"/>
          <w:b/>
          <w:bCs/>
          <w:color w:val="000000" w:themeColor="text1"/>
          <w:rPrChange w:id="2649" w:author="Teera Piyakunakorn" w:date="2013-06-30T22:23:00Z">
            <w:rPr>
              <w:ins w:id="2650" w:author="Arnold Sandjaja" w:date="2013-06-29T14:41:00Z"/>
              <w:rFonts w:cs="Arial"/>
              <w:b/>
              <w:bCs/>
            </w:rPr>
          </w:rPrChange>
        </w:rPr>
      </w:pPr>
      <w:ins w:id="2651" w:author="Arnold Sandjaja" w:date="2013-06-29T14:41:00Z">
        <w:r w:rsidRPr="00EB158B">
          <w:rPr>
            <w:rFonts w:cs="Arial"/>
            <w:b/>
            <w:bCs/>
            <w:color w:val="000000" w:themeColor="text1"/>
            <w:rPrChange w:id="2652" w:author="Teera Piyakunakorn" w:date="2013-06-30T22:23:00Z">
              <w:rPr>
                <w:rFonts w:cs="Arial"/>
                <w:b/>
                <w:bCs/>
                <w:color w:val="FF2712"/>
              </w:rPr>
            </w:rPrChange>
          </w:rPr>
          <w:t>(Title: )</w:t>
        </w:r>
      </w:ins>
    </w:p>
    <w:p w14:paraId="0AF03980" w14:textId="77777777" w:rsidR="000520D4" w:rsidRPr="00EB158B" w:rsidRDefault="000520D4" w:rsidP="000520D4">
      <w:pPr>
        <w:widowControl w:val="0"/>
        <w:autoSpaceDE w:val="0"/>
        <w:autoSpaceDN w:val="0"/>
        <w:adjustRightInd w:val="0"/>
        <w:ind w:right="1552"/>
        <w:rPr>
          <w:ins w:id="2653" w:author="Arnold Sandjaja" w:date="2013-06-29T14:41:00Z"/>
          <w:rFonts w:cs="Arial"/>
          <w:color w:val="000000" w:themeColor="text1"/>
          <w:sz w:val="24"/>
          <w:rPrChange w:id="2654" w:author="Teera Piyakunakorn" w:date="2013-06-30T22:23:00Z">
            <w:rPr>
              <w:ins w:id="2655" w:author="Arnold Sandjaja" w:date="2013-06-29T14:41:00Z"/>
              <w:rFonts w:cs="Arial"/>
              <w:sz w:val="24"/>
            </w:rPr>
          </w:rPrChange>
        </w:rPr>
      </w:pPr>
      <w:ins w:id="2656" w:author="Arnold Sandjaja" w:date="2013-06-29T14:41:00Z">
        <w:r w:rsidRPr="00EB158B">
          <w:rPr>
            <w:rFonts w:cs="Arial"/>
            <w:color w:val="000000" w:themeColor="text1"/>
            <w:sz w:val="24"/>
            <w:rPrChange w:id="2657" w:author="Teera Piyakunakorn" w:date="2013-06-30T22:23:00Z">
              <w:rPr>
                <w:rFonts w:cs="Arial"/>
                <w:sz w:val="24"/>
              </w:rPr>
            </w:rPrChange>
          </w:rPr>
          <w:t>Our ideas</w:t>
        </w:r>
      </w:ins>
    </w:p>
    <w:p w14:paraId="3CDAA596" w14:textId="77777777" w:rsidR="000520D4" w:rsidRPr="00EB158B" w:rsidRDefault="000520D4" w:rsidP="000520D4">
      <w:pPr>
        <w:widowControl w:val="0"/>
        <w:autoSpaceDE w:val="0"/>
        <w:autoSpaceDN w:val="0"/>
        <w:adjustRightInd w:val="0"/>
        <w:ind w:right="1552"/>
        <w:rPr>
          <w:ins w:id="2658" w:author="Arnold Sandjaja" w:date="2013-06-29T14:41:00Z"/>
          <w:rFonts w:cs="Arial"/>
          <w:color w:val="000000" w:themeColor="text1"/>
          <w:sz w:val="24"/>
          <w:rPrChange w:id="2659" w:author="Teera Piyakunakorn" w:date="2013-06-30T22:23:00Z">
            <w:rPr>
              <w:ins w:id="2660" w:author="Arnold Sandjaja" w:date="2013-06-29T14:41:00Z"/>
              <w:rFonts w:cs="Arial"/>
              <w:sz w:val="24"/>
            </w:rPr>
          </w:rPrChange>
        </w:rPr>
      </w:pPr>
    </w:p>
    <w:p w14:paraId="2B0F4D46" w14:textId="77777777" w:rsidR="000520D4" w:rsidRPr="00EB158B" w:rsidRDefault="000520D4" w:rsidP="000520D4">
      <w:pPr>
        <w:widowControl w:val="0"/>
        <w:autoSpaceDE w:val="0"/>
        <w:autoSpaceDN w:val="0"/>
        <w:adjustRightInd w:val="0"/>
        <w:ind w:right="1552"/>
        <w:rPr>
          <w:ins w:id="2661" w:author="Arnold Sandjaja" w:date="2013-06-29T14:41:00Z"/>
          <w:rFonts w:cs="Arial"/>
          <w:color w:val="000000" w:themeColor="text1"/>
          <w:sz w:val="24"/>
          <w:rPrChange w:id="2662" w:author="Teera Piyakunakorn" w:date="2013-06-30T22:23:00Z">
            <w:rPr>
              <w:ins w:id="2663" w:author="Arnold Sandjaja" w:date="2013-06-29T14:41:00Z"/>
              <w:rFonts w:cs="Arial"/>
              <w:sz w:val="24"/>
            </w:rPr>
          </w:rPrChange>
        </w:rPr>
      </w:pPr>
    </w:p>
    <w:p w14:paraId="051451D9" w14:textId="77777777" w:rsidR="000520D4" w:rsidRPr="00EB158B" w:rsidRDefault="000520D4" w:rsidP="000520D4">
      <w:pPr>
        <w:widowControl w:val="0"/>
        <w:autoSpaceDE w:val="0"/>
        <w:autoSpaceDN w:val="0"/>
        <w:adjustRightInd w:val="0"/>
        <w:ind w:right="1552"/>
        <w:rPr>
          <w:ins w:id="2664" w:author="Arnold Sandjaja" w:date="2013-06-29T14:41:00Z"/>
          <w:rFonts w:cs="Arial"/>
          <w:b/>
          <w:bCs/>
          <w:color w:val="000000" w:themeColor="text1"/>
          <w:rPrChange w:id="2665" w:author="Teera Piyakunakorn" w:date="2013-06-30T22:23:00Z">
            <w:rPr>
              <w:ins w:id="2666" w:author="Arnold Sandjaja" w:date="2013-06-29T14:41:00Z"/>
              <w:rFonts w:cs="Arial"/>
              <w:b/>
              <w:bCs/>
              <w:color w:val="FF0000"/>
            </w:rPr>
          </w:rPrChange>
        </w:rPr>
      </w:pPr>
      <w:ins w:id="2667" w:author="Arnold Sandjaja" w:date="2013-06-29T14:41:00Z">
        <w:r w:rsidRPr="00EB158B">
          <w:rPr>
            <w:rFonts w:cs="Arial"/>
            <w:b/>
            <w:bCs/>
            <w:color w:val="000000" w:themeColor="text1"/>
            <w:rPrChange w:id="2668" w:author="Teera Piyakunakorn" w:date="2013-06-30T22:23:00Z">
              <w:rPr>
                <w:rFonts w:cs="Arial"/>
                <w:b/>
                <w:bCs/>
                <w:color w:val="FF2712"/>
              </w:rPr>
            </w:rPrChange>
          </w:rPr>
          <w:t>(Main text: )</w:t>
        </w:r>
      </w:ins>
    </w:p>
    <w:p w14:paraId="77949605" w14:textId="77777777" w:rsidR="000520D4" w:rsidRPr="00EB158B" w:rsidRDefault="000520D4" w:rsidP="000520D4">
      <w:pPr>
        <w:widowControl w:val="0"/>
        <w:autoSpaceDE w:val="0"/>
        <w:autoSpaceDN w:val="0"/>
        <w:adjustRightInd w:val="0"/>
        <w:ind w:right="1552"/>
        <w:rPr>
          <w:ins w:id="2669" w:author="Arnold Sandjaja" w:date="2013-06-29T14:41:00Z"/>
          <w:rFonts w:cs="Arial"/>
          <w:color w:val="000000" w:themeColor="text1"/>
          <w:sz w:val="24"/>
          <w:rPrChange w:id="2670" w:author="Teera Piyakunakorn" w:date="2013-06-30T22:23:00Z">
            <w:rPr>
              <w:ins w:id="2671" w:author="Arnold Sandjaja" w:date="2013-06-29T14:41:00Z"/>
              <w:rFonts w:cs="Arial"/>
              <w:sz w:val="24"/>
            </w:rPr>
          </w:rPrChange>
        </w:rPr>
      </w:pPr>
      <w:ins w:id="2672" w:author="Arnold Sandjaja" w:date="2013-06-29T14:41:00Z">
        <w:r w:rsidRPr="00EB158B">
          <w:rPr>
            <w:rFonts w:cs="Arial"/>
            <w:color w:val="000000" w:themeColor="text1"/>
            <w:sz w:val="24"/>
            <w:rPrChange w:id="2673" w:author="Teera Piyakunakorn" w:date="2013-06-30T22:23:00Z">
              <w:rPr>
                <w:rFonts w:cs="Arial"/>
                <w:sz w:val="24"/>
              </w:rPr>
            </w:rPrChange>
          </w:rPr>
          <w:t>Attac is a movement opposing neo-liberal globalization</w:t>
        </w:r>
      </w:ins>
    </w:p>
    <w:p w14:paraId="1A4C33C2" w14:textId="77777777" w:rsidR="000520D4" w:rsidRPr="00EB158B" w:rsidRDefault="000520D4" w:rsidP="000520D4">
      <w:pPr>
        <w:widowControl w:val="0"/>
        <w:autoSpaceDE w:val="0"/>
        <w:autoSpaceDN w:val="0"/>
        <w:adjustRightInd w:val="0"/>
        <w:ind w:right="1552"/>
        <w:rPr>
          <w:ins w:id="2674" w:author="Arnold Sandjaja" w:date="2013-06-29T14:41:00Z"/>
          <w:rFonts w:cs="Arial"/>
          <w:color w:val="000000" w:themeColor="text1"/>
          <w:sz w:val="24"/>
          <w:rPrChange w:id="2675" w:author="Teera Piyakunakorn" w:date="2013-06-30T22:23:00Z">
            <w:rPr>
              <w:ins w:id="2676" w:author="Arnold Sandjaja" w:date="2013-06-29T14:41:00Z"/>
              <w:rFonts w:cs="Arial"/>
              <w:sz w:val="24"/>
            </w:rPr>
          </w:rPrChange>
        </w:rPr>
      </w:pPr>
      <w:ins w:id="2677" w:author="Arnold Sandjaja" w:date="2013-06-29T14:41:00Z">
        <w:r w:rsidRPr="00EB158B">
          <w:rPr>
            <w:rFonts w:cs="Arial"/>
            <w:color w:val="000000" w:themeColor="text1"/>
            <w:sz w:val="24"/>
            <w:rPrChange w:id="2678" w:author="Teera Piyakunakorn" w:date="2013-06-30T22:23:00Z">
              <w:rPr>
                <w:rFonts w:cs="Arial"/>
                <w:sz w:val="24"/>
              </w:rPr>
            </w:rPrChange>
          </w:rPr>
          <w:t xml:space="preserve">Neo-liberal globalization, based on the ‘liberalization’ of trade and financial markets, started at the end of the 1970s and has led to the total domination of financial markets on society as a whole. It is an instrument designed to </w:t>
        </w:r>
        <w:r w:rsidRPr="00EB158B">
          <w:rPr>
            <w:rFonts w:cs="Arial"/>
            <w:color w:val="000000" w:themeColor="text1"/>
            <w:sz w:val="24"/>
            <w:rPrChange w:id="2679" w:author="Teera Piyakunakorn" w:date="2013-06-30T22:23:00Z">
              <w:rPr>
                <w:rFonts w:cs="Arial"/>
                <w:sz w:val="24"/>
              </w:rPr>
            </w:rPrChange>
          </w:rPr>
          <w:lastRenderedPageBreak/>
          <w:t>further the enrichment of a tiny minority of investors at the expense of the rest of the population and the planet. Its effects are detrimental to.</w:t>
        </w:r>
      </w:ins>
    </w:p>
    <w:p w14:paraId="786A495A" w14:textId="77777777" w:rsidR="000520D4" w:rsidRPr="00EB158B" w:rsidRDefault="000520D4" w:rsidP="000520D4">
      <w:pPr>
        <w:widowControl w:val="0"/>
        <w:autoSpaceDE w:val="0"/>
        <w:autoSpaceDN w:val="0"/>
        <w:adjustRightInd w:val="0"/>
        <w:ind w:right="1552"/>
        <w:rPr>
          <w:ins w:id="2680" w:author="Arnold Sandjaja" w:date="2013-06-29T14:41:00Z"/>
          <w:rFonts w:cs="Arial"/>
          <w:color w:val="000000" w:themeColor="text1"/>
          <w:sz w:val="24"/>
          <w:rPrChange w:id="2681" w:author="Teera Piyakunakorn" w:date="2013-06-30T22:23:00Z">
            <w:rPr>
              <w:ins w:id="2682" w:author="Arnold Sandjaja" w:date="2013-06-29T14:41:00Z"/>
              <w:rFonts w:cs="Arial"/>
              <w:sz w:val="24"/>
            </w:rPr>
          </w:rPrChange>
        </w:rPr>
      </w:pPr>
    </w:p>
    <w:p w14:paraId="208D0486" w14:textId="77777777" w:rsidR="000520D4" w:rsidRPr="00EB158B" w:rsidRDefault="000520D4" w:rsidP="000520D4">
      <w:pPr>
        <w:widowControl w:val="0"/>
        <w:autoSpaceDE w:val="0"/>
        <w:autoSpaceDN w:val="0"/>
        <w:adjustRightInd w:val="0"/>
        <w:ind w:right="1552"/>
        <w:rPr>
          <w:ins w:id="2683" w:author="Arnold Sandjaja" w:date="2013-06-29T14:41:00Z"/>
          <w:rFonts w:cs="Arial"/>
          <w:b/>
          <w:color w:val="000000" w:themeColor="text1"/>
          <w:sz w:val="24"/>
          <w:rPrChange w:id="2684" w:author="Teera Piyakunakorn" w:date="2013-06-30T22:23:00Z">
            <w:rPr>
              <w:ins w:id="2685" w:author="Arnold Sandjaja" w:date="2013-06-29T14:41:00Z"/>
              <w:rFonts w:cs="Arial"/>
              <w:b/>
              <w:sz w:val="24"/>
            </w:rPr>
          </w:rPrChange>
        </w:rPr>
      </w:pPr>
      <w:ins w:id="2686" w:author="Arnold Sandjaja" w:date="2013-06-29T14:41:00Z">
        <w:r w:rsidRPr="00EB158B">
          <w:rPr>
            <w:rFonts w:cs="Arial"/>
            <w:b/>
            <w:color w:val="000000" w:themeColor="text1"/>
            <w:sz w:val="24"/>
            <w:rPrChange w:id="2687" w:author="Teera Piyakunakorn" w:date="2013-06-30T22:23:00Z">
              <w:rPr>
                <w:rFonts w:cs="Arial"/>
                <w:b/>
                <w:sz w:val="24"/>
              </w:rPr>
            </w:rPrChange>
          </w:rPr>
          <w:t>Social rights</w:t>
        </w:r>
      </w:ins>
    </w:p>
    <w:p w14:paraId="5CF341D9" w14:textId="77777777" w:rsidR="000520D4" w:rsidRPr="00EB158B" w:rsidRDefault="000520D4" w:rsidP="000520D4">
      <w:pPr>
        <w:widowControl w:val="0"/>
        <w:autoSpaceDE w:val="0"/>
        <w:autoSpaceDN w:val="0"/>
        <w:adjustRightInd w:val="0"/>
        <w:ind w:right="1552"/>
        <w:rPr>
          <w:ins w:id="2688" w:author="Arnold Sandjaja" w:date="2013-06-29T14:41:00Z"/>
          <w:rFonts w:cs="Arial"/>
          <w:b/>
          <w:color w:val="000000" w:themeColor="text1"/>
          <w:sz w:val="24"/>
          <w:rPrChange w:id="2689" w:author="Teera Piyakunakorn" w:date="2013-06-30T22:23:00Z">
            <w:rPr>
              <w:ins w:id="2690" w:author="Arnold Sandjaja" w:date="2013-06-29T14:41:00Z"/>
              <w:rFonts w:cs="Arial"/>
              <w:b/>
              <w:sz w:val="24"/>
            </w:rPr>
          </w:rPrChange>
        </w:rPr>
      </w:pPr>
    </w:p>
    <w:p w14:paraId="7B32125F" w14:textId="77777777" w:rsidR="000520D4" w:rsidRPr="00EB158B" w:rsidRDefault="000520D4" w:rsidP="000520D4">
      <w:pPr>
        <w:widowControl w:val="0"/>
        <w:autoSpaceDE w:val="0"/>
        <w:autoSpaceDN w:val="0"/>
        <w:adjustRightInd w:val="0"/>
        <w:ind w:right="1552"/>
        <w:rPr>
          <w:ins w:id="2691" w:author="Arnold Sandjaja" w:date="2013-06-29T14:41:00Z"/>
          <w:rFonts w:cs="Arial"/>
          <w:color w:val="000000" w:themeColor="text1"/>
          <w:sz w:val="24"/>
          <w:rPrChange w:id="2692" w:author="Teera Piyakunakorn" w:date="2013-06-30T22:23:00Z">
            <w:rPr>
              <w:ins w:id="2693" w:author="Arnold Sandjaja" w:date="2013-06-29T14:41:00Z"/>
              <w:rFonts w:cs="Arial"/>
              <w:sz w:val="24"/>
            </w:rPr>
          </w:rPrChange>
        </w:rPr>
      </w:pPr>
      <w:ins w:id="2694" w:author="Arnold Sandjaja" w:date="2013-06-29T14:41:00Z">
        <w:r w:rsidRPr="00EB158B">
          <w:rPr>
            <w:rFonts w:cs="Arial"/>
            <w:color w:val="000000" w:themeColor="text1"/>
            <w:sz w:val="24"/>
            <w:rPrChange w:id="2695" w:author="Teera Piyakunakorn" w:date="2013-06-30T22:23:00Z">
              <w:rPr>
                <w:rFonts w:cs="Arial"/>
                <w:sz w:val="24"/>
              </w:rPr>
            </w:rPrChange>
          </w:rPr>
          <w:t>neo-liberal globalization facilitates the shipping of businesses and jobs out of the country and fosters the worldwide competition between workers and, consequently, their precarization ;</w:t>
        </w:r>
      </w:ins>
    </w:p>
    <w:p w14:paraId="4AF7BFF8" w14:textId="77777777" w:rsidR="000520D4" w:rsidRPr="00EB158B" w:rsidRDefault="000520D4" w:rsidP="000520D4">
      <w:pPr>
        <w:widowControl w:val="0"/>
        <w:autoSpaceDE w:val="0"/>
        <w:autoSpaceDN w:val="0"/>
        <w:adjustRightInd w:val="0"/>
        <w:ind w:right="1552"/>
        <w:rPr>
          <w:ins w:id="2696" w:author="Arnold Sandjaja" w:date="2013-06-29T14:41:00Z"/>
          <w:rFonts w:cs="Arial"/>
          <w:color w:val="000000" w:themeColor="text1"/>
          <w:sz w:val="24"/>
          <w:rPrChange w:id="2697" w:author="Teera Piyakunakorn" w:date="2013-06-30T22:23:00Z">
            <w:rPr>
              <w:ins w:id="2698" w:author="Arnold Sandjaja" w:date="2013-06-29T14:41:00Z"/>
              <w:rFonts w:cs="Arial"/>
              <w:sz w:val="24"/>
            </w:rPr>
          </w:rPrChange>
        </w:rPr>
      </w:pPr>
      <w:ins w:id="2699" w:author="Arnold Sandjaja" w:date="2013-06-29T14:41:00Z">
        <w:r w:rsidRPr="00EB158B">
          <w:rPr>
            <w:rFonts w:cs="Arial"/>
            <w:color w:val="000000" w:themeColor="text1"/>
            <w:sz w:val="24"/>
            <w:rPrChange w:id="2700" w:author="Teera Piyakunakorn" w:date="2013-06-30T22:23:00Z">
              <w:rPr>
                <w:rFonts w:cs="Arial"/>
                <w:sz w:val="24"/>
              </w:rPr>
            </w:rPrChange>
          </w:rPr>
          <w:t>It covers up tax evasion thanks to tax havens and sets in motion the competition between national tax systems and thus the reduction of public services.</w:t>
        </w:r>
      </w:ins>
    </w:p>
    <w:p w14:paraId="1D8C77DE" w14:textId="77777777" w:rsidR="000520D4" w:rsidRPr="00EB158B" w:rsidRDefault="000520D4" w:rsidP="000520D4">
      <w:pPr>
        <w:widowControl w:val="0"/>
        <w:autoSpaceDE w:val="0"/>
        <w:autoSpaceDN w:val="0"/>
        <w:adjustRightInd w:val="0"/>
        <w:ind w:right="1552"/>
        <w:rPr>
          <w:ins w:id="2701" w:author="Arnold Sandjaja" w:date="2013-06-29T14:41:00Z"/>
          <w:rFonts w:cs="Arial"/>
          <w:color w:val="000000" w:themeColor="text1"/>
          <w:sz w:val="24"/>
          <w:rPrChange w:id="2702" w:author="Teera Piyakunakorn" w:date="2013-06-30T22:23:00Z">
            <w:rPr>
              <w:ins w:id="2703" w:author="Arnold Sandjaja" w:date="2013-06-29T14:41:00Z"/>
              <w:rFonts w:cs="Arial"/>
              <w:sz w:val="24"/>
            </w:rPr>
          </w:rPrChange>
        </w:rPr>
      </w:pPr>
    </w:p>
    <w:p w14:paraId="30DF5345" w14:textId="77777777" w:rsidR="000520D4" w:rsidRPr="00EB158B" w:rsidRDefault="000520D4" w:rsidP="000520D4">
      <w:pPr>
        <w:widowControl w:val="0"/>
        <w:autoSpaceDE w:val="0"/>
        <w:autoSpaceDN w:val="0"/>
        <w:adjustRightInd w:val="0"/>
        <w:ind w:right="1552"/>
        <w:rPr>
          <w:ins w:id="2704" w:author="Arnold Sandjaja" w:date="2013-06-29T14:41:00Z"/>
          <w:rFonts w:cs="Arial"/>
          <w:b/>
          <w:color w:val="000000" w:themeColor="text1"/>
          <w:sz w:val="24"/>
          <w:rPrChange w:id="2705" w:author="Teera Piyakunakorn" w:date="2013-06-30T22:23:00Z">
            <w:rPr>
              <w:ins w:id="2706" w:author="Arnold Sandjaja" w:date="2013-06-29T14:41:00Z"/>
              <w:rFonts w:cs="Arial"/>
              <w:b/>
              <w:sz w:val="24"/>
            </w:rPr>
          </w:rPrChange>
        </w:rPr>
      </w:pPr>
      <w:ins w:id="2707" w:author="Arnold Sandjaja" w:date="2013-06-29T14:41:00Z">
        <w:r w:rsidRPr="00EB158B">
          <w:rPr>
            <w:rFonts w:cs="Arial"/>
            <w:b/>
            <w:color w:val="000000" w:themeColor="text1"/>
            <w:sz w:val="24"/>
            <w:rPrChange w:id="2708" w:author="Teera Piyakunakorn" w:date="2013-06-30T22:23:00Z">
              <w:rPr>
                <w:rFonts w:cs="Arial"/>
                <w:b/>
                <w:sz w:val="24"/>
              </w:rPr>
            </w:rPrChange>
          </w:rPr>
          <w:t>The planet</w:t>
        </w:r>
      </w:ins>
    </w:p>
    <w:p w14:paraId="028A4CD2" w14:textId="77777777" w:rsidR="000520D4" w:rsidRPr="00EB158B" w:rsidRDefault="000520D4" w:rsidP="000520D4">
      <w:pPr>
        <w:widowControl w:val="0"/>
        <w:autoSpaceDE w:val="0"/>
        <w:autoSpaceDN w:val="0"/>
        <w:adjustRightInd w:val="0"/>
        <w:ind w:right="1552"/>
        <w:rPr>
          <w:ins w:id="2709" w:author="Arnold Sandjaja" w:date="2013-06-29T14:41:00Z"/>
          <w:rFonts w:cs="Arial"/>
          <w:b/>
          <w:color w:val="000000" w:themeColor="text1"/>
          <w:sz w:val="24"/>
          <w:rPrChange w:id="2710" w:author="Teera Piyakunakorn" w:date="2013-06-30T22:23:00Z">
            <w:rPr>
              <w:ins w:id="2711" w:author="Arnold Sandjaja" w:date="2013-06-29T14:41:00Z"/>
              <w:rFonts w:cs="Arial"/>
              <w:b/>
              <w:sz w:val="24"/>
            </w:rPr>
          </w:rPrChange>
        </w:rPr>
      </w:pPr>
    </w:p>
    <w:p w14:paraId="0EB1C419" w14:textId="77777777" w:rsidR="000520D4" w:rsidRPr="00EB158B" w:rsidRDefault="000520D4" w:rsidP="000520D4">
      <w:pPr>
        <w:widowControl w:val="0"/>
        <w:autoSpaceDE w:val="0"/>
        <w:autoSpaceDN w:val="0"/>
        <w:adjustRightInd w:val="0"/>
        <w:ind w:right="1552"/>
        <w:rPr>
          <w:ins w:id="2712" w:author="Arnold Sandjaja" w:date="2013-06-29T14:41:00Z"/>
          <w:rFonts w:cs="Arial"/>
          <w:color w:val="000000" w:themeColor="text1"/>
          <w:sz w:val="24"/>
          <w:rPrChange w:id="2713" w:author="Teera Piyakunakorn" w:date="2013-06-30T22:23:00Z">
            <w:rPr>
              <w:ins w:id="2714" w:author="Arnold Sandjaja" w:date="2013-06-29T14:41:00Z"/>
              <w:rFonts w:cs="Arial"/>
              <w:sz w:val="24"/>
            </w:rPr>
          </w:rPrChange>
        </w:rPr>
      </w:pPr>
      <w:ins w:id="2715" w:author="Arnold Sandjaja" w:date="2013-06-29T14:41:00Z">
        <w:r w:rsidRPr="00EB158B">
          <w:rPr>
            <w:rFonts w:cs="Arial"/>
            <w:color w:val="000000" w:themeColor="text1"/>
            <w:sz w:val="24"/>
            <w:rPrChange w:id="2716" w:author="Teera Piyakunakorn" w:date="2013-06-30T22:23:00Z">
              <w:rPr>
                <w:rFonts w:cs="Arial"/>
                <w:sz w:val="24"/>
              </w:rPr>
            </w:rPrChange>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EB158B" w:rsidRDefault="000520D4" w:rsidP="000520D4">
      <w:pPr>
        <w:widowControl w:val="0"/>
        <w:autoSpaceDE w:val="0"/>
        <w:autoSpaceDN w:val="0"/>
        <w:adjustRightInd w:val="0"/>
        <w:ind w:right="1552"/>
        <w:rPr>
          <w:ins w:id="2717" w:author="Arnold Sandjaja" w:date="2013-06-29T14:41:00Z"/>
          <w:rFonts w:cs="Arial"/>
          <w:color w:val="000000" w:themeColor="text1"/>
          <w:sz w:val="24"/>
          <w:rPrChange w:id="2718" w:author="Teera Piyakunakorn" w:date="2013-06-30T22:23:00Z">
            <w:rPr>
              <w:ins w:id="2719" w:author="Arnold Sandjaja" w:date="2013-06-29T14:41:00Z"/>
              <w:rFonts w:cs="Arial"/>
              <w:sz w:val="24"/>
            </w:rPr>
          </w:rPrChange>
        </w:rPr>
      </w:pPr>
      <w:ins w:id="2720" w:author="Arnold Sandjaja" w:date="2013-06-29T14:41:00Z">
        <w:r w:rsidRPr="00EB158B">
          <w:rPr>
            <w:rFonts w:cs="Arial"/>
            <w:color w:val="000000" w:themeColor="text1"/>
            <w:sz w:val="24"/>
            <w:rPrChange w:id="2721" w:author="Teera Piyakunakorn" w:date="2013-06-30T22:23:00Z">
              <w:rPr>
                <w:rFonts w:cs="Arial"/>
                <w:sz w:val="24"/>
              </w:rPr>
            </w:rPrChange>
          </w:rPr>
          <w:t>It sets up a competition between national environmental regulations and thus pushes them to the lowest possible level;</w:t>
        </w:r>
      </w:ins>
    </w:p>
    <w:p w14:paraId="63A7EC20" w14:textId="77777777" w:rsidR="000520D4" w:rsidRPr="00EB158B" w:rsidRDefault="000520D4" w:rsidP="000520D4">
      <w:pPr>
        <w:widowControl w:val="0"/>
        <w:autoSpaceDE w:val="0"/>
        <w:autoSpaceDN w:val="0"/>
        <w:adjustRightInd w:val="0"/>
        <w:ind w:right="1552"/>
        <w:rPr>
          <w:ins w:id="2722" w:author="Arnold Sandjaja" w:date="2013-06-29T14:41:00Z"/>
          <w:rFonts w:cs="Arial"/>
          <w:color w:val="000000" w:themeColor="text1"/>
          <w:sz w:val="24"/>
          <w:rPrChange w:id="2723" w:author="Teera Piyakunakorn" w:date="2013-06-30T22:23:00Z">
            <w:rPr>
              <w:ins w:id="2724" w:author="Arnold Sandjaja" w:date="2013-06-29T14:41:00Z"/>
              <w:rFonts w:cs="Arial"/>
              <w:sz w:val="24"/>
            </w:rPr>
          </w:rPrChange>
        </w:rPr>
      </w:pPr>
      <w:ins w:id="2725" w:author="Arnold Sandjaja" w:date="2013-06-29T14:41:00Z">
        <w:r w:rsidRPr="00EB158B">
          <w:rPr>
            <w:rFonts w:cs="Arial"/>
            <w:color w:val="000000" w:themeColor="text1"/>
            <w:sz w:val="24"/>
            <w:rPrChange w:id="2726" w:author="Teera Piyakunakorn" w:date="2013-06-30T22:23:00Z">
              <w:rPr>
                <w:rFonts w:cs="Arial"/>
                <w:sz w:val="24"/>
              </w:rPr>
            </w:rPrChange>
          </w:rPr>
          <w:t>It tends to commercialize all aspects of society and thus extends endlessly the consumer and growth society.</w:t>
        </w:r>
      </w:ins>
    </w:p>
    <w:p w14:paraId="3C1A60CA" w14:textId="77777777" w:rsidR="000520D4" w:rsidRPr="00EB158B" w:rsidRDefault="000520D4" w:rsidP="000520D4">
      <w:pPr>
        <w:widowControl w:val="0"/>
        <w:autoSpaceDE w:val="0"/>
        <w:autoSpaceDN w:val="0"/>
        <w:adjustRightInd w:val="0"/>
        <w:ind w:right="1552"/>
        <w:rPr>
          <w:ins w:id="2727" w:author="Arnold Sandjaja" w:date="2013-06-29T14:41:00Z"/>
          <w:rFonts w:cs="Arial"/>
          <w:color w:val="000000" w:themeColor="text1"/>
          <w:sz w:val="24"/>
          <w:rPrChange w:id="2728" w:author="Teera Piyakunakorn" w:date="2013-06-30T22:23:00Z">
            <w:rPr>
              <w:ins w:id="2729" w:author="Arnold Sandjaja" w:date="2013-06-29T14:41:00Z"/>
              <w:rFonts w:cs="Arial"/>
              <w:sz w:val="24"/>
            </w:rPr>
          </w:rPrChange>
        </w:rPr>
      </w:pPr>
    </w:p>
    <w:p w14:paraId="5B000511" w14:textId="77777777" w:rsidR="000520D4" w:rsidRPr="00EB158B" w:rsidRDefault="000520D4" w:rsidP="000520D4">
      <w:pPr>
        <w:widowControl w:val="0"/>
        <w:autoSpaceDE w:val="0"/>
        <w:autoSpaceDN w:val="0"/>
        <w:adjustRightInd w:val="0"/>
        <w:ind w:right="1552"/>
        <w:rPr>
          <w:ins w:id="2730" w:author="Arnold Sandjaja" w:date="2013-06-29T14:41:00Z"/>
          <w:rFonts w:cs="Arial"/>
          <w:b/>
          <w:color w:val="000000" w:themeColor="text1"/>
          <w:sz w:val="24"/>
          <w:rPrChange w:id="2731" w:author="Teera Piyakunakorn" w:date="2013-06-30T22:23:00Z">
            <w:rPr>
              <w:ins w:id="2732" w:author="Arnold Sandjaja" w:date="2013-06-29T14:41:00Z"/>
              <w:rFonts w:cs="Arial"/>
              <w:b/>
              <w:sz w:val="24"/>
            </w:rPr>
          </w:rPrChange>
        </w:rPr>
      </w:pPr>
      <w:ins w:id="2733" w:author="Arnold Sandjaja" w:date="2013-06-29T14:41:00Z">
        <w:r w:rsidRPr="00EB158B">
          <w:rPr>
            <w:rFonts w:cs="Arial"/>
            <w:b/>
            <w:color w:val="000000" w:themeColor="text1"/>
            <w:sz w:val="24"/>
            <w:rPrChange w:id="2734" w:author="Teera Piyakunakorn" w:date="2013-06-30T22:23:00Z">
              <w:rPr>
                <w:rFonts w:cs="Arial"/>
                <w:b/>
                <w:sz w:val="24"/>
              </w:rPr>
            </w:rPrChange>
          </w:rPr>
          <w:t>North South solidarity</w:t>
        </w:r>
      </w:ins>
    </w:p>
    <w:p w14:paraId="2ACF354B" w14:textId="77777777" w:rsidR="000520D4" w:rsidRPr="00EB158B" w:rsidRDefault="000520D4" w:rsidP="000520D4">
      <w:pPr>
        <w:widowControl w:val="0"/>
        <w:autoSpaceDE w:val="0"/>
        <w:autoSpaceDN w:val="0"/>
        <w:adjustRightInd w:val="0"/>
        <w:ind w:right="1552"/>
        <w:rPr>
          <w:ins w:id="2735" w:author="Arnold Sandjaja" w:date="2013-06-29T14:41:00Z"/>
          <w:rFonts w:cs="Arial"/>
          <w:b/>
          <w:color w:val="000000" w:themeColor="text1"/>
          <w:sz w:val="24"/>
          <w:rPrChange w:id="2736" w:author="Teera Piyakunakorn" w:date="2013-06-30T22:23:00Z">
            <w:rPr>
              <w:ins w:id="2737" w:author="Arnold Sandjaja" w:date="2013-06-29T14:41:00Z"/>
              <w:rFonts w:cs="Arial"/>
              <w:b/>
              <w:sz w:val="24"/>
            </w:rPr>
          </w:rPrChange>
        </w:rPr>
      </w:pPr>
    </w:p>
    <w:p w14:paraId="6A3C4919" w14:textId="77777777" w:rsidR="000520D4" w:rsidRPr="00EB158B" w:rsidRDefault="000520D4" w:rsidP="000520D4">
      <w:pPr>
        <w:widowControl w:val="0"/>
        <w:autoSpaceDE w:val="0"/>
        <w:autoSpaceDN w:val="0"/>
        <w:adjustRightInd w:val="0"/>
        <w:ind w:right="1552"/>
        <w:rPr>
          <w:ins w:id="2738" w:author="Arnold Sandjaja" w:date="2013-06-29T14:41:00Z"/>
          <w:rFonts w:cs="Arial"/>
          <w:color w:val="000000" w:themeColor="text1"/>
          <w:sz w:val="24"/>
          <w:rPrChange w:id="2739" w:author="Teera Piyakunakorn" w:date="2013-06-30T22:23:00Z">
            <w:rPr>
              <w:ins w:id="2740" w:author="Arnold Sandjaja" w:date="2013-06-29T14:41:00Z"/>
              <w:rFonts w:cs="Arial"/>
              <w:sz w:val="24"/>
            </w:rPr>
          </w:rPrChange>
        </w:rPr>
      </w:pPr>
      <w:ins w:id="2741" w:author="Arnold Sandjaja" w:date="2013-06-29T14:41:00Z">
        <w:r w:rsidRPr="00EB158B">
          <w:rPr>
            <w:rFonts w:cs="Arial"/>
            <w:color w:val="000000" w:themeColor="text1"/>
            <w:sz w:val="24"/>
            <w:rPrChange w:id="2742" w:author="Teera Piyakunakorn" w:date="2013-06-30T22:23:00Z">
              <w:rPr>
                <w:rFonts w:cs="Arial"/>
                <w:sz w:val="24"/>
              </w:rPr>
            </w:rPrChange>
          </w:rPr>
          <w:t>As it organizes tax evasion, neo-liberal globalization imposes a new form of colonialism through corruption of elites in countries of the South;</w:t>
        </w:r>
      </w:ins>
    </w:p>
    <w:p w14:paraId="25CD2F88" w14:textId="77777777" w:rsidR="000520D4" w:rsidRPr="00EB158B" w:rsidRDefault="000520D4" w:rsidP="000520D4">
      <w:pPr>
        <w:widowControl w:val="0"/>
        <w:autoSpaceDE w:val="0"/>
        <w:autoSpaceDN w:val="0"/>
        <w:adjustRightInd w:val="0"/>
        <w:ind w:right="1552"/>
        <w:rPr>
          <w:ins w:id="2743" w:author="Arnold Sandjaja" w:date="2013-06-29T14:41:00Z"/>
          <w:rFonts w:cs="Arial"/>
          <w:color w:val="000000" w:themeColor="text1"/>
          <w:sz w:val="24"/>
          <w:rPrChange w:id="2744" w:author="Teera Piyakunakorn" w:date="2013-06-30T22:23:00Z">
            <w:rPr>
              <w:ins w:id="2745" w:author="Arnold Sandjaja" w:date="2013-06-29T14:41:00Z"/>
              <w:rFonts w:cs="Arial"/>
              <w:sz w:val="24"/>
            </w:rPr>
          </w:rPrChange>
        </w:rPr>
      </w:pPr>
      <w:ins w:id="2746" w:author="Arnold Sandjaja" w:date="2013-06-29T14:41:00Z">
        <w:r w:rsidRPr="00EB158B">
          <w:rPr>
            <w:rFonts w:cs="Arial"/>
            <w:color w:val="000000" w:themeColor="text1"/>
            <w:sz w:val="24"/>
            <w:rPrChange w:id="2747" w:author="Teera Piyakunakorn" w:date="2013-06-30T22:23:00Z">
              <w:rPr>
                <w:rFonts w:cs="Arial"/>
                <w:sz w:val="24"/>
              </w:rPr>
            </w:rPrChange>
          </w:rPr>
          <w:t>Through free trade it imposes competition between farmers in the South and the large agro-business owners of the North ;</w:t>
        </w:r>
      </w:ins>
    </w:p>
    <w:p w14:paraId="4BA53A04" w14:textId="77777777" w:rsidR="000520D4" w:rsidRPr="00EB158B" w:rsidRDefault="000520D4" w:rsidP="000520D4">
      <w:pPr>
        <w:widowControl w:val="0"/>
        <w:autoSpaceDE w:val="0"/>
        <w:autoSpaceDN w:val="0"/>
        <w:adjustRightInd w:val="0"/>
        <w:ind w:right="1552"/>
        <w:rPr>
          <w:ins w:id="2748" w:author="Arnold Sandjaja" w:date="2013-06-29T14:41:00Z"/>
          <w:rFonts w:cs="Arial"/>
          <w:color w:val="000000" w:themeColor="text1"/>
          <w:sz w:val="24"/>
          <w:rPrChange w:id="2749" w:author="Teera Piyakunakorn" w:date="2013-06-30T22:23:00Z">
            <w:rPr>
              <w:ins w:id="2750" w:author="Arnold Sandjaja" w:date="2013-06-29T14:41:00Z"/>
              <w:rFonts w:cs="Arial"/>
              <w:sz w:val="24"/>
            </w:rPr>
          </w:rPrChange>
        </w:rPr>
      </w:pPr>
      <w:ins w:id="2751" w:author="Arnold Sandjaja" w:date="2013-06-29T14:41:00Z">
        <w:r w:rsidRPr="00EB158B">
          <w:rPr>
            <w:rFonts w:cs="Arial"/>
            <w:color w:val="000000" w:themeColor="text1"/>
            <w:sz w:val="24"/>
            <w:rPrChange w:id="2752" w:author="Teera Piyakunakorn" w:date="2013-06-30T22:23:00Z">
              <w:rPr>
                <w:rFonts w:cs="Arial"/>
                <w:sz w:val="24"/>
              </w:rPr>
            </w:rPrChange>
          </w:rPr>
          <w:t>Via the debt mechanism, it allows the World Bank and the IMF to impose massive deregulation policies on developing countries.</w:t>
        </w:r>
      </w:ins>
    </w:p>
    <w:p w14:paraId="1CAF7B7B" w14:textId="77777777" w:rsidR="000520D4" w:rsidRPr="00EB158B" w:rsidRDefault="000520D4" w:rsidP="000520D4">
      <w:pPr>
        <w:widowControl w:val="0"/>
        <w:autoSpaceDE w:val="0"/>
        <w:autoSpaceDN w:val="0"/>
        <w:adjustRightInd w:val="0"/>
        <w:ind w:right="1552"/>
        <w:rPr>
          <w:ins w:id="2753" w:author="Arnold Sandjaja" w:date="2013-06-29T14:41:00Z"/>
          <w:rFonts w:cs="Arial"/>
          <w:color w:val="000000" w:themeColor="text1"/>
          <w:sz w:val="24"/>
          <w:rPrChange w:id="2754" w:author="Teera Piyakunakorn" w:date="2013-06-30T22:23:00Z">
            <w:rPr>
              <w:ins w:id="2755" w:author="Arnold Sandjaja" w:date="2013-06-29T14:41:00Z"/>
              <w:rFonts w:cs="Arial"/>
              <w:sz w:val="24"/>
            </w:rPr>
          </w:rPrChange>
        </w:rPr>
      </w:pPr>
    </w:p>
    <w:p w14:paraId="1320D0DD" w14:textId="77777777" w:rsidR="000520D4" w:rsidRPr="00EB158B" w:rsidRDefault="000520D4" w:rsidP="000520D4">
      <w:pPr>
        <w:widowControl w:val="0"/>
        <w:autoSpaceDE w:val="0"/>
        <w:autoSpaceDN w:val="0"/>
        <w:adjustRightInd w:val="0"/>
        <w:ind w:right="1552"/>
        <w:rPr>
          <w:ins w:id="2756" w:author="Arnold Sandjaja" w:date="2013-06-29T14:41:00Z"/>
          <w:rFonts w:cs="Arial"/>
          <w:b/>
          <w:color w:val="000000" w:themeColor="text1"/>
          <w:sz w:val="24"/>
          <w:rPrChange w:id="2757" w:author="Teera Piyakunakorn" w:date="2013-06-30T22:23:00Z">
            <w:rPr>
              <w:ins w:id="2758" w:author="Arnold Sandjaja" w:date="2013-06-29T14:41:00Z"/>
              <w:rFonts w:cs="Arial"/>
              <w:b/>
              <w:sz w:val="24"/>
            </w:rPr>
          </w:rPrChange>
        </w:rPr>
      </w:pPr>
      <w:ins w:id="2759" w:author="Arnold Sandjaja" w:date="2013-06-29T14:41:00Z">
        <w:r w:rsidRPr="00EB158B">
          <w:rPr>
            <w:rFonts w:cs="Arial"/>
            <w:b/>
            <w:color w:val="000000" w:themeColor="text1"/>
            <w:sz w:val="24"/>
            <w:rPrChange w:id="2760" w:author="Teera Piyakunakorn" w:date="2013-06-30T22:23:00Z">
              <w:rPr>
                <w:rFonts w:cs="Arial"/>
                <w:b/>
                <w:sz w:val="24"/>
              </w:rPr>
            </w:rPrChange>
          </w:rPr>
          <w:t>Democracy</w:t>
        </w:r>
      </w:ins>
    </w:p>
    <w:p w14:paraId="6CF96415" w14:textId="77777777" w:rsidR="000520D4" w:rsidRPr="00EB158B" w:rsidRDefault="000520D4" w:rsidP="000520D4">
      <w:pPr>
        <w:widowControl w:val="0"/>
        <w:autoSpaceDE w:val="0"/>
        <w:autoSpaceDN w:val="0"/>
        <w:adjustRightInd w:val="0"/>
        <w:ind w:right="1552"/>
        <w:rPr>
          <w:ins w:id="2761" w:author="Arnold Sandjaja" w:date="2013-06-29T14:41:00Z"/>
          <w:rFonts w:cs="Arial"/>
          <w:b/>
          <w:color w:val="000000" w:themeColor="text1"/>
          <w:sz w:val="24"/>
          <w:rPrChange w:id="2762" w:author="Teera Piyakunakorn" w:date="2013-06-30T22:23:00Z">
            <w:rPr>
              <w:ins w:id="2763" w:author="Arnold Sandjaja" w:date="2013-06-29T14:41:00Z"/>
              <w:rFonts w:cs="Arial"/>
              <w:b/>
              <w:sz w:val="24"/>
            </w:rPr>
          </w:rPrChange>
        </w:rPr>
      </w:pPr>
    </w:p>
    <w:p w14:paraId="36816381" w14:textId="77777777" w:rsidR="000520D4" w:rsidRPr="00EB158B" w:rsidRDefault="000520D4" w:rsidP="000520D4">
      <w:pPr>
        <w:widowControl w:val="0"/>
        <w:autoSpaceDE w:val="0"/>
        <w:autoSpaceDN w:val="0"/>
        <w:adjustRightInd w:val="0"/>
        <w:ind w:right="1552"/>
        <w:rPr>
          <w:ins w:id="2764" w:author="Arnold Sandjaja" w:date="2013-06-29T14:41:00Z"/>
          <w:rFonts w:cs="Arial"/>
          <w:color w:val="000000" w:themeColor="text1"/>
          <w:sz w:val="24"/>
          <w:rPrChange w:id="2765" w:author="Teera Piyakunakorn" w:date="2013-06-30T22:23:00Z">
            <w:rPr>
              <w:ins w:id="2766" w:author="Arnold Sandjaja" w:date="2013-06-29T14:41:00Z"/>
              <w:rFonts w:cs="Arial"/>
              <w:sz w:val="24"/>
            </w:rPr>
          </w:rPrChange>
        </w:rPr>
      </w:pPr>
      <w:ins w:id="2767" w:author="Arnold Sandjaja" w:date="2013-06-29T14:41:00Z">
        <w:r w:rsidRPr="00EB158B">
          <w:rPr>
            <w:rFonts w:cs="Arial"/>
            <w:color w:val="000000" w:themeColor="text1"/>
            <w:sz w:val="24"/>
            <w:rPrChange w:id="2768" w:author="Teera Piyakunakorn" w:date="2013-06-30T22:23:00Z">
              <w:rPr>
                <w:rFonts w:cs="Arial"/>
                <w:sz w:val="24"/>
              </w:rPr>
            </w:rPrChange>
          </w:rPr>
          <w:t>WTO, IMF, World Bank and the European Union set up new global economic rules outside any democratic debate: most international negotiations on trade or financial regulation occur away from the people; Neo-liberal globalization promotes the concentration of information dissemination in the hands of a few media and internet conglomerates.</w:t>
        </w:r>
      </w:ins>
    </w:p>
    <w:p w14:paraId="1CD318AB" w14:textId="77777777" w:rsidR="000520D4" w:rsidRPr="00EB158B" w:rsidRDefault="000520D4" w:rsidP="000520D4">
      <w:pPr>
        <w:widowControl w:val="0"/>
        <w:autoSpaceDE w:val="0"/>
        <w:autoSpaceDN w:val="0"/>
        <w:adjustRightInd w:val="0"/>
        <w:ind w:right="1552"/>
        <w:rPr>
          <w:ins w:id="2769" w:author="Arnold Sandjaja" w:date="2013-06-29T14:41:00Z"/>
          <w:rFonts w:cs="Arial"/>
          <w:color w:val="000000" w:themeColor="text1"/>
          <w:sz w:val="24"/>
          <w:rPrChange w:id="2770" w:author="Teera Piyakunakorn" w:date="2013-06-30T22:23:00Z">
            <w:rPr>
              <w:ins w:id="2771" w:author="Arnold Sandjaja" w:date="2013-06-29T14:41:00Z"/>
              <w:rFonts w:cs="Arial"/>
              <w:sz w:val="24"/>
            </w:rPr>
          </w:rPrChange>
        </w:rPr>
      </w:pPr>
      <w:ins w:id="2772" w:author="Arnold Sandjaja" w:date="2013-06-29T14:41:00Z">
        <w:r w:rsidRPr="00EB158B">
          <w:rPr>
            <w:rFonts w:cs="Arial"/>
            <w:color w:val="000000" w:themeColor="text1"/>
            <w:sz w:val="24"/>
            <w:rPrChange w:id="2773" w:author="Teera Piyakunakorn" w:date="2013-06-30T22:23:00Z">
              <w:rPr>
                <w:rFonts w:cs="Arial"/>
                <w:sz w:val="24"/>
              </w:rPr>
            </w:rPrChange>
          </w:rPr>
          <w:t>The commercialization of all spheres of society reduces people to mere consumers at the expense of their citizenship.</w:t>
        </w:r>
      </w:ins>
    </w:p>
    <w:p w14:paraId="69661290" w14:textId="77777777" w:rsidR="000520D4" w:rsidRPr="00EB158B" w:rsidRDefault="000520D4" w:rsidP="000520D4">
      <w:pPr>
        <w:widowControl w:val="0"/>
        <w:autoSpaceDE w:val="0"/>
        <w:autoSpaceDN w:val="0"/>
        <w:adjustRightInd w:val="0"/>
        <w:ind w:right="1552"/>
        <w:rPr>
          <w:ins w:id="2774" w:author="Arnold Sandjaja" w:date="2013-06-29T14:41:00Z"/>
          <w:rFonts w:cs="Arial"/>
          <w:color w:val="000000" w:themeColor="text1"/>
          <w:sz w:val="24"/>
          <w:rPrChange w:id="2775" w:author="Teera Piyakunakorn" w:date="2013-06-30T22:23:00Z">
            <w:rPr>
              <w:ins w:id="2776" w:author="Arnold Sandjaja" w:date="2013-06-29T14:41:00Z"/>
              <w:rFonts w:cs="Arial"/>
              <w:sz w:val="24"/>
            </w:rPr>
          </w:rPrChange>
        </w:rPr>
      </w:pPr>
      <w:ins w:id="2777" w:author="Arnold Sandjaja" w:date="2013-06-29T14:41:00Z">
        <w:r w:rsidRPr="00EB158B">
          <w:rPr>
            <w:rFonts w:cs="Arial"/>
            <w:color w:val="000000" w:themeColor="text1"/>
            <w:sz w:val="24"/>
            <w:rPrChange w:id="2778" w:author="Teera Piyakunakorn" w:date="2013-06-30T22:23:00Z">
              <w:rPr>
                <w:rFonts w:cs="Arial"/>
                <w:sz w:val="24"/>
              </w:rPr>
            </w:rPrChange>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EB158B" w:rsidRDefault="000520D4" w:rsidP="000520D4">
      <w:pPr>
        <w:widowControl w:val="0"/>
        <w:autoSpaceDE w:val="0"/>
        <w:autoSpaceDN w:val="0"/>
        <w:adjustRightInd w:val="0"/>
        <w:ind w:right="1552"/>
        <w:rPr>
          <w:ins w:id="2779" w:author="Arnold Sandjaja" w:date="2013-06-29T14:41:00Z"/>
          <w:rFonts w:cs="Arial"/>
          <w:color w:val="000000" w:themeColor="text1"/>
          <w:sz w:val="24"/>
          <w:rPrChange w:id="2780" w:author="Teera Piyakunakorn" w:date="2013-06-30T22:23:00Z">
            <w:rPr>
              <w:ins w:id="2781" w:author="Arnold Sandjaja" w:date="2013-06-29T14:41:00Z"/>
              <w:rFonts w:cs="Arial"/>
              <w:sz w:val="24"/>
            </w:rPr>
          </w:rPrChange>
        </w:rPr>
      </w:pPr>
      <w:ins w:id="2782" w:author="Arnold Sandjaja" w:date="2013-06-29T14:41:00Z">
        <w:r w:rsidRPr="00EB158B">
          <w:rPr>
            <w:rFonts w:cs="Arial"/>
            <w:color w:val="000000" w:themeColor="text1"/>
            <w:sz w:val="24"/>
            <w:rPrChange w:id="2783" w:author="Teera Piyakunakorn" w:date="2013-06-30T22:23:00Z">
              <w:rPr>
                <w:rFonts w:cs="Arial"/>
                <w:sz w:val="24"/>
              </w:rPr>
            </w:rPrChange>
          </w:rPr>
          <w:t xml:space="preserve">In the OECD countries, the proportion of wage earners in the producing </w:t>
        </w:r>
        <w:r w:rsidRPr="00EB158B">
          <w:rPr>
            <w:rFonts w:cs="Arial"/>
            <w:color w:val="000000" w:themeColor="text1"/>
            <w:sz w:val="24"/>
            <w:rPrChange w:id="2784" w:author="Teera Piyakunakorn" w:date="2013-06-30T22:23:00Z">
              <w:rPr>
                <w:rFonts w:cs="Arial"/>
                <w:sz w:val="24"/>
              </w:rPr>
            </w:rPrChange>
          </w:rPr>
          <w:lastRenderedPageBreak/>
          <w:t>sectors has declined by 10% while the return to capital has risen since the mid-1970s. In the United States, for instance, 60% of the growth recorded since 1980 has been captured by the wealthiest 1%.</w:t>
        </w:r>
      </w:ins>
    </w:p>
    <w:p w14:paraId="213F14D6" w14:textId="77777777" w:rsidR="000520D4" w:rsidRPr="00EB158B" w:rsidRDefault="000520D4" w:rsidP="000520D4">
      <w:pPr>
        <w:widowControl w:val="0"/>
        <w:autoSpaceDE w:val="0"/>
        <w:autoSpaceDN w:val="0"/>
        <w:adjustRightInd w:val="0"/>
        <w:ind w:right="1552"/>
        <w:rPr>
          <w:ins w:id="2785" w:author="Arnold Sandjaja" w:date="2013-06-29T14:41:00Z"/>
          <w:rFonts w:cs="Arial"/>
          <w:color w:val="000000" w:themeColor="text1"/>
          <w:sz w:val="24"/>
          <w:rPrChange w:id="2786" w:author="Teera Piyakunakorn" w:date="2013-06-30T22:23:00Z">
            <w:rPr>
              <w:ins w:id="2787" w:author="Arnold Sandjaja" w:date="2013-06-29T14:41:00Z"/>
              <w:rFonts w:cs="Arial"/>
              <w:sz w:val="24"/>
            </w:rPr>
          </w:rPrChange>
        </w:rPr>
      </w:pPr>
    </w:p>
    <w:p w14:paraId="0C0F2073" w14:textId="77777777" w:rsidR="000520D4" w:rsidRPr="00EB158B" w:rsidRDefault="000520D4" w:rsidP="000520D4">
      <w:pPr>
        <w:widowControl w:val="0"/>
        <w:autoSpaceDE w:val="0"/>
        <w:autoSpaceDN w:val="0"/>
        <w:adjustRightInd w:val="0"/>
        <w:ind w:right="1552"/>
        <w:rPr>
          <w:ins w:id="2788" w:author="Arnold Sandjaja" w:date="2013-06-29T14:41:00Z"/>
          <w:rFonts w:cs="Arial"/>
          <w:color w:val="000000" w:themeColor="text1"/>
          <w:sz w:val="24"/>
          <w:rPrChange w:id="2789" w:author="Teera Piyakunakorn" w:date="2013-06-30T22:23:00Z">
            <w:rPr>
              <w:ins w:id="2790" w:author="Arnold Sandjaja" w:date="2013-06-29T14:41:00Z"/>
              <w:rFonts w:cs="Arial"/>
              <w:sz w:val="24"/>
            </w:rPr>
          </w:rPrChange>
        </w:rPr>
      </w:pPr>
    </w:p>
    <w:p w14:paraId="3B5C92ED" w14:textId="77777777" w:rsidR="000520D4" w:rsidRPr="00EB158B" w:rsidRDefault="000520D4" w:rsidP="000520D4">
      <w:pPr>
        <w:widowControl w:val="0"/>
        <w:autoSpaceDE w:val="0"/>
        <w:autoSpaceDN w:val="0"/>
        <w:adjustRightInd w:val="0"/>
        <w:ind w:right="1552"/>
        <w:rPr>
          <w:ins w:id="2791" w:author="Arnold Sandjaja" w:date="2013-06-29T14:41:00Z"/>
          <w:rFonts w:cs="Arial"/>
          <w:b/>
          <w:bCs/>
          <w:color w:val="000000" w:themeColor="text1"/>
          <w:rPrChange w:id="2792" w:author="Teera Piyakunakorn" w:date="2013-06-30T22:23:00Z">
            <w:rPr>
              <w:ins w:id="2793" w:author="Arnold Sandjaja" w:date="2013-06-29T14:41:00Z"/>
              <w:rFonts w:cs="Arial"/>
              <w:b/>
              <w:bCs/>
              <w:color w:val="FF0000"/>
            </w:rPr>
          </w:rPrChange>
        </w:rPr>
      </w:pPr>
      <w:ins w:id="2794" w:author="Arnold Sandjaja" w:date="2013-06-29T14:41:00Z">
        <w:r w:rsidRPr="00EB158B">
          <w:rPr>
            <w:rFonts w:cs="Arial"/>
            <w:b/>
            <w:bCs/>
            <w:color w:val="000000" w:themeColor="text1"/>
            <w:rPrChange w:id="2795" w:author="Teera Piyakunakorn" w:date="2013-06-30T22:23:00Z">
              <w:rPr>
                <w:rFonts w:cs="Arial"/>
                <w:b/>
                <w:bCs/>
                <w:color w:val="FF0000"/>
              </w:rPr>
            </w:rPrChange>
          </w:rPr>
          <w:t>(Caption for the pictures in this article : use picture at your choice:</w:t>
        </w:r>
      </w:ins>
    </w:p>
    <w:p w14:paraId="697D5BF2" w14:textId="77777777" w:rsidR="000520D4" w:rsidRPr="00EB158B" w:rsidRDefault="000520D4" w:rsidP="000520D4">
      <w:pPr>
        <w:pStyle w:val="ListParagraph"/>
        <w:widowControl w:val="0"/>
        <w:numPr>
          <w:ilvl w:val="0"/>
          <w:numId w:val="10"/>
        </w:numPr>
        <w:autoSpaceDE w:val="0"/>
        <w:autoSpaceDN w:val="0"/>
        <w:adjustRightInd w:val="0"/>
        <w:ind w:right="1552"/>
        <w:rPr>
          <w:ins w:id="2796" w:author="Arnold Sandjaja" w:date="2013-06-29T14:41:00Z"/>
          <w:rFonts w:ascii="Arial" w:hAnsi="Arial" w:cs="Arial"/>
          <w:b/>
          <w:bCs/>
          <w:color w:val="000000" w:themeColor="text1"/>
          <w:rPrChange w:id="2797" w:author="Teera Piyakunakorn" w:date="2013-06-30T22:23:00Z">
            <w:rPr>
              <w:ins w:id="2798" w:author="Arnold Sandjaja" w:date="2013-06-29T14:41:00Z"/>
              <w:rFonts w:ascii="Arial" w:hAnsi="Arial" w:cs="Arial"/>
              <w:b/>
              <w:bCs/>
              <w:color w:val="FF0000"/>
            </w:rPr>
          </w:rPrChange>
        </w:rPr>
      </w:pPr>
      <w:ins w:id="2799" w:author="Arnold Sandjaja" w:date="2013-06-29T14:41:00Z">
        <w:r w:rsidRPr="00EB158B">
          <w:rPr>
            <w:rFonts w:ascii="Arial" w:hAnsi="Arial" w:cs="Arial"/>
            <w:b/>
            <w:bCs/>
            <w:color w:val="000000" w:themeColor="text1"/>
            <w:rPrChange w:id="2800" w:author="Teera Piyakunakorn" w:date="2013-06-30T22:23:00Z">
              <w:rPr>
                <w:rFonts w:ascii="Arial" w:hAnsi="Arial" w:cs="Arial"/>
                <w:b/>
                <w:bCs/>
                <w:color w:val="FF0000"/>
              </w:rPr>
            </w:rPrChange>
          </w:rPr>
          <w:t>WSC2013_TP40_MOD1_PRE_EN_03.jpg</w:t>
        </w:r>
      </w:ins>
    </w:p>
    <w:p w14:paraId="093D488E" w14:textId="77777777" w:rsidR="000520D4" w:rsidRPr="00EB158B" w:rsidRDefault="000520D4" w:rsidP="000520D4">
      <w:pPr>
        <w:pStyle w:val="ListParagraph"/>
        <w:widowControl w:val="0"/>
        <w:numPr>
          <w:ilvl w:val="0"/>
          <w:numId w:val="10"/>
        </w:numPr>
        <w:autoSpaceDE w:val="0"/>
        <w:autoSpaceDN w:val="0"/>
        <w:adjustRightInd w:val="0"/>
        <w:ind w:right="1552"/>
        <w:rPr>
          <w:ins w:id="2801" w:author="Arnold Sandjaja" w:date="2013-06-29T14:41:00Z"/>
          <w:rFonts w:ascii="Arial" w:hAnsi="Arial" w:cs="Arial"/>
          <w:b/>
          <w:bCs/>
          <w:color w:val="000000" w:themeColor="text1"/>
          <w:rPrChange w:id="2802" w:author="Teera Piyakunakorn" w:date="2013-06-30T22:23:00Z">
            <w:rPr>
              <w:ins w:id="2803" w:author="Arnold Sandjaja" w:date="2013-06-29T14:41:00Z"/>
              <w:rFonts w:ascii="Arial" w:hAnsi="Arial" w:cs="Arial"/>
              <w:b/>
              <w:bCs/>
              <w:color w:val="FF0000"/>
            </w:rPr>
          </w:rPrChange>
        </w:rPr>
      </w:pPr>
      <w:ins w:id="2804" w:author="Arnold Sandjaja" w:date="2013-06-29T14:41:00Z">
        <w:r w:rsidRPr="00EB158B">
          <w:rPr>
            <w:rFonts w:ascii="Arial" w:hAnsi="Arial" w:cs="Arial"/>
            <w:b/>
            <w:bCs/>
            <w:color w:val="000000" w:themeColor="text1"/>
            <w:rPrChange w:id="2805" w:author="Teera Piyakunakorn" w:date="2013-06-30T22:23:00Z">
              <w:rPr>
                <w:rFonts w:ascii="Arial" w:hAnsi="Arial" w:cs="Arial"/>
                <w:b/>
                <w:bCs/>
                <w:color w:val="FF0000"/>
              </w:rPr>
            </w:rPrChange>
          </w:rPr>
          <w:t>WSC2013_TP40_MOD1_PRE_EN_05.jpg</w:t>
        </w:r>
      </w:ins>
    </w:p>
    <w:p w14:paraId="0F1529CF" w14:textId="77777777" w:rsidR="000520D4" w:rsidRPr="00EB158B" w:rsidRDefault="000520D4" w:rsidP="000520D4">
      <w:pPr>
        <w:pStyle w:val="ListParagraph"/>
        <w:widowControl w:val="0"/>
        <w:numPr>
          <w:ilvl w:val="0"/>
          <w:numId w:val="10"/>
        </w:numPr>
        <w:autoSpaceDE w:val="0"/>
        <w:autoSpaceDN w:val="0"/>
        <w:adjustRightInd w:val="0"/>
        <w:ind w:right="1552"/>
        <w:rPr>
          <w:ins w:id="2806" w:author="Arnold Sandjaja" w:date="2013-06-29T14:41:00Z"/>
          <w:rFonts w:ascii="Arial" w:hAnsi="Arial" w:cs="Arial"/>
          <w:b/>
          <w:bCs/>
          <w:color w:val="000000" w:themeColor="text1"/>
          <w:rPrChange w:id="2807" w:author="Teera Piyakunakorn" w:date="2013-06-30T22:23:00Z">
            <w:rPr>
              <w:ins w:id="2808" w:author="Arnold Sandjaja" w:date="2013-06-29T14:41:00Z"/>
              <w:rFonts w:ascii="Arial" w:hAnsi="Arial" w:cs="Arial"/>
              <w:b/>
              <w:bCs/>
              <w:color w:val="FF0000"/>
            </w:rPr>
          </w:rPrChange>
        </w:rPr>
      </w:pPr>
      <w:ins w:id="2809" w:author="Arnold Sandjaja" w:date="2013-06-29T14:41:00Z">
        <w:r w:rsidRPr="00EB158B">
          <w:rPr>
            <w:rFonts w:ascii="Arial" w:hAnsi="Arial" w:cs="Arial"/>
            <w:b/>
            <w:bCs/>
            <w:color w:val="000000" w:themeColor="text1"/>
            <w:rPrChange w:id="2810" w:author="Teera Piyakunakorn" w:date="2013-06-30T22:23:00Z">
              <w:rPr>
                <w:rFonts w:ascii="Arial" w:hAnsi="Arial" w:cs="Arial"/>
                <w:b/>
                <w:bCs/>
                <w:color w:val="FF0000"/>
              </w:rPr>
            </w:rPrChange>
          </w:rPr>
          <w:t>WSC2013_TP40_MOD1_PRE_EN_06.jpg)</w:t>
        </w:r>
      </w:ins>
    </w:p>
    <w:p w14:paraId="39F1A2D9" w14:textId="77777777" w:rsidR="000520D4" w:rsidRPr="00EB158B" w:rsidRDefault="000520D4" w:rsidP="000520D4">
      <w:pPr>
        <w:widowControl w:val="0"/>
        <w:autoSpaceDE w:val="0"/>
        <w:autoSpaceDN w:val="0"/>
        <w:adjustRightInd w:val="0"/>
        <w:ind w:right="1552"/>
        <w:rPr>
          <w:ins w:id="2811" w:author="Arnold Sandjaja" w:date="2013-06-29T14:41:00Z"/>
          <w:rFonts w:cs="Arial"/>
          <w:b/>
          <w:bCs/>
          <w:color w:val="000000" w:themeColor="text1"/>
          <w:rPrChange w:id="2812" w:author="Teera Piyakunakorn" w:date="2013-06-30T22:23:00Z">
            <w:rPr>
              <w:ins w:id="2813" w:author="Arnold Sandjaja" w:date="2013-06-29T14:41:00Z"/>
              <w:rFonts w:cs="Arial"/>
              <w:b/>
              <w:bCs/>
              <w:color w:val="FF0000"/>
            </w:rPr>
          </w:rPrChange>
        </w:rPr>
      </w:pPr>
    </w:p>
    <w:p w14:paraId="06011E9A" w14:textId="77777777" w:rsidR="000520D4" w:rsidRPr="00EB158B" w:rsidRDefault="000520D4" w:rsidP="000520D4">
      <w:pPr>
        <w:widowControl w:val="0"/>
        <w:autoSpaceDE w:val="0"/>
        <w:autoSpaceDN w:val="0"/>
        <w:adjustRightInd w:val="0"/>
        <w:ind w:right="1552"/>
        <w:rPr>
          <w:ins w:id="2814" w:author="Arnold Sandjaja" w:date="2013-06-29T14:41:00Z"/>
          <w:rFonts w:cs="Arial"/>
          <w:color w:val="000000" w:themeColor="text1"/>
          <w:sz w:val="24"/>
          <w:rPrChange w:id="2815" w:author="Teera Piyakunakorn" w:date="2013-06-30T22:23:00Z">
            <w:rPr>
              <w:ins w:id="2816" w:author="Arnold Sandjaja" w:date="2013-06-29T14:41:00Z"/>
              <w:rFonts w:cs="Arial"/>
              <w:sz w:val="24"/>
            </w:rPr>
          </w:rPrChange>
        </w:rPr>
      </w:pPr>
      <w:ins w:id="2817" w:author="Arnold Sandjaja" w:date="2013-06-29T14:41:00Z">
        <w:r w:rsidRPr="00EB158B">
          <w:rPr>
            <w:rFonts w:cs="Arial"/>
            <w:color w:val="000000" w:themeColor="text1"/>
            <w:sz w:val="24"/>
            <w:rPrChange w:id="2818" w:author="Teera Piyakunakorn" w:date="2013-06-30T22:23:00Z">
              <w:rPr>
                <w:rFonts w:cs="Arial"/>
                <w:sz w:val="24"/>
              </w:rPr>
            </w:rPrChange>
          </w:rPr>
          <w:t>Neo-liberal globalization promotes the concentration of information dissemination.</w:t>
        </w:r>
      </w:ins>
    </w:p>
    <w:p w14:paraId="73FF9D29" w14:textId="77777777" w:rsidR="000520D4" w:rsidRPr="00EB158B" w:rsidRDefault="000520D4" w:rsidP="000520D4">
      <w:pPr>
        <w:widowControl w:val="0"/>
        <w:autoSpaceDE w:val="0"/>
        <w:autoSpaceDN w:val="0"/>
        <w:adjustRightInd w:val="0"/>
        <w:ind w:right="1552"/>
        <w:rPr>
          <w:ins w:id="2819" w:author="Arnold Sandjaja" w:date="2013-06-29T14:41:00Z"/>
          <w:rFonts w:cs="Arial"/>
          <w:color w:val="000000" w:themeColor="text1"/>
          <w:sz w:val="24"/>
          <w:rPrChange w:id="2820" w:author="Teera Piyakunakorn" w:date="2013-06-30T22:23:00Z">
            <w:rPr>
              <w:ins w:id="2821" w:author="Arnold Sandjaja" w:date="2013-06-29T14:41:00Z"/>
              <w:rFonts w:cs="Arial"/>
              <w:sz w:val="24"/>
            </w:rPr>
          </w:rPrChange>
        </w:rPr>
      </w:pPr>
    </w:p>
    <w:p w14:paraId="303D15F9" w14:textId="77777777" w:rsidR="000520D4" w:rsidRPr="00EB158B" w:rsidRDefault="000520D4" w:rsidP="000520D4">
      <w:pPr>
        <w:widowControl w:val="0"/>
        <w:autoSpaceDE w:val="0"/>
        <w:autoSpaceDN w:val="0"/>
        <w:adjustRightInd w:val="0"/>
        <w:ind w:right="1552"/>
        <w:rPr>
          <w:ins w:id="2822" w:author="Arnold Sandjaja" w:date="2013-06-29T14:41:00Z"/>
          <w:rFonts w:cs="Arial"/>
          <w:color w:val="000000" w:themeColor="text1"/>
          <w:sz w:val="24"/>
          <w:rPrChange w:id="2823" w:author="Teera Piyakunakorn" w:date="2013-06-30T22:23:00Z">
            <w:rPr>
              <w:ins w:id="2824" w:author="Arnold Sandjaja" w:date="2013-06-29T14:41:00Z"/>
              <w:rFonts w:cs="Arial"/>
              <w:sz w:val="24"/>
            </w:rPr>
          </w:rPrChange>
        </w:rPr>
      </w:pPr>
    </w:p>
    <w:p w14:paraId="3280B079" w14:textId="77777777" w:rsidR="000520D4" w:rsidRPr="00EB158B" w:rsidRDefault="000520D4" w:rsidP="000520D4">
      <w:pPr>
        <w:widowControl w:val="0"/>
        <w:autoSpaceDE w:val="0"/>
        <w:autoSpaceDN w:val="0"/>
        <w:adjustRightInd w:val="0"/>
        <w:ind w:right="1552"/>
        <w:rPr>
          <w:ins w:id="2825" w:author="Arnold Sandjaja" w:date="2013-06-29T14:41:00Z"/>
          <w:rFonts w:cs="Arial"/>
          <w:color w:val="000000" w:themeColor="text1"/>
          <w:sz w:val="24"/>
          <w:rPrChange w:id="2826" w:author="Teera Piyakunakorn" w:date="2013-06-30T22:23:00Z">
            <w:rPr>
              <w:ins w:id="2827" w:author="Arnold Sandjaja" w:date="2013-06-29T14:41:00Z"/>
              <w:rFonts w:cs="Arial"/>
              <w:color w:val="FF0000"/>
              <w:sz w:val="24"/>
            </w:rPr>
          </w:rPrChange>
        </w:rPr>
      </w:pPr>
      <w:ins w:id="2828" w:author="Arnold Sandjaja" w:date="2013-06-29T14:41:00Z">
        <w:r w:rsidRPr="00EB158B">
          <w:rPr>
            <w:rFonts w:cs="Arial"/>
            <w:color w:val="000000" w:themeColor="text1"/>
            <w:sz w:val="24"/>
            <w:rPrChange w:id="2829" w:author="Teera Piyakunakorn" w:date="2013-06-30T22:23:00Z">
              <w:rPr>
                <w:rFonts w:cs="Arial"/>
                <w:color w:val="FF0000"/>
                <w:sz w:val="24"/>
              </w:rPr>
            </w:rPrChange>
          </w:rPr>
          <w:t>(– Pages 8 and 9)</w:t>
        </w:r>
      </w:ins>
    </w:p>
    <w:p w14:paraId="0DFEE295" w14:textId="77777777" w:rsidR="000520D4" w:rsidRPr="00EB158B" w:rsidRDefault="000520D4" w:rsidP="000520D4">
      <w:pPr>
        <w:widowControl w:val="0"/>
        <w:autoSpaceDE w:val="0"/>
        <w:autoSpaceDN w:val="0"/>
        <w:adjustRightInd w:val="0"/>
        <w:ind w:right="1552"/>
        <w:rPr>
          <w:ins w:id="2830" w:author="Arnold Sandjaja" w:date="2013-06-29T14:41:00Z"/>
          <w:rFonts w:cs="Arial"/>
          <w:b/>
          <w:bCs/>
          <w:color w:val="000000" w:themeColor="text1"/>
          <w:rPrChange w:id="2831" w:author="Teera Piyakunakorn" w:date="2013-06-30T22:23:00Z">
            <w:rPr>
              <w:ins w:id="2832" w:author="Arnold Sandjaja" w:date="2013-06-29T14:41:00Z"/>
              <w:rFonts w:cs="Arial"/>
              <w:b/>
              <w:bCs/>
              <w:color w:val="FF0000"/>
            </w:rPr>
          </w:rPrChange>
        </w:rPr>
      </w:pPr>
    </w:p>
    <w:p w14:paraId="064732B1" w14:textId="77777777" w:rsidR="000520D4" w:rsidRPr="00EB158B" w:rsidRDefault="000520D4" w:rsidP="000520D4">
      <w:pPr>
        <w:widowControl w:val="0"/>
        <w:autoSpaceDE w:val="0"/>
        <w:autoSpaceDN w:val="0"/>
        <w:adjustRightInd w:val="0"/>
        <w:ind w:right="1552"/>
        <w:rPr>
          <w:ins w:id="2833" w:author="Arnold Sandjaja" w:date="2013-06-29T14:41:00Z"/>
          <w:rFonts w:cs="Arial"/>
          <w:b/>
          <w:bCs/>
          <w:color w:val="000000" w:themeColor="text1"/>
          <w:rPrChange w:id="2834" w:author="Teera Piyakunakorn" w:date="2013-06-30T22:23:00Z">
            <w:rPr>
              <w:ins w:id="2835" w:author="Arnold Sandjaja" w:date="2013-06-29T14:41:00Z"/>
              <w:rFonts w:cs="Arial"/>
              <w:b/>
              <w:bCs/>
            </w:rPr>
          </w:rPrChange>
        </w:rPr>
      </w:pPr>
      <w:ins w:id="2836" w:author="Arnold Sandjaja" w:date="2013-06-29T14:41:00Z">
        <w:r w:rsidRPr="00EB158B">
          <w:rPr>
            <w:rFonts w:cs="Arial"/>
            <w:b/>
            <w:bCs/>
            <w:color w:val="000000" w:themeColor="text1"/>
            <w:rPrChange w:id="2837" w:author="Teera Piyakunakorn" w:date="2013-06-30T22:23:00Z">
              <w:rPr>
                <w:rFonts w:cs="Arial"/>
                <w:b/>
                <w:bCs/>
                <w:color w:val="FF2712"/>
              </w:rPr>
            </w:rPrChange>
          </w:rPr>
          <w:t>(Title: )</w:t>
        </w:r>
      </w:ins>
    </w:p>
    <w:p w14:paraId="74706B7E" w14:textId="77777777" w:rsidR="000520D4" w:rsidRPr="00EB158B" w:rsidRDefault="000520D4" w:rsidP="000520D4">
      <w:pPr>
        <w:widowControl w:val="0"/>
        <w:autoSpaceDE w:val="0"/>
        <w:autoSpaceDN w:val="0"/>
        <w:adjustRightInd w:val="0"/>
        <w:ind w:right="1552"/>
        <w:rPr>
          <w:ins w:id="2838" w:author="Arnold Sandjaja" w:date="2013-06-29T14:41:00Z"/>
          <w:rFonts w:cs="Arial"/>
          <w:color w:val="000000" w:themeColor="text1"/>
          <w:rPrChange w:id="2839" w:author="Teera Piyakunakorn" w:date="2013-06-30T22:23:00Z">
            <w:rPr>
              <w:ins w:id="2840" w:author="Arnold Sandjaja" w:date="2013-06-29T14:41:00Z"/>
              <w:rFonts w:cs="Arial"/>
            </w:rPr>
          </w:rPrChange>
        </w:rPr>
      </w:pPr>
      <w:ins w:id="2841" w:author="Arnold Sandjaja" w:date="2013-06-29T14:41:00Z">
        <w:r w:rsidRPr="00EB158B">
          <w:rPr>
            <w:rFonts w:cs="Arial"/>
            <w:color w:val="000000" w:themeColor="text1"/>
            <w:rPrChange w:id="2842" w:author="Teera Piyakunakorn" w:date="2013-06-30T22:23:00Z">
              <w:rPr>
                <w:rFonts w:cs="Arial"/>
              </w:rPr>
            </w:rPrChange>
          </w:rPr>
          <w:t>Global Tax Justice:</w:t>
        </w:r>
      </w:ins>
    </w:p>
    <w:p w14:paraId="17D8ADA6" w14:textId="77777777" w:rsidR="000520D4" w:rsidRPr="00EB158B" w:rsidRDefault="000520D4" w:rsidP="000520D4">
      <w:pPr>
        <w:widowControl w:val="0"/>
        <w:autoSpaceDE w:val="0"/>
        <w:autoSpaceDN w:val="0"/>
        <w:adjustRightInd w:val="0"/>
        <w:ind w:right="1552"/>
        <w:rPr>
          <w:ins w:id="2843" w:author="Arnold Sandjaja" w:date="2013-06-29T14:41:00Z"/>
          <w:rFonts w:cs="Arial"/>
          <w:color w:val="000000" w:themeColor="text1"/>
          <w:rPrChange w:id="2844" w:author="Teera Piyakunakorn" w:date="2013-06-30T22:23:00Z">
            <w:rPr>
              <w:ins w:id="2845" w:author="Arnold Sandjaja" w:date="2013-06-29T14:41:00Z"/>
              <w:rFonts w:cs="Arial"/>
            </w:rPr>
          </w:rPrChange>
        </w:rPr>
      </w:pPr>
      <w:ins w:id="2846" w:author="Arnold Sandjaja" w:date="2013-06-29T14:41:00Z">
        <w:r w:rsidRPr="00EB158B">
          <w:rPr>
            <w:rFonts w:cs="Arial"/>
            <w:color w:val="000000" w:themeColor="text1"/>
            <w:rPrChange w:id="2847" w:author="Teera Piyakunakorn" w:date="2013-06-30T22:23:00Z">
              <w:rPr>
                <w:rFonts w:cs="Arial"/>
              </w:rPr>
            </w:rPrChange>
          </w:rPr>
          <w:t>If everybody shares the burden, no one suffers.</w:t>
        </w:r>
      </w:ins>
    </w:p>
    <w:p w14:paraId="6E8A69EE" w14:textId="77777777" w:rsidR="000520D4" w:rsidRPr="00EB158B" w:rsidRDefault="000520D4" w:rsidP="000520D4">
      <w:pPr>
        <w:widowControl w:val="0"/>
        <w:autoSpaceDE w:val="0"/>
        <w:autoSpaceDN w:val="0"/>
        <w:adjustRightInd w:val="0"/>
        <w:ind w:right="1552"/>
        <w:rPr>
          <w:ins w:id="2848" w:author="Arnold Sandjaja" w:date="2013-06-29T14:41:00Z"/>
          <w:rFonts w:cs="Arial"/>
          <w:b/>
          <w:bCs/>
          <w:color w:val="000000" w:themeColor="text1"/>
          <w:rPrChange w:id="2849" w:author="Teera Piyakunakorn" w:date="2013-06-30T22:23:00Z">
            <w:rPr>
              <w:ins w:id="2850" w:author="Arnold Sandjaja" w:date="2013-06-29T14:41:00Z"/>
              <w:rFonts w:cs="Arial"/>
              <w:b/>
              <w:bCs/>
              <w:color w:val="FF0000"/>
            </w:rPr>
          </w:rPrChange>
        </w:rPr>
      </w:pPr>
    </w:p>
    <w:p w14:paraId="4F0ECB3E" w14:textId="77777777" w:rsidR="000520D4" w:rsidRPr="00EB158B" w:rsidRDefault="000520D4" w:rsidP="000520D4">
      <w:pPr>
        <w:widowControl w:val="0"/>
        <w:autoSpaceDE w:val="0"/>
        <w:autoSpaceDN w:val="0"/>
        <w:adjustRightInd w:val="0"/>
        <w:ind w:right="1552"/>
        <w:rPr>
          <w:ins w:id="2851" w:author="Arnold Sandjaja" w:date="2013-06-29T14:41:00Z"/>
          <w:rFonts w:cs="Arial"/>
          <w:b/>
          <w:bCs/>
          <w:color w:val="000000" w:themeColor="text1"/>
          <w:rPrChange w:id="2852" w:author="Teera Piyakunakorn" w:date="2013-06-30T22:23:00Z">
            <w:rPr>
              <w:ins w:id="2853" w:author="Arnold Sandjaja" w:date="2013-06-29T14:41:00Z"/>
              <w:rFonts w:cs="Arial"/>
              <w:b/>
              <w:bCs/>
              <w:color w:val="FF0000"/>
            </w:rPr>
          </w:rPrChange>
        </w:rPr>
      </w:pPr>
      <w:ins w:id="2854" w:author="Arnold Sandjaja" w:date="2013-06-29T14:41:00Z">
        <w:r w:rsidRPr="00EB158B">
          <w:rPr>
            <w:rFonts w:cs="Arial"/>
            <w:b/>
            <w:bCs/>
            <w:color w:val="000000" w:themeColor="text1"/>
            <w:rPrChange w:id="2855" w:author="Teera Piyakunakorn" w:date="2013-06-30T22:23:00Z">
              <w:rPr>
                <w:rFonts w:cs="Arial"/>
                <w:b/>
                <w:bCs/>
                <w:color w:val="FF2712"/>
              </w:rPr>
            </w:rPrChange>
          </w:rPr>
          <w:t>(Main text: )</w:t>
        </w:r>
      </w:ins>
    </w:p>
    <w:p w14:paraId="0597E610" w14:textId="77777777" w:rsidR="000520D4" w:rsidRPr="00EB158B" w:rsidRDefault="000520D4" w:rsidP="000520D4">
      <w:pPr>
        <w:widowControl w:val="0"/>
        <w:autoSpaceDE w:val="0"/>
        <w:autoSpaceDN w:val="0"/>
        <w:adjustRightInd w:val="0"/>
        <w:ind w:right="1552"/>
        <w:rPr>
          <w:ins w:id="2856" w:author="Arnold Sandjaja" w:date="2013-06-29T14:41:00Z"/>
          <w:rFonts w:cs="Arial"/>
          <w:b/>
          <w:bCs/>
          <w:color w:val="000000" w:themeColor="text1"/>
          <w:rPrChange w:id="2857" w:author="Teera Piyakunakorn" w:date="2013-06-30T22:23:00Z">
            <w:rPr>
              <w:ins w:id="2858" w:author="Arnold Sandjaja" w:date="2013-06-29T14:41:00Z"/>
              <w:rFonts w:cs="Arial"/>
              <w:b/>
              <w:bCs/>
            </w:rPr>
          </w:rPrChange>
        </w:rPr>
      </w:pPr>
    </w:p>
    <w:p w14:paraId="2F61B3CD" w14:textId="77777777" w:rsidR="000520D4" w:rsidRPr="00EB158B" w:rsidRDefault="000520D4" w:rsidP="000520D4">
      <w:pPr>
        <w:widowControl w:val="0"/>
        <w:autoSpaceDE w:val="0"/>
        <w:autoSpaceDN w:val="0"/>
        <w:adjustRightInd w:val="0"/>
        <w:ind w:right="1552"/>
        <w:rPr>
          <w:ins w:id="2859" w:author="Arnold Sandjaja" w:date="2013-06-29T14:41:00Z"/>
          <w:rFonts w:ascii="Helvetica" w:hAnsi="Helvetica" w:cs="Helvetica"/>
          <w:b/>
          <w:bCs/>
          <w:color w:val="000000" w:themeColor="text1"/>
          <w:rPrChange w:id="2860" w:author="Teera Piyakunakorn" w:date="2013-06-30T22:23:00Z">
            <w:rPr>
              <w:ins w:id="2861" w:author="Arnold Sandjaja" w:date="2013-06-29T14:41:00Z"/>
              <w:rFonts w:ascii="Helvetica" w:hAnsi="Helvetica" w:cs="Helvetica"/>
              <w:b/>
              <w:bCs/>
              <w:color w:val="231F20"/>
            </w:rPr>
          </w:rPrChange>
        </w:rPr>
      </w:pPr>
      <w:ins w:id="2862" w:author="Arnold Sandjaja" w:date="2013-06-29T14:41:00Z">
        <w:r w:rsidRPr="00EB158B">
          <w:rPr>
            <w:rFonts w:ascii="Helvetica" w:hAnsi="Helvetica" w:cs="Helvetica"/>
            <w:b/>
            <w:bCs/>
            <w:color w:val="000000" w:themeColor="text1"/>
            <w:rPrChange w:id="2863" w:author="Teera Piyakunakorn" w:date="2013-06-30T22:23:00Z">
              <w:rPr>
                <w:rFonts w:ascii="Helvetica" w:hAnsi="Helvetica" w:cs="Helvetica"/>
                <w:b/>
                <w:bCs/>
                <w:color w:val="231F20"/>
              </w:rPr>
            </w:rPrChange>
          </w:rPr>
          <w:t xml:space="preserve">How did this come about? </w:t>
        </w:r>
      </w:ins>
    </w:p>
    <w:p w14:paraId="523B9DF5" w14:textId="77777777" w:rsidR="000520D4" w:rsidRPr="00EB158B" w:rsidRDefault="000520D4" w:rsidP="000520D4">
      <w:pPr>
        <w:widowControl w:val="0"/>
        <w:autoSpaceDE w:val="0"/>
        <w:autoSpaceDN w:val="0"/>
        <w:adjustRightInd w:val="0"/>
        <w:ind w:right="1552"/>
        <w:rPr>
          <w:ins w:id="2864" w:author="Arnold Sandjaja" w:date="2013-06-29T14:41:00Z"/>
          <w:rFonts w:ascii="Helvetica" w:hAnsi="Helvetica" w:cs="Helvetica"/>
          <w:color w:val="000000" w:themeColor="text1"/>
          <w:rPrChange w:id="2865" w:author="Teera Piyakunakorn" w:date="2013-06-30T22:23:00Z">
            <w:rPr>
              <w:ins w:id="2866" w:author="Arnold Sandjaja" w:date="2013-06-29T14:41:00Z"/>
              <w:rFonts w:ascii="Helvetica" w:hAnsi="Helvetica" w:cs="Helvetica"/>
              <w:color w:val="231F20"/>
            </w:rPr>
          </w:rPrChange>
        </w:rPr>
      </w:pPr>
    </w:p>
    <w:p w14:paraId="54279BB7" w14:textId="77777777" w:rsidR="000520D4" w:rsidRPr="00EB158B" w:rsidRDefault="000520D4" w:rsidP="000520D4">
      <w:pPr>
        <w:widowControl w:val="0"/>
        <w:autoSpaceDE w:val="0"/>
        <w:autoSpaceDN w:val="0"/>
        <w:adjustRightInd w:val="0"/>
        <w:ind w:right="1552"/>
        <w:rPr>
          <w:ins w:id="2867" w:author="Arnold Sandjaja" w:date="2013-06-29T14:41:00Z"/>
          <w:rFonts w:ascii="Helvetica" w:hAnsi="Helvetica" w:cs="Helvetica"/>
          <w:color w:val="000000" w:themeColor="text1"/>
          <w:rPrChange w:id="2868" w:author="Teera Piyakunakorn" w:date="2013-06-30T22:23:00Z">
            <w:rPr>
              <w:ins w:id="2869" w:author="Arnold Sandjaja" w:date="2013-06-29T14:41:00Z"/>
              <w:rFonts w:ascii="Helvetica" w:hAnsi="Helvetica" w:cs="Helvetica"/>
              <w:color w:val="231F20"/>
            </w:rPr>
          </w:rPrChange>
        </w:rPr>
      </w:pPr>
      <w:ins w:id="2870" w:author="Arnold Sandjaja" w:date="2013-06-29T14:41:00Z">
        <w:r w:rsidRPr="00EB158B">
          <w:rPr>
            <w:rFonts w:ascii="Helvetica" w:hAnsi="Helvetica" w:cs="Helvetica"/>
            <w:color w:val="000000" w:themeColor="text1"/>
            <w:rPrChange w:id="2871" w:author="Teera Piyakunakorn" w:date="2013-06-30T22:23:00Z">
              <w:rPr>
                <w:rFonts w:ascii="Helvetica" w:hAnsi="Helvetica" w:cs="Helvetica"/>
                <w:color w:val="231F20"/>
              </w:rPr>
            </w:rPrChange>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EB158B" w:rsidRDefault="000520D4" w:rsidP="000520D4">
      <w:pPr>
        <w:widowControl w:val="0"/>
        <w:autoSpaceDE w:val="0"/>
        <w:autoSpaceDN w:val="0"/>
        <w:adjustRightInd w:val="0"/>
        <w:ind w:right="1552"/>
        <w:rPr>
          <w:ins w:id="2872" w:author="Arnold Sandjaja" w:date="2013-06-29T14:41:00Z"/>
          <w:rFonts w:ascii="Helvetica" w:hAnsi="Helvetica" w:cs="Helvetica"/>
          <w:color w:val="000000" w:themeColor="text1"/>
          <w:rPrChange w:id="2873" w:author="Teera Piyakunakorn" w:date="2013-06-30T22:23:00Z">
            <w:rPr>
              <w:ins w:id="2874" w:author="Arnold Sandjaja" w:date="2013-06-29T14:41:00Z"/>
              <w:rFonts w:ascii="Helvetica" w:hAnsi="Helvetica" w:cs="Helvetica"/>
              <w:color w:val="231F20"/>
            </w:rPr>
          </w:rPrChange>
        </w:rPr>
      </w:pPr>
    </w:p>
    <w:p w14:paraId="6A8926BB" w14:textId="77777777" w:rsidR="000520D4" w:rsidRPr="00EB158B" w:rsidRDefault="000520D4" w:rsidP="000520D4">
      <w:pPr>
        <w:widowControl w:val="0"/>
        <w:autoSpaceDE w:val="0"/>
        <w:autoSpaceDN w:val="0"/>
        <w:adjustRightInd w:val="0"/>
        <w:ind w:right="1552"/>
        <w:rPr>
          <w:ins w:id="2875" w:author="Arnold Sandjaja" w:date="2013-06-29T14:41:00Z"/>
          <w:rFonts w:ascii="Helvetica" w:hAnsi="Helvetica" w:cs="Helvetica"/>
          <w:color w:val="000000" w:themeColor="text1"/>
          <w:rPrChange w:id="2876" w:author="Teera Piyakunakorn" w:date="2013-06-30T22:23:00Z">
            <w:rPr>
              <w:ins w:id="2877" w:author="Arnold Sandjaja" w:date="2013-06-29T14:41:00Z"/>
              <w:rFonts w:ascii="Helvetica" w:hAnsi="Helvetica" w:cs="Helvetica"/>
              <w:color w:val="231F20"/>
            </w:rPr>
          </w:rPrChange>
        </w:rPr>
      </w:pPr>
      <w:ins w:id="2878" w:author="Arnold Sandjaja" w:date="2013-06-29T14:41:00Z">
        <w:r w:rsidRPr="00EB158B">
          <w:rPr>
            <w:rFonts w:ascii="Helvetica" w:hAnsi="Helvetica" w:cs="Helvetica"/>
            <w:b/>
            <w:bCs/>
            <w:color w:val="000000" w:themeColor="text1"/>
            <w:rPrChange w:id="2879" w:author="Teera Piyakunakorn" w:date="2013-06-30T22:23:00Z">
              <w:rPr>
                <w:rFonts w:ascii="Helvetica" w:hAnsi="Helvetica" w:cs="Helvetica"/>
                <w:b/>
                <w:bCs/>
                <w:color w:val="231F20"/>
              </w:rPr>
            </w:rPrChange>
          </w:rPr>
          <w:t>More and more Tax Havens</w:t>
        </w:r>
      </w:ins>
    </w:p>
    <w:p w14:paraId="2A9FD1E4" w14:textId="77777777" w:rsidR="000520D4" w:rsidRPr="00EB158B" w:rsidRDefault="000520D4" w:rsidP="000520D4">
      <w:pPr>
        <w:widowControl w:val="0"/>
        <w:autoSpaceDE w:val="0"/>
        <w:autoSpaceDN w:val="0"/>
        <w:adjustRightInd w:val="0"/>
        <w:ind w:right="1552"/>
        <w:rPr>
          <w:ins w:id="2880" w:author="Arnold Sandjaja" w:date="2013-06-29T14:41:00Z"/>
          <w:rFonts w:ascii="Helvetica" w:hAnsi="Helvetica" w:cs="Helvetica"/>
          <w:color w:val="000000" w:themeColor="text1"/>
          <w:rPrChange w:id="2881" w:author="Teera Piyakunakorn" w:date="2013-06-30T22:23:00Z">
            <w:rPr>
              <w:ins w:id="2882" w:author="Arnold Sandjaja" w:date="2013-06-29T14:41:00Z"/>
              <w:rFonts w:ascii="Helvetica" w:hAnsi="Helvetica" w:cs="Helvetica"/>
              <w:color w:val="231F20"/>
            </w:rPr>
          </w:rPrChange>
        </w:rPr>
      </w:pPr>
      <w:ins w:id="2883" w:author="Arnold Sandjaja" w:date="2013-06-29T14:41:00Z">
        <w:r w:rsidRPr="00EB158B">
          <w:rPr>
            <w:rFonts w:ascii="Helvetica" w:hAnsi="Helvetica" w:cs="Helvetica"/>
            <w:color w:val="000000" w:themeColor="text1"/>
            <w:rPrChange w:id="2884" w:author="Teera Piyakunakorn" w:date="2013-06-30T22:23:00Z">
              <w:rPr>
                <w:rFonts w:ascii="Helvetica" w:hAnsi="Helvetica" w:cs="Helvetica"/>
                <w:color w:val="231F20"/>
              </w:rPr>
            </w:rPrChange>
          </w:rPr>
          <w:t xml:space="preserve"> </w:t>
        </w:r>
      </w:ins>
    </w:p>
    <w:p w14:paraId="5043D844" w14:textId="77777777" w:rsidR="000520D4" w:rsidRPr="00EB158B" w:rsidRDefault="000520D4" w:rsidP="000520D4">
      <w:pPr>
        <w:widowControl w:val="0"/>
        <w:autoSpaceDE w:val="0"/>
        <w:autoSpaceDN w:val="0"/>
        <w:adjustRightInd w:val="0"/>
        <w:ind w:right="1552"/>
        <w:rPr>
          <w:ins w:id="2885" w:author="Arnold Sandjaja" w:date="2013-06-29T14:41:00Z"/>
          <w:rFonts w:ascii="Helvetica" w:hAnsi="Helvetica" w:cs="Helvetica"/>
          <w:color w:val="000000" w:themeColor="text1"/>
          <w:rPrChange w:id="2886" w:author="Teera Piyakunakorn" w:date="2013-06-30T22:23:00Z">
            <w:rPr>
              <w:ins w:id="2887" w:author="Arnold Sandjaja" w:date="2013-06-29T14:41:00Z"/>
              <w:rFonts w:ascii="Helvetica" w:hAnsi="Helvetica" w:cs="Helvetica"/>
              <w:color w:val="231F20"/>
            </w:rPr>
          </w:rPrChange>
        </w:rPr>
      </w:pPr>
      <w:ins w:id="2888" w:author="Arnold Sandjaja" w:date="2013-06-29T14:41:00Z">
        <w:r w:rsidRPr="00EB158B">
          <w:rPr>
            <w:rFonts w:ascii="Helvetica" w:hAnsi="Helvetica" w:cs="Helvetica"/>
            <w:color w:val="000000" w:themeColor="text1"/>
            <w:rPrChange w:id="2889" w:author="Teera Piyakunakorn" w:date="2013-06-30T22:23:00Z">
              <w:rPr>
                <w:rFonts w:ascii="Helvetica" w:hAnsi="Helvetica" w:cs="Helvetica"/>
                <w:color w:val="231F20"/>
              </w:rPr>
            </w:rPrChange>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EB158B" w:rsidRDefault="000520D4" w:rsidP="000520D4">
      <w:pPr>
        <w:widowControl w:val="0"/>
        <w:autoSpaceDE w:val="0"/>
        <w:autoSpaceDN w:val="0"/>
        <w:adjustRightInd w:val="0"/>
        <w:ind w:right="1552"/>
        <w:rPr>
          <w:ins w:id="2890" w:author="Arnold Sandjaja" w:date="2013-06-29T14:41:00Z"/>
          <w:rFonts w:ascii="Helvetica" w:hAnsi="Helvetica" w:cs="Helvetica"/>
          <w:color w:val="000000" w:themeColor="text1"/>
          <w:rPrChange w:id="2891" w:author="Teera Piyakunakorn" w:date="2013-06-30T22:23:00Z">
            <w:rPr>
              <w:ins w:id="2892" w:author="Arnold Sandjaja" w:date="2013-06-29T14:41:00Z"/>
              <w:rFonts w:ascii="Helvetica" w:hAnsi="Helvetica" w:cs="Helvetica"/>
              <w:color w:val="231F20"/>
            </w:rPr>
          </w:rPrChange>
        </w:rPr>
      </w:pPr>
    </w:p>
    <w:p w14:paraId="22EF5234" w14:textId="77777777" w:rsidR="000520D4" w:rsidRPr="00EB158B" w:rsidRDefault="000520D4" w:rsidP="000520D4">
      <w:pPr>
        <w:widowControl w:val="0"/>
        <w:autoSpaceDE w:val="0"/>
        <w:autoSpaceDN w:val="0"/>
        <w:adjustRightInd w:val="0"/>
        <w:ind w:right="1552"/>
        <w:rPr>
          <w:ins w:id="2893" w:author="Arnold Sandjaja" w:date="2013-06-29T14:41:00Z"/>
          <w:rFonts w:ascii="Helvetica" w:hAnsi="Helvetica" w:cs="Helvetica"/>
          <w:color w:val="000000" w:themeColor="text1"/>
          <w:rPrChange w:id="2894" w:author="Teera Piyakunakorn" w:date="2013-06-30T22:23:00Z">
            <w:rPr>
              <w:ins w:id="2895" w:author="Arnold Sandjaja" w:date="2013-06-29T14:41:00Z"/>
              <w:rFonts w:ascii="Helvetica" w:hAnsi="Helvetica" w:cs="Helvetica"/>
              <w:color w:val="231F20"/>
            </w:rPr>
          </w:rPrChange>
        </w:rPr>
      </w:pPr>
      <w:ins w:id="2896" w:author="Arnold Sandjaja" w:date="2013-06-29T14:41:00Z">
        <w:r w:rsidRPr="00EB158B">
          <w:rPr>
            <w:rFonts w:ascii="Helvetica" w:hAnsi="Helvetica" w:cs="Helvetica"/>
            <w:b/>
            <w:bCs/>
            <w:color w:val="000000" w:themeColor="text1"/>
            <w:rPrChange w:id="2897" w:author="Teera Piyakunakorn" w:date="2013-06-30T22:23:00Z">
              <w:rPr>
                <w:rFonts w:ascii="Helvetica" w:hAnsi="Helvetica" w:cs="Helvetica"/>
                <w:b/>
                <w:bCs/>
                <w:color w:val="231F20"/>
              </w:rPr>
            </w:rPrChange>
          </w:rPr>
          <w:t xml:space="preserve">Tax Competition Begins </w:t>
        </w:r>
      </w:ins>
    </w:p>
    <w:p w14:paraId="52315734" w14:textId="77777777" w:rsidR="000520D4" w:rsidRPr="00EB158B" w:rsidRDefault="000520D4" w:rsidP="000520D4">
      <w:pPr>
        <w:widowControl w:val="0"/>
        <w:autoSpaceDE w:val="0"/>
        <w:autoSpaceDN w:val="0"/>
        <w:adjustRightInd w:val="0"/>
        <w:ind w:right="1552"/>
        <w:rPr>
          <w:ins w:id="2898" w:author="Arnold Sandjaja" w:date="2013-06-29T14:41:00Z"/>
          <w:rFonts w:ascii="Helvetica" w:hAnsi="Helvetica" w:cs="Helvetica"/>
          <w:color w:val="000000" w:themeColor="text1"/>
          <w:rPrChange w:id="2899" w:author="Teera Piyakunakorn" w:date="2013-06-30T22:23:00Z">
            <w:rPr>
              <w:ins w:id="2900" w:author="Arnold Sandjaja" w:date="2013-06-29T14:41:00Z"/>
              <w:rFonts w:ascii="Helvetica" w:hAnsi="Helvetica" w:cs="Helvetica"/>
              <w:color w:val="231F20"/>
            </w:rPr>
          </w:rPrChange>
        </w:rPr>
      </w:pPr>
    </w:p>
    <w:p w14:paraId="49EB3637" w14:textId="77777777" w:rsidR="000520D4" w:rsidRPr="00EB158B" w:rsidRDefault="000520D4" w:rsidP="000520D4">
      <w:pPr>
        <w:widowControl w:val="0"/>
        <w:autoSpaceDE w:val="0"/>
        <w:autoSpaceDN w:val="0"/>
        <w:adjustRightInd w:val="0"/>
        <w:ind w:right="1552"/>
        <w:rPr>
          <w:ins w:id="2901" w:author="Arnold Sandjaja" w:date="2013-06-29T14:41:00Z"/>
          <w:rFonts w:cs="Arial"/>
          <w:color w:val="000000" w:themeColor="text1"/>
          <w:rPrChange w:id="2902" w:author="Teera Piyakunakorn" w:date="2013-06-30T22:23:00Z">
            <w:rPr>
              <w:ins w:id="2903" w:author="Arnold Sandjaja" w:date="2013-06-29T14:41:00Z"/>
              <w:rFonts w:cs="Arial"/>
            </w:rPr>
          </w:rPrChange>
        </w:rPr>
      </w:pPr>
      <w:ins w:id="2904" w:author="Arnold Sandjaja" w:date="2013-06-29T14:41:00Z">
        <w:r w:rsidRPr="00EB158B">
          <w:rPr>
            <w:rFonts w:ascii="Helvetica" w:hAnsi="Helvetica" w:cs="Helvetica"/>
            <w:color w:val="000000" w:themeColor="text1"/>
            <w:rPrChange w:id="2905" w:author="Teera Piyakunakorn" w:date="2013-06-30T22:23:00Z">
              <w:rPr>
                <w:rFonts w:ascii="Helvetica" w:hAnsi="Helvetica" w:cs="Helvetica"/>
                <w:color w:val="231F20"/>
              </w:rPr>
            </w:rPrChange>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2906" w:author="Arnold Sandjaja" w:date="2013-06-30T08:40:00Z">
        <w:r w:rsidR="002F7011" w:rsidRPr="00EB158B">
          <w:rPr>
            <w:rFonts w:ascii="Helvetica" w:hAnsi="Helvetica" w:cs="Helvetica"/>
            <w:color w:val="000000" w:themeColor="text1"/>
            <w:rPrChange w:id="2907" w:author="Teera Piyakunakorn" w:date="2013-06-30T22:23:00Z">
              <w:rPr>
                <w:rFonts w:ascii="Helvetica" w:hAnsi="Helvetica" w:cs="Helvetica"/>
                <w:color w:val="231F20"/>
              </w:rPr>
            </w:rPrChange>
          </w:rPr>
          <w:t>%</w:t>
        </w:r>
      </w:ins>
      <w:ins w:id="2908" w:author="Arnold Sandjaja" w:date="2013-06-29T14:41:00Z">
        <w:r w:rsidRPr="00EB158B">
          <w:rPr>
            <w:rFonts w:ascii="Helvetica" w:hAnsi="Helvetica" w:cs="Helvetica"/>
            <w:color w:val="000000" w:themeColor="text1"/>
            <w:rPrChange w:id="2909" w:author="Teera Piyakunakorn" w:date="2013-06-30T22:23:00Z">
              <w:rPr>
                <w:rFonts w:ascii="Helvetica" w:hAnsi="Helvetica" w:cs="Helvetica"/>
                <w:color w:val="231F20"/>
              </w:rPr>
            </w:rPrChange>
          </w:rPr>
          <w:t xml:space="preserve"> to 35% since 1985. Tax on interest yield from 47</w:t>
        </w:r>
      </w:ins>
      <w:ins w:id="2910" w:author="Arnold Sandjaja" w:date="2013-06-30T08:40:00Z">
        <w:r w:rsidR="002F7011" w:rsidRPr="00EB158B">
          <w:rPr>
            <w:rFonts w:ascii="Helvetica" w:hAnsi="Helvetica" w:cs="Helvetica"/>
            <w:color w:val="000000" w:themeColor="text1"/>
            <w:rPrChange w:id="2911" w:author="Teera Piyakunakorn" w:date="2013-06-30T22:23:00Z">
              <w:rPr>
                <w:rFonts w:ascii="Helvetica" w:hAnsi="Helvetica" w:cs="Helvetica"/>
                <w:color w:val="231F20"/>
              </w:rPr>
            </w:rPrChange>
          </w:rPr>
          <w:t>%</w:t>
        </w:r>
      </w:ins>
      <w:ins w:id="2912" w:author="Arnold Sandjaja" w:date="2013-06-29T14:41:00Z">
        <w:r w:rsidRPr="00EB158B">
          <w:rPr>
            <w:rFonts w:ascii="Helvetica" w:hAnsi="Helvetica" w:cs="Helvetica"/>
            <w:color w:val="000000" w:themeColor="text1"/>
            <w:rPrChange w:id="2913" w:author="Teera Piyakunakorn" w:date="2013-06-30T22:23:00Z">
              <w:rPr>
                <w:rFonts w:ascii="Helvetica" w:hAnsi="Helvetica" w:cs="Helvetica"/>
                <w:color w:val="231F20"/>
              </w:rPr>
            </w:rPrChange>
          </w:rPr>
          <w:t xml:space="preserve"> to 33% and the top income tax bracket </w:t>
        </w:r>
        <w:r w:rsidRPr="00EB158B">
          <w:rPr>
            <w:rFonts w:ascii="Helvetica" w:hAnsi="Helvetica" w:cs="Helvetica"/>
            <w:color w:val="000000" w:themeColor="text1"/>
            <w:rPrChange w:id="2914" w:author="Teera Piyakunakorn" w:date="2013-06-30T22:23:00Z">
              <w:rPr>
                <w:rFonts w:ascii="Helvetica" w:hAnsi="Helvetica" w:cs="Helvetica"/>
                <w:color w:val="231F20"/>
              </w:rPr>
            </w:rPrChange>
          </w:rPr>
          <w:lastRenderedPageBreak/>
          <w:t>plummeted from 52</w:t>
        </w:r>
      </w:ins>
      <w:ins w:id="2915" w:author="Arnold Sandjaja" w:date="2013-06-30T08:40:00Z">
        <w:r w:rsidR="002F7011" w:rsidRPr="00EB158B">
          <w:rPr>
            <w:rFonts w:ascii="Helvetica" w:hAnsi="Helvetica" w:cs="Helvetica"/>
            <w:color w:val="000000" w:themeColor="text1"/>
            <w:rPrChange w:id="2916" w:author="Teera Piyakunakorn" w:date="2013-06-30T22:23:00Z">
              <w:rPr>
                <w:rFonts w:ascii="Helvetica" w:hAnsi="Helvetica" w:cs="Helvetica"/>
                <w:color w:val="231F20"/>
              </w:rPr>
            </w:rPrChange>
          </w:rPr>
          <w:t>%</w:t>
        </w:r>
      </w:ins>
      <w:ins w:id="2917" w:author="Arnold Sandjaja" w:date="2013-06-29T14:41:00Z">
        <w:r w:rsidRPr="00EB158B">
          <w:rPr>
            <w:rFonts w:ascii="Helvetica" w:hAnsi="Helvetica" w:cs="Helvetica"/>
            <w:color w:val="000000" w:themeColor="text1"/>
            <w:rPrChange w:id="2918" w:author="Teera Piyakunakorn" w:date="2013-06-30T22:23:00Z">
              <w:rPr>
                <w:rFonts w:ascii="Helvetica" w:hAnsi="Helvetica" w:cs="Helvetica"/>
                <w:color w:val="231F20"/>
              </w:rPr>
            </w:rPrChange>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EB158B" w:rsidRDefault="000520D4" w:rsidP="000520D4">
      <w:pPr>
        <w:widowControl w:val="0"/>
        <w:autoSpaceDE w:val="0"/>
        <w:autoSpaceDN w:val="0"/>
        <w:adjustRightInd w:val="0"/>
        <w:ind w:right="1552"/>
        <w:rPr>
          <w:ins w:id="2919" w:author="Arnold Sandjaja" w:date="2013-06-29T14:41:00Z"/>
          <w:rFonts w:cs="Arial"/>
          <w:b/>
          <w:bCs/>
          <w:color w:val="000000" w:themeColor="text1"/>
          <w:rPrChange w:id="2920" w:author="Teera Piyakunakorn" w:date="2013-06-30T22:23:00Z">
            <w:rPr>
              <w:ins w:id="2921" w:author="Arnold Sandjaja" w:date="2013-06-29T14:41:00Z"/>
              <w:rFonts w:cs="Arial"/>
              <w:b/>
              <w:bCs/>
              <w:color w:val="262626"/>
            </w:rPr>
          </w:rPrChange>
        </w:rPr>
      </w:pPr>
    </w:p>
    <w:p w14:paraId="0C2D1D96" w14:textId="77777777" w:rsidR="000520D4" w:rsidRPr="00EB158B" w:rsidRDefault="000520D4" w:rsidP="000520D4">
      <w:pPr>
        <w:widowControl w:val="0"/>
        <w:autoSpaceDE w:val="0"/>
        <w:autoSpaceDN w:val="0"/>
        <w:adjustRightInd w:val="0"/>
        <w:ind w:right="1552"/>
        <w:rPr>
          <w:ins w:id="2922" w:author="Arnold Sandjaja" w:date="2013-06-29T14:41:00Z"/>
          <w:rFonts w:cs="Arial"/>
          <w:b/>
          <w:bCs/>
          <w:color w:val="000000" w:themeColor="text1"/>
          <w:rPrChange w:id="2923" w:author="Teera Piyakunakorn" w:date="2013-06-30T22:23:00Z">
            <w:rPr>
              <w:ins w:id="2924" w:author="Arnold Sandjaja" w:date="2013-06-29T14:41:00Z"/>
              <w:rFonts w:cs="Arial"/>
              <w:b/>
              <w:bCs/>
              <w:color w:val="FF0000"/>
            </w:rPr>
          </w:rPrChange>
        </w:rPr>
      </w:pPr>
    </w:p>
    <w:p w14:paraId="39D4C880" w14:textId="77777777" w:rsidR="000520D4" w:rsidRPr="00EB158B" w:rsidRDefault="000520D4" w:rsidP="000520D4">
      <w:pPr>
        <w:widowControl w:val="0"/>
        <w:autoSpaceDE w:val="0"/>
        <w:autoSpaceDN w:val="0"/>
        <w:adjustRightInd w:val="0"/>
        <w:ind w:right="1552"/>
        <w:rPr>
          <w:ins w:id="2925" w:author="Arnold Sandjaja" w:date="2013-06-29T14:41:00Z"/>
          <w:rFonts w:cs="Arial"/>
          <w:b/>
          <w:bCs/>
          <w:color w:val="000000" w:themeColor="text1"/>
          <w:rPrChange w:id="2926" w:author="Teera Piyakunakorn" w:date="2013-06-30T22:23:00Z">
            <w:rPr>
              <w:ins w:id="2927" w:author="Arnold Sandjaja" w:date="2013-06-29T14:41:00Z"/>
              <w:rFonts w:cs="Arial"/>
              <w:b/>
              <w:bCs/>
              <w:color w:val="FF0000"/>
            </w:rPr>
          </w:rPrChange>
        </w:rPr>
      </w:pPr>
      <w:ins w:id="2928" w:author="Arnold Sandjaja" w:date="2013-06-29T14:41:00Z">
        <w:r w:rsidRPr="00EB158B">
          <w:rPr>
            <w:rFonts w:cs="Arial"/>
            <w:b/>
            <w:bCs/>
            <w:color w:val="000000" w:themeColor="text1"/>
            <w:rPrChange w:id="2929" w:author="Teera Piyakunakorn" w:date="2013-06-30T22:23:00Z">
              <w:rPr>
                <w:rFonts w:cs="Arial"/>
                <w:b/>
                <w:bCs/>
                <w:color w:val="FF0000"/>
              </w:rPr>
            </w:rPrChange>
          </w:rPr>
          <w:t>(Caption for the pictures in this article : use picture at your choice:</w:t>
        </w:r>
      </w:ins>
    </w:p>
    <w:p w14:paraId="331CBB81" w14:textId="77777777" w:rsidR="000520D4" w:rsidRPr="00EB158B" w:rsidRDefault="000520D4" w:rsidP="000520D4">
      <w:pPr>
        <w:pStyle w:val="ListParagraph"/>
        <w:widowControl w:val="0"/>
        <w:numPr>
          <w:ilvl w:val="0"/>
          <w:numId w:val="10"/>
        </w:numPr>
        <w:autoSpaceDE w:val="0"/>
        <w:autoSpaceDN w:val="0"/>
        <w:adjustRightInd w:val="0"/>
        <w:ind w:right="1552"/>
        <w:rPr>
          <w:ins w:id="2930" w:author="Arnold Sandjaja" w:date="2013-06-29T14:41:00Z"/>
          <w:rFonts w:ascii="Arial" w:hAnsi="Arial" w:cs="Arial"/>
          <w:b/>
          <w:bCs/>
          <w:color w:val="000000" w:themeColor="text1"/>
          <w:rPrChange w:id="2931" w:author="Teera Piyakunakorn" w:date="2013-06-30T22:23:00Z">
            <w:rPr>
              <w:ins w:id="2932" w:author="Arnold Sandjaja" w:date="2013-06-29T14:41:00Z"/>
              <w:rFonts w:ascii="Arial" w:hAnsi="Arial" w:cs="Arial"/>
              <w:b/>
              <w:bCs/>
              <w:color w:val="FF0000"/>
            </w:rPr>
          </w:rPrChange>
        </w:rPr>
      </w:pPr>
      <w:ins w:id="2933" w:author="Arnold Sandjaja" w:date="2013-06-29T14:41:00Z">
        <w:r w:rsidRPr="00EB158B">
          <w:rPr>
            <w:rFonts w:ascii="Arial" w:hAnsi="Arial" w:cs="Arial"/>
            <w:b/>
            <w:bCs/>
            <w:color w:val="000000" w:themeColor="text1"/>
            <w:rPrChange w:id="2934" w:author="Teera Piyakunakorn" w:date="2013-06-30T22:23:00Z">
              <w:rPr>
                <w:rFonts w:ascii="Arial" w:hAnsi="Arial" w:cs="Arial"/>
                <w:b/>
                <w:bCs/>
                <w:color w:val="FF0000"/>
              </w:rPr>
            </w:rPrChange>
          </w:rPr>
          <w:t>WSC2013_TP40_MOD1_PRE_EN_01.jpg</w:t>
        </w:r>
      </w:ins>
    </w:p>
    <w:p w14:paraId="70521801" w14:textId="77777777" w:rsidR="000520D4" w:rsidRPr="00EB158B" w:rsidRDefault="000520D4" w:rsidP="000520D4">
      <w:pPr>
        <w:pStyle w:val="ListParagraph"/>
        <w:widowControl w:val="0"/>
        <w:numPr>
          <w:ilvl w:val="0"/>
          <w:numId w:val="10"/>
        </w:numPr>
        <w:autoSpaceDE w:val="0"/>
        <w:autoSpaceDN w:val="0"/>
        <w:adjustRightInd w:val="0"/>
        <w:ind w:right="1552"/>
        <w:rPr>
          <w:ins w:id="2935" w:author="Arnold Sandjaja" w:date="2013-06-29T14:41:00Z"/>
          <w:rFonts w:ascii="Arial" w:hAnsi="Arial" w:cs="Arial"/>
          <w:b/>
          <w:bCs/>
          <w:color w:val="000000" w:themeColor="text1"/>
          <w:rPrChange w:id="2936" w:author="Teera Piyakunakorn" w:date="2013-06-30T22:23:00Z">
            <w:rPr>
              <w:ins w:id="2937" w:author="Arnold Sandjaja" w:date="2013-06-29T14:41:00Z"/>
              <w:rFonts w:ascii="Arial" w:hAnsi="Arial" w:cs="Arial"/>
              <w:b/>
              <w:bCs/>
              <w:color w:val="FF0000"/>
            </w:rPr>
          </w:rPrChange>
        </w:rPr>
      </w:pPr>
      <w:ins w:id="2938" w:author="Arnold Sandjaja" w:date="2013-06-29T14:41:00Z">
        <w:r w:rsidRPr="00EB158B">
          <w:rPr>
            <w:rFonts w:ascii="Arial" w:hAnsi="Arial" w:cs="Arial"/>
            <w:b/>
            <w:bCs/>
            <w:color w:val="000000" w:themeColor="text1"/>
            <w:rPrChange w:id="2939" w:author="Teera Piyakunakorn" w:date="2013-06-30T22:23:00Z">
              <w:rPr>
                <w:rFonts w:ascii="Arial" w:hAnsi="Arial" w:cs="Arial"/>
                <w:b/>
                <w:bCs/>
                <w:color w:val="FF0000"/>
              </w:rPr>
            </w:rPrChange>
          </w:rPr>
          <w:t>WSC2013_TP40_MOD1_PRE_EN_02.jpg</w:t>
        </w:r>
      </w:ins>
    </w:p>
    <w:p w14:paraId="186FDDE5" w14:textId="77777777" w:rsidR="000520D4" w:rsidRPr="00EB158B" w:rsidRDefault="000520D4" w:rsidP="000520D4">
      <w:pPr>
        <w:pStyle w:val="ListParagraph"/>
        <w:widowControl w:val="0"/>
        <w:numPr>
          <w:ilvl w:val="0"/>
          <w:numId w:val="10"/>
        </w:numPr>
        <w:autoSpaceDE w:val="0"/>
        <w:autoSpaceDN w:val="0"/>
        <w:adjustRightInd w:val="0"/>
        <w:ind w:right="1552"/>
        <w:rPr>
          <w:ins w:id="2940" w:author="Arnold Sandjaja" w:date="2013-06-29T14:41:00Z"/>
          <w:rFonts w:ascii="Arial" w:hAnsi="Arial" w:cs="Arial"/>
          <w:b/>
          <w:bCs/>
          <w:color w:val="000000" w:themeColor="text1"/>
          <w:rPrChange w:id="2941" w:author="Teera Piyakunakorn" w:date="2013-06-30T22:23:00Z">
            <w:rPr>
              <w:ins w:id="2942" w:author="Arnold Sandjaja" w:date="2013-06-29T14:41:00Z"/>
              <w:rFonts w:ascii="Arial" w:hAnsi="Arial" w:cs="Arial"/>
              <w:b/>
              <w:bCs/>
              <w:color w:val="FF0000"/>
            </w:rPr>
          </w:rPrChange>
        </w:rPr>
      </w:pPr>
      <w:ins w:id="2943" w:author="Arnold Sandjaja" w:date="2013-06-29T14:41:00Z">
        <w:r w:rsidRPr="00EB158B">
          <w:rPr>
            <w:rFonts w:ascii="Arial" w:hAnsi="Arial" w:cs="Arial"/>
            <w:b/>
            <w:bCs/>
            <w:color w:val="000000" w:themeColor="text1"/>
            <w:rPrChange w:id="2944" w:author="Teera Piyakunakorn" w:date="2013-06-30T22:23:00Z">
              <w:rPr>
                <w:rFonts w:ascii="Arial" w:hAnsi="Arial" w:cs="Arial"/>
                <w:b/>
                <w:bCs/>
                <w:color w:val="FF0000"/>
              </w:rPr>
            </w:rPrChange>
          </w:rPr>
          <w:t>WSC2013_TP40_MOD1_PRE_EN_03.jpg)</w:t>
        </w:r>
      </w:ins>
    </w:p>
    <w:p w14:paraId="16A053AA" w14:textId="77777777" w:rsidR="000520D4" w:rsidRPr="00EB158B" w:rsidRDefault="000520D4" w:rsidP="000520D4">
      <w:pPr>
        <w:widowControl w:val="0"/>
        <w:autoSpaceDE w:val="0"/>
        <w:autoSpaceDN w:val="0"/>
        <w:adjustRightInd w:val="0"/>
        <w:ind w:right="1552"/>
        <w:rPr>
          <w:ins w:id="2945" w:author="Arnold Sandjaja" w:date="2013-06-29T14:41:00Z"/>
          <w:rFonts w:cs="Arial"/>
          <w:b/>
          <w:bCs/>
          <w:color w:val="000000" w:themeColor="text1"/>
          <w:rPrChange w:id="2946" w:author="Teera Piyakunakorn" w:date="2013-06-30T22:23:00Z">
            <w:rPr>
              <w:ins w:id="2947" w:author="Arnold Sandjaja" w:date="2013-06-29T14:41:00Z"/>
              <w:rFonts w:cs="Arial"/>
              <w:b/>
              <w:bCs/>
              <w:color w:val="FF0000"/>
            </w:rPr>
          </w:rPrChange>
        </w:rPr>
      </w:pPr>
    </w:p>
    <w:p w14:paraId="1FB66073" w14:textId="77777777" w:rsidR="000520D4" w:rsidRPr="00EB158B" w:rsidRDefault="000520D4" w:rsidP="000520D4">
      <w:pPr>
        <w:widowControl w:val="0"/>
        <w:autoSpaceDE w:val="0"/>
        <w:autoSpaceDN w:val="0"/>
        <w:adjustRightInd w:val="0"/>
        <w:ind w:right="1552"/>
        <w:rPr>
          <w:ins w:id="2948" w:author="Arnold Sandjaja" w:date="2013-06-29T14:41:00Z"/>
          <w:rFonts w:cs="Arial"/>
          <w:color w:val="000000" w:themeColor="text1"/>
          <w:rPrChange w:id="2949" w:author="Teera Piyakunakorn" w:date="2013-06-30T22:23:00Z">
            <w:rPr>
              <w:ins w:id="2950" w:author="Arnold Sandjaja" w:date="2013-06-29T14:41:00Z"/>
              <w:rFonts w:cs="Arial"/>
            </w:rPr>
          </w:rPrChange>
        </w:rPr>
      </w:pPr>
      <w:ins w:id="2951" w:author="Arnold Sandjaja" w:date="2013-06-29T14:41:00Z">
        <w:r w:rsidRPr="00EB158B">
          <w:rPr>
            <w:rFonts w:ascii="Helvetica" w:hAnsi="Helvetica" w:cs="Helvetica"/>
            <w:color w:val="000000" w:themeColor="text1"/>
            <w:rPrChange w:id="2952" w:author="Teera Piyakunakorn" w:date="2013-06-30T22:23:00Z">
              <w:rPr>
                <w:rFonts w:ascii="Helvetica" w:hAnsi="Helvetica" w:cs="Helvetica"/>
                <w:color w:val="231F20"/>
              </w:rPr>
            </w:rPrChange>
          </w:rPr>
          <w:t>One of the core elements of neo-liberalism is the free flow of capital.</w:t>
        </w:r>
      </w:ins>
    </w:p>
    <w:p w14:paraId="329EDE64" w14:textId="77777777" w:rsidR="000520D4" w:rsidRPr="00EB158B" w:rsidRDefault="000520D4" w:rsidP="000520D4">
      <w:pPr>
        <w:widowControl w:val="0"/>
        <w:autoSpaceDE w:val="0"/>
        <w:autoSpaceDN w:val="0"/>
        <w:adjustRightInd w:val="0"/>
        <w:ind w:right="1552"/>
        <w:rPr>
          <w:ins w:id="2953" w:author="Arnold Sandjaja" w:date="2013-06-29T14:41:00Z"/>
          <w:rFonts w:cs="Arial"/>
          <w:color w:val="000000" w:themeColor="text1"/>
          <w:sz w:val="24"/>
          <w:rPrChange w:id="2954" w:author="Teera Piyakunakorn" w:date="2013-06-30T22:23:00Z">
            <w:rPr>
              <w:ins w:id="2955" w:author="Arnold Sandjaja" w:date="2013-06-29T14:41:00Z"/>
              <w:rFonts w:cs="Arial"/>
              <w:color w:val="FF0000"/>
              <w:sz w:val="24"/>
            </w:rPr>
          </w:rPrChange>
        </w:rPr>
      </w:pPr>
    </w:p>
    <w:p w14:paraId="13C6682A" w14:textId="77777777" w:rsidR="000520D4" w:rsidRPr="00EB158B" w:rsidRDefault="000520D4" w:rsidP="000520D4">
      <w:pPr>
        <w:widowControl w:val="0"/>
        <w:autoSpaceDE w:val="0"/>
        <w:autoSpaceDN w:val="0"/>
        <w:adjustRightInd w:val="0"/>
        <w:ind w:right="1552"/>
        <w:rPr>
          <w:ins w:id="2956" w:author="Arnold Sandjaja" w:date="2013-06-29T14:41:00Z"/>
          <w:rFonts w:cs="Arial"/>
          <w:color w:val="000000" w:themeColor="text1"/>
          <w:sz w:val="24"/>
          <w:rPrChange w:id="2957" w:author="Teera Piyakunakorn" w:date="2013-06-30T22:23:00Z">
            <w:rPr>
              <w:ins w:id="2958" w:author="Arnold Sandjaja" w:date="2013-06-29T14:41:00Z"/>
              <w:rFonts w:cs="Arial"/>
              <w:color w:val="FF0000"/>
              <w:sz w:val="24"/>
            </w:rPr>
          </w:rPrChange>
        </w:rPr>
      </w:pPr>
    </w:p>
    <w:p w14:paraId="3D96D1D3" w14:textId="77777777" w:rsidR="000520D4" w:rsidRPr="00EB158B" w:rsidRDefault="000520D4" w:rsidP="000520D4">
      <w:pPr>
        <w:widowControl w:val="0"/>
        <w:autoSpaceDE w:val="0"/>
        <w:autoSpaceDN w:val="0"/>
        <w:adjustRightInd w:val="0"/>
        <w:ind w:right="1552"/>
        <w:rPr>
          <w:ins w:id="2959" w:author="Arnold Sandjaja" w:date="2013-06-29T14:41:00Z"/>
          <w:rFonts w:cs="Arial"/>
          <w:color w:val="000000" w:themeColor="text1"/>
          <w:sz w:val="24"/>
          <w:rPrChange w:id="2960" w:author="Teera Piyakunakorn" w:date="2013-06-30T22:23:00Z">
            <w:rPr>
              <w:ins w:id="2961" w:author="Arnold Sandjaja" w:date="2013-06-29T14:41:00Z"/>
              <w:rFonts w:cs="Arial"/>
              <w:color w:val="FF0000"/>
              <w:sz w:val="24"/>
            </w:rPr>
          </w:rPrChange>
        </w:rPr>
      </w:pPr>
      <w:ins w:id="2962" w:author="Arnold Sandjaja" w:date="2013-06-29T14:41:00Z">
        <w:r w:rsidRPr="00EB158B">
          <w:rPr>
            <w:rFonts w:cs="Arial"/>
            <w:color w:val="000000" w:themeColor="text1"/>
            <w:sz w:val="24"/>
            <w:rPrChange w:id="2963" w:author="Teera Piyakunakorn" w:date="2013-06-30T22:23:00Z">
              <w:rPr>
                <w:rFonts w:cs="Arial"/>
                <w:color w:val="FF0000"/>
                <w:sz w:val="24"/>
              </w:rPr>
            </w:rPrChange>
          </w:rPr>
          <w:t>(- INFOGRAPHIC)</w:t>
        </w:r>
      </w:ins>
    </w:p>
    <w:p w14:paraId="5DFC58D4" w14:textId="77777777" w:rsidR="000520D4" w:rsidRPr="00EB158B" w:rsidRDefault="000520D4" w:rsidP="000520D4">
      <w:pPr>
        <w:widowControl w:val="0"/>
        <w:autoSpaceDE w:val="0"/>
        <w:autoSpaceDN w:val="0"/>
        <w:adjustRightInd w:val="0"/>
        <w:ind w:right="1552"/>
        <w:rPr>
          <w:ins w:id="2964" w:author="Arnold Sandjaja" w:date="2013-06-29T14:41:00Z"/>
          <w:rFonts w:cs="Arial"/>
          <w:color w:val="000000" w:themeColor="text1"/>
          <w:sz w:val="24"/>
          <w:rPrChange w:id="2965" w:author="Teera Piyakunakorn" w:date="2013-06-30T22:23:00Z">
            <w:rPr>
              <w:ins w:id="2966" w:author="Arnold Sandjaja" w:date="2013-06-29T14:41:00Z"/>
              <w:rFonts w:cs="Arial"/>
              <w:color w:val="FF0000"/>
              <w:sz w:val="24"/>
            </w:rPr>
          </w:rPrChange>
        </w:rPr>
      </w:pPr>
    </w:p>
    <w:p w14:paraId="34E89A4D" w14:textId="77777777" w:rsidR="000520D4" w:rsidRPr="00EB158B" w:rsidRDefault="000520D4" w:rsidP="000520D4">
      <w:pPr>
        <w:widowControl w:val="0"/>
        <w:autoSpaceDE w:val="0"/>
        <w:autoSpaceDN w:val="0"/>
        <w:adjustRightInd w:val="0"/>
        <w:ind w:right="1552"/>
        <w:rPr>
          <w:ins w:id="2967" w:author="Arnold Sandjaja" w:date="2013-06-29T14:41:00Z"/>
          <w:rFonts w:cs="Arial"/>
          <w:color w:val="000000" w:themeColor="text1"/>
          <w:sz w:val="24"/>
          <w:rPrChange w:id="2968" w:author="Teera Piyakunakorn" w:date="2013-06-30T22:23:00Z">
            <w:rPr>
              <w:ins w:id="2969" w:author="Arnold Sandjaja" w:date="2013-06-29T14:41:00Z"/>
              <w:rFonts w:cs="Arial"/>
              <w:color w:val="FF0000"/>
              <w:sz w:val="24"/>
            </w:rPr>
          </w:rPrChange>
        </w:rPr>
      </w:pPr>
      <w:ins w:id="2970" w:author="Arnold Sandjaja" w:date="2013-06-29T14:41:00Z">
        <w:r w:rsidRPr="00EB158B">
          <w:rPr>
            <w:rFonts w:cs="Arial"/>
            <w:color w:val="000000" w:themeColor="text1"/>
            <w:sz w:val="24"/>
            <w:rPrChange w:id="2971" w:author="Teera Piyakunakorn" w:date="2013-06-30T22:23:00Z">
              <w:rPr>
                <w:rFonts w:cs="Arial"/>
                <w:color w:val="FF0000"/>
                <w:sz w:val="24"/>
              </w:rPr>
            </w:rPrChange>
          </w:rPr>
          <w:t>(title)</w:t>
        </w:r>
      </w:ins>
    </w:p>
    <w:p w14:paraId="5A745B48" w14:textId="77777777" w:rsidR="000520D4" w:rsidRPr="00EB158B" w:rsidRDefault="000520D4" w:rsidP="000520D4">
      <w:pPr>
        <w:widowControl w:val="0"/>
        <w:autoSpaceDE w:val="0"/>
        <w:autoSpaceDN w:val="0"/>
        <w:adjustRightInd w:val="0"/>
        <w:ind w:right="1552"/>
        <w:rPr>
          <w:ins w:id="2972" w:author="Arnold Sandjaja" w:date="2013-06-29T14:41:00Z"/>
          <w:rFonts w:cs="Arial"/>
          <w:color w:val="000000" w:themeColor="text1"/>
          <w:sz w:val="24"/>
          <w:rPrChange w:id="2973" w:author="Teera Piyakunakorn" w:date="2013-06-30T22:23:00Z">
            <w:rPr>
              <w:ins w:id="2974" w:author="Arnold Sandjaja" w:date="2013-06-29T14:41:00Z"/>
              <w:rFonts w:cs="Arial"/>
              <w:sz w:val="24"/>
            </w:rPr>
          </w:rPrChange>
        </w:rPr>
      </w:pPr>
      <w:ins w:id="2975" w:author="Arnold Sandjaja" w:date="2013-06-29T14:41:00Z">
        <w:r w:rsidRPr="00EB158B">
          <w:rPr>
            <w:rFonts w:cs="Arial"/>
            <w:color w:val="000000" w:themeColor="text1"/>
            <w:sz w:val="24"/>
            <w:rPrChange w:id="2976" w:author="Teera Piyakunakorn" w:date="2013-06-30T22:23:00Z">
              <w:rPr>
                <w:rFonts w:cs="Arial"/>
                <w:sz w:val="24"/>
              </w:rPr>
            </w:rPrChange>
          </w:rPr>
          <w:t>Reduction of tax rates on income, profit and wealth In the industrialised countries</w:t>
        </w:r>
      </w:ins>
    </w:p>
    <w:p w14:paraId="3CDEB4CB" w14:textId="77777777" w:rsidR="000520D4" w:rsidRPr="00EB158B" w:rsidRDefault="000520D4" w:rsidP="000520D4">
      <w:pPr>
        <w:widowControl w:val="0"/>
        <w:autoSpaceDE w:val="0"/>
        <w:autoSpaceDN w:val="0"/>
        <w:adjustRightInd w:val="0"/>
        <w:ind w:right="1552"/>
        <w:rPr>
          <w:ins w:id="2977" w:author="Arnold Sandjaja" w:date="2013-06-29T14:41:00Z"/>
          <w:rFonts w:cs="Arial"/>
          <w:color w:val="000000" w:themeColor="text1"/>
          <w:sz w:val="24"/>
          <w:rPrChange w:id="2978" w:author="Teera Piyakunakorn" w:date="2013-06-30T22:23:00Z">
            <w:rPr>
              <w:ins w:id="2979" w:author="Arnold Sandjaja" w:date="2013-06-29T14:41:00Z"/>
              <w:rFonts w:cs="Arial"/>
              <w:color w:val="FF0000"/>
              <w:sz w:val="24"/>
            </w:rPr>
          </w:rPrChange>
        </w:rPr>
      </w:pPr>
    </w:p>
    <w:p w14:paraId="46CAAF34" w14:textId="77777777" w:rsidR="000520D4" w:rsidRPr="00EB158B" w:rsidRDefault="000520D4" w:rsidP="000520D4">
      <w:pPr>
        <w:widowControl w:val="0"/>
        <w:autoSpaceDE w:val="0"/>
        <w:autoSpaceDN w:val="0"/>
        <w:adjustRightInd w:val="0"/>
        <w:ind w:right="1552"/>
        <w:rPr>
          <w:ins w:id="2980" w:author="Arnold Sandjaja" w:date="2013-06-29T14:41:00Z"/>
          <w:rFonts w:cs="Arial"/>
          <w:color w:val="000000" w:themeColor="text1"/>
          <w:sz w:val="24"/>
          <w:rPrChange w:id="2981" w:author="Teera Piyakunakorn" w:date="2013-06-30T22:23:00Z">
            <w:rPr>
              <w:ins w:id="2982" w:author="Arnold Sandjaja" w:date="2013-06-29T14:41:00Z"/>
              <w:rFonts w:cs="Arial"/>
              <w:color w:val="FF0000"/>
              <w:sz w:val="24"/>
            </w:rPr>
          </w:rPrChange>
        </w:rPr>
      </w:pPr>
      <w:ins w:id="2983" w:author="Arnold Sandjaja" w:date="2013-06-29T14:41:00Z">
        <w:r w:rsidRPr="00EB158B">
          <w:rPr>
            <w:rFonts w:cs="Arial"/>
            <w:color w:val="000000" w:themeColor="text1"/>
            <w:sz w:val="24"/>
            <w:rPrChange w:id="2984" w:author="Teera Piyakunakorn" w:date="2013-06-30T22:23:00Z">
              <w:rPr>
                <w:rFonts w:cs="Arial"/>
                <w:color w:val="FF0000"/>
                <w:sz w:val="24"/>
              </w:rPr>
            </w:rPrChange>
          </w:rPr>
          <w:t>(text)</w:t>
        </w:r>
      </w:ins>
    </w:p>
    <w:p w14:paraId="68B04776" w14:textId="77777777" w:rsidR="000520D4" w:rsidRPr="00EB158B" w:rsidRDefault="000520D4" w:rsidP="000520D4">
      <w:pPr>
        <w:widowControl w:val="0"/>
        <w:autoSpaceDE w:val="0"/>
        <w:autoSpaceDN w:val="0"/>
        <w:adjustRightInd w:val="0"/>
        <w:ind w:right="1552"/>
        <w:rPr>
          <w:ins w:id="2985" w:author="Arnold Sandjaja" w:date="2013-06-29T14:41:00Z"/>
          <w:rFonts w:cs="Arial"/>
          <w:color w:val="000000" w:themeColor="text1"/>
          <w:sz w:val="24"/>
          <w:rPrChange w:id="2986" w:author="Teera Piyakunakorn" w:date="2013-06-30T22:23:00Z">
            <w:rPr>
              <w:ins w:id="2987" w:author="Arnold Sandjaja" w:date="2013-06-29T14:41:00Z"/>
              <w:rFonts w:cs="Arial"/>
              <w:sz w:val="24"/>
            </w:rPr>
          </w:rPrChange>
        </w:rPr>
      </w:pPr>
      <w:ins w:id="2988" w:author="Arnold Sandjaja" w:date="2013-06-29T14:41:00Z">
        <w:r w:rsidRPr="00EB158B">
          <w:rPr>
            <w:rFonts w:cs="Arial"/>
            <w:color w:val="000000" w:themeColor="text1"/>
            <w:sz w:val="24"/>
            <w:rPrChange w:id="2989" w:author="Teera Piyakunakorn" w:date="2013-06-30T22:23:00Z">
              <w:rPr>
                <w:rFonts w:cs="Arial"/>
                <w:sz w:val="24"/>
              </w:rPr>
            </w:rPrChange>
          </w:rPr>
          <w:t xml:space="preserve">The average tax on business profits has dropped </w:t>
        </w:r>
      </w:ins>
    </w:p>
    <w:p w14:paraId="4DB27772" w14:textId="77777777" w:rsidR="000520D4" w:rsidRPr="00EB158B" w:rsidRDefault="000520D4" w:rsidP="000520D4">
      <w:pPr>
        <w:widowControl w:val="0"/>
        <w:autoSpaceDE w:val="0"/>
        <w:autoSpaceDN w:val="0"/>
        <w:adjustRightInd w:val="0"/>
        <w:ind w:right="1552"/>
        <w:rPr>
          <w:ins w:id="2990" w:author="Arnold Sandjaja" w:date="2013-06-29T14:41:00Z"/>
          <w:rFonts w:cs="Arial"/>
          <w:color w:val="000000" w:themeColor="text1"/>
          <w:sz w:val="24"/>
          <w:rPrChange w:id="2991" w:author="Teera Piyakunakorn" w:date="2013-06-30T22:23:00Z">
            <w:rPr>
              <w:ins w:id="2992" w:author="Arnold Sandjaja" w:date="2013-06-29T14:41:00Z"/>
              <w:rFonts w:cs="Arial"/>
              <w:sz w:val="24"/>
            </w:rPr>
          </w:rPrChange>
        </w:rPr>
      </w:pPr>
      <w:ins w:id="2993" w:author="Arnold Sandjaja" w:date="2013-06-29T14:41:00Z">
        <w:r w:rsidRPr="00EB158B">
          <w:rPr>
            <w:rFonts w:cs="Arial"/>
            <w:color w:val="000000" w:themeColor="text1"/>
            <w:sz w:val="24"/>
            <w:rPrChange w:id="2994" w:author="Teera Piyakunakorn" w:date="2013-06-30T22:23:00Z">
              <w:rPr>
                <w:rFonts w:cs="Arial"/>
                <w:sz w:val="24"/>
              </w:rPr>
            </w:rPrChange>
          </w:rPr>
          <w:t>51</w:t>
        </w:r>
      </w:ins>
      <w:ins w:id="2995" w:author="Arnold Sandjaja" w:date="2013-06-30T08:40:00Z">
        <w:r w:rsidR="002F7011" w:rsidRPr="00EB158B">
          <w:rPr>
            <w:rFonts w:cs="Arial"/>
            <w:color w:val="000000" w:themeColor="text1"/>
            <w:sz w:val="24"/>
            <w:rPrChange w:id="2996" w:author="Teera Piyakunakorn" w:date="2013-06-30T22:23:00Z">
              <w:rPr>
                <w:rFonts w:cs="Arial"/>
                <w:sz w:val="24"/>
              </w:rPr>
            </w:rPrChange>
          </w:rPr>
          <w:t>%</w:t>
        </w:r>
      </w:ins>
      <w:ins w:id="2997" w:author="Arnold Sandjaja" w:date="2013-06-29T14:41:00Z">
        <w:r w:rsidRPr="00EB158B">
          <w:rPr>
            <w:rFonts w:cs="Arial"/>
            <w:color w:val="000000" w:themeColor="text1"/>
            <w:sz w:val="24"/>
            <w:rPrChange w:id="2998" w:author="Teera Piyakunakorn" w:date="2013-06-30T22:23:00Z">
              <w:rPr>
                <w:rFonts w:cs="Arial"/>
                <w:sz w:val="24"/>
              </w:rPr>
            </w:rPrChange>
          </w:rPr>
          <w:t xml:space="preserve"> to 35% </w:t>
        </w:r>
      </w:ins>
    </w:p>
    <w:p w14:paraId="529D3ABD" w14:textId="77777777" w:rsidR="000520D4" w:rsidRPr="00EB158B" w:rsidRDefault="000520D4" w:rsidP="000520D4">
      <w:pPr>
        <w:widowControl w:val="0"/>
        <w:autoSpaceDE w:val="0"/>
        <w:autoSpaceDN w:val="0"/>
        <w:adjustRightInd w:val="0"/>
        <w:ind w:right="1552"/>
        <w:rPr>
          <w:ins w:id="2999" w:author="Arnold Sandjaja" w:date="2013-06-29T14:41:00Z"/>
          <w:rFonts w:cs="Arial"/>
          <w:color w:val="000000" w:themeColor="text1"/>
          <w:sz w:val="24"/>
          <w:rPrChange w:id="3000" w:author="Teera Piyakunakorn" w:date="2013-06-30T22:23:00Z">
            <w:rPr>
              <w:ins w:id="3001" w:author="Arnold Sandjaja" w:date="2013-06-29T14:41:00Z"/>
              <w:rFonts w:cs="Arial"/>
              <w:sz w:val="24"/>
            </w:rPr>
          </w:rPrChange>
        </w:rPr>
      </w:pPr>
    </w:p>
    <w:p w14:paraId="74E334D5" w14:textId="77777777" w:rsidR="000520D4" w:rsidRPr="00EB158B" w:rsidRDefault="000520D4" w:rsidP="000520D4">
      <w:pPr>
        <w:widowControl w:val="0"/>
        <w:autoSpaceDE w:val="0"/>
        <w:autoSpaceDN w:val="0"/>
        <w:adjustRightInd w:val="0"/>
        <w:ind w:right="1552"/>
        <w:rPr>
          <w:ins w:id="3002" w:author="Arnold Sandjaja" w:date="2013-06-29T14:41:00Z"/>
          <w:rFonts w:cs="Arial"/>
          <w:color w:val="000000" w:themeColor="text1"/>
          <w:sz w:val="24"/>
          <w:rPrChange w:id="3003" w:author="Teera Piyakunakorn" w:date="2013-06-30T22:23:00Z">
            <w:rPr>
              <w:ins w:id="3004" w:author="Arnold Sandjaja" w:date="2013-06-29T14:41:00Z"/>
              <w:rFonts w:cs="Arial"/>
              <w:sz w:val="24"/>
            </w:rPr>
          </w:rPrChange>
        </w:rPr>
      </w:pPr>
      <w:ins w:id="3005" w:author="Arnold Sandjaja" w:date="2013-06-29T14:41:00Z">
        <w:r w:rsidRPr="00EB158B">
          <w:rPr>
            <w:rFonts w:cs="Arial"/>
            <w:color w:val="000000" w:themeColor="text1"/>
            <w:sz w:val="24"/>
            <w:rPrChange w:id="3006" w:author="Teera Piyakunakorn" w:date="2013-06-30T22:23:00Z">
              <w:rPr>
                <w:rFonts w:cs="Arial"/>
                <w:sz w:val="24"/>
              </w:rPr>
            </w:rPrChange>
          </w:rPr>
          <w:t xml:space="preserve">Tax on interest yield </w:t>
        </w:r>
      </w:ins>
    </w:p>
    <w:p w14:paraId="4B6EB6DB" w14:textId="77777777" w:rsidR="000520D4" w:rsidRPr="00EB158B" w:rsidRDefault="000520D4" w:rsidP="000520D4">
      <w:pPr>
        <w:widowControl w:val="0"/>
        <w:autoSpaceDE w:val="0"/>
        <w:autoSpaceDN w:val="0"/>
        <w:adjustRightInd w:val="0"/>
        <w:ind w:right="1552"/>
        <w:rPr>
          <w:ins w:id="3007" w:author="Arnold Sandjaja" w:date="2013-06-29T14:41:00Z"/>
          <w:rFonts w:cs="Arial"/>
          <w:color w:val="000000" w:themeColor="text1"/>
          <w:sz w:val="24"/>
          <w:rPrChange w:id="3008" w:author="Teera Piyakunakorn" w:date="2013-06-30T22:23:00Z">
            <w:rPr>
              <w:ins w:id="3009" w:author="Arnold Sandjaja" w:date="2013-06-29T14:41:00Z"/>
              <w:rFonts w:cs="Arial"/>
              <w:sz w:val="24"/>
            </w:rPr>
          </w:rPrChange>
        </w:rPr>
      </w:pPr>
      <w:ins w:id="3010" w:author="Arnold Sandjaja" w:date="2013-06-29T14:41:00Z">
        <w:r w:rsidRPr="00EB158B">
          <w:rPr>
            <w:rFonts w:cs="Arial"/>
            <w:color w:val="000000" w:themeColor="text1"/>
            <w:sz w:val="24"/>
            <w:rPrChange w:id="3011" w:author="Teera Piyakunakorn" w:date="2013-06-30T22:23:00Z">
              <w:rPr>
                <w:rFonts w:cs="Arial"/>
                <w:sz w:val="24"/>
              </w:rPr>
            </w:rPrChange>
          </w:rPr>
          <w:t>47</w:t>
        </w:r>
      </w:ins>
      <w:ins w:id="3012" w:author="Arnold Sandjaja" w:date="2013-06-30T08:40:00Z">
        <w:r w:rsidR="002F7011" w:rsidRPr="00EB158B">
          <w:rPr>
            <w:rFonts w:cs="Arial"/>
            <w:color w:val="000000" w:themeColor="text1"/>
            <w:sz w:val="24"/>
            <w:rPrChange w:id="3013" w:author="Teera Piyakunakorn" w:date="2013-06-30T22:23:00Z">
              <w:rPr>
                <w:rFonts w:cs="Arial"/>
                <w:sz w:val="24"/>
              </w:rPr>
            </w:rPrChange>
          </w:rPr>
          <w:t>%</w:t>
        </w:r>
      </w:ins>
      <w:ins w:id="3014" w:author="Arnold Sandjaja" w:date="2013-06-29T14:41:00Z">
        <w:r w:rsidRPr="00EB158B">
          <w:rPr>
            <w:rFonts w:cs="Arial"/>
            <w:color w:val="000000" w:themeColor="text1"/>
            <w:sz w:val="24"/>
            <w:rPrChange w:id="3015" w:author="Teera Piyakunakorn" w:date="2013-06-30T22:23:00Z">
              <w:rPr>
                <w:rFonts w:cs="Arial"/>
                <w:sz w:val="24"/>
              </w:rPr>
            </w:rPrChange>
          </w:rPr>
          <w:t xml:space="preserve"> to 33%</w:t>
        </w:r>
      </w:ins>
    </w:p>
    <w:p w14:paraId="7169C38D" w14:textId="77777777" w:rsidR="000520D4" w:rsidRPr="00EB158B" w:rsidRDefault="000520D4" w:rsidP="000520D4">
      <w:pPr>
        <w:widowControl w:val="0"/>
        <w:autoSpaceDE w:val="0"/>
        <w:autoSpaceDN w:val="0"/>
        <w:adjustRightInd w:val="0"/>
        <w:ind w:right="1552"/>
        <w:rPr>
          <w:ins w:id="3016" w:author="Arnold Sandjaja" w:date="2013-06-29T14:41:00Z"/>
          <w:rFonts w:cs="Arial"/>
          <w:color w:val="000000" w:themeColor="text1"/>
          <w:sz w:val="24"/>
          <w:rPrChange w:id="3017" w:author="Teera Piyakunakorn" w:date="2013-06-30T22:23:00Z">
            <w:rPr>
              <w:ins w:id="3018" w:author="Arnold Sandjaja" w:date="2013-06-29T14:41:00Z"/>
              <w:rFonts w:cs="Arial"/>
              <w:sz w:val="24"/>
            </w:rPr>
          </w:rPrChange>
        </w:rPr>
      </w:pPr>
    </w:p>
    <w:p w14:paraId="017FE9D1" w14:textId="77777777" w:rsidR="000520D4" w:rsidRPr="00EB158B" w:rsidRDefault="000520D4" w:rsidP="000520D4">
      <w:pPr>
        <w:widowControl w:val="0"/>
        <w:autoSpaceDE w:val="0"/>
        <w:autoSpaceDN w:val="0"/>
        <w:adjustRightInd w:val="0"/>
        <w:ind w:right="1552"/>
        <w:rPr>
          <w:ins w:id="3019" w:author="Arnold Sandjaja" w:date="2013-06-29T14:41:00Z"/>
          <w:rFonts w:cs="Arial"/>
          <w:color w:val="000000" w:themeColor="text1"/>
          <w:sz w:val="24"/>
          <w:rPrChange w:id="3020" w:author="Teera Piyakunakorn" w:date="2013-06-30T22:23:00Z">
            <w:rPr>
              <w:ins w:id="3021" w:author="Arnold Sandjaja" w:date="2013-06-29T14:41:00Z"/>
              <w:rFonts w:cs="Arial"/>
              <w:sz w:val="24"/>
            </w:rPr>
          </w:rPrChange>
        </w:rPr>
      </w:pPr>
      <w:ins w:id="3022" w:author="Arnold Sandjaja" w:date="2013-06-29T14:41:00Z">
        <w:r w:rsidRPr="00EB158B">
          <w:rPr>
            <w:rFonts w:cs="Arial"/>
            <w:color w:val="000000" w:themeColor="text1"/>
            <w:sz w:val="24"/>
            <w:rPrChange w:id="3023" w:author="Teera Piyakunakorn" w:date="2013-06-30T22:23:00Z">
              <w:rPr>
                <w:rFonts w:cs="Arial"/>
                <w:sz w:val="24"/>
              </w:rPr>
            </w:rPrChange>
          </w:rPr>
          <w:t xml:space="preserve">The top income tax bracket plummeted </w:t>
        </w:r>
      </w:ins>
    </w:p>
    <w:p w14:paraId="2339B87D" w14:textId="77777777" w:rsidR="000520D4" w:rsidRPr="00EB158B" w:rsidRDefault="000520D4" w:rsidP="000520D4">
      <w:pPr>
        <w:widowControl w:val="0"/>
        <w:autoSpaceDE w:val="0"/>
        <w:autoSpaceDN w:val="0"/>
        <w:adjustRightInd w:val="0"/>
        <w:ind w:right="1552"/>
        <w:rPr>
          <w:ins w:id="3024" w:author="Arnold Sandjaja" w:date="2013-06-29T14:41:00Z"/>
          <w:rFonts w:cs="Arial"/>
          <w:color w:val="000000" w:themeColor="text1"/>
          <w:sz w:val="24"/>
          <w:rPrChange w:id="3025" w:author="Teera Piyakunakorn" w:date="2013-06-30T22:23:00Z">
            <w:rPr>
              <w:ins w:id="3026" w:author="Arnold Sandjaja" w:date="2013-06-29T14:41:00Z"/>
              <w:rFonts w:cs="Arial"/>
              <w:sz w:val="24"/>
            </w:rPr>
          </w:rPrChange>
        </w:rPr>
      </w:pPr>
      <w:ins w:id="3027" w:author="Arnold Sandjaja" w:date="2013-06-29T14:41:00Z">
        <w:r w:rsidRPr="00EB158B">
          <w:rPr>
            <w:rFonts w:cs="Arial"/>
            <w:color w:val="000000" w:themeColor="text1"/>
            <w:sz w:val="24"/>
            <w:rPrChange w:id="3028" w:author="Teera Piyakunakorn" w:date="2013-06-30T22:23:00Z">
              <w:rPr>
                <w:rFonts w:cs="Arial"/>
                <w:sz w:val="24"/>
              </w:rPr>
            </w:rPrChange>
          </w:rPr>
          <w:t>52</w:t>
        </w:r>
      </w:ins>
      <w:ins w:id="3029" w:author="Arnold Sandjaja" w:date="2013-06-30T08:40:00Z">
        <w:r w:rsidR="002F7011" w:rsidRPr="00EB158B">
          <w:rPr>
            <w:rFonts w:cs="Arial"/>
            <w:color w:val="000000" w:themeColor="text1"/>
            <w:sz w:val="24"/>
            <w:rPrChange w:id="3030" w:author="Teera Piyakunakorn" w:date="2013-06-30T22:23:00Z">
              <w:rPr>
                <w:rFonts w:cs="Arial"/>
                <w:sz w:val="24"/>
              </w:rPr>
            </w:rPrChange>
          </w:rPr>
          <w:t>%</w:t>
        </w:r>
      </w:ins>
      <w:ins w:id="3031" w:author="Arnold Sandjaja" w:date="2013-06-29T14:41:00Z">
        <w:r w:rsidRPr="00EB158B">
          <w:rPr>
            <w:rFonts w:cs="Arial"/>
            <w:color w:val="000000" w:themeColor="text1"/>
            <w:sz w:val="24"/>
            <w:rPrChange w:id="3032" w:author="Teera Piyakunakorn" w:date="2013-06-30T22:23:00Z">
              <w:rPr>
                <w:rFonts w:cs="Arial"/>
                <w:sz w:val="24"/>
              </w:rPr>
            </w:rPrChange>
          </w:rPr>
          <w:t xml:space="preserve"> to 42%</w:t>
        </w:r>
      </w:ins>
    </w:p>
    <w:p w14:paraId="78676AC6" w14:textId="77777777" w:rsidR="000520D4" w:rsidRPr="00EB158B" w:rsidRDefault="000520D4" w:rsidP="000520D4">
      <w:pPr>
        <w:widowControl w:val="0"/>
        <w:autoSpaceDE w:val="0"/>
        <w:autoSpaceDN w:val="0"/>
        <w:adjustRightInd w:val="0"/>
        <w:ind w:right="1552"/>
        <w:rPr>
          <w:ins w:id="3033" w:author="Arnold Sandjaja" w:date="2013-06-29T14:41:00Z"/>
          <w:rFonts w:cs="Arial"/>
          <w:color w:val="000000" w:themeColor="text1"/>
          <w:sz w:val="24"/>
          <w:rPrChange w:id="3034" w:author="Teera Piyakunakorn" w:date="2013-06-30T22:23:00Z">
            <w:rPr>
              <w:ins w:id="3035" w:author="Arnold Sandjaja" w:date="2013-06-29T14:41:00Z"/>
              <w:rFonts w:cs="Arial"/>
              <w:color w:val="FF0000"/>
              <w:sz w:val="24"/>
            </w:rPr>
          </w:rPrChange>
        </w:rPr>
      </w:pPr>
    </w:p>
    <w:p w14:paraId="327831B1" w14:textId="77777777" w:rsidR="000520D4" w:rsidRPr="00EB158B" w:rsidRDefault="000520D4" w:rsidP="000520D4">
      <w:pPr>
        <w:widowControl w:val="0"/>
        <w:autoSpaceDE w:val="0"/>
        <w:autoSpaceDN w:val="0"/>
        <w:adjustRightInd w:val="0"/>
        <w:ind w:right="1552"/>
        <w:rPr>
          <w:ins w:id="3036" w:author="Arnold Sandjaja" w:date="2013-06-29T14:41:00Z"/>
          <w:rFonts w:cs="Arial"/>
          <w:color w:val="000000" w:themeColor="text1"/>
          <w:sz w:val="24"/>
          <w:rPrChange w:id="3037" w:author="Teera Piyakunakorn" w:date="2013-06-30T22:23:00Z">
            <w:rPr>
              <w:ins w:id="3038" w:author="Arnold Sandjaja" w:date="2013-06-29T14:41:00Z"/>
              <w:rFonts w:cs="Arial"/>
              <w:color w:val="FF0000"/>
              <w:sz w:val="24"/>
            </w:rPr>
          </w:rPrChange>
        </w:rPr>
      </w:pPr>
      <w:ins w:id="3039" w:author="Arnold Sandjaja" w:date="2013-06-29T14:41:00Z">
        <w:r w:rsidRPr="00EB158B">
          <w:rPr>
            <w:rFonts w:cs="Arial"/>
            <w:color w:val="000000" w:themeColor="text1"/>
            <w:sz w:val="24"/>
            <w:rPrChange w:id="3040" w:author="Teera Piyakunakorn" w:date="2013-06-30T22:23:00Z">
              <w:rPr>
                <w:rFonts w:cs="Arial"/>
                <w:color w:val="FF0000"/>
                <w:sz w:val="24"/>
              </w:rPr>
            </w:rPrChange>
          </w:rPr>
          <w:t>(caption for infographic)</w:t>
        </w:r>
      </w:ins>
    </w:p>
    <w:p w14:paraId="481729FE" w14:textId="77777777" w:rsidR="000520D4" w:rsidRPr="00EB158B" w:rsidRDefault="000520D4" w:rsidP="000520D4">
      <w:pPr>
        <w:widowControl w:val="0"/>
        <w:autoSpaceDE w:val="0"/>
        <w:autoSpaceDN w:val="0"/>
        <w:adjustRightInd w:val="0"/>
        <w:ind w:right="1552"/>
        <w:rPr>
          <w:ins w:id="3041" w:author="Arnold Sandjaja" w:date="2013-06-29T14:41:00Z"/>
          <w:rFonts w:cs="Arial"/>
          <w:color w:val="000000" w:themeColor="text1"/>
          <w:sz w:val="24"/>
          <w:rPrChange w:id="3042" w:author="Teera Piyakunakorn" w:date="2013-06-30T22:23:00Z">
            <w:rPr>
              <w:ins w:id="3043" w:author="Arnold Sandjaja" w:date="2013-06-29T14:41:00Z"/>
              <w:rFonts w:cs="Arial"/>
              <w:sz w:val="24"/>
            </w:rPr>
          </w:rPrChange>
        </w:rPr>
      </w:pPr>
      <w:ins w:id="3044" w:author="Arnold Sandjaja" w:date="2013-06-29T14:41:00Z">
        <w:r w:rsidRPr="00EB158B">
          <w:rPr>
            <w:rFonts w:cs="Arial"/>
            <w:color w:val="000000" w:themeColor="text1"/>
            <w:sz w:val="24"/>
            <w:rPrChange w:id="3045" w:author="Teera Piyakunakorn" w:date="2013-06-30T22:23:00Z">
              <w:rPr>
                <w:rFonts w:cs="Arial"/>
                <w:sz w:val="24"/>
              </w:rPr>
            </w:rPrChange>
          </w:rPr>
          <w:t xml:space="preserve">Since 1985 </w:t>
        </w:r>
      </w:ins>
    </w:p>
    <w:p w14:paraId="3BB2D52F" w14:textId="77777777" w:rsidR="000520D4" w:rsidRPr="00EB158B" w:rsidRDefault="000520D4" w:rsidP="000520D4">
      <w:pPr>
        <w:widowControl w:val="0"/>
        <w:autoSpaceDE w:val="0"/>
        <w:autoSpaceDN w:val="0"/>
        <w:adjustRightInd w:val="0"/>
        <w:ind w:right="1552"/>
        <w:rPr>
          <w:ins w:id="3046" w:author="Arnold Sandjaja" w:date="2013-06-29T14:41:00Z"/>
          <w:rFonts w:cs="Arial"/>
          <w:color w:val="000000" w:themeColor="text1"/>
          <w:sz w:val="24"/>
          <w:rPrChange w:id="3047" w:author="Teera Piyakunakorn" w:date="2013-06-30T22:23:00Z">
            <w:rPr>
              <w:ins w:id="3048" w:author="Arnold Sandjaja" w:date="2013-06-29T14:41:00Z"/>
              <w:rFonts w:cs="Arial"/>
              <w:color w:val="FF0000"/>
              <w:sz w:val="24"/>
            </w:rPr>
          </w:rPrChange>
        </w:rPr>
      </w:pPr>
    </w:p>
    <w:p w14:paraId="56A932BB" w14:textId="77777777" w:rsidR="000520D4" w:rsidRPr="00EB158B" w:rsidRDefault="000520D4" w:rsidP="000520D4">
      <w:pPr>
        <w:widowControl w:val="0"/>
        <w:autoSpaceDE w:val="0"/>
        <w:autoSpaceDN w:val="0"/>
        <w:adjustRightInd w:val="0"/>
        <w:ind w:right="1552"/>
        <w:rPr>
          <w:ins w:id="3049" w:author="Arnold Sandjaja" w:date="2013-06-29T14:41:00Z"/>
          <w:rFonts w:cs="Arial"/>
          <w:color w:val="000000" w:themeColor="text1"/>
          <w:sz w:val="24"/>
          <w:rPrChange w:id="3050" w:author="Teera Piyakunakorn" w:date="2013-06-30T22:23:00Z">
            <w:rPr>
              <w:ins w:id="3051" w:author="Arnold Sandjaja" w:date="2013-06-29T14:41:00Z"/>
              <w:rFonts w:cs="Arial"/>
              <w:color w:val="FF0000"/>
              <w:sz w:val="24"/>
            </w:rPr>
          </w:rPrChange>
        </w:rPr>
      </w:pPr>
    </w:p>
    <w:p w14:paraId="340C14CA" w14:textId="77777777" w:rsidR="000520D4" w:rsidRPr="00EB158B" w:rsidRDefault="000520D4" w:rsidP="000520D4">
      <w:pPr>
        <w:widowControl w:val="0"/>
        <w:autoSpaceDE w:val="0"/>
        <w:autoSpaceDN w:val="0"/>
        <w:adjustRightInd w:val="0"/>
        <w:ind w:right="1552"/>
        <w:rPr>
          <w:ins w:id="3052" w:author="Arnold Sandjaja" w:date="2013-06-29T14:41:00Z"/>
          <w:rFonts w:cs="Arial"/>
          <w:color w:val="000000" w:themeColor="text1"/>
          <w:sz w:val="24"/>
          <w:rPrChange w:id="3053" w:author="Teera Piyakunakorn" w:date="2013-06-30T22:23:00Z">
            <w:rPr>
              <w:ins w:id="3054" w:author="Arnold Sandjaja" w:date="2013-06-29T14:41:00Z"/>
              <w:rFonts w:cs="Arial"/>
              <w:color w:val="FF0000"/>
              <w:sz w:val="24"/>
            </w:rPr>
          </w:rPrChange>
        </w:rPr>
      </w:pPr>
      <w:ins w:id="3055" w:author="Arnold Sandjaja" w:date="2013-06-29T14:41:00Z">
        <w:r w:rsidRPr="00EB158B">
          <w:rPr>
            <w:rFonts w:cs="Arial"/>
            <w:color w:val="000000" w:themeColor="text1"/>
            <w:sz w:val="24"/>
            <w:rPrChange w:id="3056" w:author="Teera Piyakunakorn" w:date="2013-06-30T22:23:00Z">
              <w:rPr>
                <w:rFonts w:cs="Arial"/>
                <w:color w:val="FF0000"/>
                <w:sz w:val="24"/>
              </w:rPr>
            </w:rPrChange>
          </w:rPr>
          <w:t>( -TABLE)</w:t>
        </w:r>
      </w:ins>
    </w:p>
    <w:p w14:paraId="4E864F97" w14:textId="77777777" w:rsidR="000520D4" w:rsidRPr="00EB158B" w:rsidRDefault="000520D4" w:rsidP="000520D4">
      <w:pPr>
        <w:widowControl w:val="0"/>
        <w:autoSpaceDE w:val="0"/>
        <w:autoSpaceDN w:val="0"/>
        <w:adjustRightInd w:val="0"/>
        <w:ind w:right="1552"/>
        <w:rPr>
          <w:ins w:id="3057" w:author="Arnold Sandjaja" w:date="2013-06-29T14:41:00Z"/>
          <w:rFonts w:cs="Arial"/>
          <w:color w:val="000000" w:themeColor="text1"/>
          <w:sz w:val="24"/>
          <w:rPrChange w:id="3058" w:author="Teera Piyakunakorn" w:date="2013-06-30T22:23:00Z">
            <w:rPr>
              <w:ins w:id="3059" w:author="Arnold Sandjaja" w:date="2013-06-29T14:41:00Z"/>
              <w:rFonts w:cs="Arial"/>
              <w:color w:val="FF0000"/>
              <w:sz w:val="24"/>
            </w:rPr>
          </w:rPrChange>
        </w:rPr>
      </w:pPr>
    </w:p>
    <w:p w14:paraId="11A83544" w14:textId="77777777" w:rsidR="000520D4" w:rsidRPr="00EB158B" w:rsidRDefault="000520D4" w:rsidP="000520D4">
      <w:pPr>
        <w:widowControl w:val="0"/>
        <w:autoSpaceDE w:val="0"/>
        <w:autoSpaceDN w:val="0"/>
        <w:adjustRightInd w:val="0"/>
        <w:ind w:right="1552"/>
        <w:rPr>
          <w:ins w:id="3060" w:author="Arnold Sandjaja" w:date="2013-06-29T14:41:00Z"/>
          <w:rFonts w:cs="Arial"/>
          <w:color w:val="000000" w:themeColor="text1"/>
          <w:sz w:val="24"/>
          <w:rPrChange w:id="3061" w:author="Teera Piyakunakorn" w:date="2013-06-30T22:23:00Z">
            <w:rPr>
              <w:ins w:id="3062" w:author="Arnold Sandjaja" w:date="2013-06-29T14:41:00Z"/>
              <w:rFonts w:cs="Arial"/>
              <w:color w:val="FF0000"/>
              <w:sz w:val="24"/>
            </w:rPr>
          </w:rPrChange>
        </w:rPr>
      </w:pPr>
      <w:ins w:id="3063" w:author="Arnold Sandjaja" w:date="2013-06-29T14:41:00Z">
        <w:r w:rsidRPr="00EB158B">
          <w:rPr>
            <w:rFonts w:cs="Arial"/>
            <w:color w:val="000000" w:themeColor="text1"/>
            <w:sz w:val="24"/>
            <w:rPrChange w:id="3064" w:author="Teera Piyakunakorn" w:date="2013-06-30T22:23:00Z">
              <w:rPr>
                <w:rFonts w:cs="Arial"/>
                <w:color w:val="FF0000"/>
                <w:sz w:val="24"/>
              </w:rPr>
            </w:rPrChange>
          </w:rPr>
          <w:t>(title)</w:t>
        </w:r>
      </w:ins>
    </w:p>
    <w:p w14:paraId="7D102A45" w14:textId="77777777" w:rsidR="000520D4" w:rsidRPr="00EB158B" w:rsidRDefault="000520D4" w:rsidP="000520D4">
      <w:pPr>
        <w:widowControl w:val="0"/>
        <w:autoSpaceDE w:val="0"/>
        <w:autoSpaceDN w:val="0"/>
        <w:adjustRightInd w:val="0"/>
        <w:ind w:right="1552"/>
        <w:rPr>
          <w:ins w:id="3065" w:author="Arnold Sandjaja" w:date="2013-06-29T14:41:00Z"/>
          <w:rFonts w:cs="Arial"/>
          <w:color w:val="000000" w:themeColor="text1"/>
          <w:sz w:val="24"/>
          <w:rPrChange w:id="3066" w:author="Teera Piyakunakorn" w:date="2013-06-30T22:23:00Z">
            <w:rPr>
              <w:ins w:id="3067" w:author="Arnold Sandjaja" w:date="2013-06-29T14:41:00Z"/>
              <w:rFonts w:cs="Arial"/>
              <w:sz w:val="24"/>
            </w:rPr>
          </w:rPrChange>
        </w:rPr>
      </w:pPr>
      <w:ins w:id="3068" w:author="Arnold Sandjaja" w:date="2013-06-29T14:41:00Z">
        <w:r w:rsidRPr="00EB158B">
          <w:rPr>
            <w:rFonts w:cs="Arial"/>
            <w:color w:val="000000" w:themeColor="text1"/>
            <w:sz w:val="24"/>
            <w:rPrChange w:id="3069" w:author="Teera Piyakunakorn" w:date="2013-06-30T22:23:00Z">
              <w:rPr>
                <w:rFonts w:cs="Arial"/>
                <w:sz w:val="24"/>
              </w:rPr>
            </w:rPrChange>
          </w:rPr>
          <w:t xml:space="preserve">The multinational corporations who pay little or no tax </w:t>
        </w:r>
      </w:ins>
    </w:p>
    <w:p w14:paraId="70329E96" w14:textId="77777777" w:rsidR="000520D4" w:rsidRPr="00EB158B" w:rsidRDefault="000520D4" w:rsidP="000520D4">
      <w:pPr>
        <w:widowControl w:val="0"/>
        <w:autoSpaceDE w:val="0"/>
        <w:autoSpaceDN w:val="0"/>
        <w:adjustRightInd w:val="0"/>
        <w:ind w:right="1552"/>
        <w:rPr>
          <w:ins w:id="3070" w:author="Arnold Sandjaja" w:date="2013-06-29T14:41:00Z"/>
          <w:rFonts w:cs="Arial"/>
          <w:color w:val="000000" w:themeColor="text1"/>
          <w:sz w:val="24"/>
          <w:rPrChange w:id="3071" w:author="Teera Piyakunakorn" w:date="2013-06-30T22:23:00Z">
            <w:rPr>
              <w:ins w:id="3072" w:author="Arnold Sandjaja" w:date="2013-06-29T14:41:00Z"/>
              <w:rFonts w:cs="Arial"/>
              <w:color w:val="FF0000"/>
              <w:sz w:val="24"/>
            </w:rPr>
          </w:rPrChange>
        </w:rPr>
      </w:pPr>
    </w:p>
    <w:p w14:paraId="60FAD4B4" w14:textId="77777777" w:rsidR="000520D4" w:rsidRPr="00EB158B" w:rsidRDefault="000520D4" w:rsidP="000520D4">
      <w:pPr>
        <w:widowControl w:val="0"/>
        <w:autoSpaceDE w:val="0"/>
        <w:autoSpaceDN w:val="0"/>
        <w:adjustRightInd w:val="0"/>
        <w:ind w:right="1552"/>
        <w:rPr>
          <w:ins w:id="3073" w:author="Arnold Sandjaja" w:date="2013-06-29T14:41:00Z"/>
          <w:rFonts w:cs="Arial"/>
          <w:color w:val="000000" w:themeColor="text1"/>
          <w:sz w:val="24"/>
          <w:rPrChange w:id="3074" w:author="Teera Piyakunakorn" w:date="2013-06-30T22:23:00Z">
            <w:rPr>
              <w:ins w:id="3075" w:author="Arnold Sandjaja" w:date="2013-06-29T14:41:00Z"/>
              <w:rFonts w:cs="Arial"/>
              <w:color w:val="FF0000"/>
              <w:sz w:val="24"/>
            </w:rPr>
          </w:rPrChange>
        </w:rPr>
      </w:pPr>
      <w:ins w:id="3076" w:author="Arnold Sandjaja" w:date="2013-06-29T14:41:00Z">
        <w:r w:rsidRPr="00EB158B">
          <w:rPr>
            <w:rFonts w:cs="Arial"/>
            <w:color w:val="000000" w:themeColor="text1"/>
            <w:sz w:val="24"/>
            <w:rPrChange w:id="3077" w:author="Teera Piyakunakorn" w:date="2013-06-30T22:23:00Z">
              <w:rPr>
                <w:rFonts w:cs="Arial"/>
                <w:color w:val="FF0000"/>
                <w:sz w:val="24"/>
              </w:rPr>
            </w:rPrChange>
          </w:rPr>
          <w:t>(text)</w:t>
        </w:r>
      </w:ins>
    </w:p>
    <w:p w14:paraId="11BEF31B" w14:textId="77777777" w:rsidR="000520D4" w:rsidRPr="00EB158B" w:rsidRDefault="000520D4" w:rsidP="000520D4">
      <w:pPr>
        <w:widowControl w:val="0"/>
        <w:autoSpaceDE w:val="0"/>
        <w:autoSpaceDN w:val="0"/>
        <w:adjustRightInd w:val="0"/>
        <w:ind w:right="1552"/>
        <w:rPr>
          <w:ins w:id="3078" w:author="Arnold Sandjaja" w:date="2013-06-29T14:41:00Z"/>
          <w:rFonts w:cs="Arial"/>
          <w:color w:val="000000" w:themeColor="text1"/>
          <w:sz w:val="24"/>
          <w:rPrChange w:id="3079" w:author="Teera Piyakunakorn" w:date="2013-06-30T22:23:00Z">
            <w:rPr>
              <w:ins w:id="3080" w:author="Arnold Sandjaja" w:date="2013-06-29T14:41:00Z"/>
              <w:rFonts w:cs="Arial"/>
              <w:sz w:val="24"/>
            </w:rPr>
          </w:rPrChange>
        </w:rPr>
      </w:pPr>
      <w:ins w:id="3081" w:author="Arnold Sandjaja" w:date="2013-06-29T14:41:00Z">
        <w:r w:rsidRPr="00EB158B">
          <w:rPr>
            <w:rFonts w:cs="Arial"/>
            <w:color w:val="000000" w:themeColor="text1"/>
            <w:sz w:val="24"/>
            <w:rPrChange w:id="3082" w:author="Teera Piyakunakorn" w:date="2013-06-30T22:23:00Z">
              <w:rPr>
                <w:rFonts w:cs="Arial"/>
                <w:sz w:val="24"/>
              </w:rPr>
            </w:rPrChange>
          </w:rPr>
          <w:t xml:space="preserve">Company </w:t>
        </w:r>
        <w:r w:rsidRPr="00EB158B">
          <w:rPr>
            <w:rFonts w:cs="Arial"/>
            <w:color w:val="000000" w:themeColor="text1"/>
            <w:sz w:val="24"/>
            <w:rPrChange w:id="3083" w:author="Teera Piyakunakorn" w:date="2013-06-30T22:23:00Z">
              <w:rPr>
                <w:rFonts w:cs="Arial"/>
                <w:sz w:val="24"/>
              </w:rPr>
            </w:rPrChange>
          </w:rPr>
          <w:tab/>
        </w:r>
        <w:r w:rsidRPr="00EB158B">
          <w:rPr>
            <w:rFonts w:cs="Arial"/>
            <w:color w:val="000000" w:themeColor="text1"/>
            <w:sz w:val="24"/>
            <w:rPrChange w:id="3084" w:author="Teera Piyakunakorn" w:date="2013-06-30T22:23:00Z">
              <w:rPr>
                <w:rFonts w:cs="Arial"/>
                <w:sz w:val="24"/>
              </w:rPr>
            </w:rPrChange>
          </w:rPr>
          <w:tab/>
        </w:r>
        <w:r w:rsidRPr="00EB158B">
          <w:rPr>
            <w:rFonts w:cs="Arial"/>
            <w:color w:val="000000" w:themeColor="text1"/>
            <w:sz w:val="24"/>
            <w:rPrChange w:id="3085" w:author="Teera Piyakunakorn" w:date="2013-06-30T22:23:00Z">
              <w:rPr>
                <w:rFonts w:cs="Arial"/>
                <w:sz w:val="24"/>
              </w:rPr>
            </w:rPrChange>
          </w:rPr>
          <w:tab/>
          <w:t>Year</w:t>
        </w:r>
      </w:ins>
    </w:p>
    <w:p w14:paraId="658113FF" w14:textId="77777777" w:rsidR="000520D4" w:rsidRPr="00EB158B" w:rsidRDefault="000520D4" w:rsidP="000520D4">
      <w:pPr>
        <w:widowControl w:val="0"/>
        <w:autoSpaceDE w:val="0"/>
        <w:autoSpaceDN w:val="0"/>
        <w:adjustRightInd w:val="0"/>
        <w:ind w:right="1552"/>
        <w:rPr>
          <w:ins w:id="3086" w:author="Arnold Sandjaja" w:date="2013-06-29T14:41:00Z"/>
          <w:rFonts w:cs="Arial"/>
          <w:color w:val="000000" w:themeColor="text1"/>
          <w:sz w:val="24"/>
          <w:rPrChange w:id="3087" w:author="Teera Piyakunakorn" w:date="2013-06-30T22:23:00Z">
            <w:rPr>
              <w:ins w:id="3088" w:author="Arnold Sandjaja" w:date="2013-06-29T14:41:00Z"/>
              <w:rFonts w:cs="Arial"/>
              <w:sz w:val="24"/>
            </w:rPr>
          </w:rPrChange>
        </w:rPr>
      </w:pPr>
      <w:ins w:id="3089" w:author="Arnold Sandjaja" w:date="2013-06-29T14:41:00Z">
        <w:r w:rsidRPr="00EB158B">
          <w:rPr>
            <w:rFonts w:cs="Arial"/>
            <w:color w:val="000000" w:themeColor="text1"/>
            <w:sz w:val="24"/>
            <w:rPrChange w:id="3090" w:author="Teera Piyakunakorn" w:date="2013-06-30T22:23:00Z">
              <w:rPr>
                <w:rFonts w:cs="Arial"/>
                <w:sz w:val="24"/>
              </w:rPr>
            </w:rPrChange>
          </w:rPr>
          <w:t xml:space="preserve">Creditanstalt </w:t>
        </w:r>
        <w:r w:rsidRPr="00EB158B">
          <w:rPr>
            <w:rFonts w:cs="Arial"/>
            <w:color w:val="000000" w:themeColor="text1"/>
            <w:sz w:val="24"/>
            <w:rPrChange w:id="3091" w:author="Teera Piyakunakorn" w:date="2013-06-30T22:23:00Z">
              <w:rPr>
                <w:rFonts w:cs="Arial"/>
                <w:sz w:val="24"/>
              </w:rPr>
            </w:rPrChange>
          </w:rPr>
          <w:tab/>
        </w:r>
        <w:r w:rsidRPr="00EB158B">
          <w:rPr>
            <w:rFonts w:cs="Arial"/>
            <w:color w:val="000000" w:themeColor="text1"/>
            <w:sz w:val="24"/>
            <w:rPrChange w:id="3092" w:author="Teera Piyakunakorn" w:date="2013-06-30T22:23:00Z">
              <w:rPr>
                <w:rFonts w:cs="Arial"/>
                <w:sz w:val="24"/>
              </w:rPr>
            </w:rPrChange>
          </w:rPr>
          <w:tab/>
        </w:r>
        <w:r w:rsidRPr="00EB158B">
          <w:rPr>
            <w:rFonts w:cs="Arial"/>
            <w:color w:val="000000" w:themeColor="text1"/>
            <w:sz w:val="24"/>
            <w:rPrChange w:id="3093" w:author="Teera Piyakunakorn" w:date="2013-06-30T22:23:00Z">
              <w:rPr>
                <w:rFonts w:cs="Arial"/>
                <w:sz w:val="24"/>
              </w:rPr>
            </w:rPrChange>
          </w:rPr>
          <w:tab/>
          <w:t>1998,1999</w:t>
        </w:r>
      </w:ins>
    </w:p>
    <w:p w14:paraId="23E8F887" w14:textId="77777777" w:rsidR="000520D4" w:rsidRPr="00EB158B" w:rsidRDefault="000520D4" w:rsidP="000520D4">
      <w:pPr>
        <w:widowControl w:val="0"/>
        <w:autoSpaceDE w:val="0"/>
        <w:autoSpaceDN w:val="0"/>
        <w:adjustRightInd w:val="0"/>
        <w:ind w:right="1552"/>
        <w:rPr>
          <w:ins w:id="3094" w:author="Arnold Sandjaja" w:date="2013-06-29T14:41:00Z"/>
          <w:rFonts w:cs="Arial"/>
          <w:color w:val="000000" w:themeColor="text1"/>
          <w:sz w:val="24"/>
          <w:rPrChange w:id="3095" w:author="Teera Piyakunakorn" w:date="2013-06-30T22:23:00Z">
            <w:rPr>
              <w:ins w:id="3096" w:author="Arnold Sandjaja" w:date="2013-06-29T14:41:00Z"/>
              <w:rFonts w:cs="Arial"/>
              <w:sz w:val="24"/>
            </w:rPr>
          </w:rPrChange>
        </w:rPr>
      </w:pPr>
      <w:ins w:id="3097" w:author="Arnold Sandjaja" w:date="2013-06-29T14:41:00Z">
        <w:r w:rsidRPr="00EB158B">
          <w:rPr>
            <w:rFonts w:cs="Arial"/>
            <w:color w:val="000000" w:themeColor="text1"/>
            <w:sz w:val="24"/>
            <w:rPrChange w:id="3098" w:author="Teera Piyakunakorn" w:date="2013-06-30T22:23:00Z">
              <w:rPr>
                <w:rFonts w:cs="Arial"/>
                <w:sz w:val="24"/>
              </w:rPr>
            </w:rPrChange>
          </w:rPr>
          <w:lastRenderedPageBreak/>
          <w:t xml:space="preserve">Spar AG </w:t>
        </w:r>
        <w:r w:rsidRPr="00EB158B">
          <w:rPr>
            <w:rFonts w:cs="Arial"/>
            <w:color w:val="000000" w:themeColor="text1"/>
            <w:sz w:val="24"/>
            <w:rPrChange w:id="3099" w:author="Teera Piyakunakorn" w:date="2013-06-30T22:23:00Z">
              <w:rPr>
                <w:rFonts w:cs="Arial"/>
                <w:sz w:val="24"/>
              </w:rPr>
            </w:rPrChange>
          </w:rPr>
          <w:tab/>
        </w:r>
        <w:r w:rsidRPr="00EB158B">
          <w:rPr>
            <w:rFonts w:cs="Arial"/>
            <w:color w:val="000000" w:themeColor="text1"/>
            <w:sz w:val="24"/>
            <w:rPrChange w:id="3100" w:author="Teera Piyakunakorn" w:date="2013-06-30T22:23:00Z">
              <w:rPr>
                <w:rFonts w:cs="Arial"/>
                <w:sz w:val="24"/>
              </w:rPr>
            </w:rPrChange>
          </w:rPr>
          <w:tab/>
        </w:r>
        <w:r w:rsidRPr="00EB158B">
          <w:rPr>
            <w:rFonts w:cs="Arial"/>
            <w:color w:val="000000" w:themeColor="text1"/>
            <w:sz w:val="24"/>
            <w:rPrChange w:id="3101" w:author="Teera Piyakunakorn" w:date="2013-06-30T22:23:00Z">
              <w:rPr>
                <w:rFonts w:cs="Arial"/>
                <w:sz w:val="24"/>
              </w:rPr>
            </w:rPrChange>
          </w:rPr>
          <w:tab/>
          <w:t>1997, 1998</w:t>
        </w:r>
      </w:ins>
    </w:p>
    <w:p w14:paraId="3B93132F" w14:textId="77777777" w:rsidR="000520D4" w:rsidRPr="00EB158B" w:rsidRDefault="000520D4" w:rsidP="000520D4">
      <w:pPr>
        <w:widowControl w:val="0"/>
        <w:autoSpaceDE w:val="0"/>
        <w:autoSpaceDN w:val="0"/>
        <w:adjustRightInd w:val="0"/>
        <w:ind w:right="1552"/>
        <w:rPr>
          <w:ins w:id="3102" w:author="Arnold Sandjaja" w:date="2013-06-29T14:41:00Z"/>
          <w:rFonts w:cs="Arial"/>
          <w:color w:val="000000" w:themeColor="text1"/>
          <w:sz w:val="24"/>
          <w:rPrChange w:id="3103" w:author="Teera Piyakunakorn" w:date="2013-06-30T22:23:00Z">
            <w:rPr>
              <w:ins w:id="3104" w:author="Arnold Sandjaja" w:date="2013-06-29T14:41:00Z"/>
              <w:rFonts w:cs="Arial"/>
              <w:sz w:val="24"/>
            </w:rPr>
          </w:rPrChange>
        </w:rPr>
      </w:pPr>
      <w:ins w:id="3105" w:author="Arnold Sandjaja" w:date="2013-06-29T14:41:00Z">
        <w:r w:rsidRPr="00EB158B">
          <w:rPr>
            <w:rFonts w:cs="Arial"/>
            <w:color w:val="000000" w:themeColor="text1"/>
            <w:sz w:val="24"/>
            <w:rPrChange w:id="3106" w:author="Teera Piyakunakorn" w:date="2013-06-30T22:23:00Z">
              <w:rPr>
                <w:rFonts w:cs="Arial"/>
                <w:sz w:val="24"/>
              </w:rPr>
            </w:rPrChange>
          </w:rPr>
          <w:t xml:space="preserve">Shell Austria </w:t>
        </w:r>
        <w:r w:rsidRPr="00EB158B">
          <w:rPr>
            <w:rFonts w:cs="Arial"/>
            <w:color w:val="000000" w:themeColor="text1"/>
            <w:sz w:val="24"/>
            <w:rPrChange w:id="3107" w:author="Teera Piyakunakorn" w:date="2013-06-30T22:23:00Z">
              <w:rPr>
                <w:rFonts w:cs="Arial"/>
                <w:sz w:val="24"/>
              </w:rPr>
            </w:rPrChange>
          </w:rPr>
          <w:tab/>
        </w:r>
        <w:r w:rsidRPr="00EB158B">
          <w:rPr>
            <w:rFonts w:cs="Arial"/>
            <w:color w:val="000000" w:themeColor="text1"/>
            <w:sz w:val="24"/>
            <w:rPrChange w:id="3108" w:author="Teera Piyakunakorn" w:date="2013-06-30T22:23:00Z">
              <w:rPr>
                <w:rFonts w:cs="Arial"/>
                <w:sz w:val="24"/>
              </w:rPr>
            </w:rPrChange>
          </w:rPr>
          <w:tab/>
        </w:r>
        <w:r w:rsidRPr="00EB158B">
          <w:rPr>
            <w:rFonts w:cs="Arial"/>
            <w:color w:val="000000" w:themeColor="text1"/>
            <w:sz w:val="24"/>
            <w:rPrChange w:id="3109" w:author="Teera Piyakunakorn" w:date="2013-06-30T22:23:00Z">
              <w:rPr>
                <w:rFonts w:cs="Arial"/>
                <w:sz w:val="24"/>
              </w:rPr>
            </w:rPrChange>
          </w:rPr>
          <w:tab/>
          <w:t>1977</w:t>
        </w:r>
      </w:ins>
    </w:p>
    <w:p w14:paraId="1453B823" w14:textId="77777777" w:rsidR="000520D4" w:rsidRPr="00EB158B" w:rsidRDefault="000520D4" w:rsidP="000520D4">
      <w:pPr>
        <w:widowControl w:val="0"/>
        <w:autoSpaceDE w:val="0"/>
        <w:autoSpaceDN w:val="0"/>
        <w:adjustRightInd w:val="0"/>
        <w:ind w:right="1552"/>
        <w:rPr>
          <w:ins w:id="3110" w:author="Arnold Sandjaja" w:date="2013-06-29T14:41:00Z"/>
          <w:rFonts w:cs="Arial"/>
          <w:color w:val="000000" w:themeColor="text1"/>
          <w:sz w:val="24"/>
          <w:rPrChange w:id="3111" w:author="Teera Piyakunakorn" w:date="2013-06-30T22:23:00Z">
            <w:rPr>
              <w:ins w:id="3112" w:author="Arnold Sandjaja" w:date="2013-06-29T14:41:00Z"/>
              <w:rFonts w:cs="Arial"/>
              <w:sz w:val="24"/>
            </w:rPr>
          </w:rPrChange>
        </w:rPr>
      </w:pPr>
      <w:ins w:id="3113" w:author="Arnold Sandjaja" w:date="2013-06-29T14:41:00Z">
        <w:r w:rsidRPr="00EB158B">
          <w:rPr>
            <w:rFonts w:cs="Arial"/>
            <w:color w:val="000000" w:themeColor="text1"/>
            <w:sz w:val="24"/>
            <w:rPrChange w:id="3114" w:author="Teera Piyakunakorn" w:date="2013-06-30T22:23:00Z">
              <w:rPr>
                <w:rFonts w:cs="Arial"/>
                <w:sz w:val="24"/>
              </w:rPr>
            </w:rPrChange>
          </w:rPr>
          <w:t xml:space="preserve">Immuno AG </w:t>
        </w:r>
        <w:r w:rsidRPr="00EB158B">
          <w:rPr>
            <w:rFonts w:cs="Arial"/>
            <w:color w:val="000000" w:themeColor="text1"/>
            <w:sz w:val="24"/>
            <w:rPrChange w:id="3115" w:author="Teera Piyakunakorn" w:date="2013-06-30T22:23:00Z">
              <w:rPr>
                <w:rFonts w:cs="Arial"/>
                <w:sz w:val="24"/>
              </w:rPr>
            </w:rPrChange>
          </w:rPr>
          <w:tab/>
        </w:r>
        <w:r w:rsidRPr="00EB158B">
          <w:rPr>
            <w:rFonts w:cs="Arial"/>
            <w:color w:val="000000" w:themeColor="text1"/>
            <w:sz w:val="24"/>
            <w:rPrChange w:id="3116" w:author="Teera Piyakunakorn" w:date="2013-06-30T22:23:00Z">
              <w:rPr>
                <w:rFonts w:cs="Arial"/>
                <w:sz w:val="24"/>
              </w:rPr>
            </w:rPrChange>
          </w:rPr>
          <w:tab/>
        </w:r>
        <w:r w:rsidRPr="00EB158B">
          <w:rPr>
            <w:rFonts w:cs="Arial"/>
            <w:color w:val="000000" w:themeColor="text1"/>
            <w:sz w:val="24"/>
            <w:rPrChange w:id="3117" w:author="Teera Piyakunakorn" w:date="2013-06-30T22:23:00Z">
              <w:rPr>
                <w:rFonts w:cs="Arial"/>
                <w:sz w:val="24"/>
              </w:rPr>
            </w:rPrChange>
          </w:rPr>
          <w:tab/>
          <w:t>1977</w:t>
        </w:r>
      </w:ins>
    </w:p>
    <w:p w14:paraId="6ACBC3D2" w14:textId="77777777" w:rsidR="000520D4" w:rsidRPr="00EB158B" w:rsidRDefault="000520D4" w:rsidP="000520D4">
      <w:pPr>
        <w:widowControl w:val="0"/>
        <w:autoSpaceDE w:val="0"/>
        <w:autoSpaceDN w:val="0"/>
        <w:adjustRightInd w:val="0"/>
        <w:ind w:right="1552"/>
        <w:rPr>
          <w:ins w:id="3118" w:author="Arnold Sandjaja" w:date="2013-06-29T14:41:00Z"/>
          <w:rFonts w:cs="Arial"/>
          <w:color w:val="000000" w:themeColor="text1"/>
          <w:sz w:val="24"/>
          <w:rPrChange w:id="3119" w:author="Teera Piyakunakorn" w:date="2013-06-30T22:23:00Z">
            <w:rPr>
              <w:ins w:id="3120" w:author="Arnold Sandjaja" w:date="2013-06-29T14:41:00Z"/>
              <w:rFonts w:cs="Arial"/>
              <w:color w:val="FF0000"/>
              <w:sz w:val="24"/>
            </w:rPr>
          </w:rPrChange>
        </w:rPr>
      </w:pPr>
    </w:p>
    <w:p w14:paraId="26243678" w14:textId="77777777" w:rsidR="000520D4" w:rsidRPr="00EB158B" w:rsidRDefault="000520D4" w:rsidP="000520D4">
      <w:pPr>
        <w:widowControl w:val="0"/>
        <w:autoSpaceDE w:val="0"/>
        <w:autoSpaceDN w:val="0"/>
        <w:adjustRightInd w:val="0"/>
        <w:ind w:right="1552"/>
        <w:rPr>
          <w:ins w:id="3121" w:author="Arnold Sandjaja" w:date="2013-06-29T14:41:00Z"/>
          <w:rFonts w:cs="Arial"/>
          <w:color w:val="000000" w:themeColor="text1"/>
          <w:sz w:val="24"/>
          <w:rPrChange w:id="3122" w:author="Teera Piyakunakorn" w:date="2013-06-30T22:23:00Z">
            <w:rPr>
              <w:ins w:id="3123" w:author="Arnold Sandjaja" w:date="2013-06-29T14:41:00Z"/>
              <w:rFonts w:cs="Arial"/>
              <w:color w:val="FF0000"/>
              <w:sz w:val="24"/>
            </w:rPr>
          </w:rPrChange>
        </w:rPr>
      </w:pPr>
      <w:ins w:id="3124" w:author="Arnold Sandjaja" w:date="2013-06-29T14:41:00Z">
        <w:r w:rsidRPr="00EB158B">
          <w:rPr>
            <w:rFonts w:cs="Arial"/>
            <w:color w:val="000000" w:themeColor="text1"/>
            <w:sz w:val="24"/>
            <w:rPrChange w:id="3125" w:author="Teera Piyakunakorn" w:date="2013-06-30T22:23:00Z">
              <w:rPr>
                <w:rFonts w:cs="Arial"/>
                <w:color w:val="FF0000"/>
                <w:sz w:val="24"/>
              </w:rPr>
            </w:rPrChange>
          </w:rPr>
          <w:t>(caption for table)</w:t>
        </w:r>
      </w:ins>
    </w:p>
    <w:p w14:paraId="564A51B7" w14:textId="77777777" w:rsidR="000520D4" w:rsidRPr="00EB158B" w:rsidRDefault="000520D4" w:rsidP="000520D4">
      <w:pPr>
        <w:widowControl w:val="0"/>
        <w:autoSpaceDE w:val="0"/>
        <w:autoSpaceDN w:val="0"/>
        <w:adjustRightInd w:val="0"/>
        <w:ind w:right="1552"/>
        <w:rPr>
          <w:ins w:id="3126" w:author="Arnold Sandjaja" w:date="2013-06-29T14:41:00Z"/>
          <w:rFonts w:cs="Arial"/>
          <w:color w:val="000000" w:themeColor="text1"/>
          <w:sz w:val="24"/>
          <w:rPrChange w:id="3127" w:author="Teera Piyakunakorn" w:date="2013-06-30T22:23:00Z">
            <w:rPr>
              <w:ins w:id="3128" w:author="Arnold Sandjaja" w:date="2013-06-29T14:41:00Z"/>
              <w:rFonts w:cs="Arial"/>
              <w:sz w:val="24"/>
            </w:rPr>
          </w:rPrChange>
        </w:rPr>
      </w:pPr>
      <w:ins w:id="3129" w:author="Arnold Sandjaja" w:date="2013-06-29T14:41:00Z">
        <w:r w:rsidRPr="00EB158B">
          <w:rPr>
            <w:rFonts w:cs="Arial"/>
            <w:color w:val="000000" w:themeColor="text1"/>
            <w:sz w:val="24"/>
            <w:rPrChange w:id="3130" w:author="Teera Piyakunakorn" w:date="2013-06-30T22:23:00Z">
              <w:rPr>
                <w:rFonts w:cs="Arial"/>
                <w:sz w:val="24"/>
              </w:rPr>
            </w:rPrChange>
          </w:rPr>
          <w:t>Some examples for Austria</w:t>
        </w:r>
      </w:ins>
    </w:p>
    <w:p w14:paraId="7C2DB530" w14:textId="77777777" w:rsidR="000520D4" w:rsidRPr="00EB158B" w:rsidRDefault="000520D4" w:rsidP="000520D4">
      <w:pPr>
        <w:widowControl w:val="0"/>
        <w:autoSpaceDE w:val="0"/>
        <w:autoSpaceDN w:val="0"/>
        <w:adjustRightInd w:val="0"/>
        <w:ind w:right="1552"/>
        <w:rPr>
          <w:ins w:id="3131" w:author="Arnold Sandjaja" w:date="2013-06-29T14:41:00Z"/>
          <w:rFonts w:cs="Arial"/>
          <w:color w:val="000000" w:themeColor="text1"/>
          <w:sz w:val="24"/>
          <w:rPrChange w:id="3132" w:author="Teera Piyakunakorn" w:date="2013-06-30T22:23:00Z">
            <w:rPr>
              <w:ins w:id="3133" w:author="Arnold Sandjaja" w:date="2013-06-29T14:41:00Z"/>
              <w:rFonts w:cs="Arial"/>
              <w:color w:val="FF0000"/>
              <w:sz w:val="24"/>
            </w:rPr>
          </w:rPrChange>
        </w:rPr>
      </w:pPr>
    </w:p>
    <w:p w14:paraId="008CFF3B" w14:textId="77777777" w:rsidR="000520D4" w:rsidRPr="00EB158B" w:rsidRDefault="000520D4" w:rsidP="000520D4">
      <w:pPr>
        <w:widowControl w:val="0"/>
        <w:autoSpaceDE w:val="0"/>
        <w:autoSpaceDN w:val="0"/>
        <w:adjustRightInd w:val="0"/>
        <w:ind w:right="1552"/>
        <w:rPr>
          <w:ins w:id="3134" w:author="Arnold Sandjaja" w:date="2013-06-29T14:41:00Z"/>
          <w:rFonts w:cs="Arial"/>
          <w:color w:val="000000" w:themeColor="text1"/>
          <w:sz w:val="24"/>
          <w:rPrChange w:id="3135" w:author="Teera Piyakunakorn" w:date="2013-06-30T22:23:00Z">
            <w:rPr>
              <w:ins w:id="3136" w:author="Arnold Sandjaja" w:date="2013-06-29T14:41:00Z"/>
              <w:rFonts w:cs="Arial"/>
              <w:color w:val="FF0000"/>
              <w:sz w:val="24"/>
            </w:rPr>
          </w:rPrChange>
        </w:rPr>
      </w:pPr>
    </w:p>
    <w:p w14:paraId="3C283999" w14:textId="77777777" w:rsidR="000520D4" w:rsidRPr="00EB158B" w:rsidRDefault="000520D4" w:rsidP="000520D4">
      <w:pPr>
        <w:widowControl w:val="0"/>
        <w:autoSpaceDE w:val="0"/>
        <w:autoSpaceDN w:val="0"/>
        <w:adjustRightInd w:val="0"/>
        <w:ind w:right="1552"/>
        <w:rPr>
          <w:ins w:id="3137" w:author="Arnold Sandjaja" w:date="2013-06-29T14:41:00Z"/>
          <w:rFonts w:cs="Arial"/>
          <w:color w:val="000000" w:themeColor="text1"/>
          <w:sz w:val="24"/>
          <w:rPrChange w:id="3138" w:author="Teera Piyakunakorn" w:date="2013-06-30T22:23:00Z">
            <w:rPr>
              <w:ins w:id="3139" w:author="Arnold Sandjaja" w:date="2013-06-29T14:41:00Z"/>
              <w:rFonts w:cs="Arial"/>
              <w:color w:val="FF0000"/>
              <w:sz w:val="24"/>
            </w:rPr>
          </w:rPrChange>
        </w:rPr>
      </w:pPr>
      <w:ins w:id="3140" w:author="Arnold Sandjaja" w:date="2013-06-29T14:41:00Z">
        <w:r w:rsidRPr="00EB158B">
          <w:rPr>
            <w:rFonts w:cs="Arial"/>
            <w:color w:val="000000" w:themeColor="text1"/>
            <w:sz w:val="24"/>
            <w:rPrChange w:id="3141" w:author="Teera Piyakunakorn" w:date="2013-06-30T22:23:00Z">
              <w:rPr>
                <w:rFonts w:cs="Arial"/>
                <w:color w:val="FF0000"/>
                <w:sz w:val="24"/>
              </w:rPr>
            </w:rPrChange>
          </w:rPr>
          <w:t>(– Pages 10 and 11)</w:t>
        </w:r>
      </w:ins>
    </w:p>
    <w:p w14:paraId="6E368124" w14:textId="77777777" w:rsidR="000520D4" w:rsidRPr="00EB158B" w:rsidRDefault="000520D4" w:rsidP="000520D4">
      <w:pPr>
        <w:widowControl w:val="0"/>
        <w:autoSpaceDE w:val="0"/>
        <w:autoSpaceDN w:val="0"/>
        <w:adjustRightInd w:val="0"/>
        <w:ind w:right="1552"/>
        <w:rPr>
          <w:ins w:id="3142" w:author="Arnold Sandjaja" w:date="2013-06-29T14:41:00Z"/>
          <w:rFonts w:cs="Arial"/>
          <w:b/>
          <w:bCs/>
          <w:color w:val="000000" w:themeColor="text1"/>
          <w:rPrChange w:id="3143" w:author="Teera Piyakunakorn" w:date="2013-06-30T22:23:00Z">
            <w:rPr>
              <w:ins w:id="3144" w:author="Arnold Sandjaja" w:date="2013-06-29T14:41:00Z"/>
              <w:rFonts w:cs="Arial"/>
              <w:b/>
              <w:bCs/>
            </w:rPr>
          </w:rPrChange>
        </w:rPr>
      </w:pPr>
    </w:p>
    <w:p w14:paraId="3C053039" w14:textId="77777777" w:rsidR="000520D4" w:rsidRPr="00EB158B" w:rsidRDefault="000520D4" w:rsidP="000520D4">
      <w:pPr>
        <w:widowControl w:val="0"/>
        <w:autoSpaceDE w:val="0"/>
        <w:autoSpaceDN w:val="0"/>
        <w:adjustRightInd w:val="0"/>
        <w:ind w:right="1552"/>
        <w:rPr>
          <w:ins w:id="3145" w:author="Arnold Sandjaja" w:date="2013-06-29T14:41:00Z"/>
          <w:rFonts w:cs="Arial"/>
          <w:b/>
          <w:bCs/>
          <w:color w:val="000000" w:themeColor="text1"/>
          <w:rPrChange w:id="3146" w:author="Teera Piyakunakorn" w:date="2013-06-30T22:23:00Z">
            <w:rPr>
              <w:ins w:id="3147" w:author="Arnold Sandjaja" w:date="2013-06-29T14:41:00Z"/>
              <w:rFonts w:cs="Arial"/>
              <w:b/>
              <w:bCs/>
              <w:color w:val="FF0000"/>
            </w:rPr>
          </w:rPrChange>
        </w:rPr>
      </w:pPr>
    </w:p>
    <w:p w14:paraId="2E17D526" w14:textId="77777777" w:rsidR="000520D4" w:rsidRPr="00EB158B" w:rsidRDefault="000520D4" w:rsidP="000520D4">
      <w:pPr>
        <w:widowControl w:val="0"/>
        <w:autoSpaceDE w:val="0"/>
        <w:autoSpaceDN w:val="0"/>
        <w:adjustRightInd w:val="0"/>
        <w:ind w:right="1552"/>
        <w:rPr>
          <w:ins w:id="3148" w:author="Arnold Sandjaja" w:date="2013-06-29T14:41:00Z"/>
          <w:rFonts w:cs="Arial"/>
          <w:b/>
          <w:bCs/>
          <w:color w:val="000000" w:themeColor="text1"/>
          <w:rPrChange w:id="3149" w:author="Teera Piyakunakorn" w:date="2013-06-30T22:23:00Z">
            <w:rPr>
              <w:ins w:id="3150" w:author="Arnold Sandjaja" w:date="2013-06-29T14:41:00Z"/>
              <w:rFonts w:cs="Arial"/>
              <w:b/>
              <w:bCs/>
              <w:color w:val="FF2712"/>
            </w:rPr>
          </w:rPrChange>
        </w:rPr>
      </w:pPr>
      <w:ins w:id="3151" w:author="Arnold Sandjaja" w:date="2013-06-29T14:41:00Z">
        <w:r w:rsidRPr="00EB158B">
          <w:rPr>
            <w:rFonts w:cs="Arial"/>
            <w:b/>
            <w:bCs/>
            <w:color w:val="000000" w:themeColor="text1"/>
            <w:rPrChange w:id="3152" w:author="Teera Piyakunakorn" w:date="2013-06-30T22:23:00Z">
              <w:rPr>
                <w:rFonts w:cs="Arial"/>
                <w:b/>
                <w:bCs/>
                <w:color w:val="FF2712"/>
              </w:rPr>
            </w:rPrChange>
          </w:rPr>
          <w:t>(Title: )</w:t>
        </w:r>
      </w:ins>
    </w:p>
    <w:p w14:paraId="6358CF7F" w14:textId="77777777" w:rsidR="000520D4" w:rsidRPr="00EB158B" w:rsidRDefault="000520D4" w:rsidP="000520D4">
      <w:pPr>
        <w:widowControl w:val="0"/>
        <w:autoSpaceDE w:val="0"/>
        <w:autoSpaceDN w:val="0"/>
        <w:adjustRightInd w:val="0"/>
        <w:ind w:right="1552"/>
        <w:rPr>
          <w:ins w:id="3153" w:author="Arnold Sandjaja" w:date="2013-06-29T14:41:00Z"/>
          <w:rFonts w:cs="Arial"/>
          <w:b/>
          <w:bCs/>
          <w:color w:val="000000" w:themeColor="text1"/>
          <w:rPrChange w:id="3154" w:author="Teera Piyakunakorn" w:date="2013-06-30T22:23:00Z">
            <w:rPr>
              <w:ins w:id="3155" w:author="Arnold Sandjaja" w:date="2013-06-29T14:41:00Z"/>
              <w:rFonts w:cs="Arial"/>
              <w:b/>
              <w:bCs/>
            </w:rPr>
          </w:rPrChange>
        </w:rPr>
      </w:pPr>
    </w:p>
    <w:p w14:paraId="611D19EB" w14:textId="77777777" w:rsidR="000520D4" w:rsidRPr="00EB158B" w:rsidRDefault="000520D4" w:rsidP="000520D4">
      <w:pPr>
        <w:widowControl w:val="0"/>
        <w:autoSpaceDE w:val="0"/>
        <w:autoSpaceDN w:val="0"/>
        <w:adjustRightInd w:val="0"/>
        <w:ind w:right="1552"/>
        <w:rPr>
          <w:ins w:id="3156" w:author="Arnold Sandjaja" w:date="2013-06-29T14:41:00Z"/>
          <w:rFonts w:cs="Arial"/>
          <w:color w:val="000000" w:themeColor="text1"/>
          <w:rPrChange w:id="3157" w:author="Teera Piyakunakorn" w:date="2013-06-30T22:23:00Z">
            <w:rPr>
              <w:ins w:id="3158" w:author="Arnold Sandjaja" w:date="2013-06-29T14:41:00Z"/>
              <w:rFonts w:cs="Arial"/>
            </w:rPr>
          </w:rPrChange>
        </w:rPr>
      </w:pPr>
      <w:ins w:id="3159" w:author="Arnold Sandjaja" w:date="2013-06-29T14:41:00Z">
        <w:r w:rsidRPr="00EB158B">
          <w:rPr>
            <w:rFonts w:cs="Arial"/>
            <w:b/>
            <w:bCs/>
            <w:color w:val="000000" w:themeColor="text1"/>
            <w:rPrChange w:id="3160" w:author="Teera Piyakunakorn" w:date="2013-06-30T22:23:00Z">
              <w:rPr>
                <w:rFonts w:cs="Arial"/>
                <w:b/>
                <w:bCs/>
              </w:rPr>
            </w:rPrChange>
          </w:rPr>
          <w:t>The Future by Al Gore – review</w:t>
        </w:r>
        <w:r w:rsidRPr="00EB158B">
          <w:rPr>
            <w:rFonts w:cs="Arial"/>
            <w:color w:val="000000" w:themeColor="text1"/>
            <w:rPrChange w:id="3161" w:author="Teera Piyakunakorn" w:date="2013-06-30T22:23:00Z">
              <w:rPr>
                <w:rFonts w:cs="Arial"/>
              </w:rPr>
            </w:rPrChange>
          </w:rPr>
          <w:t>.</w:t>
        </w:r>
      </w:ins>
    </w:p>
    <w:p w14:paraId="347843F5" w14:textId="77777777" w:rsidR="000520D4" w:rsidRPr="00EB158B" w:rsidRDefault="000520D4" w:rsidP="000520D4">
      <w:pPr>
        <w:widowControl w:val="0"/>
        <w:autoSpaceDE w:val="0"/>
        <w:autoSpaceDN w:val="0"/>
        <w:adjustRightInd w:val="0"/>
        <w:ind w:right="1552"/>
        <w:rPr>
          <w:ins w:id="3162" w:author="Arnold Sandjaja" w:date="2013-06-29T14:41:00Z"/>
          <w:rFonts w:cs="Arial"/>
          <w:b/>
          <w:bCs/>
          <w:color w:val="000000" w:themeColor="text1"/>
          <w:rPrChange w:id="3163" w:author="Teera Piyakunakorn" w:date="2013-06-30T22:23:00Z">
            <w:rPr>
              <w:ins w:id="3164" w:author="Arnold Sandjaja" w:date="2013-06-29T14:41:00Z"/>
              <w:rFonts w:cs="Arial"/>
              <w:b/>
              <w:bCs/>
              <w:color w:val="FF0000"/>
            </w:rPr>
          </w:rPrChange>
        </w:rPr>
      </w:pPr>
    </w:p>
    <w:p w14:paraId="04D3E3F3" w14:textId="77777777" w:rsidR="000520D4" w:rsidRPr="00EB158B" w:rsidRDefault="000520D4" w:rsidP="000520D4">
      <w:pPr>
        <w:widowControl w:val="0"/>
        <w:autoSpaceDE w:val="0"/>
        <w:autoSpaceDN w:val="0"/>
        <w:adjustRightInd w:val="0"/>
        <w:ind w:right="1552"/>
        <w:rPr>
          <w:ins w:id="3165" w:author="Arnold Sandjaja" w:date="2013-06-29T14:41:00Z"/>
          <w:rFonts w:cs="Arial"/>
          <w:b/>
          <w:bCs/>
          <w:color w:val="000000" w:themeColor="text1"/>
          <w:rPrChange w:id="3166" w:author="Teera Piyakunakorn" w:date="2013-06-30T22:23:00Z">
            <w:rPr>
              <w:ins w:id="3167" w:author="Arnold Sandjaja" w:date="2013-06-29T14:41:00Z"/>
              <w:rFonts w:cs="Arial"/>
              <w:b/>
              <w:bCs/>
              <w:color w:val="FF2712"/>
            </w:rPr>
          </w:rPrChange>
        </w:rPr>
      </w:pPr>
      <w:ins w:id="3168" w:author="Arnold Sandjaja" w:date="2013-06-29T14:41:00Z">
        <w:r w:rsidRPr="00EB158B">
          <w:rPr>
            <w:rFonts w:cs="Arial"/>
            <w:b/>
            <w:bCs/>
            <w:color w:val="000000" w:themeColor="text1"/>
            <w:rPrChange w:id="3169" w:author="Teera Piyakunakorn" w:date="2013-06-30T22:23:00Z">
              <w:rPr>
                <w:rFonts w:cs="Arial"/>
                <w:b/>
                <w:bCs/>
                <w:color w:val="FF2712"/>
              </w:rPr>
            </w:rPrChange>
          </w:rPr>
          <w:t>(Main text: )</w:t>
        </w:r>
      </w:ins>
    </w:p>
    <w:p w14:paraId="4FDCA1DD" w14:textId="77777777" w:rsidR="000520D4" w:rsidRPr="00EB158B" w:rsidRDefault="000520D4" w:rsidP="000520D4">
      <w:pPr>
        <w:widowControl w:val="0"/>
        <w:autoSpaceDE w:val="0"/>
        <w:autoSpaceDN w:val="0"/>
        <w:adjustRightInd w:val="0"/>
        <w:ind w:right="1552"/>
        <w:rPr>
          <w:ins w:id="3170" w:author="Arnold Sandjaja" w:date="2013-06-29T14:41:00Z"/>
          <w:rFonts w:cs="Arial"/>
          <w:b/>
          <w:bCs/>
          <w:color w:val="000000" w:themeColor="text1"/>
          <w:rPrChange w:id="3171" w:author="Teera Piyakunakorn" w:date="2013-06-30T22:23:00Z">
            <w:rPr>
              <w:ins w:id="3172" w:author="Arnold Sandjaja" w:date="2013-06-29T14:41:00Z"/>
              <w:rFonts w:cs="Arial"/>
              <w:b/>
              <w:bCs/>
            </w:rPr>
          </w:rPrChange>
        </w:rPr>
      </w:pPr>
    </w:p>
    <w:p w14:paraId="5E3A8B27" w14:textId="77777777" w:rsidR="000520D4" w:rsidRPr="00EB158B" w:rsidRDefault="000520D4" w:rsidP="000520D4">
      <w:pPr>
        <w:widowControl w:val="0"/>
        <w:autoSpaceDE w:val="0"/>
        <w:autoSpaceDN w:val="0"/>
        <w:adjustRightInd w:val="0"/>
        <w:ind w:right="1552"/>
        <w:rPr>
          <w:ins w:id="3173" w:author="Arnold Sandjaja" w:date="2013-06-29T14:41:00Z"/>
          <w:rFonts w:cs="Arial"/>
          <w:color w:val="000000" w:themeColor="text1"/>
          <w:rPrChange w:id="3174" w:author="Teera Piyakunakorn" w:date="2013-06-30T22:23:00Z">
            <w:rPr>
              <w:ins w:id="3175" w:author="Arnold Sandjaja" w:date="2013-06-29T14:41:00Z"/>
              <w:rFonts w:cs="Arial"/>
            </w:rPr>
          </w:rPrChange>
        </w:rPr>
      </w:pPr>
      <w:ins w:id="3176" w:author="Arnold Sandjaja" w:date="2013-06-29T14:41:00Z">
        <w:r w:rsidRPr="00EB158B">
          <w:rPr>
            <w:rFonts w:cs="Arial"/>
            <w:color w:val="000000" w:themeColor="text1"/>
            <w:rPrChange w:id="3177" w:author="Teera Piyakunakorn" w:date="2013-06-30T22:23:00Z">
              <w:rPr>
                <w:rFonts w:cs="Arial"/>
              </w:rPr>
            </w:rPrChange>
          </w:rPr>
          <w:t>Al Gore's alarming new guide to what needs to change in world politics is essential reading</w:t>
        </w:r>
      </w:ins>
    </w:p>
    <w:p w14:paraId="06F93847" w14:textId="77777777" w:rsidR="000520D4" w:rsidRPr="00EB158B" w:rsidRDefault="000520D4" w:rsidP="000520D4">
      <w:pPr>
        <w:widowControl w:val="0"/>
        <w:autoSpaceDE w:val="0"/>
        <w:autoSpaceDN w:val="0"/>
        <w:adjustRightInd w:val="0"/>
        <w:ind w:right="1552"/>
        <w:rPr>
          <w:ins w:id="3178" w:author="Arnold Sandjaja" w:date="2013-06-29T14:41:00Z"/>
          <w:rFonts w:cs="Arial"/>
          <w:color w:val="000000" w:themeColor="text1"/>
          <w:rPrChange w:id="3179" w:author="Teera Piyakunakorn" w:date="2013-06-30T22:23:00Z">
            <w:rPr>
              <w:ins w:id="3180" w:author="Arnold Sandjaja" w:date="2013-06-29T14:41:00Z"/>
              <w:rFonts w:cs="Arial"/>
            </w:rPr>
          </w:rPrChange>
        </w:rPr>
      </w:pPr>
      <w:ins w:id="3181" w:author="Arnold Sandjaja" w:date="2013-06-29T14:41:00Z">
        <w:r w:rsidRPr="00EB158B">
          <w:rPr>
            <w:rFonts w:cs="Arial"/>
            <w:color w:val="000000" w:themeColor="text1"/>
            <w:rPrChange w:id="3182" w:author="Teera Piyakunakorn" w:date="2013-06-30T22:23:00Z">
              <w:rPr>
                <w:rFonts w:cs="Arial"/>
              </w:rPr>
            </w:rPrChange>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EB158B" w:rsidRDefault="000520D4" w:rsidP="000520D4">
      <w:pPr>
        <w:widowControl w:val="0"/>
        <w:autoSpaceDE w:val="0"/>
        <w:autoSpaceDN w:val="0"/>
        <w:adjustRightInd w:val="0"/>
        <w:ind w:right="1552"/>
        <w:rPr>
          <w:ins w:id="3183" w:author="Arnold Sandjaja" w:date="2013-06-29T14:41:00Z"/>
          <w:rFonts w:cs="Arial"/>
          <w:color w:val="000000" w:themeColor="text1"/>
          <w:rPrChange w:id="3184" w:author="Teera Piyakunakorn" w:date="2013-06-30T22:23:00Z">
            <w:rPr>
              <w:ins w:id="3185" w:author="Arnold Sandjaja" w:date="2013-06-29T14:41:00Z"/>
              <w:rFonts w:cs="Arial"/>
            </w:rPr>
          </w:rPrChange>
        </w:rPr>
      </w:pPr>
      <w:ins w:id="3186" w:author="Arnold Sandjaja" w:date="2013-06-29T14:41:00Z">
        <w:r w:rsidRPr="00EB158B">
          <w:rPr>
            <w:rFonts w:cs="Arial"/>
            <w:color w:val="000000" w:themeColor="text1"/>
            <w:rPrChange w:id="3187" w:author="Teera Piyakunakorn" w:date="2013-06-30T22:23:00Z">
              <w:rPr>
                <w:rFonts w:cs="Arial"/>
              </w:rPr>
            </w:rPrChange>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EB158B" w:rsidRDefault="000520D4" w:rsidP="000520D4">
      <w:pPr>
        <w:widowControl w:val="0"/>
        <w:autoSpaceDE w:val="0"/>
        <w:autoSpaceDN w:val="0"/>
        <w:adjustRightInd w:val="0"/>
        <w:ind w:right="1552"/>
        <w:rPr>
          <w:ins w:id="3188" w:author="Arnold Sandjaja" w:date="2013-06-29T14:41:00Z"/>
          <w:rFonts w:cs="Arial"/>
          <w:color w:val="000000" w:themeColor="text1"/>
          <w:rPrChange w:id="3189" w:author="Teera Piyakunakorn" w:date="2013-06-30T22:23:00Z">
            <w:rPr>
              <w:ins w:id="3190" w:author="Arnold Sandjaja" w:date="2013-06-29T14:41:00Z"/>
              <w:rFonts w:cs="Arial"/>
            </w:rPr>
          </w:rPrChange>
        </w:rPr>
      </w:pPr>
    </w:p>
    <w:p w14:paraId="63E5244E" w14:textId="77777777" w:rsidR="000520D4" w:rsidRPr="00EB158B" w:rsidRDefault="000520D4" w:rsidP="000520D4">
      <w:pPr>
        <w:widowControl w:val="0"/>
        <w:autoSpaceDE w:val="0"/>
        <w:autoSpaceDN w:val="0"/>
        <w:adjustRightInd w:val="0"/>
        <w:ind w:right="1552"/>
        <w:rPr>
          <w:ins w:id="3191" w:author="Arnold Sandjaja" w:date="2013-06-29T14:41:00Z"/>
          <w:rFonts w:cs="Arial"/>
          <w:b/>
          <w:bCs/>
          <w:color w:val="000000" w:themeColor="text1"/>
          <w:rPrChange w:id="3192" w:author="Teera Piyakunakorn" w:date="2013-06-30T22:23:00Z">
            <w:rPr>
              <w:ins w:id="3193" w:author="Arnold Sandjaja" w:date="2013-06-29T14:41:00Z"/>
              <w:rFonts w:cs="Arial"/>
              <w:b/>
              <w:bCs/>
              <w:color w:val="FF0000"/>
            </w:rPr>
          </w:rPrChange>
        </w:rPr>
      </w:pPr>
      <w:ins w:id="3194" w:author="Arnold Sandjaja" w:date="2013-06-29T14:41:00Z">
        <w:r w:rsidRPr="00EB158B">
          <w:rPr>
            <w:rFonts w:cs="Arial"/>
            <w:b/>
            <w:bCs/>
            <w:color w:val="000000" w:themeColor="text1"/>
            <w:rPrChange w:id="3195" w:author="Teera Piyakunakorn" w:date="2013-06-30T22:23:00Z">
              <w:rPr>
                <w:rFonts w:cs="Arial"/>
                <w:b/>
                <w:bCs/>
                <w:color w:val="FF0000"/>
              </w:rPr>
            </w:rPrChange>
          </w:rPr>
          <w:t>(Caption for the pictures in this article : use picture at your choice:</w:t>
        </w:r>
      </w:ins>
    </w:p>
    <w:p w14:paraId="68AEBA1F" w14:textId="77777777" w:rsidR="000520D4" w:rsidRPr="00EB158B" w:rsidRDefault="000520D4" w:rsidP="000520D4">
      <w:pPr>
        <w:pStyle w:val="ListParagraph"/>
        <w:widowControl w:val="0"/>
        <w:numPr>
          <w:ilvl w:val="0"/>
          <w:numId w:val="10"/>
        </w:numPr>
        <w:autoSpaceDE w:val="0"/>
        <w:autoSpaceDN w:val="0"/>
        <w:adjustRightInd w:val="0"/>
        <w:ind w:right="1552"/>
        <w:rPr>
          <w:ins w:id="3196" w:author="Arnold Sandjaja" w:date="2013-06-29T14:41:00Z"/>
          <w:rFonts w:ascii="Arial" w:hAnsi="Arial" w:cs="Arial"/>
          <w:b/>
          <w:bCs/>
          <w:color w:val="000000" w:themeColor="text1"/>
          <w:rPrChange w:id="3197" w:author="Teera Piyakunakorn" w:date="2013-06-30T22:23:00Z">
            <w:rPr>
              <w:ins w:id="3198" w:author="Arnold Sandjaja" w:date="2013-06-29T14:41:00Z"/>
              <w:rFonts w:ascii="Arial" w:hAnsi="Arial" w:cs="Arial"/>
              <w:b/>
              <w:bCs/>
              <w:color w:val="FF0000"/>
            </w:rPr>
          </w:rPrChange>
        </w:rPr>
      </w:pPr>
      <w:ins w:id="3199" w:author="Arnold Sandjaja" w:date="2013-06-29T14:41:00Z">
        <w:r w:rsidRPr="00EB158B">
          <w:rPr>
            <w:rFonts w:ascii="Arial" w:hAnsi="Arial" w:cs="Arial"/>
            <w:b/>
            <w:bCs/>
            <w:color w:val="000000" w:themeColor="text1"/>
            <w:rPrChange w:id="3200" w:author="Teera Piyakunakorn" w:date="2013-06-30T22:23:00Z">
              <w:rPr>
                <w:rFonts w:ascii="Arial" w:hAnsi="Arial" w:cs="Arial"/>
                <w:b/>
                <w:bCs/>
                <w:color w:val="FF0000"/>
              </w:rPr>
            </w:rPrChange>
          </w:rPr>
          <w:t>WSC2013_TP40_MOD1_PRE_EN_08.jpg</w:t>
        </w:r>
      </w:ins>
    </w:p>
    <w:p w14:paraId="122725C9" w14:textId="77777777" w:rsidR="000520D4" w:rsidRPr="00EB158B" w:rsidRDefault="000520D4" w:rsidP="000520D4">
      <w:pPr>
        <w:pStyle w:val="ListParagraph"/>
        <w:widowControl w:val="0"/>
        <w:numPr>
          <w:ilvl w:val="0"/>
          <w:numId w:val="10"/>
        </w:numPr>
        <w:autoSpaceDE w:val="0"/>
        <w:autoSpaceDN w:val="0"/>
        <w:adjustRightInd w:val="0"/>
        <w:ind w:right="1552"/>
        <w:rPr>
          <w:ins w:id="3201" w:author="Arnold Sandjaja" w:date="2013-06-29T14:41:00Z"/>
          <w:rFonts w:ascii="Arial" w:hAnsi="Arial" w:cs="Arial"/>
          <w:b/>
          <w:bCs/>
          <w:color w:val="000000" w:themeColor="text1"/>
          <w:rPrChange w:id="3202" w:author="Teera Piyakunakorn" w:date="2013-06-30T22:23:00Z">
            <w:rPr>
              <w:ins w:id="3203" w:author="Arnold Sandjaja" w:date="2013-06-29T14:41:00Z"/>
              <w:rFonts w:ascii="Arial" w:hAnsi="Arial" w:cs="Arial"/>
              <w:b/>
              <w:bCs/>
              <w:color w:val="FF0000"/>
            </w:rPr>
          </w:rPrChange>
        </w:rPr>
      </w:pPr>
      <w:ins w:id="3204" w:author="Arnold Sandjaja" w:date="2013-06-29T14:41:00Z">
        <w:r w:rsidRPr="00EB158B">
          <w:rPr>
            <w:rFonts w:ascii="Arial" w:hAnsi="Arial" w:cs="Arial"/>
            <w:b/>
            <w:bCs/>
            <w:color w:val="000000" w:themeColor="text1"/>
            <w:rPrChange w:id="3205" w:author="Teera Piyakunakorn" w:date="2013-06-30T22:23:00Z">
              <w:rPr>
                <w:rFonts w:ascii="Arial" w:hAnsi="Arial" w:cs="Arial"/>
                <w:b/>
                <w:bCs/>
                <w:color w:val="FF0000"/>
              </w:rPr>
            </w:rPrChange>
          </w:rPr>
          <w:t>WSC2013_TP40_MOD1_PRE_EN_09.jpg)</w:t>
        </w:r>
      </w:ins>
    </w:p>
    <w:p w14:paraId="02E1406D" w14:textId="77777777" w:rsidR="000520D4" w:rsidRPr="00EB158B" w:rsidRDefault="000520D4" w:rsidP="000520D4">
      <w:pPr>
        <w:widowControl w:val="0"/>
        <w:autoSpaceDE w:val="0"/>
        <w:autoSpaceDN w:val="0"/>
        <w:adjustRightInd w:val="0"/>
        <w:ind w:right="1552"/>
        <w:rPr>
          <w:ins w:id="3206" w:author="Arnold Sandjaja" w:date="2013-06-29T14:41:00Z"/>
          <w:rFonts w:cs="Arial"/>
          <w:b/>
          <w:bCs/>
          <w:color w:val="000000" w:themeColor="text1"/>
          <w:rPrChange w:id="3207" w:author="Teera Piyakunakorn" w:date="2013-06-30T22:23:00Z">
            <w:rPr>
              <w:ins w:id="3208" w:author="Arnold Sandjaja" w:date="2013-06-29T14:41:00Z"/>
              <w:rFonts w:cs="Arial"/>
              <w:b/>
              <w:bCs/>
              <w:color w:val="FF0000"/>
            </w:rPr>
          </w:rPrChange>
        </w:rPr>
      </w:pPr>
    </w:p>
    <w:p w14:paraId="1671561D" w14:textId="77777777" w:rsidR="000520D4" w:rsidRPr="00EB158B" w:rsidRDefault="000520D4" w:rsidP="000520D4">
      <w:pPr>
        <w:widowControl w:val="0"/>
        <w:autoSpaceDE w:val="0"/>
        <w:autoSpaceDN w:val="0"/>
        <w:adjustRightInd w:val="0"/>
        <w:ind w:right="1552"/>
        <w:rPr>
          <w:ins w:id="3209" w:author="Arnold Sandjaja" w:date="2013-06-29T14:41:00Z"/>
          <w:rFonts w:cs="Arial"/>
          <w:color w:val="000000" w:themeColor="text1"/>
          <w:rPrChange w:id="3210" w:author="Teera Piyakunakorn" w:date="2013-06-30T22:23:00Z">
            <w:rPr>
              <w:ins w:id="3211" w:author="Arnold Sandjaja" w:date="2013-06-29T14:41:00Z"/>
              <w:rFonts w:cs="Arial"/>
            </w:rPr>
          </w:rPrChange>
        </w:rPr>
      </w:pPr>
      <w:ins w:id="3212" w:author="Arnold Sandjaja" w:date="2013-06-29T14:41:00Z">
        <w:r w:rsidRPr="00EB158B">
          <w:rPr>
            <w:rFonts w:cs="Arial"/>
            <w:color w:val="000000" w:themeColor="text1"/>
            <w:rPrChange w:id="3213" w:author="Teera Piyakunakorn" w:date="2013-06-30T22:23:00Z">
              <w:rPr>
                <w:rFonts w:cs="Arial"/>
              </w:rPr>
            </w:rPrChange>
          </w:rPr>
          <w:t>The Cover of Al Gore’s Book, The future</w:t>
        </w:r>
      </w:ins>
    </w:p>
    <w:p w14:paraId="15015914" w14:textId="77777777" w:rsidR="000520D4" w:rsidRPr="00EB158B" w:rsidRDefault="000520D4" w:rsidP="000520D4">
      <w:pPr>
        <w:widowControl w:val="0"/>
        <w:autoSpaceDE w:val="0"/>
        <w:autoSpaceDN w:val="0"/>
        <w:adjustRightInd w:val="0"/>
        <w:ind w:right="1552"/>
        <w:rPr>
          <w:ins w:id="3214" w:author="Arnold Sandjaja" w:date="2013-06-29T14:41:00Z"/>
          <w:rFonts w:cs="Arial"/>
          <w:color w:val="000000" w:themeColor="text1"/>
          <w:rPrChange w:id="3215" w:author="Teera Piyakunakorn" w:date="2013-06-30T22:23:00Z">
            <w:rPr>
              <w:ins w:id="3216" w:author="Arnold Sandjaja" w:date="2013-06-29T14:41:00Z"/>
              <w:rFonts w:cs="Arial"/>
            </w:rPr>
          </w:rPrChange>
        </w:rPr>
      </w:pPr>
    </w:p>
    <w:p w14:paraId="6FC303C4" w14:textId="77777777" w:rsidR="000520D4" w:rsidRPr="00EB158B" w:rsidRDefault="000520D4" w:rsidP="000520D4">
      <w:pPr>
        <w:widowControl w:val="0"/>
        <w:autoSpaceDE w:val="0"/>
        <w:autoSpaceDN w:val="0"/>
        <w:adjustRightInd w:val="0"/>
        <w:ind w:right="1552"/>
        <w:rPr>
          <w:ins w:id="3217" w:author="Arnold Sandjaja" w:date="2013-06-29T14:41:00Z"/>
          <w:rFonts w:cs="Arial"/>
          <w:b/>
          <w:bCs/>
          <w:color w:val="000000" w:themeColor="text1"/>
          <w:rPrChange w:id="3218" w:author="Teera Piyakunakorn" w:date="2013-06-30T22:23:00Z">
            <w:rPr>
              <w:ins w:id="3219" w:author="Arnold Sandjaja" w:date="2013-06-29T14:41:00Z"/>
              <w:rFonts w:cs="Arial"/>
              <w:b/>
              <w:bCs/>
              <w:color w:val="FF2712"/>
            </w:rPr>
          </w:rPrChange>
        </w:rPr>
      </w:pPr>
    </w:p>
    <w:p w14:paraId="27747C8D" w14:textId="77777777" w:rsidR="000520D4" w:rsidRPr="00EB158B" w:rsidRDefault="000520D4" w:rsidP="000520D4">
      <w:pPr>
        <w:widowControl w:val="0"/>
        <w:autoSpaceDE w:val="0"/>
        <w:autoSpaceDN w:val="0"/>
        <w:adjustRightInd w:val="0"/>
        <w:ind w:right="1552"/>
        <w:rPr>
          <w:ins w:id="3220" w:author="Arnold Sandjaja" w:date="2013-06-29T14:41:00Z"/>
          <w:rFonts w:cs="Arial"/>
          <w:b/>
          <w:bCs/>
          <w:color w:val="000000" w:themeColor="text1"/>
          <w:rPrChange w:id="3221" w:author="Teera Piyakunakorn" w:date="2013-06-30T22:23:00Z">
            <w:rPr>
              <w:ins w:id="3222" w:author="Arnold Sandjaja" w:date="2013-06-29T14:41:00Z"/>
              <w:rFonts w:cs="Arial"/>
              <w:b/>
              <w:bCs/>
              <w:color w:val="FF2712"/>
            </w:rPr>
          </w:rPrChange>
        </w:rPr>
      </w:pPr>
      <w:ins w:id="3223" w:author="Arnold Sandjaja" w:date="2013-06-29T14:41:00Z">
        <w:r w:rsidRPr="00EB158B">
          <w:rPr>
            <w:rFonts w:cs="Arial"/>
            <w:b/>
            <w:bCs/>
            <w:color w:val="000000" w:themeColor="text1"/>
            <w:rPrChange w:id="3224" w:author="Teera Piyakunakorn" w:date="2013-06-30T22:23:00Z">
              <w:rPr>
                <w:rFonts w:cs="Arial"/>
                <w:b/>
                <w:bCs/>
                <w:color w:val="FF2712"/>
              </w:rPr>
            </w:rPrChange>
          </w:rPr>
          <w:t>(Title: )</w:t>
        </w:r>
      </w:ins>
    </w:p>
    <w:p w14:paraId="3ADAFAED" w14:textId="77777777" w:rsidR="000520D4" w:rsidRPr="00EB158B" w:rsidRDefault="000520D4" w:rsidP="000520D4">
      <w:pPr>
        <w:widowControl w:val="0"/>
        <w:autoSpaceDE w:val="0"/>
        <w:autoSpaceDN w:val="0"/>
        <w:adjustRightInd w:val="0"/>
        <w:ind w:right="1552"/>
        <w:rPr>
          <w:ins w:id="3225" w:author="Arnold Sandjaja" w:date="2013-06-29T14:41:00Z"/>
          <w:rFonts w:cs="Arial"/>
          <w:b/>
          <w:bCs/>
          <w:color w:val="000000" w:themeColor="text1"/>
          <w:rPrChange w:id="3226" w:author="Teera Piyakunakorn" w:date="2013-06-30T22:23:00Z">
            <w:rPr>
              <w:ins w:id="3227" w:author="Arnold Sandjaja" w:date="2013-06-29T14:41:00Z"/>
              <w:rFonts w:cs="Arial"/>
              <w:b/>
              <w:bCs/>
            </w:rPr>
          </w:rPrChange>
        </w:rPr>
      </w:pPr>
    </w:p>
    <w:p w14:paraId="7DD9176F" w14:textId="77777777" w:rsidR="000520D4" w:rsidRPr="00EB158B" w:rsidRDefault="000520D4" w:rsidP="000520D4">
      <w:pPr>
        <w:widowControl w:val="0"/>
        <w:autoSpaceDE w:val="0"/>
        <w:autoSpaceDN w:val="0"/>
        <w:adjustRightInd w:val="0"/>
        <w:ind w:right="1552"/>
        <w:rPr>
          <w:ins w:id="3228" w:author="Arnold Sandjaja" w:date="2013-06-29T14:41:00Z"/>
          <w:rFonts w:cs="Arial"/>
          <w:b/>
          <w:bCs/>
          <w:color w:val="000000" w:themeColor="text1"/>
          <w:rPrChange w:id="3229" w:author="Teera Piyakunakorn" w:date="2013-06-30T22:23:00Z">
            <w:rPr>
              <w:ins w:id="3230" w:author="Arnold Sandjaja" w:date="2013-06-29T14:41:00Z"/>
              <w:rFonts w:cs="Arial"/>
              <w:b/>
              <w:bCs/>
            </w:rPr>
          </w:rPrChange>
        </w:rPr>
      </w:pPr>
      <w:ins w:id="3231" w:author="Arnold Sandjaja" w:date="2013-06-29T14:41:00Z">
        <w:r w:rsidRPr="00EB158B">
          <w:rPr>
            <w:rFonts w:cs="Arial"/>
            <w:b/>
            <w:bCs/>
            <w:color w:val="000000" w:themeColor="text1"/>
            <w:rPrChange w:id="3232" w:author="Teera Piyakunakorn" w:date="2013-06-30T22:23:00Z">
              <w:rPr>
                <w:rFonts w:cs="Arial"/>
                <w:b/>
                <w:bCs/>
              </w:rPr>
            </w:rPrChange>
          </w:rPr>
          <w:t>For a Europe-wide coordinated levy on wealth</w:t>
        </w:r>
      </w:ins>
    </w:p>
    <w:p w14:paraId="0C64E627" w14:textId="77777777" w:rsidR="000520D4" w:rsidRPr="00EB158B" w:rsidRDefault="000520D4" w:rsidP="000520D4">
      <w:pPr>
        <w:widowControl w:val="0"/>
        <w:autoSpaceDE w:val="0"/>
        <w:autoSpaceDN w:val="0"/>
        <w:adjustRightInd w:val="0"/>
        <w:ind w:right="1552"/>
        <w:rPr>
          <w:ins w:id="3233" w:author="Arnold Sandjaja" w:date="2013-06-29T14:41:00Z"/>
          <w:rFonts w:cs="Arial"/>
          <w:b/>
          <w:bCs/>
          <w:color w:val="000000" w:themeColor="text1"/>
          <w:rPrChange w:id="3234" w:author="Teera Piyakunakorn" w:date="2013-06-30T22:23:00Z">
            <w:rPr>
              <w:ins w:id="3235" w:author="Arnold Sandjaja" w:date="2013-06-29T14:41:00Z"/>
              <w:rFonts w:cs="Arial"/>
              <w:b/>
              <w:bCs/>
              <w:color w:val="FF0000"/>
            </w:rPr>
          </w:rPrChange>
        </w:rPr>
      </w:pPr>
    </w:p>
    <w:p w14:paraId="15DE1E24" w14:textId="77777777" w:rsidR="000520D4" w:rsidRPr="00EB158B" w:rsidRDefault="000520D4" w:rsidP="000520D4">
      <w:pPr>
        <w:widowControl w:val="0"/>
        <w:autoSpaceDE w:val="0"/>
        <w:autoSpaceDN w:val="0"/>
        <w:adjustRightInd w:val="0"/>
        <w:ind w:right="1552"/>
        <w:rPr>
          <w:ins w:id="3236" w:author="Arnold Sandjaja" w:date="2013-06-29T14:41:00Z"/>
          <w:rFonts w:cs="Arial"/>
          <w:b/>
          <w:bCs/>
          <w:color w:val="000000" w:themeColor="text1"/>
          <w:rPrChange w:id="3237" w:author="Teera Piyakunakorn" w:date="2013-06-30T22:23:00Z">
            <w:rPr>
              <w:ins w:id="3238" w:author="Arnold Sandjaja" w:date="2013-06-29T14:41:00Z"/>
              <w:rFonts w:cs="Arial"/>
              <w:b/>
              <w:bCs/>
            </w:rPr>
          </w:rPrChange>
        </w:rPr>
      </w:pPr>
      <w:ins w:id="3239" w:author="Arnold Sandjaja" w:date="2013-06-29T14:41:00Z">
        <w:r w:rsidRPr="00EB158B">
          <w:rPr>
            <w:rFonts w:cs="Arial"/>
            <w:b/>
            <w:bCs/>
            <w:color w:val="000000" w:themeColor="text1"/>
            <w:rPrChange w:id="3240" w:author="Teera Piyakunakorn" w:date="2013-06-30T22:23:00Z">
              <w:rPr>
                <w:rFonts w:cs="Arial"/>
                <w:b/>
                <w:bCs/>
                <w:color w:val="FF2712"/>
              </w:rPr>
            </w:rPrChange>
          </w:rPr>
          <w:t>(Main text: )</w:t>
        </w:r>
      </w:ins>
    </w:p>
    <w:p w14:paraId="053718DC" w14:textId="77777777" w:rsidR="000520D4" w:rsidRPr="00EB158B" w:rsidRDefault="000520D4" w:rsidP="000520D4">
      <w:pPr>
        <w:widowControl w:val="0"/>
        <w:autoSpaceDE w:val="0"/>
        <w:autoSpaceDN w:val="0"/>
        <w:adjustRightInd w:val="0"/>
        <w:ind w:right="1552"/>
        <w:rPr>
          <w:ins w:id="3241" w:author="Arnold Sandjaja" w:date="2013-06-29T14:41:00Z"/>
          <w:rFonts w:cs="Arial"/>
          <w:b/>
          <w:bCs/>
          <w:color w:val="000000" w:themeColor="text1"/>
          <w:rPrChange w:id="3242" w:author="Teera Piyakunakorn" w:date="2013-06-30T22:23:00Z">
            <w:rPr>
              <w:ins w:id="3243" w:author="Arnold Sandjaja" w:date="2013-06-29T14:41:00Z"/>
              <w:rFonts w:cs="Arial"/>
              <w:b/>
              <w:bCs/>
            </w:rPr>
          </w:rPrChange>
        </w:rPr>
      </w:pPr>
    </w:p>
    <w:p w14:paraId="2DC151DE" w14:textId="77777777" w:rsidR="000520D4" w:rsidRPr="00EB158B" w:rsidRDefault="000520D4" w:rsidP="000520D4">
      <w:pPr>
        <w:widowControl w:val="0"/>
        <w:autoSpaceDE w:val="0"/>
        <w:autoSpaceDN w:val="0"/>
        <w:adjustRightInd w:val="0"/>
        <w:ind w:right="1552"/>
        <w:rPr>
          <w:ins w:id="3244" w:author="Arnold Sandjaja" w:date="2013-06-29T14:41:00Z"/>
          <w:rFonts w:cs="Arial"/>
          <w:color w:val="000000" w:themeColor="text1"/>
          <w:rPrChange w:id="3245" w:author="Teera Piyakunakorn" w:date="2013-06-30T22:23:00Z">
            <w:rPr>
              <w:ins w:id="3246" w:author="Arnold Sandjaja" w:date="2013-06-29T14:41:00Z"/>
              <w:rFonts w:cs="Arial"/>
            </w:rPr>
          </w:rPrChange>
        </w:rPr>
      </w:pPr>
      <w:ins w:id="3247" w:author="Arnold Sandjaja" w:date="2013-06-29T14:41:00Z">
        <w:r w:rsidRPr="00EB158B">
          <w:rPr>
            <w:rFonts w:cs="Arial"/>
            <w:color w:val="000000" w:themeColor="text1"/>
            <w:rPrChange w:id="3248" w:author="Teera Piyakunakorn" w:date="2013-06-30T22:23:00Z">
              <w:rPr>
                <w:rFonts w:cs="Arial"/>
              </w:rPr>
            </w:rPrChange>
          </w:rPr>
          <w:lastRenderedPageBreak/>
          <w:t>The nature of the crisis</w:t>
        </w:r>
      </w:ins>
    </w:p>
    <w:p w14:paraId="6C6E6FFD" w14:textId="77777777" w:rsidR="000520D4" w:rsidRPr="00EB158B" w:rsidRDefault="000520D4" w:rsidP="000520D4">
      <w:pPr>
        <w:widowControl w:val="0"/>
        <w:autoSpaceDE w:val="0"/>
        <w:autoSpaceDN w:val="0"/>
        <w:adjustRightInd w:val="0"/>
        <w:ind w:right="1552"/>
        <w:rPr>
          <w:ins w:id="3249" w:author="Arnold Sandjaja" w:date="2013-06-29T14:41:00Z"/>
          <w:rFonts w:cs="Arial"/>
          <w:color w:val="000000" w:themeColor="text1"/>
          <w:rPrChange w:id="3250" w:author="Teera Piyakunakorn" w:date="2013-06-30T22:23:00Z">
            <w:rPr>
              <w:ins w:id="3251" w:author="Arnold Sandjaja" w:date="2013-06-29T14:41:00Z"/>
              <w:rFonts w:cs="Arial"/>
            </w:rPr>
          </w:rPrChange>
        </w:rPr>
      </w:pPr>
      <w:ins w:id="3252" w:author="Arnold Sandjaja" w:date="2013-06-29T14:41:00Z">
        <w:r w:rsidRPr="00EB158B">
          <w:rPr>
            <w:rFonts w:cs="Arial"/>
            <w:color w:val="000000" w:themeColor="text1"/>
            <w:rPrChange w:id="3253" w:author="Teera Piyakunakorn" w:date="2013-06-30T22:23:00Z">
              <w:rPr>
                <w:rFonts w:cs="Arial"/>
              </w:rPr>
            </w:rPrChange>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EB158B" w:rsidRDefault="000520D4" w:rsidP="000520D4">
      <w:pPr>
        <w:widowControl w:val="0"/>
        <w:autoSpaceDE w:val="0"/>
        <w:autoSpaceDN w:val="0"/>
        <w:adjustRightInd w:val="0"/>
        <w:ind w:right="1552"/>
        <w:rPr>
          <w:ins w:id="3254" w:author="Arnold Sandjaja" w:date="2013-06-29T14:41:00Z"/>
          <w:rFonts w:cs="Arial"/>
          <w:color w:val="000000" w:themeColor="text1"/>
          <w:rPrChange w:id="3255" w:author="Teera Piyakunakorn" w:date="2013-06-30T22:23:00Z">
            <w:rPr>
              <w:ins w:id="3256" w:author="Arnold Sandjaja" w:date="2013-06-29T14:41:00Z"/>
              <w:rFonts w:cs="Arial"/>
            </w:rPr>
          </w:rPrChange>
        </w:rPr>
      </w:pPr>
    </w:p>
    <w:p w14:paraId="01EC8D39" w14:textId="77777777" w:rsidR="000520D4" w:rsidRPr="00EB158B" w:rsidRDefault="000520D4" w:rsidP="000520D4">
      <w:pPr>
        <w:widowControl w:val="0"/>
        <w:autoSpaceDE w:val="0"/>
        <w:autoSpaceDN w:val="0"/>
        <w:adjustRightInd w:val="0"/>
        <w:ind w:right="1552"/>
        <w:rPr>
          <w:ins w:id="3257" w:author="Arnold Sandjaja" w:date="2013-06-29T14:41:00Z"/>
          <w:rFonts w:cs="Arial"/>
          <w:b/>
          <w:bCs/>
          <w:color w:val="000000" w:themeColor="text1"/>
          <w:rPrChange w:id="3258" w:author="Teera Piyakunakorn" w:date="2013-06-30T22:23:00Z">
            <w:rPr>
              <w:ins w:id="3259" w:author="Arnold Sandjaja" w:date="2013-06-29T14:41:00Z"/>
              <w:rFonts w:cs="Arial"/>
              <w:b/>
              <w:bCs/>
              <w:color w:val="FF0000"/>
            </w:rPr>
          </w:rPrChange>
        </w:rPr>
      </w:pPr>
      <w:ins w:id="3260" w:author="Arnold Sandjaja" w:date="2013-06-29T14:41:00Z">
        <w:r w:rsidRPr="00EB158B">
          <w:rPr>
            <w:rFonts w:cs="Arial"/>
            <w:b/>
            <w:bCs/>
            <w:color w:val="000000" w:themeColor="text1"/>
            <w:rPrChange w:id="3261" w:author="Teera Piyakunakorn" w:date="2013-06-30T22:23:00Z">
              <w:rPr>
                <w:rFonts w:cs="Arial"/>
                <w:b/>
                <w:bCs/>
                <w:color w:val="FF0000"/>
              </w:rPr>
            </w:rPrChange>
          </w:rPr>
          <w:t>(Caption for the pictures in this article : use picture at your choice:</w:t>
        </w:r>
      </w:ins>
    </w:p>
    <w:p w14:paraId="6AF2827F" w14:textId="77777777" w:rsidR="000520D4" w:rsidRPr="00EB158B" w:rsidRDefault="000520D4" w:rsidP="000520D4">
      <w:pPr>
        <w:pStyle w:val="ListParagraph"/>
        <w:widowControl w:val="0"/>
        <w:numPr>
          <w:ilvl w:val="0"/>
          <w:numId w:val="10"/>
        </w:numPr>
        <w:autoSpaceDE w:val="0"/>
        <w:autoSpaceDN w:val="0"/>
        <w:adjustRightInd w:val="0"/>
        <w:ind w:right="1552"/>
        <w:rPr>
          <w:ins w:id="3262" w:author="Arnold Sandjaja" w:date="2013-06-29T14:41:00Z"/>
          <w:rFonts w:ascii="Arial" w:hAnsi="Arial" w:cs="Arial"/>
          <w:b/>
          <w:bCs/>
          <w:color w:val="000000" w:themeColor="text1"/>
          <w:rPrChange w:id="3263" w:author="Teera Piyakunakorn" w:date="2013-06-30T22:23:00Z">
            <w:rPr>
              <w:ins w:id="3264" w:author="Arnold Sandjaja" w:date="2013-06-29T14:41:00Z"/>
              <w:rFonts w:ascii="Arial" w:hAnsi="Arial" w:cs="Arial"/>
              <w:b/>
              <w:bCs/>
              <w:color w:val="FF0000"/>
            </w:rPr>
          </w:rPrChange>
        </w:rPr>
      </w:pPr>
      <w:ins w:id="3265" w:author="Arnold Sandjaja" w:date="2013-06-29T14:41:00Z">
        <w:r w:rsidRPr="00EB158B">
          <w:rPr>
            <w:rFonts w:ascii="Arial" w:hAnsi="Arial" w:cs="Arial"/>
            <w:b/>
            <w:bCs/>
            <w:color w:val="000000" w:themeColor="text1"/>
            <w:rPrChange w:id="3266" w:author="Teera Piyakunakorn" w:date="2013-06-30T22:23:00Z">
              <w:rPr>
                <w:rFonts w:ascii="Arial" w:hAnsi="Arial" w:cs="Arial"/>
                <w:b/>
                <w:bCs/>
                <w:color w:val="FF0000"/>
              </w:rPr>
            </w:rPrChange>
          </w:rPr>
          <w:t>WSC2013_TP40_MOD1_PRE_EN_10.jpg</w:t>
        </w:r>
      </w:ins>
    </w:p>
    <w:p w14:paraId="74852438" w14:textId="77777777" w:rsidR="000520D4" w:rsidRPr="00EB158B" w:rsidRDefault="000520D4" w:rsidP="000520D4">
      <w:pPr>
        <w:pStyle w:val="ListParagraph"/>
        <w:widowControl w:val="0"/>
        <w:numPr>
          <w:ilvl w:val="0"/>
          <w:numId w:val="10"/>
        </w:numPr>
        <w:autoSpaceDE w:val="0"/>
        <w:autoSpaceDN w:val="0"/>
        <w:adjustRightInd w:val="0"/>
        <w:ind w:right="1552"/>
        <w:rPr>
          <w:ins w:id="3267" w:author="Arnold Sandjaja" w:date="2013-06-29T14:41:00Z"/>
          <w:rFonts w:ascii="Arial" w:hAnsi="Arial" w:cs="Arial"/>
          <w:b/>
          <w:bCs/>
          <w:color w:val="000000" w:themeColor="text1"/>
          <w:rPrChange w:id="3268" w:author="Teera Piyakunakorn" w:date="2013-06-30T22:23:00Z">
            <w:rPr>
              <w:ins w:id="3269" w:author="Arnold Sandjaja" w:date="2013-06-29T14:41:00Z"/>
              <w:rFonts w:ascii="Arial" w:hAnsi="Arial" w:cs="Arial"/>
              <w:b/>
              <w:bCs/>
              <w:color w:val="FF0000"/>
            </w:rPr>
          </w:rPrChange>
        </w:rPr>
      </w:pPr>
      <w:ins w:id="3270" w:author="Arnold Sandjaja" w:date="2013-06-29T14:41:00Z">
        <w:r w:rsidRPr="00EB158B">
          <w:rPr>
            <w:rFonts w:ascii="Arial" w:hAnsi="Arial" w:cs="Arial"/>
            <w:b/>
            <w:bCs/>
            <w:color w:val="000000" w:themeColor="text1"/>
            <w:rPrChange w:id="3271" w:author="Teera Piyakunakorn" w:date="2013-06-30T22:23:00Z">
              <w:rPr>
                <w:rFonts w:ascii="Arial" w:hAnsi="Arial" w:cs="Arial"/>
                <w:b/>
                <w:bCs/>
                <w:color w:val="FF0000"/>
              </w:rPr>
            </w:rPrChange>
          </w:rPr>
          <w:t>WSC2013_TP40_MOD1_PRE_EN_11.jpg)</w:t>
        </w:r>
      </w:ins>
    </w:p>
    <w:p w14:paraId="32CB6045" w14:textId="77777777" w:rsidR="000520D4" w:rsidRPr="00EB158B" w:rsidRDefault="000520D4" w:rsidP="000520D4">
      <w:pPr>
        <w:widowControl w:val="0"/>
        <w:autoSpaceDE w:val="0"/>
        <w:autoSpaceDN w:val="0"/>
        <w:adjustRightInd w:val="0"/>
        <w:ind w:right="1552"/>
        <w:rPr>
          <w:ins w:id="3272" w:author="Arnold Sandjaja" w:date="2013-06-29T14:41:00Z"/>
          <w:rFonts w:cs="Arial"/>
          <w:b/>
          <w:bCs/>
          <w:color w:val="000000" w:themeColor="text1"/>
          <w:rPrChange w:id="3273" w:author="Teera Piyakunakorn" w:date="2013-06-30T22:23:00Z">
            <w:rPr>
              <w:ins w:id="3274" w:author="Arnold Sandjaja" w:date="2013-06-29T14:41:00Z"/>
              <w:rFonts w:cs="Arial"/>
              <w:b/>
              <w:bCs/>
              <w:color w:val="FF0000"/>
            </w:rPr>
          </w:rPrChange>
        </w:rPr>
      </w:pPr>
    </w:p>
    <w:p w14:paraId="3F390E82" w14:textId="77777777" w:rsidR="000520D4" w:rsidRPr="00EB158B" w:rsidRDefault="000520D4" w:rsidP="000520D4">
      <w:pPr>
        <w:widowControl w:val="0"/>
        <w:autoSpaceDE w:val="0"/>
        <w:autoSpaceDN w:val="0"/>
        <w:adjustRightInd w:val="0"/>
        <w:ind w:right="1552"/>
        <w:rPr>
          <w:ins w:id="3275" w:author="Arnold Sandjaja" w:date="2013-06-29T14:41:00Z"/>
          <w:rFonts w:cs="Arial"/>
          <w:color w:val="000000" w:themeColor="text1"/>
          <w:sz w:val="18"/>
          <w:szCs w:val="18"/>
          <w:rPrChange w:id="3276" w:author="Teera Piyakunakorn" w:date="2013-06-30T22:23:00Z">
            <w:rPr>
              <w:ins w:id="3277" w:author="Arnold Sandjaja" w:date="2013-06-29T14:41:00Z"/>
              <w:rFonts w:cs="Arial"/>
              <w:color w:val="FFFFFF"/>
              <w:sz w:val="18"/>
              <w:szCs w:val="18"/>
            </w:rPr>
          </w:rPrChange>
        </w:rPr>
      </w:pPr>
      <w:ins w:id="3278" w:author="Arnold Sandjaja" w:date="2013-06-29T14:41:00Z">
        <w:r w:rsidRPr="00EB158B">
          <w:rPr>
            <w:rFonts w:cs="Arial"/>
            <w:color w:val="000000" w:themeColor="text1"/>
            <w:rPrChange w:id="3279" w:author="Teera Piyakunakorn" w:date="2013-06-30T22:23:00Z">
              <w:rPr>
                <w:rFonts w:cs="Arial"/>
              </w:rPr>
            </w:rPrChange>
          </w:rPr>
          <w:t>A constantly increasing disparity of wealth is an intrinsic aspect of capitalism</w:t>
        </w:r>
      </w:ins>
    </w:p>
    <w:p w14:paraId="0AEE6A18" w14:textId="77777777" w:rsidR="000520D4" w:rsidRPr="00EB158B" w:rsidRDefault="000520D4" w:rsidP="000520D4">
      <w:pPr>
        <w:widowControl w:val="0"/>
        <w:autoSpaceDE w:val="0"/>
        <w:autoSpaceDN w:val="0"/>
        <w:adjustRightInd w:val="0"/>
        <w:ind w:right="1552"/>
        <w:rPr>
          <w:ins w:id="3280" w:author="Arnold Sandjaja" w:date="2013-06-29T14:41:00Z"/>
          <w:rFonts w:cs="Arial"/>
          <w:color w:val="000000" w:themeColor="text1"/>
          <w:sz w:val="18"/>
          <w:szCs w:val="18"/>
          <w:rPrChange w:id="3281" w:author="Teera Piyakunakorn" w:date="2013-06-30T22:23:00Z">
            <w:rPr>
              <w:ins w:id="3282" w:author="Arnold Sandjaja" w:date="2013-06-29T14:41:00Z"/>
              <w:rFonts w:cs="Arial"/>
              <w:color w:val="FFFFFF"/>
              <w:sz w:val="18"/>
              <w:szCs w:val="18"/>
            </w:rPr>
          </w:rPrChange>
        </w:rPr>
      </w:pPr>
    </w:p>
    <w:p w14:paraId="7768DE87" w14:textId="77777777" w:rsidR="000520D4" w:rsidRPr="00EB158B" w:rsidRDefault="000520D4" w:rsidP="000520D4">
      <w:pPr>
        <w:widowControl w:val="0"/>
        <w:autoSpaceDE w:val="0"/>
        <w:autoSpaceDN w:val="0"/>
        <w:adjustRightInd w:val="0"/>
        <w:ind w:right="1552"/>
        <w:rPr>
          <w:ins w:id="3283" w:author="Arnold Sandjaja" w:date="2013-06-29T14:41:00Z"/>
          <w:rFonts w:cs="Arial"/>
          <w:color w:val="000000" w:themeColor="text1"/>
          <w:sz w:val="18"/>
          <w:szCs w:val="18"/>
          <w:rPrChange w:id="3284" w:author="Teera Piyakunakorn" w:date="2013-06-30T22:23:00Z">
            <w:rPr>
              <w:ins w:id="3285" w:author="Arnold Sandjaja" w:date="2013-06-29T14:41:00Z"/>
              <w:rFonts w:cs="Arial"/>
              <w:color w:val="FFFFFF"/>
              <w:sz w:val="18"/>
              <w:szCs w:val="18"/>
            </w:rPr>
          </w:rPrChange>
        </w:rPr>
      </w:pPr>
    </w:p>
    <w:p w14:paraId="0D2DC9A5" w14:textId="77777777" w:rsidR="000520D4" w:rsidRPr="00EB158B" w:rsidRDefault="000520D4" w:rsidP="000520D4">
      <w:pPr>
        <w:widowControl w:val="0"/>
        <w:autoSpaceDE w:val="0"/>
        <w:autoSpaceDN w:val="0"/>
        <w:adjustRightInd w:val="0"/>
        <w:ind w:right="1552"/>
        <w:rPr>
          <w:ins w:id="3286" w:author="Arnold Sandjaja" w:date="2013-06-29T14:41:00Z"/>
          <w:rFonts w:cs="Arial"/>
          <w:b/>
          <w:bCs/>
          <w:color w:val="000000" w:themeColor="text1"/>
          <w:rPrChange w:id="3287" w:author="Teera Piyakunakorn" w:date="2013-06-30T22:23:00Z">
            <w:rPr>
              <w:ins w:id="3288" w:author="Arnold Sandjaja" w:date="2013-06-29T14:41:00Z"/>
              <w:rFonts w:cs="Arial"/>
              <w:b/>
              <w:bCs/>
              <w:color w:val="FF2712"/>
            </w:rPr>
          </w:rPrChange>
        </w:rPr>
      </w:pPr>
    </w:p>
    <w:p w14:paraId="309D884C" w14:textId="77777777" w:rsidR="000520D4" w:rsidRPr="00EB158B" w:rsidRDefault="000520D4" w:rsidP="000520D4">
      <w:pPr>
        <w:widowControl w:val="0"/>
        <w:autoSpaceDE w:val="0"/>
        <w:autoSpaceDN w:val="0"/>
        <w:adjustRightInd w:val="0"/>
        <w:ind w:right="1552"/>
        <w:rPr>
          <w:ins w:id="3289" w:author="Arnold Sandjaja" w:date="2013-06-29T14:41:00Z"/>
          <w:rFonts w:cs="Arial"/>
          <w:b/>
          <w:bCs/>
          <w:color w:val="000000" w:themeColor="text1"/>
          <w:rPrChange w:id="3290" w:author="Teera Piyakunakorn" w:date="2013-06-30T22:23:00Z">
            <w:rPr>
              <w:ins w:id="3291" w:author="Arnold Sandjaja" w:date="2013-06-29T14:41:00Z"/>
              <w:rFonts w:cs="Arial"/>
              <w:b/>
              <w:bCs/>
              <w:color w:val="FF2712"/>
            </w:rPr>
          </w:rPrChange>
        </w:rPr>
      </w:pPr>
      <w:ins w:id="3292" w:author="Arnold Sandjaja" w:date="2013-06-29T14:41:00Z">
        <w:r w:rsidRPr="00EB158B">
          <w:rPr>
            <w:rFonts w:cs="Arial"/>
            <w:b/>
            <w:bCs/>
            <w:color w:val="000000" w:themeColor="text1"/>
            <w:rPrChange w:id="3293" w:author="Teera Piyakunakorn" w:date="2013-06-30T22:23:00Z">
              <w:rPr>
                <w:rFonts w:cs="Arial"/>
                <w:b/>
                <w:bCs/>
                <w:color w:val="FF2712"/>
              </w:rPr>
            </w:rPrChange>
          </w:rPr>
          <w:t>(Title: )</w:t>
        </w:r>
      </w:ins>
    </w:p>
    <w:p w14:paraId="26829EC8" w14:textId="77777777" w:rsidR="000520D4" w:rsidRPr="00EB158B" w:rsidRDefault="000520D4" w:rsidP="000520D4">
      <w:pPr>
        <w:widowControl w:val="0"/>
        <w:autoSpaceDE w:val="0"/>
        <w:autoSpaceDN w:val="0"/>
        <w:adjustRightInd w:val="0"/>
        <w:ind w:right="1552"/>
        <w:rPr>
          <w:ins w:id="3294" w:author="Arnold Sandjaja" w:date="2013-06-29T14:41:00Z"/>
          <w:rFonts w:cs="Arial"/>
          <w:b/>
          <w:bCs/>
          <w:color w:val="000000" w:themeColor="text1"/>
          <w:rPrChange w:id="3295" w:author="Teera Piyakunakorn" w:date="2013-06-30T22:23:00Z">
            <w:rPr>
              <w:ins w:id="3296" w:author="Arnold Sandjaja" w:date="2013-06-29T14:41:00Z"/>
              <w:rFonts w:cs="Arial"/>
              <w:b/>
              <w:bCs/>
            </w:rPr>
          </w:rPrChange>
        </w:rPr>
      </w:pPr>
    </w:p>
    <w:p w14:paraId="7C1229F5" w14:textId="77777777" w:rsidR="000520D4" w:rsidRPr="00EB158B" w:rsidRDefault="000520D4" w:rsidP="000520D4">
      <w:pPr>
        <w:widowControl w:val="0"/>
        <w:autoSpaceDE w:val="0"/>
        <w:autoSpaceDN w:val="0"/>
        <w:adjustRightInd w:val="0"/>
        <w:ind w:right="1552"/>
        <w:rPr>
          <w:ins w:id="3297" w:author="Arnold Sandjaja" w:date="2013-06-29T14:41:00Z"/>
          <w:rFonts w:cs="Arial"/>
          <w:b/>
          <w:bCs/>
          <w:color w:val="000000" w:themeColor="text1"/>
          <w:rPrChange w:id="3298" w:author="Teera Piyakunakorn" w:date="2013-06-30T22:23:00Z">
            <w:rPr>
              <w:ins w:id="3299" w:author="Arnold Sandjaja" w:date="2013-06-29T14:41:00Z"/>
              <w:rFonts w:cs="Arial"/>
              <w:b/>
              <w:bCs/>
            </w:rPr>
          </w:rPrChange>
        </w:rPr>
      </w:pPr>
      <w:ins w:id="3300" w:author="Arnold Sandjaja" w:date="2013-06-29T14:41:00Z">
        <w:r w:rsidRPr="00EB158B">
          <w:rPr>
            <w:rFonts w:cs="Arial"/>
            <w:b/>
            <w:bCs/>
            <w:color w:val="000000" w:themeColor="text1"/>
            <w:rPrChange w:id="3301" w:author="Teera Piyakunakorn" w:date="2013-06-30T22:23:00Z">
              <w:rPr>
                <w:rFonts w:cs="Arial"/>
                <w:b/>
                <w:bCs/>
              </w:rPr>
            </w:rPrChange>
          </w:rPr>
          <w:t>Fiscal and Economic Union</w:t>
        </w:r>
      </w:ins>
    </w:p>
    <w:p w14:paraId="5FE08AE5" w14:textId="77777777" w:rsidR="000520D4" w:rsidRPr="00EB158B" w:rsidRDefault="000520D4" w:rsidP="000520D4">
      <w:pPr>
        <w:widowControl w:val="0"/>
        <w:autoSpaceDE w:val="0"/>
        <w:autoSpaceDN w:val="0"/>
        <w:adjustRightInd w:val="0"/>
        <w:ind w:right="1552"/>
        <w:rPr>
          <w:ins w:id="3302" w:author="Arnold Sandjaja" w:date="2013-06-29T14:41:00Z"/>
          <w:rFonts w:cs="Arial"/>
          <w:b/>
          <w:bCs/>
          <w:color w:val="000000" w:themeColor="text1"/>
          <w:rPrChange w:id="3303" w:author="Teera Piyakunakorn" w:date="2013-06-30T22:23:00Z">
            <w:rPr>
              <w:ins w:id="3304" w:author="Arnold Sandjaja" w:date="2013-06-29T14:41:00Z"/>
              <w:rFonts w:cs="Arial"/>
              <w:b/>
              <w:bCs/>
              <w:color w:val="FF0000"/>
            </w:rPr>
          </w:rPrChange>
        </w:rPr>
      </w:pPr>
    </w:p>
    <w:p w14:paraId="443D6CCD" w14:textId="77777777" w:rsidR="000520D4" w:rsidRPr="00EB158B" w:rsidRDefault="000520D4" w:rsidP="000520D4">
      <w:pPr>
        <w:widowControl w:val="0"/>
        <w:autoSpaceDE w:val="0"/>
        <w:autoSpaceDN w:val="0"/>
        <w:adjustRightInd w:val="0"/>
        <w:ind w:right="1552"/>
        <w:rPr>
          <w:ins w:id="3305" w:author="Arnold Sandjaja" w:date="2013-06-29T14:41:00Z"/>
          <w:rFonts w:cs="Arial"/>
          <w:b/>
          <w:bCs/>
          <w:color w:val="000000" w:themeColor="text1"/>
          <w:rPrChange w:id="3306" w:author="Teera Piyakunakorn" w:date="2013-06-30T22:23:00Z">
            <w:rPr>
              <w:ins w:id="3307" w:author="Arnold Sandjaja" w:date="2013-06-29T14:41:00Z"/>
              <w:rFonts w:cs="Arial"/>
              <w:b/>
              <w:bCs/>
              <w:color w:val="FF2712"/>
            </w:rPr>
          </w:rPrChange>
        </w:rPr>
      </w:pPr>
      <w:ins w:id="3308" w:author="Arnold Sandjaja" w:date="2013-06-29T14:41:00Z">
        <w:r w:rsidRPr="00EB158B">
          <w:rPr>
            <w:rFonts w:cs="Arial"/>
            <w:b/>
            <w:bCs/>
            <w:color w:val="000000" w:themeColor="text1"/>
            <w:rPrChange w:id="3309" w:author="Teera Piyakunakorn" w:date="2013-06-30T22:23:00Z">
              <w:rPr>
                <w:rFonts w:cs="Arial"/>
                <w:b/>
                <w:bCs/>
                <w:color w:val="FF2712"/>
              </w:rPr>
            </w:rPrChange>
          </w:rPr>
          <w:t>(Main text: )</w:t>
        </w:r>
      </w:ins>
    </w:p>
    <w:p w14:paraId="0383C6BF" w14:textId="77777777" w:rsidR="000520D4" w:rsidRPr="00EB158B" w:rsidRDefault="000520D4" w:rsidP="000520D4">
      <w:pPr>
        <w:widowControl w:val="0"/>
        <w:autoSpaceDE w:val="0"/>
        <w:autoSpaceDN w:val="0"/>
        <w:adjustRightInd w:val="0"/>
        <w:ind w:right="1552"/>
        <w:rPr>
          <w:ins w:id="3310" w:author="Arnold Sandjaja" w:date="2013-06-29T14:41:00Z"/>
          <w:rFonts w:cs="Arial"/>
          <w:color w:val="000000" w:themeColor="text1"/>
          <w:rPrChange w:id="3311" w:author="Teera Piyakunakorn" w:date="2013-06-30T22:23:00Z">
            <w:rPr>
              <w:ins w:id="3312" w:author="Arnold Sandjaja" w:date="2013-06-29T14:41:00Z"/>
              <w:rFonts w:cs="Arial"/>
            </w:rPr>
          </w:rPrChange>
        </w:rPr>
      </w:pPr>
    </w:p>
    <w:p w14:paraId="716C51CB" w14:textId="77777777" w:rsidR="000520D4" w:rsidRPr="00EB158B" w:rsidRDefault="000520D4" w:rsidP="000520D4">
      <w:pPr>
        <w:widowControl w:val="0"/>
        <w:autoSpaceDE w:val="0"/>
        <w:autoSpaceDN w:val="0"/>
        <w:adjustRightInd w:val="0"/>
        <w:ind w:right="1552"/>
        <w:rPr>
          <w:ins w:id="3313" w:author="Arnold Sandjaja" w:date="2013-06-29T14:41:00Z"/>
          <w:rFonts w:cs="Arial"/>
          <w:color w:val="000000" w:themeColor="text1"/>
          <w:rPrChange w:id="3314" w:author="Teera Piyakunakorn" w:date="2013-06-30T22:23:00Z">
            <w:rPr>
              <w:ins w:id="3315" w:author="Arnold Sandjaja" w:date="2013-06-29T14:41:00Z"/>
              <w:rFonts w:cs="Arial"/>
            </w:rPr>
          </w:rPrChange>
        </w:rPr>
      </w:pPr>
      <w:ins w:id="3316" w:author="Arnold Sandjaja" w:date="2013-06-29T14:41:00Z">
        <w:r w:rsidRPr="00EB158B">
          <w:rPr>
            <w:rFonts w:cs="Arial"/>
            <w:color w:val="000000" w:themeColor="text1"/>
            <w:rPrChange w:id="3317" w:author="Teera Piyakunakorn" w:date="2013-06-30T22:23:00Z">
              <w:rPr>
                <w:rFonts w:cs="Arial"/>
              </w:rPr>
            </w:rPrChange>
          </w:rPr>
          <w:t>Fiscal pact, ESM, six-pack, two-pack</w:t>
        </w:r>
      </w:ins>
    </w:p>
    <w:p w14:paraId="638AD2BA" w14:textId="77777777" w:rsidR="000520D4" w:rsidRPr="00EB158B" w:rsidRDefault="000520D4" w:rsidP="000520D4">
      <w:pPr>
        <w:widowControl w:val="0"/>
        <w:autoSpaceDE w:val="0"/>
        <w:autoSpaceDN w:val="0"/>
        <w:adjustRightInd w:val="0"/>
        <w:ind w:right="1552"/>
        <w:rPr>
          <w:ins w:id="3318" w:author="Arnold Sandjaja" w:date="2013-06-29T14:41:00Z"/>
          <w:rFonts w:cs="Arial"/>
          <w:color w:val="000000" w:themeColor="text1"/>
          <w:rPrChange w:id="3319" w:author="Teera Piyakunakorn" w:date="2013-06-30T22:23:00Z">
            <w:rPr>
              <w:ins w:id="3320" w:author="Arnold Sandjaja" w:date="2013-06-29T14:41:00Z"/>
              <w:rFonts w:cs="Arial"/>
            </w:rPr>
          </w:rPrChange>
        </w:rPr>
      </w:pPr>
      <w:ins w:id="3321" w:author="Arnold Sandjaja" w:date="2013-06-29T14:41:00Z">
        <w:r w:rsidRPr="00EB158B">
          <w:rPr>
            <w:rFonts w:cs="Arial"/>
            <w:color w:val="000000" w:themeColor="text1"/>
            <w:rPrChange w:id="3322" w:author="Teera Piyakunakorn" w:date="2013-06-30T22:23:00Z">
              <w:rPr>
                <w:rFonts w:cs="Arial"/>
              </w:rPr>
            </w:rPrChange>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EB158B" w:rsidRDefault="000520D4" w:rsidP="000520D4">
      <w:pPr>
        <w:widowControl w:val="0"/>
        <w:autoSpaceDE w:val="0"/>
        <w:autoSpaceDN w:val="0"/>
        <w:adjustRightInd w:val="0"/>
        <w:ind w:right="1552"/>
        <w:rPr>
          <w:ins w:id="3323" w:author="Arnold Sandjaja" w:date="2013-06-29T14:41:00Z"/>
          <w:rFonts w:cs="Arial"/>
          <w:color w:val="000000" w:themeColor="text1"/>
          <w:rPrChange w:id="3324" w:author="Teera Piyakunakorn" w:date="2013-06-30T22:23:00Z">
            <w:rPr>
              <w:ins w:id="3325" w:author="Arnold Sandjaja" w:date="2013-06-29T14:41:00Z"/>
              <w:rFonts w:cs="Arial"/>
            </w:rPr>
          </w:rPrChange>
        </w:rPr>
      </w:pPr>
      <w:ins w:id="3326" w:author="Arnold Sandjaja" w:date="2013-06-29T14:41:00Z">
        <w:r w:rsidRPr="00EB158B">
          <w:rPr>
            <w:rFonts w:cs="Arial"/>
            <w:color w:val="000000" w:themeColor="text1"/>
            <w:rPrChange w:id="3327" w:author="Teera Piyakunakorn" w:date="2013-06-30T22:23:00Z">
              <w:rPr>
                <w:rFonts w:cs="Arial"/>
              </w:rPr>
            </w:rPrChange>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EB158B" w:rsidRDefault="000520D4" w:rsidP="000520D4">
      <w:pPr>
        <w:widowControl w:val="0"/>
        <w:autoSpaceDE w:val="0"/>
        <w:autoSpaceDN w:val="0"/>
        <w:adjustRightInd w:val="0"/>
        <w:ind w:right="1552"/>
        <w:rPr>
          <w:ins w:id="3328" w:author="Arnold Sandjaja" w:date="2013-06-29T14:41:00Z"/>
          <w:rFonts w:cs="Arial"/>
          <w:color w:val="000000" w:themeColor="text1"/>
          <w:rPrChange w:id="3329" w:author="Teera Piyakunakorn" w:date="2013-06-30T22:23:00Z">
            <w:rPr>
              <w:ins w:id="3330" w:author="Arnold Sandjaja" w:date="2013-06-29T14:41:00Z"/>
              <w:rFonts w:cs="Arial"/>
            </w:rPr>
          </w:rPrChange>
        </w:rPr>
      </w:pPr>
    </w:p>
    <w:p w14:paraId="63EC4F84" w14:textId="77777777" w:rsidR="000520D4" w:rsidRPr="00EB158B" w:rsidRDefault="000520D4" w:rsidP="000520D4">
      <w:pPr>
        <w:widowControl w:val="0"/>
        <w:autoSpaceDE w:val="0"/>
        <w:autoSpaceDN w:val="0"/>
        <w:adjustRightInd w:val="0"/>
        <w:ind w:right="1552"/>
        <w:rPr>
          <w:ins w:id="3331" w:author="Arnold Sandjaja" w:date="2013-06-29T14:41:00Z"/>
          <w:rFonts w:cs="Arial"/>
          <w:b/>
          <w:bCs/>
          <w:color w:val="000000" w:themeColor="text1"/>
          <w:rPrChange w:id="3332" w:author="Teera Piyakunakorn" w:date="2013-06-30T22:23:00Z">
            <w:rPr>
              <w:ins w:id="3333" w:author="Arnold Sandjaja" w:date="2013-06-29T14:41:00Z"/>
              <w:rFonts w:cs="Arial"/>
              <w:b/>
              <w:bCs/>
              <w:color w:val="FF0000"/>
            </w:rPr>
          </w:rPrChange>
        </w:rPr>
      </w:pPr>
      <w:ins w:id="3334" w:author="Arnold Sandjaja" w:date="2013-06-29T14:41:00Z">
        <w:r w:rsidRPr="00EB158B">
          <w:rPr>
            <w:rFonts w:cs="Arial"/>
            <w:b/>
            <w:bCs/>
            <w:color w:val="000000" w:themeColor="text1"/>
            <w:rPrChange w:id="3335" w:author="Teera Piyakunakorn" w:date="2013-06-30T22:23:00Z">
              <w:rPr>
                <w:rFonts w:cs="Arial"/>
                <w:b/>
                <w:bCs/>
                <w:color w:val="FF0000"/>
              </w:rPr>
            </w:rPrChange>
          </w:rPr>
          <w:t>(Caption for the pictures in this article : use picture:</w:t>
        </w:r>
      </w:ins>
    </w:p>
    <w:p w14:paraId="7BB35E74" w14:textId="77777777" w:rsidR="000520D4" w:rsidRPr="00EB158B" w:rsidRDefault="000520D4" w:rsidP="000520D4">
      <w:pPr>
        <w:pStyle w:val="ListParagraph"/>
        <w:widowControl w:val="0"/>
        <w:numPr>
          <w:ilvl w:val="0"/>
          <w:numId w:val="10"/>
        </w:numPr>
        <w:autoSpaceDE w:val="0"/>
        <w:autoSpaceDN w:val="0"/>
        <w:adjustRightInd w:val="0"/>
        <w:ind w:right="1552"/>
        <w:rPr>
          <w:ins w:id="3336" w:author="Arnold Sandjaja" w:date="2013-06-29T14:41:00Z"/>
          <w:rFonts w:ascii="Arial" w:hAnsi="Arial" w:cs="Arial"/>
          <w:b/>
          <w:bCs/>
          <w:color w:val="000000" w:themeColor="text1"/>
          <w:rPrChange w:id="3337" w:author="Teera Piyakunakorn" w:date="2013-06-30T22:23:00Z">
            <w:rPr>
              <w:ins w:id="3338" w:author="Arnold Sandjaja" w:date="2013-06-29T14:41:00Z"/>
              <w:rFonts w:ascii="Arial" w:hAnsi="Arial" w:cs="Arial"/>
              <w:b/>
              <w:bCs/>
              <w:color w:val="FF0000"/>
            </w:rPr>
          </w:rPrChange>
        </w:rPr>
      </w:pPr>
      <w:ins w:id="3339" w:author="Arnold Sandjaja" w:date="2013-06-29T14:41:00Z">
        <w:r w:rsidRPr="00EB158B">
          <w:rPr>
            <w:rFonts w:ascii="Arial" w:hAnsi="Arial" w:cs="Arial"/>
            <w:b/>
            <w:bCs/>
            <w:color w:val="000000" w:themeColor="text1"/>
            <w:rPrChange w:id="3340" w:author="Teera Piyakunakorn" w:date="2013-06-30T22:23:00Z">
              <w:rPr>
                <w:rFonts w:ascii="Arial" w:hAnsi="Arial" w:cs="Arial"/>
                <w:b/>
                <w:bCs/>
                <w:color w:val="FF0000"/>
              </w:rPr>
            </w:rPrChange>
          </w:rPr>
          <w:lastRenderedPageBreak/>
          <w:t>WSC2013_TP40_MOD1_PRE_EN_04.jpg)</w:t>
        </w:r>
      </w:ins>
    </w:p>
    <w:p w14:paraId="2B3B90BD" w14:textId="77777777" w:rsidR="000520D4" w:rsidRPr="00EB158B" w:rsidRDefault="000520D4" w:rsidP="000520D4">
      <w:pPr>
        <w:widowControl w:val="0"/>
        <w:autoSpaceDE w:val="0"/>
        <w:autoSpaceDN w:val="0"/>
        <w:adjustRightInd w:val="0"/>
        <w:ind w:right="1552"/>
        <w:rPr>
          <w:ins w:id="3341" w:author="Arnold Sandjaja" w:date="2013-06-29T14:41:00Z"/>
          <w:rFonts w:cs="Arial"/>
          <w:b/>
          <w:bCs/>
          <w:color w:val="000000" w:themeColor="text1"/>
          <w:rPrChange w:id="3342" w:author="Teera Piyakunakorn" w:date="2013-06-30T22:23:00Z">
            <w:rPr>
              <w:ins w:id="3343" w:author="Arnold Sandjaja" w:date="2013-06-29T14:41:00Z"/>
              <w:rFonts w:cs="Arial"/>
              <w:b/>
              <w:bCs/>
              <w:color w:val="FF0000"/>
            </w:rPr>
          </w:rPrChange>
        </w:rPr>
      </w:pPr>
    </w:p>
    <w:p w14:paraId="272C5B3C" w14:textId="77777777" w:rsidR="000520D4" w:rsidRPr="00EB158B" w:rsidRDefault="000520D4" w:rsidP="000520D4">
      <w:pPr>
        <w:widowControl w:val="0"/>
        <w:autoSpaceDE w:val="0"/>
        <w:autoSpaceDN w:val="0"/>
        <w:adjustRightInd w:val="0"/>
        <w:ind w:right="1552"/>
        <w:rPr>
          <w:ins w:id="3344" w:author="Arnold Sandjaja" w:date="2013-06-29T14:41:00Z"/>
          <w:rFonts w:cs="Arial"/>
          <w:b/>
          <w:bCs/>
          <w:color w:val="000000" w:themeColor="text1"/>
          <w:rPrChange w:id="3345" w:author="Teera Piyakunakorn" w:date="2013-06-30T22:23:00Z">
            <w:rPr>
              <w:ins w:id="3346" w:author="Arnold Sandjaja" w:date="2013-06-29T14:41:00Z"/>
              <w:rFonts w:cs="Arial"/>
              <w:b/>
              <w:bCs/>
              <w:color w:val="FF0000"/>
            </w:rPr>
          </w:rPrChange>
        </w:rPr>
      </w:pPr>
    </w:p>
    <w:p w14:paraId="6BB4C597" w14:textId="77777777" w:rsidR="000520D4" w:rsidRPr="00EB158B" w:rsidRDefault="000520D4" w:rsidP="000520D4">
      <w:pPr>
        <w:widowControl w:val="0"/>
        <w:autoSpaceDE w:val="0"/>
        <w:autoSpaceDN w:val="0"/>
        <w:adjustRightInd w:val="0"/>
        <w:spacing w:line="241" w:lineRule="atLeast"/>
        <w:ind w:right="1552"/>
        <w:jc w:val="both"/>
        <w:rPr>
          <w:ins w:id="3347" w:author="Arnold Sandjaja" w:date="2013-06-29T14:41:00Z"/>
          <w:rFonts w:cs="Arial"/>
          <w:color w:val="000000" w:themeColor="text1"/>
          <w:rPrChange w:id="3348" w:author="Teera Piyakunakorn" w:date="2013-06-30T22:23:00Z">
            <w:rPr>
              <w:ins w:id="3349" w:author="Arnold Sandjaja" w:date="2013-06-29T14:41:00Z"/>
              <w:rFonts w:cs="Arial"/>
            </w:rPr>
          </w:rPrChange>
        </w:rPr>
      </w:pPr>
      <w:ins w:id="3350" w:author="Arnold Sandjaja" w:date="2013-06-29T14:41:00Z">
        <w:r w:rsidRPr="00EB158B">
          <w:rPr>
            <w:rFonts w:cs="Arial"/>
            <w:color w:val="000000" w:themeColor="text1"/>
            <w:rPrChange w:id="3351" w:author="Teera Piyakunakorn" w:date="2013-06-30T22:23:00Z">
              <w:rPr>
                <w:rFonts w:cs="Arial"/>
              </w:rPr>
            </w:rPrChange>
          </w:rPr>
          <w:t>In the European Council the introduction of a fiscal and economic union is being prepared.</w:t>
        </w:r>
      </w:ins>
    </w:p>
    <w:p w14:paraId="110D25EC" w14:textId="77777777" w:rsidR="000520D4" w:rsidRPr="00EB158B" w:rsidRDefault="000520D4" w:rsidP="000520D4">
      <w:pPr>
        <w:widowControl w:val="0"/>
        <w:autoSpaceDE w:val="0"/>
        <w:autoSpaceDN w:val="0"/>
        <w:adjustRightInd w:val="0"/>
        <w:spacing w:line="241" w:lineRule="atLeast"/>
        <w:ind w:right="1552"/>
        <w:jc w:val="both"/>
        <w:rPr>
          <w:ins w:id="3352" w:author="Arnold Sandjaja" w:date="2013-06-29T14:41:00Z"/>
          <w:rFonts w:cs="Arial"/>
          <w:color w:val="000000" w:themeColor="text1"/>
          <w:rPrChange w:id="3353" w:author="Teera Piyakunakorn" w:date="2013-06-30T22:23:00Z">
            <w:rPr>
              <w:ins w:id="3354" w:author="Arnold Sandjaja" w:date="2013-06-29T14:41:00Z"/>
              <w:rFonts w:cs="Arial"/>
            </w:rPr>
          </w:rPrChange>
        </w:rPr>
      </w:pPr>
    </w:p>
    <w:p w14:paraId="40749026" w14:textId="77777777" w:rsidR="000520D4" w:rsidRPr="00EB158B" w:rsidRDefault="000520D4" w:rsidP="000520D4">
      <w:pPr>
        <w:widowControl w:val="0"/>
        <w:autoSpaceDE w:val="0"/>
        <w:autoSpaceDN w:val="0"/>
        <w:adjustRightInd w:val="0"/>
        <w:spacing w:line="241" w:lineRule="atLeast"/>
        <w:ind w:right="1552"/>
        <w:jc w:val="both"/>
        <w:rPr>
          <w:ins w:id="3355" w:author="Arnold Sandjaja" w:date="2013-06-29T14:41:00Z"/>
          <w:rFonts w:cs="Arial"/>
          <w:color w:val="000000" w:themeColor="text1"/>
          <w:rPrChange w:id="3356" w:author="Teera Piyakunakorn" w:date="2013-06-30T22:23:00Z">
            <w:rPr>
              <w:ins w:id="3357" w:author="Arnold Sandjaja" w:date="2013-06-29T14:41:00Z"/>
              <w:rFonts w:cs="Arial"/>
            </w:rPr>
          </w:rPrChange>
        </w:rPr>
      </w:pPr>
    </w:p>
    <w:p w14:paraId="52CACB3C" w14:textId="77777777" w:rsidR="001020AE" w:rsidRPr="00EB158B" w:rsidRDefault="001020AE">
      <w:pPr>
        <w:tabs>
          <w:tab w:val="left" w:pos="1961"/>
        </w:tabs>
        <w:ind w:right="1552"/>
        <w:rPr>
          <w:color w:val="000000" w:themeColor="text1"/>
          <w:rPrChange w:id="3358" w:author="Teera Piyakunakorn" w:date="2013-06-30T22:23:00Z">
            <w:rPr>
              <w:lang w:val="en-US"/>
            </w:rPr>
          </w:rPrChange>
        </w:rPr>
        <w:pPrChange w:id="3359" w:author="Arnold Sandjaja" w:date="2013-06-29T14:31:00Z">
          <w:pPr>
            <w:pStyle w:val="Heading1AA"/>
          </w:pPr>
        </w:pPrChange>
      </w:pPr>
    </w:p>
    <w:sectPr w:rsidR="001020AE" w:rsidRPr="00EB158B"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3447" w:author="Arnold Sandjaja" w:date="2013-06-29T14:58:00Z">
        <w:sectPr w:rsidR="001020AE" w:rsidRPr="00EB158B"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1B4908" w:rsidRDefault="001B4908">
      <w:r>
        <w:separator/>
      </w:r>
    </w:p>
  </w:endnote>
  <w:endnote w:type="continuationSeparator" w:id="0">
    <w:p w14:paraId="4DF458D3" w14:textId="77777777" w:rsidR="001B4908" w:rsidRDefault="001B4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E00002FF" w:usb1="7AC7FFFF" w:usb2="00000012" w:usb3="00000000" w:csb0="0002000D" w:csb1="00000000"/>
  </w:font>
  <w:font w:name="ＭＳ ゴシック">
    <w:charset w:val="4E"/>
    <w:family w:val="auto"/>
    <w:pitch w:val="variable"/>
    <w:sig w:usb0="E00002FF" w:usb1="6AC7FDFB" w:usb2="00000012" w:usb3="00000000" w:csb0="0002009F"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TH SarabunPSK">
    <w:panose1 w:val="020B0500040200020003"/>
    <w:charset w:val="00"/>
    <w:family w:val="auto"/>
    <w:pitch w:val="variable"/>
    <w:sig w:usb0="A100006F" w:usb1="5000205A" w:usb2="00000000" w:usb3="00000000" w:csb0="00010183"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3360"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3361">
        <w:tblGrid>
          <w:gridCol w:w="118"/>
          <w:gridCol w:w="2707"/>
          <w:gridCol w:w="118"/>
          <w:gridCol w:w="4560"/>
          <w:gridCol w:w="685"/>
          <w:gridCol w:w="1559"/>
          <w:gridCol w:w="133"/>
        </w:tblGrid>
      </w:tblGridChange>
    </w:tblGrid>
    <w:tr w:rsidR="001B4908" w14:paraId="7F525DED" w14:textId="77777777" w:rsidTr="00580CF8">
      <w:trPr>
        <w:cantSplit/>
        <w:trHeight w:val="270"/>
        <w:trPrChange w:id="3362"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3363"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1B4908" w:rsidRDefault="001B4908">
          <w:pPr>
            <w:pStyle w:val="Footer"/>
          </w:pPr>
        </w:p>
      </w:tc>
      <w:tc>
        <w:tcPr>
          <w:tcW w:w="5245" w:type="dxa"/>
          <w:shd w:val="clear" w:color="auto" w:fill="FFFFFF"/>
          <w:tcMar>
            <w:top w:w="0" w:type="dxa"/>
            <w:left w:w="0" w:type="dxa"/>
            <w:bottom w:w="0" w:type="dxa"/>
            <w:right w:w="0" w:type="dxa"/>
          </w:tcMar>
          <w:tcPrChange w:id="3364"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1B4908" w:rsidRDefault="001B4908">
          <w:pPr>
            <w:pStyle w:val="Footer"/>
            <w:jc w:val="center"/>
            <w:pPrChange w:id="3365" w:author="Arnold Sandjaja" w:date="2013-06-30T10:10:00Z">
              <w:pPr>
                <w:pStyle w:val="Footer"/>
              </w:pPr>
            </w:pPrChange>
          </w:pPr>
        </w:p>
      </w:tc>
      <w:tc>
        <w:tcPr>
          <w:tcW w:w="1559" w:type="dxa"/>
          <w:shd w:val="clear" w:color="auto" w:fill="FFFFFF"/>
          <w:tcMar>
            <w:top w:w="0" w:type="dxa"/>
            <w:left w:w="0" w:type="dxa"/>
            <w:bottom w:w="0" w:type="dxa"/>
            <w:right w:w="0" w:type="dxa"/>
          </w:tcMar>
          <w:tcPrChange w:id="3366"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1B4908" w:rsidRDefault="001B4908">
          <w:pPr>
            <w:pStyle w:val="Footer"/>
          </w:pPr>
        </w:p>
      </w:tc>
    </w:tr>
    <w:tr w:rsidR="001B4908"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6177CFA5" w:rsidR="001B4908" w:rsidDel="00C40CC0" w:rsidRDefault="001B4908" w:rsidP="00836D7A">
          <w:pPr>
            <w:pStyle w:val="Footer"/>
            <w:rPr>
              <w:del w:id="3367" w:author="Arnold Sandjaja" w:date="2013-06-30T10:08:00Z"/>
              <w:sz w:val="16"/>
              <w:lang w:val="en-US"/>
            </w:rPr>
          </w:pPr>
          <w:ins w:id="3368" w:author="Arnold Sandjaja" w:date="2013-06-30T10:08:00Z">
            <w:r>
              <w:rPr>
                <w:sz w:val="16"/>
                <w:lang w:val="de-DE"/>
              </w:rPr>
              <w:t>WSC2013_TP40_MOD2_actual_EN</w:t>
            </w:r>
          </w:ins>
          <w:del w:id="3369" w:author="Arnold Sandjaja" w:date="2013-06-30T10:08:00Z">
            <w:r w:rsidDel="00C40CC0">
              <w:rPr>
                <w:sz w:val="16"/>
                <w:lang w:val="en-US"/>
              </w:rPr>
              <w:delText>Test Project proposal for skill 40</w:delText>
            </w:r>
          </w:del>
        </w:p>
        <w:p w14:paraId="5A61E0BF" w14:textId="1F28209C" w:rsidR="001B4908" w:rsidRDefault="001B4908" w:rsidP="00836D7A">
          <w:pPr>
            <w:pStyle w:val="Footer"/>
            <w:rPr>
              <w:sz w:val="16"/>
              <w:lang w:val="de-DE"/>
            </w:rPr>
          </w:pPr>
          <w:del w:id="3370"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1B4908" w:rsidRDefault="001B4908">
          <w:pPr>
            <w:pStyle w:val="Footer"/>
            <w:ind w:right="-93"/>
            <w:jc w:val="center"/>
            <w:rPr>
              <w:ins w:id="3371" w:author="Arnold Sandjaja" w:date="2013-06-30T10:08:00Z"/>
              <w:sz w:val="16"/>
              <w:lang w:val="fr-FR"/>
            </w:rPr>
          </w:pPr>
          <w:ins w:id="3372"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1B4908" w:rsidRDefault="001B4908">
          <w:pPr>
            <w:pStyle w:val="Footer"/>
            <w:jc w:val="center"/>
            <w:rPr>
              <w:ins w:id="3373" w:author="Arnold Sandjaja" w:date="2013-06-30T10:08:00Z"/>
              <w:sz w:val="16"/>
              <w:lang w:val="fr-FR"/>
            </w:rPr>
          </w:pPr>
          <w:ins w:id="3374" w:author="Arnold Sandjaja" w:date="2013-06-30T10:08:00Z">
            <w:r>
              <w:rPr>
                <w:sz w:val="16"/>
                <w:lang w:val="fr-FR"/>
              </w:rPr>
              <w:t>developed for or an behalf of WSI, including translation and electronic</w:t>
            </w:r>
          </w:ins>
        </w:p>
        <w:p w14:paraId="2101D32D" w14:textId="77777777" w:rsidR="001B4908" w:rsidRDefault="001B4908">
          <w:pPr>
            <w:pStyle w:val="Footer"/>
            <w:jc w:val="center"/>
            <w:rPr>
              <w:ins w:id="3375" w:author="Arnold Sandjaja" w:date="2013-06-30T10:08:00Z"/>
              <w:sz w:val="16"/>
              <w:lang w:val="fr-FR"/>
            </w:rPr>
          </w:pPr>
          <w:ins w:id="3376" w:author="Arnold Sandjaja" w:date="2013-06-30T10:08:00Z">
            <w:r>
              <w:rPr>
                <w:sz w:val="16"/>
                <w:lang w:val="fr-FR"/>
              </w:rPr>
              <w:t>distribution. This material my be reproduced for non-commercial</w:t>
            </w:r>
          </w:ins>
        </w:p>
        <w:p w14:paraId="5E0F2F9A" w14:textId="77777777" w:rsidR="001B4908" w:rsidRDefault="001B4908">
          <w:pPr>
            <w:pStyle w:val="Footer"/>
            <w:tabs>
              <w:tab w:val="clear" w:pos="4680"/>
            </w:tabs>
            <w:ind w:left="567" w:right="-142"/>
            <w:jc w:val="center"/>
            <w:rPr>
              <w:ins w:id="3377" w:author="Arnold Sandjaja" w:date="2013-06-30T10:08:00Z"/>
              <w:sz w:val="16"/>
              <w:lang w:val="fr-FR"/>
            </w:rPr>
            <w:pPrChange w:id="3378" w:author="Arnold Sandjaja" w:date="2013-06-30T10:10:00Z">
              <w:pPr>
                <w:pStyle w:val="Footer"/>
                <w:ind w:left="567"/>
                <w:jc w:val="center"/>
              </w:pPr>
            </w:pPrChange>
          </w:pPr>
          <w:ins w:id="3379" w:author="Arnold Sandjaja" w:date="2013-06-30T10:08:00Z">
            <w:r>
              <w:rPr>
                <w:sz w:val="16"/>
                <w:lang w:val="fr-FR"/>
              </w:rPr>
              <w:t>vocational and educational purposes provided that the WorldSkills International logo and copyright notice are left in place</w:t>
            </w:r>
          </w:ins>
        </w:p>
        <w:p w14:paraId="77F7F41F" w14:textId="04DE6C39" w:rsidR="001B4908" w:rsidDel="00C40CC0" w:rsidRDefault="001B4908">
          <w:pPr>
            <w:pStyle w:val="Footer"/>
            <w:jc w:val="center"/>
            <w:rPr>
              <w:del w:id="3380" w:author="Arnold Sandjaja" w:date="2013-06-30T10:08:00Z"/>
              <w:sz w:val="16"/>
              <w:lang w:val="fr-FR"/>
            </w:rPr>
            <w:pPrChange w:id="3381" w:author="Arnold Sandjaja" w:date="2013-06-30T10:10:00Z">
              <w:pPr>
                <w:pStyle w:val="Footer"/>
              </w:pPr>
            </w:pPrChange>
          </w:pPr>
          <w:del w:id="3382" w:author="Arnold Sandjaja" w:date="2013-06-30T10:08:00Z">
            <w:r w:rsidDel="00C40CC0">
              <w:rPr>
                <w:sz w:val="16"/>
                <w:lang w:val="fr-FR"/>
              </w:rPr>
              <w:delText>Version: 1.</w:delText>
            </w:r>
          </w:del>
          <w:ins w:id="3383" w:author="Michel Bulon" w:date="2013-05-20T20:24:00Z">
            <w:del w:id="3384" w:author="Arnold Sandjaja" w:date="2013-06-14T18:24:00Z">
              <w:r w:rsidDel="00820615">
                <w:rPr>
                  <w:sz w:val="16"/>
                  <w:lang w:val="fr-FR"/>
                </w:rPr>
                <w:delText>4</w:delText>
              </w:r>
            </w:del>
          </w:ins>
          <w:ins w:id="3385" w:author="Michel Bulon" w:date="2013-06-21T09:54:00Z">
            <w:del w:id="3386" w:author="Arnold Sandjaja" w:date="2013-06-29T12:06:00Z">
              <w:r w:rsidDel="00617B40">
                <w:rPr>
                  <w:sz w:val="16"/>
                  <w:lang w:val="fr-FR"/>
                </w:rPr>
                <w:delText>8</w:delText>
              </w:r>
            </w:del>
          </w:ins>
          <w:del w:id="3387" w:author="Arnold Sandjaja" w:date="2013-05-17T16:21:00Z">
            <w:r w:rsidDel="000D2FD7">
              <w:rPr>
                <w:sz w:val="16"/>
                <w:lang w:val="fr-FR"/>
              </w:rPr>
              <w:delText>1</w:delText>
            </w:r>
          </w:del>
        </w:p>
        <w:p w14:paraId="7E5D4950" w14:textId="2A025B07" w:rsidR="001B4908" w:rsidRDefault="001B4908">
          <w:pPr>
            <w:pStyle w:val="Footer"/>
            <w:jc w:val="center"/>
            <w:rPr>
              <w:sz w:val="16"/>
              <w:lang w:val="fr-FR"/>
            </w:rPr>
            <w:pPrChange w:id="3388" w:author="Arnold Sandjaja" w:date="2013-06-30T10:10:00Z">
              <w:pPr>
                <w:pStyle w:val="Footer"/>
              </w:pPr>
            </w:pPrChange>
          </w:pPr>
          <w:del w:id="3389" w:author="Arnold Sandjaja" w:date="2013-06-30T10:08:00Z">
            <w:r w:rsidDel="00C40CC0">
              <w:rPr>
                <w:sz w:val="16"/>
                <w:lang w:val="fr-FR"/>
              </w:rPr>
              <w:delText xml:space="preserve">Date: </w:delText>
            </w:r>
          </w:del>
          <w:ins w:id="3390" w:author="Michel Bulon" w:date="2013-05-20T20:24:00Z">
            <w:del w:id="3391" w:author="Arnold Sandjaja" w:date="2013-06-14T18:24:00Z">
              <w:r w:rsidDel="00820615">
                <w:rPr>
                  <w:sz w:val="16"/>
                  <w:lang w:val="fr-FR"/>
                </w:rPr>
                <w:delText>12</w:delText>
              </w:r>
            </w:del>
          </w:ins>
          <w:ins w:id="3392" w:author="Michel Bulon" w:date="2013-06-21T09:54:00Z">
            <w:del w:id="3393" w:author="Arnold Sandjaja" w:date="2013-06-29T12:06:00Z">
              <w:r w:rsidDel="00617B40">
                <w:rPr>
                  <w:sz w:val="16"/>
                  <w:lang w:val="fr-FR"/>
                </w:rPr>
                <w:delText>1</w:delText>
              </w:r>
            </w:del>
          </w:ins>
          <w:del w:id="3394" w:author="Arnold Sandjaja" w:date="2013-05-17T16:21:00Z">
            <w:r w:rsidDel="000D2FD7">
              <w:rPr>
                <w:sz w:val="16"/>
                <w:lang w:val="fr-FR"/>
              </w:rPr>
              <w:delText>4</w:delText>
            </w:r>
          </w:del>
          <w:del w:id="3395" w:author="Arnold Sandjaja" w:date="2013-06-30T10:08:00Z">
            <w:r w:rsidDel="00C40CC0">
              <w:rPr>
                <w:sz w:val="16"/>
                <w:lang w:val="fr-FR"/>
              </w:rPr>
              <w:delText>.0</w:delText>
            </w:r>
          </w:del>
          <w:ins w:id="3396" w:author="Michel Bulon" w:date="2013-06-12T21:05:00Z">
            <w:del w:id="3397" w:author="Arnold Sandjaja" w:date="2013-06-30T10:08:00Z">
              <w:r w:rsidDel="00C40CC0">
                <w:rPr>
                  <w:sz w:val="16"/>
                  <w:lang w:val="fr-FR"/>
                </w:rPr>
                <w:delText>6</w:delText>
              </w:r>
            </w:del>
          </w:ins>
          <w:del w:id="3398"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1B4908" w:rsidRDefault="001B4908" w:rsidP="00EB158B">
          <w:pPr>
            <w:pStyle w:val="Footer"/>
            <w:jc w:val="right"/>
            <w:rPr>
              <w:ins w:id="3399" w:author="Arnold Sandjaja" w:date="2013-06-30T10:08:00Z"/>
              <w:rStyle w:val="PageNumber"/>
              <w:sz w:val="20"/>
            </w:rPr>
          </w:pPr>
        </w:p>
        <w:p w14:paraId="5BD26C3C" w14:textId="56BC55E5" w:rsidR="001B4908" w:rsidDel="00C40CC0" w:rsidRDefault="001B4908" w:rsidP="00580CF8">
          <w:pPr>
            <w:pStyle w:val="Footer"/>
            <w:ind w:left="-191"/>
            <w:jc w:val="right"/>
            <w:rPr>
              <w:del w:id="3400" w:author="Arnold Sandjaja" w:date="2013-06-30T10:08:00Z"/>
              <w:rStyle w:val="PageNumber"/>
              <w:sz w:val="20"/>
            </w:rPr>
          </w:pPr>
          <w:ins w:id="3401" w:author="Arnold Sandjaja" w:date="2013-06-30T10:08:00Z">
            <w:r>
              <w:rPr>
                <w:rStyle w:val="PageNumber"/>
              </w:rPr>
              <w:fldChar w:fldCharType="begin"/>
            </w:r>
            <w:r>
              <w:rPr>
                <w:rStyle w:val="PageNumber"/>
              </w:rPr>
              <w:instrText xml:space="preserve"> PAGE </w:instrText>
            </w:r>
            <w:r>
              <w:rPr>
                <w:rStyle w:val="PageNumber"/>
              </w:rPr>
              <w:fldChar w:fldCharType="separate"/>
            </w:r>
          </w:ins>
          <w:r w:rsidR="009D0E24">
            <w:rPr>
              <w:rStyle w:val="PageNumber"/>
              <w:noProof/>
            </w:rPr>
            <w:t>2</w:t>
          </w:r>
          <w:ins w:id="3402" w:author="Arnold Sandjaja" w:date="2013-06-30T10:08:00Z">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ins>
          <w:r w:rsidR="009D0E24">
            <w:rPr>
              <w:rStyle w:val="PageNumber"/>
              <w:noProof/>
            </w:rPr>
            <w:t>18</w:t>
          </w:r>
          <w:ins w:id="3403" w:author="Arnold Sandjaja" w:date="2013-06-30T10:08:00Z">
            <w:r>
              <w:rPr>
                <w:rStyle w:val="PageNumber"/>
              </w:rPr>
              <w:fldChar w:fldCharType="end"/>
            </w:r>
          </w:ins>
        </w:p>
        <w:p w14:paraId="328F2279" w14:textId="6EEEAC26" w:rsidR="001B4908" w:rsidRDefault="001B4908" w:rsidP="00580CF8">
          <w:pPr>
            <w:pStyle w:val="Footer"/>
            <w:ind w:left="-191"/>
            <w:jc w:val="right"/>
          </w:pPr>
          <w:del w:id="3404" w:author="Arnold Sandjaja" w:date="2013-06-30T10:08:00Z">
            <w:r w:rsidDel="00C40CC0">
              <w:rPr>
                <w:rStyle w:val="PageNumber"/>
              </w:rPr>
              <w:fldChar w:fldCharType="begin"/>
            </w:r>
            <w:r w:rsidDel="00C40CC0">
              <w:rPr>
                <w:rStyle w:val="PageNumber"/>
              </w:rPr>
              <w:delInstrText xml:space="preserve"> PAGE </w:delInstrText>
            </w:r>
            <w:r w:rsidDel="00C40CC0">
              <w:rPr>
                <w:rStyle w:val="PageNumber"/>
              </w:rPr>
              <w:fldChar w:fldCharType="separate"/>
            </w:r>
            <w:r w:rsidDel="00C40CC0">
              <w:rPr>
                <w:rStyle w:val="PageNumber"/>
                <w:noProof/>
              </w:rPr>
              <w:delText>2</w:delText>
            </w:r>
            <w:r w:rsidDel="00C40CC0">
              <w:rPr>
                <w:rStyle w:val="PageNumber"/>
              </w:rPr>
              <w:fldChar w:fldCharType="end"/>
            </w:r>
            <w:r w:rsidDel="00C40CC0">
              <w:rPr>
                <w:rStyle w:val="PageNumber"/>
              </w:rPr>
              <w:delText xml:space="preserve"> of </w:delText>
            </w:r>
            <w:r w:rsidDel="00C40CC0">
              <w:rPr>
                <w:rStyle w:val="PageNumber"/>
              </w:rPr>
              <w:fldChar w:fldCharType="begin"/>
            </w:r>
            <w:r w:rsidDel="00C40CC0">
              <w:rPr>
                <w:rStyle w:val="PageNumber"/>
              </w:rPr>
              <w:delInstrText xml:space="preserve"> NUMPAGES </w:delInstrText>
            </w:r>
            <w:r w:rsidDel="00C40CC0">
              <w:rPr>
                <w:rStyle w:val="PageNumber"/>
              </w:rPr>
              <w:fldChar w:fldCharType="separate"/>
            </w:r>
            <w:r w:rsidDel="00C40CC0">
              <w:rPr>
                <w:rStyle w:val="PageNumber"/>
                <w:noProof/>
              </w:rPr>
              <w:delText>16</w:delText>
            </w:r>
            <w:r w:rsidDel="00C40CC0">
              <w:rPr>
                <w:rStyle w:val="PageNumber"/>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3405"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3406">
        <w:tblGrid>
          <w:gridCol w:w="118"/>
          <w:gridCol w:w="2424"/>
          <w:gridCol w:w="401"/>
          <w:gridCol w:w="4702"/>
          <w:gridCol w:w="685"/>
          <w:gridCol w:w="1158"/>
          <w:gridCol w:w="259"/>
        </w:tblGrid>
      </w:tblGridChange>
    </w:tblGrid>
    <w:tr w:rsidR="001B4908" w14:paraId="257EE19E" w14:textId="77777777" w:rsidTr="00547E51">
      <w:trPr>
        <w:cantSplit/>
        <w:trHeight w:val="270"/>
        <w:trPrChange w:id="3407"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3408"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1B4908" w:rsidRDefault="001B4908">
          <w:pPr>
            <w:pStyle w:val="Footer"/>
          </w:pPr>
        </w:p>
      </w:tc>
      <w:tc>
        <w:tcPr>
          <w:tcW w:w="5387" w:type="dxa"/>
          <w:shd w:val="clear" w:color="auto" w:fill="FFFFFF"/>
          <w:tcMar>
            <w:top w:w="0" w:type="dxa"/>
            <w:left w:w="0" w:type="dxa"/>
            <w:bottom w:w="0" w:type="dxa"/>
            <w:right w:w="0" w:type="dxa"/>
          </w:tcMar>
          <w:tcPrChange w:id="3409"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1B4908" w:rsidRDefault="001B4908">
          <w:pPr>
            <w:pStyle w:val="Footer"/>
            <w:ind w:left="-1019" w:right="-518"/>
            <w:jc w:val="center"/>
            <w:rPr>
              <w:szCs w:val="24"/>
            </w:rPr>
            <w:pPrChange w:id="3410" w:author="Arnold Sandjaja" w:date="2013-06-30T08:27:00Z">
              <w:pPr>
                <w:pStyle w:val="Footer"/>
              </w:pPr>
            </w:pPrChange>
          </w:pPr>
        </w:p>
      </w:tc>
      <w:tc>
        <w:tcPr>
          <w:tcW w:w="1417" w:type="dxa"/>
          <w:shd w:val="clear" w:color="auto" w:fill="FFFFFF"/>
          <w:tcMar>
            <w:top w:w="0" w:type="dxa"/>
            <w:left w:w="0" w:type="dxa"/>
            <w:bottom w:w="0" w:type="dxa"/>
            <w:right w:w="0" w:type="dxa"/>
          </w:tcMar>
          <w:tcPrChange w:id="3411"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1B4908" w:rsidRDefault="001B4908">
          <w:pPr>
            <w:pStyle w:val="Footer"/>
          </w:pPr>
        </w:p>
      </w:tc>
    </w:tr>
    <w:tr w:rsidR="001B4908"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1B4908" w:rsidDel="00CF0B6B" w:rsidRDefault="001B4908">
          <w:pPr>
            <w:pStyle w:val="Footer"/>
            <w:rPr>
              <w:del w:id="3412" w:author="Arnold Sandjaja" w:date="2013-06-30T08:25:00Z"/>
              <w:sz w:val="16"/>
              <w:lang w:val="en-US"/>
            </w:rPr>
          </w:pPr>
          <w:del w:id="3413" w:author="Arnold Sandjaja" w:date="2013-06-30T08:25:00Z">
            <w:r w:rsidDel="00CF0B6B">
              <w:rPr>
                <w:sz w:val="16"/>
                <w:lang w:val="en-US"/>
              </w:rPr>
              <w:delText>Test Project proposal for skill 40</w:delText>
            </w:r>
          </w:del>
        </w:p>
        <w:p w14:paraId="5E68B21B" w14:textId="77777777" w:rsidR="001B4908" w:rsidRDefault="001B4908" w:rsidP="002B1C14">
          <w:pPr>
            <w:pStyle w:val="Footer"/>
            <w:rPr>
              <w:sz w:val="16"/>
              <w:lang w:val="de-DE"/>
            </w:rPr>
          </w:pPr>
          <w:r>
            <w:rPr>
              <w:sz w:val="16"/>
              <w:lang w:val="de-DE"/>
            </w:rPr>
            <w:t>WSC2013_TP40_M</w:t>
          </w:r>
          <w:ins w:id="3414" w:author="Arnold Sandjaja" w:date="2013-06-30T08:25:00Z">
            <w:r>
              <w:rPr>
                <w:sz w:val="16"/>
                <w:lang w:val="de-DE"/>
              </w:rPr>
              <w:t>OD2</w:t>
            </w:r>
          </w:ins>
          <w:del w:id="3415" w:author="Arnold Sandjaja" w:date="2013-06-30T08:25:00Z">
            <w:r w:rsidDel="00CF0B6B">
              <w:rPr>
                <w:sz w:val="16"/>
                <w:lang w:val="de-DE"/>
              </w:rPr>
              <w:delText>1</w:delText>
            </w:r>
          </w:del>
          <w:r>
            <w:rPr>
              <w:sz w:val="16"/>
              <w:lang w:val="de-DE"/>
            </w:rPr>
            <w:t>_actual_EN</w:t>
          </w:r>
        </w:p>
      </w:tc>
      <w:tc>
        <w:tcPr>
          <w:tcW w:w="5387" w:type="dxa"/>
          <w:shd w:val="clear" w:color="auto" w:fill="FFFFFF"/>
          <w:tcMar>
            <w:top w:w="0" w:type="dxa"/>
            <w:left w:w="0" w:type="dxa"/>
            <w:bottom w:w="0" w:type="dxa"/>
            <w:right w:w="0" w:type="dxa"/>
          </w:tcMar>
        </w:tcPr>
        <w:p w14:paraId="7185B0C3" w14:textId="77777777" w:rsidR="001B4908" w:rsidRDefault="001B4908">
          <w:pPr>
            <w:pStyle w:val="Footer"/>
            <w:jc w:val="center"/>
            <w:rPr>
              <w:ins w:id="3416" w:author="Arnold Sandjaja" w:date="2013-06-30T08:29:00Z"/>
              <w:sz w:val="16"/>
              <w:lang w:val="fr-FR"/>
            </w:rPr>
            <w:pPrChange w:id="3417" w:author="Arnold Sandjaja" w:date="2013-06-30T08:29:00Z">
              <w:pPr>
                <w:pStyle w:val="Footer"/>
              </w:pPr>
            </w:pPrChange>
          </w:pPr>
          <w:ins w:id="3418"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1B4908" w:rsidRDefault="001B4908">
          <w:pPr>
            <w:pStyle w:val="Footer"/>
            <w:jc w:val="center"/>
            <w:rPr>
              <w:ins w:id="3419" w:author="Arnold Sandjaja" w:date="2013-06-30T08:29:00Z"/>
              <w:sz w:val="16"/>
              <w:lang w:val="fr-FR"/>
            </w:rPr>
            <w:pPrChange w:id="3420" w:author="Arnold Sandjaja" w:date="2013-06-30T08:29:00Z">
              <w:pPr>
                <w:pStyle w:val="Footer"/>
              </w:pPr>
            </w:pPrChange>
          </w:pPr>
          <w:ins w:id="3421" w:author="Arnold Sandjaja" w:date="2013-06-30T08:29:00Z">
            <w:r>
              <w:rPr>
                <w:sz w:val="16"/>
                <w:lang w:val="fr-FR"/>
              </w:rPr>
              <w:t>developed for or an behalf of WSI, including translation and electronic</w:t>
            </w:r>
          </w:ins>
        </w:p>
        <w:p w14:paraId="632CB7E2" w14:textId="77777777" w:rsidR="001B4908" w:rsidRDefault="001B4908">
          <w:pPr>
            <w:pStyle w:val="Footer"/>
            <w:jc w:val="center"/>
            <w:rPr>
              <w:ins w:id="3422" w:author="Arnold Sandjaja" w:date="2013-06-30T08:29:00Z"/>
              <w:sz w:val="16"/>
              <w:lang w:val="fr-FR"/>
            </w:rPr>
            <w:pPrChange w:id="3423" w:author="Arnold Sandjaja" w:date="2013-06-30T08:29:00Z">
              <w:pPr>
                <w:pStyle w:val="Footer"/>
              </w:pPr>
            </w:pPrChange>
          </w:pPr>
          <w:ins w:id="3424" w:author="Arnold Sandjaja" w:date="2013-06-30T08:29:00Z">
            <w:r>
              <w:rPr>
                <w:sz w:val="16"/>
                <w:lang w:val="fr-FR"/>
              </w:rPr>
              <w:t>distribution. This material my be reproduced for non-commercial</w:t>
            </w:r>
          </w:ins>
        </w:p>
        <w:p w14:paraId="45973377" w14:textId="77777777" w:rsidR="001B4908" w:rsidRDefault="001B4908">
          <w:pPr>
            <w:pStyle w:val="Footer"/>
            <w:jc w:val="center"/>
            <w:rPr>
              <w:ins w:id="3425" w:author="Arnold Sandjaja" w:date="2013-06-30T08:27:00Z"/>
              <w:sz w:val="16"/>
              <w:lang w:val="fr-FR"/>
            </w:rPr>
            <w:pPrChange w:id="3426" w:author="Arnold Sandjaja" w:date="2013-06-30T08:29:00Z">
              <w:pPr>
                <w:pStyle w:val="Footer"/>
              </w:pPr>
            </w:pPrChange>
          </w:pPr>
          <w:ins w:id="3427" w:author="Arnold Sandjaja" w:date="2013-06-30T08:30:00Z">
            <w:r>
              <w:rPr>
                <w:sz w:val="16"/>
                <w:lang w:val="fr-FR"/>
              </w:rPr>
              <w:t>vocational and educational purposes provided that the WorldSkills International logo and copyright notice are left in place</w:t>
            </w:r>
          </w:ins>
        </w:p>
        <w:p w14:paraId="549E3851" w14:textId="77777777" w:rsidR="001B4908" w:rsidDel="00547E51" w:rsidRDefault="001B4908">
          <w:pPr>
            <w:pStyle w:val="Footer"/>
            <w:jc w:val="center"/>
            <w:rPr>
              <w:del w:id="3428" w:author="Arnold Sandjaja" w:date="2013-06-30T08:31:00Z"/>
              <w:sz w:val="16"/>
              <w:lang w:val="fr-FR"/>
            </w:rPr>
            <w:pPrChange w:id="3429" w:author="Arnold Sandjaja" w:date="2013-06-30T08:27:00Z">
              <w:pPr>
                <w:pStyle w:val="Footer"/>
              </w:pPr>
            </w:pPrChange>
          </w:pPr>
          <w:del w:id="3430" w:author="Arnold Sandjaja" w:date="2013-06-30T08:31:00Z">
            <w:r w:rsidDel="00547E51">
              <w:rPr>
                <w:sz w:val="16"/>
                <w:lang w:val="fr-FR"/>
              </w:rPr>
              <w:delText>Version: 1.</w:delText>
            </w:r>
          </w:del>
          <w:ins w:id="3431" w:author="Michel Bulon" w:date="2013-05-20T20:25:00Z">
            <w:del w:id="3432" w:author="Arnold Sandjaja" w:date="2013-06-14T18:25:00Z">
              <w:r w:rsidDel="00820615">
                <w:rPr>
                  <w:sz w:val="16"/>
                  <w:lang w:val="fr-FR"/>
                </w:rPr>
                <w:delText>4</w:delText>
              </w:r>
            </w:del>
          </w:ins>
          <w:ins w:id="3433" w:author="Michel Bulon" w:date="2013-06-21T09:53:00Z">
            <w:del w:id="3434" w:author="Arnold Sandjaja" w:date="2013-06-29T11:47:00Z">
              <w:r w:rsidDel="003219AD">
                <w:rPr>
                  <w:sz w:val="16"/>
                  <w:lang w:val="fr-FR"/>
                </w:rPr>
                <w:delText>8</w:delText>
              </w:r>
            </w:del>
          </w:ins>
          <w:del w:id="3435" w:author="Arnold Sandjaja" w:date="2013-05-17T16:20:00Z">
            <w:r w:rsidDel="000D2FD7">
              <w:rPr>
                <w:sz w:val="16"/>
                <w:lang w:val="fr-FR"/>
              </w:rPr>
              <w:delText>1</w:delText>
            </w:r>
          </w:del>
        </w:p>
        <w:p w14:paraId="54E35E55" w14:textId="77777777" w:rsidR="001B4908" w:rsidRDefault="001B4908">
          <w:pPr>
            <w:pStyle w:val="Footer"/>
            <w:jc w:val="center"/>
            <w:rPr>
              <w:sz w:val="16"/>
              <w:lang w:val="fr-FR"/>
            </w:rPr>
            <w:pPrChange w:id="3436" w:author="Arnold Sandjaja" w:date="2013-06-30T08:27:00Z">
              <w:pPr>
                <w:pStyle w:val="Footer"/>
              </w:pPr>
            </w:pPrChange>
          </w:pPr>
          <w:del w:id="3437" w:author="Arnold Sandjaja" w:date="2013-06-30T08:31:00Z">
            <w:r w:rsidDel="00547E51">
              <w:rPr>
                <w:sz w:val="16"/>
                <w:lang w:val="fr-FR"/>
              </w:rPr>
              <w:delText xml:space="preserve">Date: </w:delText>
            </w:r>
          </w:del>
          <w:ins w:id="3438" w:author="Michel Bulon" w:date="2013-05-20T20:25:00Z">
            <w:del w:id="3439" w:author="Arnold Sandjaja" w:date="2013-06-14T18:24:00Z">
              <w:r w:rsidDel="00820615">
                <w:rPr>
                  <w:sz w:val="16"/>
                  <w:lang w:val="fr-FR"/>
                </w:rPr>
                <w:delText>12</w:delText>
              </w:r>
            </w:del>
          </w:ins>
          <w:ins w:id="3440" w:author="Michel Bulon" w:date="2013-06-21T09:53:00Z">
            <w:del w:id="3441" w:author="Arnold Sandjaja" w:date="2013-06-29T11:47:00Z">
              <w:r w:rsidDel="003219AD">
                <w:rPr>
                  <w:sz w:val="16"/>
                  <w:lang w:val="fr-FR"/>
                </w:rPr>
                <w:delText>1</w:delText>
              </w:r>
            </w:del>
          </w:ins>
          <w:del w:id="3442" w:author="Arnold Sandjaja" w:date="2013-05-17T16:21:00Z">
            <w:r w:rsidDel="000D2FD7">
              <w:rPr>
                <w:sz w:val="16"/>
                <w:lang w:val="fr-FR"/>
              </w:rPr>
              <w:delText>4</w:delText>
            </w:r>
          </w:del>
          <w:del w:id="3443" w:author="Arnold Sandjaja" w:date="2013-06-30T08:31:00Z">
            <w:r w:rsidDel="00547E51">
              <w:rPr>
                <w:sz w:val="16"/>
                <w:lang w:val="fr-FR"/>
              </w:rPr>
              <w:delText>.0</w:delText>
            </w:r>
          </w:del>
          <w:ins w:id="3444" w:author="Michel Bulon" w:date="2013-06-12T21:04:00Z">
            <w:del w:id="3445" w:author="Arnold Sandjaja" w:date="2013-06-30T08:31:00Z">
              <w:r w:rsidDel="00547E51">
                <w:rPr>
                  <w:sz w:val="16"/>
                  <w:lang w:val="fr-FR"/>
                </w:rPr>
                <w:delText>6</w:delText>
              </w:r>
            </w:del>
          </w:ins>
          <w:del w:id="3446"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1B4908" w:rsidRDefault="001B4908">
          <w:pPr>
            <w:pStyle w:val="Footer"/>
            <w:jc w:val="right"/>
            <w:rPr>
              <w:rStyle w:val="PageNumber"/>
              <w:sz w:val="20"/>
            </w:rPr>
          </w:pPr>
        </w:p>
        <w:p w14:paraId="6349C008" w14:textId="77777777" w:rsidR="001B4908" w:rsidRDefault="001B4908">
          <w:pPr>
            <w:pStyle w:val="Footer"/>
            <w:jc w:val="right"/>
          </w:pPr>
          <w:r>
            <w:rPr>
              <w:rStyle w:val="PageNumber"/>
            </w:rPr>
            <w:fldChar w:fldCharType="begin"/>
          </w:r>
          <w:r>
            <w:rPr>
              <w:rStyle w:val="PageNumber"/>
            </w:rPr>
            <w:instrText xml:space="preserve"> PAGE </w:instrText>
          </w:r>
          <w:r>
            <w:rPr>
              <w:rStyle w:val="PageNumber"/>
            </w:rPr>
            <w:fldChar w:fldCharType="separate"/>
          </w:r>
          <w:r w:rsidR="009D0E24">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D0E24">
            <w:rPr>
              <w:rStyle w:val="PageNumber"/>
              <w:noProof/>
            </w:rPr>
            <w:t>2</w:t>
          </w:r>
          <w:r>
            <w:rPr>
              <w:rStyle w:val="PageNumber"/>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1B4908" w:rsidRDefault="001B4908">
      <w:r>
        <w:separator/>
      </w:r>
    </w:p>
  </w:footnote>
  <w:footnote w:type="continuationSeparator" w:id="0">
    <w:p w14:paraId="5C8E30B7" w14:textId="77777777" w:rsidR="001B4908" w:rsidRDefault="001B490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1B4908" w:rsidRDefault="001B4908">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1B4908" w:rsidRDefault="001B4908">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39497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10"/>
  </w:num>
  <w:num w:numId="5">
    <w:abstractNumId w:val="4"/>
  </w:num>
  <w:num w:numId="6">
    <w:abstractNumId w:val="5"/>
  </w:num>
  <w:num w:numId="7">
    <w:abstractNumId w:val="3"/>
  </w:num>
  <w:num w:numId="8">
    <w:abstractNumId w:val="11"/>
  </w:num>
  <w:num w:numId="9">
    <w:abstractNumId w:val="2"/>
  </w:num>
  <w:num w:numId="10">
    <w:abstractNumId w:val="6"/>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embedSystemFonts/>
  <w:bordersDoNotSurroundHeader/>
  <w:bordersDoNotSurroundFooter/>
  <w:stylePaneSortMethod w:val="0000"/>
  <w:revisionView w:markup="0"/>
  <w:trackRevision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D2FD7"/>
    <w:rsid w:val="000D584F"/>
    <w:rsid w:val="000D5D66"/>
    <w:rsid w:val="000E0DE5"/>
    <w:rsid w:val="000E4747"/>
    <w:rsid w:val="000E47F2"/>
    <w:rsid w:val="001020AE"/>
    <w:rsid w:val="00103694"/>
    <w:rsid w:val="00103D2D"/>
    <w:rsid w:val="001175BA"/>
    <w:rsid w:val="0012678B"/>
    <w:rsid w:val="00154042"/>
    <w:rsid w:val="0017571C"/>
    <w:rsid w:val="001A3006"/>
    <w:rsid w:val="001A354A"/>
    <w:rsid w:val="001B01A1"/>
    <w:rsid w:val="001B241F"/>
    <w:rsid w:val="001B40BB"/>
    <w:rsid w:val="001B4908"/>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E66D4"/>
    <w:rsid w:val="002F7011"/>
    <w:rsid w:val="0030310A"/>
    <w:rsid w:val="00304DDA"/>
    <w:rsid w:val="00312FB3"/>
    <w:rsid w:val="00313121"/>
    <w:rsid w:val="003219AD"/>
    <w:rsid w:val="00325D30"/>
    <w:rsid w:val="00325F02"/>
    <w:rsid w:val="0034003E"/>
    <w:rsid w:val="00352CFB"/>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40FC7"/>
    <w:rsid w:val="006466E1"/>
    <w:rsid w:val="00674D78"/>
    <w:rsid w:val="00680C6D"/>
    <w:rsid w:val="0069109A"/>
    <w:rsid w:val="00695B88"/>
    <w:rsid w:val="00696F1C"/>
    <w:rsid w:val="006A0F82"/>
    <w:rsid w:val="006C3E9E"/>
    <w:rsid w:val="006C6CA9"/>
    <w:rsid w:val="00711FDF"/>
    <w:rsid w:val="007308FD"/>
    <w:rsid w:val="00735AA8"/>
    <w:rsid w:val="0074277D"/>
    <w:rsid w:val="00742AF7"/>
    <w:rsid w:val="00746DA1"/>
    <w:rsid w:val="00750FFA"/>
    <w:rsid w:val="0075233F"/>
    <w:rsid w:val="007719D4"/>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9029D2"/>
    <w:rsid w:val="00905DDA"/>
    <w:rsid w:val="0091310A"/>
    <w:rsid w:val="0092444C"/>
    <w:rsid w:val="00931304"/>
    <w:rsid w:val="00932107"/>
    <w:rsid w:val="00933843"/>
    <w:rsid w:val="00944897"/>
    <w:rsid w:val="0095525C"/>
    <w:rsid w:val="00967DC3"/>
    <w:rsid w:val="00994F9E"/>
    <w:rsid w:val="009B7C8F"/>
    <w:rsid w:val="009D0E24"/>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553E"/>
    <w:rsid w:val="00A91A88"/>
    <w:rsid w:val="00AA0A24"/>
    <w:rsid w:val="00AA496C"/>
    <w:rsid w:val="00AC53AF"/>
    <w:rsid w:val="00AC6F35"/>
    <w:rsid w:val="00AD7B88"/>
    <w:rsid w:val="00AE3273"/>
    <w:rsid w:val="00AF3E36"/>
    <w:rsid w:val="00B03644"/>
    <w:rsid w:val="00B323CC"/>
    <w:rsid w:val="00B35185"/>
    <w:rsid w:val="00B40AAF"/>
    <w:rsid w:val="00B53BF3"/>
    <w:rsid w:val="00B61441"/>
    <w:rsid w:val="00B63938"/>
    <w:rsid w:val="00B90C30"/>
    <w:rsid w:val="00B9343C"/>
    <w:rsid w:val="00BA3BF9"/>
    <w:rsid w:val="00BA451B"/>
    <w:rsid w:val="00BA53BA"/>
    <w:rsid w:val="00BB2C31"/>
    <w:rsid w:val="00BC46D2"/>
    <w:rsid w:val="00BF551C"/>
    <w:rsid w:val="00C03CCC"/>
    <w:rsid w:val="00C11A9E"/>
    <w:rsid w:val="00C23242"/>
    <w:rsid w:val="00C712F1"/>
    <w:rsid w:val="00C82A18"/>
    <w:rsid w:val="00CA50DA"/>
    <w:rsid w:val="00CA70D6"/>
    <w:rsid w:val="00CB541E"/>
    <w:rsid w:val="00CB7F1C"/>
    <w:rsid w:val="00CC78C7"/>
    <w:rsid w:val="00CD1BDA"/>
    <w:rsid w:val="00CD7B4C"/>
    <w:rsid w:val="00CE09B5"/>
    <w:rsid w:val="00CF0B6B"/>
    <w:rsid w:val="00CF4301"/>
    <w:rsid w:val="00D037DF"/>
    <w:rsid w:val="00D04581"/>
    <w:rsid w:val="00D04C18"/>
    <w:rsid w:val="00D144AD"/>
    <w:rsid w:val="00D22DC1"/>
    <w:rsid w:val="00D53566"/>
    <w:rsid w:val="00D53E39"/>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158B"/>
    <w:rsid w:val="00EB460E"/>
    <w:rsid w:val="00EC0139"/>
    <w:rsid w:val="00EC391C"/>
    <w:rsid w:val="00ED334F"/>
    <w:rsid w:val="00EE0BF6"/>
    <w:rsid w:val="00EE23B1"/>
    <w:rsid w:val="00EF2300"/>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30CB5-31DF-BE42-A5A7-C91CF09C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4276</Words>
  <Characters>24379</Characters>
  <Application>Microsoft Macintosh Word</Application>
  <DocSecurity>0</DocSecurity>
  <Lines>203</Lines>
  <Paragraphs>57</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28598</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Teera Piyakunakorn</cp:lastModifiedBy>
  <cp:revision>3</cp:revision>
  <cp:lastPrinted>2013-06-30T13:23:00Z</cp:lastPrinted>
  <dcterms:created xsi:type="dcterms:W3CDTF">2013-06-30T15:47:00Z</dcterms:created>
  <dcterms:modified xsi:type="dcterms:W3CDTF">2013-06-30T16:15:00Z</dcterms:modified>
</cp:coreProperties>
</file>