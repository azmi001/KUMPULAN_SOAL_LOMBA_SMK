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C20FF" w14:textId="77777777" w:rsidR="003F2D6E" w:rsidRDefault="003F2D6E"/>
    <w:p w14:paraId="133A81A6" w14:textId="77777777" w:rsidR="003F2D6E" w:rsidRDefault="003F2D6E"/>
    <w:p w14:paraId="468C7AD2" w14:textId="77777777" w:rsidR="003F2D6E" w:rsidRDefault="003F2D6E"/>
    <w:p w14:paraId="1650A900" w14:textId="77777777" w:rsidR="003F2D6E" w:rsidRDefault="003F2D6E"/>
    <w:p w14:paraId="2F702F41" w14:textId="77777777" w:rsidR="003F2D6E" w:rsidRDefault="003F2D6E"/>
    <w:p w14:paraId="7DD1AAAC" w14:textId="77777777" w:rsidR="003F2D6E" w:rsidRDefault="003F2D6E"/>
    <w:p w14:paraId="6F8D956C" w14:textId="77777777" w:rsidR="003F2D6E" w:rsidRDefault="003F2D6E"/>
    <w:p w14:paraId="25AA43B3" w14:textId="77777777" w:rsidR="003F2D6E" w:rsidRDefault="003F2D6E"/>
    <w:p w14:paraId="0FF4006C" w14:textId="77777777" w:rsidR="003F2D6E" w:rsidRDefault="003F2D6E"/>
    <w:p w14:paraId="1EC0F346" w14:textId="77777777" w:rsidR="003F2D6E" w:rsidRDefault="003F2D6E"/>
    <w:p w14:paraId="6B417535" w14:textId="77777777" w:rsidR="003F2D6E" w:rsidRDefault="003F2D6E"/>
    <w:p w14:paraId="493A559C" w14:textId="77777777" w:rsidR="003F2D6E" w:rsidRDefault="003F2D6E"/>
    <w:p w14:paraId="5DF3161D" w14:textId="77777777" w:rsidR="003F2D6E" w:rsidRDefault="003F2D6E"/>
    <w:p w14:paraId="51A44B93" w14:textId="77777777" w:rsidR="003F2D6E" w:rsidRDefault="003F2D6E"/>
    <w:p w14:paraId="26F4159A" w14:textId="77777777" w:rsidR="003F2D6E" w:rsidRDefault="003F2D6E"/>
    <w:p w14:paraId="7CED8E8E" w14:textId="77777777" w:rsidR="003F2D6E" w:rsidRDefault="009E5F98">
      <w:pPr>
        <w:pStyle w:val="Doctitle"/>
      </w:pPr>
      <w:r>
        <w:t xml:space="preserve">Test Project Module </w:t>
      </w:r>
      <w:ins w:id="0" w:author="Arnold Sandjaja" w:date="2013-06-30T08:23:00Z">
        <w:r>
          <w:t>2</w:t>
        </w:r>
      </w:ins>
      <w:del w:id="1" w:author="Arnold Sandjaja" w:date="2013-06-30T08:23:00Z">
        <w:r>
          <w:delText>1</w:delText>
        </w:r>
      </w:del>
    </w:p>
    <w:p w14:paraId="4082E714" w14:textId="77777777" w:rsidR="003F2D6E" w:rsidRDefault="009E5F98">
      <w:pPr>
        <w:pStyle w:val="Doctitle"/>
      </w:pPr>
      <w:del w:id="2" w:author="Arnold Sandjaja" w:date="2013-06-30T08:23:00Z">
        <w:r>
          <w:delText xml:space="preserve"> </w:delText>
        </w:r>
      </w:del>
      <w:r>
        <w:t>(Editorial)</w:t>
      </w:r>
    </w:p>
    <w:p w14:paraId="78E7D017" w14:textId="77777777" w:rsidR="003F2D6E" w:rsidRDefault="003F2D6E">
      <w:pPr>
        <w:pStyle w:val="Doctitle"/>
      </w:pPr>
    </w:p>
    <w:p w14:paraId="7026FCC9" w14:textId="77777777" w:rsidR="003F2D6E" w:rsidRDefault="009E5F98">
      <w:pPr>
        <w:pStyle w:val="Doctitle"/>
      </w:pPr>
      <w:r>
        <w:rPr>
          <w:rFonts w:ascii="Arial" w:hAnsi="Arial"/>
        </w:rPr>
        <w:t>WSC2013_TP40_M1_actual_EN</w:t>
      </w:r>
    </w:p>
    <w:p w14:paraId="22BCA3BB" w14:textId="77777777" w:rsidR="003F2D6E" w:rsidRDefault="003F2D6E">
      <w:pPr>
        <w:pStyle w:val="Docsubtitle2"/>
      </w:pPr>
    </w:p>
    <w:p w14:paraId="39E20863" w14:textId="77777777" w:rsidR="003F2D6E" w:rsidRDefault="009E5F98">
      <w:pPr>
        <w:pStyle w:val="Docsubtitle2"/>
      </w:pPr>
      <w:r>
        <w:t xml:space="preserve">Submitted by: </w:t>
      </w:r>
      <w:ins w:id="3" w:author="Arnold Sandjaja" w:date="2013-06-30T08:24:00Z">
        <w:r>
          <w:t>Group 2</w:t>
        </w:r>
      </w:ins>
    </w:p>
    <w:p w14:paraId="2F68946F" w14:textId="77777777" w:rsidR="003F2D6E" w:rsidRDefault="003F2D6E">
      <w:pPr>
        <w:pStyle w:val="Docsubtitle2"/>
      </w:pPr>
    </w:p>
    <w:p w14:paraId="5A133154" w14:textId="77777777" w:rsidR="003F2D6E" w:rsidRDefault="009E5F98">
      <w:pPr>
        <w:pStyle w:val="Docsubtitle2"/>
      </w:pPr>
      <w:del w:id="4" w:author="Arnold Sandjaja" w:date="2013-06-30T08:24:00Z">
        <w:r>
          <w:delText>Editorial Group</w:delText>
        </w:r>
      </w:del>
    </w:p>
    <w:p w14:paraId="2D58368A" w14:textId="77777777" w:rsidR="003F2D6E" w:rsidRDefault="009E5F98">
      <w:pPr>
        <w:pStyle w:val="Docsubtitle2"/>
      </w:pPr>
      <w:del w:id="5" w:author="Arnold Sandjaja" w:date="2013-06-30T08:24:00Z">
        <w:r>
          <w:delText xml:space="preserve">Name:  </w:delText>
        </w:r>
      </w:del>
      <w:r>
        <w:rPr>
          <w:color w:val="181C33"/>
          <w:sz w:val="22"/>
          <w:lang w:val="en-US"/>
        </w:rPr>
        <w:t xml:space="preserve">Arnold </w:t>
      </w:r>
      <w:proofErr w:type="spellStart"/>
      <w:r>
        <w:rPr>
          <w:color w:val="181C33"/>
          <w:sz w:val="22"/>
          <w:lang w:val="en-US"/>
        </w:rPr>
        <w:t>Sandjaja</w:t>
      </w:r>
      <w:proofErr w:type="spellEnd"/>
      <w:ins w:id="6" w:author="Arnold Sandjaja" w:date="2013-06-30T08:24:00Z">
        <w:r>
          <w:rPr>
            <w:color w:val="181C33"/>
            <w:sz w:val="22"/>
            <w:lang w:val="en-US"/>
          </w:rPr>
          <w:t xml:space="preserve"> ID</w:t>
        </w:r>
      </w:ins>
    </w:p>
    <w:p w14:paraId="2C310980" w14:textId="77777777" w:rsidR="003F2D6E" w:rsidRDefault="009E5F98">
      <w:pPr>
        <w:widowControl w:val="0"/>
      </w:pPr>
      <w:del w:id="7" w:author="Arnold Sandjaja" w:date="2013-06-30T08:24:00Z">
        <w:r>
          <w:rPr>
            <w:color w:val="181C33"/>
            <w:sz w:val="22"/>
            <w:lang w:val="en-US"/>
          </w:rPr>
          <w:delText xml:space="preserve">, </w:delText>
        </w:r>
      </w:del>
      <w:proofErr w:type="spellStart"/>
      <w:r>
        <w:rPr>
          <w:color w:val="181C33"/>
          <w:sz w:val="22"/>
          <w:lang w:val="en-US"/>
        </w:rPr>
        <w:t>Christoph</w:t>
      </w:r>
      <w:proofErr w:type="spellEnd"/>
      <w:r>
        <w:rPr>
          <w:color w:val="181C33"/>
          <w:sz w:val="22"/>
          <w:lang w:val="en-US"/>
        </w:rPr>
        <w:t xml:space="preserve"> </w:t>
      </w:r>
      <w:proofErr w:type="spellStart"/>
      <w:r>
        <w:rPr>
          <w:color w:val="181C33"/>
          <w:sz w:val="22"/>
          <w:lang w:val="en-US"/>
        </w:rPr>
        <w:t>Elmecker</w:t>
      </w:r>
      <w:proofErr w:type="spellEnd"/>
      <w:ins w:id="8" w:author="Arnold Sandjaja" w:date="2013-06-30T08:24:00Z">
        <w:r>
          <w:rPr>
            <w:color w:val="181C33"/>
            <w:sz w:val="22"/>
            <w:lang w:val="en-US"/>
          </w:rPr>
          <w:t xml:space="preserve"> AT</w:t>
        </w:r>
      </w:ins>
    </w:p>
    <w:p w14:paraId="70464445" w14:textId="77777777" w:rsidR="003F2D6E" w:rsidRDefault="009E5F98">
      <w:pPr>
        <w:widowControl w:val="0"/>
      </w:pPr>
      <w:del w:id="9" w:author="Arnold Sandjaja" w:date="2013-06-30T08:24:00Z">
        <w:r>
          <w:rPr>
            <w:color w:val="181C33"/>
            <w:sz w:val="22"/>
            <w:lang w:val="en-US"/>
          </w:rPr>
          <w:delText xml:space="preserve">, </w:delText>
        </w:r>
      </w:del>
      <w:proofErr w:type="spellStart"/>
      <w:r>
        <w:rPr>
          <w:color w:val="181C33"/>
          <w:sz w:val="22"/>
          <w:lang w:val="en-US"/>
        </w:rPr>
        <w:t>Hee</w:t>
      </w:r>
      <w:proofErr w:type="spellEnd"/>
      <w:r>
        <w:rPr>
          <w:color w:val="181C33"/>
          <w:sz w:val="22"/>
          <w:lang w:val="en-US"/>
        </w:rPr>
        <w:t xml:space="preserve"> Min </w:t>
      </w:r>
      <w:proofErr w:type="gramStart"/>
      <w:r>
        <w:rPr>
          <w:color w:val="181C33"/>
          <w:sz w:val="22"/>
          <w:lang w:val="en-US"/>
        </w:rPr>
        <w:t>Sa</w:t>
      </w:r>
      <w:proofErr w:type="gramEnd"/>
      <w:ins w:id="10" w:author="Arnold Sandjaja" w:date="2013-06-30T08:24:00Z">
        <w:r>
          <w:rPr>
            <w:color w:val="181C33"/>
            <w:sz w:val="22"/>
            <w:lang w:val="en-US"/>
          </w:rPr>
          <w:t xml:space="preserve"> KR</w:t>
        </w:r>
      </w:ins>
    </w:p>
    <w:p w14:paraId="52B603ED" w14:textId="77777777" w:rsidR="003F2D6E" w:rsidRDefault="009E5F98">
      <w:pPr>
        <w:widowControl w:val="0"/>
      </w:pPr>
      <w:del w:id="11" w:author="Arnold Sandjaja" w:date="2013-06-30T08:24:00Z">
        <w:r>
          <w:rPr>
            <w:color w:val="181C33"/>
            <w:sz w:val="22"/>
            <w:lang w:val="en-US"/>
          </w:rPr>
          <w:delText xml:space="preserve">, </w:delText>
        </w:r>
      </w:del>
      <w:proofErr w:type="spellStart"/>
      <w:r>
        <w:rPr>
          <w:color w:val="181C33"/>
          <w:sz w:val="22"/>
          <w:lang w:val="en-US"/>
        </w:rPr>
        <w:t>Hjortur</w:t>
      </w:r>
      <w:proofErr w:type="spellEnd"/>
      <w:r>
        <w:rPr>
          <w:color w:val="181C33"/>
          <w:sz w:val="22"/>
          <w:lang w:val="en-US"/>
        </w:rPr>
        <w:t xml:space="preserve"> </w:t>
      </w:r>
      <w:proofErr w:type="spellStart"/>
      <w:r>
        <w:rPr>
          <w:color w:val="181C33"/>
          <w:sz w:val="22"/>
          <w:lang w:val="en-US"/>
        </w:rPr>
        <w:t>Gudnason</w:t>
      </w:r>
      <w:proofErr w:type="spellEnd"/>
      <w:ins w:id="12" w:author="Arnold Sandjaja" w:date="2013-06-30T08:24:00Z">
        <w:r>
          <w:rPr>
            <w:color w:val="181C33"/>
            <w:sz w:val="22"/>
            <w:lang w:val="en-US"/>
          </w:rPr>
          <w:t xml:space="preserve"> IS</w:t>
        </w:r>
      </w:ins>
    </w:p>
    <w:p w14:paraId="2BC1747D" w14:textId="77777777" w:rsidR="003F2D6E" w:rsidRDefault="009E5F98">
      <w:pPr>
        <w:widowControl w:val="0"/>
      </w:pPr>
      <w:del w:id="13" w:author="Arnold Sandjaja" w:date="2013-06-30T08:24:00Z">
        <w:r>
          <w:rPr>
            <w:color w:val="181C33"/>
            <w:sz w:val="22"/>
            <w:lang w:val="en-US"/>
          </w:rPr>
          <w:delText xml:space="preserve">, </w:delText>
        </w:r>
      </w:del>
      <w:proofErr w:type="spellStart"/>
      <w:r>
        <w:rPr>
          <w:color w:val="181C33"/>
          <w:sz w:val="22"/>
          <w:lang w:val="en-US"/>
        </w:rPr>
        <w:t>Katsuji</w:t>
      </w:r>
      <w:proofErr w:type="spellEnd"/>
      <w:r>
        <w:rPr>
          <w:color w:val="181C33"/>
          <w:sz w:val="22"/>
          <w:lang w:val="en-US"/>
        </w:rPr>
        <w:t xml:space="preserve"> Hirata</w:t>
      </w:r>
      <w:ins w:id="14" w:author="Arnold Sandjaja" w:date="2013-06-30T08:24:00Z">
        <w:r>
          <w:rPr>
            <w:color w:val="181C33"/>
            <w:sz w:val="22"/>
            <w:lang w:val="en-US"/>
          </w:rPr>
          <w:t xml:space="preserve"> JP</w:t>
        </w:r>
      </w:ins>
    </w:p>
    <w:p w14:paraId="379EADA3" w14:textId="77777777" w:rsidR="003F2D6E" w:rsidRDefault="009E5F98">
      <w:pPr>
        <w:widowControl w:val="0"/>
      </w:pPr>
      <w:del w:id="15" w:author="Arnold Sandjaja" w:date="2013-06-30T08:24:00Z">
        <w:r>
          <w:rPr>
            <w:color w:val="181C33"/>
            <w:sz w:val="22"/>
            <w:lang w:val="en-US"/>
          </w:rPr>
          <w:delText xml:space="preserve">, </w:delText>
        </w:r>
      </w:del>
      <w:r>
        <w:rPr>
          <w:color w:val="181C33"/>
          <w:sz w:val="22"/>
          <w:lang w:val="en-US"/>
        </w:rPr>
        <w:t xml:space="preserve">Michel </w:t>
      </w:r>
      <w:del w:id="16" w:author="Michel Bulon" w:date="2013-05-14T19:15:00Z">
        <w:r>
          <w:rPr>
            <w:color w:val="181C33"/>
            <w:sz w:val="22"/>
            <w:lang w:val="en-US"/>
          </w:rPr>
          <w:delText>Maltais</w:delText>
        </w:r>
      </w:del>
      <w:proofErr w:type="spellStart"/>
      <w:ins w:id="17" w:author="Michel Bulon" w:date="2013-05-14T19:15:00Z">
        <w:r>
          <w:rPr>
            <w:color w:val="181C33"/>
            <w:sz w:val="22"/>
            <w:lang w:val="en-US"/>
          </w:rPr>
          <w:t>Bulon</w:t>
        </w:r>
      </w:ins>
      <w:proofErr w:type="spellEnd"/>
      <w:ins w:id="18" w:author="Arnold Sandjaja" w:date="2013-06-30T08:25:00Z">
        <w:r>
          <w:rPr>
            <w:color w:val="181C33"/>
            <w:sz w:val="22"/>
            <w:lang w:val="en-US"/>
          </w:rPr>
          <w:t xml:space="preserve"> </w:t>
        </w:r>
      </w:ins>
      <w:ins w:id="19" w:author="Arnold Sandjaja" w:date="2013-06-30T08:24:00Z">
        <w:r>
          <w:rPr>
            <w:color w:val="181C33"/>
            <w:sz w:val="22"/>
            <w:lang w:val="en-US"/>
          </w:rPr>
          <w:t>CA</w:t>
        </w:r>
      </w:ins>
    </w:p>
    <w:p w14:paraId="5D7811F7" w14:textId="77777777" w:rsidR="003F2D6E" w:rsidRDefault="009E5F98">
      <w:pPr>
        <w:widowControl w:val="0"/>
      </w:pPr>
      <w:del w:id="20" w:author="Arnold Sandjaja" w:date="2013-06-30T08:24:00Z">
        <w:r>
          <w:rPr>
            <w:color w:val="181C33"/>
            <w:sz w:val="22"/>
            <w:lang w:val="en-US"/>
          </w:rPr>
          <w:delText xml:space="preserve">, </w:delText>
        </w:r>
      </w:del>
      <w:proofErr w:type="spellStart"/>
      <w:r>
        <w:rPr>
          <w:color w:val="181C33"/>
          <w:sz w:val="22"/>
          <w:lang w:val="en-US"/>
        </w:rPr>
        <w:t>Nuno</w:t>
      </w:r>
      <w:proofErr w:type="spellEnd"/>
      <w:r>
        <w:rPr>
          <w:color w:val="181C33"/>
          <w:sz w:val="22"/>
          <w:lang w:val="en-US"/>
        </w:rPr>
        <w:t xml:space="preserve"> </w:t>
      </w:r>
      <w:proofErr w:type="spellStart"/>
      <w:r>
        <w:rPr>
          <w:color w:val="181C33"/>
          <w:sz w:val="22"/>
          <w:lang w:val="en-US"/>
        </w:rPr>
        <w:t>Viana</w:t>
      </w:r>
      <w:proofErr w:type="spellEnd"/>
      <w:r>
        <w:rPr>
          <w:color w:val="181C33"/>
          <w:sz w:val="22"/>
          <w:lang w:val="en-US"/>
        </w:rPr>
        <w:t xml:space="preserve"> </w:t>
      </w:r>
      <w:ins w:id="21" w:author="Arnold Sandjaja" w:date="2013-06-30T08:25:00Z">
        <w:r>
          <w:rPr>
            <w:color w:val="181C33"/>
            <w:sz w:val="22"/>
            <w:lang w:val="en-US"/>
          </w:rPr>
          <w:t>PT</w:t>
        </w:r>
      </w:ins>
    </w:p>
    <w:p w14:paraId="62562312" w14:textId="77777777" w:rsidR="003F2D6E" w:rsidRDefault="003F2D6E">
      <w:pPr>
        <w:widowControl w:val="0"/>
      </w:pPr>
    </w:p>
    <w:p w14:paraId="1D8C4A6C" w14:textId="77777777" w:rsidR="003F2D6E" w:rsidRDefault="009E5F98">
      <w:pPr>
        <w:widowControl w:val="0"/>
      </w:pPr>
      <w:del w:id="22" w:author="Arnold Sandjaja" w:date="2013-06-30T08:25:00Z">
        <w:r>
          <w:delText>Member Country:</w:delText>
        </w:r>
      </w:del>
      <w:del w:id="23" w:author="Arnold Sandjaja" w:date="2013-06-30T08:24:00Z">
        <w:r>
          <w:delText xml:space="preserve"> </w:delText>
        </w:r>
        <w:r>
          <w:rPr>
            <w:color w:val="181C33"/>
            <w:sz w:val="22"/>
            <w:lang w:val="en-US"/>
          </w:rPr>
          <w:delText>ID</w:delText>
        </w:r>
      </w:del>
      <w:del w:id="24" w:author="Arnold Sandjaja" w:date="2013-06-30T08:25:00Z">
        <w:r>
          <w:rPr>
            <w:color w:val="181C33"/>
            <w:sz w:val="22"/>
            <w:lang w:val="en-US"/>
          </w:rPr>
          <w:delText>, AT, KR, IS, JP, CA, PT</w:delText>
        </w:r>
      </w:del>
    </w:p>
    <w:p w14:paraId="2A0FE5C1" w14:textId="77777777" w:rsidR="003F2D6E" w:rsidRDefault="003F2D6E">
      <w:pPr>
        <w:widowControl w:val="0"/>
      </w:pPr>
    </w:p>
    <w:p w14:paraId="3EEDF2C2" w14:textId="77777777" w:rsidR="003F2D6E" w:rsidRDefault="003F2D6E"/>
    <w:p w14:paraId="4986C78E" w14:textId="77777777" w:rsidR="003F2D6E" w:rsidRDefault="003F2D6E">
      <w:pPr>
        <w:pStyle w:val="TOC1Para"/>
        <w:tabs>
          <w:tab w:val="clear" w:pos="9622"/>
          <w:tab w:val="right" w:leader="dot" w:pos="9612"/>
        </w:tabs>
      </w:pPr>
    </w:p>
    <w:p w14:paraId="52A26C93" w14:textId="77777777" w:rsidR="003F2D6E" w:rsidRDefault="003F2D6E">
      <w:pPr>
        <w:pStyle w:val="FreeForm"/>
      </w:pPr>
      <w:bookmarkStart w:id="25" w:name="TOC60887854"/>
      <w:bookmarkEnd w:id="25"/>
    </w:p>
    <w:p w14:paraId="3C2C2303" w14:textId="77777777" w:rsidR="003F2D6E" w:rsidRDefault="003F2D6E">
      <w:pPr>
        <w:pStyle w:val="FreeFormA"/>
        <w:pageBreakBefore/>
      </w:pPr>
    </w:p>
    <w:p w14:paraId="0447FB3E" w14:textId="77777777" w:rsidR="003F2D6E" w:rsidRDefault="003F2D6E">
      <w:pPr>
        <w:pStyle w:val="FreeFormAA"/>
      </w:pPr>
    </w:p>
    <w:p w14:paraId="587E2222" w14:textId="77777777" w:rsidR="003F2D6E" w:rsidRDefault="003F2D6E">
      <w:pPr>
        <w:spacing w:after="200" w:line="276" w:lineRule="auto"/>
      </w:pPr>
    </w:p>
    <w:p w14:paraId="79F05D6C" w14:textId="77777777" w:rsidR="003F2D6E" w:rsidRDefault="009E5F98">
      <w:pPr>
        <w:pStyle w:val="Heading1AA"/>
      </w:pPr>
      <w:r>
        <w:t>Introduction to test project documentation</w:t>
      </w:r>
    </w:p>
    <w:p w14:paraId="153CE7BB" w14:textId="77777777" w:rsidR="003F2D6E" w:rsidRDefault="009E5F98">
      <w:pPr>
        <w:pStyle w:val="Heading1AA"/>
      </w:pPr>
      <w:bookmarkStart w:id="26" w:name="TOC60887857"/>
      <w:bookmarkEnd w:id="26"/>
      <w:r>
        <w:t>Contents</w:t>
      </w:r>
    </w:p>
    <w:p w14:paraId="5C92AF33" w14:textId="77777777" w:rsidR="003F2D6E" w:rsidRDefault="009E5F98">
      <w:r>
        <w:t>This Test Project proposal consists of the following documentation/files:</w:t>
      </w:r>
    </w:p>
    <w:p w14:paraId="02580F33" w14:textId="77777777" w:rsidR="003F2D6E" w:rsidRDefault="003F2D6E"/>
    <w:p w14:paraId="074BB893" w14:textId="77777777" w:rsidR="003F2D6E" w:rsidRDefault="009E5F98">
      <w:pPr>
        <w:numPr>
          <w:ilvl w:val="0"/>
          <w:numId w:val="7"/>
        </w:numPr>
      </w:pPr>
      <w:ins w:id="27" w:author="Arnold Sandjaja" w:date="2013-06-29T12:04:00Z">
        <w:r>
          <w:t>WSC2013_TP40_MOD02_actual_TP_EN.doc</w:t>
        </w:r>
      </w:ins>
    </w:p>
    <w:p w14:paraId="7EF496D9" w14:textId="77777777" w:rsidR="003F2D6E" w:rsidRDefault="009E5F98">
      <w:pPr>
        <w:numPr>
          <w:ilvl w:val="0"/>
          <w:numId w:val="7"/>
        </w:numPr>
      </w:pPr>
      <w:ins w:id="28" w:author="Arnold Sandjaja" w:date="2013-06-29T11:50:00Z">
        <w:r>
          <w:t>WSC2013_TP40_MOD2_PRE_EN_images (Images Folder)</w:t>
        </w:r>
      </w:ins>
    </w:p>
    <w:p w14:paraId="084C038E" w14:textId="77777777" w:rsidR="003F2D6E" w:rsidRDefault="009E5F98">
      <w:pPr>
        <w:numPr>
          <w:ilvl w:val="0"/>
          <w:numId w:val="7"/>
        </w:numPr>
      </w:pPr>
      <w:ins w:id="29" w:author="Arnold Sandjaja" w:date="2013-06-29T11:57:00Z">
        <w:r>
          <w:t>WSC2013_TP40_MOD2_PRE_EN_ATTAC_logo</w:t>
        </w:r>
      </w:ins>
      <w:ins w:id="30" w:author="Arnold Sandjaja" w:date="2013-06-29T11:58:00Z">
        <w:r>
          <w:t xml:space="preserve"> (ATTAC Logo Folder)</w:t>
        </w:r>
      </w:ins>
    </w:p>
    <w:p w14:paraId="6731052C" w14:textId="77777777" w:rsidR="003F2D6E" w:rsidRDefault="009E5F98">
      <w:pPr>
        <w:numPr>
          <w:ilvl w:val="0"/>
          <w:numId w:val="7"/>
        </w:numPr>
      </w:pPr>
      <w:ins w:id="31" w:author="Arnold Sandjaja" w:date="2013-06-29T11:59:00Z">
        <w:r>
          <w:t>WSC2013_TP40_MOD2_PRE_EN_BARCODE.eps</w:t>
        </w:r>
      </w:ins>
    </w:p>
    <w:p w14:paraId="5EA057BA" w14:textId="77777777" w:rsidR="003F2D6E" w:rsidRDefault="009E5F98">
      <w:pPr>
        <w:numPr>
          <w:ilvl w:val="0"/>
          <w:numId w:val="7"/>
        </w:numPr>
      </w:pPr>
      <w:ins w:id="32" w:author="Arnold Sandjaja" w:date="2013-06-29T12:02:00Z">
        <w:r>
          <w:t>WSC2013_TP40_MOD2_PRE_EN_TEXT_FILES.docx</w:t>
        </w:r>
      </w:ins>
    </w:p>
    <w:p w14:paraId="4852663E" w14:textId="77777777" w:rsidR="003F2D6E" w:rsidRDefault="003F2D6E">
      <w:pPr>
        <w:ind w:firstLine="720"/>
      </w:pPr>
    </w:p>
    <w:p w14:paraId="1C29330A" w14:textId="77777777" w:rsidR="003F2D6E" w:rsidRDefault="009E5F98">
      <w:pPr>
        <w:ind w:firstLine="720"/>
      </w:pPr>
      <w:del w:id="33" w:author="Arnold Sandjaja" w:date="2013-06-29T11:47:00Z">
        <w:r>
          <w:rPr>
            <w:rFonts w:cs="Arial"/>
            <w:shd w:val="clear" w:color="auto" w:fill="FF0000"/>
          </w:rPr>
          <w:delText>…</w:delText>
        </w:r>
      </w:del>
    </w:p>
    <w:p w14:paraId="7397CA4A" w14:textId="77777777" w:rsidR="003F2D6E" w:rsidRDefault="003F2D6E">
      <w:pPr>
        <w:ind w:firstLine="720"/>
      </w:pPr>
    </w:p>
    <w:p w14:paraId="213879E9" w14:textId="77777777" w:rsidR="003F2D6E" w:rsidRDefault="003F2D6E">
      <w:pPr>
        <w:ind w:firstLine="720"/>
      </w:pPr>
    </w:p>
    <w:p w14:paraId="0EA9B165" w14:textId="77777777" w:rsidR="003F2D6E" w:rsidRDefault="003F2D6E">
      <w:pPr>
        <w:ind w:firstLine="720"/>
      </w:pPr>
    </w:p>
    <w:p w14:paraId="1F0729B0" w14:textId="77777777" w:rsidR="003F2D6E" w:rsidRDefault="009E5F98">
      <w:pPr>
        <w:pStyle w:val="Heading1AA"/>
      </w:pPr>
      <w:r>
        <w:t>Introduction</w:t>
      </w:r>
    </w:p>
    <w:p w14:paraId="70D70F0A" w14:textId="77777777" w:rsidR="003F2D6E" w:rsidRDefault="003F2D6E">
      <w:pPr>
        <w:pStyle w:val="Heading1AA"/>
      </w:pPr>
    </w:p>
    <w:p w14:paraId="0568E521" w14:textId="77777777" w:rsidR="003F2D6E" w:rsidRDefault="009E5F98">
      <w:proofErr w:type="gramStart"/>
      <w:r>
        <w:rPr>
          <w:rFonts w:ascii="Arial Bold" w:hAnsi="Arial Bold"/>
        </w:rPr>
        <w:t>Project </w:t>
      </w:r>
      <w:r>
        <w:t>:</w:t>
      </w:r>
      <w:proofErr w:type="gramEnd"/>
      <w:r>
        <w:t xml:space="preserve"> </w:t>
      </w:r>
    </w:p>
    <w:p w14:paraId="242AC515" w14:textId="77777777" w:rsidR="003F2D6E" w:rsidRDefault="009E5F98">
      <w:r>
        <w:t xml:space="preserve">Task 1: Create a </w:t>
      </w:r>
      <w:ins w:id="34" w:author="Arnold Sandjaja" w:date="2013-05-17T15:38:00Z">
        <w:r>
          <w:t xml:space="preserve">masthead </w:t>
        </w:r>
      </w:ins>
      <w:del w:id="35" w:author="Arnold Sandjaja" w:date="2013-05-17T15:38:00Z">
        <w:r>
          <w:delText xml:space="preserve">logo </w:delText>
        </w:r>
      </w:del>
      <w:del w:id="36" w:author="Arnold Sandjaja" w:date="2013-05-17T15:39:00Z">
        <w:r>
          <w:delText>and an identity for the association “%ATTAC”</w:delText>
        </w:r>
      </w:del>
      <w:ins w:id="37" w:author="Arnold Sandjaja" w:date="2013-06-30T08:44:00Z">
        <w:r>
          <w:t xml:space="preserve">for </w:t>
        </w:r>
      </w:ins>
      <w:ins w:id="38" w:author="Arnold Sandjaja" w:date="2013-06-30T08:43:00Z">
        <w:r>
          <w:t xml:space="preserve">the </w:t>
        </w:r>
      </w:ins>
      <w:ins w:id="39" w:author="Arnold Sandjaja" w:date="2013-05-17T15:39:00Z">
        <w:r>
          <w:t xml:space="preserve">magazine with </w:t>
        </w:r>
      </w:ins>
      <w:ins w:id="40" w:author="Arnold Sandjaja" w:date="2013-06-30T08:43:00Z">
        <w:r>
          <w:t xml:space="preserve">the </w:t>
        </w:r>
      </w:ins>
      <w:ins w:id="41" w:author="Arnold Sandjaja" w:date="2013-05-17T15:39:00Z">
        <w:r>
          <w:t>name “SPANNER in the works</w:t>
        </w:r>
      </w:ins>
      <w:ins w:id="42" w:author="Arnold Sandjaja" w:date="2013-05-17T15:41:00Z">
        <w:r>
          <w:t>”</w:t>
        </w:r>
      </w:ins>
      <w:ins w:id="43" w:author="Arnold Sandjaja" w:date="2013-06-30T08:45:00Z">
        <w:r>
          <w:t xml:space="preserve"> for the organisation ATTAC</w:t>
        </w:r>
      </w:ins>
    </w:p>
    <w:p w14:paraId="17D782E9" w14:textId="77777777" w:rsidR="003F2D6E" w:rsidRDefault="009E5F98">
      <w:proofErr w:type="spellStart"/>
      <w:r>
        <w:rPr>
          <w:shd w:val="clear" w:color="auto" w:fill="FFFF00"/>
        </w:rPr>
        <w:t>Tarea</w:t>
      </w:r>
      <w:proofErr w:type="spellEnd"/>
      <w:r>
        <w:rPr>
          <w:shd w:val="clear" w:color="auto" w:fill="FFFF00"/>
        </w:rPr>
        <w:t xml:space="preserve"> 1</w:t>
      </w:r>
      <w:ins w:id="44" w:author="Unknown Author" w:date="2013-06-30T17:09:00Z">
        <w:r>
          <w:rPr>
            <w:shd w:val="clear" w:color="auto" w:fill="FFFF00"/>
          </w:rPr>
          <w:t xml:space="preserve">: </w:t>
        </w:r>
      </w:ins>
      <w:r>
        <w:rPr>
          <w:shd w:val="clear" w:color="auto" w:fill="FFFF00"/>
        </w:rPr>
        <w:t xml:space="preserve">Cree </w:t>
      </w:r>
      <w:proofErr w:type="spellStart"/>
      <w:r>
        <w:rPr>
          <w:shd w:val="clear" w:color="auto" w:fill="FFFF00"/>
        </w:rPr>
        <w:t>una</w:t>
      </w:r>
      <w:proofErr w:type="spellEnd"/>
      <w:r>
        <w:rPr>
          <w:shd w:val="clear" w:color="auto" w:fill="FFFF00"/>
        </w:rPr>
        <w:t xml:space="preserve"> </w:t>
      </w:r>
      <w:proofErr w:type="spellStart"/>
      <w:r>
        <w:rPr>
          <w:shd w:val="clear" w:color="auto" w:fill="FFFF00"/>
        </w:rPr>
        <w:t>especie</w:t>
      </w:r>
      <w:proofErr w:type="spellEnd"/>
      <w:r>
        <w:rPr>
          <w:shd w:val="clear" w:color="auto" w:fill="FFFF00"/>
        </w:rPr>
        <w:t xml:space="preserve"> de logo</w:t>
      </w:r>
      <w:ins w:id="45" w:author="Unknown Author" w:date="2013-06-30T17:10:00Z">
        <w:r>
          <w:rPr>
            <w:shd w:val="clear" w:color="auto" w:fill="FFFF00"/>
          </w:rPr>
          <w:t xml:space="preserve"> (</w:t>
        </w:r>
      </w:ins>
      <w:proofErr w:type="spellStart"/>
      <w:r>
        <w:rPr>
          <w:shd w:val="clear" w:color="auto" w:fill="FFFF00"/>
        </w:rPr>
        <w:t>Cabezote</w:t>
      </w:r>
      <w:proofErr w:type="spellEnd"/>
      <w:ins w:id="46" w:author="Unknown Author" w:date="2013-06-30T17:13:00Z">
        <w:r>
          <w:rPr>
            <w:shd w:val="clear" w:color="auto" w:fill="FFFF00"/>
          </w:rPr>
          <w:t xml:space="preserve">) </w:t>
        </w:r>
      </w:ins>
      <w:r>
        <w:rPr>
          <w:shd w:val="clear" w:color="auto" w:fill="FFFF00"/>
        </w:rPr>
        <w:t xml:space="preserve">con el </w:t>
      </w:r>
      <w:proofErr w:type="spellStart"/>
      <w:r>
        <w:rPr>
          <w:shd w:val="clear" w:color="auto" w:fill="FFFF00"/>
        </w:rPr>
        <w:t>nombre</w:t>
      </w:r>
      <w:proofErr w:type="spellEnd"/>
      <w:ins w:id="47" w:author="Unknown Author" w:date="2013-06-30T17:13:00Z">
        <w:r>
          <w:rPr>
            <w:shd w:val="clear" w:color="auto" w:fill="FFFF00"/>
          </w:rPr>
          <w:t xml:space="preserve"> “SPANNER in the works” </w:t>
        </w:r>
        <w:proofErr w:type="spellStart"/>
        <w:r>
          <w:rPr>
            <w:shd w:val="clear" w:color="auto" w:fill="FFFF00"/>
          </w:rPr>
          <w:t>para</w:t>
        </w:r>
        <w:proofErr w:type="spellEnd"/>
        <w:r>
          <w:rPr>
            <w:shd w:val="clear" w:color="auto" w:fill="FFFF00"/>
          </w:rPr>
          <w:t xml:space="preserve"> </w:t>
        </w:r>
      </w:ins>
      <w:r>
        <w:rPr>
          <w:shd w:val="clear" w:color="auto" w:fill="FFFF00"/>
        </w:rPr>
        <w:t>l</w:t>
      </w:r>
      <w:ins w:id="48" w:author="Unknown Author" w:date="2013-06-30T17:13:00Z">
        <w:r>
          <w:rPr>
            <w:shd w:val="clear" w:color="auto" w:fill="FFFF00"/>
          </w:rPr>
          <w:t xml:space="preserve">a </w:t>
        </w:r>
        <w:proofErr w:type="spellStart"/>
        <w:r>
          <w:rPr>
            <w:shd w:val="clear" w:color="auto" w:fill="FFFF00"/>
          </w:rPr>
          <w:t>organiza</w:t>
        </w:r>
      </w:ins>
      <w:r>
        <w:rPr>
          <w:shd w:val="clear" w:color="auto" w:fill="FFFF00"/>
        </w:rPr>
        <w:t>cion</w:t>
      </w:r>
      <w:proofErr w:type="spellEnd"/>
      <w:ins w:id="49" w:author="Unknown Author" w:date="2013-06-30T17:14:00Z">
        <w:r>
          <w:rPr>
            <w:shd w:val="clear" w:color="auto" w:fill="FFFF00"/>
          </w:rPr>
          <w:t xml:space="preserve"> ATTAC</w:t>
        </w:r>
      </w:ins>
    </w:p>
    <w:p w14:paraId="41C5D4AC" w14:textId="77777777" w:rsidR="003F2D6E" w:rsidRDefault="009E5F98">
      <w:r>
        <w:t xml:space="preserve">Task 2: “Design a magazine </w:t>
      </w:r>
      <w:del w:id="50" w:author="Arnold Sandjaja" w:date="2013-05-17T15:39:00Z">
        <w:r>
          <w:delText xml:space="preserve">for %ATTAC with </w:delText>
        </w:r>
      </w:del>
      <w:del w:id="51" w:author="Arnold Sandjaja" w:date="2013-05-17T15:36:00Z">
        <w:r>
          <w:delText>coverline “Sand im Getriebe” : Translated to “to throw a spanner in the works”</w:delText>
        </w:r>
      </w:del>
      <w:ins w:id="52" w:author="Arnold Sandjaja" w:date="2013-05-17T15:37:00Z">
        <w:r>
          <w:t>SPANNER</w:t>
        </w:r>
      </w:ins>
      <w:ins w:id="53" w:author="Arnold Sandjaja" w:date="2013-05-17T15:39:00Z">
        <w:r>
          <w:t xml:space="preserve"> </w:t>
        </w:r>
      </w:ins>
      <w:ins w:id="54" w:author="Arnold Sandjaja" w:date="2013-05-17T15:37:00Z">
        <w:r>
          <w:t>in the works</w:t>
        </w:r>
      </w:ins>
    </w:p>
    <w:p w14:paraId="5D7CB4E2" w14:textId="77777777" w:rsidR="003F2D6E" w:rsidRDefault="009E5F98">
      <w:proofErr w:type="spellStart"/>
      <w:ins w:id="55" w:author="Unknown Author" w:date="2013-06-30T17:14:00Z">
        <w:r>
          <w:rPr>
            <w:shd w:val="clear" w:color="auto" w:fill="FFFF00"/>
          </w:rPr>
          <w:t>Tarefa</w:t>
        </w:r>
        <w:proofErr w:type="spellEnd"/>
        <w:r>
          <w:rPr>
            <w:shd w:val="clear" w:color="auto" w:fill="FFFF00"/>
          </w:rPr>
          <w:t xml:space="preserve"> 2: </w:t>
        </w:r>
      </w:ins>
      <w:proofErr w:type="spellStart"/>
      <w:r>
        <w:rPr>
          <w:shd w:val="clear" w:color="auto" w:fill="FFFF00"/>
        </w:rPr>
        <w:t>Diseno</w:t>
      </w:r>
      <w:proofErr w:type="spellEnd"/>
      <w:r>
        <w:rPr>
          <w:shd w:val="clear" w:color="auto" w:fill="FFFF00"/>
        </w:rPr>
        <w:t xml:space="preserve"> de </w:t>
      </w:r>
      <w:proofErr w:type="spellStart"/>
      <w:r>
        <w:rPr>
          <w:shd w:val="clear" w:color="auto" w:fill="FFFF00"/>
        </w:rPr>
        <w:t>una</w:t>
      </w:r>
      <w:proofErr w:type="spellEnd"/>
      <w:ins w:id="56" w:author="Unknown Author" w:date="2013-06-30T17:14:00Z">
        <w:r>
          <w:rPr>
            <w:shd w:val="clear" w:color="auto" w:fill="FFFF00"/>
          </w:rPr>
          <w:t xml:space="preserve"> </w:t>
        </w:r>
        <w:proofErr w:type="spellStart"/>
        <w:r>
          <w:rPr>
            <w:shd w:val="clear" w:color="auto" w:fill="FFFF00"/>
          </w:rPr>
          <w:t>revista</w:t>
        </w:r>
        <w:proofErr w:type="spellEnd"/>
        <w:r>
          <w:rPr>
            <w:shd w:val="clear" w:color="auto" w:fill="FFFF00"/>
          </w:rPr>
          <w:t xml:space="preserve"> SPANNER in the</w:t>
        </w:r>
      </w:ins>
      <w:ins w:id="57" w:author="Unknown Author" w:date="2013-06-30T17:15:00Z">
        <w:r>
          <w:rPr>
            <w:shd w:val="clear" w:color="auto" w:fill="FFFF00"/>
          </w:rPr>
          <w:t xml:space="preserve"> works</w:t>
        </w:r>
      </w:ins>
    </w:p>
    <w:p w14:paraId="1434193F" w14:textId="77777777" w:rsidR="003F2D6E" w:rsidRDefault="003F2D6E"/>
    <w:p w14:paraId="2DB942E1" w14:textId="77777777" w:rsidR="003F2D6E" w:rsidRDefault="003F2D6E"/>
    <w:p w14:paraId="37478609" w14:textId="77777777" w:rsidR="003F2D6E" w:rsidRDefault="009E5F98">
      <w:proofErr w:type="gramStart"/>
      <w:r>
        <w:rPr>
          <w:rFonts w:ascii="Arial Bold" w:hAnsi="Arial Bold"/>
        </w:rPr>
        <w:t>Description :</w:t>
      </w:r>
      <w:proofErr w:type="gramEnd"/>
      <w:r>
        <w:t xml:space="preserve"> </w:t>
      </w:r>
    </w:p>
    <w:p w14:paraId="4DEDC802" w14:textId="77777777" w:rsidR="003F2D6E" w:rsidRDefault="009E5F98">
      <w:r>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361ECC2B" w14:textId="77777777" w:rsidR="003F2D6E" w:rsidRDefault="009E5F98">
      <w:proofErr w:type="spellStart"/>
      <w:ins w:id="58" w:author="Unknown Author" w:date="2013-06-30T17:15:00Z">
        <w:r>
          <w:t>Descrição</w:t>
        </w:r>
        <w:proofErr w:type="spellEnd"/>
        <w:r>
          <w:t>:</w:t>
        </w:r>
      </w:ins>
    </w:p>
    <w:p w14:paraId="568B667C" w14:textId="77777777" w:rsidR="003F2D6E" w:rsidRDefault="009E5F98">
      <w:proofErr w:type="gramStart"/>
      <w:ins w:id="59" w:author="Unknown Author" w:date="2013-06-30T17:15:00Z">
        <w:r>
          <w:rPr>
            <w:shd w:val="clear" w:color="auto" w:fill="FFFF00"/>
          </w:rPr>
          <w:t xml:space="preserve">ATTAC </w:t>
        </w:r>
      </w:ins>
      <w:proofErr w:type="spellStart"/>
      <w:r>
        <w:rPr>
          <w:shd w:val="clear" w:color="auto" w:fill="FFFF00"/>
        </w:rPr>
        <w:t>es</w:t>
      </w:r>
      <w:proofErr w:type="spellEnd"/>
      <w:r>
        <w:rPr>
          <w:shd w:val="clear" w:color="auto" w:fill="FFFF00"/>
        </w:rPr>
        <w:t xml:space="preserve"> </w:t>
      </w:r>
      <w:proofErr w:type="spellStart"/>
      <w:r>
        <w:rPr>
          <w:shd w:val="clear" w:color="auto" w:fill="FFFF00"/>
        </w:rPr>
        <w:t>una</w:t>
      </w:r>
      <w:proofErr w:type="spellEnd"/>
      <w:r>
        <w:rPr>
          <w:shd w:val="clear" w:color="auto" w:fill="FFFF00"/>
        </w:rPr>
        <w:t xml:space="preserve"> </w:t>
      </w:r>
      <w:proofErr w:type="spellStart"/>
      <w:r>
        <w:rPr>
          <w:shd w:val="clear" w:color="auto" w:fill="FFFF00"/>
        </w:rPr>
        <w:t>organizacion</w:t>
      </w:r>
      <w:proofErr w:type="spellEnd"/>
      <w:ins w:id="60" w:author="Unknown Author" w:date="2013-06-30T17:15:00Z">
        <w:r>
          <w:rPr>
            <w:shd w:val="clear" w:color="auto" w:fill="FFFF00"/>
          </w:rPr>
          <w:t xml:space="preserve"> </w:t>
        </w:r>
        <w:proofErr w:type="spellStart"/>
        <w:r>
          <w:rPr>
            <w:shd w:val="clear" w:color="auto" w:fill="FFFF00"/>
          </w:rPr>
          <w:t>internacional</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env</w:t>
        </w:r>
      </w:ins>
      <w:r>
        <w:rPr>
          <w:shd w:val="clear" w:color="auto" w:fill="FFFF00"/>
        </w:rPr>
        <w:t>ue</w:t>
      </w:r>
      <w:ins w:id="61" w:author="Unknown Author" w:date="2013-06-30T17:15:00Z">
        <w:r>
          <w:rPr>
            <w:shd w:val="clear" w:color="auto" w:fill="FFFF00"/>
          </w:rPr>
          <w:t>lve</w:t>
        </w:r>
        <w:proofErr w:type="spellEnd"/>
        <w:r>
          <w:rPr>
            <w:shd w:val="clear" w:color="auto" w:fill="FFFF00"/>
          </w:rPr>
          <w:t xml:space="preserve"> o </w:t>
        </w:r>
        <w:proofErr w:type="spellStart"/>
        <w:r>
          <w:rPr>
            <w:shd w:val="clear" w:color="auto" w:fill="FFFF00"/>
          </w:rPr>
          <w:t>movimento</w:t>
        </w:r>
        <w:proofErr w:type="spellEnd"/>
        <w:r>
          <w:rPr>
            <w:shd w:val="clear" w:color="auto" w:fill="FFFF00"/>
          </w:rPr>
          <w:t xml:space="preserve"> de </w:t>
        </w:r>
        <w:proofErr w:type="spellStart"/>
        <w:r>
          <w:rPr>
            <w:shd w:val="clear" w:color="auto" w:fill="FFFF00"/>
          </w:rPr>
          <w:t>globaliza</w:t>
        </w:r>
      </w:ins>
      <w:r>
        <w:rPr>
          <w:shd w:val="clear" w:color="auto" w:fill="FFFF00"/>
        </w:rPr>
        <w:t>cion</w:t>
      </w:r>
      <w:proofErr w:type="spellEnd"/>
      <w:ins w:id="62" w:author="Unknown Author" w:date="2013-06-30T17:16:00Z">
        <w:r>
          <w:rPr>
            <w:shd w:val="clear" w:color="auto" w:fill="FFFF00"/>
          </w:rPr>
          <w:t>.</w:t>
        </w:r>
        <w:proofErr w:type="gramEnd"/>
        <w:r>
          <w:rPr>
            <w:shd w:val="clear" w:color="auto" w:fill="FFFF00"/>
          </w:rPr>
          <w:t xml:space="preserve"> </w:t>
        </w:r>
        <w:proofErr w:type="spellStart"/>
        <w:r>
          <w:rPr>
            <w:shd w:val="clear" w:color="auto" w:fill="FFFF00"/>
          </w:rPr>
          <w:t>El</w:t>
        </w:r>
      </w:ins>
      <w:r>
        <w:rPr>
          <w:shd w:val="clear" w:color="auto" w:fill="FFFF00"/>
        </w:rPr>
        <w:t>los</w:t>
      </w:r>
      <w:proofErr w:type="spellEnd"/>
      <w:ins w:id="63" w:author="Unknown Author" w:date="2013-06-30T17:16:00Z">
        <w:r>
          <w:rPr>
            <w:shd w:val="clear" w:color="auto" w:fill="FFFF00"/>
          </w:rPr>
          <w:t xml:space="preserve"> se </w:t>
        </w:r>
        <w:proofErr w:type="spellStart"/>
        <w:r>
          <w:rPr>
            <w:shd w:val="clear" w:color="auto" w:fill="FFFF00"/>
          </w:rPr>
          <w:t>opo</w:t>
        </w:r>
      </w:ins>
      <w:r>
        <w:rPr>
          <w:shd w:val="clear" w:color="auto" w:fill="FFFF00"/>
        </w:rPr>
        <w:t>nen</w:t>
      </w:r>
      <w:proofErr w:type="spellEnd"/>
      <w:ins w:id="64" w:author="Unknown Author" w:date="2013-06-30T17:16:00Z">
        <w:r>
          <w:rPr>
            <w:shd w:val="clear" w:color="auto" w:fill="FFFF00"/>
          </w:rPr>
          <w:t xml:space="preserve"> a</w:t>
        </w:r>
      </w:ins>
      <w:r>
        <w:rPr>
          <w:shd w:val="clear" w:color="auto" w:fill="FFFF00"/>
        </w:rPr>
        <w:t xml:space="preserve"> </w:t>
      </w:r>
      <w:proofErr w:type="gramStart"/>
      <w:r>
        <w:rPr>
          <w:shd w:val="clear" w:color="auto" w:fill="FFFF00"/>
        </w:rPr>
        <w:t>un</w:t>
      </w:r>
      <w:proofErr w:type="gramEnd"/>
      <w:ins w:id="65" w:author="Unknown Author" w:date="2013-06-30T17:16:00Z">
        <w:r>
          <w:rPr>
            <w:shd w:val="clear" w:color="auto" w:fill="FFFF00"/>
          </w:rPr>
          <w:t xml:space="preserve"> </w:t>
        </w:r>
        <w:proofErr w:type="spellStart"/>
        <w:r>
          <w:rPr>
            <w:shd w:val="clear" w:color="auto" w:fill="FFFF00"/>
          </w:rPr>
          <w:t>movimento</w:t>
        </w:r>
        <w:proofErr w:type="spellEnd"/>
        <w:r>
          <w:rPr>
            <w:shd w:val="clear" w:color="auto" w:fill="FFFF00"/>
          </w:rPr>
          <w:t xml:space="preserve"> de </w:t>
        </w:r>
        <w:proofErr w:type="spellStart"/>
        <w:r>
          <w:rPr>
            <w:shd w:val="clear" w:color="auto" w:fill="FFFF00"/>
          </w:rPr>
          <w:t>globaliza</w:t>
        </w:r>
      </w:ins>
      <w:r>
        <w:rPr>
          <w:shd w:val="clear" w:color="auto" w:fill="FFFF00"/>
        </w:rPr>
        <w:t>cion</w:t>
      </w:r>
      <w:proofErr w:type="spellEnd"/>
      <w:ins w:id="66" w:author="Unknown Author" w:date="2013-06-30T17:16:00Z">
        <w:r>
          <w:rPr>
            <w:shd w:val="clear" w:color="auto" w:fill="FFFF00"/>
          </w:rPr>
          <w:t xml:space="preserve"> neo-liberal </w:t>
        </w:r>
      </w:ins>
      <w:r>
        <w:rPr>
          <w:shd w:val="clear" w:color="auto" w:fill="FFFF00"/>
        </w:rPr>
        <w:t xml:space="preserve">y </w:t>
      </w:r>
      <w:proofErr w:type="spellStart"/>
      <w:r>
        <w:rPr>
          <w:shd w:val="clear" w:color="auto" w:fill="FFFF00"/>
        </w:rPr>
        <w:t>buscan</w:t>
      </w:r>
      <w:proofErr w:type="spellEnd"/>
      <w:r>
        <w:rPr>
          <w:shd w:val="clear" w:color="auto" w:fill="FFFF00"/>
        </w:rPr>
        <w:t xml:space="preserve"> un</w:t>
      </w:r>
      <w:ins w:id="67" w:author="Unknown Author" w:date="2013-06-30T17:17:00Z">
        <w:r>
          <w:rPr>
            <w:shd w:val="clear" w:color="auto" w:fill="FFFF00"/>
          </w:rPr>
          <w:t xml:space="preserve"> </w:t>
        </w:r>
        <w:proofErr w:type="spellStart"/>
        <w:r>
          <w:rPr>
            <w:shd w:val="clear" w:color="auto" w:fill="FFFF00"/>
          </w:rPr>
          <w:t>des</w:t>
        </w:r>
      </w:ins>
      <w:r>
        <w:rPr>
          <w:shd w:val="clear" w:color="auto" w:fill="FFFF00"/>
        </w:rPr>
        <w:t>arrollo</w:t>
      </w:r>
      <w:proofErr w:type="spellEnd"/>
      <w:ins w:id="68" w:author="Unknown Author" w:date="2013-06-30T17:17:00Z">
        <w:r>
          <w:rPr>
            <w:shd w:val="clear" w:color="auto" w:fill="FFFF00"/>
          </w:rPr>
          <w:t xml:space="preserve"> </w:t>
        </w:r>
        <w:r>
          <w:rPr>
            <w:shd w:val="clear" w:color="auto" w:fill="FFFF00"/>
          </w:rPr>
          <w:lastRenderedPageBreak/>
          <w:t xml:space="preserve">social, </w:t>
        </w:r>
        <w:proofErr w:type="spellStart"/>
        <w:r>
          <w:rPr>
            <w:shd w:val="clear" w:color="auto" w:fill="FFFF00"/>
          </w:rPr>
          <w:t>ecológico</w:t>
        </w:r>
        <w:proofErr w:type="spellEnd"/>
        <w:r>
          <w:rPr>
            <w:shd w:val="clear" w:color="auto" w:fill="FFFF00"/>
          </w:rPr>
          <w:t xml:space="preserve"> </w:t>
        </w:r>
      </w:ins>
      <w:r>
        <w:rPr>
          <w:shd w:val="clear" w:color="auto" w:fill="FFFF00"/>
        </w:rPr>
        <w:t>y</w:t>
      </w:r>
      <w:ins w:id="69" w:author="Unknown Author" w:date="2013-06-30T17:17:00Z">
        <w:r>
          <w:rPr>
            <w:shd w:val="clear" w:color="auto" w:fill="FFFF00"/>
          </w:rPr>
          <w:t xml:space="preserve"> </w:t>
        </w:r>
        <w:proofErr w:type="spellStart"/>
        <w:r>
          <w:rPr>
            <w:shd w:val="clear" w:color="auto" w:fill="FFFF00"/>
          </w:rPr>
          <w:t>alternativas</w:t>
        </w:r>
        <w:proofErr w:type="spellEnd"/>
        <w:r>
          <w:rPr>
            <w:shd w:val="clear" w:color="auto" w:fill="FFFF00"/>
          </w:rPr>
          <w:t xml:space="preserve"> </w:t>
        </w:r>
        <w:proofErr w:type="spellStart"/>
        <w:r>
          <w:rPr>
            <w:shd w:val="clear" w:color="auto" w:fill="FFFF00"/>
          </w:rPr>
          <w:t>democráticas</w:t>
        </w:r>
      </w:ins>
      <w:proofErr w:type="spellEnd"/>
      <w:ins w:id="70" w:author="Unknown Author" w:date="2013-06-30T17:18:00Z">
        <w:r>
          <w:rPr>
            <w:shd w:val="clear" w:color="auto" w:fill="FFFF00"/>
          </w:rPr>
          <w:t xml:space="preserve"> </w:t>
        </w:r>
        <w:proofErr w:type="spellStart"/>
        <w:r>
          <w:rPr>
            <w:shd w:val="clear" w:color="auto" w:fill="FFFF00"/>
          </w:rPr>
          <w:t>como</w:t>
        </w:r>
        <w:proofErr w:type="spellEnd"/>
        <w:r>
          <w:rPr>
            <w:shd w:val="clear" w:color="auto" w:fill="FFFF00"/>
          </w:rPr>
          <w:t xml:space="preserve"> forma de </w:t>
        </w:r>
        <w:proofErr w:type="spellStart"/>
        <w:r>
          <w:rPr>
            <w:shd w:val="clear" w:color="auto" w:fill="FFFF00"/>
          </w:rPr>
          <w:t>garanti</w:t>
        </w:r>
      </w:ins>
      <w:r>
        <w:rPr>
          <w:shd w:val="clear" w:color="auto" w:fill="FFFF00"/>
        </w:rPr>
        <w:t>zar</w:t>
      </w:r>
      <w:proofErr w:type="spellEnd"/>
      <w:ins w:id="71" w:author="Unknown Author" w:date="2013-06-30T17:18:00Z">
        <w:r>
          <w:rPr>
            <w:shd w:val="clear" w:color="auto" w:fill="FFFF00"/>
          </w:rPr>
          <w:t xml:space="preserve"> </w:t>
        </w:r>
      </w:ins>
      <w:r>
        <w:rPr>
          <w:shd w:val="clear" w:color="auto" w:fill="FFFF00"/>
        </w:rPr>
        <w:t>los</w:t>
      </w:r>
      <w:ins w:id="72" w:author="Unknown Author" w:date="2013-06-30T17:18:00Z">
        <w:r>
          <w:rPr>
            <w:shd w:val="clear" w:color="auto" w:fill="FFFF00"/>
          </w:rPr>
          <w:t xml:space="preserve"> </w:t>
        </w:r>
      </w:ins>
      <w:proofErr w:type="spellStart"/>
      <w:r>
        <w:rPr>
          <w:shd w:val="clear" w:color="auto" w:fill="FFFF00"/>
        </w:rPr>
        <w:t>derechos</w:t>
      </w:r>
      <w:proofErr w:type="spellEnd"/>
      <w:ins w:id="73" w:author="Unknown Author" w:date="2013-06-30T17:18:00Z">
        <w:r>
          <w:rPr>
            <w:shd w:val="clear" w:color="auto" w:fill="FFFF00"/>
          </w:rPr>
          <w:t xml:space="preserve"> </w:t>
        </w:r>
        <w:proofErr w:type="spellStart"/>
        <w:r>
          <w:rPr>
            <w:shd w:val="clear" w:color="auto" w:fill="FFFF00"/>
          </w:rPr>
          <w:t>fundament</w:t>
        </w:r>
      </w:ins>
      <w:r>
        <w:rPr>
          <w:shd w:val="clear" w:color="auto" w:fill="FFFF00"/>
        </w:rPr>
        <w:t>ales</w:t>
      </w:r>
      <w:proofErr w:type="spellEnd"/>
      <w:ins w:id="74" w:author="Unknown Author" w:date="2013-06-30T17:18:00Z">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todos</w:t>
        </w:r>
        <w:proofErr w:type="spellEnd"/>
        <w:r>
          <w:rPr>
            <w:shd w:val="clear" w:color="auto" w:fill="FFFF00"/>
          </w:rPr>
          <w:t xml:space="preserve">. </w:t>
        </w:r>
        <w:proofErr w:type="spellStart"/>
        <w:r>
          <w:rPr>
            <w:shd w:val="clear" w:color="auto" w:fill="FFFF00"/>
          </w:rPr>
          <w:t>E</w:t>
        </w:r>
      </w:ins>
      <w:r>
        <w:rPr>
          <w:shd w:val="clear" w:color="auto" w:fill="FFFF00"/>
        </w:rPr>
        <w:t>llos</w:t>
      </w:r>
      <w:proofErr w:type="spellEnd"/>
      <w:ins w:id="75" w:author="Unknown Author" w:date="2013-06-30T17:18:00Z">
        <w:r>
          <w:rPr>
            <w:shd w:val="clear" w:color="auto" w:fill="FFFF00"/>
          </w:rPr>
          <w:t xml:space="preserve"> </w:t>
        </w:r>
        <w:proofErr w:type="spellStart"/>
        <w:r>
          <w:rPr>
            <w:shd w:val="clear" w:color="auto" w:fill="FFFF00"/>
          </w:rPr>
          <w:t>lu</w:t>
        </w:r>
      </w:ins>
      <w:r>
        <w:rPr>
          <w:shd w:val="clear" w:color="auto" w:fill="FFFF00"/>
        </w:rPr>
        <w:t>chan</w:t>
      </w:r>
      <w:proofErr w:type="spellEnd"/>
      <w:ins w:id="76" w:author="Unknown Author" w:date="2013-06-30T17:18:00Z">
        <w:r>
          <w:rPr>
            <w:shd w:val="clear" w:color="auto" w:fill="FFFF00"/>
          </w:rPr>
          <w:t xml:space="preserve"> </w:t>
        </w:r>
        <w:proofErr w:type="spellStart"/>
        <w:r>
          <w:rPr>
            <w:shd w:val="clear" w:color="auto" w:fill="FFFF00"/>
          </w:rPr>
          <w:t>especificamente</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regula</w:t>
        </w:r>
      </w:ins>
      <w:r>
        <w:rPr>
          <w:shd w:val="clear" w:color="auto" w:fill="FFFF00"/>
        </w:rPr>
        <w:t>ciones</w:t>
      </w:r>
      <w:proofErr w:type="spellEnd"/>
      <w:ins w:id="77" w:author="Unknown Author" w:date="2013-06-30T17:18:00Z">
        <w:r>
          <w:rPr>
            <w:shd w:val="clear" w:color="auto" w:fill="FFFF00"/>
          </w:rPr>
          <w:t xml:space="preserve"> </w:t>
        </w:r>
      </w:ins>
      <w:r>
        <w:rPr>
          <w:shd w:val="clear" w:color="auto" w:fill="FFFF00"/>
        </w:rPr>
        <w:t>en el</w:t>
      </w:r>
      <w:ins w:id="78" w:author="Unknown Author" w:date="2013-06-30T17:18:00Z">
        <w:r>
          <w:rPr>
            <w:shd w:val="clear" w:color="auto" w:fill="FFFF00"/>
          </w:rPr>
          <w:t xml:space="preserve"> </w:t>
        </w:r>
        <w:proofErr w:type="spellStart"/>
        <w:r>
          <w:rPr>
            <w:shd w:val="clear" w:color="auto" w:fill="FFFF00"/>
          </w:rPr>
          <w:t>mercado</w:t>
        </w:r>
        <w:proofErr w:type="spellEnd"/>
        <w:r>
          <w:rPr>
            <w:shd w:val="clear" w:color="auto" w:fill="FFFF00"/>
          </w:rPr>
          <w:t xml:space="preserve"> </w:t>
        </w:r>
        <w:proofErr w:type="spellStart"/>
        <w:r>
          <w:rPr>
            <w:shd w:val="clear" w:color="auto" w:fill="FFFF00"/>
          </w:rPr>
          <w:t>financ</w:t>
        </w:r>
      </w:ins>
      <w:r>
        <w:rPr>
          <w:shd w:val="clear" w:color="auto" w:fill="FFFF00"/>
        </w:rPr>
        <w:t>iero</w:t>
      </w:r>
      <w:proofErr w:type="spellEnd"/>
      <w:ins w:id="79" w:author="Unknown Author" w:date="2013-06-30T17:18:00Z">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acabar</w:t>
        </w:r>
        <w:proofErr w:type="spellEnd"/>
        <w:r>
          <w:rPr>
            <w:shd w:val="clear" w:color="auto" w:fill="FFFF00"/>
          </w:rPr>
          <w:t xml:space="preserve"> com </w:t>
        </w:r>
      </w:ins>
      <w:proofErr w:type="spellStart"/>
      <w:r>
        <w:rPr>
          <w:shd w:val="clear" w:color="auto" w:fill="FFFF00"/>
        </w:rPr>
        <w:t>las</w:t>
      </w:r>
      <w:proofErr w:type="spellEnd"/>
      <w:ins w:id="80" w:author="Unknown Author" w:date="2013-06-30T17:18:00Z">
        <w:r>
          <w:rPr>
            <w:shd w:val="clear" w:color="auto" w:fill="FFFF00"/>
          </w:rPr>
          <w:t xml:space="preserve"> </w:t>
        </w:r>
        <w:proofErr w:type="spellStart"/>
        <w:r>
          <w:rPr>
            <w:shd w:val="clear" w:color="auto" w:fill="FFFF00"/>
          </w:rPr>
          <w:t>taxas</w:t>
        </w:r>
        <w:proofErr w:type="spellEnd"/>
        <w:r>
          <w:rPr>
            <w:shd w:val="clear" w:color="auto" w:fill="FFFF00"/>
          </w:rPr>
          <w:t xml:space="preserve"> </w:t>
        </w:r>
      </w:ins>
      <w:proofErr w:type="spellStart"/>
      <w:r>
        <w:rPr>
          <w:shd w:val="clear" w:color="auto" w:fill="FFFF00"/>
        </w:rPr>
        <w:t>altas</w:t>
      </w:r>
      <w:proofErr w:type="spellEnd"/>
      <w:ins w:id="81" w:author="Unknown Author" w:date="2013-06-30T17:19:00Z">
        <w:r>
          <w:rPr>
            <w:shd w:val="clear" w:color="auto" w:fill="FFFF00"/>
          </w:rPr>
          <w:t xml:space="preserve">, </w:t>
        </w:r>
      </w:ins>
      <w:r>
        <w:rPr>
          <w:shd w:val="clear" w:color="auto" w:fill="FFFF00"/>
        </w:rPr>
        <w:t>e</w:t>
      </w:r>
      <w:ins w:id="82" w:author="Unknown Author" w:date="2013-06-30T17:19:00Z">
        <w:r>
          <w:rPr>
            <w:shd w:val="clear" w:color="auto" w:fill="FFFF00"/>
          </w:rPr>
          <w:t xml:space="preserve"> </w:t>
        </w:r>
        <w:proofErr w:type="spellStart"/>
        <w:proofErr w:type="gramStart"/>
        <w:r>
          <w:rPr>
            <w:shd w:val="clear" w:color="auto" w:fill="FFFF00"/>
          </w:rPr>
          <w:t>introdu</w:t>
        </w:r>
      </w:ins>
      <w:r>
        <w:rPr>
          <w:shd w:val="clear" w:color="auto" w:fill="FFFF00"/>
        </w:rPr>
        <w:t>cir</w:t>
      </w:r>
      <w:proofErr w:type="spellEnd"/>
      <w:ins w:id="83" w:author="Unknown Author" w:date="2013-06-30T17:19:00Z">
        <w:r>
          <w:rPr>
            <w:shd w:val="clear" w:color="auto" w:fill="FFFF00"/>
          </w:rPr>
          <w:t xml:space="preserve">  </w:t>
        </w:r>
        <w:proofErr w:type="spellStart"/>
        <w:r>
          <w:rPr>
            <w:shd w:val="clear" w:color="auto" w:fill="FFFF00"/>
          </w:rPr>
          <w:t>taxas</w:t>
        </w:r>
        <w:proofErr w:type="spellEnd"/>
        <w:proofErr w:type="gramEnd"/>
        <w:r>
          <w:rPr>
            <w:shd w:val="clear" w:color="auto" w:fill="FFFF00"/>
          </w:rPr>
          <w:t xml:space="preserve"> </w:t>
        </w:r>
        <w:proofErr w:type="spellStart"/>
        <w:r>
          <w:rPr>
            <w:shd w:val="clear" w:color="auto" w:fill="FFFF00"/>
          </w:rPr>
          <w:t>globa</w:t>
        </w:r>
      </w:ins>
      <w:r>
        <w:rPr>
          <w:shd w:val="clear" w:color="auto" w:fill="FFFF00"/>
        </w:rPr>
        <w:t>les</w:t>
      </w:r>
      <w:proofErr w:type="spellEnd"/>
      <w:ins w:id="84" w:author="Unknown Author" w:date="2013-06-30T17:19:00Z">
        <w:r>
          <w:rPr>
            <w:shd w:val="clear" w:color="auto" w:fill="FFFF00"/>
          </w:rPr>
          <w:t xml:space="preserve"> </w:t>
        </w:r>
      </w:ins>
      <w:r>
        <w:rPr>
          <w:shd w:val="clear" w:color="auto" w:fill="FFFF00"/>
        </w:rPr>
        <w:t>d</w:t>
      </w:r>
      <w:ins w:id="85" w:author="Unknown Author" w:date="2013-06-30T17:19:00Z">
        <w:r>
          <w:rPr>
            <w:shd w:val="clear" w:color="auto" w:fill="FFFF00"/>
          </w:rPr>
          <w:t xml:space="preserve">e </w:t>
        </w:r>
        <w:proofErr w:type="spellStart"/>
        <w:r>
          <w:rPr>
            <w:shd w:val="clear" w:color="auto" w:fill="FFFF00"/>
          </w:rPr>
          <w:t>financiamento</w:t>
        </w:r>
        <w:proofErr w:type="spellEnd"/>
        <w:r>
          <w:rPr>
            <w:shd w:val="clear" w:color="auto" w:fill="FFFF00"/>
          </w:rPr>
          <w:t xml:space="preserve"> </w:t>
        </w:r>
      </w:ins>
      <w:r>
        <w:rPr>
          <w:shd w:val="clear" w:color="auto" w:fill="FFFF00"/>
        </w:rPr>
        <w:t xml:space="preserve">con </w:t>
      </w:r>
      <w:ins w:id="86" w:author="Unknown Author" w:date="2013-06-30T17:19:00Z">
        <w:r>
          <w:rPr>
            <w:shd w:val="clear" w:color="auto" w:fill="FFFF00"/>
          </w:rPr>
          <w:t xml:space="preserve"> </w:t>
        </w:r>
        <w:proofErr w:type="spellStart"/>
        <w:r>
          <w:rPr>
            <w:shd w:val="clear" w:color="auto" w:fill="FFFF00"/>
          </w:rPr>
          <w:t>benefícios</w:t>
        </w:r>
        <w:proofErr w:type="spellEnd"/>
        <w:r>
          <w:rPr>
            <w:shd w:val="clear" w:color="auto" w:fill="FFFF00"/>
          </w:rPr>
          <w:t xml:space="preserve"> </w:t>
        </w:r>
        <w:proofErr w:type="spellStart"/>
        <w:r>
          <w:rPr>
            <w:shd w:val="clear" w:color="auto" w:fill="FFFF00"/>
          </w:rPr>
          <w:t>públicos</w:t>
        </w:r>
        <w:proofErr w:type="spellEnd"/>
        <w:r>
          <w:rPr>
            <w:shd w:val="clear" w:color="auto" w:fill="FFFF00"/>
          </w:rPr>
          <w:t xml:space="preserve">, </w:t>
        </w:r>
      </w:ins>
      <w:r>
        <w:rPr>
          <w:shd w:val="clear" w:color="auto" w:fill="FFFF00"/>
        </w:rPr>
        <w:t>el</w:t>
      </w:r>
      <w:ins w:id="87" w:author="Unknown Author" w:date="2013-06-30T17:19:00Z">
        <w:r>
          <w:rPr>
            <w:shd w:val="clear" w:color="auto" w:fill="FFFF00"/>
          </w:rPr>
          <w:t xml:space="preserve"> </w:t>
        </w:r>
        <w:proofErr w:type="spellStart"/>
        <w:r>
          <w:rPr>
            <w:shd w:val="clear" w:color="auto" w:fill="FFFF00"/>
          </w:rPr>
          <w:t>cancelamento</w:t>
        </w:r>
        <w:proofErr w:type="spellEnd"/>
        <w:r>
          <w:rPr>
            <w:shd w:val="clear" w:color="auto" w:fill="FFFF00"/>
          </w:rPr>
          <w:t xml:space="preserve"> de </w:t>
        </w:r>
        <w:proofErr w:type="spellStart"/>
        <w:r>
          <w:rPr>
            <w:shd w:val="clear" w:color="auto" w:fill="FFFF00"/>
          </w:rPr>
          <w:t>débitos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r>
        <w:rPr>
          <w:shd w:val="clear" w:color="auto" w:fill="FFFF00"/>
        </w:rPr>
        <w:t xml:space="preserve">el </w:t>
      </w:r>
      <w:proofErr w:type="spellStart"/>
      <w:r>
        <w:rPr>
          <w:shd w:val="clear" w:color="auto" w:fill="FFFF00"/>
        </w:rPr>
        <w:t>desarrollo</w:t>
      </w:r>
      <w:proofErr w:type="spellEnd"/>
      <w:ins w:id="88" w:author="Unknown Author" w:date="2013-06-30T17:19:00Z">
        <w:r>
          <w:rPr>
            <w:shd w:val="clear" w:color="auto" w:fill="FFFF00"/>
          </w:rPr>
          <w:t xml:space="preserve"> de </w:t>
        </w:r>
        <w:proofErr w:type="spellStart"/>
        <w:r>
          <w:rPr>
            <w:shd w:val="clear" w:color="auto" w:fill="FFFF00"/>
          </w:rPr>
          <w:t>países</w:t>
        </w:r>
      </w:ins>
      <w:proofErr w:type="spellEnd"/>
      <w:ins w:id="89" w:author="Unknown Author" w:date="2013-06-30T17:20:00Z">
        <w:r>
          <w:rPr>
            <w:shd w:val="clear" w:color="auto" w:fill="FFFF00"/>
          </w:rPr>
          <w:t xml:space="preserve">, </w:t>
        </w:r>
      </w:ins>
      <w:r>
        <w:rPr>
          <w:shd w:val="clear" w:color="auto" w:fill="FFFF00"/>
        </w:rPr>
        <w:t xml:space="preserve">un </w:t>
      </w:r>
      <w:proofErr w:type="spellStart"/>
      <w:ins w:id="90" w:author="Unknown Author" w:date="2013-06-30T17:21:00Z">
        <w:r>
          <w:rPr>
            <w:shd w:val="clear" w:color="auto" w:fill="FFFF00"/>
          </w:rPr>
          <w:t>comercio</w:t>
        </w:r>
        <w:proofErr w:type="spellEnd"/>
        <w:r>
          <w:rPr>
            <w:shd w:val="clear" w:color="auto" w:fill="FFFF00"/>
          </w:rPr>
          <w:t xml:space="preserve"> </w:t>
        </w:r>
        <w:proofErr w:type="spellStart"/>
        <w:r>
          <w:rPr>
            <w:shd w:val="clear" w:color="auto" w:fill="FFFF00"/>
          </w:rPr>
          <w:t>justo</w:t>
        </w:r>
        <w:proofErr w:type="spellEnd"/>
        <w:r>
          <w:rPr>
            <w:shd w:val="clear" w:color="auto" w:fill="FFFF00"/>
          </w:rPr>
          <w:t xml:space="preserve">, </w:t>
        </w:r>
      </w:ins>
      <w:r>
        <w:rPr>
          <w:shd w:val="clear" w:color="auto" w:fill="FFFF00"/>
        </w:rPr>
        <w:t>e</w:t>
      </w:r>
      <w:ins w:id="91" w:author="Unknown Author" w:date="2013-06-30T17:21:00Z">
        <w:r>
          <w:rPr>
            <w:shd w:val="clear" w:color="auto" w:fill="FFFF00"/>
          </w:rPr>
          <w:t xml:space="preserve"> </w:t>
        </w:r>
        <w:proofErr w:type="spellStart"/>
        <w:r>
          <w:rPr>
            <w:shd w:val="clear" w:color="auto" w:fill="FFFF00"/>
          </w:rPr>
          <w:t>implementa</w:t>
        </w:r>
      </w:ins>
      <w:r>
        <w:rPr>
          <w:shd w:val="clear" w:color="auto" w:fill="FFFF00"/>
        </w:rPr>
        <w:t>cion</w:t>
      </w:r>
      <w:proofErr w:type="spellEnd"/>
      <w:ins w:id="92" w:author="Unknown Author" w:date="2013-06-30T17:21:00Z">
        <w:r>
          <w:rPr>
            <w:shd w:val="clear" w:color="auto" w:fill="FFFF00"/>
          </w:rPr>
          <w:t xml:space="preserve"> de </w:t>
        </w:r>
        <w:proofErr w:type="spellStart"/>
        <w:r>
          <w:rPr>
            <w:shd w:val="clear" w:color="auto" w:fill="FFFF00"/>
          </w:rPr>
          <w:t>limites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r>
        <w:rPr>
          <w:shd w:val="clear" w:color="auto" w:fill="FFFF00"/>
        </w:rPr>
        <w:t>el</w:t>
      </w:r>
      <w:ins w:id="93" w:author="Unknown Author" w:date="2013-06-30T17:21:00Z">
        <w:r>
          <w:rPr>
            <w:shd w:val="clear" w:color="auto" w:fill="FFFF00"/>
          </w:rPr>
          <w:t xml:space="preserve"> </w:t>
        </w:r>
        <w:proofErr w:type="spellStart"/>
        <w:r>
          <w:rPr>
            <w:shd w:val="clear" w:color="auto" w:fill="FFFF00"/>
          </w:rPr>
          <w:t>comércio</w:t>
        </w:r>
        <w:proofErr w:type="spellEnd"/>
        <w:r>
          <w:rPr>
            <w:shd w:val="clear" w:color="auto" w:fill="FFFF00"/>
          </w:rPr>
          <w:t xml:space="preserve"> </w:t>
        </w:r>
        <w:proofErr w:type="spellStart"/>
        <w:r>
          <w:rPr>
            <w:shd w:val="clear" w:color="auto" w:fill="FFFF00"/>
          </w:rPr>
          <w:t>justo</w:t>
        </w:r>
        <w:proofErr w:type="spellEnd"/>
        <w:r>
          <w:rPr>
            <w:shd w:val="clear" w:color="auto" w:fill="FFFF00"/>
          </w:rPr>
          <w:t xml:space="preserve"> </w:t>
        </w:r>
      </w:ins>
      <w:r>
        <w:rPr>
          <w:shd w:val="clear" w:color="auto" w:fill="FFFF00"/>
        </w:rPr>
        <w:t>y un</w:t>
      </w:r>
      <w:ins w:id="94" w:author="Unknown Author" w:date="2013-06-30T17:21:00Z">
        <w:r>
          <w:rPr>
            <w:shd w:val="clear" w:color="auto" w:fill="FFFF00"/>
          </w:rPr>
          <w:t xml:space="preserve"> </w:t>
        </w:r>
        <w:proofErr w:type="spellStart"/>
        <w:r>
          <w:rPr>
            <w:shd w:val="clear" w:color="auto" w:fill="FFFF00"/>
          </w:rPr>
          <w:t>flu</w:t>
        </w:r>
      </w:ins>
      <w:r>
        <w:rPr>
          <w:shd w:val="clear" w:color="auto" w:fill="FFFF00"/>
        </w:rPr>
        <w:t>j</w:t>
      </w:r>
      <w:ins w:id="95" w:author="Unknown Author" w:date="2013-06-30T17:21:00Z">
        <w:r>
          <w:rPr>
            <w:shd w:val="clear" w:color="auto" w:fill="FFFF00"/>
          </w:rPr>
          <w:t>o</w:t>
        </w:r>
        <w:proofErr w:type="spellEnd"/>
        <w:r>
          <w:rPr>
            <w:shd w:val="clear" w:color="auto" w:fill="FFFF00"/>
          </w:rPr>
          <w:t xml:space="preserve"> de capital.</w:t>
        </w:r>
      </w:ins>
    </w:p>
    <w:p w14:paraId="3CE78D39" w14:textId="77777777" w:rsidR="003F2D6E" w:rsidRDefault="003F2D6E"/>
    <w:p w14:paraId="1A2185F2" w14:textId="77777777" w:rsidR="003F2D6E" w:rsidRDefault="009E5F98">
      <w:r>
        <w:t>A word on our history</w:t>
      </w:r>
    </w:p>
    <w:p w14:paraId="131C5E46" w14:textId="77777777" w:rsidR="003F2D6E" w:rsidRDefault="009E5F98">
      <w:r>
        <w:t xml:space="preserve">The ‘Association pour la Taxation des Transactions </w:t>
      </w:r>
      <w:proofErr w:type="spellStart"/>
      <w:r>
        <w:t>financière</w:t>
      </w:r>
      <w:proofErr w:type="spellEnd"/>
      <w:r>
        <w:t xml:space="preserve"> et </w:t>
      </w:r>
      <w:proofErr w:type="spellStart"/>
      <w:r>
        <w:t>l'Aide</w:t>
      </w:r>
      <w:proofErr w:type="spellEnd"/>
      <w:r>
        <w:t xml:space="preserve"> aux </w:t>
      </w:r>
      <w:proofErr w:type="spellStart"/>
      <w:r>
        <w:t>Citoyens</w:t>
      </w:r>
      <w:proofErr w:type="spellEnd"/>
      <w:r>
        <w:t xml:space="preserve">’ (Association for the Taxation of financial Transactions and Aid to Citizens) was founded in France in December 1998 after the publication in the Monde </w:t>
      </w:r>
      <w:proofErr w:type="spellStart"/>
      <w:r>
        <w:t>Diplomatique</w:t>
      </w:r>
      <w:proofErr w:type="spellEnd"/>
      <w:r>
        <w:t xml:space="preserve"> of an editorial entitled ‘</w:t>
      </w:r>
      <w:proofErr w:type="spellStart"/>
      <w:r>
        <w:t>Désarmer</w:t>
      </w:r>
      <w:proofErr w:type="spellEnd"/>
      <w:r>
        <w:t xml:space="preserve"> les </w:t>
      </w:r>
      <w:proofErr w:type="spellStart"/>
      <w:r>
        <w:t>marchés</w:t>
      </w:r>
      <w:proofErr w:type="spellEnd"/>
      <w:r>
        <w:t>’ (Disarm the markets) that launched the notion of creating an association to promote the Tobin tax.</w:t>
      </w:r>
    </w:p>
    <w:p w14:paraId="4259503D" w14:textId="77777777" w:rsidR="003F2D6E" w:rsidRDefault="003F2D6E"/>
    <w:p w14:paraId="7767FF76" w14:textId="77777777" w:rsidR="003F2D6E" w:rsidRDefault="009E5F98">
      <w:proofErr w:type="spellStart"/>
      <w:ins w:id="96" w:author="Unknown Author" w:date="2013-06-30T17:22:00Z">
        <w:r>
          <w:rPr>
            <w:shd w:val="clear" w:color="auto" w:fill="FFFF00"/>
          </w:rPr>
          <w:t>U</w:t>
        </w:r>
      </w:ins>
      <w:r>
        <w:rPr>
          <w:shd w:val="clear" w:color="auto" w:fill="FFFF00"/>
        </w:rPr>
        <w:t>n</w:t>
      </w:r>
      <w:ins w:id="97" w:author="Unknown Author" w:date="2013-06-30T17:22:00Z">
        <w:r>
          <w:rPr>
            <w:shd w:val="clear" w:color="auto" w:fill="FFFF00"/>
          </w:rPr>
          <w:t>a</w:t>
        </w:r>
        <w:proofErr w:type="spellEnd"/>
        <w:r>
          <w:rPr>
            <w:shd w:val="clear" w:color="auto" w:fill="FFFF00"/>
          </w:rPr>
          <w:t xml:space="preserve"> </w:t>
        </w:r>
        <w:proofErr w:type="spellStart"/>
        <w:r>
          <w:rPr>
            <w:shd w:val="clear" w:color="auto" w:fill="FFFF00"/>
          </w:rPr>
          <w:t>pala</w:t>
        </w:r>
      </w:ins>
      <w:r>
        <w:rPr>
          <w:shd w:val="clear" w:color="auto" w:fill="FFFF00"/>
        </w:rPr>
        <w:t>b</w:t>
      </w:r>
      <w:ins w:id="98" w:author="Unknown Author" w:date="2013-06-30T17:22:00Z">
        <w:r>
          <w:rPr>
            <w:shd w:val="clear" w:color="auto" w:fill="FFFF00"/>
          </w:rPr>
          <w:t>ra</w:t>
        </w:r>
        <w:proofErr w:type="spellEnd"/>
        <w:r>
          <w:rPr>
            <w:shd w:val="clear" w:color="auto" w:fill="FFFF00"/>
          </w:rPr>
          <w:t xml:space="preserve"> e</w:t>
        </w:r>
      </w:ins>
      <w:r>
        <w:rPr>
          <w:shd w:val="clear" w:color="auto" w:fill="FFFF00"/>
        </w:rPr>
        <w:t>n</w:t>
      </w:r>
      <w:ins w:id="99" w:author="Unknown Author" w:date="2013-06-30T17:22:00Z">
        <w:r>
          <w:rPr>
            <w:shd w:val="clear" w:color="auto" w:fill="FFFF00"/>
          </w:rPr>
          <w:t xml:space="preserve"> </w:t>
        </w:r>
        <w:proofErr w:type="spellStart"/>
        <w:r>
          <w:rPr>
            <w:shd w:val="clear" w:color="auto" w:fill="FFFF00"/>
          </w:rPr>
          <w:t>n</w:t>
        </w:r>
      </w:ins>
      <w:r>
        <w:rPr>
          <w:shd w:val="clear" w:color="auto" w:fill="FFFF00"/>
        </w:rPr>
        <w:t>uestr</w:t>
      </w:r>
      <w:ins w:id="100" w:author="Unknown Author" w:date="2013-06-30T17:22:00Z">
        <w:r>
          <w:rPr>
            <w:shd w:val="clear" w:color="auto" w:fill="FFFF00"/>
          </w:rPr>
          <w:t>a</w:t>
        </w:r>
        <w:proofErr w:type="spellEnd"/>
        <w:r>
          <w:rPr>
            <w:shd w:val="clear" w:color="auto" w:fill="FFFF00"/>
          </w:rPr>
          <w:t xml:space="preserve"> </w:t>
        </w:r>
        <w:proofErr w:type="spellStart"/>
        <w:r>
          <w:rPr>
            <w:shd w:val="clear" w:color="auto" w:fill="FFFF00"/>
          </w:rPr>
          <w:t>história</w:t>
        </w:r>
        <w:proofErr w:type="spellEnd"/>
        <w:r>
          <w:rPr>
            <w:shd w:val="clear" w:color="auto" w:fill="FFFF00"/>
          </w:rPr>
          <w:t xml:space="preserve">: </w:t>
        </w:r>
      </w:ins>
    </w:p>
    <w:p w14:paraId="6BC040C2" w14:textId="77777777" w:rsidR="003F2D6E" w:rsidRDefault="009E5F98">
      <w:proofErr w:type="gramStart"/>
      <w:r>
        <w:rPr>
          <w:shd w:val="clear" w:color="auto" w:fill="FFFF00"/>
        </w:rPr>
        <w:t>la</w:t>
      </w:r>
      <w:proofErr w:type="gramEnd"/>
      <w:ins w:id="101" w:author="Unknown Author" w:date="2013-06-30T17:22:00Z">
        <w:r>
          <w:rPr>
            <w:shd w:val="clear" w:color="auto" w:fill="FFFF00"/>
          </w:rPr>
          <w:t xml:space="preserve"> ‘Association pour la Taxation des Transactions </w:t>
        </w:r>
        <w:proofErr w:type="spellStart"/>
        <w:r>
          <w:rPr>
            <w:shd w:val="clear" w:color="auto" w:fill="FFFF00"/>
          </w:rPr>
          <w:t>financière</w:t>
        </w:r>
        <w:proofErr w:type="spellEnd"/>
        <w:r>
          <w:rPr>
            <w:shd w:val="clear" w:color="auto" w:fill="FFFF00"/>
          </w:rPr>
          <w:t xml:space="preserve"> et </w:t>
        </w:r>
        <w:proofErr w:type="spellStart"/>
        <w:r>
          <w:rPr>
            <w:shd w:val="clear" w:color="auto" w:fill="FFFF00"/>
          </w:rPr>
          <w:t>l'Aide</w:t>
        </w:r>
        <w:proofErr w:type="spellEnd"/>
        <w:r>
          <w:rPr>
            <w:shd w:val="clear" w:color="auto" w:fill="FFFF00"/>
          </w:rPr>
          <w:t xml:space="preserve"> aux </w:t>
        </w:r>
        <w:proofErr w:type="spellStart"/>
        <w:r>
          <w:rPr>
            <w:shd w:val="clear" w:color="auto" w:fill="FFFF00"/>
          </w:rPr>
          <w:t>Citoyens</w:t>
        </w:r>
        <w:proofErr w:type="spellEnd"/>
        <w:r>
          <w:rPr>
            <w:shd w:val="clear" w:color="auto" w:fill="FFFF00"/>
          </w:rPr>
          <w:t xml:space="preserve">’ ( </w:t>
        </w:r>
        <w:proofErr w:type="spellStart"/>
        <w:r>
          <w:rPr>
            <w:shd w:val="clear" w:color="auto" w:fill="FFFF00"/>
          </w:rPr>
          <w:t>asocia</w:t>
        </w:r>
      </w:ins>
      <w:r>
        <w:rPr>
          <w:shd w:val="clear" w:color="auto" w:fill="FFFF00"/>
        </w:rPr>
        <w:t>cion</w:t>
      </w:r>
      <w:proofErr w:type="spellEnd"/>
      <w:ins w:id="102" w:author="Unknown Author" w:date="2013-06-30T17:22:00Z">
        <w:r>
          <w:rPr>
            <w:shd w:val="clear" w:color="auto" w:fill="FFFF00"/>
          </w:rPr>
          <w:t xml:space="preserve"> de </w:t>
        </w:r>
        <w:proofErr w:type="spellStart"/>
        <w:r>
          <w:rPr>
            <w:shd w:val="clear" w:color="auto" w:fill="FFFF00"/>
          </w:rPr>
          <w:t>transa</w:t>
        </w:r>
      </w:ins>
      <w:r>
        <w:rPr>
          <w:shd w:val="clear" w:color="auto" w:fill="FFFF00"/>
        </w:rPr>
        <w:t>cion</w:t>
      </w:r>
      <w:ins w:id="103" w:author="Unknown Author" w:date="2013-06-30T17:22:00Z">
        <w:r>
          <w:rPr>
            <w:shd w:val="clear" w:color="auto" w:fill="FFFF00"/>
          </w:rPr>
          <w:t>es</w:t>
        </w:r>
        <w:proofErr w:type="spellEnd"/>
        <w:r>
          <w:rPr>
            <w:shd w:val="clear" w:color="auto" w:fill="FFFF00"/>
          </w:rPr>
          <w:t xml:space="preserve"> </w:t>
        </w:r>
      </w:ins>
      <w:r>
        <w:rPr>
          <w:shd w:val="clear" w:color="auto" w:fill="FFFF00"/>
        </w:rPr>
        <w:t>y</w:t>
      </w:r>
      <w:ins w:id="104" w:author="Unknown Author" w:date="2013-06-30T17:22:00Z">
        <w:r>
          <w:rPr>
            <w:shd w:val="clear" w:color="auto" w:fill="FFFF00"/>
          </w:rPr>
          <w:t xml:space="preserve"> </w:t>
        </w:r>
      </w:ins>
      <w:proofErr w:type="spellStart"/>
      <w:ins w:id="105" w:author="Unknown Author" w:date="2013-06-30T17:23:00Z">
        <w:r>
          <w:rPr>
            <w:shd w:val="clear" w:color="auto" w:fill="FFFF00"/>
          </w:rPr>
          <w:t>taxa</w:t>
        </w:r>
      </w:ins>
      <w:r>
        <w:rPr>
          <w:shd w:val="clear" w:color="auto" w:fill="FFFF00"/>
        </w:rPr>
        <w:t>cion</w:t>
      </w:r>
      <w:ins w:id="106" w:author="Unknown Author" w:date="2013-06-30T17:23:00Z">
        <w:r>
          <w:rPr>
            <w:shd w:val="clear" w:color="auto" w:fill="FFFF00"/>
          </w:rPr>
          <w:t>es</w:t>
        </w:r>
        <w:proofErr w:type="spellEnd"/>
        <w:r>
          <w:rPr>
            <w:shd w:val="clear" w:color="auto" w:fill="FFFF00"/>
          </w:rPr>
          <w:t xml:space="preserve"> </w:t>
        </w:r>
        <w:proofErr w:type="spellStart"/>
        <w:r>
          <w:rPr>
            <w:shd w:val="clear" w:color="auto" w:fill="FFFF00"/>
          </w:rPr>
          <w:t>financ</w:t>
        </w:r>
      </w:ins>
      <w:r>
        <w:rPr>
          <w:shd w:val="clear" w:color="auto" w:fill="FFFF00"/>
        </w:rPr>
        <w:t>ieras</w:t>
      </w:r>
      <w:proofErr w:type="spellEnd"/>
      <w:ins w:id="107" w:author="Unknown Author" w:date="2013-06-30T17:23:00Z">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a</w:t>
        </w:r>
      </w:ins>
      <w:r>
        <w:rPr>
          <w:shd w:val="clear" w:color="auto" w:fill="FFFF00"/>
        </w:rPr>
        <w:t>y</w:t>
      </w:r>
      <w:ins w:id="108" w:author="Unknown Author" w:date="2013-06-30T17:23:00Z">
        <w:r>
          <w:rPr>
            <w:shd w:val="clear" w:color="auto" w:fill="FFFF00"/>
          </w:rPr>
          <w:t>udar</w:t>
        </w:r>
        <w:proofErr w:type="spellEnd"/>
        <w:r>
          <w:rPr>
            <w:shd w:val="clear" w:color="auto" w:fill="FFFF00"/>
          </w:rPr>
          <w:t xml:space="preserve"> </w:t>
        </w:r>
      </w:ins>
      <w:r>
        <w:rPr>
          <w:shd w:val="clear" w:color="auto" w:fill="FFFF00"/>
        </w:rPr>
        <w:t xml:space="preserve">a los </w:t>
      </w:r>
      <w:proofErr w:type="spellStart"/>
      <w:r>
        <w:rPr>
          <w:shd w:val="clear" w:color="auto" w:fill="FFFF00"/>
        </w:rPr>
        <w:t>ciudadanos</w:t>
      </w:r>
      <w:proofErr w:type="spellEnd"/>
      <w:ins w:id="109" w:author="Unknown Author" w:date="2013-06-30T17:23:00Z">
        <w:r>
          <w:rPr>
            <w:shd w:val="clear" w:color="auto" w:fill="FFFF00"/>
          </w:rPr>
          <w:t xml:space="preserve">) </w:t>
        </w:r>
      </w:ins>
      <w:proofErr w:type="spellStart"/>
      <w:r>
        <w:rPr>
          <w:shd w:val="clear" w:color="auto" w:fill="FFFF00"/>
        </w:rPr>
        <w:t>fue</w:t>
      </w:r>
      <w:proofErr w:type="spellEnd"/>
      <w:ins w:id="110" w:author="Unknown Author" w:date="2013-06-30T17:23:00Z">
        <w:r>
          <w:rPr>
            <w:shd w:val="clear" w:color="auto" w:fill="FFFF00"/>
          </w:rPr>
          <w:t xml:space="preserve"> </w:t>
        </w:r>
        <w:proofErr w:type="spellStart"/>
        <w:r>
          <w:rPr>
            <w:shd w:val="clear" w:color="auto" w:fill="FFFF00"/>
          </w:rPr>
          <w:t>fundada</w:t>
        </w:r>
        <w:proofErr w:type="spellEnd"/>
        <w:r>
          <w:rPr>
            <w:shd w:val="clear" w:color="auto" w:fill="FFFF00"/>
          </w:rPr>
          <w:t xml:space="preserve"> </w:t>
        </w:r>
      </w:ins>
      <w:r>
        <w:rPr>
          <w:shd w:val="clear" w:color="auto" w:fill="FFFF00"/>
        </w:rPr>
        <w:t xml:space="preserve">en </w:t>
      </w:r>
      <w:ins w:id="111" w:author="Unknown Author" w:date="2013-06-30T17:23:00Z">
        <w:r>
          <w:rPr>
            <w:shd w:val="clear" w:color="auto" w:fill="FFFF00"/>
          </w:rPr>
          <w:t xml:space="preserve"> </w:t>
        </w:r>
        <w:proofErr w:type="spellStart"/>
        <w:r>
          <w:rPr>
            <w:shd w:val="clear" w:color="auto" w:fill="FFFF00"/>
          </w:rPr>
          <w:t>Fran</w:t>
        </w:r>
      </w:ins>
      <w:r>
        <w:rPr>
          <w:shd w:val="clear" w:color="auto" w:fill="FFFF00"/>
        </w:rPr>
        <w:t>cia</w:t>
      </w:r>
      <w:proofErr w:type="spellEnd"/>
      <w:ins w:id="112" w:author="Unknown Author" w:date="2013-06-30T17:23:00Z">
        <w:r>
          <w:rPr>
            <w:shd w:val="clear" w:color="auto" w:fill="FFFF00"/>
          </w:rPr>
          <w:t xml:space="preserve"> e</w:t>
        </w:r>
      </w:ins>
      <w:r>
        <w:rPr>
          <w:shd w:val="clear" w:color="auto" w:fill="FFFF00"/>
        </w:rPr>
        <w:t>n</w:t>
      </w:r>
      <w:ins w:id="113" w:author="Unknown Author" w:date="2013-06-30T17:23:00Z">
        <w:r>
          <w:rPr>
            <w:shd w:val="clear" w:color="auto" w:fill="FFFF00"/>
          </w:rPr>
          <w:t xml:space="preserve"> </w:t>
        </w:r>
      </w:ins>
      <w:proofErr w:type="spellStart"/>
      <w:r>
        <w:rPr>
          <w:shd w:val="clear" w:color="auto" w:fill="FFFF00"/>
        </w:rPr>
        <w:t>diciembre</w:t>
      </w:r>
      <w:proofErr w:type="spellEnd"/>
      <w:r>
        <w:rPr>
          <w:shd w:val="clear" w:color="auto" w:fill="FFFF00"/>
        </w:rPr>
        <w:t xml:space="preserve"> de</w:t>
      </w:r>
      <w:ins w:id="114" w:author="Unknown Author" w:date="2013-06-30T17:23:00Z">
        <w:r>
          <w:rPr>
            <w:shd w:val="clear" w:color="auto" w:fill="FFFF00"/>
          </w:rPr>
          <w:t xml:space="preserve"> 1998 </w:t>
        </w:r>
      </w:ins>
      <w:proofErr w:type="spellStart"/>
      <w:r>
        <w:rPr>
          <w:shd w:val="clear" w:color="auto" w:fill="FFFF00"/>
        </w:rPr>
        <w:t>despues</w:t>
      </w:r>
      <w:proofErr w:type="spellEnd"/>
      <w:r>
        <w:rPr>
          <w:shd w:val="clear" w:color="auto" w:fill="FFFF00"/>
        </w:rPr>
        <w:t xml:space="preserve"> de la </w:t>
      </w:r>
      <w:proofErr w:type="spellStart"/>
      <w:r>
        <w:rPr>
          <w:shd w:val="clear" w:color="auto" w:fill="FFFF00"/>
        </w:rPr>
        <w:t>publicacion</w:t>
      </w:r>
      <w:proofErr w:type="spellEnd"/>
      <w:r>
        <w:rPr>
          <w:shd w:val="clear" w:color="auto" w:fill="FFFF00"/>
        </w:rPr>
        <w:t xml:space="preserve"> de un editorial</w:t>
      </w:r>
      <w:ins w:id="115" w:author="Unknown Author" w:date="2013-06-30T17:23:00Z">
        <w:r>
          <w:rPr>
            <w:shd w:val="clear" w:color="auto" w:fill="FFFF00"/>
          </w:rPr>
          <w:t xml:space="preserve"> </w:t>
        </w:r>
      </w:ins>
      <w:r>
        <w:rPr>
          <w:shd w:val="clear" w:color="auto" w:fill="FFFF00"/>
        </w:rPr>
        <w:t>del</w:t>
      </w:r>
      <w:ins w:id="116" w:author="Unknown Author" w:date="2013-06-30T17:23:00Z">
        <w:r>
          <w:rPr>
            <w:shd w:val="clear" w:color="auto" w:fill="FFFF00"/>
          </w:rPr>
          <w:t xml:space="preserve"> Monde </w:t>
        </w:r>
        <w:proofErr w:type="spellStart"/>
        <w:r>
          <w:rPr>
            <w:shd w:val="clear" w:color="auto" w:fill="FFFF00"/>
          </w:rPr>
          <w:t>Diplomatique</w:t>
        </w:r>
        <w:proofErr w:type="spellEnd"/>
        <w:r>
          <w:rPr>
            <w:shd w:val="clear" w:color="auto" w:fill="FFFF00"/>
          </w:rPr>
          <w:t xml:space="preserve"> </w:t>
        </w:r>
      </w:ins>
      <w:proofErr w:type="spellStart"/>
      <w:r>
        <w:rPr>
          <w:shd w:val="clear" w:color="auto" w:fill="FFFF00"/>
        </w:rPr>
        <w:t>tiutulado</w:t>
      </w:r>
      <w:proofErr w:type="spellEnd"/>
      <w:ins w:id="117" w:author="Unknown Author" w:date="2013-06-30T17:24:00Z">
        <w:r>
          <w:rPr>
            <w:shd w:val="clear" w:color="auto" w:fill="FFFF00"/>
          </w:rPr>
          <w:t xml:space="preserve">  “ </w:t>
        </w:r>
        <w:proofErr w:type="spellStart"/>
        <w:r>
          <w:rPr>
            <w:shd w:val="clear" w:color="auto" w:fill="FFFF00"/>
          </w:rPr>
          <w:t>Desarme</w:t>
        </w:r>
        <w:proofErr w:type="spellEnd"/>
        <w:r>
          <w:rPr>
            <w:shd w:val="clear" w:color="auto" w:fill="FFFF00"/>
          </w:rPr>
          <w:t xml:space="preserve"> </w:t>
        </w:r>
      </w:ins>
      <w:r>
        <w:rPr>
          <w:shd w:val="clear" w:color="auto" w:fill="FFFF00"/>
        </w:rPr>
        <w:t>el</w:t>
      </w:r>
      <w:ins w:id="118" w:author="Unknown Author" w:date="2013-06-30T17:24:00Z">
        <w:r>
          <w:rPr>
            <w:shd w:val="clear" w:color="auto" w:fill="FFFF00"/>
          </w:rPr>
          <w:t xml:space="preserve"> </w:t>
        </w:r>
        <w:proofErr w:type="spellStart"/>
        <w:r>
          <w:rPr>
            <w:shd w:val="clear" w:color="auto" w:fill="FFFF00"/>
          </w:rPr>
          <w:t>mercado</w:t>
        </w:r>
        <w:proofErr w:type="spellEnd"/>
        <w:r>
          <w:rPr>
            <w:shd w:val="clear" w:color="auto" w:fill="FFFF00"/>
          </w:rPr>
          <w:t xml:space="preserve">” </w:t>
        </w:r>
      </w:ins>
      <w:proofErr w:type="spellStart"/>
      <w:r>
        <w:rPr>
          <w:shd w:val="clear" w:color="auto" w:fill="FFFF00"/>
        </w:rPr>
        <w:t>fue</w:t>
      </w:r>
      <w:proofErr w:type="spellEnd"/>
      <w:r>
        <w:rPr>
          <w:shd w:val="clear" w:color="auto" w:fill="FFFF00"/>
        </w:rPr>
        <w:t xml:space="preserve"> </w:t>
      </w:r>
      <w:proofErr w:type="spellStart"/>
      <w:r>
        <w:rPr>
          <w:shd w:val="clear" w:color="auto" w:fill="FFFF00"/>
        </w:rPr>
        <w:t>este</w:t>
      </w:r>
      <w:proofErr w:type="spellEnd"/>
      <w:r>
        <w:rPr>
          <w:shd w:val="clear" w:color="auto" w:fill="FFFF00"/>
        </w:rPr>
        <w:t xml:space="preserve"> el </w:t>
      </w:r>
      <w:proofErr w:type="spellStart"/>
      <w:r>
        <w:rPr>
          <w:shd w:val="clear" w:color="auto" w:fill="FFFF00"/>
        </w:rPr>
        <w:t>inicio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crear</w:t>
      </w:r>
      <w:proofErr w:type="spellEnd"/>
      <w:r>
        <w:rPr>
          <w:shd w:val="clear" w:color="auto" w:fill="FFFF00"/>
        </w:rPr>
        <w:t xml:space="preserve"> </w:t>
      </w:r>
      <w:proofErr w:type="spellStart"/>
      <w:r>
        <w:rPr>
          <w:shd w:val="clear" w:color="auto" w:fill="FFFF00"/>
        </w:rPr>
        <w:t>una</w:t>
      </w:r>
      <w:proofErr w:type="spellEnd"/>
      <w:ins w:id="119" w:author="Unknown Author" w:date="2013-06-30T17:24:00Z">
        <w:r>
          <w:rPr>
            <w:shd w:val="clear" w:color="auto" w:fill="FFFF00"/>
          </w:rPr>
          <w:t xml:space="preserve"> </w:t>
        </w:r>
      </w:ins>
      <w:proofErr w:type="spellStart"/>
      <w:r>
        <w:rPr>
          <w:shd w:val="clear" w:color="auto" w:fill="FFFF00"/>
        </w:rPr>
        <w:t>asociacion</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promueva</w:t>
      </w:r>
      <w:proofErr w:type="spellEnd"/>
      <w:ins w:id="120" w:author="Unknown Author" w:date="2013-06-30T17:24:00Z">
        <w:r>
          <w:rPr>
            <w:shd w:val="clear" w:color="auto" w:fill="FFFF00"/>
          </w:rPr>
          <w:t xml:space="preserve"> </w:t>
        </w:r>
      </w:ins>
      <w:r>
        <w:rPr>
          <w:shd w:val="clear" w:color="auto" w:fill="FFFF00"/>
        </w:rPr>
        <w:t>un</w:t>
      </w:r>
      <w:ins w:id="121" w:author="Unknown Author" w:date="2013-06-30T17:24:00Z">
        <w:r>
          <w:rPr>
            <w:shd w:val="clear" w:color="auto" w:fill="FFFF00"/>
          </w:rPr>
          <w:t xml:space="preserve"> </w:t>
        </w:r>
      </w:ins>
      <w:proofErr w:type="spellStart"/>
      <w:r>
        <w:rPr>
          <w:shd w:val="clear" w:color="auto" w:fill="FFFF00"/>
        </w:rPr>
        <w:t>impuesto</w:t>
      </w:r>
      <w:proofErr w:type="spellEnd"/>
      <w:r>
        <w:rPr>
          <w:shd w:val="clear" w:color="auto" w:fill="FFFF00"/>
        </w:rPr>
        <w:t xml:space="preserve"> global</w:t>
      </w:r>
      <w:ins w:id="122" w:author="Unknown Author" w:date="2013-06-30T17:24:00Z">
        <w:r>
          <w:rPr>
            <w:shd w:val="clear" w:color="auto" w:fill="FFFF00"/>
          </w:rPr>
          <w:t>.</w:t>
        </w:r>
      </w:ins>
    </w:p>
    <w:p w14:paraId="49814C16" w14:textId="77777777" w:rsidR="003F2D6E" w:rsidRDefault="003F2D6E"/>
    <w:p w14:paraId="0050BA58" w14:textId="77777777" w:rsidR="003F2D6E" w:rsidRDefault="009E5F98">
      <w:r>
        <w:t>An international organization</w:t>
      </w:r>
    </w:p>
    <w:p w14:paraId="340966FC" w14:textId="77777777" w:rsidR="003F2D6E" w:rsidRDefault="009E5F98">
      <w:r>
        <w:t xml:space="preserve">The organization expanded very rapidly </w:t>
      </w:r>
      <w:del w:id="123" w:author="Arnold Sandjaja" w:date="2013-06-30T08:47:00Z">
        <w:r>
          <w:delText xml:space="preserve">into the rest of </w:delText>
        </w:r>
      </w:del>
      <w:ins w:id="124" w:author="Arnold Sandjaja" w:date="2013-06-30T08:47:00Z">
        <w:r>
          <w:t xml:space="preserve">around </w:t>
        </w:r>
      </w:ins>
      <w:r>
        <w:t>the world with an ATTAC network around an international charter set up in 1999. Today, the association is active in some 40 countries, with over a thousand local groups and hundreds of organizations supporting the network.</w:t>
      </w:r>
    </w:p>
    <w:p w14:paraId="67C0A10C" w14:textId="77777777" w:rsidR="003F2D6E" w:rsidRDefault="009E5F98">
      <w:ins w:id="125" w:author="Unknown Author" w:date="2013-06-30T17:24:00Z">
        <w:r>
          <w:t xml:space="preserve">Uma </w:t>
        </w:r>
        <w:proofErr w:type="spellStart"/>
        <w:r>
          <w:t>organização</w:t>
        </w:r>
        <w:proofErr w:type="spellEnd"/>
        <w:r>
          <w:t xml:space="preserve"> </w:t>
        </w:r>
        <w:proofErr w:type="spellStart"/>
        <w:r>
          <w:t>internaciona</w:t>
        </w:r>
      </w:ins>
      <w:ins w:id="126" w:author="Unknown Author" w:date="2013-06-30T17:25:00Z">
        <w:r>
          <w:t>l</w:t>
        </w:r>
      </w:ins>
      <w:proofErr w:type="spellEnd"/>
    </w:p>
    <w:p w14:paraId="63EF26DE" w14:textId="77777777" w:rsidR="003F2D6E" w:rsidRDefault="009E5F98">
      <w:r>
        <w:rPr>
          <w:shd w:val="clear" w:color="auto" w:fill="FFFF00"/>
        </w:rPr>
        <w:t xml:space="preserve">La </w:t>
      </w:r>
      <w:proofErr w:type="spellStart"/>
      <w:r>
        <w:rPr>
          <w:shd w:val="clear" w:color="auto" w:fill="FFFF00"/>
        </w:rPr>
        <w:t>organizacion</w:t>
      </w:r>
      <w:proofErr w:type="spellEnd"/>
      <w:r>
        <w:rPr>
          <w:shd w:val="clear" w:color="auto" w:fill="FFFF00"/>
        </w:rPr>
        <w:t xml:space="preserve"> se </w:t>
      </w:r>
      <w:proofErr w:type="spellStart"/>
      <w:r>
        <w:rPr>
          <w:shd w:val="clear" w:color="auto" w:fill="FFFF00"/>
        </w:rPr>
        <w:t>expandio</w:t>
      </w:r>
      <w:proofErr w:type="spellEnd"/>
      <w:r>
        <w:rPr>
          <w:shd w:val="clear" w:color="auto" w:fill="FFFF00"/>
        </w:rPr>
        <w:t xml:space="preserve"> </w:t>
      </w:r>
      <w:proofErr w:type="spellStart"/>
      <w:r>
        <w:rPr>
          <w:shd w:val="clear" w:color="auto" w:fill="FFFF00"/>
        </w:rPr>
        <w:t>muy</w:t>
      </w:r>
      <w:proofErr w:type="spellEnd"/>
      <w:r>
        <w:rPr>
          <w:shd w:val="clear" w:color="auto" w:fill="FFFF00"/>
        </w:rPr>
        <w:t xml:space="preserve"> </w:t>
      </w:r>
      <w:proofErr w:type="spellStart"/>
      <w:r>
        <w:rPr>
          <w:shd w:val="clear" w:color="auto" w:fill="FFFF00"/>
        </w:rPr>
        <w:t>rapidamente</w:t>
      </w:r>
      <w:proofErr w:type="spellEnd"/>
      <w:r>
        <w:rPr>
          <w:shd w:val="clear" w:color="auto" w:fill="FFFF00"/>
        </w:rPr>
        <w:t xml:space="preserve"> al </w:t>
      </w:r>
      <w:proofErr w:type="spellStart"/>
      <w:r>
        <w:rPr>
          <w:shd w:val="clear" w:color="auto" w:fill="FFFF00"/>
        </w:rPr>
        <w:t>rededor</w:t>
      </w:r>
      <w:proofErr w:type="spellEnd"/>
      <w:r>
        <w:rPr>
          <w:shd w:val="clear" w:color="auto" w:fill="FFFF00"/>
        </w:rPr>
        <w:t xml:space="preserve"> del </w:t>
      </w:r>
      <w:proofErr w:type="spellStart"/>
      <w:r>
        <w:rPr>
          <w:shd w:val="clear" w:color="auto" w:fill="FFFF00"/>
        </w:rPr>
        <w:t>mundo</w:t>
      </w:r>
      <w:proofErr w:type="spellEnd"/>
      <w:ins w:id="127" w:author="Unknown Author" w:date="2013-06-30T17:25:00Z">
        <w:r>
          <w:rPr>
            <w:shd w:val="clear" w:color="auto" w:fill="FFFF00"/>
          </w:rPr>
          <w:t xml:space="preserve"> </w:t>
        </w:r>
      </w:ins>
      <w:r>
        <w:rPr>
          <w:shd w:val="clear" w:color="auto" w:fill="FFFF00"/>
        </w:rPr>
        <w:t xml:space="preserve">con </w:t>
      </w:r>
      <w:proofErr w:type="spellStart"/>
      <w:r>
        <w:rPr>
          <w:shd w:val="clear" w:color="auto" w:fill="FFFF00"/>
        </w:rPr>
        <w:t>una</w:t>
      </w:r>
      <w:proofErr w:type="spellEnd"/>
      <w:r>
        <w:rPr>
          <w:shd w:val="clear" w:color="auto" w:fill="FFFF00"/>
        </w:rPr>
        <w:t xml:space="preserve"> red</w:t>
      </w:r>
      <w:ins w:id="128" w:author="Unknown Author" w:date="2013-06-30T17:25:00Z">
        <w:r>
          <w:rPr>
            <w:shd w:val="clear" w:color="auto" w:fill="FFFF00"/>
          </w:rPr>
          <w:t xml:space="preserve"> ATTAC </w:t>
        </w:r>
      </w:ins>
      <w:proofErr w:type="spellStart"/>
      <w:r>
        <w:rPr>
          <w:shd w:val="clear" w:color="auto" w:fill="FFFF00"/>
        </w:rPr>
        <w:t>internacional</w:t>
      </w:r>
      <w:proofErr w:type="spellEnd"/>
      <w:ins w:id="129" w:author="Unknown Author" w:date="2013-06-30T17:25:00Z">
        <w:r>
          <w:rPr>
            <w:shd w:val="clear" w:color="auto" w:fill="FFFF00"/>
          </w:rPr>
          <w:t xml:space="preserve"> </w:t>
        </w:r>
      </w:ins>
      <w:proofErr w:type="spellStart"/>
      <w:proofErr w:type="gramStart"/>
      <w:r>
        <w:rPr>
          <w:shd w:val="clear" w:color="auto" w:fill="FFFF00"/>
        </w:rPr>
        <w:t>como</w:t>
      </w:r>
      <w:proofErr w:type="spellEnd"/>
      <w:proofErr w:type="gramEnd"/>
      <w:ins w:id="130" w:author="Unknown Author" w:date="2013-06-30T17:25:00Z">
        <w:r>
          <w:rPr>
            <w:shd w:val="clear" w:color="auto" w:fill="FFFF00"/>
          </w:rPr>
          <w:t xml:space="preserve"> </w:t>
        </w:r>
      </w:ins>
      <w:proofErr w:type="spellStart"/>
      <w:r>
        <w:rPr>
          <w:shd w:val="clear" w:color="auto" w:fill="FFFF00"/>
        </w:rPr>
        <w:t>es</w:t>
      </w:r>
      <w:proofErr w:type="spellEnd"/>
      <w:r>
        <w:rPr>
          <w:shd w:val="clear" w:color="auto" w:fill="FFFF00"/>
        </w:rPr>
        <w:t xml:space="preserve"> el </w:t>
      </w:r>
      <w:proofErr w:type="spellStart"/>
      <w:ins w:id="131" w:author="Unknown Author" w:date="2013-06-30T17:25:00Z">
        <w:r>
          <w:rPr>
            <w:shd w:val="clear" w:color="auto" w:fill="FFFF00"/>
          </w:rPr>
          <w:t>caso</w:t>
        </w:r>
        <w:proofErr w:type="spellEnd"/>
        <w:r>
          <w:rPr>
            <w:shd w:val="clear" w:color="auto" w:fill="FFFF00"/>
          </w:rPr>
          <w:t xml:space="preserve"> </w:t>
        </w:r>
      </w:ins>
      <w:r>
        <w:rPr>
          <w:shd w:val="clear" w:color="auto" w:fill="FFFF00"/>
        </w:rPr>
        <w:t>del</w:t>
      </w:r>
      <w:ins w:id="132" w:author="Unknown Author" w:date="2013-06-30T17:25:00Z">
        <w:r>
          <w:rPr>
            <w:shd w:val="clear" w:color="auto" w:fill="FFFF00"/>
          </w:rPr>
          <w:t xml:space="preserve"> </w:t>
        </w:r>
        <w:proofErr w:type="spellStart"/>
        <w:r>
          <w:rPr>
            <w:shd w:val="clear" w:color="auto" w:fill="FFFF00"/>
          </w:rPr>
          <w:t>ano</w:t>
        </w:r>
        <w:proofErr w:type="spellEnd"/>
        <w:r>
          <w:rPr>
            <w:shd w:val="clear" w:color="auto" w:fill="FFFF00"/>
          </w:rPr>
          <w:t xml:space="preserve"> de 1999. Ho</w:t>
        </w:r>
      </w:ins>
      <w:r>
        <w:rPr>
          <w:shd w:val="clear" w:color="auto" w:fill="FFFF00"/>
        </w:rPr>
        <w:t>y</w:t>
      </w:r>
      <w:ins w:id="133" w:author="Unknown Author" w:date="2013-06-30T17:25:00Z">
        <w:r>
          <w:rPr>
            <w:shd w:val="clear" w:color="auto" w:fill="FFFF00"/>
          </w:rPr>
          <w:t xml:space="preserve"> </w:t>
        </w:r>
      </w:ins>
      <w:r>
        <w:rPr>
          <w:shd w:val="clear" w:color="auto" w:fill="FFFF00"/>
        </w:rPr>
        <w:t>l</w:t>
      </w:r>
      <w:ins w:id="134" w:author="Unknown Author" w:date="2013-06-30T17:25:00Z">
        <w:r>
          <w:rPr>
            <w:shd w:val="clear" w:color="auto" w:fill="FFFF00"/>
          </w:rPr>
          <w:t xml:space="preserve">a </w:t>
        </w:r>
        <w:proofErr w:type="spellStart"/>
        <w:r>
          <w:rPr>
            <w:shd w:val="clear" w:color="auto" w:fill="FFFF00"/>
          </w:rPr>
          <w:t>associa</w:t>
        </w:r>
      </w:ins>
      <w:r>
        <w:rPr>
          <w:shd w:val="clear" w:color="auto" w:fill="FFFF00"/>
        </w:rPr>
        <w:t>cion</w:t>
      </w:r>
      <w:proofErr w:type="spellEnd"/>
      <w:ins w:id="135" w:author="Unknown Author" w:date="2013-06-30T17:25:00Z">
        <w:r>
          <w:rPr>
            <w:shd w:val="clear" w:color="auto" w:fill="FFFF00"/>
          </w:rPr>
          <w:t xml:space="preserve"> </w:t>
        </w:r>
      </w:ins>
      <w:proofErr w:type="spellStart"/>
      <w:proofErr w:type="gramStart"/>
      <w:r>
        <w:rPr>
          <w:shd w:val="clear" w:color="auto" w:fill="FFFF00"/>
        </w:rPr>
        <w:t>esta</w:t>
      </w:r>
      <w:proofErr w:type="spellEnd"/>
      <w:r>
        <w:rPr>
          <w:shd w:val="clear" w:color="auto" w:fill="FFFF00"/>
        </w:rPr>
        <w:t xml:space="preserve"> </w:t>
      </w:r>
      <w:ins w:id="136" w:author="Unknown Author" w:date="2013-06-30T17:25:00Z">
        <w:r>
          <w:rPr>
            <w:shd w:val="clear" w:color="auto" w:fill="FFFF00"/>
          </w:rPr>
          <w:t xml:space="preserve"> </w:t>
        </w:r>
      </w:ins>
      <w:proofErr w:type="spellStart"/>
      <w:r>
        <w:rPr>
          <w:shd w:val="clear" w:color="auto" w:fill="FFFF00"/>
        </w:rPr>
        <w:t>activa</w:t>
      </w:r>
      <w:proofErr w:type="spellEnd"/>
      <w:proofErr w:type="gramEnd"/>
      <w:ins w:id="137" w:author="Unknown Author" w:date="2013-06-30T17:26:00Z">
        <w:r>
          <w:rPr>
            <w:shd w:val="clear" w:color="auto" w:fill="FFFF00"/>
          </w:rPr>
          <w:t xml:space="preserve"> </w:t>
        </w:r>
      </w:ins>
      <w:r>
        <w:rPr>
          <w:shd w:val="clear" w:color="auto" w:fill="FFFF00"/>
        </w:rPr>
        <w:t xml:space="preserve">con mas de </w:t>
      </w:r>
      <w:ins w:id="138" w:author="Unknown Author" w:date="2013-06-30T17:26:00Z">
        <w:r>
          <w:rPr>
            <w:shd w:val="clear" w:color="auto" w:fill="FFFF00"/>
          </w:rPr>
          <w:t xml:space="preserve"> 40 </w:t>
        </w:r>
        <w:proofErr w:type="spellStart"/>
        <w:r>
          <w:rPr>
            <w:shd w:val="clear" w:color="auto" w:fill="FFFF00"/>
          </w:rPr>
          <w:t>países</w:t>
        </w:r>
        <w:proofErr w:type="spellEnd"/>
        <w:r>
          <w:rPr>
            <w:shd w:val="clear" w:color="auto" w:fill="FFFF00"/>
          </w:rPr>
          <w:t xml:space="preserve"> </w:t>
        </w:r>
      </w:ins>
      <w:r>
        <w:rPr>
          <w:shd w:val="clear" w:color="auto" w:fill="FFFF00"/>
        </w:rPr>
        <w:t>y</w:t>
      </w:r>
      <w:ins w:id="139" w:author="Unknown Author" w:date="2013-06-30T17:26:00Z">
        <w:r>
          <w:rPr>
            <w:shd w:val="clear" w:color="auto" w:fill="FFFF00"/>
          </w:rPr>
          <w:t xml:space="preserve"> </w:t>
        </w:r>
      </w:ins>
      <w:proofErr w:type="spellStart"/>
      <w:r>
        <w:rPr>
          <w:shd w:val="clear" w:color="auto" w:fill="FFFF00"/>
        </w:rPr>
        <w:t>tiene</w:t>
      </w:r>
      <w:proofErr w:type="spellEnd"/>
      <w:ins w:id="140" w:author="Unknown Author" w:date="2013-06-30T17:26:00Z">
        <w:r>
          <w:rPr>
            <w:shd w:val="clear" w:color="auto" w:fill="FFFF00"/>
          </w:rPr>
          <w:t xml:space="preserve"> </w:t>
        </w:r>
      </w:ins>
      <w:r>
        <w:rPr>
          <w:shd w:val="clear" w:color="auto" w:fill="FFFF00"/>
        </w:rPr>
        <w:t>mas</w:t>
      </w:r>
      <w:ins w:id="141" w:author="Unknown Author" w:date="2013-06-30T17:26:00Z">
        <w:r>
          <w:rPr>
            <w:shd w:val="clear" w:color="auto" w:fill="FFFF00"/>
          </w:rPr>
          <w:t xml:space="preserve"> de mil </w:t>
        </w:r>
        <w:proofErr w:type="spellStart"/>
        <w:r>
          <w:rPr>
            <w:shd w:val="clear" w:color="auto" w:fill="FFFF00"/>
          </w:rPr>
          <w:t>grupos</w:t>
        </w:r>
        <w:proofErr w:type="spellEnd"/>
        <w:r>
          <w:rPr>
            <w:shd w:val="clear" w:color="auto" w:fill="FFFF00"/>
          </w:rPr>
          <w:t xml:space="preserve"> loca</w:t>
        </w:r>
      </w:ins>
      <w:r>
        <w:rPr>
          <w:shd w:val="clear" w:color="auto" w:fill="FFFF00"/>
        </w:rPr>
        <w:t>les</w:t>
      </w:r>
      <w:ins w:id="142" w:author="Unknown Author" w:date="2013-06-30T17:26:00Z">
        <w:r>
          <w:rPr>
            <w:shd w:val="clear" w:color="auto" w:fill="FFFF00"/>
          </w:rPr>
          <w:t xml:space="preserve"> </w:t>
        </w:r>
      </w:ins>
      <w:r>
        <w:rPr>
          <w:shd w:val="clear" w:color="auto" w:fill="FFFF00"/>
        </w:rPr>
        <w:t>y</w:t>
      </w:r>
      <w:ins w:id="143" w:author="Unknown Author" w:date="2013-06-30T17:26:00Z">
        <w:r>
          <w:rPr>
            <w:shd w:val="clear" w:color="auto" w:fill="FFFF00"/>
          </w:rPr>
          <w:t xml:space="preserve"> </w:t>
        </w:r>
        <w:proofErr w:type="spellStart"/>
        <w:r>
          <w:rPr>
            <w:shd w:val="clear" w:color="auto" w:fill="FFFF00"/>
          </w:rPr>
          <w:t>centenas</w:t>
        </w:r>
        <w:proofErr w:type="spellEnd"/>
        <w:r>
          <w:rPr>
            <w:shd w:val="clear" w:color="auto" w:fill="FFFF00"/>
          </w:rPr>
          <w:t xml:space="preserve"> de </w:t>
        </w:r>
        <w:proofErr w:type="spellStart"/>
        <w:r>
          <w:rPr>
            <w:shd w:val="clear" w:color="auto" w:fill="FFFF00"/>
          </w:rPr>
          <w:t>organiza</w:t>
        </w:r>
      </w:ins>
      <w:r>
        <w:rPr>
          <w:shd w:val="clear" w:color="auto" w:fill="FFFF00"/>
        </w:rPr>
        <w:t>ciones</w:t>
      </w:r>
      <w:proofErr w:type="spellEnd"/>
      <w:ins w:id="144" w:author="Unknown Author" w:date="2013-06-30T17:26:00Z">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a</w:t>
        </w:r>
      </w:ins>
      <w:r>
        <w:rPr>
          <w:shd w:val="clear" w:color="auto" w:fill="FFFF00"/>
        </w:rPr>
        <w:t>y</w:t>
      </w:r>
      <w:ins w:id="145" w:author="Unknown Author" w:date="2013-06-30T17:26:00Z">
        <w:r>
          <w:rPr>
            <w:shd w:val="clear" w:color="auto" w:fill="FFFF00"/>
          </w:rPr>
          <w:t>uda</w:t>
        </w:r>
      </w:ins>
      <w:r>
        <w:rPr>
          <w:shd w:val="clear" w:color="auto" w:fill="FFFF00"/>
        </w:rPr>
        <w:t>n</w:t>
      </w:r>
      <w:proofErr w:type="spellEnd"/>
      <w:ins w:id="146" w:author="Unknown Author" w:date="2013-06-30T17:26:00Z">
        <w:r>
          <w:rPr>
            <w:shd w:val="clear" w:color="auto" w:fill="FFFF00"/>
          </w:rPr>
          <w:t xml:space="preserve"> a </w:t>
        </w:r>
      </w:ins>
      <w:r>
        <w:rPr>
          <w:shd w:val="clear" w:color="auto" w:fill="FFFF00"/>
        </w:rPr>
        <w:t>la red</w:t>
      </w:r>
      <w:ins w:id="147" w:author="Unknown Author" w:date="2013-06-30T17:26:00Z">
        <w:r>
          <w:rPr>
            <w:shd w:val="clear" w:color="auto" w:fill="FFFF00"/>
          </w:rPr>
          <w:t>.</w:t>
        </w:r>
      </w:ins>
    </w:p>
    <w:p w14:paraId="68B306DC" w14:textId="77777777" w:rsidR="003F2D6E" w:rsidRDefault="003F2D6E"/>
    <w:p w14:paraId="371B1B8F" w14:textId="77777777" w:rsidR="003F2D6E" w:rsidRDefault="003F2D6E"/>
    <w:p w14:paraId="25FD1D89" w14:textId="77777777" w:rsidR="003F2D6E" w:rsidRDefault="009E5F98">
      <w:r>
        <w:rPr>
          <w:rFonts w:ascii="Arial Bold" w:hAnsi="Arial Bold"/>
        </w:rPr>
        <w:t>Target market:</w:t>
      </w:r>
      <w:ins w:id="148" w:author="Unknown Author" w:date="2013-06-30T17:27:00Z">
        <w:r>
          <w:rPr>
            <w:rFonts w:ascii="Arial Bold" w:hAnsi="Arial Bold"/>
          </w:rPr>
          <w:t xml:space="preserve"> </w:t>
        </w:r>
        <w:proofErr w:type="spellStart"/>
        <w:r>
          <w:rPr>
            <w:rFonts w:ascii="Arial Bold" w:hAnsi="Arial Bold"/>
            <w:shd w:val="clear" w:color="auto" w:fill="FFFF00"/>
          </w:rPr>
          <w:t>Público</w:t>
        </w:r>
        <w:proofErr w:type="spellEnd"/>
        <w:r>
          <w:rPr>
            <w:rFonts w:ascii="Arial Bold" w:hAnsi="Arial Bold"/>
            <w:shd w:val="clear" w:color="auto" w:fill="FFFF00"/>
          </w:rPr>
          <w:t xml:space="preserve"> </w:t>
        </w:r>
      </w:ins>
      <w:proofErr w:type="spellStart"/>
      <w:r>
        <w:rPr>
          <w:rFonts w:ascii="Arial Bold" w:hAnsi="Arial Bold"/>
          <w:shd w:val="clear" w:color="auto" w:fill="FFFF00"/>
        </w:rPr>
        <w:t>objetivo</w:t>
      </w:r>
      <w:proofErr w:type="spellEnd"/>
      <w:r>
        <w:rPr>
          <w:rFonts w:ascii="Arial Bold" w:hAnsi="Arial Bold"/>
          <w:shd w:val="clear" w:color="auto" w:fill="FFFF00"/>
        </w:rPr>
        <w:t xml:space="preserve"> </w:t>
      </w:r>
    </w:p>
    <w:p w14:paraId="7A62C969" w14:textId="77777777" w:rsidR="003F2D6E" w:rsidRDefault="003F2D6E"/>
    <w:p w14:paraId="3AD5CDA3" w14:textId="77777777" w:rsidR="003F2D6E" w:rsidRDefault="009E5F98">
      <w:del w:id="149" w:author="Michel Bulon" w:date="2013-05-20T20:25:00Z">
        <w:r>
          <w:rPr>
            <w:rStyle w:val="hps"/>
            <w:rFonts w:eastAsia="Times New Roman"/>
            <w:lang w:val="uz-Cyrl-UZ"/>
          </w:rPr>
          <w:delText>y</w:delText>
        </w:r>
      </w:del>
      <w:ins w:id="150" w:author="Michel Bulon" w:date="2013-05-20T20:25:00Z">
        <w:r>
          <w:rPr>
            <w:rStyle w:val="hps"/>
            <w:rFonts w:eastAsia="Times New Roman"/>
            <w:lang w:val="uz-Cyrl-UZ"/>
          </w:rPr>
          <w:t>Y</w:t>
        </w:r>
      </w:ins>
      <w:ins w:id="151" w:author="Arnold Sandjaja" w:date="2013-05-17T16:36:00Z">
        <w:r>
          <w:rPr>
            <w:rStyle w:val="hps"/>
            <w:rFonts w:eastAsia="Times New Roman"/>
            <w:lang w:val="uz-Cyrl-UZ"/>
          </w:rPr>
          <w:t>oung people between 16-35 years who are interested in the alter-globalization movement, which emphasizes values such as democracy, social and economic justice, environmental protection and human rights as an alternative to the current globalism.</w:t>
        </w:r>
      </w:ins>
    </w:p>
    <w:p w14:paraId="373EAFDF" w14:textId="77777777" w:rsidR="003F2D6E" w:rsidRDefault="009E5F98">
      <w:ins w:id="152" w:author="Arnold Sandjaja" w:date="2013-05-17T16:36:00Z">
        <w:r>
          <w:rPr>
            <w:rStyle w:val="hps"/>
            <w:rFonts w:eastAsia="Times New Roman"/>
            <w:lang w:val="uz-Cyrl-UZ"/>
          </w:rPr>
          <w:t xml:space="preserve">They are either </w:t>
        </w:r>
      </w:ins>
      <w:ins w:id="153" w:author="Arnold Sandjaja" w:date="2013-06-30T08:47:00Z">
        <w:r>
          <w:rPr>
            <w:rStyle w:val="hps"/>
            <w:rFonts w:eastAsia="Times New Roman"/>
            <w:lang w:val="uz-Cyrl-UZ"/>
          </w:rPr>
          <w:t xml:space="preserve">a </w:t>
        </w:r>
      </w:ins>
      <w:ins w:id="154" w:author="Arnold Sandjaja" w:date="2013-05-17T16:36:00Z">
        <w:r>
          <w:rPr>
            <w:rStyle w:val="hps"/>
            <w:rFonts w:eastAsia="Times New Roman"/>
            <w:lang w:val="uz-Cyrl-UZ"/>
          </w:rPr>
          <w:t xml:space="preserve">member of ATTAC </w:t>
        </w:r>
      </w:ins>
      <w:ins w:id="155" w:author="Arnold Sandjaja" w:date="2013-06-30T08:47:00Z">
        <w:r>
          <w:rPr>
            <w:rStyle w:val="hps"/>
            <w:rFonts w:eastAsia="Times New Roman"/>
            <w:lang w:val="uz-Cyrl-UZ"/>
          </w:rPr>
          <w:t>or are thinking of joining</w:t>
        </w:r>
      </w:ins>
      <w:ins w:id="156" w:author="Arnold Sandjaja" w:date="2013-05-17T16:36:00Z">
        <w:r>
          <w:rPr>
            <w:rStyle w:val="hps"/>
            <w:rFonts w:eastAsia="Times New Roman"/>
            <w:lang w:val="uz-Cyrl-UZ"/>
          </w:rPr>
          <w:t>.</w:t>
        </w:r>
      </w:ins>
    </w:p>
    <w:p w14:paraId="7AEDC6B0" w14:textId="77777777" w:rsidR="003F2D6E" w:rsidRDefault="009E5F98">
      <w:r>
        <w:rPr>
          <w:rStyle w:val="hps"/>
          <w:rFonts w:eastAsia="Times New Roman"/>
          <w:shd w:val="clear" w:color="auto" w:fill="FFFF00"/>
          <w:lang w:val="uz-Cyrl-UZ"/>
        </w:rPr>
        <w:t>Personas jovenes</w:t>
      </w:r>
      <w:ins w:id="157" w:author="Unknown Author" w:date="2013-06-30T17:27:00Z">
        <w:r>
          <w:rPr>
            <w:rStyle w:val="hps"/>
            <w:rFonts w:eastAsia="Times New Roman"/>
            <w:shd w:val="clear" w:color="auto" w:fill="FFFF00"/>
            <w:lang w:val="uz-Cyrl-UZ"/>
          </w:rPr>
          <w:t xml:space="preserve"> entre 16-35 anos que </w:t>
        </w:r>
      </w:ins>
      <w:r>
        <w:rPr>
          <w:rStyle w:val="hps"/>
          <w:rFonts w:eastAsia="Times New Roman"/>
          <w:shd w:val="clear" w:color="auto" w:fill="FFFF00"/>
          <w:lang w:val="uz-Cyrl-UZ"/>
        </w:rPr>
        <w:t xml:space="preserve">esten interesadas en el movimiento de </w:t>
      </w:r>
      <w:ins w:id="158" w:author="Unknown Author" w:date="2013-06-30T17:27:00Z">
        <w:r>
          <w:rPr>
            <w:rStyle w:val="hps"/>
            <w:rFonts w:eastAsia="Times New Roman"/>
            <w:shd w:val="clear" w:color="auto" w:fill="FFFF00"/>
            <w:lang w:val="uz-Cyrl-UZ"/>
          </w:rPr>
          <w:t xml:space="preserve"> g</w:t>
        </w:r>
      </w:ins>
      <w:r>
        <w:rPr>
          <w:rStyle w:val="hps"/>
          <w:rFonts w:eastAsia="Times New Roman"/>
          <w:shd w:val="clear" w:color="auto" w:fill="FFFF00"/>
          <w:lang w:val="uz-Cyrl-UZ"/>
        </w:rPr>
        <w:t>lobalizacion</w:t>
      </w:r>
      <w:ins w:id="159" w:author="Unknown Author" w:date="2013-06-30T17:27:00Z">
        <w:r>
          <w:rPr>
            <w:rStyle w:val="hps"/>
            <w:rFonts w:eastAsia="Times New Roman"/>
            <w:shd w:val="clear" w:color="auto" w:fill="FFFF00"/>
            <w:lang w:val="uz-Cyrl-UZ"/>
          </w:rPr>
          <w:t>, que enfatiz</w:t>
        </w:r>
      </w:ins>
      <w:r>
        <w:rPr>
          <w:rStyle w:val="hps"/>
          <w:rFonts w:eastAsia="Times New Roman"/>
          <w:shd w:val="clear" w:color="auto" w:fill="FFFF00"/>
          <w:lang w:val="uz-Cyrl-UZ"/>
        </w:rPr>
        <w:t>e</w:t>
      </w:r>
      <w:ins w:id="160" w:author="Unknown Author" w:date="2013-06-30T17:27:00Z">
        <w:r>
          <w:rPr>
            <w:rStyle w:val="hps"/>
            <w:rFonts w:eastAsia="Times New Roman"/>
            <w:shd w:val="clear" w:color="auto" w:fill="FFFF00"/>
            <w:lang w:val="uz-Cyrl-UZ"/>
          </w:rPr>
          <w:t xml:space="preserve"> </w:t>
        </w:r>
      </w:ins>
      <w:r>
        <w:rPr>
          <w:rStyle w:val="hps"/>
          <w:rFonts w:eastAsia="Times New Roman"/>
          <w:shd w:val="clear" w:color="auto" w:fill="FFFF00"/>
          <w:lang w:val="uz-Cyrl-UZ"/>
        </w:rPr>
        <w:t>l</w:t>
      </w:r>
      <w:ins w:id="161" w:author="Unknown Author" w:date="2013-06-30T17:27:00Z">
        <w:r>
          <w:rPr>
            <w:rStyle w:val="hps"/>
            <w:rFonts w:eastAsia="Times New Roman"/>
            <w:shd w:val="clear" w:color="auto" w:fill="FFFF00"/>
            <w:lang w:val="uz-Cyrl-UZ"/>
          </w:rPr>
          <w:t xml:space="preserve">os valores de </w:t>
        </w:r>
      </w:ins>
      <w:r>
        <w:rPr>
          <w:rStyle w:val="hps"/>
          <w:rFonts w:eastAsia="Times New Roman"/>
          <w:shd w:val="clear" w:color="auto" w:fill="FFFF00"/>
          <w:lang w:val="uz-Cyrl-UZ"/>
        </w:rPr>
        <w:t xml:space="preserve">la </w:t>
      </w:r>
      <w:ins w:id="162" w:author="Unknown Author" w:date="2013-06-30T17:27:00Z">
        <w:r>
          <w:rPr>
            <w:rStyle w:val="hps"/>
            <w:rFonts w:eastAsia="Times New Roman"/>
            <w:shd w:val="clear" w:color="auto" w:fill="FFFF00"/>
            <w:lang w:val="uz-Cyrl-UZ"/>
          </w:rPr>
          <w:t>democracia soci</w:t>
        </w:r>
      </w:ins>
      <w:ins w:id="163" w:author="Unknown Author" w:date="2013-06-30T17:28:00Z">
        <w:r>
          <w:rPr>
            <w:rStyle w:val="hps"/>
            <w:rFonts w:eastAsia="Times New Roman"/>
            <w:shd w:val="clear" w:color="auto" w:fill="FFFF00"/>
            <w:lang w:val="uz-Cyrl-UZ"/>
          </w:rPr>
          <w:t>a</w:t>
        </w:r>
      </w:ins>
      <w:r>
        <w:rPr>
          <w:rStyle w:val="hps"/>
          <w:rFonts w:eastAsia="Times New Roman"/>
          <w:shd w:val="clear" w:color="auto" w:fill="FFFF00"/>
          <w:lang w:val="uz-Cyrl-UZ"/>
        </w:rPr>
        <w:t xml:space="preserve">l </w:t>
      </w:r>
      <w:ins w:id="164" w:author="Unknown Author" w:date="2013-06-30T17:28:00Z">
        <w:r>
          <w:rPr>
            <w:rStyle w:val="hps"/>
            <w:rFonts w:eastAsia="Times New Roman"/>
            <w:shd w:val="clear" w:color="auto" w:fill="FFFF00"/>
            <w:lang w:val="uz-Cyrl-UZ"/>
          </w:rPr>
          <w:t xml:space="preserve"> </w:t>
        </w:r>
      </w:ins>
      <w:r>
        <w:rPr>
          <w:rStyle w:val="hps"/>
          <w:rFonts w:eastAsia="Times New Roman"/>
          <w:shd w:val="clear" w:color="auto" w:fill="FFFF00"/>
          <w:lang w:val="uz-Cyrl-UZ"/>
        </w:rPr>
        <w:t>y la</w:t>
      </w:r>
      <w:ins w:id="165" w:author="Unknown Author" w:date="2013-06-30T17:28:00Z">
        <w:r>
          <w:rPr>
            <w:rStyle w:val="hps"/>
            <w:rFonts w:eastAsia="Times New Roman"/>
            <w:shd w:val="clear" w:color="auto" w:fill="FFFF00"/>
            <w:lang w:val="uz-Cyrl-UZ"/>
          </w:rPr>
          <w:t xml:space="preserve"> justi</w:t>
        </w:r>
      </w:ins>
      <w:r>
        <w:rPr>
          <w:rStyle w:val="hps"/>
          <w:rFonts w:eastAsia="Times New Roman"/>
          <w:shd w:val="clear" w:color="auto" w:fill="FFFF00"/>
          <w:lang w:val="uz-Cyrl-UZ"/>
        </w:rPr>
        <w:t>cia</w:t>
      </w:r>
      <w:ins w:id="166" w:author="Unknown Author" w:date="2013-06-30T17:28:00Z">
        <w:r>
          <w:rPr>
            <w:rStyle w:val="hps"/>
            <w:rFonts w:eastAsia="Times New Roman"/>
            <w:shd w:val="clear" w:color="auto" w:fill="FFFF00"/>
            <w:lang w:val="uz-Cyrl-UZ"/>
          </w:rPr>
          <w:t xml:space="preserve"> econ</w:t>
        </w:r>
      </w:ins>
      <w:r>
        <w:rPr>
          <w:rStyle w:val="hps"/>
          <w:rFonts w:eastAsia="Times New Roman"/>
          <w:shd w:val="clear" w:color="auto" w:fill="FFFF00"/>
          <w:lang w:val="uz-Cyrl-UZ"/>
        </w:rPr>
        <w:t>o</w:t>
      </w:r>
      <w:ins w:id="167" w:author="Unknown Author" w:date="2013-06-30T17:28:00Z">
        <w:r>
          <w:rPr>
            <w:rStyle w:val="hps"/>
            <w:rFonts w:eastAsia="Times New Roman"/>
            <w:shd w:val="clear" w:color="auto" w:fill="FFFF00"/>
            <w:lang w:val="uz-Cyrl-UZ"/>
          </w:rPr>
          <w:t>mica,</w:t>
        </w:r>
      </w:ins>
      <w:r>
        <w:rPr>
          <w:rStyle w:val="hps"/>
          <w:rFonts w:eastAsia="Times New Roman"/>
          <w:shd w:val="clear" w:color="auto" w:fill="FFFF00"/>
          <w:lang w:val="uz-Cyrl-UZ"/>
        </w:rPr>
        <w:t xml:space="preserve"> como tambien la</w:t>
      </w:r>
      <w:ins w:id="168" w:author="Unknown Author" w:date="2013-06-30T17:28:00Z">
        <w:r>
          <w:rPr>
            <w:rStyle w:val="hps"/>
            <w:rFonts w:eastAsia="Times New Roman"/>
            <w:shd w:val="clear" w:color="auto" w:fill="FFFF00"/>
            <w:lang w:val="uz-Cyrl-UZ"/>
          </w:rPr>
          <w:t xml:space="preserve"> prote</w:t>
        </w:r>
      </w:ins>
      <w:r>
        <w:rPr>
          <w:rStyle w:val="hps"/>
          <w:rFonts w:eastAsia="Times New Roman"/>
          <w:shd w:val="clear" w:color="auto" w:fill="FFFF00"/>
          <w:lang w:val="uz-Cyrl-UZ"/>
        </w:rPr>
        <w:t>cion</w:t>
      </w:r>
      <w:ins w:id="169" w:author="Unknown Author" w:date="2013-06-30T17:28:00Z">
        <w:r>
          <w:rPr>
            <w:rStyle w:val="hps"/>
            <w:rFonts w:eastAsia="Times New Roman"/>
            <w:shd w:val="clear" w:color="auto" w:fill="FFFF00"/>
            <w:lang w:val="uz-Cyrl-UZ"/>
          </w:rPr>
          <w:t xml:space="preserve"> ambiental </w:t>
        </w:r>
      </w:ins>
      <w:ins w:id="170" w:author="Unknown Author" w:date="2013-06-30T17:33:00Z">
        <w:r>
          <w:rPr>
            <w:rStyle w:val="hps"/>
            <w:rFonts w:eastAsia="Times New Roman"/>
            <w:shd w:val="clear" w:color="auto" w:fill="FFFF00"/>
            <w:lang w:val="uz-Cyrl-UZ"/>
          </w:rPr>
          <w:t xml:space="preserve"> </w:t>
        </w:r>
      </w:ins>
      <w:r>
        <w:rPr>
          <w:rStyle w:val="hps"/>
          <w:rFonts w:eastAsia="Times New Roman"/>
          <w:shd w:val="clear" w:color="auto" w:fill="FFFF00"/>
          <w:lang w:val="uz-Cyrl-UZ"/>
        </w:rPr>
        <w:t>y los</w:t>
      </w:r>
      <w:ins w:id="171" w:author="Unknown Author" w:date="2013-06-30T17:33:00Z">
        <w:r>
          <w:rPr>
            <w:rStyle w:val="hps"/>
            <w:rFonts w:eastAsia="Times New Roman"/>
            <w:shd w:val="clear" w:color="auto" w:fill="FFFF00"/>
            <w:lang w:val="uz-Cyrl-UZ"/>
          </w:rPr>
          <w:t xml:space="preserve"> </w:t>
        </w:r>
      </w:ins>
      <w:r>
        <w:rPr>
          <w:rStyle w:val="hps"/>
          <w:rFonts w:eastAsia="Times New Roman"/>
          <w:shd w:val="clear" w:color="auto" w:fill="FFFF00"/>
          <w:lang w:val="uz-Cyrl-UZ"/>
        </w:rPr>
        <w:t>derechos</w:t>
      </w:r>
      <w:ins w:id="172" w:author="Unknown Author" w:date="2013-06-30T17:33:00Z">
        <w:r>
          <w:rPr>
            <w:rStyle w:val="hps"/>
            <w:rFonts w:eastAsia="Times New Roman"/>
            <w:shd w:val="clear" w:color="auto" w:fill="FFFF00"/>
            <w:lang w:val="uz-Cyrl-UZ"/>
          </w:rPr>
          <w:t xml:space="preserve"> humanos </w:t>
        </w:r>
      </w:ins>
      <w:r>
        <w:rPr>
          <w:rStyle w:val="hps"/>
          <w:rFonts w:eastAsia="Times New Roman"/>
          <w:shd w:val="clear" w:color="auto" w:fill="FFFF00"/>
          <w:lang w:val="uz-Cyrl-UZ"/>
        </w:rPr>
        <w:t xml:space="preserve">son </w:t>
      </w:r>
      <w:ins w:id="173" w:author="Unknown Author" w:date="2013-06-30T17:33:00Z">
        <w:r>
          <w:rPr>
            <w:rStyle w:val="hps"/>
            <w:rFonts w:eastAsia="Times New Roman"/>
            <w:shd w:val="clear" w:color="auto" w:fill="FFFF00"/>
            <w:lang w:val="uz-Cyrl-UZ"/>
          </w:rPr>
          <w:t xml:space="preserve"> </w:t>
        </w:r>
      </w:ins>
      <w:r>
        <w:rPr>
          <w:rStyle w:val="hps"/>
          <w:rFonts w:eastAsia="Times New Roman"/>
          <w:shd w:val="clear" w:color="auto" w:fill="FFFF00"/>
          <w:lang w:val="uz-Cyrl-UZ"/>
        </w:rPr>
        <w:t>una</w:t>
      </w:r>
      <w:ins w:id="174" w:author="Unknown Author" w:date="2013-06-30T17:33:00Z">
        <w:r>
          <w:rPr>
            <w:rStyle w:val="hps"/>
            <w:rFonts w:eastAsia="Times New Roman"/>
            <w:shd w:val="clear" w:color="auto" w:fill="FFFF00"/>
            <w:lang w:val="uz-Cyrl-UZ"/>
          </w:rPr>
          <w:t xml:space="preserve"> alternativa para </w:t>
        </w:r>
      </w:ins>
      <w:r>
        <w:rPr>
          <w:rStyle w:val="hps"/>
          <w:rFonts w:eastAsia="Times New Roman"/>
          <w:shd w:val="clear" w:color="auto" w:fill="FFFF00"/>
          <w:lang w:val="uz-Cyrl-UZ"/>
        </w:rPr>
        <w:t xml:space="preserve">el </w:t>
      </w:r>
      <w:ins w:id="175" w:author="Unknown Author" w:date="2013-06-30T17:33:00Z">
        <w:r>
          <w:rPr>
            <w:rStyle w:val="hps"/>
            <w:rFonts w:eastAsia="Times New Roman"/>
            <w:shd w:val="clear" w:color="auto" w:fill="FFFF00"/>
            <w:lang w:val="uz-Cyrl-UZ"/>
          </w:rPr>
          <w:t xml:space="preserve"> movimento d</w:t>
        </w:r>
      </w:ins>
      <w:r>
        <w:rPr>
          <w:rStyle w:val="hps"/>
          <w:rFonts w:eastAsia="Times New Roman"/>
          <w:shd w:val="clear" w:color="auto" w:fill="FFFF00"/>
          <w:lang w:val="uz-Cyrl-UZ"/>
        </w:rPr>
        <w:t>e</w:t>
      </w:r>
      <w:ins w:id="176" w:author="Unknown Author" w:date="2013-06-30T17:33:00Z">
        <w:r>
          <w:rPr>
            <w:rStyle w:val="hps"/>
            <w:rFonts w:eastAsia="Times New Roman"/>
            <w:shd w:val="clear" w:color="auto" w:fill="FFFF00"/>
            <w:lang w:val="uz-Cyrl-UZ"/>
          </w:rPr>
          <w:t xml:space="preserve"> globaliza</w:t>
        </w:r>
      </w:ins>
      <w:r>
        <w:rPr>
          <w:rStyle w:val="hps"/>
          <w:rFonts w:eastAsia="Times New Roman"/>
          <w:shd w:val="clear" w:color="auto" w:fill="FFFF00"/>
          <w:lang w:val="uz-Cyrl-UZ"/>
        </w:rPr>
        <w:t>cion</w:t>
      </w:r>
      <w:ins w:id="177" w:author="Unknown Author" w:date="2013-06-30T17:33:00Z">
        <w:r>
          <w:rPr>
            <w:rStyle w:val="hps"/>
            <w:rFonts w:eastAsia="Times New Roman"/>
            <w:shd w:val="clear" w:color="auto" w:fill="FFFF00"/>
            <w:lang w:val="uz-Cyrl-UZ"/>
          </w:rPr>
          <w:t>.</w:t>
        </w:r>
      </w:ins>
    </w:p>
    <w:p w14:paraId="0EEC557C" w14:textId="77777777" w:rsidR="003F2D6E" w:rsidRDefault="009E5F98">
      <w:del w:id="178" w:author="Arnold Sandjaja" w:date="2013-05-17T16:36:00Z">
        <w:r>
          <w:rPr>
            <w:rStyle w:val="hps"/>
            <w:rFonts w:eastAsia="Times New Roman"/>
            <w:lang w:val="uz-Cyrl-UZ"/>
          </w:rPr>
          <w:delText>The target market is people the 18 years and more from very different backgrounds who are interested or who might be interested in the alter-globalization movement, which emphasizes values ​​such as democracy, social and economic justice, environmental protection and human rights as an alternative to the current globalism</w:delText>
        </w:r>
      </w:del>
      <w:del w:id="179" w:author="Arnold Sandjaja" w:date="2013-06-30T08:47:00Z">
        <w:r>
          <w:rPr>
            <w:rStyle w:val="hps"/>
            <w:rFonts w:eastAsia="Times New Roman"/>
            <w:lang w:val="uz-Cyrl-UZ"/>
          </w:rPr>
          <w:delText>.</w:delText>
        </w:r>
      </w:del>
      <w:del w:id="180" w:author="Michel Bulon" w:date="2013-05-14T19:16:00Z">
        <w:r>
          <w:rPr>
            <w:rStyle w:val="hps"/>
            <w:rFonts w:eastAsia="Times New Roman"/>
            <w:shd w:val="clear" w:color="auto" w:fill="FF0000"/>
            <w:lang w:val="uz-Cyrl-UZ"/>
          </w:rPr>
          <w:delText>…..</w:delText>
        </w:r>
      </w:del>
    </w:p>
    <w:p w14:paraId="1B984027" w14:textId="77777777" w:rsidR="003F2D6E" w:rsidRDefault="003F2D6E"/>
    <w:p w14:paraId="3AE1E44C" w14:textId="77777777" w:rsidR="003F2D6E" w:rsidRDefault="003F2D6E"/>
    <w:p w14:paraId="07000012" w14:textId="77777777" w:rsidR="003F2D6E" w:rsidRDefault="003F2D6E">
      <w:pPr>
        <w:pStyle w:val="FreeForm"/>
      </w:pPr>
      <w:bookmarkStart w:id="181" w:name="TOC60887859"/>
      <w:bookmarkEnd w:id="181"/>
    </w:p>
    <w:p w14:paraId="260F5874" w14:textId="77777777" w:rsidR="003F2D6E" w:rsidRDefault="003F2D6E">
      <w:pPr>
        <w:pStyle w:val="FreeFormA"/>
        <w:pageBreakBefore/>
      </w:pPr>
    </w:p>
    <w:p w14:paraId="35C13089" w14:textId="77777777" w:rsidR="003F2D6E" w:rsidRDefault="003F2D6E">
      <w:pPr>
        <w:pStyle w:val="FreeFormAA"/>
      </w:pPr>
    </w:p>
    <w:p w14:paraId="4F6FBBCE" w14:textId="77777777" w:rsidR="003F2D6E" w:rsidRDefault="003F2D6E">
      <w:pPr>
        <w:spacing w:after="200" w:line="276" w:lineRule="auto"/>
      </w:pPr>
    </w:p>
    <w:p w14:paraId="0C84A4FB" w14:textId="77777777" w:rsidR="003F2D6E" w:rsidRDefault="009E5F98">
      <w:pPr>
        <w:pStyle w:val="Heading1AA"/>
      </w:pPr>
      <w:r>
        <w:t>Description of project and tasks</w:t>
      </w:r>
    </w:p>
    <w:p w14:paraId="57B9EE2D" w14:textId="77777777" w:rsidR="003F2D6E" w:rsidRDefault="009E5F98">
      <w:pPr>
        <w:pStyle w:val="Heading4A"/>
      </w:pPr>
      <w:r>
        <w:rPr>
          <w:rFonts w:ascii="Arial Bold" w:hAnsi="Arial Bold"/>
          <w:b w:val="0"/>
          <w:color w:val="000000"/>
          <w:sz w:val="24"/>
        </w:rPr>
        <w:t>TASK 1</w:t>
      </w:r>
      <w:ins w:id="182" w:author="Unknown Author" w:date="2013-06-30T17:33:00Z">
        <w:r>
          <w:rPr>
            <w:rFonts w:ascii="Arial Bold" w:hAnsi="Arial Bold"/>
            <w:b w:val="0"/>
            <w:color w:val="000000"/>
            <w:sz w:val="24"/>
          </w:rPr>
          <w:t xml:space="preserve"> – </w:t>
        </w:r>
      </w:ins>
      <w:proofErr w:type="spellStart"/>
      <w:r>
        <w:rPr>
          <w:rFonts w:ascii="Arial Bold" w:hAnsi="Arial Bold"/>
          <w:b w:val="0"/>
          <w:color w:val="000000"/>
          <w:sz w:val="24"/>
        </w:rPr>
        <w:t>Tarea</w:t>
      </w:r>
      <w:proofErr w:type="spellEnd"/>
      <w:ins w:id="183" w:author="Unknown Author" w:date="2013-06-30T17:33:00Z">
        <w:r>
          <w:rPr>
            <w:rFonts w:ascii="Arial Bold" w:hAnsi="Arial Bold"/>
            <w:b w:val="0"/>
            <w:color w:val="000000"/>
            <w:sz w:val="24"/>
            <w:shd w:val="clear" w:color="auto" w:fill="FFFF00"/>
          </w:rPr>
          <w:t xml:space="preserve"> 1</w:t>
        </w:r>
      </w:ins>
    </w:p>
    <w:p w14:paraId="12F308A5" w14:textId="77777777" w:rsidR="003F2D6E" w:rsidRDefault="009E5F98">
      <w:r>
        <w:rPr>
          <w:rFonts w:ascii="Arial Bold" w:hAnsi="Arial Bold"/>
        </w:rPr>
        <w:t xml:space="preserve">Creation of a </w:t>
      </w:r>
      <w:ins w:id="184" w:author="Arnold Sandjaja" w:date="2013-05-17T15:38:00Z">
        <w:r>
          <w:rPr>
            <w:rFonts w:ascii="Arial Bold" w:hAnsi="Arial Bold"/>
          </w:rPr>
          <w:t>masthead</w:t>
        </w:r>
      </w:ins>
      <w:del w:id="185" w:author="Arnold Sandjaja" w:date="2013-05-17T15:38:00Z">
        <w:r>
          <w:rPr>
            <w:rFonts w:ascii="Arial Bold" w:hAnsi="Arial Bold"/>
          </w:rPr>
          <w:delText>logo</w:delText>
        </w:r>
      </w:del>
      <w:ins w:id="186" w:author="Unknown Author" w:date="2013-06-30T17:34:00Z">
        <w:r>
          <w:rPr>
            <w:rFonts w:ascii="Arial Bold" w:hAnsi="Arial Bold"/>
          </w:rPr>
          <w:t xml:space="preserve"> </w:t>
        </w:r>
      </w:ins>
      <w:r>
        <w:rPr>
          <w:rFonts w:ascii="Arial Bold" w:hAnsi="Arial Bold"/>
        </w:rPr>
        <w:t>–</w:t>
      </w:r>
      <w:ins w:id="187" w:author="Unknown Author" w:date="2013-06-30T17:34:00Z">
        <w:r>
          <w:rPr>
            <w:rFonts w:ascii="Arial Bold" w:hAnsi="Arial Bold"/>
          </w:rPr>
          <w:t xml:space="preserve"> </w:t>
        </w:r>
      </w:ins>
      <w:proofErr w:type="spellStart"/>
      <w:r>
        <w:rPr>
          <w:rFonts w:ascii="Arial Bold" w:hAnsi="Arial Bold"/>
        </w:rPr>
        <w:t>Creacion</w:t>
      </w:r>
      <w:proofErr w:type="spellEnd"/>
      <w:r>
        <w:rPr>
          <w:rFonts w:ascii="Arial Bold" w:hAnsi="Arial Bold"/>
        </w:rPr>
        <w:t xml:space="preserve"> de un Logo</w:t>
      </w:r>
      <w:ins w:id="188" w:author="Unknown Author" w:date="2013-06-30T17:34:00Z">
        <w:r>
          <w:rPr>
            <w:shd w:val="clear" w:color="auto" w:fill="FFFF00"/>
            <w:lang w:val="pt-BR"/>
          </w:rPr>
          <w:t xml:space="preserve"> </w:t>
        </w:r>
        <w:proofErr w:type="gramStart"/>
        <w:r>
          <w:rPr>
            <w:shd w:val="clear" w:color="auto" w:fill="FFFF00"/>
            <w:lang w:val="pt-BR"/>
          </w:rPr>
          <w:t xml:space="preserve">( </w:t>
        </w:r>
      </w:ins>
      <w:r>
        <w:rPr>
          <w:shd w:val="clear" w:color="auto" w:fill="FFFF00"/>
          <w:lang w:val="pt-BR"/>
        </w:rPr>
        <w:t>Cabezote</w:t>
      </w:r>
      <w:proofErr w:type="gramEnd"/>
      <w:ins w:id="189" w:author="Unknown Author" w:date="2013-06-30T17:34:00Z">
        <w:r>
          <w:rPr>
            <w:shd w:val="clear" w:color="auto" w:fill="FFFF00"/>
            <w:lang w:val="pt-BR"/>
          </w:rPr>
          <w:t>)</w:t>
        </w:r>
      </w:ins>
    </w:p>
    <w:p w14:paraId="109F62AF" w14:textId="77777777" w:rsidR="003F2D6E" w:rsidRDefault="009E5F98">
      <w:pPr>
        <w:numPr>
          <w:ilvl w:val="0"/>
          <w:numId w:val="2"/>
        </w:numPr>
      </w:pPr>
      <w:r>
        <w:t>Create a</w:t>
      </w:r>
      <w:del w:id="190" w:author="Michel Bulon" w:date="2013-05-14T20:44:00Z">
        <w:r>
          <w:delText xml:space="preserve"> a</w:delText>
        </w:r>
      </w:del>
      <w:r>
        <w:t xml:space="preserve"> </w:t>
      </w:r>
      <w:ins w:id="191" w:author="Arnold Sandjaja" w:date="2013-05-17T15:38:00Z">
        <w:r>
          <w:t xml:space="preserve">masthead </w:t>
        </w:r>
      </w:ins>
      <w:del w:id="192" w:author="Arnold Sandjaja" w:date="2013-05-17T15:38:00Z">
        <w:r>
          <w:delText xml:space="preserve">logo </w:delText>
        </w:r>
      </w:del>
      <w:r>
        <w:t xml:space="preserve">and use the name </w:t>
      </w:r>
      <w:ins w:id="193" w:author="Arnold Sandjaja" w:date="2013-06-14T16:38:00Z">
        <w:r>
          <w:t>“</w:t>
        </w:r>
      </w:ins>
      <w:ins w:id="194" w:author="Arnold Sandjaja" w:date="2013-05-17T15:38:00Z">
        <w:r>
          <w:t>SPANNER</w:t>
        </w:r>
      </w:ins>
      <w:del w:id="195" w:author="Arnold Sandjaja" w:date="2013-05-17T15:38:00Z">
        <w:r>
          <w:delText>“%ATTAC</w:delText>
        </w:r>
      </w:del>
      <w:r>
        <w:t>”</w:t>
      </w:r>
      <w:ins w:id="196" w:author="Arnold Sandjaja" w:date="2013-05-17T15:40:00Z">
        <w:r>
          <w:t xml:space="preserve"> </w:t>
        </w:r>
      </w:ins>
      <w:ins w:id="197" w:author="Arnold Sandjaja" w:date="2013-06-30T08:49:00Z">
        <w:r>
          <w:t>with the subhead</w:t>
        </w:r>
      </w:ins>
      <w:ins w:id="198" w:author="Arnold Sandjaja" w:date="2013-05-17T15:38:00Z">
        <w:r>
          <w:t xml:space="preserve"> “in the works”</w:t>
        </w:r>
      </w:ins>
      <w:ins w:id="199" w:author="Arnold Sandjaja" w:date="2013-06-14T16:39:00Z">
        <w:r>
          <w:t>.</w:t>
        </w:r>
      </w:ins>
    </w:p>
    <w:p w14:paraId="4D9984A7" w14:textId="77777777" w:rsidR="003F2D6E" w:rsidRDefault="009E5F98">
      <w:pPr>
        <w:numPr>
          <w:ilvl w:val="0"/>
          <w:numId w:val="2"/>
        </w:numPr>
      </w:pPr>
      <w:r>
        <w:t xml:space="preserve">You are free to add any elements or illustrations of your own to the </w:t>
      </w:r>
      <w:ins w:id="200" w:author="Arnold Sandjaja" w:date="2013-05-17T15:40:00Z">
        <w:r>
          <w:rPr>
            <w:rFonts w:ascii="Arial Bold" w:hAnsi="Arial Bold"/>
          </w:rPr>
          <w:t>masthead</w:t>
        </w:r>
      </w:ins>
      <w:ins w:id="201" w:author="Arnold Sandjaja" w:date="2013-06-14T16:39:00Z">
        <w:r>
          <w:rPr>
            <w:rFonts w:ascii="Arial Bold" w:hAnsi="Arial Bold"/>
          </w:rPr>
          <w:t>.</w:t>
        </w:r>
      </w:ins>
      <w:del w:id="202" w:author="Arnold Sandjaja" w:date="2013-05-17T15:40:00Z">
        <w:r>
          <w:rPr>
            <w:rFonts w:ascii="Arial Bold" w:hAnsi="Arial Bold"/>
          </w:rPr>
          <w:delText>logo</w:delText>
        </w:r>
      </w:del>
    </w:p>
    <w:p w14:paraId="1582D389" w14:textId="77777777" w:rsidR="003F2D6E" w:rsidRDefault="009E5F98">
      <w:pPr>
        <w:numPr>
          <w:ilvl w:val="0"/>
          <w:numId w:val="2"/>
        </w:numPr>
      </w:pPr>
      <w:del w:id="203" w:author="Arnold Sandjaja" w:date="2013-06-30T08:49:00Z">
        <w:r>
          <w:rPr>
            <w:shd w:val="clear" w:color="auto" w:fill="FFFF00"/>
            <w:lang w:val="pt-BR"/>
          </w:rPr>
          <w:delText>Trapping must be used if necessary</w:delText>
        </w:r>
      </w:del>
    </w:p>
    <w:p w14:paraId="56F9F294" w14:textId="77777777" w:rsidR="003F2D6E" w:rsidRDefault="009E5F98">
      <w:pPr>
        <w:numPr>
          <w:ilvl w:val="0"/>
          <w:numId w:val="2"/>
        </w:numPr>
      </w:pPr>
      <w:r>
        <w:rPr>
          <w:shd w:val="clear" w:color="auto" w:fill="FFFF00"/>
          <w:lang w:val="pt-BR"/>
        </w:rPr>
        <w:t>Usted debe crear una version del nombre</w:t>
      </w:r>
      <w:ins w:id="204" w:author="Unknown Author" w:date="2013-06-30T17:34:00Z">
        <w:r>
          <w:rPr>
            <w:shd w:val="clear" w:color="auto" w:fill="FFFF00"/>
            <w:lang w:val="pt-BR"/>
          </w:rPr>
          <w:t xml:space="preserve"> SPANNER </w:t>
        </w:r>
      </w:ins>
      <w:r>
        <w:rPr>
          <w:shd w:val="clear" w:color="auto" w:fill="FFFF00"/>
          <w:lang w:val="pt-BR"/>
        </w:rPr>
        <w:t>Como un subtitulo</w:t>
      </w:r>
      <w:ins w:id="205" w:author="Unknown Author" w:date="2013-06-30T17:34:00Z">
        <w:r>
          <w:rPr>
            <w:shd w:val="clear" w:color="auto" w:fill="FFFF00"/>
            <w:lang w:val="pt-BR"/>
          </w:rPr>
          <w:t xml:space="preserve"> “ in the works”</w:t>
        </w:r>
      </w:ins>
    </w:p>
    <w:p w14:paraId="4DDC005D" w14:textId="77777777" w:rsidR="003F2D6E" w:rsidRDefault="009E5F98">
      <w:pPr>
        <w:numPr>
          <w:ilvl w:val="0"/>
          <w:numId w:val="2"/>
        </w:numPr>
      </w:pPr>
      <w:r>
        <w:rPr>
          <w:shd w:val="clear" w:color="auto" w:fill="FFFF00"/>
          <w:lang w:val="pt-BR"/>
        </w:rPr>
        <w:t>Usted es libre de adicionar cualquier elemento ilustrativo em el Masthead</w:t>
      </w:r>
      <w:ins w:id="206" w:author="Unknown Author" w:date="2013-06-30T17:34:00Z">
        <w:r>
          <w:rPr>
            <w:shd w:val="clear" w:color="auto" w:fill="FFFF00"/>
            <w:lang w:val="pt-BR"/>
          </w:rPr>
          <w:t xml:space="preserve"> (</w:t>
        </w:r>
      </w:ins>
      <w:r>
        <w:rPr>
          <w:shd w:val="clear" w:color="auto" w:fill="FFFF00"/>
          <w:lang w:val="pt-BR"/>
        </w:rPr>
        <w:t>cabezote</w:t>
      </w:r>
      <w:ins w:id="207" w:author="Unknown Author" w:date="2013-06-30T17:34:00Z">
        <w:r>
          <w:rPr>
            <w:shd w:val="clear" w:color="auto" w:fill="FFFF00"/>
            <w:lang w:val="pt-BR"/>
          </w:rPr>
          <w:t>)</w:t>
        </w:r>
      </w:ins>
    </w:p>
    <w:p w14:paraId="0C06DF82" w14:textId="77777777" w:rsidR="003F2D6E" w:rsidRDefault="009E5F98">
      <w:ins w:id="208" w:author="Unknown Author" w:date="2013-06-30T17:35:00Z">
        <w:r>
          <w:rPr>
            <w:lang w:val="pt-BR"/>
          </w:rPr>
          <w:t>=</w:t>
        </w:r>
      </w:ins>
    </w:p>
    <w:p w14:paraId="7EB92B08" w14:textId="77777777" w:rsidR="003F2D6E" w:rsidRDefault="003F2D6E"/>
    <w:p w14:paraId="20B4C393" w14:textId="77777777" w:rsidR="003F2D6E" w:rsidRDefault="009E5F98">
      <w:pPr>
        <w:pStyle w:val="Heading3AA"/>
      </w:pPr>
      <w:r>
        <w:t>Technical specifications</w:t>
      </w:r>
    </w:p>
    <w:p w14:paraId="51BFA702" w14:textId="77777777" w:rsidR="003F2D6E" w:rsidRDefault="009E5F98">
      <w:pPr>
        <w:pStyle w:val="Heading3AA"/>
      </w:pPr>
      <w:ins w:id="209" w:author="Unknown Author" w:date="2013-06-30T17:36:00Z">
        <w:r>
          <w:t xml:space="preserve"> – </w:t>
        </w:r>
      </w:ins>
      <w:proofErr w:type="spellStart"/>
      <w:r>
        <w:rPr>
          <w:shd w:val="clear" w:color="auto" w:fill="FFFF00"/>
        </w:rPr>
        <w:t>Especificaciones</w:t>
      </w:r>
      <w:proofErr w:type="spellEnd"/>
      <w:r>
        <w:rPr>
          <w:shd w:val="clear" w:color="auto" w:fill="FFFF00"/>
        </w:rPr>
        <w:t xml:space="preserve"> </w:t>
      </w:r>
      <w:proofErr w:type="spellStart"/>
      <w:r>
        <w:rPr>
          <w:shd w:val="clear" w:color="auto" w:fill="FFFF00"/>
        </w:rPr>
        <w:t>tecnicas</w:t>
      </w:r>
      <w:proofErr w:type="spellEnd"/>
    </w:p>
    <w:p w14:paraId="4076D1F1" w14:textId="77777777" w:rsidR="003F2D6E" w:rsidRDefault="009E5F98">
      <w:pPr>
        <w:tabs>
          <w:tab w:val="left" w:pos="3686"/>
        </w:tabs>
      </w:pPr>
      <w:r>
        <w:t xml:space="preserve">Trapping: 0.35 </w:t>
      </w:r>
      <w:proofErr w:type="spellStart"/>
      <w:r>
        <w:t>pts</w:t>
      </w:r>
      <w:proofErr w:type="spellEnd"/>
      <w:ins w:id="210" w:author="Arnold Sandjaja" w:date="2013-06-29T12:07:00Z">
        <w:r>
          <w:t xml:space="preserve"> (</w:t>
        </w:r>
        <w:r>
          <w:rPr>
            <w:lang w:val="pt-BR"/>
          </w:rPr>
          <w:t>if necessary</w:t>
        </w:r>
        <w:r>
          <w:t>)</w:t>
        </w:r>
      </w:ins>
      <w:ins w:id="211" w:author="Arnold Sandjaja" w:date="2013-06-14T16:40:00Z">
        <w:r>
          <w:t>.</w:t>
        </w:r>
      </w:ins>
      <w:ins w:id="212" w:author="Unknown Author" w:date="2013-06-30T17:36:00Z">
        <w:r>
          <w:t xml:space="preserve"> </w:t>
        </w:r>
        <w:proofErr w:type="gramStart"/>
        <w:r>
          <w:rPr>
            <w:shd w:val="clear" w:color="auto" w:fill="FFFF00"/>
          </w:rPr>
          <w:t xml:space="preserve">( </w:t>
        </w:r>
      </w:ins>
      <w:r>
        <w:rPr>
          <w:shd w:val="clear" w:color="auto" w:fill="FFFF00"/>
        </w:rPr>
        <w:t>Si</w:t>
      </w:r>
      <w:proofErr w:type="gramEnd"/>
      <w:r>
        <w:rPr>
          <w:shd w:val="clear" w:color="auto" w:fill="FFFF00"/>
        </w:rPr>
        <w:t xml:space="preserve"> </w:t>
      </w:r>
      <w:proofErr w:type="spellStart"/>
      <w:r>
        <w:rPr>
          <w:shd w:val="clear" w:color="auto" w:fill="FFFF00"/>
        </w:rPr>
        <w:t>es</w:t>
      </w:r>
      <w:proofErr w:type="spellEnd"/>
      <w:r>
        <w:rPr>
          <w:shd w:val="clear" w:color="auto" w:fill="FFFF00"/>
        </w:rPr>
        <w:t xml:space="preserve"> </w:t>
      </w:r>
      <w:proofErr w:type="spellStart"/>
      <w:r>
        <w:rPr>
          <w:shd w:val="clear" w:color="auto" w:fill="FFFF00"/>
        </w:rPr>
        <w:t>necesario</w:t>
      </w:r>
      <w:proofErr w:type="spellEnd"/>
      <w:ins w:id="213" w:author="Unknown Author" w:date="2013-06-30T17:36:00Z">
        <w:r>
          <w:rPr>
            <w:shd w:val="clear" w:color="auto" w:fill="FFFF00"/>
          </w:rPr>
          <w:t>)</w:t>
        </w:r>
      </w:ins>
    </w:p>
    <w:p w14:paraId="2960D8B4" w14:textId="77777777" w:rsidR="003F2D6E" w:rsidRDefault="009E5F98">
      <w:pPr>
        <w:tabs>
          <w:tab w:val="left" w:pos="3686"/>
        </w:tabs>
      </w:pPr>
      <w:proofErr w:type="gramStart"/>
      <w:r>
        <w:t>Printing :</w:t>
      </w:r>
      <w:proofErr w:type="gramEnd"/>
      <w:r>
        <w:t xml:space="preserve"> </w:t>
      </w:r>
      <w:del w:id="214" w:author="Michel Bulon" w:date="2013-06-12T21:06:00Z">
        <w:r>
          <w:delText xml:space="preserve">Printing: </w:delText>
        </w:r>
      </w:del>
      <w:del w:id="215" w:author="Arnold Sandjaja" w:date="2013-06-14T16:40:00Z">
        <w:r>
          <w:delText>s</w:delText>
        </w:r>
      </w:del>
      <w:ins w:id="216" w:author="Arnold Sandjaja" w:date="2013-06-14T16:40:00Z">
        <w:r>
          <w:t>S</w:t>
        </w:r>
      </w:ins>
      <w:r>
        <w:t>heet-fed offset</w:t>
      </w:r>
      <w:ins w:id="217" w:author="Arnold Sandjaja" w:date="2013-06-14T16:40:00Z">
        <w:r>
          <w:t>.</w:t>
        </w:r>
      </w:ins>
      <w:r>
        <w:t xml:space="preserve"> </w:t>
      </w:r>
      <w:r>
        <w:rPr>
          <w:shd w:val="clear" w:color="auto" w:fill="FFFF00"/>
        </w:rPr>
        <w:t>(</w:t>
      </w:r>
      <w:proofErr w:type="spellStart"/>
      <w:proofErr w:type="gramStart"/>
      <w:r>
        <w:rPr>
          <w:shd w:val="clear" w:color="auto" w:fill="FFFF00"/>
        </w:rPr>
        <w:t>prensa</w:t>
      </w:r>
      <w:proofErr w:type="spellEnd"/>
      <w:proofErr w:type="gramEnd"/>
      <w:r>
        <w:rPr>
          <w:shd w:val="clear" w:color="auto" w:fill="FFFF00"/>
        </w:rPr>
        <w:t xml:space="preserve"> de </w:t>
      </w:r>
      <w:proofErr w:type="spellStart"/>
      <w:r>
        <w:rPr>
          <w:shd w:val="clear" w:color="auto" w:fill="FFFF00"/>
        </w:rPr>
        <w:t>hojas</w:t>
      </w:r>
      <w:proofErr w:type="spellEnd"/>
      <w:r>
        <w:rPr>
          <w:shd w:val="clear" w:color="auto" w:fill="FFFF00"/>
        </w:rPr>
        <w:t>)</w:t>
      </w:r>
    </w:p>
    <w:p w14:paraId="0366362E" w14:textId="77777777" w:rsidR="003F2D6E" w:rsidRDefault="003F2D6E"/>
    <w:p w14:paraId="03392C73" w14:textId="77777777" w:rsidR="003F2D6E" w:rsidRDefault="003F2D6E"/>
    <w:p w14:paraId="436AF1EC" w14:textId="77777777" w:rsidR="003F2D6E" w:rsidRDefault="009E5F98">
      <w:pPr>
        <w:pStyle w:val="Heading3AA"/>
      </w:pPr>
      <w:r>
        <w:t>You must deliver</w:t>
      </w:r>
      <w:ins w:id="218" w:author="Unknown Author" w:date="2013-06-30T17:36:00Z">
        <w:r>
          <w:t xml:space="preserve"> – </w:t>
        </w:r>
      </w:ins>
      <w:proofErr w:type="spellStart"/>
      <w:r>
        <w:rPr>
          <w:shd w:val="clear" w:color="auto" w:fill="FFFF00"/>
        </w:rPr>
        <w:t>Usted</w:t>
      </w:r>
      <w:proofErr w:type="spellEnd"/>
      <w:r>
        <w:rPr>
          <w:shd w:val="clear" w:color="auto" w:fill="FFFF00"/>
        </w:rPr>
        <w:t xml:space="preserve"> </w:t>
      </w:r>
      <w:proofErr w:type="spellStart"/>
      <w:r>
        <w:rPr>
          <w:shd w:val="clear" w:color="auto" w:fill="FFFF00"/>
        </w:rPr>
        <w:t>debe</w:t>
      </w:r>
      <w:proofErr w:type="spellEnd"/>
      <w:r>
        <w:rPr>
          <w:shd w:val="clear" w:color="auto" w:fill="FFFF00"/>
        </w:rPr>
        <w:t xml:space="preserve"> </w:t>
      </w:r>
      <w:proofErr w:type="spellStart"/>
      <w:r>
        <w:rPr>
          <w:shd w:val="clear" w:color="auto" w:fill="FFFF00"/>
        </w:rPr>
        <w:t>entregar</w:t>
      </w:r>
      <w:proofErr w:type="spellEnd"/>
    </w:p>
    <w:p w14:paraId="78CFC2C6" w14:textId="77777777" w:rsidR="003F2D6E" w:rsidRDefault="009E5F98">
      <w:pPr>
        <w:numPr>
          <w:ilvl w:val="0"/>
          <w:numId w:val="3"/>
        </w:numPr>
      </w:pPr>
      <w:r>
        <w:t xml:space="preserve">1 version of the </w:t>
      </w:r>
      <w:ins w:id="219" w:author="Arnold Sandjaja" w:date="2013-05-17T15:40:00Z">
        <w:r>
          <w:rPr>
            <w:rFonts w:ascii="Arial Bold" w:hAnsi="Arial Bold"/>
          </w:rPr>
          <w:t xml:space="preserve">masthead </w:t>
        </w:r>
      </w:ins>
      <w:del w:id="220" w:author="Arnold Sandjaja" w:date="2013-05-17T15:40:00Z">
        <w:r>
          <w:rPr>
            <w:rFonts w:ascii="Arial Bold" w:hAnsi="Arial Bold"/>
          </w:rPr>
          <w:delText xml:space="preserve">logo </w:delText>
        </w:r>
      </w:del>
      <w:r>
        <w:t xml:space="preserve">in exactly 2 PMS C colours in </w:t>
      </w:r>
      <w:proofErr w:type="spellStart"/>
      <w:r>
        <w:t>eps</w:t>
      </w:r>
      <w:proofErr w:type="spellEnd"/>
      <w:r>
        <w:t xml:space="preserve"> or AI format </w:t>
      </w:r>
    </w:p>
    <w:p w14:paraId="5570272E" w14:textId="77777777" w:rsidR="003F2D6E" w:rsidRDefault="009E5F98">
      <w:pPr>
        <w:numPr>
          <w:ilvl w:val="0"/>
          <w:numId w:val="3"/>
        </w:numPr>
      </w:pPr>
      <w:ins w:id="221" w:author="Unknown Author" w:date="2013-06-30T17:37:00Z">
        <w:r>
          <w:rPr>
            <w:shd w:val="clear" w:color="auto" w:fill="FFFF00"/>
          </w:rPr>
          <w:t xml:space="preserve">1 </w:t>
        </w:r>
      </w:ins>
      <w:r>
        <w:rPr>
          <w:shd w:val="clear" w:color="auto" w:fill="FFFF00"/>
        </w:rPr>
        <w:t xml:space="preserve">version del </w:t>
      </w:r>
      <w:proofErr w:type="spellStart"/>
      <w:r>
        <w:rPr>
          <w:shd w:val="clear" w:color="auto" w:fill="FFFF00"/>
        </w:rPr>
        <w:t>cabezote</w:t>
      </w:r>
      <w:proofErr w:type="spellEnd"/>
      <w:r>
        <w:rPr>
          <w:shd w:val="clear" w:color="auto" w:fill="FFFF00"/>
        </w:rPr>
        <w:t xml:space="preserve"> en </w:t>
      </w:r>
      <w:proofErr w:type="spellStart"/>
      <w:r>
        <w:rPr>
          <w:shd w:val="clear" w:color="auto" w:fill="FFFF00"/>
        </w:rPr>
        <w:t>exactamente</w:t>
      </w:r>
      <w:proofErr w:type="spellEnd"/>
      <w:ins w:id="222" w:author="Unknown Author" w:date="2013-06-30T17:37:00Z">
        <w:r>
          <w:rPr>
            <w:shd w:val="clear" w:color="auto" w:fill="FFFF00"/>
          </w:rPr>
          <w:t xml:space="preserve"> 2 PMS C </w:t>
        </w:r>
        <w:proofErr w:type="spellStart"/>
        <w:r>
          <w:rPr>
            <w:shd w:val="clear" w:color="auto" w:fill="FFFF00"/>
          </w:rPr>
          <w:t>co</w:t>
        </w:r>
      </w:ins>
      <w:r>
        <w:rPr>
          <w:shd w:val="clear" w:color="auto" w:fill="FFFF00"/>
        </w:rPr>
        <w:t>lores</w:t>
      </w:r>
      <w:proofErr w:type="spellEnd"/>
      <w:ins w:id="223" w:author="Unknown Author" w:date="2013-06-30T17:37:00Z">
        <w:r>
          <w:rPr>
            <w:shd w:val="clear" w:color="auto" w:fill="FFFF00"/>
          </w:rPr>
          <w:t xml:space="preserve"> e</w:t>
        </w:r>
      </w:ins>
      <w:r>
        <w:rPr>
          <w:shd w:val="clear" w:color="auto" w:fill="FFFF00"/>
        </w:rPr>
        <w:t>n</w:t>
      </w:r>
      <w:ins w:id="224" w:author="Unknown Author" w:date="2013-06-30T17:37:00Z">
        <w:r>
          <w:rPr>
            <w:shd w:val="clear" w:color="auto" w:fill="FFFF00"/>
          </w:rPr>
          <w:t xml:space="preserve"> </w:t>
        </w:r>
        <w:proofErr w:type="spellStart"/>
        <w:r>
          <w:rPr>
            <w:shd w:val="clear" w:color="auto" w:fill="FFFF00"/>
          </w:rPr>
          <w:t>eps</w:t>
        </w:r>
        <w:proofErr w:type="spellEnd"/>
        <w:r>
          <w:rPr>
            <w:shd w:val="clear" w:color="auto" w:fill="FFFF00"/>
          </w:rPr>
          <w:t xml:space="preserve"> </w:t>
        </w:r>
      </w:ins>
      <w:r>
        <w:rPr>
          <w:shd w:val="clear" w:color="auto" w:fill="FFFF00"/>
        </w:rPr>
        <w:t>o</w:t>
      </w:r>
      <w:ins w:id="225" w:author="Unknown Author" w:date="2013-06-30T17:37:00Z">
        <w:r>
          <w:rPr>
            <w:shd w:val="clear" w:color="auto" w:fill="FFFF00"/>
          </w:rPr>
          <w:t xml:space="preserve"> </w:t>
        </w:r>
        <w:proofErr w:type="spellStart"/>
        <w:r>
          <w:rPr>
            <w:shd w:val="clear" w:color="auto" w:fill="FFFF00"/>
          </w:rPr>
          <w:t>ai</w:t>
        </w:r>
      </w:ins>
      <w:proofErr w:type="spellEnd"/>
    </w:p>
    <w:p w14:paraId="4A9BF64A" w14:textId="77777777" w:rsidR="003F2D6E" w:rsidRDefault="009E5F98">
      <w:pPr>
        <w:numPr>
          <w:ilvl w:val="0"/>
          <w:numId w:val="3"/>
        </w:numPr>
      </w:pPr>
      <w:r>
        <w:t xml:space="preserve">1 version of the </w:t>
      </w:r>
      <w:ins w:id="226" w:author="Arnold Sandjaja" w:date="2013-05-17T15:40:00Z">
        <w:r>
          <w:rPr>
            <w:rFonts w:ascii="Arial Bold" w:hAnsi="Arial Bold"/>
          </w:rPr>
          <w:t xml:space="preserve">masthead </w:t>
        </w:r>
      </w:ins>
      <w:del w:id="227" w:author="Arnold Sandjaja" w:date="2013-05-17T15:40:00Z">
        <w:r>
          <w:rPr>
            <w:rFonts w:ascii="Arial Bold" w:hAnsi="Arial Bold"/>
          </w:rPr>
          <w:delText xml:space="preserve">logo </w:delText>
        </w:r>
      </w:del>
      <w:r>
        <w:t xml:space="preserve">converted to CMYK in </w:t>
      </w:r>
      <w:proofErr w:type="spellStart"/>
      <w:r>
        <w:t>eps</w:t>
      </w:r>
      <w:proofErr w:type="spellEnd"/>
      <w:r>
        <w:t xml:space="preserve"> or AI format</w:t>
      </w:r>
    </w:p>
    <w:p w14:paraId="5C4441E8" w14:textId="77777777" w:rsidR="003F2D6E" w:rsidRDefault="009E5F98">
      <w:pPr>
        <w:numPr>
          <w:ilvl w:val="0"/>
          <w:numId w:val="3"/>
        </w:numPr>
      </w:pPr>
      <w:ins w:id="228" w:author="Unknown Author" w:date="2013-06-30T17:37:00Z">
        <w:r>
          <w:rPr>
            <w:shd w:val="clear" w:color="auto" w:fill="FFFF00"/>
          </w:rPr>
          <w:t xml:space="preserve">1 </w:t>
        </w:r>
      </w:ins>
      <w:r>
        <w:rPr>
          <w:shd w:val="clear" w:color="auto" w:fill="FFFF00"/>
        </w:rPr>
        <w:t xml:space="preserve">version del </w:t>
      </w:r>
      <w:proofErr w:type="spellStart"/>
      <w:r>
        <w:rPr>
          <w:shd w:val="clear" w:color="auto" w:fill="FFFF00"/>
        </w:rPr>
        <w:t>cabezote</w:t>
      </w:r>
      <w:proofErr w:type="spellEnd"/>
      <w:r>
        <w:rPr>
          <w:shd w:val="clear" w:color="auto" w:fill="FFFF00"/>
        </w:rPr>
        <w:t xml:space="preserve"> </w:t>
      </w:r>
      <w:proofErr w:type="spellStart"/>
      <w:r>
        <w:rPr>
          <w:shd w:val="clear" w:color="auto" w:fill="FFFF00"/>
        </w:rPr>
        <w:t>convertida</w:t>
      </w:r>
      <w:proofErr w:type="spellEnd"/>
      <w:r>
        <w:rPr>
          <w:shd w:val="clear" w:color="auto" w:fill="FFFF00"/>
        </w:rPr>
        <w:t xml:space="preserve"> a</w:t>
      </w:r>
      <w:ins w:id="229" w:author="Unknown Author" w:date="2013-06-30T17:37:00Z">
        <w:r>
          <w:rPr>
            <w:shd w:val="clear" w:color="auto" w:fill="FFFF00"/>
          </w:rPr>
          <w:t xml:space="preserve"> CMYK</w:t>
        </w:r>
      </w:ins>
      <w:ins w:id="230" w:author="Unknown Author" w:date="2013-06-30T17:39:00Z">
        <w:r>
          <w:rPr>
            <w:shd w:val="clear" w:color="auto" w:fill="FFFF00"/>
          </w:rPr>
          <w:t xml:space="preserve"> </w:t>
        </w:r>
      </w:ins>
      <w:r>
        <w:rPr>
          <w:shd w:val="clear" w:color="auto" w:fill="FFFF00"/>
        </w:rPr>
        <w:t>en</w:t>
      </w:r>
      <w:ins w:id="231" w:author="Unknown Author" w:date="2013-06-30T17:39:00Z">
        <w:r>
          <w:rPr>
            <w:shd w:val="clear" w:color="auto" w:fill="FFFF00"/>
          </w:rPr>
          <w:t xml:space="preserve"> </w:t>
        </w:r>
        <w:proofErr w:type="spellStart"/>
        <w:r>
          <w:rPr>
            <w:shd w:val="clear" w:color="auto" w:fill="FFFF00"/>
          </w:rPr>
          <w:t>eps</w:t>
        </w:r>
        <w:proofErr w:type="spellEnd"/>
        <w:r>
          <w:rPr>
            <w:shd w:val="clear" w:color="auto" w:fill="FFFF00"/>
          </w:rPr>
          <w:t xml:space="preserve"> </w:t>
        </w:r>
      </w:ins>
      <w:proofErr w:type="gramStart"/>
      <w:r>
        <w:rPr>
          <w:shd w:val="clear" w:color="auto" w:fill="FFFF00"/>
        </w:rPr>
        <w:t xml:space="preserve">o </w:t>
      </w:r>
      <w:ins w:id="232" w:author="Unknown Author" w:date="2013-06-30T17:39:00Z">
        <w:r>
          <w:rPr>
            <w:shd w:val="clear" w:color="auto" w:fill="FFFF00"/>
          </w:rPr>
          <w:t xml:space="preserve"> </w:t>
        </w:r>
        <w:proofErr w:type="spellStart"/>
        <w:r>
          <w:rPr>
            <w:shd w:val="clear" w:color="auto" w:fill="FFFF00"/>
          </w:rPr>
          <w:t>formato</w:t>
        </w:r>
        <w:proofErr w:type="spellEnd"/>
        <w:proofErr w:type="gramEnd"/>
        <w:r>
          <w:rPr>
            <w:shd w:val="clear" w:color="auto" w:fill="FFFF00"/>
          </w:rPr>
          <w:t xml:space="preserve"> </w:t>
        </w:r>
        <w:proofErr w:type="spellStart"/>
        <w:r>
          <w:rPr>
            <w:shd w:val="clear" w:color="auto" w:fill="FFFF00"/>
          </w:rPr>
          <w:t>ai</w:t>
        </w:r>
      </w:ins>
      <w:proofErr w:type="spellEnd"/>
    </w:p>
    <w:p w14:paraId="41A156FE" w14:textId="77777777" w:rsidR="003F2D6E" w:rsidRDefault="009E5F98">
      <w:pPr>
        <w:numPr>
          <w:ilvl w:val="0"/>
          <w:numId w:val="3"/>
        </w:numPr>
      </w:pPr>
      <w:r>
        <w:t xml:space="preserve">1 version of the </w:t>
      </w:r>
      <w:ins w:id="233" w:author="Arnold Sandjaja" w:date="2013-05-17T15:40:00Z">
        <w:r>
          <w:rPr>
            <w:rFonts w:ascii="Arial Bold" w:hAnsi="Arial Bold"/>
          </w:rPr>
          <w:t xml:space="preserve">masthead </w:t>
        </w:r>
      </w:ins>
      <w:del w:id="234" w:author="Arnold Sandjaja" w:date="2013-05-17T15:40:00Z">
        <w:r>
          <w:rPr>
            <w:rFonts w:ascii="Arial Bold" w:hAnsi="Arial Bold"/>
          </w:rPr>
          <w:delText xml:space="preserve">logo </w:delText>
        </w:r>
      </w:del>
      <w:r>
        <w:t>in Adobe RGB (1998) for the web in JPG format</w:t>
      </w:r>
    </w:p>
    <w:p w14:paraId="659335D3" w14:textId="77777777" w:rsidR="003F2D6E" w:rsidRDefault="009E5F98">
      <w:pPr>
        <w:numPr>
          <w:ilvl w:val="0"/>
          <w:numId w:val="3"/>
        </w:numPr>
      </w:pPr>
      <w:ins w:id="235" w:author="Unknown Author" w:date="2013-06-30T17:39:00Z">
        <w:r>
          <w:rPr>
            <w:shd w:val="clear" w:color="auto" w:fill="FFFF00"/>
          </w:rPr>
          <w:t xml:space="preserve">1 </w:t>
        </w:r>
      </w:ins>
      <w:r>
        <w:rPr>
          <w:shd w:val="clear" w:color="auto" w:fill="FFFF00"/>
        </w:rPr>
        <w:t xml:space="preserve">version del </w:t>
      </w:r>
      <w:proofErr w:type="spellStart"/>
      <w:r>
        <w:rPr>
          <w:shd w:val="clear" w:color="auto" w:fill="FFFF00"/>
        </w:rPr>
        <w:t>cabezote</w:t>
      </w:r>
      <w:proofErr w:type="spellEnd"/>
      <w:r>
        <w:rPr>
          <w:shd w:val="clear" w:color="auto" w:fill="FFFF00"/>
        </w:rPr>
        <w:t xml:space="preserve"> </w:t>
      </w:r>
      <w:proofErr w:type="gramStart"/>
      <w:r>
        <w:rPr>
          <w:shd w:val="clear" w:color="auto" w:fill="FFFF00"/>
        </w:rPr>
        <w:t xml:space="preserve">en </w:t>
      </w:r>
      <w:ins w:id="236" w:author="Unknown Author" w:date="2013-06-30T17:39:00Z">
        <w:r>
          <w:rPr>
            <w:shd w:val="clear" w:color="auto" w:fill="FFFF00"/>
          </w:rPr>
          <w:t xml:space="preserve"> Adobe</w:t>
        </w:r>
        <w:proofErr w:type="gramEnd"/>
        <w:r>
          <w:rPr>
            <w:shd w:val="clear" w:color="auto" w:fill="FFFF00"/>
          </w:rPr>
          <w:t xml:space="preserve"> RGB (1998) </w:t>
        </w:r>
        <w:proofErr w:type="spellStart"/>
        <w:r>
          <w:rPr>
            <w:shd w:val="clear" w:color="auto" w:fill="FFFF00"/>
          </w:rPr>
          <w:t>para</w:t>
        </w:r>
        <w:proofErr w:type="spellEnd"/>
        <w:r>
          <w:rPr>
            <w:shd w:val="clear" w:color="auto" w:fill="FFFF00"/>
          </w:rPr>
          <w:t xml:space="preserve"> web </w:t>
        </w:r>
      </w:ins>
      <w:r>
        <w:rPr>
          <w:shd w:val="clear" w:color="auto" w:fill="FFFF00"/>
        </w:rPr>
        <w:t>en</w:t>
      </w:r>
      <w:ins w:id="237" w:author="Unknown Author" w:date="2013-06-30T17:39:00Z">
        <w:r>
          <w:rPr>
            <w:shd w:val="clear" w:color="auto" w:fill="FFFF00"/>
          </w:rPr>
          <w:t xml:space="preserve"> </w:t>
        </w:r>
      </w:ins>
      <w:proofErr w:type="spellStart"/>
      <w:ins w:id="238" w:author="Unknown Author" w:date="2013-06-30T17:40:00Z">
        <w:r>
          <w:rPr>
            <w:shd w:val="clear" w:color="auto" w:fill="FFFF00"/>
          </w:rPr>
          <w:t>formato</w:t>
        </w:r>
        <w:proofErr w:type="spellEnd"/>
        <w:r>
          <w:rPr>
            <w:shd w:val="clear" w:color="auto" w:fill="FFFF00"/>
          </w:rPr>
          <w:t xml:space="preserve"> JPG</w:t>
        </w:r>
      </w:ins>
    </w:p>
    <w:p w14:paraId="5B84BA8A" w14:textId="77777777" w:rsidR="003F2D6E" w:rsidRDefault="009E5F98">
      <w:pPr>
        <w:numPr>
          <w:ilvl w:val="0"/>
          <w:numId w:val="3"/>
        </w:numPr>
      </w:pPr>
      <w:r>
        <w:t>1 file PDF/X-4</w:t>
      </w:r>
      <w:proofErr w:type="gramStart"/>
      <w:r>
        <w:t>:2008</w:t>
      </w:r>
      <w:proofErr w:type="gramEnd"/>
      <w:r>
        <w:t xml:space="preserve"> file of the </w:t>
      </w:r>
      <w:ins w:id="239" w:author="Arnold Sandjaja" w:date="2013-05-17T15:40:00Z">
        <w:r>
          <w:rPr>
            <w:rFonts w:ascii="Arial Bold" w:hAnsi="Arial Bold"/>
          </w:rPr>
          <w:t xml:space="preserve">masthead </w:t>
        </w:r>
      </w:ins>
      <w:del w:id="240" w:author="Arnold Sandjaja" w:date="2013-05-17T15:40:00Z">
        <w:r>
          <w:rPr>
            <w:rFonts w:ascii="Arial Bold" w:hAnsi="Arial Bold"/>
          </w:rPr>
          <w:delText xml:space="preserve">logo </w:delText>
        </w:r>
      </w:del>
      <w:r>
        <w:t>in CMYK</w:t>
      </w:r>
      <w:ins w:id="241" w:author="Arnold Sandjaja" w:date="2013-06-20T17:40:00Z">
        <w:r>
          <w:rPr>
            <w:rFonts w:ascii="Arial Bold" w:hAnsi="Arial Bold"/>
          </w:rPr>
          <w:t xml:space="preserve"> </w:t>
        </w:r>
        <w:r>
          <w:t>on one single A4 sheet at both 15cm wide and 4cm wide (without any marks, bleed or colour bars)</w:t>
        </w:r>
      </w:ins>
    </w:p>
    <w:p w14:paraId="0DF526A3" w14:textId="77777777" w:rsidR="003F2D6E" w:rsidRDefault="009E5F98">
      <w:pPr>
        <w:numPr>
          <w:ilvl w:val="0"/>
          <w:numId w:val="3"/>
        </w:numPr>
      </w:pPr>
      <w:ins w:id="242" w:author="Unknown Author" w:date="2013-06-30T17:43:00Z">
        <w:r>
          <w:rPr>
            <w:shd w:val="clear" w:color="auto" w:fill="FFFF00"/>
          </w:rPr>
          <w:t xml:space="preserve">1 </w:t>
        </w:r>
      </w:ins>
      <w:proofErr w:type="spellStart"/>
      <w:ins w:id="243" w:author="Unknown Author" w:date="2013-06-30T17:44:00Z">
        <w:r>
          <w:rPr>
            <w:shd w:val="clear" w:color="auto" w:fill="FFFF00"/>
          </w:rPr>
          <w:t>ar</w:t>
        </w:r>
      </w:ins>
      <w:r>
        <w:rPr>
          <w:shd w:val="clear" w:color="auto" w:fill="FFFF00"/>
        </w:rPr>
        <w:t>chivo</w:t>
      </w:r>
      <w:proofErr w:type="spellEnd"/>
      <w:ins w:id="244" w:author="Unknown Author" w:date="2013-06-30T17:44:00Z">
        <w:r>
          <w:rPr>
            <w:shd w:val="clear" w:color="auto" w:fill="FFFF00"/>
          </w:rPr>
          <w:t xml:space="preserve"> PDF/X4</w:t>
        </w:r>
        <w:proofErr w:type="gramStart"/>
        <w:r>
          <w:rPr>
            <w:shd w:val="clear" w:color="auto" w:fill="FFFF00"/>
          </w:rPr>
          <w:t>:2008</w:t>
        </w:r>
        <w:proofErr w:type="gramEnd"/>
        <w:r>
          <w:rPr>
            <w:shd w:val="clear" w:color="auto" w:fill="FFFF00"/>
          </w:rPr>
          <w:t xml:space="preserve"> e</w:t>
        </w:r>
      </w:ins>
      <w:r>
        <w:rPr>
          <w:shd w:val="clear" w:color="auto" w:fill="FFFF00"/>
        </w:rPr>
        <w:t>n</w:t>
      </w:r>
      <w:ins w:id="245" w:author="Unknown Author" w:date="2013-06-30T17:44:00Z">
        <w:r>
          <w:rPr>
            <w:shd w:val="clear" w:color="auto" w:fill="FFFF00"/>
          </w:rPr>
          <w:t xml:space="preserve"> CMYK </w:t>
        </w:r>
        <w:proofErr w:type="spellStart"/>
        <w:r>
          <w:rPr>
            <w:shd w:val="clear" w:color="auto" w:fill="FFFF00"/>
          </w:rPr>
          <w:t>conten</w:t>
        </w:r>
      </w:ins>
      <w:r>
        <w:rPr>
          <w:shd w:val="clear" w:color="auto" w:fill="FFFF00"/>
        </w:rPr>
        <w:t>ien</w:t>
      </w:r>
      <w:ins w:id="246" w:author="Unknown Author" w:date="2013-06-30T17:44:00Z">
        <w:r>
          <w:rPr>
            <w:shd w:val="clear" w:color="auto" w:fill="FFFF00"/>
          </w:rPr>
          <w:t>do</w:t>
        </w:r>
        <w:proofErr w:type="spellEnd"/>
        <w:r>
          <w:rPr>
            <w:shd w:val="clear" w:color="auto" w:fill="FFFF00"/>
          </w:rPr>
          <w:t xml:space="preserve"> 2 </w:t>
        </w:r>
      </w:ins>
      <w:proofErr w:type="spellStart"/>
      <w:r>
        <w:rPr>
          <w:shd w:val="clear" w:color="auto" w:fill="FFFF00"/>
        </w:rPr>
        <w:t>cabezotes</w:t>
      </w:r>
      <w:proofErr w:type="spellEnd"/>
      <w:ins w:id="247" w:author="Unknown Author" w:date="2013-06-30T17:44:00Z">
        <w:r>
          <w:rPr>
            <w:shd w:val="clear" w:color="auto" w:fill="FFFF00"/>
          </w:rPr>
          <w:t xml:space="preserve"> </w:t>
        </w:r>
      </w:ins>
      <w:proofErr w:type="spellStart"/>
      <w:r>
        <w:rPr>
          <w:shd w:val="clear" w:color="auto" w:fill="FFFF00"/>
        </w:rPr>
        <w:t>una</w:t>
      </w:r>
      <w:proofErr w:type="spellEnd"/>
      <w:ins w:id="248" w:author="Unknown Author" w:date="2013-06-30T17:44:00Z">
        <w:r>
          <w:rPr>
            <w:shd w:val="clear" w:color="auto" w:fill="FFFF00"/>
          </w:rPr>
          <w:t xml:space="preserve"> de 15 cm de </w:t>
        </w:r>
        <w:proofErr w:type="spellStart"/>
        <w:r>
          <w:rPr>
            <w:shd w:val="clear" w:color="auto" w:fill="FFFF00"/>
          </w:rPr>
          <w:t>l</w:t>
        </w:r>
      </w:ins>
      <w:r>
        <w:rPr>
          <w:shd w:val="clear" w:color="auto" w:fill="FFFF00"/>
        </w:rPr>
        <w:t>ancho</w:t>
      </w:r>
      <w:proofErr w:type="spellEnd"/>
      <w:r>
        <w:rPr>
          <w:shd w:val="clear" w:color="auto" w:fill="FFFF00"/>
        </w:rPr>
        <w:t xml:space="preserve"> </w:t>
      </w:r>
      <w:ins w:id="249" w:author="Unknown Author" w:date="2013-06-30T17:44:00Z">
        <w:r>
          <w:rPr>
            <w:shd w:val="clear" w:color="auto" w:fill="FFFF00"/>
          </w:rPr>
          <w:t xml:space="preserve"> </w:t>
        </w:r>
      </w:ins>
      <w:r>
        <w:rPr>
          <w:shd w:val="clear" w:color="auto" w:fill="FFFF00"/>
        </w:rPr>
        <w:t>y</w:t>
      </w:r>
      <w:ins w:id="250" w:author="Unknown Author" w:date="2013-06-30T17:44:00Z">
        <w:r>
          <w:rPr>
            <w:shd w:val="clear" w:color="auto" w:fill="FFFF00"/>
          </w:rPr>
          <w:t xml:space="preserve"> </w:t>
        </w:r>
      </w:ins>
      <w:proofErr w:type="spellStart"/>
      <w:r>
        <w:rPr>
          <w:shd w:val="clear" w:color="auto" w:fill="FFFF00"/>
        </w:rPr>
        <w:t>otro</w:t>
      </w:r>
      <w:proofErr w:type="spellEnd"/>
      <w:ins w:id="251" w:author="Unknown Author" w:date="2013-06-30T17:44:00Z">
        <w:r>
          <w:rPr>
            <w:shd w:val="clear" w:color="auto" w:fill="FFFF00"/>
          </w:rPr>
          <w:t xml:space="preserve"> de 4 cm </w:t>
        </w:r>
      </w:ins>
      <w:r>
        <w:rPr>
          <w:shd w:val="clear" w:color="auto" w:fill="FFFF00"/>
        </w:rPr>
        <w:t xml:space="preserve">de </w:t>
      </w:r>
      <w:proofErr w:type="spellStart"/>
      <w:r>
        <w:rPr>
          <w:shd w:val="clear" w:color="auto" w:fill="FFFF00"/>
        </w:rPr>
        <w:t>ancho</w:t>
      </w:r>
      <w:proofErr w:type="spellEnd"/>
      <w:ins w:id="252" w:author="Unknown Author" w:date="2013-06-30T17:44:00Z">
        <w:r>
          <w:rPr>
            <w:shd w:val="clear" w:color="auto" w:fill="FFFF00"/>
          </w:rPr>
          <w:t xml:space="preserve"> </w:t>
        </w:r>
      </w:ins>
      <w:r>
        <w:rPr>
          <w:shd w:val="clear" w:color="auto" w:fill="FFFF00"/>
        </w:rPr>
        <w:t xml:space="preserve">en </w:t>
      </w:r>
      <w:proofErr w:type="spellStart"/>
      <w:r>
        <w:rPr>
          <w:shd w:val="clear" w:color="auto" w:fill="FFFF00"/>
        </w:rPr>
        <w:t>una</w:t>
      </w:r>
      <w:proofErr w:type="spellEnd"/>
      <w:r>
        <w:rPr>
          <w:shd w:val="clear" w:color="auto" w:fill="FFFF00"/>
        </w:rPr>
        <w:t xml:space="preserve"> </w:t>
      </w:r>
      <w:proofErr w:type="spellStart"/>
      <w:r>
        <w:rPr>
          <w:shd w:val="clear" w:color="auto" w:fill="FFFF00"/>
        </w:rPr>
        <w:t>unica</w:t>
      </w:r>
      <w:proofErr w:type="spellEnd"/>
      <w:r>
        <w:rPr>
          <w:shd w:val="clear" w:color="auto" w:fill="FFFF00"/>
        </w:rPr>
        <w:t xml:space="preserve"> </w:t>
      </w:r>
      <w:proofErr w:type="spellStart"/>
      <w:r>
        <w:rPr>
          <w:shd w:val="clear" w:color="auto" w:fill="FFFF00"/>
        </w:rPr>
        <w:t>hoja</w:t>
      </w:r>
      <w:proofErr w:type="spellEnd"/>
      <w:ins w:id="253" w:author="Unknown Author" w:date="2013-06-30T17:44:00Z">
        <w:r>
          <w:rPr>
            <w:shd w:val="clear" w:color="auto" w:fill="FFFF00"/>
          </w:rPr>
          <w:t xml:space="preserve"> A4</w:t>
        </w:r>
      </w:ins>
      <w:ins w:id="254" w:author="Unknown Author" w:date="2013-06-30T17:56:00Z">
        <w:r>
          <w:rPr>
            <w:shd w:val="clear" w:color="auto" w:fill="FFFF00"/>
          </w:rPr>
          <w:t xml:space="preserve"> (</w:t>
        </w:r>
      </w:ins>
      <w:r>
        <w:rPr>
          <w:shd w:val="clear" w:color="auto" w:fill="FFFF00"/>
        </w:rPr>
        <w:t xml:space="preserve">sin </w:t>
      </w:r>
      <w:proofErr w:type="spellStart"/>
      <w:r>
        <w:rPr>
          <w:shd w:val="clear" w:color="auto" w:fill="FFFF00"/>
        </w:rPr>
        <w:t>marcas</w:t>
      </w:r>
      <w:proofErr w:type="spellEnd"/>
      <w:r>
        <w:rPr>
          <w:shd w:val="clear" w:color="auto" w:fill="FFFF00"/>
        </w:rPr>
        <w:t xml:space="preserve">, sin </w:t>
      </w:r>
      <w:proofErr w:type="spellStart"/>
      <w:r>
        <w:rPr>
          <w:shd w:val="clear" w:color="auto" w:fill="FFFF00"/>
        </w:rPr>
        <w:t>sangrado</w:t>
      </w:r>
      <w:proofErr w:type="spellEnd"/>
      <w:r>
        <w:rPr>
          <w:shd w:val="clear" w:color="auto" w:fill="FFFF00"/>
        </w:rPr>
        <w:t xml:space="preserve">, sin </w:t>
      </w:r>
      <w:proofErr w:type="spellStart"/>
      <w:r>
        <w:rPr>
          <w:shd w:val="clear" w:color="auto" w:fill="FFFF00"/>
        </w:rPr>
        <w:t>barras</w:t>
      </w:r>
      <w:proofErr w:type="spellEnd"/>
      <w:r>
        <w:rPr>
          <w:shd w:val="clear" w:color="auto" w:fill="FFFF00"/>
        </w:rPr>
        <w:t xml:space="preserve"> de </w:t>
      </w:r>
      <w:proofErr w:type="spellStart"/>
      <w:r>
        <w:rPr>
          <w:shd w:val="clear" w:color="auto" w:fill="FFFF00"/>
        </w:rPr>
        <w:t>colores</w:t>
      </w:r>
      <w:proofErr w:type="spellEnd"/>
      <w:r>
        <w:rPr>
          <w:shd w:val="clear" w:color="auto" w:fill="FFFF00"/>
        </w:rPr>
        <w:t>)</w:t>
      </w:r>
    </w:p>
    <w:p w14:paraId="10D80147" w14:textId="77777777" w:rsidR="003F2D6E" w:rsidRDefault="009E5F98">
      <w:pPr>
        <w:numPr>
          <w:ilvl w:val="0"/>
          <w:numId w:val="3"/>
        </w:numPr>
      </w:pPr>
      <w:ins w:id="255" w:author="Arnold Sandjaja" w:date="2013-06-20T17:27:00Z">
        <w:r>
          <w:t xml:space="preserve">1 Printout </w:t>
        </w:r>
      </w:ins>
      <w:ins w:id="256" w:author="Arnold Sandjaja" w:date="2013-06-20T17:28:00Z">
        <w:r>
          <w:rPr>
            <w:rFonts w:ascii="Arial Bold" w:hAnsi="Arial Bold"/>
          </w:rPr>
          <w:t>masthead</w:t>
        </w:r>
      </w:ins>
      <w:ins w:id="257" w:author="Arnold Sandjaja" w:date="2013-06-20T17:40:00Z">
        <w:r>
          <w:rPr>
            <w:rFonts w:ascii="Arial Bold" w:hAnsi="Arial Bold"/>
          </w:rPr>
          <w:t xml:space="preserve"> </w:t>
        </w:r>
      </w:ins>
      <w:ins w:id="258" w:author="Arnold Sandjaja" w:date="2013-06-30T09:54:00Z">
        <w:r>
          <w:t xml:space="preserve">and mounted on cardboard </w:t>
        </w:r>
      </w:ins>
      <w:ins w:id="259" w:author="Arnold Sandjaja" w:date="2013-06-20T17:41:00Z">
        <w:r>
          <w:t>from</w:t>
        </w:r>
      </w:ins>
      <w:ins w:id="260" w:author="Arnold Sandjaja" w:date="2013-06-30T08:50:00Z">
        <w:r>
          <w:t xml:space="preserve"> </w:t>
        </w:r>
        <w:r>
          <w:rPr>
            <w:rFonts w:cs="Arial"/>
          </w:rPr>
          <w:t xml:space="preserve">the </w:t>
        </w:r>
        <w:bookmarkStart w:id="261" w:name="__DdeLink__8866_554552371"/>
        <w:r>
          <w:rPr>
            <w:rFonts w:cs="Arial"/>
          </w:rPr>
          <w:t>CMYK</w:t>
        </w:r>
      </w:ins>
      <w:ins w:id="262" w:author="Arnold Sandjaja" w:date="2013-06-20T17:41:00Z">
        <w:r>
          <w:t xml:space="preserve"> PDF/X-4</w:t>
        </w:r>
        <w:proofErr w:type="gramStart"/>
        <w:r>
          <w:t>:2008</w:t>
        </w:r>
        <w:bookmarkEnd w:id="261"/>
        <w:proofErr w:type="gramEnd"/>
        <w:r>
          <w:t xml:space="preserve"> file</w:t>
        </w:r>
      </w:ins>
    </w:p>
    <w:p w14:paraId="49B5ADE6" w14:textId="77777777" w:rsidR="003F2D6E" w:rsidRDefault="009E5F98">
      <w:pPr>
        <w:numPr>
          <w:ilvl w:val="0"/>
          <w:numId w:val="3"/>
        </w:numPr>
      </w:pPr>
      <w:del w:id="263" w:author="Arnold Sandjaja" w:date="2013-06-20T17:27:00Z">
        <w:r>
          <w:rPr>
            <w:shd w:val="clear" w:color="auto" w:fill="FFFF00"/>
          </w:rPr>
          <w:delText xml:space="preserve"> </w:delText>
        </w:r>
      </w:del>
      <w:del w:id="264" w:author="Arnold Sandjaja" w:date="2013-06-20T17:28:00Z">
        <w:r>
          <w:rPr>
            <w:shd w:val="clear" w:color="auto" w:fill="FFFF00"/>
          </w:rPr>
          <w:delText xml:space="preserve">printed </w:delText>
        </w:r>
      </w:del>
      <w:del w:id="265" w:author="Arnold Sandjaja" w:date="2013-06-20T17:40:00Z">
        <w:r>
          <w:rPr>
            <w:shd w:val="clear" w:color="auto" w:fill="FFFF00"/>
          </w:rPr>
          <w:delText>on one single A4 sheet at both 15cm wide and 4cm wide (without any marks, bleed or colour bars)</w:delText>
        </w:r>
      </w:del>
      <w:ins w:id="266" w:author="Unknown Author" w:date="2013-06-30T17:57:00Z">
        <w:r>
          <w:rPr>
            <w:shd w:val="clear" w:color="auto" w:fill="FFFF00"/>
          </w:rPr>
          <w:t xml:space="preserve">1 </w:t>
        </w:r>
        <w:proofErr w:type="spellStart"/>
        <w:r>
          <w:rPr>
            <w:shd w:val="clear" w:color="auto" w:fill="FFFF00"/>
          </w:rPr>
          <w:t>copia</w:t>
        </w:r>
        <w:proofErr w:type="spellEnd"/>
        <w:r>
          <w:rPr>
            <w:shd w:val="clear" w:color="auto" w:fill="FFFF00"/>
          </w:rPr>
          <w:t xml:space="preserve"> </w:t>
        </w:r>
        <w:proofErr w:type="spellStart"/>
        <w:r>
          <w:rPr>
            <w:shd w:val="clear" w:color="auto" w:fill="FFFF00"/>
          </w:rPr>
          <w:t>impresa</w:t>
        </w:r>
      </w:ins>
      <w:proofErr w:type="spellEnd"/>
      <w:ins w:id="267" w:author="Unknown Author" w:date="2013-06-30T17:58:00Z">
        <w:r>
          <w:rPr>
            <w:shd w:val="clear" w:color="auto" w:fill="FFFF00"/>
          </w:rPr>
          <w:t xml:space="preserve"> d</w:t>
        </w:r>
      </w:ins>
      <w:r>
        <w:rPr>
          <w:shd w:val="clear" w:color="auto" w:fill="FFFF00"/>
        </w:rPr>
        <w:t>el</w:t>
      </w:r>
      <w:ins w:id="268" w:author="Unknown Author" w:date="2013-06-30T17:58:00Z">
        <w:r>
          <w:rPr>
            <w:shd w:val="clear" w:color="auto" w:fill="FFFF00"/>
          </w:rPr>
          <w:t xml:space="preserve"> </w:t>
        </w:r>
        <w:proofErr w:type="spellStart"/>
        <w:r>
          <w:rPr>
            <w:shd w:val="clear" w:color="auto" w:fill="FFFF00"/>
          </w:rPr>
          <w:t>ar</w:t>
        </w:r>
      </w:ins>
      <w:r>
        <w:rPr>
          <w:shd w:val="clear" w:color="auto" w:fill="FFFF00"/>
        </w:rPr>
        <w:t>ch</w:t>
      </w:r>
      <w:ins w:id="269" w:author="Unknown Author" w:date="2013-06-30T17:58:00Z">
        <w:r>
          <w:rPr>
            <w:shd w:val="clear" w:color="auto" w:fill="FFFF00"/>
          </w:rPr>
          <w:t>ivo</w:t>
        </w:r>
        <w:proofErr w:type="spellEnd"/>
        <w:r>
          <w:rPr>
            <w:shd w:val="clear" w:color="auto" w:fill="FFFF00"/>
          </w:rPr>
          <w:t xml:space="preserve"> </w:t>
        </w:r>
      </w:ins>
      <w:proofErr w:type="spellStart"/>
      <w:r>
        <w:rPr>
          <w:shd w:val="clear" w:color="auto" w:fill="FFFF00"/>
        </w:rPr>
        <w:t>montada</w:t>
      </w:r>
      <w:proofErr w:type="spellEnd"/>
      <w:r>
        <w:rPr>
          <w:shd w:val="clear" w:color="auto" w:fill="FFFF00"/>
        </w:rPr>
        <w:t xml:space="preserve"> </w:t>
      </w:r>
      <w:proofErr w:type="spellStart"/>
      <w:r>
        <w:rPr>
          <w:shd w:val="clear" w:color="auto" w:fill="FFFF00"/>
        </w:rPr>
        <w:t>sobre</w:t>
      </w:r>
      <w:proofErr w:type="spellEnd"/>
      <w:r>
        <w:rPr>
          <w:shd w:val="clear" w:color="auto" w:fill="FFFF00"/>
        </w:rPr>
        <w:t xml:space="preserve"> un </w:t>
      </w:r>
      <w:proofErr w:type="gramStart"/>
      <w:r>
        <w:rPr>
          <w:shd w:val="clear" w:color="auto" w:fill="FFFF00"/>
        </w:rPr>
        <w:t xml:space="preserve">carton  </w:t>
      </w:r>
      <w:proofErr w:type="spellStart"/>
      <w:r>
        <w:rPr>
          <w:shd w:val="clear" w:color="auto" w:fill="FFFF00"/>
        </w:rPr>
        <w:t>desde</w:t>
      </w:r>
      <w:proofErr w:type="spellEnd"/>
      <w:proofErr w:type="gramEnd"/>
      <w:r>
        <w:rPr>
          <w:shd w:val="clear" w:color="auto" w:fill="FFFF00"/>
        </w:rPr>
        <w:t xml:space="preserve"> el </w:t>
      </w:r>
      <w:proofErr w:type="spellStart"/>
      <w:r>
        <w:rPr>
          <w:shd w:val="clear" w:color="auto" w:fill="FFFF00"/>
        </w:rPr>
        <w:t>archivo</w:t>
      </w:r>
      <w:proofErr w:type="spellEnd"/>
      <w:r>
        <w:rPr>
          <w:shd w:val="clear" w:color="auto" w:fill="FFFF00"/>
        </w:rPr>
        <w:t xml:space="preserve">  </w:t>
      </w:r>
      <w:r>
        <w:rPr>
          <w:rFonts w:cs="Arial"/>
          <w:shd w:val="clear" w:color="auto" w:fill="FFFF00"/>
        </w:rPr>
        <w:t>CMYK</w:t>
      </w:r>
      <w:r>
        <w:rPr>
          <w:shd w:val="clear" w:color="auto" w:fill="FFFF00"/>
        </w:rPr>
        <w:t xml:space="preserve"> PDF/X-4:2008</w:t>
      </w:r>
    </w:p>
    <w:p w14:paraId="59DD37BB" w14:textId="77777777" w:rsidR="003F2D6E" w:rsidRDefault="003F2D6E"/>
    <w:p w14:paraId="16AFDF59" w14:textId="77777777" w:rsidR="003F2D6E" w:rsidRDefault="003F2D6E"/>
    <w:p w14:paraId="741807B6" w14:textId="77777777" w:rsidR="003F2D6E" w:rsidRDefault="003F2D6E">
      <w:pPr>
        <w:pStyle w:val="Heading4A"/>
      </w:pPr>
    </w:p>
    <w:p w14:paraId="58ECBBAA" w14:textId="77777777" w:rsidR="003F2D6E" w:rsidRDefault="003F2D6E">
      <w:pPr>
        <w:pStyle w:val="Heading4A"/>
      </w:pPr>
    </w:p>
    <w:p w14:paraId="0CE84DFD" w14:textId="77777777" w:rsidR="003F2D6E" w:rsidRDefault="009E5F98">
      <w:pPr>
        <w:pStyle w:val="Heading4A"/>
      </w:pPr>
      <w:r>
        <w:rPr>
          <w:rFonts w:ascii="Arial Bold" w:hAnsi="Arial Bold"/>
          <w:b w:val="0"/>
          <w:color w:val="000000"/>
          <w:sz w:val="24"/>
        </w:rPr>
        <w:t>TASK 2</w:t>
      </w:r>
    </w:p>
    <w:p w14:paraId="4704A599" w14:textId="77777777" w:rsidR="003F2D6E" w:rsidRDefault="009E5F98">
      <w:pPr>
        <w:pStyle w:val="Heading4A"/>
      </w:pPr>
      <w:proofErr w:type="spellStart"/>
      <w:ins w:id="270" w:author="Unknown Author" w:date="2013-06-30T18:02:00Z">
        <w:r>
          <w:rPr>
            <w:rFonts w:ascii="Arial Bold" w:hAnsi="Arial Bold"/>
            <w:b w:val="0"/>
            <w:color w:val="000000"/>
            <w:sz w:val="24"/>
            <w:shd w:val="clear" w:color="auto" w:fill="FFFF00"/>
          </w:rPr>
          <w:t>Tarea</w:t>
        </w:r>
        <w:proofErr w:type="spellEnd"/>
        <w:r>
          <w:rPr>
            <w:rFonts w:ascii="Arial Bold" w:hAnsi="Arial Bold"/>
            <w:b w:val="0"/>
            <w:color w:val="000000"/>
            <w:sz w:val="24"/>
            <w:shd w:val="clear" w:color="auto" w:fill="FFFF00"/>
          </w:rPr>
          <w:t xml:space="preserve"> 2</w:t>
        </w:r>
      </w:ins>
    </w:p>
    <w:p w14:paraId="1851AB63" w14:textId="77777777" w:rsidR="003F2D6E" w:rsidRDefault="009E5F98">
      <w:del w:id="271" w:author="Arnold Sandjaja" w:date="2013-06-30T08:50:00Z">
        <w:r>
          <w:rPr>
            <w:rFonts w:ascii="Arial Bold" w:hAnsi="Arial Bold"/>
          </w:rPr>
          <w:delText xml:space="preserve">Design of a </w:delText>
        </w:r>
      </w:del>
      <w:ins w:id="272" w:author="Arnold Sandjaja" w:date="2013-06-30T08:50:00Z">
        <w:r>
          <w:rPr>
            <w:rFonts w:ascii="Arial Bold" w:hAnsi="Arial Bold"/>
          </w:rPr>
          <w:t>M</w:t>
        </w:r>
      </w:ins>
      <w:del w:id="273" w:author="Arnold Sandjaja" w:date="2013-06-30T08:50:00Z">
        <w:r>
          <w:rPr>
            <w:rFonts w:ascii="Arial Bold" w:hAnsi="Arial Bold"/>
          </w:rPr>
          <w:delText>m</w:delText>
        </w:r>
      </w:del>
      <w:r>
        <w:rPr>
          <w:rFonts w:ascii="Arial Bold" w:hAnsi="Arial Bold"/>
        </w:rPr>
        <w:t>agazine</w:t>
      </w:r>
      <w:ins w:id="274" w:author="Arnold Sandjaja" w:date="2013-06-30T08:50:00Z">
        <w:r>
          <w:rPr>
            <w:rFonts w:ascii="Arial Bold" w:hAnsi="Arial Bold"/>
          </w:rPr>
          <w:t xml:space="preserve"> Design</w:t>
        </w:r>
      </w:ins>
    </w:p>
    <w:p w14:paraId="1028AF6A" w14:textId="77777777" w:rsidR="003F2D6E" w:rsidRDefault="009E5F98">
      <w:proofErr w:type="spellStart"/>
      <w:ins w:id="275" w:author="Unknown Author" w:date="2013-06-30T18:02:00Z">
        <w:r>
          <w:rPr>
            <w:rFonts w:ascii="Arial Bold" w:hAnsi="Arial Bold"/>
            <w:shd w:val="clear" w:color="auto" w:fill="FFFF00"/>
          </w:rPr>
          <w:t>D</w:t>
        </w:r>
      </w:ins>
      <w:r>
        <w:rPr>
          <w:rFonts w:ascii="Arial Bold" w:hAnsi="Arial Bold"/>
          <w:shd w:val="clear" w:color="auto" w:fill="FFFF00"/>
        </w:rPr>
        <w:t>iseno</w:t>
      </w:r>
      <w:proofErr w:type="spellEnd"/>
      <w:ins w:id="276" w:author="Unknown Author" w:date="2013-06-30T18:02:00Z">
        <w:r>
          <w:rPr>
            <w:rFonts w:ascii="Arial Bold" w:hAnsi="Arial Bold"/>
            <w:shd w:val="clear" w:color="auto" w:fill="FFFF00"/>
          </w:rPr>
          <w:t xml:space="preserve"> de </w:t>
        </w:r>
        <w:proofErr w:type="spellStart"/>
        <w:r>
          <w:rPr>
            <w:rFonts w:ascii="Arial Bold" w:hAnsi="Arial Bold"/>
            <w:shd w:val="clear" w:color="auto" w:fill="FFFF00"/>
          </w:rPr>
          <w:t>revista</w:t>
        </w:r>
      </w:ins>
      <w:proofErr w:type="spellEnd"/>
    </w:p>
    <w:p w14:paraId="03DE1CB3" w14:textId="77777777" w:rsidR="003F2D6E" w:rsidRDefault="009E5F98">
      <w:pPr>
        <w:numPr>
          <w:ilvl w:val="0"/>
          <w:numId w:val="9"/>
        </w:numPr>
      </w:pPr>
      <w:r>
        <w:t>Create a design for the front cover, back cover and spine</w:t>
      </w:r>
    </w:p>
    <w:p w14:paraId="7AFFB26D" w14:textId="77777777" w:rsidR="003F2D6E" w:rsidRDefault="009E5F98">
      <w:r>
        <w:rPr>
          <w:shd w:val="clear" w:color="auto" w:fill="FFFF00"/>
        </w:rPr>
        <w:t xml:space="preserve">Cree el </w:t>
      </w:r>
      <w:proofErr w:type="spellStart"/>
      <w:r>
        <w:rPr>
          <w:shd w:val="clear" w:color="auto" w:fill="FFFF00"/>
        </w:rPr>
        <w:t>diseno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una</w:t>
      </w:r>
      <w:proofErr w:type="spellEnd"/>
      <w:r>
        <w:rPr>
          <w:shd w:val="clear" w:color="auto" w:fill="FFFF00"/>
        </w:rPr>
        <w:t xml:space="preserve"> </w:t>
      </w:r>
      <w:proofErr w:type="spellStart"/>
      <w:r>
        <w:rPr>
          <w:shd w:val="clear" w:color="auto" w:fill="FFFF00"/>
        </w:rPr>
        <w:t>portada</w:t>
      </w:r>
      <w:proofErr w:type="spellEnd"/>
      <w:r>
        <w:rPr>
          <w:shd w:val="clear" w:color="auto" w:fill="FFFF00"/>
        </w:rPr>
        <w:t xml:space="preserve">, </w:t>
      </w:r>
      <w:proofErr w:type="spellStart"/>
      <w:r>
        <w:rPr>
          <w:shd w:val="clear" w:color="auto" w:fill="FFFF00"/>
        </w:rPr>
        <w:t>una</w:t>
      </w:r>
      <w:proofErr w:type="spellEnd"/>
      <w:r>
        <w:rPr>
          <w:shd w:val="clear" w:color="auto" w:fill="FFFF00"/>
        </w:rPr>
        <w:t xml:space="preserve"> </w:t>
      </w:r>
      <w:proofErr w:type="spellStart"/>
      <w:r>
        <w:rPr>
          <w:shd w:val="clear" w:color="auto" w:fill="FFFF00"/>
        </w:rPr>
        <w:t>contraportada</w:t>
      </w:r>
      <w:proofErr w:type="spellEnd"/>
      <w:r>
        <w:rPr>
          <w:shd w:val="clear" w:color="auto" w:fill="FFFF00"/>
        </w:rPr>
        <w:t xml:space="preserve"> y </w:t>
      </w:r>
      <w:proofErr w:type="gramStart"/>
      <w:r>
        <w:rPr>
          <w:shd w:val="clear" w:color="auto" w:fill="FFFF00"/>
        </w:rPr>
        <w:t>un</w:t>
      </w:r>
      <w:proofErr w:type="gramEnd"/>
      <w:r>
        <w:rPr>
          <w:shd w:val="clear" w:color="auto" w:fill="FFFF00"/>
        </w:rPr>
        <w:t xml:space="preserve"> </w:t>
      </w:r>
      <w:proofErr w:type="spellStart"/>
      <w:r>
        <w:rPr>
          <w:shd w:val="clear" w:color="auto" w:fill="FFFF00"/>
        </w:rPr>
        <w:t>lomo</w:t>
      </w:r>
      <w:proofErr w:type="spellEnd"/>
    </w:p>
    <w:p w14:paraId="3E6CF0AA" w14:textId="77777777" w:rsidR="003F2D6E" w:rsidRDefault="009E5F98">
      <w:pPr>
        <w:numPr>
          <w:ilvl w:val="0"/>
          <w:numId w:val="9"/>
        </w:numPr>
      </w:pPr>
      <w:ins w:id="277" w:author="Michel Bulon" w:date="2013-06-21T13:10:00Z">
        <w:r>
          <w:t xml:space="preserve">Create a design </w:t>
        </w:r>
        <w:r>
          <w:rPr>
            <w:rStyle w:val="hps"/>
            <w:rFonts w:eastAsia="Times New Roman"/>
            <w:lang w:val="uz-Cyrl-UZ"/>
          </w:rPr>
          <w:t xml:space="preserve">for </w:t>
        </w:r>
      </w:ins>
      <w:ins w:id="278" w:author="Arnold Sandjaja" w:date="2013-06-30T08:51:00Z">
        <w:r>
          <w:rPr>
            <w:rStyle w:val="hps"/>
            <w:rFonts w:eastAsia="Times New Roman"/>
            <w:lang w:val="uz-Cyrl-UZ"/>
          </w:rPr>
          <w:t>page 3 of the magazine accommodating for the die-line of the cover</w:t>
        </w:r>
      </w:ins>
    </w:p>
    <w:p w14:paraId="74598757" w14:textId="77777777" w:rsidR="003F2D6E" w:rsidRDefault="009E5F98">
      <w:r>
        <w:rPr>
          <w:rStyle w:val="hps"/>
          <w:rFonts w:eastAsia="Times New Roman"/>
          <w:shd w:val="clear" w:color="auto" w:fill="FFFF00"/>
          <w:lang w:val="uz-Cyrl-UZ"/>
        </w:rPr>
        <w:t xml:space="preserve">Cree el diseno para la pagina 3 de la revista de tal manera que el troquel </w:t>
      </w:r>
      <w:del w:id="279" w:author="Arnold Sandjaja" w:date="2013-06-30T08:51:00Z">
        <w:r>
          <w:rPr>
            <w:rStyle w:val="hps"/>
            <w:rFonts w:eastAsia="Times New Roman"/>
            <w:shd w:val="clear" w:color="auto" w:fill="FFFF00"/>
            <w:lang w:val="uz-Cyrl-UZ"/>
          </w:rPr>
          <w:delText>one inside page of the magazine with single page linked to the</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cover</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and</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the dieline</w:delText>
        </w:r>
      </w:del>
      <w:r>
        <w:rPr>
          <w:rStyle w:val="hps"/>
          <w:rFonts w:eastAsia="Times New Roman"/>
          <w:shd w:val="clear" w:color="auto" w:fill="FFFF00"/>
          <w:lang w:val="uz-Cyrl-UZ"/>
        </w:rPr>
        <w:t>encaje con la portada.</w:t>
      </w:r>
    </w:p>
    <w:p w14:paraId="29AA0FCA" w14:textId="77777777" w:rsidR="003F2D6E" w:rsidRDefault="009E5F98">
      <w:pPr>
        <w:numPr>
          <w:ilvl w:val="0"/>
          <w:numId w:val="9"/>
        </w:numPr>
      </w:pPr>
      <w:del w:id="280" w:author="Arnold Sandjaja" w:date="2013-06-30T08:52:00Z">
        <w:r>
          <w:delText xml:space="preserve">Create a design </w:delText>
        </w:r>
        <w:r>
          <w:rPr>
            <w:rStyle w:val="hps"/>
            <w:rFonts w:eastAsia="Times New Roman"/>
            <w:lang w:val="uz-Cyrl-UZ"/>
          </w:rPr>
          <w:delText>for four</w:delText>
        </w:r>
        <w:r>
          <w:rPr>
            <w:rFonts w:eastAsia="Times New Roman"/>
            <w:lang w:val="uz-Cyrl-UZ"/>
          </w:rPr>
          <w:delText xml:space="preserve"> </w:delText>
        </w:r>
        <w:r>
          <w:rPr>
            <w:rStyle w:val="hps"/>
            <w:rFonts w:eastAsia="Times New Roman"/>
            <w:lang w:val="uz-Cyrl-UZ"/>
          </w:rPr>
          <w:delText>inside pages of the</w:delText>
        </w:r>
        <w:r>
          <w:rPr>
            <w:rFonts w:eastAsia="Times New Roman"/>
            <w:lang w:val="uz-Cyrl-UZ"/>
          </w:rPr>
          <w:delText xml:space="preserve"> </w:delText>
        </w:r>
        <w:r>
          <w:rPr>
            <w:rStyle w:val="hps"/>
            <w:rFonts w:eastAsia="Times New Roman"/>
            <w:lang w:val="uz-Cyrl-UZ"/>
          </w:rPr>
          <w:delText>magazine</w:delText>
        </w:r>
        <w:r>
          <w:rPr>
            <w:rFonts w:eastAsia="Times New Roman"/>
            <w:lang w:val="uz-Cyrl-UZ"/>
          </w:rPr>
          <w:delText xml:space="preserve"> </w:delText>
        </w:r>
        <w:r>
          <w:rPr>
            <w:rStyle w:val="hps"/>
            <w:rFonts w:eastAsia="Times New Roman"/>
            <w:lang w:val="uz-Cyrl-UZ"/>
          </w:rPr>
          <w:delText>with two</w:delText>
        </w:r>
        <w:r>
          <w:rPr>
            <w:rFonts w:eastAsia="Times New Roman"/>
            <w:lang w:val="uz-Cyrl-UZ"/>
          </w:rPr>
          <w:delText xml:space="preserve"> </w:delText>
        </w:r>
        <w:r>
          <w:rPr>
            <w:rStyle w:val="hps"/>
            <w:rFonts w:eastAsia="Times New Roman"/>
            <w:lang w:val="uz-Cyrl-UZ"/>
          </w:rPr>
          <w:delText>double</w:delText>
        </w:r>
        <w:r>
          <w:rPr>
            <w:rFonts w:eastAsia="Times New Roman"/>
            <w:lang w:val="uz-Cyrl-UZ"/>
          </w:rPr>
          <w:delText xml:space="preserve"> </w:delText>
        </w:r>
        <w:r>
          <w:rPr>
            <w:rStyle w:val="hps"/>
            <w:rFonts w:eastAsia="Times New Roman"/>
            <w:lang w:val="uz-Cyrl-UZ"/>
          </w:rPr>
          <w:delText>pageeight of the pages of the magazine</w:delText>
        </w:r>
      </w:del>
      <w:ins w:id="281" w:author="Arnold Sandjaja" w:date="2013-06-30T08:52:00Z">
        <w:r>
          <w:rPr>
            <w:rStyle w:val="hps"/>
            <w:rFonts w:eastAsia="Times New Roman"/>
            <w:lang w:val="uz-Cyrl-UZ"/>
          </w:rPr>
          <w:t>Create two spreads for the magazine (pages 8&amp;9, 10&amp;11)</w:t>
        </w:r>
      </w:ins>
    </w:p>
    <w:p w14:paraId="7C2C8388" w14:textId="77777777" w:rsidR="003F2D6E" w:rsidRDefault="009E5F98">
      <w:r>
        <w:rPr>
          <w:rStyle w:val="hps"/>
          <w:rFonts w:eastAsia="Times New Roman"/>
          <w:shd w:val="clear" w:color="auto" w:fill="FFFF00"/>
          <w:lang w:val="uz-Cyrl-UZ"/>
        </w:rPr>
        <w:t>Cree dos paginas doblez</w:t>
      </w:r>
      <w:ins w:id="282" w:author="Unknown Author" w:date="2013-06-30T18:06:00Z">
        <w:r>
          <w:rPr>
            <w:rStyle w:val="hps"/>
            <w:rFonts w:eastAsia="Times New Roman"/>
            <w:shd w:val="clear" w:color="auto" w:fill="FFFF00"/>
            <w:lang w:val="uz-Cyrl-UZ"/>
          </w:rPr>
          <w:t xml:space="preserve"> para </w:t>
        </w:r>
      </w:ins>
      <w:r>
        <w:rPr>
          <w:rStyle w:val="hps"/>
          <w:rFonts w:eastAsia="Times New Roman"/>
          <w:shd w:val="clear" w:color="auto" w:fill="FFFF00"/>
          <w:lang w:val="uz-Cyrl-UZ"/>
        </w:rPr>
        <w:t>l</w:t>
      </w:r>
      <w:ins w:id="283" w:author="Unknown Author" w:date="2013-06-30T18:06:00Z">
        <w:r>
          <w:rPr>
            <w:rStyle w:val="hps"/>
            <w:rFonts w:eastAsia="Times New Roman"/>
            <w:shd w:val="clear" w:color="auto" w:fill="FFFF00"/>
            <w:lang w:val="uz-Cyrl-UZ"/>
          </w:rPr>
          <w:t>a revista (</w:t>
        </w:r>
      </w:ins>
      <w:r>
        <w:rPr>
          <w:rStyle w:val="hps"/>
          <w:rFonts w:eastAsia="Times New Roman"/>
          <w:shd w:val="clear" w:color="auto" w:fill="FFFF00"/>
          <w:lang w:val="uz-Cyrl-UZ"/>
        </w:rPr>
        <w:t>las</w:t>
      </w:r>
      <w:ins w:id="284" w:author="Unknown Author" w:date="2013-06-30T18:06:00Z">
        <w:r>
          <w:rPr>
            <w:rStyle w:val="hps"/>
            <w:rFonts w:eastAsia="Times New Roman"/>
            <w:shd w:val="clear" w:color="auto" w:fill="FFFF00"/>
            <w:lang w:val="uz-Cyrl-UZ"/>
          </w:rPr>
          <w:t xml:space="preserve"> pa</w:t>
        </w:r>
      </w:ins>
      <w:ins w:id="285" w:author="Unknown Author" w:date="2013-06-30T18:07:00Z">
        <w:r>
          <w:rPr>
            <w:rStyle w:val="hps"/>
            <w:rFonts w:eastAsia="Times New Roman"/>
            <w:shd w:val="clear" w:color="auto" w:fill="FFFF00"/>
            <w:lang w:val="uz-Cyrl-UZ"/>
          </w:rPr>
          <w:t>ginas 8</w:t>
        </w:r>
      </w:ins>
      <w:r>
        <w:rPr>
          <w:rStyle w:val="hps"/>
          <w:rFonts w:eastAsia="Times New Roman"/>
          <w:shd w:val="clear" w:color="auto" w:fill="FFFF00"/>
          <w:lang w:val="uz-Cyrl-UZ"/>
        </w:rPr>
        <w:t>y</w:t>
      </w:r>
      <w:ins w:id="286" w:author="Unknown Author" w:date="2013-06-30T18:07:00Z">
        <w:r>
          <w:rPr>
            <w:rStyle w:val="hps"/>
            <w:rFonts w:eastAsia="Times New Roman"/>
            <w:shd w:val="clear" w:color="auto" w:fill="FFFF00"/>
            <w:lang w:val="uz-Cyrl-UZ"/>
          </w:rPr>
          <w:t>9, 10</w:t>
        </w:r>
      </w:ins>
      <w:r>
        <w:rPr>
          <w:rStyle w:val="hps"/>
          <w:rFonts w:eastAsia="Times New Roman"/>
          <w:shd w:val="clear" w:color="auto" w:fill="FFFF00"/>
          <w:lang w:val="uz-Cyrl-UZ"/>
        </w:rPr>
        <w:t>y</w:t>
      </w:r>
      <w:ins w:id="287" w:author="Unknown Author" w:date="2013-06-30T18:07:00Z">
        <w:r>
          <w:rPr>
            <w:rStyle w:val="hps"/>
            <w:rFonts w:eastAsia="Times New Roman"/>
            <w:shd w:val="clear" w:color="auto" w:fill="FFFF00"/>
            <w:lang w:val="uz-Cyrl-UZ"/>
          </w:rPr>
          <w:t>11)</w:t>
        </w:r>
      </w:ins>
    </w:p>
    <w:p w14:paraId="52BEFFBA" w14:textId="77777777" w:rsidR="003F2D6E" w:rsidRDefault="009E5F98">
      <w:pPr>
        <w:numPr>
          <w:ilvl w:val="0"/>
          <w:numId w:val="9"/>
        </w:numPr>
      </w:pPr>
      <w:r>
        <w:t xml:space="preserve">Include required text </w:t>
      </w:r>
      <w:ins w:id="288" w:author="Arnold Sandjaja" w:date="2013-06-30T08:53:00Z">
        <w:r>
          <w:t>i</w:t>
        </w:r>
      </w:ins>
      <w:del w:id="289" w:author="Arnold Sandjaja" w:date="2013-06-30T08:53:00Z">
        <w:r>
          <w:delText>o</w:delText>
        </w:r>
      </w:del>
      <w:r>
        <w:t>n the magazine</w:t>
      </w:r>
      <w:ins w:id="290" w:author="Arnold Sandjaja" w:date="2013-06-29T12:09:00Z">
        <w:r>
          <w:t xml:space="preserve"> (WSC2013_TP40_MOD2_PRE_EN_TEXT_FILES.docx)</w:t>
        </w:r>
      </w:ins>
    </w:p>
    <w:p w14:paraId="04655E36" w14:textId="77777777" w:rsidR="003F2D6E" w:rsidRDefault="009E5F98">
      <w:proofErr w:type="spellStart"/>
      <w:ins w:id="291" w:author="Unknown Author" w:date="2013-06-30T18:09:00Z">
        <w:r>
          <w:rPr>
            <w:shd w:val="clear" w:color="auto" w:fill="FFFF00"/>
          </w:rPr>
          <w:t>Inclu</w:t>
        </w:r>
      </w:ins>
      <w:r>
        <w:rPr>
          <w:shd w:val="clear" w:color="auto" w:fill="FFFF00"/>
        </w:rPr>
        <w:t>y</w:t>
      </w:r>
      <w:ins w:id="292" w:author="Unknown Author" w:date="2013-06-30T18:09:00Z">
        <w:r>
          <w:rPr>
            <w:shd w:val="clear" w:color="auto" w:fill="FFFF00"/>
          </w:rPr>
          <w:t>a</w:t>
        </w:r>
        <w:proofErr w:type="spellEnd"/>
        <w:r>
          <w:rPr>
            <w:shd w:val="clear" w:color="auto" w:fill="FFFF00"/>
          </w:rPr>
          <w:t xml:space="preserve"> </w:t>
        </w:r>
        <w:proofErr w:type="spellStart"/>
        <w:r>
          <w:rPr>
            <w:shd w:val="clear" w:color="auto" w:fill="FFFF00"/>
          </w:rPr>
          <w:t>todo</w:t>
        </w:r>
        <w:proofErr w:type="spellEnd"/>
        <w:r>
          <w:rPr>
            <w:shd w:val="clear" w:color="auto" w:fill="FFFF00"/>
          </w:rPr>
          <w:t xml:space="preserve"> </w:t>
        </w:r>
      </w:ins>
      <w:r>
        <w:rPr>
          <w:shd w:val="clear" w:color="auto" w:fill="FFFF00"/>
        </w:rPr>
        <w:t>el</w:t>
      </w:r>
      <w:ins w:id="293" w:author="Unknown Author" w:date="2013-06-30T18:09:00Z">
        <w:r>
          <w:rPr>
            <w:shd w:val="clear" w:color="auto" w:fill="FFFF00"/>
          </w:rPr>
          <w:t xml:space="preserve"> </w:t>
        </w:r>
        <w:proofErr w:type="spellStart"/>
        <w:r>
          <w:rPr>
            <w:shd w:val="clear" w:color="auto" w:fill="FFFF00"/>
          </w:rPr>
          <w:t>texto</w:t>
        </w:r>
        <w:proofErr w:type="spellEnd"/>
        <w:r>
          <w:rPr>
            <w:shd w:val="clear" w:color="auto" w:fill="FFFF00"/>
          </w:rPr>
          <w:t xml:space="preserve"> </w:t>
        </w:r>
        <w:proofErr w:type="spellStart"/>
        <w:r>
          <w:rPr>
            <w:shd w:val="clear" w:color="auto" w:fill="FFFF00"/>
          </w:rPr>
          <w:t>requerido</w:t>
        </w:r>
        <w:proofErr w:type="spellEnd"/>
        <w:r>
          <w:rPr>
            <w:shd w:val="clear" w:color="auto" w:fill="FFFF00"/>
          </w:rPr>
          <w:t xml:space="preserve"> </w:t>
        </w:r>
      </w:ins>
      <w:proofErr w:type="spellStart"/>
      <w:r>
        <w:rPr>
          <w:shd w:val="clear" w:color="auto" w:fill="FFFF00"/>
        </w:rPr>
        <w:t>para</w:t>
      </w:r>
      <w:proofErr w:type="spellEnd"/>
      <w:r>
        <w:rPr>
          <w:shd w:val="clear" w:color="auto" w:fill="FFFF00"/>
        </w:rPr>
        <w:t xml:space="preserve"> la</w:t>
      </w:r>
      <w:ins w:id="294" w:author="Unknown Author" w:date="2013-06-30T18:09:00Z">
        <w:r>
          <w:rPr>
            <w:shd w:val="clear" w:color="auto" w:fill="FFFF00"/>
          </w:rPr>
          <w:t xml:space="preserve"> </w:t>
        </w:r>
        <w:proofErr w:type="spellStart"/>
        <w:r>
          <w:rPr>
            <w:shd w:val="clear" w:color="auto" w:fill="FFFF00"/>
          </w:rPr>
          <w:t>revista</w:t>
        </w:r>
      </w:ins>
      <w:proofErr w:type="spellEnd"/>
      <w:del w:id="295" w:author="Arnold Sandjaja" w:date="2013-06-30T08:53:00Z">
        <w:r>
          <w:rPr>
            <w:shd w:val="clear" w:color="auto" w:fill="FFFF00"/>
          </w:rPr>
          <w:delText xml:space="preserve">Using </w:delText>
        </w:r>
      </w:del>
      <w:del w:id="296" w:author="Arnold Sandjaja" w:date="2013-05-17T15:40:00Z">
        <w:r>
          <w:rPr>
            <w:shd w:val="clear" w:color="auto" w:fill="FFFF00"/>
          </w:rPr>
          <w:delText xml:space="preserve">logo </w:delText>
        </w:r>
      </w:del>
      <w:del w:id="297" w:author="Arnold Sandjaja" w:date="2013-06-30T08:54:00Z">
        <w:r>
          <w:rPr>
            <w:shd w:val="clear" w:color="auto" w:fill="FFFF00"/>
          </w:rPr>
          <w:delText>with CMYK on</w:delText>
        </w:r>
      </w:del>
      <w:del w:id="298" w:author="Arnold Sandjaja" w:date="2013-06-30T08:56:00Z">
        <w:r>
          <w:rPr>
            <w:shd w:val="clear" w:color="auto" w:fill="FFFF00"/>
          </w:rPr>
          <w:delText xml:space="preserve"> the magazine</w:delText>
        </w:r>
      </w:del>
      <w:del w:id="299" w:author="Arnold Sandjaja" w:date="2013-05-17T15:42:00Z">
        <w:r>
          <w:rPr>
            <w:shd w:val="clear" w:color="auto" w:fill="FFFF00"/>
          </w:rPr>
          <w:delText xml:space="preserve">The </w:delText>
        </w:r>
      </w:del>
      <w:del w:id="300" w:author="Arnold Sandjaja" w:date="2013-06-30T08:57:00Z">
        <w:r>
          <w:rPr>
            <w:shd w:val="clear" w:color="auto" w:fill="FFFF00"/>
          </w:rPr>
          <w:delText xml:space="preserve">logo at back cover exactly </w:delText>
        </w:r>
      </w:del>
      <w:del w:id="301" w:author="Arnold Sandjaja" w:date="2013-05-17T15:41:00Z">
        <w:r>
          <w:rPr>
            <w:shd w:val="clear" w:color="auto" w:fill="FFFF00"/>
          </w:rPr>
          <w:delText>2</w:delText>
        </w:r>
      </w:del>
      <w:del w:id="302" w:author="Arnold Sandjaja" w:date="2013-06-30T08:57:00Z">
        <w:r>
          <w:rPr>
            <w:shd w:val="clear" w:color="auto" w:fill="FFFF00"/>
          </w:rPr>
          <w:delText>5mm wide</w:delText>
        </w:r>
      </w:del>
    </w:p>
    <w:p w14:paraId="3FDBF6B6" w14:textId="77777777" w:rsidR="003F2D6E" w:rsidRDefault="009E5F98">
      <w:pPr>
        <w:numPr>
          <w:ilvl w:val="0"/>
          <w:numId w:val="9"/>
        </w:numPr>
      </w:pPr>
      <w:del w:id="303" w:author="Arnold Sandjaja" w:date="2013-06-30T09:03:00Z">
        <w:r>
          <w:delText xml:space="preserve">The </w:delText>
        </w:r>
      </w:del>
      <w:del w:id="304" w:author="Arnold Sandjaja" w:date="2013-06-30T08:58:00Z">
        <w:r>
          <w:delText xml:space="preserve">cover of </w:delText>
        </w:r>
      </w:del>
      <w:del w:id="305" w:author="Arnold Sandjaja" w:date="2013-06-30T09:03:00Z">
        <w:r>
          <w:delText xml:space="preserve">magazine </w:delText>
        </w:r>
      </w:del>
      <w:del w:id="306" w:author="Arnold Sandjaja" w:date="2013-06-30T08:58:00Z">
        <w:r>
          <w:delText xml:space="preserve">it </w:delText>
        </w:r>
      </w:del>
      <w:del w:id="307" w:author="Arnold Sandjaja" w:date="2013-06-30T09:03:00Z">
        <w:r>
          <w:delText xml:space="preserve">will be printed in CMYK and the customer requires you to use </w:delText>
        </w:r>
      </w:del>
      <w:del w:id="308" w:author="Arnold Sandjaja" w:date="2013-06-14T16:42:00Z">
        <w:r>
          <w:delText xml:space="preserve">a spot </w:delText>
        </w:r>
      </w:del>
      <w:del w:id="309" w:author="Arnold Sandjaja" w:date="2013-06-30T09:03:00Z">
        <w:r>
          <w:delText xml:space="preserve">varnishdieline and 1 spot colour (PMS 7549 C) on the front cover. You may also use </w:delText>
        </w:r>
      </w:del>
      <w:del w:id="310" w:author="Arnold Sandjaja" w:date="2013-06-14T16:43:00Z">
        <w:r>
          <w:delText xml:space="preserve">a spot </w:delText>
        </w:r>
      </w:del>
      <w:del w:id="311" w:author="Arnold Sandjaja" w:date="2013-06-30T09:03:00Z">
        <w:r>
          <w:delText>varnishdieline on the back cover and spine if you desire.</w:delText>
        </w:r>
      </w:del>
      <w:ins w:id="312" w:author="Arnold Sandjaja" w:date="2013-06-30T09:03:00Z">
        <w:r>
          <w:t>You must create a die-line for the cover</w:t>
        </w:r>
      </w:ins>
    </w:p>
    <w:p w14:paraId="74948DB0" w14:textId="77777777" w:rsidR="003F2D6E" w:rsidRDefault="009E5F98">
      <w:proofErr w:type="spellStart"/>
      <w:r>
        <w:rPr>
          <w:shd w:val="clear" w:color="auto" w:fill="FFFF00"/>
        </w:rPr>
        <w:t>Usted</w:t>
      </w:r>
      <w:proofErr w:type="spellEnd"/>
      <w:r>
        <w:rPr>
          <w:shd w:val="clear" w:color="auto" w:fill="FFFF00"/>
        </w:rPr>
        <w:t xml:space="preserve"> </w:t>
      </w:r>
      <w:proofErr w:type="spellStart"/>
      <w:r>
        <w:rPr>
          <w:shd w:val="clear" w:color="auto" w:fill="FFFF00"/>
        </w:rPr>
        <w:t>debe</w:t>
      </w:r>
      <w:proofErr w:type="spellEnd"/>
      <w:r>
        <w:rPr>
          <w:shd w:val="clear" w:color="auto" w:fill="FFFF00"/>
        </w:rPr>
        <w:t xml:space="preserve"> </w:t>
      </w:r>
      <w:proofErr w:type="spellStart"/>
      <w:r>
        <w:rPr>
          <w:shd w:val="clear" w:color="auto" w:fill="FFFF00"/>
        </w:rPr>
        <w:t>crear</w:t>
      </w:r>
      <w:proofErr w:type="spellEnd"/>
      <w:r>
        <w:rPr>
          <w:shd w:val="clear" w:color="auto" w:fill="FFFF00"/>
        </w:rPr>
        <w:t xml:space="preserve"> </w:t>
      </w:r>
      <w:proofErr w:type="gramStart"/>
      <w:r>
        <w:rPr>
          <w:shd w:val="clear" w:color="auto" w:fill="FFFF00"/>
        </w:rPr>
        <w:t>un</w:t>
      </w:r>
      <w:proofErr w:type="gramEnd"/>
      <w:r>
        <w:rPr>
          <w:shd w:val="clear" w:color="auto" w:fill="FFFF00"/>
        </w:rPr>
        <w:t xml:space="preserve"> </w:t>
      </w:r>
      <w:proofErr w:type="spellStart"/>
      <w:r>
        <w:rPr>
          <w:shd w:val="clear" w:color="auto" w:fill="FFFF00"/>
        </w:rPr>
        <w:t>troquel</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la </w:t>
      </w:r>
      <w:proofErr w:type="spellStart"/>
      <w:r>
        <w:rPr>
          <w:shd w:val="clear" w:color="auto" w:fill="FFFF00"/>
        </w:rPr>
        <w:t>portada</w:t>
      </w:r>
      <w:proofErr w:type="spellEnd"/>
    </w:p>
    <w:p w14:paraId="020C9685" w14:textId="77777777" w:rsidR="003F2D6E" w:rsidRDefault="009E5F98">
      <w:pPr>
        <w:numPr>
          <w:ilvl w:val="0"/>
          <w:numId w:val="9"/>
        </w:numPr>
      </w:pPr>
      <w:ins w:id="313" w:author="Michel Bulon" w:date="2013-06-12T21:26:00Z">
        <w:r>
          <w:t xml:space="preserve">The </w:t>
        </w:r>
      </w:ins>
      <w:del w:id="314" w:author="Arnold Sandjaja" w:date="2013-06-29T14:08:00Z">
        <w:r>
          <w:delText>interior</w:delText>
        </w:r>
      </w:del>
      <w:ins w:id="315" w:author="Arnold Sandjaja" w:date="2013-06-29T14:08:00Z">
        <w:r>
          <w:t>inside pages</w:t>
        </w:r>
      </w:ins>
      <w:ins w:id="316" w:author="Michel Bulon" w:date="2013-06-12T21:26:00Z">
        <w:r>
          <w:t xml:space="preserve"> </w:t>
        </w:r>
      </w:ins>
      <w:ins w:id="317" w:author="Arnold Sandjaja" w:date="2013-06-30T09:05:00Z">
        <w:r>
          <w:t>of the</w:t>
        </w:r>
      </w:ins>
      <w:del w:id="318" w:author="Arnold Sandjaja" w:date="2013-06-30T09:04:00Z">
        <w:r>
          <w:delText>of</w:delText>
        </w:r>
      </w:del>
      <w:ins w:id="319" w:author="Michel Bulon" w:date="2013-06-12T21:26:00Z">
        <w:r>
          <w:t xml:space="preserve"> magazine </w:t>
        </w:r>
      </w:ins>
      <w:del w:id="320" w:author="Arnold Sandjaja" w:date="2013-06-30T09:05:00Z">
        <w:r>
          <w:delText xml:space="preserve">it </w:delText>
        </w:r>
      </w:del>
      <w:ins w:id="321" w:author="Michel Bulon" w:date="2013-06-12T21:26:00Z">
        <w:r>
          <w:t xml:space="preserve">will be printed in 2 </w:t>
        </w:r>
      </w:ins>
      <w:del w:id="322" w:author="Arnold Sandjaja" w:date="2013-06-30T09:05:00Z">
        <w:r>
          <w:delText xml:space="preserve">spot </w:delText>
        </w:r>
      </w:del>
      <w:ins w:id="323" w:author="Michel Bulon" w:date="2013-06-12T21:26:00Z">
        <w:r>
          <w:t>colours (</w:t>
        </w:r>
      </w:ins>
      <w:ins w:id="324" w:author="Arnold Sandjaja" w:date="2013-06-30T09:06:00Z">
        <w:r>
          <w:t>B</w:t>
        </w:r>
      </w:ins>
      <w:ins w:id="325" w:author="Arnold Sandjaja" w:date="2013-06-30T09:05:00Z">
        <w:r>
          <w:t xml:space="preserve">lack and </w:t>
        </w:r>
      </w:ins>
      <w:ins w:id="326" w:author="Michel Bulon" w:date="2013-06-12T21:26:00Z">
        <w:r>
          <w:t>PMS 7549 C</w:t>
        </w:r>
      </w:ins>
      <w:del w:id="327" w:author="Arnold Sandjaja" w:date="2013-06-30T09:05:00Z">
        <w:r>
          <w:delText xml:space="preserve"> and Black</w:delText>
        </w:r>
      </w:del>
      <w:ins w:id="328" w:author="Michel Bulon" w:date="2013-06-12T21:26:00Z">
        <w:r>
          <w:t>)</w:t>
        </w:r>
      </w:ins>
    </w:p>
    <w:p w14:paraId="37F73047" w14:textId="77777777" w:rsidR="003F2D6E" w:rsidRDefault="009E5F98">
      <w:r>
        <w:rPr>
          <w:shd w:val="clear" w:color="auto" w:fill="FFFF00"/>
        </w:rPr>
        <w:t xml:space="preserve">Las </w:t>
      </w:r>
      <w:proofErr w:type="spellStart"/>
      <w:r>
        <w:rPr>
          <w:shd w:val="clear" w:color="auto" w:fill="FFFF00"/>
        </w:rPr>
        <w:t>paginas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seran</w:t>
      </w:r>
      <w:proofErr w:type="spellEnd"/>
      <w:r>
        <w:rPr>
          <w:shd w:val="clear" w:color="auto" w:fill="FFFF00"/>
        </w:rPr>
        <w:t xml:space="preserve"> </w:t>
      </w:r>
      <w:proofErr w:type="spellStart"/>
      <w:r>
        <w:rPr>
          <w:shd w:val="clear" w:color="auto" w:fill="FFFF00"/>
        </w:rPr>
        <w:t>impresas</w:t>
      </w:r>
      <w:proofErr w:type="spellEnd"/>
      <w:r>
        <w:rPr>
          <w:shd w:val="clear" w:color="auto" w:fill="FFFF00"/>
        </w:rPr>
        <w:t xml:space="preserve"> en dos </w:t>
      </w:r>
      <w:proofErr w:type="spellStart"/>
      <w:r>
        <w:rPr>
          <w:shd w:val="clear" w:color="auto" w:fill="FFFF00"/>
        </w:rPr>
        <w:t>colores</w:t>
      </w:r>
      <w:proofErr w:type="spellEnd"/>
      <w:ins w:id="329" w:author="Unknown Author" w:date="2013-06-30T18:11:00Z">
        <w:r>
          <w:rPr>
            <w:shd w:val="clear" w:color="auto" w:fill="FFFF00"/>
          </w:rPr>
          <w:t xml:space="preserve">  </w:t>
        </w:r>
        <w:proofErr w:type="gramStart"/>
        <w:r>
          <w:rPr>
            <w:shd w:val="clear" w:color="auto" w:fill="FFFF00"/>
          </w:rPr>
          <w:t>( K</w:t>
        </w:r>
        <w:proofErr w:type="gramEnd"/>
        <w:r>
          <w:rPr>
            <w:shd w:val="clear" w:color="auto" w:fill="FFFF00"/>
          </w:rPr>
          <w:t xml:space="preserve"> – </w:t>
        </w:r>
      </w:ins>
      <w:r>
        <w:rPr>
          <w:shd w:val="clear" w:color="auto" w:fill="FFFF00"/>
        </w:rPr>
        <w:t>Negro</w:t>
      </w:r>
      <w:ins w:id="330" w:author="Unknown Author" w:date="2013-06-30T18:11:00Z">
        <w:r>
          <w:rPr>
            <w:shd w:val="clear" w:color="auto" w:fill="FFFF00"/>
          </w:rPr>
          <w:t xml:space="preserve"> </w:t>
        </w:r>
      </w:ins>
      <w:r>
        <w:rPr>
          <w:shd w:val="clear" w:color="auto" w:fill="FFFF00"/>
        </w:rPr>
        <w:t>y</w:t>
      </w:r>
      <w:ins w:id="331" w:author="Unknown Author" w:date="2013-06-30T18:11:00Z">
        <w:r>
          <w:rPr>
            <w:shd w:val="clear" w:color="auto" w:fill="FFFF00"/>
          </w:rPr>
          <w:t xml:space="preserve"> PMS 7549 C)</w:t>
        </w:r>
      </w:ins>
    </w:p>
    <w:p w14:paraId="2103E3F9" w14:textId="77777777" w:rsidR="003F2D6E" w:rsidRDefault="009E5F98">
      <w:pPr>
        <w:numPr>
          <w:ilvl w:val="0"/>
          <w:numId w:val="9"/>
        </w:numPr>
      </w:pPr>
      <w:r>
        <w:t xml:space="preserve">Include the barcode </w:t>
      </w:r>
      <w:del w:id="332" w:author="Arnold Sandjaja" w:date="2013-06-30T09:06:00Z">
        <w:r>
          <w:delText xml:space="preserve">in </w:delText>
        </w:r>
      </w:del>
      <w:ins w:id="333" w:author="Arnold Sandjaja" w:date="2013-06-30T09:06:00Z">
        <w:r>
          <w:t xml:space="preserve">with </w:t>
        </w:r>
      </w:ins>
      <w:r>
        <w:t>a white background; do not resize it and make sure it’s 100% black</w:t>
      </w:r>
      <w:ins w:id="334" w:author="Arnold Sandjaja" w:date="2013-06-29T12:10:00Z">
        <w:r>
          <w:t xml:space="preserve"> (WSC2013_TP40_MOD2_PRE_EN_BARCODE.eps)</w:t>
        </w:r>
      </w:ins>
    </w:p>
    <w:p w14:paraId="2D4D7936" w14:textId="77777777" w:rsidR="003F2D6E" w:rsidRDefault="009E5F98">
      <w:proofErr w:type="spellStart"/>
      <w:ins w:id="335" w:author="Unknown Author" w:date="2013-06-30T18:11:00Z">
        <w:r>
          <w:rPr>
            <w:shd w:val="clear" w:color="auto" w:fill="FFFF00"/>
          </w:rPr>
          <w:t>Inclu</w:t>
        </w:r>
      </w:ins>
      <w:r>
        <w:rPr>
          <w:shd w:val="clear" w:color="auto" w:fill="FFFF00"/>
        </w:rPr>
        <w:t>ya</w:t>
      </w:r>
      <w:proofErr w:type="spellEnd"/>
      <w:ins w:id="336" w:author="Unknown Author" w:date="2013-06-30T18:11:00Z">
        <w:r>
          <w:rPr>
            <w:shd w:val="clear" w:color="auto" w:fill="FFFF00"/>
          </w:rPr>
          <w:t xml:space="preserve"> </w:t>
        </w:r>
      </w:ins>
      <w:r>
        <w:rPr>
          <w:shd w:val="clear" w:color="auto" w:fill="FFFF00"/>
        </w:rPr>
        <w:t>el</w:t>
      </w:r>
      <w:ins w:id="337" w:author="Unknown Author" w:date="2013-06-30T18:11:00Z">
        <w:r>
          <w:rPr>
            <w:shd w:val="clear" w:color="auto" w:fill="FFFF00"/>
          </w:rPr>
          <w:t xml:space="preserve">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barras</w:t>
        </w:r>
        <w:proofErr w:type="spellEnd"/>
        <w:r>
          <w:rPr>
            <w:shd w:val="clear" w:color="auto" w:fill="FFFF00"/>
          </w:rPr>
          <w:t xml:space="preserve"> e</w:t>
        </w:r>
      </w:ins>
      <w:r>
        <w:rPr>
          <w:shd w:val="clear" w:color="auto" w:fill="FFFF00"/>
        </w:rPr>
        <w:t>n</w:t>
      </w:r>
      <w:ins w:id="338" w:author="Unknown Author" w:date="2013-06-30T18:11:00Z">
        <w:r>
          <w:rPr>
            <w:shd w:val="clear" w:color="auto" w:fill="FFFF00"/>
          </w:rPr>
          <w:t xml:space="preserve"> </w:t>
        </w:r>
        <w:proofErr w:type="gramStart"/>
        <w:r>
          <w:rPr>
            <w:shd w:val="clear" w:color="auto" w:fill="FFFF00"/>
          </w:rPr>
          <w:t>u</w:t>
        </w:r>
      </w:ins>
      <w:r>
        <w:rPr>
          <w:shd w:val="clear" w:color="auto" w:fill="FFFF00"/>
        </w:rPr>
        <w:t>n</w:t>
      </w:r>
      <w:proofErr w:type="gramEnd"/>
      <w:ins w:id="339" w:author="Unknown Author" w:date="2013-06-30T18:11:00Z">
        <w:r>
          <w:rPr>
            <w:shd w:val="clear" w:color="auto" w:fill="FFFF00"/>
          </w:rPr>
          <w:t xml:space="preserve"> </w:t>
        </w:r>
        <w:proofErr w:type="spellStart"/>
        <w:r>
          <w:rPr>
            <w:shd w:val="clear" w:color="auto" w:fill="FFFF00"/>
          </w:rPr>
          <w:t>f</w:t>
        </w:r>
      </w:ins>
      <w:r>
        <w:rPr>
          <w:shd w:val="clear" w:color="auto" w:fill="FFFF00"/>
        </w:rPr>
        <w:t>o</w:t>
      </w:r>
      <w:ins w:id="340" w:author="Unknown Author" w:date="2013-06-30T18:11:00Z">
        <w:r>
          <w:rPr>
            <w:shd w:val="clear" w:color="auto" w:fill="FFFF00"/>
          </w:rPr>
          <w:t>ndo</w:t>
        </w:r>
        <w:proofErr w:type="spellEnd"/>
        <w:r>
          <w:rPr>
            <w:shd w:val="clear" w:color="auto" w:fill="FFFF00"/>
          </w:rPr>
          <w:t xml:space="preserve"> </w:t>
        </w:r>
        <w:proofErr w:type="spellStart"/>
        <w:r>
          <w:rPr>
            <w:shd w:val="clear" w:color="auto" w:fill="FFFF00"/>
          </w:rPr>
          <w:t>b</w:t>
        </w:r>
      </w:ins>
      <w:r>
        <w:rPr>
          <w:shd w:val="clear" w:color="auto" w:fill="FFFF00"/>
        </w:rPr>
        <w:t>l</w:t>
      </w:r>
      <w:ins w:id="341" w:author="Unknown Author" w:date="2013-06-30T18:11:00Z">
        <w:r>
          <w:rPr>
            <w:shd w:val="clear" w:color="auto" w:fill="FFFF00"/>
          </w:rPr>
          <w:t>anco</w:t>
        </w:r>
        <w:proofErr w:type="spellEnd"/>
        <w:r>
          <w:rPr>
            <w:shd w:val="clear" w:color="auto" w:fill="FFFF00"/>
          </w:rPr>
          <w:t xml:space="preserve"> </w:t>
        </w:r>
        <w:proofErr w:type="spellStart"/>
        <w:r>
          <w:rPr>
            <w:shd w:val="clear" w:color="auto" w:fill="FFFF00"/>
          </w:rPr>
          <w:t>apropriado</w:t>
        </w:r>
        <w:proofErr w:type="spellEnd"/>
        <w:r>
          <w:rPr>
            <w:shd w:val="clear" w:color="auto" w:fill="FFFF00"/>
          </w:rPr>
          <w:t xml:space="preserve">, </w:t>
        </w:r>
      </w:ins>
      <w:r>
        <w:rPr>
          <w:shd w:val="clear" w:color="auto" w:fill="FFFF00"/>
        </w:rPr>
        <w:t>no lo</w:t>
      </w:r>
      <w:ins w:id="342" w:author="Unknown Author" w:date="2013-06-30T18:12:00Z">
        <w:r>
          <w:rPr>
            <w:shd w:val="clear" w:color="auto" w:fill="FFFF00"/>
          </w:rPr>
          <w:t xml:space="preserve"> </w:t>
        </w:r>
        <w:proofErr w:type="spellStart"/>
        <w:r>
          <w:rPr>
            <w:shd w:val="clear" w:color="auto" w:fill="FFFF00"/>
          </w:rPr>
          <w:t>redimensione</w:t>
        </w:r>
        <w:proofErr w:type="spellEnd"/>
        <w:r>
          <w:rPr>
            <w:shd w:val="clear" w:color="auto" w:fill="FFFF00"/>
          </w:rPr>
          <w:t xml:space="preserve"> </w:t>
        </w:r>
      </w:ins>
      <w:r>
        <w:rPr>
          <w:shd w:val="clear" w:color="auto" w:fill="FFFF00"/>
        </w:rPr>
        <w:t xml:space="preserve">el </w:t>
      </w:r>
      <w:proofErr w:type="spellStart"/>
      <w:ins w:id="343" w:author="Unknown Author" w:date="2013-06-30T18:12:00Z">
        <w:r>
          <w:rPr>
            <w:shd w:val="clear" w:color="auto" w:fill="FFFF00"/>
          </w:rPr>
          <w:t>está</w:t>
        </w:r>
        <w:proofErr w:type="spellEnd"/>
        <w:r>
          <w:rPr>
            <w:shd w:val="clear" w:color="auto" w:fill="FFFF00"/>
          </w:rPr>
          <w:t xml:space="preserve"> e</w:t>
        </w:r>
      </w:ins>
      <w:r>
        <w:rPr>
          <w:shd w:val="clear" w:color="auto" w:fill="FFFF00"/>
        </w:rPr>
        <w:t>n</w:t>
      </w:r>
      <w:ins w:id="344" w:author="Unknown Author" w:date="2013-06-30T18:12:00Z">
        <w:r>
          <w:rPr>
            <w:shd w:val="clear" w:color="auto" w:fill="FFFF00"/>
          </w:rPr>
          <w:t xml:space="preserve"> 100% K – </w:t>
        </w:r>
      </w:ins>
      <w:r>
        <w:rPr>
          <w:shd w:val="clear" w:color="auto" w:fill="FFFF00"/>
        </w:rPr>
        <w:t>Negro</w:t>
      </w:r>
      <w:ins w:id="345" w:author="Unknown Author" w:date="2013-06-30T18:12:00Z">
        <w:r>
          <w:rPr>
            <w:shd w:val="clear" w:color="auto" w:fill="FFFF00"/>
          </w:rPr>
          <w:t xml:space="preserve"> </w:t>
        </w:r>
      </w:ins>
      <w:r>
        <w:rPr>
          <w:shd w:val="clear" w:color="auto" w:fill="FFFF00"/>
        </w:rPr>
        <w:t xml:space="preserve"> </w:t>
      </w:r>
      <w:ins w:id="346" w:author="Unknown Author" w:date="2013-06-30T18:12:00Z">
        <w:r>
          <w:rPr>
            <w:shd w:val="clear" w:color="auto" w:fill="FFFF00"/>
          </w:rPr>
          <w:t>(WSC2013_TP40_MOD2_PRE_EN_BARCODE.eps)</w:t>
        </w:r>
      </w:ins>
    </w:p>
    <w:p w14:paraId="102FD779" w14:textId="77777777" w:rsidR="003F2D6E" w:rsidRDefault="009E5F98">
      <w:pPr>
        <w:numPr>
          <w:ilvl w:val="0"/>
          <w:numId w:val="9"/>
        </w:numPr>
      </w:pPr>
      <w:del w:id="347" w:author="Arnold Sandjaja" w:date="2013-06-30T09:07:00Z">
        <w:r>
          <w:delText>Use any of</w:delText>
        </w:r>
      </w:del>
      <w:del w:id="348" w:author="Arnold Sandjaja" w:date="2013-06-30T09:13:00Z">
        <w:r>
          <w:delText xml:space="preserve"> the supplied images </w:delText>
        </w:r>
      </w:del>
      <w:del w:id="349" w:author="Arnold Sandjaja" w:date="2013-06-30T09:07:00Z">
        <w:r>
          <w:delText xml:space="preserve">to design </w:delText>
        </w:r>
      </w:del>
      <w:del w:id="350" w:author="Arnold Sandjaja" w:date="2013-06-30T09:13:00Z">
        <w:r>
          <w:delText xml:space="preserve">your Magazine </w:delText>
        </w:r>
      </w:del>
      <w:del w:id="351" w:author="Arnold Sandjaja" w:date="2013-06-30T09:07:00Z">
        <w:r>
          <w:delText>o</w:delText>
        </w:r>
      </w:del>
      <w:ins w:id="352" w:author="Arnold Sandjaja" w:date="2013-06-30T09:08:00Z">
        <w:r>
          <w:t xml:space="preserve">You may </w:t>
        </w:r>
      </w:ins>
      <w:del w:id="353" w:author="Arnold Sandjaja" w:date="2013-06-30T09:07:00Z">
        <w:r>
          <w:delText xml:space="preserve">r </w:delText>
        </w:r>
      </w:del>
      <w:r>
        <w:t>create your own illustration</w:t>
      </w:r>
      <w:ins w:id="354" w:author="Arnold Sandjaja" w:date="2013-06-30T09:08:00Z">
        <w:r>
          <w:t>s</w:t>
        </w:r>
      </w:ins>
    </w:p>
    <w:p w14:paraId="166A020B" w14:textId="77777777" w:rsidR="003F2D6E" w:rsidRDefault="009E5F98">
      <w:del w:id="355" w:author="Arnold Sandjaja" w:date="2013-06-30T09:08:00Z">
        <w:r>
          <w:rPr>
            <w:shd w:val="clear" w:color="auto" w:fill="FFFF00"/>
            <w:lang w:val="pt-BR"/>
          </w:rPr>
          <w:delText>Trapping must be used if necessary</w:delText>
        </w:r>
      </w:del>
      <w:r>
        <w:rPr>
          <w:shd w:val="clear" w:color="auto" w:fill="FFFF00"/>
          <w:lang w:val="pt-BR"/>
        </w:rPr>
        <w:t>Usted puede crear sus propias ilustraciones</w:t>
      </w:r>
    </w:p>
    <w:p w14:paraId="7BDD259A" w14:textId="77777777" w:rsidR="003F2D6E" w:rsidRDefault="003F2D6E"/>
    <w:p w14:paraId="6DF87B54" w14:textId="77777777" w:rsidR="003F2D6E" w:rsidRDefault="009E5F98">
      <w:r>
        <w:rPr>
          <w:rFonts w:ascii="Arial Bold" w:hAnsi="Arial Bold"/>
        </w:rPr>
        <w:t>Front Cover must include:</w:t>
      </w:r>
      <w:ins w:id="356" w:author="Unknown Author" w:date="2013-06-30T18:13:00Z">
        <w:r>
          <w:rPr>
            <w:rFonts w:ascii="Arial Bold" w:hAnsi="Arial Bold"/>
          </w:rPr>
          <w:t xml:space="preserve"> </w:t>
        </w:r>
      </w:ins>
      <w:r>
        <w:rPr>
          <w:rFonts w:ascii="Arial Bold" w:hAnsi="Arial Bold"/>
          <w:shd w:val="clear" w:color="auto" w:fill="FFFF00"/>
        </w:rPr>
        <w:t xml:space="preserve">La </w:t>
      </w:r>
      <w:proofErr w:type="spellStart"/>
      <w:r>
        <w:rPr>
          <w:rFonts w:ascii="Arial Bold" w:hAnsi="Arial Bold"/>
          <w:shd w:val="clear" w:color="auto" w:fill="FFFF00"/>
        </w:rPr>
        <w:t>portada</w:t>
      </w:r>
      <w:proofErr w:type="spellEnd"/>
      <w:r>
        <w:rPr>
          <w:rFonts w:ascii="Arial Bold" w:hAnsi="Arial Bold"/>
          <w:shd w:val="clear" w:color="auto" w:fill="FFFF00"/>
        </w:rPr>
        <w:t xml:space="preserve"> </w:t>
      </w:r>
      <w:proofErr w:type="spellStart"/>
      <w:r>
        <w:rPr>
          <w:rFonts w:ascii="Arial Bold" w:hAnsi="Arial Bold"/>
          <w:shd w:val="clear" w:color="auto" w:fill="FFFF00"/>
        </w:rPr>
        <w:t>debe</w:t>
      </w:r>
      <w:proofErr w:type="spellEnd"/>
      <w:r>
        <w:rPr>
          <w:rFonts w:ascii="Arial Bold" w:hAnsi="Arial Bold"/>
          <w:shd w:val="clear" w:color="auto" w:fill="FFFF00"/>
        </w:rPr>
        <w:t xml:space="preserve"> </w:t>
      </w:r>
      <w:proofErr w:type="spellStart"/>
      <w:r>
        <w:rPr>
          <w:rFonts w:ascii="Arial Bold" w:hAnsi="Arial Bold"/>
          <w:shd w:val="clear" w:color="auto" w:fill="FFFF00"/>
        </w:rPr>
        <w:t>contener</w:t>
      </w:r>
      <w:proofErr w:type="spellEnd"/>
      <w:ins w:id="357" w:author="Unknown Author" w:date="2013-06-30T18:13:00Z">
        <w:r>
          <w:rPr>
            <w:rFonts w:ascii="Arial Bold" w:hAnsi="Arial Bold"/>
            <w:shd w:val="clear" w:color="auto" w:fill="FFFF00"/>
          </w:rPr>
          <w:t>:</w:t>
        </w:r>
      </w:ins>
    </w:p>
    <w:p w14:paraId="70A0456A" w14:textId="77777777" w:rsidR="003F2D6E" w:rsidRDefault="009E5F98">
      <w:pPr>
        <w:numPr>
          <w:ilvl w:val="0"/>
          <w:numId w:val="4"/>
        </w:numPr>
      </w:pPr>
      <w:ins w:id="358" w:author="Arnold Sandjaja" w:date="2013-05-17T15:44:00Z">
        <w:r>
          <w:rPr>
            <w:rFonts w:cs="Arial"/>
          </w:rPr>
          <w:t>Masthead</w:t>
        </w:r>
      </w:ins>
      <w:ins w:id="359" w:author="Unknown Author" w:date="2013-06-30T18:13:00Z">
        <w:r>
          <w:rPr>
            <w:rFonts w:cs="Arial"/>
          </w:rPr>
          <w:t xml:space="preserve"> </w:t>
        </w:r>
        <w:proofErr w:type="gramStart"/>
        <w:r>
          <w:rPr>
            <w:rFonts w:cs="Arial"/>
          </w:rPr>
          <w:t xml:space="preserve">–  </w:t>
        </w:r>
      </w:ins>
      <w:proofErr w:type="spellStart"/>
      <w:r>
        <w:rPr>
          <w:rFonts w:cs="Arial"/>
          <w:shd w:val="clear" w:color="auto" w:fill="FFFF00"/>
        </w:rPr>
        <w:t>Cabezote</w:t>
      </w:r>
      <w:proofErr w:type="spellEnd"/>
      <w:proofErr w:type="gramEnd"/>
    </w:p>
    <w:p w14:paraId="4F93F61B" w14:textId="77777777" w:rsidR="003F2D6E" w:rsidRDefault="009E5F98">
      <w:pPr>
        <w:numPr>
          <w:ilvl w:val="0"/>
          <w:numId w:val="4"/>
        </w:numPr>
      </w:pPr>
      <w:ins w:id="360" w:author="Arnold Sandjaja" w:date="2013-06-29T12:11:00Z">
        <w:r>
          <w:t>Selling Line</w:t>
        </w:r>
      </w:ins>
      <w:ins w:id="361" w:author="Unknown Author" w:date="2013-06-30T18:13:00Z">
        <w:r>
          <w:t xml:space="preserve"> – </w:t>
        </w:r>
        <w:proofErr w:type="spellStart"/>
        <w:r>
          <w:rPr>
            <w:shd w:val="clear" w:color="auto" w:fill="FFFF00"/>
          </w:rPr>
          <w:t>V</w:t>
        </w:r>
      </w:ins>
      <w:r>
        <w:rPr>
          <w:shd w:val="clear" w:color="auto" w:fill="FFFF00"/>
        </w:rPr>
        <w:t>er</w:t>
      </w:r>
      <w:proofErr w:type="spellEnd"/>
      <w:r>
        <w:rPr>
          <w:shd w:val="clear" w:color="auto" w:fill="FFFF00"/>
        </w:rPr>
        <w:t xml:space="preserve"> lo </w:t>
      </w:r>
      <w:proofErr w:type="spellStart"/>
      <w:r>
        <w:rPr>
          <w:shd w:val="clear" w:color="auto" w:fill="FFFF00"/>
        </w:rPr>
        <w:t>que</w:t>
      </w:r>
      <w:proofErr w:type="spellEnd"/>
      <w:r>
        <w:rPr>
          <w:shd w:val="clear" w:color="auto" w:fill="FFFF00"/>
        </w:rPr>
        <w:t xml:space="preserve"> </w:t>
      </w:r>
      <w:proofErr w:type="spellStart"/>
      <w:r>
        <w:rPr>
          <w:shd w:val="clear" w:color="auto" w:fill="FFFF00"/>
        </w:rPr>
        <w:t>esta</w:t>
      </w:r>
      <w:proofErr w:type="spellEnd"/>
      <w:r>
        <w:rPr>
          <w:shd w:val="clear" w:color="auto" w:fill="FFFF00"/>
        </w:rPr>
        <w:t xml:space="preserve"> en el </w:t>
      </w:r>
      <w:proofErr w:type="spellStart"/>
      <w:r>
        <w:rPr>
          <w:shd w:val="clear" w:color="auto" w:fill="FFFF00"/>
        </w:rPr>
        <w:t>apendice</w:t>
      </w:r>
      <w:proofErr w:type="spellEnd"/>
    </w:p>
    <w:p w14:paraId="7A555AB9" w14:textId="77777777" w:rsidR="003F2D6E" w:rsidRDefault="009E5F98">
      <w:pPr>
        <w:numPr>
          <w:ilvl w:val="0"/>
          <w:numId w:val="4"/>
        </w:numPr>
      </w:pPr>
      <w:del w:id="362" w:author="Arnold Sandjaja" w:date="2013-05-17T15:44:00Z">
        <w:r>
          <w:delText xml:space="preserve">The </w:delText>
        </w:r>
      </w:del>
      <w:ins w:id="363" w:author="Michel Bulon" w:date="2013-05-20T20:26:00Z">
        <w:r>
          <w:t>L</w:t>
        </w:r>
      </w:ins>
      <w:del w:id="364" w:author="Michel Bulon" w:date="2013-05-20T20:26:00Z">
        <w:r>
          <w:delText>l</w:delText>
        </w:r>
      </w:del>
      <w:r>
        <w:t>ogo</w:t>
      </w:r>
      <w:ins w:id="365" w:author="Arnold Sandjaja" w:date="2013-05-17T15:44:00Z">
        <w:r>
          <w:t xml:space="preserve"> %ATTAC</w:t>
        </w:r>
      </w:ins>
      <w:del w:id="366" w:author="Arnold Sandjaja" w:date="2013-05-17T15:45:00Z">
        <w:r>
          <w:delText>/ master head</w:delText>
        </w:r>
      </w:del>
      <w:ins w:id="367" w:author="Unknown Author" w:date="2013-06-30T18:13:00Z">
        <w:r>
          <w:t xml:space="preserve"> </w:t>
        </w:r>
        <w:proofErr w:type="gramStart"/>
        <w:r>
          <w:t xml:space="preserve">–  </w:t>
        </w:r>
        <w:r>
          <w:rPr>
            <w:shd w:val="clear" w:color="auto" w:fill="FFFF00"/>
          </w:rPr>
          <w:t>Logo</w:t>
        </w:r>
        <w:proofErr w:type="gramEnd"/>
        <w:r>
          <w:rPr>
            <w:shd w:val="clear" w:color="auto" w:fill="FFFF00"/>
          </w:rPr>
          <w:t xml:space="preserve"> %ATTAC</w:t>
        </w:r>
      </w:ins>
      <w:del w:id="368" w:author="Arnold Sandjaja" w:date="2013-06-20T17:30:00Z">
        <w:r>
          <w:rPr>
            <w:shd w:val="clear" w:color="auto" w:fill="FFFF00"/>
          </w:rPr>
          <w:delText>Tagline</w:delText>
        </w:r>
      </w:del>
    </w:p>
    <w:p w14:paraId="37866125" w14:textId="77777777" w:rsidR="003F2D6E" w:rsidRDefault="009E5F98">
      <w:pPr>
        <w:numPr>
          <w:ilvl w:val="0"/>
          <w:numId w:val="4"/>
        </w:numPr>
      </w:pPr>
      <w:ins w:id="369" w:author="Michel Bulon" w:date="2013-05-20T20:26:00Z">
        <w:r>
          <w:t xml:space="preserve">Main </w:t>
        </w:r>
      </w:ins>
      <w:del w:id="370" w:author="Arnold Sandjaja" w:date="2013-06-29T14:27:00Z">
        <w:r>
          <w:delText xml:space="preserve">line </w:delText>
        </w:r>
      </w:del>
      <w:ins w:id="371" w:author="Michel Bulon" w:date="2013-05-20T20:26:00Z">
        <w:r>
          <w:t>cover</w:t>
        </w:r>
      </w:ins>
      <w:ins w:id="372" w:author="Arnold Sandjaja" w:date="2013-06-29T14:27:00Z">
        <w:r>
          <w:t xml:space="preserve"> line</w:t>
        </w:r>
      </w:ins>
      <w:ins w:id="373" w:author="Unknown Author" w:date="2013-06-30T18:13:00Z">
        <w:r>
          <w:t xml:space="preserve"> </w:t>
        </w:r>
      </w:ins>
      <w:ins w:id="374" w:author="Unknown Author" w:date="2013-06-30T18:14:00Z">
        <w:r>
          <w:t xml:space="preserve">– </w:t>
        </w:r>
      </w:ins>
      <w:proofErr w:type="spellStart"/>
      <w:r>
        <w:rPr>
          <w:shd w:val="clear" w:color="auto" w:fill="FFFF00"/>
        </w:rPr>
        <w:t>LLamada</w:t>
      </w:r>
      <w:proofErr w:type="spellEnd"/>
      <w:ins w:id="375" w:author="Unknown Author" w:date="2013-06-30T18:14:00Z">
        <w:r>
          <w:rPr>
            <w:shd w:val="clear" w:color="auto" w:fill="FFFF00"/>
          </w:rPr>
          <w:t xml:space="preserve"> principal</w:t>
        </w:r>
      </w:ins>
    </w:p>
    <w:p w14:paraId="39499EAF" w14:textId="77777777" w:rsidR="003F2D6E" w:rsidRDefault="009E5F98">
      <w:pPr>
        <w:numPr>
          <w:ilvl w:val="0"/>
          <w:numId w:val="4"/>
        </w:numPr>
      </w:pPr>
      <w:del w:id="376" w:author="Arnold Sandjaja" w:date="2013-06-29T14:27:00Z">
        <w:r>
          <w:delText xml:space="preserve">Main </w:delText>
        </w:r>
      </w:del>
      <w:proofErr w:type="gramStart"/>
      <w:ins w:id="377" w:author="Michel Bulon" w:date="2013-05-20T20:26:00Z">
        <w:r>
          <w:t>image</w:t>
        </w:r>
      </w:ins>
      <w:proofErr w:type="gramEnd"/>
      <w:ins w:id="378" w:author="Arnold Sandjaja" w:date="2013-06-30T09:08:00Z">
        <w:r>
          <w:t xml:space="preserve"> </w:t>
        </w:r>
      </w:ins>
      <w:ins w:id="379" w:author="Arnold Sandjaja" w:date="2013-06-30T09:09:00Z">
        <w:r>
          <w:t>(at least one)</w:t>
        </w:r>
      </w:ins>
      <w:ins w:id="380" w:author="Unknown Author" w:date="2013-06-30T18:14:00Z">
        <w:r>
          <w:t xml:space="preserve"> – </w:t>
        </w:r>
      </w:ins>
      <w:proofErr w:type="spellStart"/>
      <w:r>
        <w:rPr>
          <w:shd w:val="clear" w:color="auto" w:fill="FFFF00"/>
        </w:rPr>
        <w:t>por</w:t>
      </w:r>
      <w:proofErr w:type="spellEnd"/>
      <w:r>
        <w:rPr>
          <w:shd w:val="clear" w:color="auto" w:fill="FFFF00"/>
        </w:rPr>
        <w:t xml:space="preserve"> lo </w:t>
      </w:r>
      <w:ins w:id="381" w:author="Unknown Author" w:date="2013-06-30T18:14:00Z">
        <w:r>
          <w:rPr>
            <w:shd w:val="clear" w:color="auto" w:fill="FFFF00"/>
          </w:rPr>
          <w:t xml:space="preserve"> </w:t>
        </w:r>
        <w:proofErr w:type="spellStart"/>
        <w:r>
          <w:rPr>
            <w:shd w:val="clear" w:color="auto" w:fill="FFFF00"/>
          </w:rPr>
          <w:t>menos</w:t>
        </w:r>
        <w:proofErr w:type="spellEnd"/>
        <w:r>
          <w:rPr>
            <w:shd w:val="clear" w:color="auto" w:fill="FFFF00"/>
          </w:rPr>
          <w:t xml:space="preserve"> </w:t>
        </w:r>
        <w:proofErr w:type="spellStart"/>
        <w:r>
          <w:rPr>
            <w:shd w:val="clear" w:color="auto" w:fill="FFFF00"/>
          </w:rPr>
          <w:t>u</w:t>
        </w:r>
      </w:ins>
      <w:r>
        <w:rPr>
          <w:shd w:val="clear" w:color="auto" w:fill="FFFF00"/>
        </w:rPr>
        <w:t>n</w:t>
      </w:r>
      <w:ins w:id="382" w:author="Unknown Author" w:date="2013-06-30T18:14:00Z">
        <w:r>
          <w:rPr>
            <w:shd w:val="clear" w:color="auto" w:fill="FFFF00"/>
          </w:rPr>
          <w:t>a</w:t>
        </w:r>
        <w:proofErr w:type="spellEnd"/>
        <w:r>
          <w:rPr>
            <w:shd w:val="clear" w:color="auto" w:fill="FFFF00"/>
          </w:rPr>
          <w:t xml:space="preserve"> </w:t>
        </w:r>
        <w:proofErr w:type="spellStart"/>
        <w:r>
          <w:rPr>
            <w:shd w:val="clear" w:color="auto" w:fill="FFFF00"/>
          </w:rPr>
          <w:t>image</w:t>
        </w:r>
      </w:ins>
      <w:r>
        <w:rPr>
          <w:shd w:val="clear" w:color="auto" w:fill="FFFF00"/>
        </w:rPr>
        <w:t>n</w:t>
      </w:r>
      <w:proofErr w:type="spellEnd"/>
    </w:p>
    <w:p w14:paraId="58597C09" w14:textId="77777777" w:rsidR="003F2D6E" w:rsidRDefault="009E5F98">
      <w:pPr>
        <w:numPr>
          <w:ilvl w:val="0"/>
          <w:numId w:val="4"/>
        </w:numPr>
      </w:pPr>
      <w:r>
        <w:t>Cover lines</w:t>
      </w:r>
      <w:ins w:id="383" w:author="Unknown Author" w:date="2013-06-30T18:15:00Z">
        <w:r>
          <w:t xml:space="preserve"> – </w:t>
        </w:r>
        <w:proofErr w:type="spellStart"/>
        <w:r>
          <w:rPr>
            <w:shd w:val="clear" w:color="auto" w:fill="FFFF00"/>
          </w:rPr>
          <w:t>tr</w:t>
        </w:r>
      </w:ins>
      <w:r>
        <w:rPr>
          <w:shd w:val="clear" w:color="auto" w:fill="FFFF00"/>
        </w:rPr>
        <w:t>e</w:t>
      </w:r>
      <w:ins w:id="384" w:author="Unknown Author" w:date="2013-06-30T18:15:00Z">
        <w:r>
          <w:rPr>
            <w:shd w:val="clear" w:color="auto" w:fill="FFFF00"/>
          </w:rPr>
          <w:t>s</w:t>
        </w:r>
        <w:proofErr w:type="spellEnd"/>
        <w:r>
          <w:rPr>
            <w:shd w:val="clear" w:color="auto" w:fill="FFFF00"/>
          </w:rPr>
          <w:t xml:space="preserve"> </w:t>
        </w:r>
        <w:proofErr w:type="spellStart"/>
        <w:r>
          <w:rPr>
            <w:shd w:val="clear" w:color="auto" w:fill="FFFF00"/>
          </w:rPr>
          <w:t>otras</w:t>
        </w:r>
        <w:proofErr w:type="spellEnd"/>
        <w:r>
          <w:rPr>
            <w:shd w:val="clear" w:color="auto" w:fill="FFFF00"/>
          </w:rPr>
          <w:t xml:space="preserve"> </w:t>
        </w:r>
      </w:ins>
      <w:proofErr w:type="spellStart"/>
      <w:r>
        <w:rPr>
          <w:shd w:val="clear" w:color="auto" w:fill="FFFF00"/>
        </w:rPr>
        <w:t>llamadas</w:t>
      </w:r>
      <w:proofErr w:type="spellEnd"/>
      <w:ins w:id="385" w:author="Unknown Author" w:date="2013-06-30T18:15:00Z">
        <w:r>
          <w:rPr>
            <w:shd w:val="clear" w:color="auto" w:fill="FFFF00"/>
          </w:rPr>
          <w:t xml:space="preserve"> de</w:t>
        </w:r>
      </w:ins>
      <w:r>
        <w:rPr>
          <w:shd w:val="clear" w:color="auto" w:fill="FFFF00"/>
        </w:rPr>
        <w:t xml:space="preserve"> los </w:t>
      </w:r>
      <w:proofErr w:type="spellStart"/>
      <w:r>
        <w:rPr>
          <w:shd w:val="clear" w:color="auto" w:fill="FFFF00"/>
        </w:rPr>
        <w:t>contenidos</w:t>
      </w:r>
      <w:proofErr w:type="spellEnd"/>
    </w:p>
    <w:p w14:paraId="7BF844A6" w14:textId="77777777" w:rsidR="003F2D6E" w:rsidRDefault="009E5F98">
      <w:pPr>
        <w:numPr>
          <w:ilvl w:val="0"/>
          <w:numId w:val="4"/>
        </w:numPr>
      </w:pPr>
      <w:r>
        <w:t>Dateline</w:t>
      </w:r>
      <w:ins w:id="386" w:author="Unknown Author" w:date="2013-06-30T18:15:00Z">
        <w:r>
          <w:t xml:space="preserve"> – </w:t>
        </w:r>
      </w:ins>
      <w:proofErr w:type="spellStart"/>
      <w:r>
        <w:rPr>
          <w:shd w:val="clear" w:color="auto" w:fill="FFFF00"/>
        </w:rPr>
        <w:t>Fecha</w:t>
      </w:r>
      <w:proofErr w:type="spellEnd"/>
      <w:r>
        <w:rPr>
          <w:shd w:val="clear" w:color="auto" w:fill="FFFF00"/>
        </w:rPr>
        <w:t xml:space="preserve"> de </w:t>
      </w:r>
      <w:proofErr w:type="spellStart"/>
      <w:r>
        <w:rPr>
          <w:shd w:val="clear" w:color="auto" w:fill="FFFF00"/>
        </w:rPr>
        <w:t>publicacion</w:t>
      </w:r>
      <w:proofErr w:type="spellEnd"/>
    </w:p>
    <w:p w14:paraId="7E6E9D45" w14:textId="77777777" w:rsidR="003F2D6E" w:rsidRDefault="009E5F98">
      <w:pPr>
        <w:numPr>
          <w:ilvl w:val="0"/>
          <w:numId w:val="4"/>
        </w:numPr>
      </w:pPr>
      <w:r>
        <w:t>Barcode</w:t>
      </w:r>
      <w:ins w:id="387" w:author="Unknown Author" w:date="2013-06-30T18:16:00Z">
        <w:r>
          <w:t xml:space="preserve"> –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w:t>
        </w:r>
      </w:ins>
      <w:r>
        <w:rPr>
          <w:shd w:val="clear" w:color="auto" w:fill="FFFF00"/>
        </w:rPr>
        <w:t>s</w:t>
      </w:r>
      <w:proofErr w:type="spellEnd"/>
    </w:p>
    <w:p w14:paraId="749461C4" w14:textId="77777777" w:rsidR="003F2D6E" w:rsidRDefault="009E5F98">
      <w:pPr>
        <w:numPr>
          <w:ilvl w:val="0"/>
          <w:numId w:val="4"/>
        </w:numPr>
      </w:pPr>
      <w:r>
        <w:rPr>
          <w:shd w:val="clear" w:color="auto" w:fill="FFFFFF"/>
        </w:rPr>
        <w:t>Splash</w:t>
      </w:r>
      <w:ins w:id="388" w:author="Arnold Sandjaja" w:date="2013-06-29T12:11:00Z">
        <w:r>
          <w:rPr>
            <w:shd w:val="clear" w:color="auto" w:fill="FFFFFF"/>
          </w:rPr>
          <w:t>/</w:t>
        </w:r>
      </w:ins>
      <w:del w:id="389" w:author="Arnold Sandjaja" w:date="2013-06-29T12:11:00Z">
        <w:r>
          <w:rPr>
            <w:shd w:val="clear" w:color="auto" w:fill="FFFF00"/>
          </w:rPr>
          <w:delText>,</w:delText>
        </w:r>
      </w:del>
      <w:ins w:id="390" w:author="Michel Bulon" w:date="2013-06-12T21:07:00Z">
        <w:r>
          <w:rPr>
            <w:shd w:val="clear" w:color="auto" w:fill="FFFFFF"/>
          </w:rPr>
          <w:t xml:space="preserve"> Seal</w:t>
        </w:r>
      </w:ins>
      <w:ins w:id="391" w:author="Arnold Sandjaja" w:date="2013-06-29T12:12:00Z">
        <w:r>
          <w:rPr>
            <w:shd w:val="clear" w:color="auto" w:fill="FFFFFF"/>
          </w:rPr>
          <w:t>/</w:t>
        </w:r>
      </w:ins>
      <w:ins w:id="392" w:author="Michel Bulon" w:date="2013-06-12T21:15:00Z">
        <w:r>
          <w:rPr>
            <w:shd w:val="clear" w:color="auto" w:fill="FFFFFF"/>
          </w:rPr>
          <w:t xml:space="preserve"> </w:t>
        </w:r>
      </w:ins>
      <w:del w:id="393" w:author="Arnold Sandjaja" w:date="2013-06-29T12:12:00Z">
        <w:r>
          <w:rPr>
            <w:shd w:val="clear" w:color="auto" w:fill="FFFF00"/>
          </w:rPr>
          <w:delText xml:space="preserve">or </w:delText>
        </w:r>
      </w:del>
      <w:ins w:id="394" w:author="Michel Bulon" w:date="2013-06-12T21:07:00Z">
        <w:r>
          <w:rPr>
            <w:shd w:val="clear" w:color="auto" w:fill="FFFFFF"/>
          </w:rPr>
          <w:t>Flash</w:t>
        </w:r>
      </w:ins>
      <w:ins w:id="395" w:author="Arnold Sandjaja" w:date="2013-06-29T12:12:00Z">
        <w:r>
          <w:rPr>
            <w:shd w:val="clear" w:color="auto" w:fill="FFFFFF"/>
          </w:rPr>
          <w:t>/</w:t>
        </w:r>
      </w:ins>
      <w:ins w:id="396" w:author="Michel Bulon" w:date="2013-06-12T21:07:00Z">
        <w:r>
          <w:rPr>
            <w:shd w:val="clear" w:color="auto" w:fill="FFFFFF"/>
          </w:rPr>
          <w:t xml:space="preserve"> </w:t>
        </w:r>
      </w:ins>
      <w:del w:id="397" w:author="Arnold Sandjaja" w:date="2013-06-29T12:12:00Z">
        <w:r>
          <w:rPr>
            <w:shd w:val="clear" w:color="auto" w:fill="FFFF00"/>
          </w:rPr>
          <w:delText xml:space="preserve">and </w:delText>
        </w:r>
      </w:del>
      <w:ins w:id="398" w:author="Michel Bulon" w:date="2013-06-12T21:07:00Z">
        <w:r>
          <w:rPr>
            <w:shd w:val="clear" w:color="auto" w:fill="FFFFFF"/>
          </w:rPr>
          <w:t>Slashes</w:t>
        </w:r>
      </w:ins>
      <w:ins w:id="399" w:author="Unknown Author" w:date="2013-06-30T18:16:00Z">
        <w:r>
          <w:rPr>
            <w:shd w:val="clear" w:color="auto" w:fill="FFFF00"/>
          </w:rPr>
          <w:t xml:space="preserve"> – Splash </w:t>
        </w:r>
        <w:proofErr w:type="spellStart"/>
        <w:r>
          <w:rPr>
            <w:shd w:val="clear" w:color="auto" w:fill="FFFF00"/>
          </w:rPr>
          <w:t>ver</w:t>
        </w:r>
        <w:proofErr w:type="spellEnd"/>
        <w:r>
          <w:rPr>
            <w:shd w:val="clear" w:color="auto" w:fill="FFFF00"/>
          </w:rPr>
          <w:t xml:space="preserve"> </w:t>
        </w:r>
      </w:ins>
      <w:r>
        <w:rPr>
          <w:shd w:val="clear" w:color="auto" w:fill="FFFF00"/>
        </w:rPr>
        <w:t>el</w:t>
      </w:r>
      <w:ins w:id="400" w:author="Unknown Author" w:date="2013-06-30T18:16:00Z">
        <w:r>
          <w:rPr>
            <w:shd w:val="clear" w:color="auto" w:fill="FFFF00"/>
          </w:rPr>
          <w:t xml:space="preserve"> </w:t>
        </w:r>
        <w:proofErr w:type="spellStart"/>
        <w:r>
          <w:rPr>
            <w:shd w:val="clear" w:color="auto" w:fill="FFFF00"/>
          </w:rPr>
          <w:t>apendice</w:t>
        </w:r>
      </w:ins>
      <w:proofErr w:type="spellEnd"/>
      <w:del w:id="401" w:author="Michel Bulon" w:date="2013-05-20T20:27:00Z">
        <w:r>
          <w:rPr>
            <w:shd w:val="clear" w:color="auto" w:fill="FFFF00"/>
          </w:rPr>
          <w:delText>Text for front cover</w:delText>
        </w:r>
      </w:del>
    </w:p>
    <w:p w14:paraId="7B778639" w14:textId="77777777" w:rsidR="003F2D6E" w:rsidRDefault="009E5F98">
      <w:pPr>
        <w:numPr>
          <w:ilvl w:val="0"/>
          <w:numId w:val="4"/>
        </w:numPr>
      </w:pPr>
      <w:r>
        <w:t>Any other artwork you deem necessary</w:t>
      </w:r>
      <w:ins w:id="402" w:author="Unknown Author" w:date="2013-06-30T18:16:00Z">
        <w:r>
          <w:t xml:space="preserve"> – </w:t>
        </w:r>
      </w:ins>
      <w:proofErr w:type="spellStart"/>
      <w:r>
        <w:rPr>
          <w:shd w:val="clear" w:color="auto" w:fill="FFFF00"/>
        </w:rPr>
        <w:t>Cualquier</w:t>
      </w:r>
      <w:proofErr w:type="spellEnd"/>
      <w:r>
        <w:rPr>
          <w:shd w:val="clear" w:color="auto" w:fill="FFFF00"/>
        </w:rPr>
        <w:t xml:space="preserve"> </w:t>
      </w:r>
      <w:proofErr w:type="spellStart"/>
      <w:r>
        <w:rPr>
          <w:shd w:val="clear" w:color="auto" w:fill="FFFF00"/>
        </w:rPr>
        <w:t>otro</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usted</w:t>
      </w:r>
      <w:proofErr w:type="spellEnd"/>
      <w:r>
        <w:rPr>
          <w:shd w:val="clear" w:color="auto" w:fill="FFFF00"/>
        </w:rPr>
        <w:t xml:space="preserve"> </w:t>
      </w:r>
      <w:proofErr w:type="spellStart"/>
      <w:r>
        <w:rPr>
          <w:shd w:val="clear" w:color="auto" w:fill="FFFF00"/>
        </w:rPr>
        <w:t>crea</w:t>
      </w:r>
      <w:proofErr w:type="spellEnd"/>
      <w:r>
        <w:rPr>
          <w:shd w:val="clear" w:color="auto" w:fill="FFFF00"/>
        </w:rPr>
        <w:t xml:space="preserve"> </w:t>
      </w:r>
      <w:proofErr w:type="spellStart"/>
      <w:r>
        <w:rPr>
          <w:shd w:val="clear" w:color="auto" w:fill="FFFF00"/>
        </w:rPr>
        <w:t>necesario</w:t>
      </w:r>
      <w:proofErr w:type="spellEnd"/>
      <w:ins w:id="403" w:author="Unknown Author" w:date="2013-06-30T18:17:00Z">
        <w:r>
          <w:rPr>
            <w:shd w:val="clear" w:color="auto" w:fill="FFFF00"/>
          </w:rPr>
          <w:t xml:space="preserve"> </w:t>
        </w:r>
      </w:ins>
    </w:p>
    <w:p w14:paraId="336539CF" w14:textId="77777777" w:rsidR="003F2D6E" w:rsidRDefault="003F2D6E"/>
    <w:p w14:paraId="4D6792D7" w14:textId="77777777" w:rsidR="003F2D6E" w:rsidRDefault="003F2D6E"/>
    <w:p w14:paraId="19791760" w14:textId="77777777" w:rsidR="003F2D6E" w:rsidRDefault="003F2D6E"/>
    <w:p w14:paraId="55828C79" w14:textId="77777777" w:rsidR="003F2D6E" w:rsidRDefault="009E5F98">
      <w:r>
        <w:rPr>
          <w:rFonts w:ascii="Arial Bold" w:hAnsi="Arial Bold"/>
        </w:rPr>
        <w:lastRenderedPageBreak/>
        <w:t>Back Cover must include:</w:t>
      </w:r>
      <w:ins w:id="404" w:author="Unknown Author" w:date="2013-06-30T18:17:00Z">
        <w:r>
          <w:rPr>
            <w:rFonts w:ascii="Arial Bold" w:hAnsi="Arial Bold"/>
          </w:rPr>
          <w:t xml:space="preserve"> </w:t>
        </w:r>
      </w:ins>
      <w:r>
        <w:rPr>
          <w:rFonts w:ascii="Arial Bold" w:hAnsi="Arial Bold"/>
          <w:shd w:val="clear" w:color="auto" w:fill="FFFF00"/>
        </w:rPr>
        <w:t>La</w:t>
      </w:r>
      <w:ins w:id="405" w:author="Unknown Author" w:date="2013-06-30T18:17:00Z">
        <w:r>
          <w:rPr>
            <w:rFonts w:ascii="Arial Bold" w:hAnsi="Arial Bold"/>
            <w:shd w:val="clear" w:color="auto" w:fill="FFFF00"/>
          </w:rPr>
          <w:t xml:space="preserve"> </w:t>
        </w:r>
        <w:proofErr w:type="spellStart"/>
        <w:proofErr w:type="gramStart"/>
        <w:r>
          <w:rPr>
            <w:rFonts w:ascii="Arial Bold" w:hAnsi="Arial Bold"/>
            <w:shd w:val="clear" w:color="auto" w:fill="FFFF00"/>
          </w:rPr>
          <w:t>contra</w:t>
        </w:r>
      </w:ins>
      <w:r>
        <w:rPr>
          <w:rFonts w:ascii="Arial Bold" w:hAnsi="Arial Bold"/>
          <w:shd w:val="clear" w:color="auto" w:fill="FFFF00"/>
        </w:rPr>
        <w:t>portada</w:t>
      </w:r>
      <w:proofErr w:type="spellEnd"/>
      <w:ins w:id="406" w:author="Unknown Author" w:date="2013-06-30T18:17:00Z">
        <w:r>
          <w:rPr>
            <w:rFonts w:ascii="Arial Bold" w:hAnsi="Arial Bold"/>
            <w:shd w:val="clear" w:color="auto" w:fill="FFFF00"/>
          </w:rPr>
          <w:t xml:space="preserve">  </w:t>
        </w:r>
        <w:proofErr w:type="spellStart"/>
        <w:r>
          <w:rPr>
            <w:rFonts w:ascii="Arial Bold" w:hAnsi="Arial Bold"/>
            <w:shd w:val="clear" w:color="auto" w:fill="FFFF00"/>
          </w:rPr>
          <w:t>de</w:t>
        </w:r>
      </w:ins>
      <w:r>
        <w:rPr>
          <w:rFonts w:ascii="Arial Bold" w:hAnsi="Arial Bold"/>
          <w:shd w:val="clear" w:color="auto" w:fill="FFFF00"/>
        </w:rPr>
        <w:t>b</w:t>
      </w:r>
      <w:ins w:id="407" w:author="Unknown Author" w:date="2013-06-30T18:17:00Z">
        <w:r>
          <w:rPr>
            <w:rFonts w:ascii="Arial Bold" w:hAnsi="Arial Bold"/>
            <w:shd w:val="clear" w:color="auto" w:fill="FFFF00"/>
          </w:rPr>
          <w:t>e</w:t>
        </w:r>
        <w:proofErr w:type="spellEnd"/>
        <w:proofErr w:type="gramEnd"/>
        <w:r>
          <w:rPr>
            <w:rFonts w:ascii="Arial Bold" w:hAnsi="Arial Bold"/>
            <w:shd w:val="clear" w:color="auto" w:fill="FFFF00"/>
          </w:rPr>
          <w:t xml:space="preserve"> </w:t>
        </w:r>
        <w:proofErr w:type="spellStart"/>
        <w:r>
          <w:rPr>
            <w:rFonts w:ascii="Arial Bold" w:hAnsi="Arial Bold"/>
            <w:shd w:val="clear" w:color="auto" w:fill="FFFF00"/>
          </w:rPr>
          <w:t>incluir</w:t>
        </w:r>
      </w:ins>
      <w:proofErr w:type="spellEnd"/>
    </w:p>
    <w:p w14:paraId="0C53EC8E" w14:textId="77777777" w:rsidR="003F2D6E" w:rsidRDefault="009E5F98">
      <w:pPr>
        <w:numPr>
          <w:ilvl w:val="0"/>
          <w:numId w:val="5"/>
        </w:numPr>
      </w:pPr>
      <w:r>
        <w:t xml:space="preserve">The logo at exactly </w:t>
      </w:r>
      <w:ins w:id="408" w:author="Arnold Sandjaja" w:date="2013-05-17T15:45:00Z">
        <w:r>
          <w:t>3</w:t>
        </w:r>
      </w:ins>
      <w:del w:id="409" w:author="Arnold Sandjaja" w:date="2013-05-17T15:45:00Z">
        <w:r>
          <w:delText>2</w:delText>
        </w:r>
      </w:del>
      <w:r>
        <w:t>5mm wide</w:t>
      </w:r>
    </w:p>
    <w:p w14:paraId="0AA6BAF6" w14:textId="77777777" w:rsidR="003F2D6E" w:rsidRDefault="009E5F98">
      <w:pPr>
        <w:numPr>
          <w:ilvl w:val="0"/>
          <w:numId w:val="5"/>
        </w:numPr>
      </w:pPr>
      <w:proofErr w:type="gramStart"/>
      <w:ins w:id="410" w:author="Unknown Author" w:date="2013-06-30T18:17:00Z">
        <w:r>
          <w:rPr>
            <w:shd w:val="clear" w:color="auto" w:fill="FFFF00"/>
          </w:rPr>
          <w:t>logo</w:t>
        </w:r>
        <w:proofErr w:type="gramEnd"/>
        <w:r>
          <w:rPr>
            <w:shd w:val="clear" w:color="auto" w:fill="FFFF00"/>
          </w:rPr>
          <w:t xml:space="preserve"> co</w:t>
        </w:r>
      </w:ins>
      <w:r>
        <w:rPr>
          <w:shd w:val="clear" w:color="auto" w:fill="FFFF00"/>
        </w:rPr>
        <w:t xml:space="preserve">n </w:t>
      </w:r>
      <w:proofErr w:type="spellStart"/>
      <w:ins w:id="411" w:author="Unknown Author" w:date="2013-06-30T18:17:00Z">
        <w:r>
          <w:rPr>
            <w:shd w:val="clear" w:color="auto" w:fill="FFFF00"/>
          </w:rPr>
          <w:t>exa</w:t>
        </w:r>
      </w:ins>
      <w:r>
        <w:rPr>
          <w:shd w:val="clear" w:color="auto" w:fill="FFFF00"/>
        </w:rPr>
        <w:t>c</w:t>
      </w:r>
      <w:ins w:id="412" w:author="Unknown Author" w:date="2013-06-30T18:17:00Z">
        <w:r>
          <w:rPr>
            <w:shd w:val="clear" w:color="auto" w:fill="FFFF00"/>
          </w:rPr>
          <w:t>tamente</w:t>
        </w:r>
        <w:proofErr w:type="spellEnd"/>
        <w:r>
          <w:rPr>
            <w:shd w:val="clear" w:color="auto" w:fill="FFFF00"/>
          </w:rPr>
          <w:t xml:space="preserve"> 35mm de larg</w:t>
        </w:r>
      </w:ins>
      <w:r>
        <w:rPr>
          <w:shd w:val="clear" w:color="auto" w:fill="FFFF00"/>
        </w:rPr>
        <w:t>o</w:t>
      </w:r>
    </w:p>
    <w:p w14:paraId="395F2BC3" w14:textId="77777777" w:rsidR="003F2D6E" w:rsidRDefault="009E5F98">
      <w:pPr>
        <w:numPr>
          <w:ilvl w:val="0"/>
          <w:numId w:val="5"/>
        </w:numPr>
      </w:pPr>
      <w:r>
        <w:t>Text for back cover</w:t>
      </w:r>
    </w:p>
    <w:p w14:paraId="131E9AC1" w14:textId="77777777" w:rsidR="003F2D6E" w:rsidRDefault="009E5F98">
      <w:pPr>
        <w:numPr>
          <w:ilvl w:val="0"/>
          <w:numId w:val="5"/>
        </w:numPr>
      </w:pPr>
      <w:proofErr w:type="spellStart"/>
      <w:proofErr w:type="gramStart"/>
      <w:ins w:id="413" w:author="Unknown Author" w:date="2013-06-30T18:17:00Z">
        <w:r>
          <w:rPr>
            <w:shd w:val="clear" w:color="auto" w:fill="FFFF00"/>
          </w:rPr>
          <w:t>texto</w:t>
        </w:r>
        <w:proofErr w:type="spellEnd"/>
        <w:proofErr w:type="gramEnd"/>
        <w:r>
          <w:rPr>
            <w:shd w:val="clear" w:color="auto" w:fill="FFFF00"/>
          </w:rPr>
          <w:t xml:space="preserve"> </w:t>
        </w:r>
        <w:proofErr w:type="spellStart"/>
        <w:r>
          <w:rPr>
            <w:shd w:val="clear" w:color="auto" w:fill="FFFF00"/>
          </w:rPr>
          <w:t>para</w:t>
        </w:r>
        <w:proofErr w:type="spellEnd"/>
        <w:r>
          <w:rPr>
            <w:shd w:val="clear" w:color="auto" w:fill="FFFF00"/>
          </w:rPr>
          <w:t xml:space="preserve"> </w:t>
        </w:r>
      </w:ins>
      <w:r>
        <w:rPr>
          <w:shd w:val="clear" w:color="auto" w:fill="FFFF00"/>
        </w:rPr>
        <w:t>l</w:t>
      </w:r>
      <w:ins w:id="414" w:author="Unknown Author" w:date="2013-06-30T18:17:00Z">
        <w:r>
          <w:rPr>
            <w:shd w:val="clear" w:color="auto" w:fill="FFFF00"/>
          </w:rPr>
          <w:t xml:space="preserve">a </w:t>
        </w:r>
        <w:proofErr w:type="spellStart"/>
        <w:r>
          <w:rPr>
            <w:shd w:val="clear" w:color="auto" w:fill="FFFF00"/>
          </w:rPr>
          <w:t>contra</w:t>
        </w:r>
      </w:ins>
      <w:r>
        <w:rPr>
          <w:shd w:val="clear" w:color="auto" w:fill="FFFF00"/>
        </w:rPr>
        <w:t>portada</w:t>
      </w:r>
      <w:proofErr w:type="spellEnd"/>
    </w:p>
    <w:p w14:paraId="18239976" w14:textId="77777777" w:rsidR="003F2D6E" w:rsidRDefault="009E5F98">
      <w:pPr>
        <w:numPr>
          <w:ilvl w:val="0"/>
          <w:numId w:val="5"/>
        </w:numPr>
      </w:pPr>
      <w:r>
        <w:t>Any other artwork you deem necessary</w:t>
      </w:r>
    </w:p>
    <w:p w14:paraId="28C2F1F3" w14:textId="77777777" w:rsidR="003F2D6E" w:rsidRDefault="009E5F98">
      <w:pPr>
        <w:numPr>
          <w:ilvl w:val="0"/>
          <w:numId w:val="5"/>
        </w:numPr>
      </w:pPr>
      <w:proofErr w:type="spellStart"/>
      <w:ins w:id="415" w:author="Unknown Author" w:date="2013-06-30T18:18:00Z">
        <w:r>
          <w:rPr>
            <w:shd w:val="clear" w:color="auto" w:fill="FFFF00"/>
          </w:rPr>
          <w:t>Qualqu</w:t>
        </w:r>
      </w:ins>
      <w:r>
        <w:rPr>
          <w:shd w:val="clear" w:color="auto" w:fill="FFFF00"/>
        </w:rPr>
        <w:t>i</w:t>
      </w:r>
      <w:ins w:id="416" w:author="Unknown Author" w:date="2013-06-30T18:18:00Z">
        <w:r>
          <w:rPr>
            <w:shd w:val="clear" w:color="auto" w:fill="FFFF00"/>
          </w:rPr>
          <w:t>er</w:t>
        </w:r>
        <w:proofErr w:type="spellEnd"/>
        <w:r>
          <w:rPr>
            <w:shd w:val="clear" w:color="auto" w:fill="FFFF00"/>
          </w:rPr>
          <w:t xml:space="preserve"> </w:t>
        </w:r>
      </w:ins>
      <w:proofErr w:type="spellStart"/>
      <w:r>
        <w:rPr>
          <w:shd w:val="clear" w:color="auto" w:fill="FFFF00"/>
        </w:rPr>
        <w:t>otro</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usted</w:t>
      </w:r>
      <w:proofErr w:type="spellEnd"/>
      <w:r>
        <w:rPr>
          <w:shd w:val="clear" w:color="auto" w:fill="FFFF00"/>
        </w:rPr>
        <w:t xml:space="preserve"> </w:t>
      </w:r>
      <w:proofErr w:type="spellStart"/>
      <w:r>
        <w:rPr>
          <w:shd w:val="clear" w:color="auto" w:fill="FFFF00"/>
        </w:rPr>
        <w:t>quiera</w:t>
      </w:r>
      <w:proofErr w:type="spellEnd"/>
      <w:r>
        <w:rPr>
          <w:shd w:val="clear" w:color="auto" w:fill="FFFF00"/>
        </w:rPr>
        <w:t xml:space="preserve"> </w:t>
      </w:r>
      <w:proofErr w:type="spellStart"/>
      <w:r>
        <w:rPr>
          <w:shd w:val="clear" w:color="auto" w:fill="FFFF00"/>
        </w:rPr>
        <w:t>hacer</w:t>
      </w:r>
      <w:proofErr w:type="spellEnd"/>
    </w:p>
    <w:p w14:paraId="59C8C5F3" w14:textId="77777777" w:rsidR="003F2D6E" w:rsidRDefault="003F2D6E"/>
    <w:p w14:paraId="065EF0D8" w14:textId="77777777" w:rsidR="003F2D6E" w:rsidRDefault="009E5F98">
      <w:r>
        <w:rPr>
          <w:rFonts w:ascii="Arial Bold" w:hAnsi="Arial Bold"/>
        </w:rPr>
        <w:t>Spine must include:</w:t>
      </w:r>
      <w:ins w:id="417" w:author="Unknown Author" w:date="2013-06-30T18:18:00Z">
        <w:r>
          <w:rPr>
            <w:rFonts w:ascii="Arial Bold" w:hAnsi="Arial Bold"/>
          </w:rPr>
          <w:t xml:space="preserve"> </w:t>
        </w:r>
      </w:ins>
      <w:r>
        <w:rPr>
          <w:rFonts w:ascii="Arial Bold" w:hAnsi="Arial Bold"/>
          <w:shd w:val="clear" w:color="auto" w:fill="FFFF00"/>
        </w:rPr>
        <w:t xml:space="preserve">El </w:t>
      </w:r>
      <w:proofErr w:type="spellStart"/>
      <w:r>
        <w:rPr>
          <w:rFonts w:ascii="Arial Bold" w:hAnsi="Arial Bold"/>
          <w:shd w:val="clear" w:color="auto" w:fill="FFFF00"/>
        </w:rPr>
        <w:t>lomo</w:t>
      </w:r>
      <w:proofErr w:type="spellEnd"/>
      <w:r>
        <w:rPr>
          <w:rFonts w:ascii="Arial Bold" w:hAnsi="Arial Bold"/>
          <w:shd w:val="clear" w:color="auto" w:fill="FFFF00"/>
        </w:rPr>
        <w:t xml:space="preserve"> </w:t>
      </w:r>
      <w:proofErr w:type="spellStart"/>
      <w:r>
        <w:rPr>
          <w:rFonts w:ascii="Arial Bold" w:hAnsi="Arial Bold"/>
          <w:shd w:val="clear" w:color="auto" w:fill="FFFF00"/>
        </w:rPr>
        <w:t>debe</w:t>
      </w:r>
      <w:proofErr w:type="spellEnd"/>
      <w:r>
        <w:rPr>
          <w:rFonts w:ascii="Arial Bold" w:hAnsi="Arial Bold"/>
          <w:shd w:val="clear" w:color="auto" w:fill="FFFF00"/>
        </w:rPr>
        <w:t xml:space="preserve"> </w:t>
      </w:r>
      <w:proofErr w:type="spellStart"/>
      <w:r>
        <w:rPr>
          <w:rFonts w:ascii="Arial Bold" w:hAnsi="Arial Bold"/>
          <w:shd w:val="clear" w:color="auto" w:fill="FFFF00"/>
        </w:rPr>
        <w:t>incluir</w:t>
      </w:r>
      <w:proofErr w:type="spellEnd"/>
    </w:p>
    <w:p w14:paraId="034A41B9" w14:textId="77777777" w:rsidR="003F2D6E" w:rsidRDefault="009E5F98">
      <w:pPr>
        <w:numPr>
          <w:ilvl w:val="0"/>
          <w:numId w:val="6"/>
        </w:numPr>
      </w:pPr>
      <w:r>
        <w:t>Text for spine</w:t>
      </w:r>
      <w:ins w:id="418" w:author="Unknown Author" w:date="2013-06-30T18:18:00Z">
        <w:r>
          <w:t xml:space="preserve"> – </w:t>
        </w:r>
      </w:ins>
      <w:proofErr w:type="spellStart"/>
      <w:r>
        <w:rPr>
          <w:shd w:val="clear" w:color="auto" w:fill="FFFF00"/>
        </w:rPr>
        <w:t>Texto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el </w:t>
      </w:r>
      <w:proofErr w:type="spellStart"/>
      <w:r>
        <w:rPr>
          <w:shd w:val="clear" w:color="auto" w:fill="FFFF00"/>
        </w:rPr>
        <w:t>lomo</w:t>
      </w:r>
      <w:proofErr w:type="spellEnd"/>
    </w:p>
    <w:p w14:paraId="52C812F9" w14:textId="77777777" w:rsidR="003F2D6E" w:rsidRDefault="003F2D6E"/>
    <w:p w14:paraId="608CC036" w14:textId="77777777" w:rsidR="003F2D6E" w:rsidRDefault="003F2D6E"/>
    <w:p w14:paraId="12B6BBB9" w14:textId="77777777" w:rsidR="003F2D6E" w:rsidRDefault="009E5F98">
      <w:r>
        <w:rPr>
          <w:rFonts w:cs="Arial"/>
          <w:b/>
        </w:rPr>
        <w:t>Inside pages of the magazine</w:t>
      </w:r>
      <w:r>
        <w:rPr>
          <w:rFonts w:ascii="Arial Bold" w:hAnsi="Arial Bold"/>
        </w:rPr>
        <w:t xml:space="preserve"> must include:</w:t>
      </w:r>
    </w:p>
    <w:p w14:paraId="074C7576" w14:textId="77777777" w:rsidR="003F2D6E" w:rsidRDefault="009E5F98">
      <w:r>
        <w:rPr>
          <w:rFonts w:ascii="Arial Bold" w:hAnsi="Arial Bold"/>
          <w:shd w:val="clear" w:color="auto" w:fill="FFFF00"/>
        </w:rPr>
        <w:t xml:space="preserve">Las </w:t>
      </w:r>
      <w:proofErr w:type="spellStart"/>
      <w:r>
        <w:rPr>
          <w:rFonts w:ascii="Arial Bold" w:hAnsi="Arial Bold"/>
          <w:shd w:val="clear" w:color="auto" w:fill="FFFF00"/>
        </w:rPr>
        <w:t>paginas</w:t>
      </w:r>
      <w:proofErr w:type="spellEnd"/>
      <w:r>
        <w:rPr>
          <w:rFonts w:ascii="Arial Bold" w:hAnsi="Arial Bold"/>
          <w:shd w:val="clear" w:color="auto" w:fill="FFFF00"/>
        </w:rPr>
        <w:t xml:space="preserve"> </w:t>
      </w:r>
      <w:proofErr w:type="spellStart"/>
      <w:r>
        <w:rPr>
          <w:rFonts w:ascii="Arial Bold" w:hAnsi="Arial Bold"/>
          <w:shd w:val="clear" w:color="auto" w:fill="FFFF00"/>
        </w:rPr>
        <w:t>internas</w:t>
      </w:r>
      <w:proofErr w:type="spellEnd"/>
      <w:r>
        <w:rPr>
          <w:rFonts w:ascii="Arial Bold" w:hAnsi="Arial Bold"/>
          <w:shd w:val="clear" w:color="auto" w:fill="FFFF00"/>
        </w:rPr>
        <w:t xml:space="preserve"> </w:t>
      </w:r>
      <w:proofErr w:type="spellStart"/>
      <w:r>
        <w:rPr>
          <w:rFonts w:ascii="Arial Bold" w:hAnsi="Arial Bold"/>
          <w:shd w:val="clear" w:color="auto" w:fill="FFFF00"/>
        </w:rPr>
        <w:t>deben</w:t>
      </w:r>
      <w:proofErr w:type="spellEnd"/>
      <w:r>
        <w:rPr>
          <w:rFonts w:ascii="Arial Bold" w:hAnsi="Arial Bold"/>
          <w:shd w:val="clear" w:color="auto" w:fill="FFFF00"/>
        </w:rPr>
        <w:t xml:space="preserve"> </w:t>
      </w:r>
      <w:proofErr w:type="spellStart"/>
      <w:r>
        <w:rPr>
          <w:rFonts w:ascii="Arial Bold" w:hAnsi="Arial Bold"/>
          <w:shd w:val="clear" w:color="auto" w:fill="FFFF00"/>
        </w:rPr>
        <w:t>tener</w:t>
      </w:r>
      <w:proofErr w:type="spellEnd"/>
      <w:ins w:id="419" w:author="Unknown Author" w:date="2013-06-30T18:19:00Z">
        <w:r>
          <w:rPr>
            <w:rFonts w:ascii="Arial Bold" w:hAnsi="Arial Bold"/>
            <w:shd w:val="clear" w:color="auto" w:fill="FFFF00"/>
          </w:rPr>
          <w:t>:</w:t>
        </w:r>
      </w:ins>
    </w:p>
    <w:p w14:paraId="1B42EDC3" w14:textId="77777777" w:rsidR="003F2D6E" w:rsidRDefault="003F2D6E"/>
    <w:p w14:paraId="71A806A9" w14:textId="77777777" w:rsidR="003F2D6E" w:rsidRDefault="009E5F98">
      <w:pPr>
        <w:numPr>
          <w:ilvl w:val="0"/>
          <w:numId w:val="5"/>
        </w:numPr>
      </w:pPr>
      <w:ins w:id="420" w:author="Michel Bulon" w:date="2013-06-21T12:55:00Z">
        <w:r>
          <w:t>Page 3: Single page must display</w:t>
        </w:r>
      </w:ins>
      <w:ins w:id="421" w:author="Michel Bulon" w:date="2013-06-21T12:57:00Z">
        <w:r>
          <w:t xml:space="preserve"> an editorial with titles, </w:t>
        </w:r>
      </w:ins>
      <w:del w:id="422" w:author="Arnold Sandjaja" w:date="2013-06-29T12:13:00Z">
        <w:r>
          <w:delText>subtitles and</w:delText>
        </w:r>
      </w:del>
      <w:ins w:id="423" w:author="Michel Bulon" w:date="2013-06-21T12:57:00Z">
        <w:r>
          <w:t xml:space="preserve"> texts</w:t>
        </w:r>
      </w:ins>
      <w:ins w:id="424" w:author="Arnold Sandjaja" w:date="2013-06-29T12:13:00Z">
        <w:r>
          <w:t>, and caption</w:t>
        </w:r>
      </w:ins>
      <w:ins w:id="425" w:author="Michel Bulon" w:date="2013-06-21T12:58:00Z">
        <w:r>
          <w:t xml:space="preserve"> (at least </w:t>
        </w:r>
      </w:ins>
      <w:ins w:id="426" w:author="Michel Bulon" w:date="2013-06-21T12:59:00Z">
        <w:r>
          <w:t xml:space="preserve">1 </w:t>
        </w:r>
      </w:ins>
      <w:ins w:id="427" w:author="Michel Bulon" w:date="2013-06-21T12:58:00Z">
        <w:r>
          <w:t>image</w:t>
        </w:r>
      </w:ins>
      <w:ins w:id="428" w:author="Michel Bulon" w:date="2013-06-21T13:01:00Z">
        <w:r>
          <w:t xml:space="preserve"> </w:t>
        </w:r>
      </w:ins>
      <w:del w:id="429" w:author="Arnold Sandjaja" w:date="2013-06-30T09:11:00Z">
        <w:r>
          <w:delText>or</w:delText>
        </w:r>
      </w:del>
      <w:ins w:id="430" w:author="Arnold Sandjaja" w:date="2013-06-30T09:11:00Z">
        <w:r>
          <w:t>and</w:t>
        </w:r>
      </w:ins>
      <w:ins w:id="431" w:author="Michel Bulon" w:date="2013-06-21T13:01:00Z">
        <w:r>
          <w:t xml:space="preserve"> any other artwork you </w:t>
        </w:r>
      </w:ins>
      <w:del w:id="432" w:author="Arnold Sandjaja" w:date="2013-06-30T09:12:00Z">
        <w:r>
          <w:delText>deem</w:delText>
        </w:r>
      </w:del>
      <w:ins w:id="433" w:author="Arnold Sandjaja" w:date="2013-06-30T09:12:00Z">
        <w:r>
          <w:t>consider</w:t>
        </w:r>
      </w:ins>
      <w:ins w:id="434" w:author="Michel Bulon" w:date="2013-06-21T13:01:00Z">
        <w:r>
          <w:t xml:space="preserve"> necessary</w:t>
        </w:r>
      </w:ins>
      <w:ins w:id="435" w:author="Michel Bulon" w:date="2013-06-21T12:58:00Z">
        <w:r>
          <w:t>)</w:t>
        </w:r>
      </w:ins>
      <w:ins w:id="436" w:author="Michel Bulon" w:date="2013-06-21T12:55:00Z">
        <w:r>
          <w:t xml:space="preserve"> </w:t>
        </w:r>
      </w:ins>
    </w:p>
    <w:p w14:paraId="561483C5" w14:textId="77777777" w:rsidR="003F2D6E" w:rsidRDefault="009E5F98">
      <w:pPr>
        <w:numPr>
          <w:ilvl w:val="0"/>
          <w:numId w:val="5"/>
        </w:numPr>
      </w:pPr>
      <w:proofErr w:type="spellStart"/>
      <w:proofErr w:type="gramStart"/>
      <w:ins w:id="437" w:author="Unknown Author" w:date="2013-06-30T18:19:00Z">
        <w:r>
          <w:rPr>
            <w:shd w:val="clear" w:color="auto" w:fill="FFFF00"/>
          </w:rPr>
          <w:t>pagina</w:t>
        </w:r>
        <w:proofErr w:type="spellEnd"/>
        <w:proofErr w:type="gramEnd"/>
        <w:r>
          <w:rPr>
            <w:shd w:val="clear" w:color="auto" w:fill="FFFF00"/>
          </w:rPr>
          <w:t xml:space="preserve"> 3: </w:t>
        </w:r>
        <w:proofErr w:type="spellStart"/>
        <w:r>
          <w:rPr>
            <w:shd w:val="clear" w:color="auto" w:fill="FFFF00"/>
          </w:rPr>
          <w:t>página</w:t>
        </w:r>
        <w:proofErr w:type="spellEnd"/>
        <w:r>
          <w:rPr>
            <w:shd w:val="clear" w:color="auto" w:fill="FFFF00"/>
          </w:rPr>
          <w:t xml:space="preserve"> simples </w:t>
        </w:r>
        <w:proofErr w:type="spellStart"/>
        <w:r>
          <w:rPr>
            <w:shd w:val="clear" w:color="auto" w:fill="FFFF00"/>
          </w:rPr>
          <w:t>que</w:t>
        </w:r>
        <w:proofErr w:type="spellEnd"/>
        <w:r>
          <w:rPr>
            <w:shd w:val="clear" w:color="auto" w:fill="FFFF00"/>
          </w:rPr>
          <w:t xml:space="preserve"> </w:t>
        </w:r>
        <w:proofErr w:type="spellStart"/>
        <w:r>
          <w:rPr>
            <w:shd w:val="clear" w:color="auto" w:fill="FFFF00"/>
          </w:rPr>
          <w:t>de</w:t>
        </w:r>
      </w:ins>
      <w:r>
        <w:rPr>
          <w:shd w:val="clear" w:color="auto" w:fill="FFFF00"/>
        </w:rPr>
        <w:t>b</w:t>
      </w:r>
      <w:ins w:id="438" w:author="Unknown Author" w:date="2013-06-30T18:19:00Z">
        <w:r>
          <w:rPr>
            <w:shd w:val="clear" w:color="auto" w:fill="FFFF00"/>
          </w:rPr>
          <w:t>e</w:t>
        </w:r>
        <w:proofErr w:type="spellEnd"/>
        <w:r>
          <w:rPr>
            <w:shd w:val="clear" w:color="auto" w:fill="FFFF00"/>
          </w:rPr>
          <w:t xml:space="preserve"> </w:t>
        </w:r>
        <w:proofErr w:type="spellStart"/>
        <w:r>
          <w:rPr>
            <w:shd w:val="clear" w:color="auto" w:fill="FFFF00"/>
          </w:rPr>
          <w:t>mostrar</w:t>
        </w:r>
        <w:proofErr w:type="spellEnd"/>
        <w:r>
          <w:rPr>
            <w:shd w:val="clear" w:color="auto" w:fill="FFFF00"/>
          </w:rPr>
          <w:t xml:space="preserve"> </w:t>
        </w:r>
      </w:ins>
      <w:r>
        <w:rPr>
          <w:shd w:val="clear" w:color="auto" w:fill="FFFF00"/>
        </w:rPr>
        <w:t>l</w:t>
      </w:r>
      <w:ins w:id="439" w:author="Unknown Author" w:date="2013-06-30T18:19:00Z">
        <w:r>
          <w:rPr>
            <w:shd w:val="clear" w:color="auto" w:fill="FFFF00"/>
          </w:rPr>
          <w:t xml:space="preserve">os </w:t>
        </w:r>
        <w:proofErr w:type="spellStart"/>
        <w:r>
          <w:rPr>
            <w:shd w:val="clear" w:color="auto" w:fill="FFFF00"/>
          </w:rPr>
          <w:t>títul</w:t>
        </w:r>
      </w:ins>
      <w:ins w:id="440" w:author="Unknown Author" w:date="2013-06-30T18:20:00Z">
        <w:r>
          <w:rPr>
            <w:shd w:val="clear" w:color="auto" w:fill="FFFF00"/>
          </w:rPr>
          <w:t>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w:t>
        </w:r>
      </w:ins>
      <w:r>
        <w:rPr>
          <w:shd w:val="clear" w:color="auto" w:fill="FFFF00"/>
        </w:rPr>
        <w:t>y</w:t>
      </w:r>
      <w:ins w:id="441" w:author="Unknown Author" w:date="2013-06-30T18:20:00Z">
        <w:r>
          <w:rPr>
            <w:shd w:val="clear" w:color="auto" w:fill="FFFF00"/>
          </w:rPr>
          <w:t xml:space="preserve"> </w:t>
        </w:r>
      </w:ins>
      <w:proofErr w:type="spellStart"/>
      <w:ins w:id="442" w:author="Unknown Author" w:date="2013-06-30T18:29:00Z">
        <w:r>
          <w:rPr>
            <w:shd w:val="clear" w:color="auto" w:fill="FFFF00"/>
          </w:rPr>
          <w:t>le</w:t>
        </w:r>
      </w:ins>
      <w:r>
        <w:rPr>
          <w:shd w:val="clear" w:color="auto" w:fill="FFFF00"/>
        </w:rPr>
        <w:t>y</w:t>
      </w:r>
      <w:ins w:id="443" w:author="Unknown Author" w:date="2013-06-30T18:29:00Z">
        <w:r>
          <w:rPr>
            <w:shd w:val="clear" w:color="auto" w:fill="FFFF00"/>
          </w:rPr>
          <w:t>enda</w:t>
        </w:r>
      </w:ins>
      <w:proofErr w:type="spellEnd"/>
      <w:ins w:id="444" w:author="Unknown Author" w:date="2013-06-30T18:21:00Z">
        <w:r>
          <w:rPr>
            <w:color w:val="800000"/>
            <w:shd w:val="clear" w:color="auto" w:fill="FFFF00"/>
          </w:rPr>
          <w:t xml:space="preserve"> </w:t>
        </w:r>
        <w:r>
          <w:rPr>
            <w:shd w:val="clear" w:color="auto" w:fill="FFFF00"/>
          </w:rPr>
          <w:t>(</w:t>
        </w:r>
      </w:ins>
      <w:proofErr w:type="spellStart"/>
      <w:r>
        <w:rPr>
          <w:shd w:val="clear" w:color="auto" w:fill="FFFF00"/>
        </w:rPr>
        <w:t>Una</w:t>
      </w:r>
      <w:proofErr w:type="spellEnd"/>
      <w:r>
        <w:rPr>
          <w:shd w:val="clear" w:color="auto" w:fill="FFFF00"/>
        </w:rPr>
        <w:t xml:space="preserve"> </w:t>
      </w:r>
      <w:proofErr w:type="spellStart"/>
      <w:r>
        <w:rPr>
          <w:shd w:val="clear" w:color="auto" w:fill="FFFF00"/>
        </w:rPr>
        <w:t>imagen</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w:t>
      </w:r>
      <w:proofErr w:type="spellStart"/>
      <w:r>
        <w:rPr>
          <w:shd w:val="clear" w:color="auto" w:fill="FFFF00"/>
        </w:rPr>
        <w:t>minimo</w:t>
      </w:r>
      <w:proofErr w:type="spellEnd"/>
      <w:r>
        <w:rPr>
          <w:shd w:val="clear" w:color="auto" w:fill="FFFF00"/>
        </w:rPr>
        <w:t xml:space="preserve"> y </w:t>
      </w:r>
      <w:proofErr w:type="spellStart"/>
      <w:r>
        <w:rPr>
          <w:shd w:val="clear" w:color="auto" w:fill="FFFF00"/>
        </w:rPr>
        <w:t>cualquier</w:t>
      </w:r>
      <w:proofErr w:type="spellEnd"/>
      <w:r>
        <w:rPr>
          <w:shd w:val="clear" w:color="auto" w:fill="FFFF00"/>
        </w:rPr>
        <w:t xml:space="preserve"> </w:t>
      </w:r>
      <w:proofErr w:type="spellStart"/>
      <w:r>
        <w:rPr>
          <w:shd w:val="clear" w:color="auto" w:fill="FFFF00"/>
        </w:rPr>
        <w:t>otro</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usted</w:t>
      </w:r>
      <w:proofErr w:type="spellEnd"/>
      <w:r>
        <w:rPr>
          <w:shd w:val="clear" w:color="auto" w:fill="FFFF00"/>
        </w:rPr>
        <w:t xml:space="preserve"> </w:t>
      </w:r>
      <w:proofErr w:type="spellStart"/>
      <w:r>
        <w:rPr>
          <w:shd w:val="clear" w:color="auto" w:fill="FFFF00"/>
        </w:rPr>
        <w:t>considere</w:t>
      </w:r>
      <w:proofErr w:type="spellEnd"/>
      <w:r>
        <w:rPr>
          <w:shd w:val="clear" w:color="auto" w:fill="FFFF00"/>
        </w:rPr>
        <w:t xml:space="preserve"> </w:t>
      </w:r>
      <w:proofErr w:type="spellStart"/>
      <w:r>
        <w:rPr>
          <w:shd w:val="clear" w:color="auto" w:fill="FFFF00"/>
        </w:rPr>
        <w:t>necesario</w:t>
      </w:r>
      <w:proofErr w:type="spellEnd"/>
      <w:r>
        <w:rPr>
          <w:shd w:val="clear" w:color="auto" w:fill="FFFF00"/>
        </w:rPr>
        <w:t>).</w:t>
      </w:r>
    </w:p>
    <w:p w14:paraId="6C0FF880" w14:textId="77777777" w:rsidR="003F2D6E" w:rsidRDefault="009E5F98">
      <w:pPr>
        <w:numPr>
          <w:ilvl w:val="0"/>
          <w:numId w:val="6"/>
        </w:numPr>
      </w:pPr>
      <w:ins w:id="445" w:author="Michel Bulon" w:date="2013-06-12T22:00:00Z">
        <w:r>
          <w:t xml:space="preserve">Page 8-9: </w:t>
        </w:r>
      </w:ins>
      <w:r>
        <w:t>One spread</w:t>
      </w:r>
      <w:del w:id="446" w:author="Michel Bulon" w:date="2013-05-20T20:29:00Z">
        <w:r>
          <w:delText>s</w:delText>
        </w:r>
      </w:del>
      <w:r>
        <w:t xml:space="preserve"> must display the cover story and some images of </w:t>
      </w:r>
      <w:ins w:id="447" w:author="Arnold Sandjaja" w:date="2013-06-30T09:13:00Z">
        <w:r>
          <w:t xml:space="preserve">the </w:t>
        </w:r>
      </w:ins>
      <w:r>
        <w:t xml:space="preserve">cover story (at least </w:t>
      </w:r>
      <w:ins w:id="448" w:author="Arnold Sandjaja" w:date="2013-06-29T12:12:00Z">
        <w:r>
          <w:t>2</w:t>
        </w:r>
      </w:ins>
      <w:del w:id="449" w:author="Arnold Sandjaja" w:date="2013-06-29T12:12:00Z">
        <w:r>
          <w:delText>3</w:delText>
        </w:r>
      </w:del>
      <w:r>
        <w:t xml:space="preserve"> images</w:t>
      </w:r>
      <w:del w:id="450" w:author="Arnold Sandjaja" w:date="2013-05-15T15:14:00Z">
        <w:r>
          <w:delText xml:space="preserve"> for </w:delText>
        </w:r>
      </w:del>
      <w:del w:id="451" w:author="Arnold Sandjaja" w:date="2013-05-15T15:13:00Z">
        <w:r>
          <w:delText>each spread</w:delText>
        </w:r>
      </w:del>
      <w:r>
        <w:t xml:space="preserve">) with </w:t>
      </w:r>
      <w:del w:id="452" w:author="Michel Bulon" w:date="2013-05-14T21:05:00Z">
        <w:r>
          <w:delText xml:space="preserve">the </w:delText>
        </w:r>
      </w:del>
      <w:ins w:id="453" w:author="Michel Bulon" w:date="2013-05-14T20:45:00Z">
        <w:r>
          <w:t>title</w:t>
        </w:r>
      </w:ins>
      <w:ins w:id="454" w:author="Michel Bulon" w:date="2013-05-14T21:05:00Z">
        <w:r>
          <w:t>s</w:t>
        </w:r>
      </w:ins>
      <w:ins w:id="455" w:author="Michel Bulon" w:date="2013-05-14T20:45:00Z">
        <w:r>
          <w:t xml:space="preserve">, </w:t>
        </w:r>
      </w:ins>
      <w:del w:id="456" w:author="Arnold Sandjaja" w:date="2013-06-29T12:13:00Z">
        <w:r>
          <w:delText xml:space="preserve">subtitles, </w:delText>
        </w:r>
      </w:del>
      <w:ins w:id="457" w:author="Michel Bulon" w:date="2013-05-14T21:05:00Z">
        <w:r>
          <w:t xml:space="preserve">texts, </w:t>
        </w:r>
      </w:ins>
      <w:del w:id="458" w:author="Michel Bulon" w:date="2013-05-14T21:06:00Z">
        <w:r>
          <w:delText xml:space="preserve">related </w:delText>
        </w:r>
      </w:del>
      <w:r>
        <w:t xml:space="preserve">captions, </w:t>
      </w:r>
      <w:del w:id="459" w:author="Arnold Sandjaja" w:date="2013-06-29T12:14:00Z">
        <w:r>
          <w:delText>quotes</w:delText>
        </w:r>
      </w:del>
      <w:del w:id="460" w:author="Arnold Sandjaja" w:date="2013-06-30T09:13:00Z">
        <w:r>
          <w:delText>,</w:delText>
        </w:r>
      </w:del>
      <w:ins w:id="461" w:author="Arnold Sandjaja" w:date="2013-06-29T12:14:00Z">
        <w:r>
          <w:t>1</w:t>
        </w:r>
      </w:ins>
      <w:ins w:id="462" w:author="Michel Bulon" w:date="2013-05-14T20:45:00Z">
        <w:r>
          <w:t xml:space="preserve"> table</w:t>
        </w:r>
      </w:ins>
      <w:del w:id="463" w:author="Arnold Sandjaja" w:date="2013-06-29T12:14:00Z">
        <w:r>
          <w:delText>s</w:delText>
        </w:r>
      </w:del>
      <w:r>
        <w:t xml:space="preserve"> and </w:t>
      </w:r>
      <w:ins w:id="464" w:author="Arnold Sandjaja" w:date="2013-06-29T12:14:00Z">
        <w:r>
          <w:t xml:space="preserve">1 </w:t>
        </w:r>
      </w:ins>
      <w:proofErr w:type="spellStart"/>
      <w:r>
        <w:t>infographic</w:t>
      </w:r>
      <w:proofErr w:type="spellEnd"/>
    </w:p>
    <w:p w14:paraId="3BBD41D5" w14:textId="77777777" w:rsidR="003F2D6E" w:rsidRDefault="009E5F98">
      <w:pPr>
        <w:numPr>
          <w:ilvl w:val="0"/>
          <w:numId w:val="6"/>
        </w:numPr>
      </w:pPr>
      <w:del w:id="465" w:author="Arnold Sandjaja" w:date="2013-06-29T12:14:00Z">
        <w:r>
          <w:rPr>
            <w:shd w:val="clear" w:color="auto" w:fill="FFFF00"/>
          </w:rPr>
          <w:delText>s</w:delText>
        </w:r>
      </w:del>
      <w:del w:id="466" w:author="Michel Bulon" w:date="2013-05-14T20:45:00Z">
        <w:r>
          <w:rPr>
            <w:shd w:val="clear" w:color="auto" w:fill="FFFF00"/>
          </w:rPr>
          <w:delText xml:space="preserve"> but the way the content will be organized is left to your decision</w:delText>
        </w:r>
      </w:del>
      <w:proofErr w:type="spellStart"/>
      <w:ins w:id="467" w:author="Unknown Author" w:date="2013-06-30T18:21:00Z">
        <w:r>
          <w:rPr>
            <w:shd w:val="clear" w:color="auto" w:fill="FFFF00"/>
          </w:rPr>
          <w:t>Página</w:t>
        </w:r>
        <w:proofErr w:type="spellEnd"/>
        <w:r>
          <w:rPr>
            <w:shd w:val="clear" w:color="auto" w:fill="FFFF00"/>
          </w:rPr>
          <w:t xml:space="preserve"> 8-9 – 1 </w:t>
        </w:r>
      </w:ins>
      <w:proofErr w:type="spellStart"/>
      <w:r>
        <w:rPr>
          <w:shd w:val="clear" w:color="auto" w:fill="FFFF00"/>
        </w:rPr>
        <w:t>pagina</w:t>
      </w:r>
      <w:proofErr w:type="spellEnd"/>
      <w:r>
        <w:rPr>
          <w:shd w:val="clear" w:color="auto" w:fill="FFFF00"/>
        </w:rPr>
        <w:t xml:space="preserve"> </w:t>
      </w:r>
      <w:proofErr w:type="spellStart"/>
      <w:r>
        <w:rPr>
          <w:shd w:val="clear" w:color="auto" w:fill="FFFF00"/>
        </w:rPr>
        <w:t>doble</w:t>
      </w:r>
      <w:proofErr w:type="spellEnd"/>
      <w:r>
        <w:rPr>
          <w:shd w:val="clear" w:color="auto" w:fill="FFFF00"/>
        </w:rPr>
        <w:t xml:space="preserve"> </w:t>
      </w:r>
      <w:proofErr w:type="spellStart"/>
      <w:r>
        <w:rPr>
          <w:shd w:val="clear" w:color="auto" w:fill="FFFF00"/>
        </w:rPr>
        <w:t>que</w:t>
      </w:r>
      <w:proofErr w:type="spellEnd"/>
      <w:ins w:id="468" w:author="Unknown Author" w:date="2013-06-30T18:21:00Z">
        <w:r>
          <w:rPr>
            <w:shd w:val="clear" w:color="auto" w:fill="FFFF00"/>
          </w:rPr>
          <w:t xml:space="preserve"> </w:t>
        </w:r>
        <w:proofErr w:type="spellStart"/>
        <w:r>
          <w:rPr>
            <w:shd w:val="clear" w:color="auto" w:fill="FFFF00"/>
          </w:rPr>
          <w:t>de</w:t>
        </w:r>
      </w:ins>
      <w:r>
        <w:rPr>
          <w:shd w:val="clear" w:color="auto" w:fill="FFFF00"/>
        </w:rPr>
        <w:t>b</w:t>
      </w:r>
      <w:ins w:id="469" w:author="Unknown Author" w:date="2013-06-30T18:21:00Z">
        <w:r>
          <w:rPr>
            <w:shd w:val="clear" w:color="auto" w:fill="FFFF00"/>
          </w:rPr>
          <w:t>e</w:t>
        </w:r>
        <w:proofErr w:type="spellEnd"/>
        <w:r>
          <w:rPr>
            <w:shd w:val="clear" w:color="auto" w:fill="FFFF00"/>
          </w:rPr>
          <w:t xml:space="preserve"> </w:t>
        </w:r>
        <w:proofErr w:type="spellStart"/>
        <w:r>
          <w:rPr>
            <w:shd w:val="clear" w:color="auto" w:fill="FFFF00"/>
          </w:rPr>
          <w:t>mostrar</w:t>
        </w:r>
        <w:proofErr w:type="spellEnd"/>
        <w:r>
          <w:rPr>
            <w:shd w:val="clear" w:color="auto" w:fill="FFFF00"/>
          </w:rPr>
          <w:t xml:space="preserve"> </w:t>
        </w:r>
      </w:ins>
      <w:r>
        <w:rPr>
          <w:shd w:val="clear" w:color="auto" w:fill="FFFF00"/>
        </w:rPr>
        <w:t>l</w:t>
      </w:r>
      <w:ins w:id="470" w:author="Unknown Author" w:date="2013-06-30T18:21:00Z">
        <w:r>
          <w:rPr>
            <w:shd w:val="clear" w:color="auto" w:fill="FFFF00"/>
          </w:rPr>
          <w:t xml:space="preserve">a </w:t>
        </w:r>
        <w:proofErr w:type="spellStart"/>
        <w:r>
          <w:rPr>
            <w:shd w:val="clear" w:color="auto" w:fill="FFFF00"/>
          </w:rPr>
          <w:t>his</w:t>
        </w:r>
      </w:ins>
      <w:ins w:id="471" w:author="Unknown Author" w:date="2013-06-30T18:22:00Z">
        <w:r>
          <w:rPr>
            <w:shd w:val="clear" w:color="auto" w:fill="FFFF00"/>
          </w:rPr>
          <w:t>tória</w:t>
        </w:r>
        <w:proofErr w:type="spellEnd"/>
        <w:r>
          <w:rPr>
            <w:shd w:val="clear" w:color="auto" w:fill="FFFF00"/>
          </w:rPr>
          <w:t xml:space="preserve"> </w:t>
        </w:r>
      </w:ins>
      <w:proofErr w:type="gramStart"/>
      <w:r>
        <w:rPr>
          <w:shd w:val="clear" w:color="auto" w:fill="FFFF00"/>
        </w:rPr>
        <w:t xml:space="preserve">con </w:t>
      </w:r>
      <w:ins w:id="472" w:author="Unknown Author" w:date="2013-06-30T18:22:00Z">
        <w:r>
          <w:rPr>
            <w:shd w:val="clear" w:color="auto" w:fill="FFFF00"/>
          </w:rPr>
          <w:t xml:space="preserve"> </w:t>
        </w:r>
        <w:proofErr w:type="spellStart"/>
        <w:r>
          <w:rPr>
            <w:shd w:val="clear" w:color="auto" w:fill="FFFF00"/>
          </w:rPr>
          <w:t>algu</w:t>
        </w:r>
      </w:ins>
      <w:r>
        <w:rPr>
          <w:shd w:val="clear" w:color="auto" w:fill="FFFF00"/>
        </w:rPr>
        <w:t>n</w:t>
      </w:r>
      <w:ins w:id="473" w:author="Unknown Author" w:date="2013-06-30T18:22:00Z">
        <w:r>
          <w:rPr>
            <w:shd w:val="clear" w:color="auto" w:fill="FFFF00"/>
          </w:rPr>
          <w:t>as</w:t>
        </w:r>
        <w:proofErr w:type="spellEnd"/>
        <w:proofErr w:type="gramEnd"/>
        <w:r>
          <w:rPr>
            <w:shd w:val="clear" w:color="auto" w:fill="FFFF00"/>
          </w:rPr>
          <w:t xml:space="preserve"> </w:t>
        </w:r>
        <w:proofErr w:type="spellStart"/>
        <w:r>
          <w:rPr>
            <w:shd w:val="clear" w:color="auto" w:fill="FFFF00"/>
          </w:rPr>
          <w:t>imagen</w:t>
        </w:r>
      </w:ins>
      <w:r>
        <w:rPr>
          <w:shd w:val="clear" w:color="auto" w:fill="FFFF00"/>
        </w:rPr>
        <w:t>e</w:t>
      </w:r>
      <w:ins w:id="474" w:author="Unknown Author" w:date="2013-06-30T18:22:00Z">
        <w:r>
          <w:rPr>
            <w:shd w:val="clear" w:color="auto" w:fill="FFFF00"/>
          </w:rPr>
          <w:t>s</w:t>
        </w:r>
        <w:proofErr w:type="spellEnd"/>
        <w:r>
          <w:rPr>
            <w:shd w:val="clear" w:color="auto" w:fill="FFFF00"/>
          </w:rPr>
          <w:t xml:space="preserve"> d</w:t>
        </w:r>
      </w:ins>
      <w:r>
        <w:rPr>
          <w:shd w:val="clear" w:color="auto" w:fill="FFFF00"/>
        </w:rPr>
        <w:t>e</w:t>
      </w:r>
      <w:ins w:id="475" w:author="Unknown Author" w:date="2013-06-30T18:22:00Z">
        <w:r>
          <w:rPr>
            <w:shd w:val="clear" w:color="auto" w:fill="FFFF00"/>
          </w:rPr>
          <w:t xml:space="preserve"> </w:t>
        </w:r>
        <w:proofErr w:type="spellStart"/>
        <w:r>
          <w:rPr>
            <w:shd w:val="clear" w:color="auto" w:fill="FFFF00"/>
          </w:rPr>
          <w:t>história</w:t>
        </w:r>
        <w:proofErr w:type="spellEnd"/>
        <w:r>
          <w:rPr>
            <w:shd w:val="clear" w:color="auto" w:fill="FFFF00"/>
          </w:rPr>
          <w:t xml:space="preserve"> de </w:t>
        </w:r>
      </w:ins>
      <w:r>
        <w:rPr>
          <w:shd w:val="clear" w:color="auto" w:fill="FFFF00"/>
        </w:rPr>
        <w:t xml:space="preserve">la </w:t>
      </w:r>
      <w:proofErr w:type="spellStart"/>
      <w:r>
        <w:rPr>
          <w:shd w:val="clear" w:color="auto" w:fill="FFFF00"/>
        </w:rPr>
        <w:t>portada</w:t>
      </w:r>
      <w:proofErr w:type="spellEnd"/>
      <w:ins w:id="476" w:author="Unknown Author" w:date="2013-06-30T18:22:00Z">
        <w:r>
          <w:rPr>
            <w:shd w:val="clear" w:color="auto" w:fill="FFFF00"/>
          </w:rPr>
          <w:t xml:space="preserve"> ( </w:t>
        </w:r>
      </w:ins>
      <w:proofErr w:type="spellStart"/>
      <w:r>
        <w:rPr>
          <w:shd w:val="clear" w:color="auto" w:fill="FFFF00"/>
        </w:rPr>
        <w:t>como</w:t>
      </w:r>
      <w:proofErr w:type="spellEnd"/>
      <w:r>
        <w:rPr>
          <w:shd w:val="clear" w:color="auto" w:fill="FFFF00"/>
        </w:rPr>
        <w:t xml:space="preserve"> </w:t>
      </w:r>
      <w:proofErr w:type="spellStart"/>
      <w:r>
        <w:rPr>
          <w:shd w:val="clear" w:color="auto" w:fill="FFFF00"/>
        </w:rPr>
        <w:t>minimo</w:t>
      </w:r>
      <w:proofErr w:type="spellEnd"/>
      <w:r>
        <w:rPr>
          <w:shd w:val="clear" w:color="auto" w:fill="FFFF00"/>
        </w:rPr>
        <w:t xml:space="preserve"> dos </w:t>
      </w:r>
      <w:proofErr w:type="spellStart"/>
      <w:r>
        <w:rPr>
          <w:shd w:val="clear" w:color="auto" w:fill="FFFF00"/>
        </w:rPr>
        <w:t>imagenes</w:t>
      </w:r>
      <w:proofErr w:type="spellEnd"/>
      <w:ins w:id="477" w:author="Unknown Author" w:date="2013-06-30T18:22:00Z">
        <w:r>
          <w:rPr>
            <w:shd w:val="clear" w:color="auto" w:fill="FFFF00"/>
          </w:rPr>
          <w:t>), co</w:t>
        </w:r>
      </w:ins>
      <w:r>
        <w:rPr>
          <w:shd w:val="clear" w:color="auto" w:fill="FFFF00"/>
        </w:rPr>
        <w:t xml:space="preserve">n </w:t>
      </w:r>
      <w:proofErr w:type="spellStart"/>
      <w:ins w:id="478" w:author="Unknown Author" w:date="2013-06-30T18:22:00Z">
        <w:r>
          <w:rPr>
            <w:shd w:val="clear" w:color="auto" w:fill="FFFF00"/>
          </w:rPr>
          <w:t>títulos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w:t>
        </w:r>
      </w:ins>
      <w:proofErr w:type="spellStart"/>
      <w:ins w:id="479" w:author="Unknown Author" w:date="2013-06-30T18:29:00Z">
        <w:r>
          <w:rPr>
            <w:shd w:val="clear" w:color="auto" w:fill="FFFF00"/>
          </w:rPr>
          <w:t>le</w:t>
        </w:r>
      </w:ins>
      <w:r>
        <w:rPr>
          <w:shd w:val="clear" w:color="auto" w:fill="FFFF00"/>
        </w:rPr>
        <w:t>y</w:t>
      </w:r>
      <w:ins w:id="480" w:author="Unknown Author" w:date="2013-06-30T18:29:00Z">
        <w:r>
          <w:rPr>
            <w:shd w:val="clear" w:color="auto" w:fill="FFFF00"/>
          </w:rPr>
          <w:t>enda</w:t>
        </w:r>
      </w:ins>
      <w:proofErr w:type="spellEnd"/>
      <w:ins w:id="481" w:author="Unknown Author" w:date="2013-06-30T18:23:00Z">
        <w:r>
          <w:rPr>
            <w:color w:val="800000"/>
            <w:shd w:val="clear" w:color="auto" w:fill="FFFF00"/>
          </w:rPr>
          <w:t xml:space="preserve">, </w:t>
        </w:r>
        <w:r>
          <w:rPr>
            <w:shd w:val="clear" w:color="auto" w:fill="FFFF00"/>
          </w:rPr>
          <w:t xml:space="preserve">1 </w:t>
        </w:r>
        <w:proofErr w:type="spellStart"/>
        <w:r>
          <w:rPr>
            <w:shd w:val="clear" w:color="auto" w:fill="FFFF00"/>
          </w:rPr>
          <w:t>t</w:t>
        </w:r>
      </w:ins>
      <w:r>
        <w:rPr>
          <w:shd w:val="clear" w:color="auto" w:fill="FFFF00"/>
        </w:rPr>
        <w:t>abla</w:t>
      </w:r>
      <w:proofErr w:type="spellEnd"/>
      <w:r>
        <w:rPr>
          <w:shd w:val="clear" w:color="auto" w:fill="FFFF00"/>
        </w:rPr>
        <w:t xml:space="preserve"> y </w:t>
      </w:r>
      <w:proofErr w:type="spellStart"/>
      <w:r>
        <w:rPr>
          <w:shd w:val="clear" w:color="auto" w:fill="FFFF00"/>
        </w:rPr>
        <w:t>una</w:t>
      </w:r>
      <w:proofErr w:type="spellEnd"/>
      <w:r>
        <w:rPr>
          <w:shd w:val="clear" w:color="auto" w:fill="FFFF00"/>
        </w:rPr>
        <w:t xml:space="preserve"> </w:t>
      </w:r>
      <w:proofErr w:type="spellStart"/>
      <w:r>
        <w:rPr>
          <w:shd w:val="clear" w:color="auto" w:fill="FFFF00"/>
        </w:rPr>
        <w:t>infografia</w:t>
      </w:r>
      <w:proofErr w:type="spellEnd"/>
      <w:ins w:id="482" w:author="Unknown Author" w:date="2013-06-30T18:23:00Z">
        <w:r>
          <w:rPr>
            <w:shd w:val="clear" w:color="auto" w:fill="FFFF00"/>
          </w:rPr>
          <w:t>.</w:t>
        </w:r>
      </w:ins>
    </w:p>
    <w:p w14:paraId="6693619E" w14:textId="77777777" w:rsidR="003F2D6E" w:rsidRDefault="009E5F98">
      <w:pPr>
        <w:numPr>
          <w:ilvl w:val="0"/>
          <w:numId w:val="6"/>
        </w:numPr>
      </w:pPr>
      <w:ins w:id="483" w:author="Michel Bulon" w:date="2013-06-12T22:00:00Z">
        <w:r>
          <w:t xml:space="preserve">Page </w:t>
        </w:r>
      </w:ins>
      <w:del w:id="484" w:author="Arnold Sandjaja" w:date="2013-06-20T17:31:00Z">
        <w:r>
          <w:delText>14-3</w:delText>
        </w:r>
      </w:del>
      <w:ins w:id="485" w:author="Arnold Sandjaja" w:date="2013-06-20T17:31:00Z">
        <w:r>
          <w:t>10-11</w:t>
        </w:r>
      </w:ins>
      <w:ins w:id="486" w:author="Michel Bulon" w:date="2013-06-12T22:00:00Z">
        <w:r>
          <w:t xml:space="preserve">: </w:t>
        </w:r>
      </w:ins>
      <w:r>
        <w:t xml:space="preserve">One spread must display </w:t>
      </w:r>
      <w:del w:id="487" w:author="Arnold Sandjaja" w:date="2013-06-20T17:31:00Z">
        <w:r>
          <w:delText xml:space="preserve">(Page 14) </w:delText>
        </w:r>
      </w:del>
      <w:r>
        <w:t xml:space="preserve">three short articles </w:t>
      </w:r>
      <w:ins w:id="488" w:author="Arnold Sandjaja" w:date="2013-06-29T12:15:00Z">
        <w:r>
          <w:t xml:space="preserve">with titles, texts, and captions </w:t>
        </w:r>
      </w:ins>
      <w:r>
        <w:t>(at least 1 image for each article</w:t>
      </w:r>
      <w:del w:id="489" w:author="Arnold Sandjaja" w:date="2013-06-30T09:13:00Z">
        <w:r>
          <w:delText>s</w:delText>
        </w:r>
      </w:del>
      <w:r>
        <w:t>)</w:t>
      </w:r>
      <w:del w:id="490" w:author="Arnold Sandjaja" w:date="2013-06-20T17:31:00Z">
        <w:r>
          <w:rPr>
            <w:shd w:val="clear" w:color="auto" w:fill="FFFF00"/>
          </w:rPr>
          <w:delText xml:space="preserve"> and (Page 3) an editorial with titles, captions and texts</w:delText>
        </w:r>
      </w:del>
    </w:p>
    <w:p w14:paraId="3F14D10D" w14:textId="77777777" w:rsidR="003F2D6E" w:rsidRDefault="009E5F98">
      <w:pPr>
        <w:numPr>
          <w:ilvl w:val="0"/>
          <w:numId w:val="6"/>
        </w:numPr>
      </w:pPr>
      <w:proofErr w:type="spellStart"/>
      <w:ins w:id="491" w:author="Unknown Author" w:date="2013-06-30T18:23:00Z">
        <w:r>
          <w:rPr>
            <w:shd w:val="clear" w:color="auto" w:fill="FFFF00"/>
          </w:rPr>
          <w:t>Pá</w:t>
        </w:r>
      </w:ins>
      <w:ins w:id="492" w:author="Unknown Author" w:date="2013-06-30T18:24:00Z">
        <w:r>
          <w:rPr>
            <w:shd w:val="clear" w:color="auto" w:fill="FFFF00"/>
          </w:rPr>
          <w:t>gina</w:t>
        </w:r>
        <w:proofErr w:type="spellEnd"/>
        <w:r>
          <w:rPr>
            <w:shd w:val="clear" w:color="auto" w:fill="FFFF00"/>
          </w:rPr>
          <w:t xml:space="preserve"> 10-11: </w:t>
        </w:r>
      </w:ins>
      <w:proofErr w:type="spellStart"/>
      <w:r>
        <w:rPr>
          <w:shd w:val="clear" w:color="auto" w:fill="FFFF00"/>
        </w:rPr>
        <w:t>Una</w:t>
      </w:r>
      <w:proofErr w:type="spellEnd"/>
      <w:r>
        <w:rPr>
          <w:shd w:val="clear" w:color="auto" w:fill="FFFF00"/>
        </w:rPr>
        <w:t xml:space="preserve"> </w:t>
      </w:r>
      <w:proofErr w:type="spellStart"/>
      <w:r>
        <w:rPr>
          <w:shd w:val="clear" w:color="auto" w:fill="FFFF00"/>
        </w:rPr>
        <w:t>pagina</w:t>
      </w:r>
      <w:proofErr w:type="spellEnd"/>
      <w:r>
        <w:rPr>
          <w:shd w:val="clear" w:color="auto" w:fill="FFFF00"/>
        </w:rPr>
        <w:t xml:space="preserve"> </w:t>
      </w:r>
      <w:proofErr w:type="spellStart"/>
      <w:r>
        <w:rPr>
          <w:shd w:val="clear" w:color="auto" w:fill="FFFF00"/>
        </w:rPr>
        <w:t>doble</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debe</w:t>
      </w:r>
      <w:proofErr w:type="spellEnd"/>
      <w:r>
        <w:rPr>
          <w:shd w:val="clear" w:color="auto" w:fill="FFFF00"/>
        </w:rPr>
        <w:t xml:space="preserve"> </w:t>
      </w:r>
      <w:proofErr w:type="spellStart"/>
      <w:r>
        <w:rPr>
          <w:shd w:val="clear" w:color="auto" w:fill="FFFF00"/>
        </w:rPr>
        <w:t>mostrar</w:t>
      </w:r>
      <w:proofErr w:type="spellEnd"/>
      <w:ins w:id="493" w:author="Unknown Author" w:date="2013-06-30T18:24:00Z">
        <w:r>
          <w:rPr>
            <w:shd w:val="clear" w:color="auto" w:fill="FFFF00"/>
          </w:rPr>
          <w:t xml:space="preserve"> </w:t>
        </w:r>
      </w:ins>
      <w:proofErr w:type="spellStart"/>
      <w:r>
        <w:rPr>
          <w:shd w:val="clear" w:color="auto" w:fill="FFFF00"/>
        </w:rPr>
        <w:t>tres</w:t>
      </w:r>
      <w:proofErr w:type="spellEnd"/>
      <w:r>
        <w:rPr>
          <w:shd w:val="clear" w:color="auto" w:fill="FFFF00"/>
        </w:rPr>
        <w:t xml:space="preserve"> </w:t>
      </w:r>
      <w:proofErr w:type="spellStart"/>
      <w:r>
        <w:rPr>
          <w:shd w:val="clear" w:color="auto" w:fill="FFFF00"/>
        </w:rPr>
        <w:t>articulos</w:t>
      </w:r>
      <w:proofErr w:type="spellEnd"/>
      <w:r>
        <w:rPr>
          <w:shd w:val="clear" w:color="auto" w:fill="FFFF00"/>
        </w:rPr>
        <w:t xml:space="preserve"> </w:t>
      </w:r>
      <w:proofErr w:type="spellStart"/>
      <w:r>
        <w:rPr>
          <w:shd w:val="clear" w:color="auto" w:fill="FFFF00"/>
        </w:rPr>
        <w:t>cortos</w:t>
      </w:r>
      <w:proofErr w:type="spellEnd"/>
      <w:r>
        <w:rPr>
          <w:shd w:val="clear" w:color="auto" w:fill="FFFF00"/>
        </w:rPr>
        <w:t xml:space="preserve"> con </w:t>
      </w:r>
      <w:proofErr w:type="spellStart"/>
      <w:r>
        <w:rPr>
          <w:shd w:val="clear" w:color="auto" w:fill="FFFF00"/>
        </w:rPr>
        <w:t>titulos</w:t>
      </w:r>
      <w:proofErr w:type="spellEnd"/>
      <w:ins w:id="494" w:author="Unknown Author" w:date="2013-06-30T18:24:00Z">
        <w:r>
          <w:rPr>
            <w:shd w:val="clear" w:color="auto" w:fill="FFFF00"/>
          </w:rPr>
          <w:t xml:space="preserve">, </w:t>
        </w:r>
        <w:proofErr w:type="spellStart"/>
        <w:r>
          <w:rPr>
            <w:shd w:val="clear" w:color="auto" w:fill="FFFF00"/>
          </w:rPr>
          <w:t>textos</w:t>
        </w:r>
        <w:proofErr w:type="spellEnd"/>
        <w:r>
          <w:rPr>
            <w:shd w:val="clear" w:color="auto" w:fill="FFFF00"/>
          </w:rPr>
          <w:t xml:space="preserve"> </w:t>
        </w:r>
      </w:ins>
      <w:r>
        <w:rPr>
          <w:shd w:val="clear" w:color="auto" w:fill="FFFF00"/>
        </w:rPr>
        <w:t>y</w:t>
      </w:r>
      <w:ins w:id="495" w:author="Unknown Author" w:date="2013-06-30T18:24:00Z">
        <w:r>
          <w:rPr>
            <w:shd w:val="clear" w:color="auto" w:fill="FFFF00"/>
          </w:rPr>
          <w:t xml:space="preserve"> </w:t>
        </w:r>
      </w:ins>
      <w:proofErr w:type="spellStart"/>
      <w:r>
        <w:rPr>
          <w:shd w:val="clear" w:color="auto" w:fill="FFFF00"/>
        </w:rPr>
        <w:t>leyendas</w:t>
      </w:r>
      <w:proofErr w:type="spellEnd"/>
      <w:ins w:id="496" w:author="Unknown Author" w:date="2013-06-30T18:24:00Z">
        <w:r>
          <w:rPr>
            <w:color w:val="800000"/>
            <w:shd w:val="clear" w:color="auto" w:fill="FFFF00"/>
          </w:rPr>
          <w:t xml:space="preserve"> </w:t>
        </w:r>
        <w:r>
          <w:rPr>
            <w:shd w:val="clear" w:color="auto" w:fill="FFFF00"/>
          </w:rPr>
          <w:t>(</w:t>
        </w:r>
      </w:ins>
      <w:proofErr w:type="spellStart"/>
      <w:r>
        <w:rPr>
          <w:shd w:val="clear" w:color="auto" w:fill="FFFF00"/>
        </w:rPr>
        <w:t>por</w:t>
      </w:r>
      <w:proofErr w:type="spellEnd"/>
      <w:r>
        <w:rPr>
          <w:shd w:val="clear" w:color="auto" w:fill="FFFF00"/>
        </w:rPr>
        <w:t xml:space="preserve"> lo </w:t>
      </w:r>
      <w:proofErr w:type="spellStart"/>
      <w:r>
        <w:rPr>
          <w:shd w:val="clear" w:color="auto" w:fill="FFFF00"/>
        </w:rPr>
        <w:t>menos</w:t>
      </w:r>
      <w:proofErr w:type="spellEnd"/>
      <w:r>
        <w:rPr>
          <w:shd w:val="clear" w:color="auto" w:fill="FFFF00"/>
        </w:rPr>
        <w:t xml:space="preserve"> </w:t>
      </w:r>
      <w:proofErr w:type="spellStart"/>
      <w:r>
        <w:rPr>
          <w:shd w:val="clear" w:color="auto" w:fill="FFFF00"/>
        </w:rPr>
        <w:t>una</w:t>
      </w:r>
      <w:proofErr w:type="spellEnd"/>
      <w:r>
        <w:rPr>
          <w:shd w:val="clear" w:color="auto" w:fill="FFFF00"/>
        </w:rPr>
        <w:t xml:space="preserve"> </w:t>
      </w:r>
      <w:proofErr w:type="spellStart"/>
      <w:r>
        <w:rPr>
          <w:shd w:val="clear" w:color="auto" w:fill="FFFF00"/>
        </w:rPr>
        <w:t>imagen</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cada</w:t>
      </w:r>
      <w:proofErr w:type="spellEnd"/>
      <w:r>
        <w:rPr>
          <w:shd w:val="clear" w:color="auto" w:fill="FFFF00"/>
        </w:rPr>
        <w:t xml:space="preserve"> </w:t>
      </w:r>
      <w:proofErr w:type="spellStart"/>
      <w:r>
        <w:rPr>
          <w:shd w:val="clear" w:color="auto" w:fill="FFFF00"/>
        </w:rPr>
        <w:t>articulo</w:t>
      </w:r>
      <w:proofErr w:type="spellEnd"/>
      <w:ins w:id="497" w:author="Unknown Author" w:date="2013-06-30T18:24:00Z">
        <w:r>
          <w:rPr>
            <w:shd w:val="clear" w:color="auto" w:fill="FFFF00"/>
          </w:rPr>
          <w:t>)</w:t>
        </w:r>
      </w:ins>
    </w:p>
    <w:p w14:paraId="1CA4B3B8" w14:textId="77777777" w:rsidR="003F2D6E" w:rsidRDefault="009E5F98">
      <w:ins w:id="498" w:author="Arnold Sandjaja" w:date="2013-05-17T15:16:00Z">
        <w:r>
          <w:t xml:space="preserve"> </w:t>
        </w:r>
      </w:ins>
    </w:p>
    <w:p w14:paraId="758F6512" w14:textId="77777777" w:rsidR="003F2D6E" w:rsidRDefault="009E5F98">
      <w:pPr>
        <w:pStyle w:val="Heading3AA"/>
      </w:pPr>
      <w:r>
        <w:t xml:space="preserve">Technical specifications: </w:t>
      </w:r>
      <w:proofErr w:type="spellStart"/>
      <w:r>
        <w:rPr>
          <w:shd w:val="clear" w:color="auto" w:fill="FFFF00"/>
        </w:rPr>
        <w:t>Especificaciones</w:t>
      </w:r>
      <w:proofErr w:type="spellEnd"/>
      <w:r>
        <w:rPr>
          <w:shd w:val="clear" w:color="auto" w:fill="FFFF00"/>
        </w:rPr>
        <w:t xml:space="preserve"> </w:t>
      </w:r>
      <w:proofErr w:type="spellStart"/>
      <w:r>
        <w:rPr>
          <w:shd w:val="clear" w:color="auto" w:fill="FFFF00"/>
        </w:rPr>
        <w:t>tecnicas</w:t>
      </w:r>
      <w:proofErr w:type="spellEnd"/>
    </w:p>
    <w:p w14:paraId="19254B78" w14:textId="77777777" w:rsidR="003F2D6E" w:rsidRDefault="009E5F98">
      <w:pPr>
        <w:ind w:left="3686" w:hanging="3686"/>
      </w:pPr>
      <w:proofErr w:type="gramStart"/>
      <w:r>
        <w:rPr>
          <w:rFonts w:cs="Arial"/>
        </w:rPr>
        <w:t>Dimensions</w:t>
      </w:r>
      <w:r>
        <w:rPr>
          <w:rFonts w:cs="Arial"/>
        </w:rPr>
        <w:tab/>
        <w:t>:</w:t>
      </w:r>
      <w:proofErr w:type="gramEnd"/>
      <w:r>
        <w:rPr>
          <w:rFonts w:cs="Arial"/>
        </w:rPr>
        <w:t xml:space="preserve"> A maximum page size of 190mm x 270mm (portrait) perfect bound with a 6 mm spine.</w:t>
      </w:r>
    </w:p>
    <w:p w14:paraId="46CCEBAC" w14:textId="77777777" w:rsidR="003F2D6E" w:rsidRDefault="009E5F98">
      <w:pPr>
        <w:ind w:left="3686" w:hanging="3686"/>
      </w:pPr>
      <w:proofErr w:type="spellStart"/>
      <w:ins w:id="499" w:author="Unknown Author" w:date="2013-06-30T18:25:00Z">
        <w:r>
          <w:rPr>
            <w:rFonts w:cs="Arial"/>
            <w:shd w:val="clear" w:color="auto" w:fill="FFFF00"/>
          </w:rPr>
          <w:t>Dimen</w:t>
        </w:r>
      </w:ins>
      <w:r>
        <w:rPr>
          <w:rFonts w:cs="Arial"/>
          <w:shd w:val="clear" w:color="auto" w:fill="FFFF00"/>
        </w:rPr>
        <w:t>ciones</w:t>
      </w:r>
      <w:proofErr w:type="spellEnd"/>
      <w:ins w:id="500" w:author="Unknown Author" w:date="2013-06-30T18:25:00Z">
        <w:r>
          <w:rPr>
            <w:rFonts w:cs="Arial"/>
            <w:shd w:val="clear" w:color="auto" w:fill="FFFF00"/>
          </w:rPr>
          <w:t>:</w:t>
        </w:r>
        <w:r>
          <w:rPr>
            <w:rFonts w:cs="Arial"/>
            <w:shd w:val="clear" w:color="auto" w:fill="FFFF00"/>
          </w:rPr>
          <w:tab/>
        </w:r>
      </w:ins>
      <w:proofErr w:type="spellStart"/>
      <w:ins w:id="501" w:author="Unknown Author" w:date="2013-06-30T18:26:00Z">
        <w:r>
          <w:rPr>
            <w:rFonts w:cs="Arial"/>
            <w:shd w:val="clear" w:color="auto" w:fill="FFFF00"/>
          </w:rPr>
          <w:t>U</w:t>
        </w:r>
      </w:ins>
      <w:r>
        <w:rPr>
          <w:rFonts w:cs="Arial"/>
          <w:shd w:val="clear" w:color="auto" w:fill="FFFF00"/>
        </w:rPr>
        <w:t>n</w:t>
      </w:r>
      <w:ins w:id="502" w:author="Unknown Author" w:date="2013-06-30T18:26:00Z">
        <w:r>
          <w:rPr>
            <w:rFonts w:cs="Arial"/>
            <w:shd w:val="clear" w:color="auto" w:fill="FFFF00"/>
          </w:rPr>
          <w:t>a</w:t>
        </w:r>
        <w:proofErr w:type="spellEnd"/>
        <w:r>
          <w:rPr>
            <w:rFonts w:cs="Arial"/>
            <w:shd w:val="clear" w:color="auto" w:fill="FFFF00"/>
          </w:rPr>
          <w:t xml:space="preserve"> </w:t>
        </w:r>
        <w:proofErr w:type="spellStart"/>
        <w:r>
          <w:rPr>
            <w:rFonts w:cs="Arial"/>
            <w:shd w:val="clear" w:color="auto" w:fill="FFFF00"/>
          </w:rPr>
          <w:t>página</w:t>
        </w:r>
        <w:proofErr w:type="spellEnd"/>
        <w:r>
          <w:rPr>
            <w:rFonts w:cs="Arial"/>
            <w:shd w:val="clear" w:color="auto" w:fill="FFFF00"/>
          </w:rPr>
          <w:t xml:space="preserve"> co</w:t>
        </w:r>
      </w:ins>
      <w:r>
        <w:rPr>
          <w:rFonts w:cs="Arial"/>
          <w:shd w:val="clear" w:color="auto" w:fill="FFFF00"/>
        </w:rPr>
        <w:t xml:space="preserve">n </w:t>
      </w:r>
      <w:proofErr w:type="gramStart"/>
      <w:r>
        <w:rPr>
          <w:rFonts w:cs="Arial"/>
          <w:shd w:val="clear" w:color="auto" w:fill="FFFF00"/>
        </w:rPr>
        <w:t>un</w:t>
      </w:r>
      <w:proofErr w:type="gramEnd"/>
      <w:ins w:id="503" w:author="Unknown Author" w:date="2013-06-30T18:26:00Z">
        <w:r>
          <w:rPr>
            <w:rFonts w:cs="Arial"/>
            <w:shd w:val="clear" w:color="auto" w:fill="FFFF00"/>
          </w:rPr>
          <w:t xml:space="preserve"> </w:t>
        </w:r>
        <w:proofErr w:type="spellStart"/>
        <w:r>
          <w:rPr>
            <w:rFonts w:cs="Arial"/>
            <w:shd w:val="clear" w:color="auto" w:fill="FFFF00"/>
          </w:rPr>
          <w:t>formato</w:t>
        </w:r>
        <w:proofErr w:type="spellEnd"/>
        <w:r>
          <w:rPr>
            <w:rFonts w:cs="Arial"/>
            <w:shd w:val="clear" w:color="auto" w:fill="FFFF00"/>
          </w:rPr>
          <w:t xml:space="preserve"> </w:t>
        </w:r>
        <w:proofErr w:type="spellStart"/>
        <w:r>
          <w:rPr>
            <w:rFonts w:cs="Arial"/>
            <w:shd w:val="clear" w:color="auto" w:fill="FFFF00"/>
          </w:rPr>
          <w:t>máximo</w:t>
        </w:r>
        <w:proofErr w:type="spellEnd"/>
        <w:r>
          <w:rPr>
            <w:rFonts w:cs="Arial"/>
            <w:shd w:val="clear" w:color="auto" w:fill="FFFF00"/>
          </w:rPr>
          <w:t xml:space="preserve"> de 190mm X 270mm (</w:t>
        </w:r>
        <w:proofErr w:type="spellStart"/>
        <w:r>
          <w:rPr>
            <w:rFonts w:cs="Arial"/>
            <w:shd w:val="clear" w:color="auto" w:fill="FFFF00"/>
          </w:rPr>
          <w:t>retrato</w:t>
        </w:r>
        <w:proofErr w:type="spellEnd"/>
        <w:r>
          <w:rPr>
            <w:rFonts w:cs="Arial"/>
            <w:shd w:val="clear" w:color="auto" w:fill="FFFF00"/>
          </w:rPr>
          <w:t>) co</w:t>
        </w:r>
      </w:ins>
      <w:r>
        <w:rPr>
          <w:rFonts w:cs="Arial"/>
          <w:shd w:val="clear" w:color="auto" w:fill="FFFF00"/>
        </w:rPr>
        <w:t xml:space="preserve">n </w:t>
      </w:r>
      <w:proofErr w:type="spellStart"/>
      <w:r>
        <w:rPr>
          <w:rFonts w:cs="Arial"/>
          <w:shd w:val="clear" w:color="auto" w:fill="FFFF00"/>
        </w:rPr>
        <w:t>lomo</w:t>
      </w:r>
      <w:proofErr w:type="spellEnd"/>
      <w:ins w:id="504" w:author="Unknown Author" w:date="2013-06-30T18:26:00Z">
        <w:r>
          <w:rPr>
            <w:rFonts w:cs="Arial"/>
            <w:shd w:val="clear" w:color="auto" w:fill="FFFF00"/>
          </w:rPr>
          <w:t xml:space="preserve"> de 6mm</w:t>
        </w:r>
        <w:r>
          <w:rPr>
            <w:rFonts w:cs="Arial"/>
          </w:rPr>
          <w:t>.</w:t>
        </w:r>
      </w:ins>
    </w:p>
    <w:p w14:paraId="3E79FE5A" w14:textId="77777777" w:rsidR="003F2D6E" w:rsidRDefault="009E5F98">
      <w:pPr>
        <w:ind w:left="3686" w:hanging="3686"/>
      </w:pPr>
      <w:r>
        <w:t xml:space="preserve">Paragraph </w:t>
      </w:r>
      <w:proofErr w:type="gramStart"/>
      <w:r>
        <w:t>Styles</w:t>
      </w:r>
      <w:r>
        <w:tab/>
        <w:t>:</w:t>
      </w:r>
      <w:proofErr w:type="gramEnd"/>
      <w:r>
        <w:t xml:space="preserve"> Must be used for title</w:t>
      </w:r>
      <w:ins w:id="505" w:author="Arnold Sandjaja" w:date="2013-05-15T15:03:00Z">
        <w:r>
          <w:t>s</w:t>
        </w:r>
      </w:ins>
      <w:r>
        <w:t>, body text, caption</w:t>
      </w:r>
    </w:p>
    <w:p w14:paraId="691F8681" w14:textId="77777777" w:rsidR="003F2D6E" w:rsidRDefault="009E5F98">
      <w:pPr>
        <w:ind w:left="3686" w:hanging="3686"/>
      </w:pPr>
      <w:proofErr w:type="spellStart"/>
      <w:ins w:id="506" w:author="Unknown Author" w:date="2013-06-30T18:26:00Z">
        <w:r>
          <w:rPr>
            <w:shd w:val="clear" w:color="auto" w:fill="FFFF00"/>
          </w:rPr>
          <w:t>Estilo</w:t>
        </w:r>
        <w:proofErr w:type="spellEnd"/>
        <w:r>
          <w:rPr>
            <w:shd w:val="clear" w:color="auto" w:fill="FFFF00"/>
          </w:rPr>
          <w:t xml:space="preserve"> de </w:t>
        </w:r>
      </w:ins>
      <w:proofErr w:type="spellStart"/>
      <w:ins w:id="507" w:author="Unknown Author" w:date="2013-06-30T18:27:00Z">
        <w:r>
          <w:rPr>
            <w:shd w:val="clear" w:color="auto" w:fill="FFFF00"/>
          </w:rPr>
          <w:t>par</w:t>
        </w:r>
      </w:ins>
      <w:r>
        <w:rPr>
          <w:shd w:val="clear" w:color="auto" w:fill="FFFF00"/>
        </w:rPr>
        <w:t>rafo</w:t>
      </w:r>
      <w:proofErr w:type="spellEnd"/>
      <w:ins w:id="508" w:author="Unknown Author" w:date="2013-06-30T18:27:00Z">
        <w:r>
          <w:rPr>
            <w:shd w:val="clear" w:color="auto" w:fill="FFFF00"/>
          </w:rPr>
          <w:tab/>
        </w:r>
        <w:proofErr w:type="spellStart"/>
        <w:r>
          <w:rPr>
            <w:shd w:val="clear" w:color="auto" w:fill="FFFF00"/>
          </w:rPr>
          <w:t>de</w:t>
        </w:r>
      </w:ins>
      <w:r>
        <w:rPr>
          <w:shd w:val="clear" w:color="auto" w:fill="FFFF00"/>
        </w:rPr>
        <w:t>b</w:t>
      </w:r>
      <w:ins w:id="509" w:author="Unknown Author" w:date="2013-06-30T18:27:00Z">
        <w:r>
          <w:rPr>
            <w:shd w:val="clear" w:color="auto" w:fill="FFFF00"/>
          </w:rPr>
          <w:t>e</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títulos</w:t>
        </w:r>
        <w:proofErr w:type="spellEnd"/>
        <w:r>
          <w:rPr>
            <w:shd w:val="clear" w:color="auto" w:fill="FFFF00"/>
          </w:rPr>
          <w:t xml:space="preserve">, </w:t>
        </w:r>
        <w:proofErr w:type="spellStart"/>
        <w:proofErr w:type="gramStart"/>
        <w:r>
          <w:rPr>
            <w:shd w:val="clear" w:color="auto" w:fill="FFFF00"/>
          </w:rPr>
          <w:t>c</w:t>
        </w:r>
      </w:ins>
      <w:r>
        <w:rPr>
          <w:shd w:val="clear" w:color="auto" w:fill="FFFF00"/>
        </w:rPr>
        <w:t>uerpo</w:t>
      </w:r>
      <w:proofErr w:type="spellEnd"/>
      <w:r>
        <w:rPr>
          <w:shd w:val="clear" w:color="auto" w:fill="FFFF00"/>
        </w:rPr>
        <w:t xml:space="preserve"> </w:t>
      </w:r>
      <w:ins w:id="510" w:author="Unknown Author" w:date="2013-06-30T18:27:00Z">
        <w:r>
          <w:rPr>
            <w:shd w:val="clear" w:color="auto" w:fill="FFFF00"/>
          </w:rPr>
          <w:t xml:space="preserve"> de</w:t>
        </w:r>
        <w:proofErr w:type="gramEnd"/>
        <w:r>
          <w:rPr>
            <w:shd w:val="clear" w:color="auto" w:fill="FFFF00"/>
          </w:rPr>
          <w:t xml:space="preserve"> </w:t>
        </w:r>
        <w:proofErr w:type="spellStart"/>
        <w:r>
          <w:rPr>
            <w:shd w:val="clear" w:color="auto" w:fill="FFFF00"/>
          </w:rPr>
          <w:t>texto</w:t>
        </w:r>
      </w:ins>
      <w:proofErr w:type="spellEnd"/>
      <w:ins w:id="511" w:author="Unknown Author" w:date="2013-06-30T18:29:00Z">
        <w:r>
          <w:rPr>
            <w:shd w:val="clear" w:color="auto" w:fill="FFFF00"/>
          </w:rPr>
          <w:t xml:space="preserve">, </w:t>
        </w:r>
        <w:proofErr w:type="spellStart"/>
        <w:r>
          <w:rPr>
            <w:shd w:val="clear" w:color="auto" w:fill="FFFF00"/>
          </w:rPr>
          <w:t>le</w:t>
        </w:r>
      </w:ins>
      <w:r>
        <w:rPr>
          <w:shd w:val="clear" w:color="auto" w:fill="FFFF00"/>
        </w:rPr>
        <w:t>y</w:t>
      </w:r>
      <w:ins w:id="512" w:author="Unknown Author" w:date="2013-06-30T18:29:00Z">
        <w:r>
          <w:rPr>
            <w:shd w:val="clear" w:color="auto" w:fill="FFFF00"/>
          </w:rPr>
          <w:t>enda</w:t>
        </w:r>
      </w:ins>
      <w:proofErr w:type="spellEnd"/>
    </w:p>
    <w:p w14:paraId="7977EB76" w14:textId="77777777" w:rsidR="003F2D6E" w:rsidRDefault="009E5F98">
      <w:pPr>
        <w:tabs>
          <w:tab w:val="left" w:pos="3686"/>
        </w:tabs>
      </w:pPr>
      <w:r>
        <w:t xml:space="preserve">Character </w:t>
      </w:r>
      <w:proofErr w:type="gramStart"/>
      <w:r>
        <w:t>Styles</w:t>
      </w:r>
      <w:r>
        <w:tab/>
        <w:t>:</w:t>
      </w:r>
      <w:proofErr w:type="gramEnd"/>
      <w:r>
        <w:t xml:space="preserve"> Must be used for </w:t>
      </w:r>
      <w:proofErr w:type="spellStart"/>
      <w:r>
        <w:t>coverline</w:t>
      </w:r>
      <w:proofErr w:type="spellEnd"/>
      <w:r>
        <w:t>, D</w:t>
      </w:r>
      <w:ins w:id="513" w:author="Arnold Sandjaja" w:date="2013-05-15T15:07:00Z">
        <w:r>
          <w:t>a</w:t>
        </w:r>
      </w:ins>
      <w:del w:id="514" w:author="Arnold Sandjaja" w:date="2013-05-15T15:07:00Z">
        <w:r>
          <w:delText>e</w:delText>
        </w:r>
      </w:del>
      <w:ins w:id="515" w:author="Arnold Sandjaja" w:date="2013-05-15T15:07:00Z">
        <w:r>
          <w:t>te</w:t>
        </w:r>
      </w:ins>
      <w:del w:id="516" w:author="Arnold Sandjaja" w:date="2013-05-15T15:07:00Z">
        <w:r>
          <w:delText>ad</w:delText>
        </w:r>
      </w:del>
      <w:r>
        <w:t>line</w:t>
      </w:r>
    </w:p>
    <w:p w14:paraId="0890FD97" w14:textId="77777777" w:rsidR="003F2D6E" w:rsidRDefault="009E5F98">
      <w:pPr>
        <w:tabs>
          <w:tab w:val="left" w:pos="3686"/>
        </w:tabs>
      </w:pPr>
      <w:proofErr w:type="spellStart"/>
      <w:r>
        <w:rPr>
          <w:shd w:val="clear" w:color="auto" w:fill="FFFF00"/>
        </w:rPr>
        <w:t>Estilos</w:t>
      </w:r>
      <w:proofErr w:type="spellEnd"/>
      <w:r>
        <w:rPr>
          <w:shd w:val="clear" w:color="auto" w:fill="FFFF00"/>
        </w:rPr>
        <w:t xml:space="preserve"> de </w:t>
      </w:r>
      <w:proofErr w:type="spellStart"/>
      <w:proofErr w:type="gramStart"/>
      <w:r>
        <w:rPr>
          <w:shd w:val="clear" w:color="auto" w:fill="FFFF00"/>
        </w:rPr>
        <w:t>caracter</w:t>
      </w:r>
      <w:proofErr w:type="spellEnd"/>
      <w:r>
        <w:rPr>
          <w:shd w:val="clear" w:color="auto" w:fill="FFFF00"/>
        </w:rPr>
        <w:t xml:space="preserve"> </w:t>
      </w:r>
      <w:ins w:id="517" w:author="Unknown Author" w:date="2013-06-30T18:30:00Z">
        <w:r>
          <w:rPr>
            <w:shd w:val="clear" w:color="auto" w:fill="FFFF00"/>
          </w:rPr>
          <w:tab/>
          <w:t>:</w:t>
        </w:r>
        <w:proofErr w:type="gramEnd"/>
        <w:r>
          <w:rPr>
            <w:shd w:val="clear" w:color="auto" w:fill="FFFF00"/>
          </w:rPr>
          <w:t xml:space="preserve"> </w:t>
        </w:r>
        <w:proofErr w:type="spellStart"/>
        <w:r>
          <w:rPr>
            <w:shd w:val="clear" w:color="auto" w:fill="FFFF00"/>
          </w:rPr>
          <w:t>de</w:t>
        </w:r>
      </w:ins>
      <w:r>
        <w:rPr>
          <w:shd w:val="clear" w:color="auto" w:fill="FFFF00"/>
        </w:rPr>
        <w:t>ben</w:t>
      </w:r>
      <w:proofErr w:type="spellEnd"/>
      <w:ins w:id="518" w:author="Unknown Author" w:date="2013-06-30T18:30:00Z">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usados</w:t>
        </w:r>
        <w:proofErr w:type="spellEnd"/>
        <w:r>
          <w:rPr>
            <w:shd w:val="clear" w:color="auto" w:fill="FFFF00"/>
          </w:rPr>
          <w:t xml:space="preserve"> </w:t>
        </w:r>
        <w:proofErr w:type="spellStart"/>
        <w:r>
          <w:rPr>
            <w:shd w:val="clear" w:color="auto" w:fill="FFFF00"/>
          </w:rPr>
          <w:t>para</w:t>
        </w:r>
      </w:ins>
      <w:proofErr w:type="spellEnd"/>
      <w:r>
        <w:rPr>
          <w:shd w:val="clear" w:color="auto" w:fill="FFFF00"/>
        </w:rPr>
        <w:t xml:space="preserve"> los</w:t>
      </w:r>
      <w:ins w:id="519" w:author="Unknown Author" w:date="2013-06-30T18:30:00Z">
        <w:r>
          <w:rPr>
            <w:shd w:val="clear" w:color="auto" w:fill="FFFF00"/>
          </w:rPr>
          <w:t xml:space="preserve"> </w:t>
        </w:r>
        <w:proofErr w:type="spellStart"/>
        <w:r>
          <w:rPr>
            <w:shd w:val="clear" w:color="auto" w:fill="FFFF00"/>
          </w:rPr>
          <w:t>Coverline</w:t>
        </w:r>
        <w:proofErr w:type="spellEnd"/>
        <w:r>
          <w:rPr>
            <w:shd w:val="clear" w:color="auto" w:fill="FFFF00"/>
          </w:rPr>
          <w:t xml:space="preserve"> – </w:t>
        </w:r>
        <w:proofErr w:type="spellStart"/>
        <w:r>
          <w:rPr>
            <w:shd w:val="clear" w:color="auto" w:fill="FFFF00"/>
          </w:rPr>
          <w:t>ver</w:t>
        </w:r>
        <w:proofErr w:type="spellEnd"/>
        <w:r>
          <w:rPr>
            <w:shd w:val="clear" w:color="auto" w:fill="FFFF00"/>
          </w:rPr>
          <w:t xml:space="preserve"> </w:t>
        </w:r>
      </w:ins>
      <w:r>
        <w:rPr>
          <w:shd w:val="clear" w:color="auto" w:fill="FFFF00"/>
        </w:rPr>
        <w:t xml:space="preserve">el </w:t>
      </w:r>
      <w:ins w:id="520" w:author="Unknown Author" w:date="2013-06-30T18:30:00Z">
        <w:r>
          <w:rPr>
            <w:shd w:val="clear" w:color="auto" w:fill="FFFF00"/>
          </w:rPr>
          <w:t xml:space="preserve"> </w:t>
        </w:r>
        <w:proofErr w:type="spellStart"/>
        <w:r>
          <w:rPr>
            <w:shd w:val="clear" w:color="auto" w:fill="FFFF00"/>
          </w:rPr>
          <w:t>apendice</w:t>
        </w:r>
      </w:ins>
      <w:proofErr w:type="spellEnd"/>
      <w:r>
        <w:rPr>
          <w:shd w:val="clear" w:color="auto" w:fill="FFFF00"/>
        </w:rPr>
        <w:t>.</w:t>
      </w:r>
    </w:p>
    <w:p w14:paraId="3D5D36BD" w14:textId="77777777" w:rsidR="003F2D6E" w:rsidRDefault="009E5F98">
      <w:pPr>
        <w:ind w:left="3686" w:hanging="3686"/>
      </w:pPr>
      <w:r>
        <w:t xml:space="preserve">Master Page </w:t>
      </w:r>
      <w:proofErr w:type="gramStart"/>
      <w:r>
        <w:t>Elements</w:t>
      </w:r>
      <w:r>
        <w:tab/>
        <w:t>:</w:t>
      </w:r>
      <w:proofErr w:type="gramEnd"/>
      <w:r>
        <w:t xml:space="preserve"> </w:t>
      </w:r>
      <w:del w:id="521" w:author="Arnold Sandjaja" w:date="2013-05-16T21:05:00Z">
        <w:r>
          <w:delText>Running head</w:delText>
        </w:r>
      </w:del>
      <w:ins w:id="522" w:author="Arnold Sandjaja" w:date="2013-05-16T21:05:00Z">
        <w:r>
          <w:t>Header</w:t>
        </w:r>
      </w:ins>
      <w:del w:id="523" w:author="Arnold Sandjaja" w:date="2013-06-14T18:05:00Z">
        <w:r>
          <w:delText>,</w:delText>
        </w:r>
      </w:del>
      <w:ins w:id="524" w:author="Arnold Sandjaja" w:date="2013-06-14T18:05:00Z">
        <w:r>
          <w:t>/</w:t>
        </w:r>
      </w:ins>
      <w:del w:id="525" w:author="Arnold Sandjaja" w:date="2013-06-14T18:05:00Z">
        <w:r>
          <w:delText xml:space="preserve"> </w:delText>
        </w:r>
      </w:del>
      <w:ins w:id="526" w:author="Arnold Sandjaja" w:date="2013-05-16T21:05:00Z">
        <w:r>
          <w:t xml:space="preserve">footer and </w:t>
        </w:r>
      </w:ins>
      <w:r>
        <w:t>page numbers</w:t>
      </w:r>
    </w:p>
    <w:p w14:paraId="3C09C2EF" w14:textId="77777777" w:rsidR="003F2D6E" w:rsidRDefault="009E5F98">
      <w:pPr>
        <w:ind w:left="3686" w:hanging="3686"/>
      </w:pPr>
      <w:del w:id="527" w:author="Arnold Sandjaja" w:date="2013-05-16T21:05:00Z">
        <w:r>
          <w:rPr>
            <w:shd w:val="clear" w:color="auto" w:fill="FFFF00"/>
          </w:rPr>
          <w:delText xml:space="preserve"> and byline</w:delText>
        </w:r>
      </w:del>
      <w:proofErr w:type="spellStart"/>
      <w:ins w:id="528" w:author="Unknown Author" w:date="2013-06-30T18:31:00Z">
        <w:r>
          <w:rPr>
            <w:shd w:val="clear" w:color="auto" w:fill="FFFF00"/>
          </w:rPr>
          <w:t>Páginas</w:t>
        </w:r>
        <w:proofErr w:type="spellEnd"/>
        <w:r>
          <w:rPr>
            <w:shd w:val="clear" w:color="auto" w:fill="FFFF00"/>
          </w:rPr>
          <w:t xml:space="preserve"> </w:t>
        </w:r>
        <w:proofErr w:type="spellStart"/>
        <w:r>
          <w:rPr>
            <w:shd w:val="clear" w:color="auto" w:fill="FFFF00"/>
          </w:rPr>
          <w:t>m</w:t>
        </w:r>
      </w:ins>
      <w:r>
        <w:rPr>
          <w:shd w:val="clear" w:color="auto" w:fill="FFFF00"/>
        </w:rPr>
        <w:t>a</w:t>
      </w:r>
      <w:ins w:id="529" w:author="Unknown Author" w:date="2013-06-30T18:31:00Z">
        <w:r>
          <w:rPr>
            <w:shd w:val="clear" w:color="auto" w:fill="FFFF00"/>
          </w:rPr>
          <w:t>estr</w:t>
        </w:r>
      </w:ins>
      <w:r>
        <w:rPr>
          <w:shd w:val="clear" w:color="auto" w:fill="FFFF00"/>
        </w:rPr>
        <w:t>as</w:t>
      </w:r>
      <w:proofErr w:type="spellEnd"/>
      <w:ins w:id="530" w:author="Unknown Author" w:date="2013-06-30T18:31:00Z">
        <w:r>
          <w:rPr>
            <w:shd w:val="clear" w:color="auto" w:fill="FFFF00"/>
          </w:rPr>
          <w:t>:</w:t>
        </w:r>
        <w:r>
          <w:rPr>
            <w:shd w:val="clear" w:color="auto" w:fill="FFFF00"/>
          </w:rPr>
          <w:tab/>
        </w:r>
      </w:ins>
      <w:proofErr w:type="spellStart"/>
      <w:r>
        <w:rPr>
          <w:shd w:val="clear" w:color="auto" w:fill="FFFF00"/>
        </w:rPr>
        <w:t>Cabeza</w:t>
      </w:r>
      <w:proofErr w:type="spellEnd"/>
      <w:ins w:id="531" w:author="Unknown Author" w:date="2013-06-30T18:32:00Z">
        <w:r>
          <w:rPr>
            <w:shd w:val="clear" w:color="auto" w:fill="FFFF00"/>
          </w:rPr>
          <w:t>/</w:t>
        </w:r>
        <w:proofErr w:type="spellStart"/>
        <w:r>
          <w:rPr>
            <w:shd w:val="clear" w:color="auto" w:fill="FFFF00"/>
          </w:rPr>
          <w:t>p</w:t>
        </w:r>
      </w:ins>
      <w:r>
        <w:rPr>
          <w:shd w:val="clear" w:color="auto" w:fill="FFFF00"/>
        </w:rPr>
        <w:t>i</w:t>
      </w:r>
      <w:ins w:id="532" w:author="Unknown Author" w:date="2013-06-30T18:32:00Z">
        <w:r>
          <w:rPr>
            <w:shd w:val="clear" w:color="auto" w:fill="FFFF00"/>
          </w:rPr>
          <w:t>é</w:t>
        </w:r>
        <w:proofErr w:type="spellEnd"/>
        <w:r>
          <w:rPr>
            <w:shd w:val="clear" w:color="auto" w:fill="FFFF00"/>
          </w:rPr>
          <w:t xml:space="preserve"> de </w:t>
        </w:r>
        <w:proofErr w:type="spellStart"/>
        <w:r>
          <w:rPr>
            <w:shd w:val="clear" w:color="auto" w:fill="FFFF00"/>
          </w:rPr>
          <w:t>página</w:t>
        </w:r>
        <w:proofErr w:type="spellEnd"/>
        <w:r>
          <w:rPr>
            <w:shd w:val="clear" w:color="auto" w:fill="FFFF00"/>
          </w:rPr>
          <w:t xml:space="preserve"> </w:t>
        </w:r>
      </w:ins>
      <w:r>
        <w:rPr>
          <w:shd w:val="clear" w:color="auto" w:fill="FFFF00"/>
        </w:rPr>
        <w:t>y</w:t>
      </w:r>
      <w:ins w:id="533" w:author="Unknown Author" w:date="2013-06-30T18:33:00Z">
        <w:r>
          <w:rPr>
            <w:shd w:val="clear" w:color="auto" w:fill="FFFF00"/>
          </w:rPr>
          <w:t xml:space="preserve"> </w:t>
        </w:r>
        <w:proofErr w:type="spellStart"/>
        <w:r>
          <w:rPr>
            <w:shd w:val="clear" w:color="auto" w:fill="FFFF00"/>
          </w:rPr>
          <w:t>números</w:t>
        </w:r>
        <w:proofErr w:type="spellEnd"/>
        <w:r>
          <w:rPr>
            <w:shd w:val="clear" w:color="auto" w:fill="FFFF00"/>
          </w:rPr>
          <w:t xml:space="preserve"> de</w:t>
        </w:r>
      </w:ins>
      <w:r>
        <w:rPr>
          <w:shd w:val="clear" w:color="auto" w:fill="FFFF00"/>
        </w:rPr>
        <w:t xml:space="preserve"> </w:t>
      </w:r>
      <w:proofErr w:type="spellStart"/>
      <w:r>
        <w:rPr>
          <w:shd w:val="clear" w:color="auto" w:fill="FFFF00"/>
        </w:rPr>
        <w:t>las</w:t>
      </w:r>
      <w:proofErr w:type="spellEnd"/>
      <w:ins w:id="534" w:author="Unknown Author" w:date="2013-06-30T18:33:00Z">
        <w:r>
          <w:rPr>
            <w:shd w:val="clear" w:color="auto" w:fill="FFFF00"/>
          </w:rPr>
          <w:t xml:space="preserve"> </w:t>
        </w:r>
        <w:proofErr w:type="spellStart"/>
        <w:r>
          <w:rPr>
            <w:shd w:val="clear" w:color="auto" w:fill="FFFF00"/>
          </w:rPr>
          <w:t>páginas</w:t>
        </w:r>
      </w:ins>
      <w:proofErr w:type="spellEnd"/>
    </w:p>
    <w:p w14:paraId="5D880F3B" w14:textId="77777777" w:rsidR="003F2D6E" w:rsidRDefault="009E5F98">
      <w:pPr>
        <w:ind w:left="3686" w:hanging="3686"/>
      </w:pPr>
      <w:proofErr w:type="gramStart"/>
      <w:r>
        <w:t>Bleed</w:t>
      </w:r>
      <w:r>
        <w:tab/>
        <w:t>:</w:t>
      </w:r>
      <w:proofErr w:type="gramEnd"/>
      <w:r>
        <w:t xml:space="preserve"> 3 mm</w:t>
      </w:r>
    </w:p>
    <w:p w14:paraId="47BD446B" w14:textId="77777777" w:rsidR="003F2D6E" w:rsidRDefault="009E5F98">
      <w:pPr>
        <w:ind w:left="3686" w:hanging="3686"/>
      </w:pPr>
      <w:ins w:id="535" w:author="Unknown Author" w:date="2013-06-30T18:33:00Z">
        <w:r>
          <w:rPr>
            <w:shd w:val="clear" w:color="auto" w:fill="FFFF00"/>
          </w:rPr>
          <w:t>Sangria:</w:t>
        </w:r>
        <w:r>
          <w:rPr>
            <w:shd w:val="clear" w:color="auto" w:fill="FFFF00"/>
          </w:rPr>
          <w:tab/>
          <w:t>3mm</w:t>
        </w:r>
      </w:ins>
    </w:p>
    <w:p w14:paraId="42F68B9F" w14:textId="77777777" w:rsidR="003F2D6E" w:rsidRDefault="009E5F98">
      <w:pPr>
        <w:ind w:left="3686" w:hanging="3686"/>
      </w:pPr>
      <w:r>
        <w:lastRenderedPageBreak/>
        <w:t>Colours</w:t>
      </w:r>
      <w:ins w:id="536" w:author="Michel Bulon" w:date="2013-06-12T21:33:00Z">
        <w:r>
          <w:t xml:space="preserve"> (</w:t>
        </w:r>
      </w:ins>
      <w:ins w:id="537" w:author="Michel Bulon" w:date="2013-06-12T21:40:00Z">
        <w:r>
          <w:t>Front</w:t>
        </w:r>
      </w:ins>
      <w:ins w:id="538" w:author="Arnold Sandjaja" w:date="2013-06-29T14:09:00Z">
        <w:r>
          <w:t>, spine</w:t>
        </w:r>
      </w:ins>
      <w:ins w:id="539" w:author="Michel Bulon" w:date="2013-06-12T21:40:00Z">
        <w:r>
          <w:t xml:space="preserve"> </w:t>
        </w:r>
      </w:ins>
      <w:ins w:id="540" w:author="Arnold Sandjaja" w:date="2013-06-14T19:27:00Z">
        <w:r>
          <w:t xml:space="preserve">&amp; Back </w:t>
        </w:r>
      </w:ins>
      <w:ins w:id="541" w:author="Michel Bulon" w:date="2013-06-12T21:40:00Z">
        <w:r>
          <w:t>c</w:t>
        </w:r>
      </w:ins>
      <w:ins w:id="542" w:author="Michel Bulon" w:date="2013-06-12T21:33:00Z">
        <w:r>
          <w:t>over</w:t>
        </w:r>
      </w:ins>
      <w:proofErr w:type="gramStart"/>
      <w:ins w:id="543" w:author="Michel Bulon" w:date="2013-06-12T21:40:00Z">
        <w:r>
          <w:t>)</w:t>
        </w:r>
      </w:ins>
      <w:r>
        <w:tab/>
        <w:t>:</w:t>
      </w:r>
      <w:proofErr w:type="gramEnd"/>
      <w:r>
        <w:t xml:space="preserve"> CMYK, </w:t>
      </w:r>
      <w:del w:id="544" w:author="Arnold Sandjaja" w:date="2013-06-30T09:03:00Z">
        <w:r>
          <w:delText xml:space="preserve">one PMS Cspot colour (PMS 7549 C), </w:delText>
        </w:r>
      </w:del>
      <w:r>
        <w:t xml:space="preserve">spot </w:t>
      </w:r>
      <w:del w:id="545" w:author="Michel Bulon" w:date="2013-06-12T21:18:00Z">
        <w:r>
          <w:delText>varnish</w:delText>
        </w:r>
      </w:del>
      <w:proofErr w:type="spellStart"/>
      <w:ins w:id="546" w:author="Michel Bulon" w:date="2013-06-12T21:18:00Z">
        <w:r>
          <w:t>dieline</w:t>
        </w:r>
      </w:ins>
      <w:proofErr w:type="spellEnd"/>
    </w:p>
    <w:p w14:paraId="075728EF" w14:textId="77777777" w:rsidR="003F2D6E" w:rsidRDefault="009E5F98">
      <w:pPr>
        <w:ind w:left="3686" w:hanging="3686"/>
      </w:pPr>
      <w:proofErr w:type="spellStart"/>
      <w:ins w:id="547" w:author="Unknown Author" w:date="2013-06-30T18:34:00Z">
        <w:r>
          <w:rPr>
            <w:shd w:val="clear" w:color="auto" w:fill="FFFF00"/>
          </w:rPr>
          <w:t>Co</w:t>
        </w:r>
      </w:ins>
      <w:r>
        <w:rPr>
          <w:shd w:val="clear" w:color="auto" w:fill="FFFF00"/>
        </w:rPr>
        <w:t>lo</w:t>
      </w:r>
      <w:ins w:id="548" w:author="Unknown Author" w:date="2013-06-30T18:34:00Z">
        <w:r>
          <w:rPr>
            <w:shd w:val="clear" w:color="auto" w:fill="FFFF00"/>
          </w:rPr>
          <w:t>res</w:t>
        </w:r>
        <w:proofErr w:type="spellEnd"/>
        <w:r>
          <w:rPr>
            <w:shd w:val="clear" w:color="auto" w:fill="FFFF00"/>
          </w:rPr>
          <w:t xml:space="preserve"> </w:t>
        </w:r>
        <w:proofErr w:type="gramStart"/>
        <w:r>
          <w:rPr>
            <w:shd w:val="clear" w:color="auto" w:fill="FFFF00"/>
          </w:rPr>
          <w:t xml:space="preserve">( </w:t>
        </w:r>
      </w:ins>
      <w:proofErr w:type="spellStart"/>
      <w:r>
        <w:rPr>
          <w:shd w:val="clear" w:color="auto" w:fill="FFFF00"/>
        </w:rPr>
        <w:t>Portada</w:t>
      </w:r>
      <w:proofErr w:type="spellEnd"/>
      <w:proofErr w:type="gramEnd"/>
      <w:ins w:id="549" w:author="Unknown Author" w:date="2013-06-30T18:34:00Z">
        <w:r>
          <w:rPr>
            <w:shd w:val="clear" w:color="auto" w:fill="FFFF00"/>
          </w:rPr>
          <w:t xml:space="preserve">, </w:t>
        </w:r>
        <w:proofErr w:type="spellStart"/>
        <w:r>
          <w:rPr>
            <w:shd w:val="clear" w:color="auto" w:fill="FFFF00"/>
          </w:rPr>
          <w:t>contra</w:t>
        </w:r>
      </w:ins>
      <w:r>
        <w:rPr>
          <w:shd w:val="clear" w:color="auto" w:fill="FFFF00"/>
        </w:rPr>
        <w:t>portada</w:t>
      </w:r>
      <w:proofErr w:type="spellEnd"/>
      <w:ins w:id="550" w:author="Unknown Author" w:date="2013-06-30T18:34:00Z">
        <w:r>
          <w:rPr>
            <w:shd w:val="clear" w:color="auto" w:fill="FFFF00"/>
          </w:rPr>
          <w:t xml:space="preserve"> </w:t>
        </w:r>
      </w:ins>
      <w:r>
        <w:rPr>
          <w:shd w:val="clear" w:color="auto" w:fill="FFFF00"/>
        </w:rPr>
        <w:t>y</w:t>
      </w:r>
      <w:ins w:id="551" w:author="Unknown Author" w:date="2013-06-30T18:34:00Z">
        <w:r>
          <w:rPr>
            <w:shd w:val="clear" w:color="auto" w:fill="FFFF00"/>
          </w:rPr>
          <w:t xml:space="preserve"> </w:t>
        </w:r>
      </w:ins>
      <w:proofErr w:type="spellStart"/>
      <w:r>
        <w:rPr>
          <w:shd w:val="clear" w:color="auto" w:fill="FFFF00"/>
        </w:rPr>
        <w:t>lomo</w:t>
      </w:r>
      <w:proofErr w:type="spellEnd"/>
      <w:ins w:id="552" w:author="Unknown Author" w:date="2013-06-30T18:34:00Z">
        <w:r>
          <w:rPr>
            <w:shd w:val="clear" w:color="auto" w:fill="FFFF00"/>
          </w:rPr>
          <w:t xml:space="preserve">): CMYK, </w:t>
        </w:r>
      </w:ins>
      <w:r>
        <w:rPr>
          <w:shd w:val="clear" w:color="auto" w:fill="FFFF00"/>
        </w:rPr>
        <w:t>y</w:t>
      </w:r>
      <w:ins w:id="553" w:author="Unknown Author" w:date="2013-06-30T18:34:00Z">
        <w:r>
          <w:rPr>
            <w:shd w:val="clear" w:color="auto" w:fill="FFFF00"/>
          </w:rPr>
          <w:t xml:space="preserve"> </w:t>
        </w:r>
      </w:ins>
      <w:proofErr w:type="spellStart"/>
      <w:r>
        <w:rPr>
          <w:shd w:val="clear" w:color="auto" w:fill="FFFF00"/>
        </w:rPr>
        <w:t>color</w:t>
      </w:r>
      <w:proofErr w:type="spellEnd"/>
      <w:r>
        <w:rPr>
          <w:shd w:val="clear" w:color="auto" w:fill="FFFF00"/>
        </w:rPr>
        <w:t xml:space="preserve"> especial </w:t>
      </w:r>
      <w:proofErr w:type="spellStart"/>
      <w:r>
        <w:rPr>
          <w:shd w:val="clear" w:color="auto" w:fill="FFFF00"/>
        </w:rPr>
        <w:t>para</w:t>
      </w:r>
      <w:proofErr w:type="spellEnd"/>
      <w:r>
        <w:rPr>
          <w:shd w:val="clear" w:color="auto" w:fill="FFFF00"/>
        </w:rPr>
        <w:t xml:space="preserve"> el </w:t>
      </w:r>
      <w:proofErr w:type="spellStart"/>
      <w:r>
        <w:rPr>
          <w:shd w:val="clear" w:color="auto" w:fill="FFFF00"/>
        </w:rPr>
        <w:t>troquel</w:t>
      </w:r>
      <w:proofErr w:type="spellEnd"/>
    </w:p>
    <w:p w14:paraId="35CA07F4" w14:textId="77777777" w:rsidR="003F2D6E" w:rsidRDefault="009E5F98">
      <w:pPr>
        <w:ind w:left="3686" w:hanging="3686"/>
      </w:pPr>
      <w:del w:id="554" w:author="Arnold Sandjaja" w:date="2013-06-14T19:28:00Z">
        <w:r>
          <w:delText>Colours (Back cover)</w:delText>
        </w:r>
        <w:r>
          <w:tab/>
          <w:delText>: CMYK and spot dieline if you desire</w:delText>
        </w:r>
      </w:del>
    </w:p>
    <w:p w14:paraId="229FFF26" w14:textId="77777777" w:rsidR="003F2D6E" w:rsidRDefault="009E5F98">
      <w:pPr>
        <w:ind w:left="3686" w:hanging="3686"/>
      </w:pPr>
      <w:proofErr w:type="spellStart"/>
      <w:ins w:id="555" w:author="Michel Bulon" w:date="2013-06-12T21:46:00Z">
        <w:r>
          <w:t>Colo</w:t>
        </w:r>
      </w:ins>
      <w:r>
        <w:t>r</w:t>
      </w:r>
      <w:ins w:id="556" w:author="Michel Bulon" w:date="2013-06-12T21:46:00Z">
        <w:r>
          <w:t>s</w:t>
        </w:r>
        <w:proofErr w:type="spellEnd"/>
        <w:r>
          <w:t xml:space="preserve"> (</w:t>
        </w:r>
      </w:ins>
      <w:del w:id="557" w:author="Arnold Sandjaja" w:date="2013-06-29T14:08:00Z">
        <w:r>
          <w:delText>Interior</w:delText>
        </w:r>
      </w:del>
      <w:ins w:id="558" w:author="Arnold Sandjaja" w:date="2013-06-29T14:08:00Z">
        <w:r>
          <w:t>inside pages</w:t>
        </w:r>
      </w:ins>
      <w:ins w:id="559" w:author="Michel Bulon" w:date="2013-06-12T21:46:00Z">
        <w:r>
          <w:t xml:space="preserve"> of magazine</w:t>
        </w:r>
        <w:proofErr w:type="gramStart"/>
        <w:r>
          <w:t>)</w:t>
        </w:r>
        <w:r>
          <w:tab/>
          <w:t>:</w:t>
        </w:r>
        <w:proofErr w:type="gramEnd"/>
        <w:r>
          <w:t xml:space="preserve"> 2 </w:t>
        </w:r>
      </w:ins>
      <w:del w:id="560" w:author="Arnold Sandjaja" w:date="2013-06-14T18:05:00Z">
        <w:r>
          <w:delText xml:space="preserve">spot </w:delText>
        </w:r>
      </w:del>
      <w:ins w:id="561" w:author="Michel Bulon" w:date="2013-06-12T21:46:00Z">
        <w:r>
          <w:t>colours</w:t>
        </w:r>
      </w:ins>
      <w:ins w:id="562" w:author="Michel Bulon" w:date="2013-06-12T21:47:00Z">
        <w:r>
          <w:t xml:space="preserve"> (PMS 7549 C and Black)</w:t>
        </w:r>
      </w:ins>
    </w:p>
    <w:p w14:paraId="6F0C10AB" w14:textId="77777777" w:rsidR="003F2D6E" w:rsidRDefault="009E5F98">
      <w:pPr>
        <w:ind w:left="3686" w:hanging="3686"/>
      </w:pPr>
      <w:proofErr w:type="spellStart"/>
      <w:ins w:id="563" w:author="Unknown Author" w:date="2013-06-30T18:35:00Z">
        <w:r>
          <w:rPr>
            <w:shd w:val="clear" w:color="auto" w:fill="FFFF00"/>
          </w:rPr>
          <w:t>Co</w:t>
        </w:r>
      </w:ins>
      <w:r>
        <w:rPr>
          <w:shd w:val="clear" w:color="auto" w:fill="FFFF00"/>
        </w:rPr>
        <w:t>lores</w:t>
      </w:r>
      <w:proofErr w:type="spellEnd"/>
      <w:ins w:id="564" w:author="Unknown Author" w:date="2013-06-30T18:35:00Z">
        <w:r>
          <w:rPr>
            <w:shd w:val="clear" w:color="auto" w:fill="FFFF00"/>
          </w:rPr>
          <w:t xml:space="preserve"> </w:t>
        </w:r>
        <w:proofErr w:type="gramStart"/>
        <w:r>
          <w:rPr>
            <w:shd w:val="clear" w:color="auto" w:fill="FFFF00"/>
          </w:rPr>
          <w:t xml:space="preserve">( </w:t>
        </w:r>
        <w:proofErr w:type="spellStart"/>
        <w:r>
          <w:rPr>
            <w:shd w:val="clear" w:color="auto" w:fill="FFFF00"/>
          </w:rPr>
          <w:t>páginas</w:t>
        </w:r>
        <w:proofErr w:type="spellEnd"/>
        <w:proofErr w:type="gramEnd"/>
        <w:r>
          <w:rPr>
            <w:shd w:val="clear" w:color="auto" w:fill="FFFF00"/>
          </w:rPr>
          <w:t xml:space="preserve"> </w:t>
        </w:r>
        <w:proofErr w:type="spellStart"/>
        <w:r>
          <w:rPr>
            <w:shd w:val="clear" w:color="auto" w:fill="FFFF00"/>
          </w:rPr>
          <w:t>internas</w:t>
        </w:r>
      </w:ins>
      <w:proofErr w:type="spellEnd"/>
      <w:ins w:id="565" w:author="Unknown Author" w:date="2013-06-30T18:36:00Z">
        <w:r>
          <w:rPr>
            <w:shd w:val="clear" w:color="auto" w:fill="FFFF00"/>
          </w:rPr>
          <w:t xml:space="preserve"> d</w:t>
        </w:r>
      </w:ins>
      <w:r>
        <w:rPr>
          <w:shd w:val="clear" w:color="auto" w:fill="FFFF00"/>
        </w:rPr>
        <w:t>e la</w:t>
      </w:r>
      <w:ins w:id="566" w:author="Unknown Author" w:date="2013-06-30T18:36:00Z">
        <w:r>
          <w:rPr>
            <w:shd w:val="clear" w:color="auto" w:fill="FFFF00"/>
          </w:rPr>
          <w:t xml:space="preserve"> </w:t>
        </w:r>
        <w:proofErr w:type="spellStart"/>
        <w:r>
          <w:rPr>
            <w:shd w:val="clear" w:color="auto" w:fill="FFFF00"/>
          </w:rPr>
          <w:t>revista</w:t>
        </w:r>
        <w:proofErr w:type="spellEnd"/>
        <w:r>
          <w:rPr>
            <w:shd w:val="clear" w:color="auto" w:fill="FFFF00"/>
          </w:rPr>
          <w:t>)</w:t>
        </w:r>
        <w:r>
          <w:rPr>
            <w:shd w:val="clear" w:color="auto" w:fill="FFFF00"/>
          </w:rPr>
          <w:tab/>
          <w:t xml:space="preserve">2 </w:t>
        </w:r>
        <w:proofErr w:type="spellStart"/>
        <w:r>
          <w:rPr>
            <w:shd w:val="clear" w:color="auto" w:fill="FFFF00"/>
          </w:rPr>
          <w:t>co</w:t>
        </w:r>
      </w:ins>
      <w:r>
        <w:rPr>
          <w:shd w:val="clear" w:color="auto" w:fill="FFFF00"/>
        </w:rPr>
        <w:t>lores</w:t>
      </w:r>
      <w:proofErr w:type="spellEnd"/>
      <w:ins w:id="567" w:author="Unknown Author" w:date="2013-06-30T18:36:00Z">
        <w:r>
          <w:rPr>
            <w:shd w:val="clear" w:color="auto" w:fill="FFFF00"/>
          </w:rPr>
          <w:t xml:space="preserve"> ( PMS 7549 C </w:t>
        </w:r>
      </w:ins>
      <w:r>
        <w:rPr>
          <w:shd w:val="clear" w:color="auto" w:fill="FFFF00"/>
        </w:rPr>
        <w:t>y</w:t>
      </w:r>
      <w:ins w:id="568" w:author="Unknown Author" w:date="2013-06-30T18:36:00Z">
        <w:r>
          <w:rPr>
            <w:shd w:val="clear" w:color="auto" w:fill="FFFF00"/>
          </w:rPr>
          <w:t xml:space="preserve"> </w:t>
        </w:r>
      </w:ins>
      <w:r>
        <w:rPr>
          <w:shd w:val="clear" w:color="auto" w:fill="FFFF00"/>
        </w:rPr>
        <w:t>Negro</w:t>
      </w:r>
      <w:ins w:id="569" w:author="Unknown Author" w:date="2013-06-30T18:36:00Z">
        <w:r>
          <w:rPr>
            <w:shd w:val="clear" w:color="auto" w:fill="FFFF00"/>
          </w:rPr>
          <w:t xml:space="preserve"> - K)</w:t>
        </w:r>
      </w:ins>
    </w:p>
    <w:p w14:paraId="3CE87558" w14:textId="77777777" w:rsidR="003F2D6E" w:rsidRDefault="009E5F98">
      <w:pPr>
        <w:ind w:left="3686" w:hanging="3686"/>
      </w:pPr>
      <w:r>
        <w:t xml:space="preserve">Output ICC profile in </w:t>
      </w:r>
      <w:proofErr w:type="gramStart"/>
      <w:r>
        <w:t>PDF</w:t>
      </w:r>
      <w:r>
        <w:tab/>
        <w:t>:</w:t>
      </w:r>
      <w:proofErr w:type="gramEnd"/>
      <w:r>
        <w:t xml:space="preserve"> ISO Web coated FOGRA28 /Total ink </w:t>
      </w:r>
      <w:del w:id="570" w:author="Arnold Sandjaja" w:date="2013-06-14T18:06:00Z">
        <w:r>
          <w:delText>310</w:delText>
        </w:r>
      </w:del>
      <w:ins w:id="571" w:author="Arnold Sandjaja" w:date="2013-06-14T18:06:00Z">
        <w:r>
          <w:t>300</w:t>
        </w:r>
      </w:ins>
      <w:r>
        <w:t>%</w:t>
      </w:r>
      <w:ins w:id="572" w:author="Arnold Sandjaja" w:date="2013-06-14T18:06:00Z">
        <w:r>
          <w:t xml:space="preserve"> (</w:t>
        </w:r>
      </w:ins>
      <w:ins w:id="573" w:author="Arnold Sandjaja" w:date="2013-06-14T18:07:00Z">
        <w:r>
          <w:t>front &amp; back Cover</w:t>
        </w:r>
      </w:ins>
      <w:ins w:id="574" w:author="Arnold Sandjaja" w:date="2013-06-14T18:06:00Z">
        <w:r>
          <w:t>)</w:t>
        </w:r>
      </w:ins>
      <w:ins w:id="575" w:author="Arnold Sandjaja" w:date="2013-06-14T18:07:00Z">
        <w:r>
          <w:t xml:space="preserve"> </w:t>
        </w:r>
      </w:ins>
      <w:ins w:id="576" w:author="Arnold Sandjaja" w:date="2013-06-14T18:08:00Z">
        <w:r>
          <w:t>20</w:t>
        </w:r>
      </w:ins>
      <w:ins w:id="577" w:author="Arnold Sandjaja" w:date="2013-06-14T18:07:00Z">
        <w:r>
          <w:t>0% (</w:t>
        </w:r>
      </w:ins>
      <w:ins w:id="578" w:author="Arnold Sandjaja" w:date="2013-06-29T14:09:00Z">
        <w:r>
          <w:t>inside pages</w:t>
        </w:r>
      </w:ins>
      <w:ins w:id="579" w:author="Arnold Sandjaja" w:date="2013-06-14T18:07:00Z">
        <w:r>
          <w:t xml:space="preserve"> of magazine)</w:t>
        </w:r>
      </w:ins>
    </w:p>
    <w:p w14:paraId="3CEA894F" w14:textId="77777777" w:rsidR="003F2D6E" w:rsidRDefault="009E5F98">
      <w:pPr>
        <w:ind w:left="3686" w:hanging="3686"/>
      </w:pPr>
      <w:proofErr w:type="spellStart"/>
      <w:ins w:id="580" w:author="Unknown Author" w:date="2013-06-30T18:37:00Z">
        <w:r>
          <w:rPr>
            <w:shd w:val="clear" w:color="auto" w:fill="FFFF00"/>
          </w:rPr>
          <w:t>Perfil</w:t>
        </w:r>
        <w:proofErr w:type="spellEnd"/>
        <w:r>
          <w:rPr>
            <w:shd w:val="clear" w:color="auto" w:fill="FFFF00"/>
          </w:rPr>
          <w:t xml:space="preserve"> de cores ICC</w:t>
        </w:r>
        <w:proofErr w:type="gramStart"/>
        <w:r>
          <w:rPr>
            <w:shd w:val="clear" w:color="auto" w:fill="FFFF00"/>
          </w:rPr>
          <w:t>:</w:t>
        </w:r>
        <w:r>
          <w:rPr>
            <w:shd w:val="clear" w:color="auto" w:fill="FFFF00"/>
          </w:rPr>
          <w:tab/>
          <w:t>:</w:t>
        </w:r>
        <w:proofErr w:type="gramEnd"/>
        <w:r>
          <w:rPr>
            <w:shd w:val="clear" w:color="auto" w:fill="FFFF00"/>
          </w:rPr>
          <w:t xml:space="preserve"> ISO Web coated FOGRA28 /Total ink 300% ( </w:t>
        </w:r>
        <w:proofErr w:type="spellStart"/>
        <w:r>
          <w:rPr>
            <w:shd w:val="clear" w:color="auto" w:fill="FFFF00"/>
          </w:rPr>
          <w:t>para</w:t>
        </w:r>
        <w:proofErr w:type="spellEnd"/>
        <w:r>
          <w:rPr>
            <w:shd w:val="clear" w:color="auto" w:fill="FFFF00"/>
          </w:rPr>
          <w:t xml:space="preserve"> </w:t>
        </w:r>
      </w:ins>
      <w:proofErr w:type="spellStart"/>
      <w:r>
        <w:rPr>
          <w:shd w:val="clear" w:color="auto" w:fill="FFFF00"/>
        </w:rPr>
        <w:t>portada</w:t>
      </w:r>
      <w:proofErr w:type="spellEnd"/>
      <w:r>
        <w:rPr>
          <w:shd w:val="clear" w:color="auto" w:fill="FFFF00"/>
        </w:rPr>
        <w:t xml:space="preserve"> y </w:t>
      </w:r>
      <w:proofErr w:type="spellStart"/>
      <w:r>
        <w:rPr>
          <w:shd w:val="clear" w:color="auto" w:fill="FFFF00"/>
        </w:rPr>
        <w:t>contraportada</w:t>
      </w:r>
      <w:proofErr w:type="spellEnd"/>
      <w:ins w:id="581" w:author="Unknown Author" w:date="2013-06-30T18:37:00Z">
        <w:r>
          <w:rPr>
            <w:shd w:val="clear" w:color="auto" w:fill="FFFF00"/>
          </w:rPr>
          <w:t xml:space="preserve">) 200% ( </w:t>
        </w:r>
        <w:proofErr w:type="spellStart"/>
        <w:r>
          <w:rPr>
            <w:shd w:val="clear" w:color="auto" w:fill="FFFF00"/>
          </w:rPr>
          <w:t>para</w:t>
        </w:r>
        <w:proofErr w:type="spellEnd"/>
        <w:r>
          <w:rPr>
            <w:shd w:val="clear" w:color="auto" w:fill="FFFF00"/>
          </w:rPr>
          <w:t xml:space="preserve"> </w:t>
        </w:r>
      </w:ins>
      <w:proofErr w:type="spellStart"/>
      <w:r>
        <w:rPr>
          <w:shd w:val="clear" w:color="auto" w:fill="FFFF00"/>
        </w:rPr>
        <w:t>l</w:t>
      </w:r>
      <w:ins w:id="582" w:author="Unknown Author" w:date="2013-06-30T18:37:00Z">
        <w:r>
          <w:rPr>
            <w:shd w:val="clear" w:color="auto" w:fill="FFFF00"/>
          </w:rPr>
          <w:t>as</w:t>
        </w:r>
        <w:proofErr w:type="spellEnd"/>
        <w:r>
          <w:rPr>
            <w:shd w:val="clear" w:color="auto" w:fill="FFFF00"/>
          </w:rPr>
          <w:t xml:space="preserve">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w:t>
        </w:r>
      </w:ins>
      <w:ins w:id="583" w:author="Unknown Author" w:date="2013-06-30T18:38:00Z">
        <w:r>
          <w:rPr>
            <w:shd w:val="clear" w:color="auto" w:fill="FFFF00"/>
          </w:rPr>
          <w:t>ernas</w:t>
        </w:r>
        <w:proofErr w:type="spellEnd"/>
        <w:r>
          <w:rPr>
            <w:shd w:val="clear" w:color="auto" w:fill="FFFF00"/>
          </w:rPr>
          <w:t>)</w:t>
        </w:r>
      </w:ins>
    </w:p>
    <w:p w14:paraId="0CA27B76" w14:textId="77777777" w:rsidR="003F2D6E" w:rsidRDefault="009E5F98">
      <w:pPr>
        <w:ind w:left="3686" w:hanging="3686"/>
      </w:pPr>
      <w:r>
        <w:t xml:space="preserve">Printing </w:t>
      </w:r>
      <w:proofErr w:type="gramStart"/>
      <w:r>
        <w:t>system</w:t>
      </w:r>
      <w:r>
        <w:tab/>
        <w:t>:</w:t>
      </w:r>
      <w:proofErr w:type="gramEnd"/>
      <w:r>
        <w:t xml:space="preserve"> </w:t>
      </w:r>
      <w:proofErr w:type="spellStart"/>
      <w:r>
        <w:t>Heatset</w:t>
      </w:r>
      <w:proofErr w:type="spellEnd"/>
      <w:r>
        <w:t xml:space="preserve"> web offset</w:t>
      </w:r>
    </w:p>
    <w:p w14:paraId="50671696" w14:textId="77777777" w:rsidR="003F2D6E" w:rsidRDefault="009E5F98">
      <w:pPr>
        <w:ind w:left="3686" w:hanging="3686"/>
      </w:pPr>
      <w:del w:id="584" w:author="Michel Bulon" w:date="2013-06-12T21:18:00Z">
        <w:r>
          <w:delText>Varnish</w:delText>
        </w:r>
      </w:del>
      <w:proofErr w:type="spellStart"/>
      <w:proofErr w:type="gramStart"/>
      <w:ins w:id="585" w:author="Michel Bulon" w:date="2013-06-12T21:18:00Z">
        <w:r>
          <w:t>Dieline</w:t>
        </w:r>
      </w:ins>
      <w:proofErr w:type="spellEnd"/>
      <w:r>
        <w:tab/>
        <w:t>:</w:t>
      </w:r>
      <w:proofErr w:type="gramEnd"/>
      <w:r>
        <w:t xml:space="preserve"> Must be named “</w:t>
      </w:r>
      <w:del w:id="586" w:author="Michel Bulon" w:date="2013-06-12T21:18:00Z">
        <w:r>
          <w:delText>Varnish</w:delText>
        </w:r>
      </w:del>
      <w:proofErr w:type="spellStart"/>
      <w:ins w:id="587" w:author="Michel Bulon" w:date="2013-06-12T21:18:00Z">
        <w:r>
          <w:t>Dieline</w:t>
        </w:r>
      </w:ins>
      <w:proofErr w:type="spellEnd"/>
      <w:r>
        <w:t xml:space="preserve">”, must be created as a spot colour </w:t>
      </w:r>
      <w:del w:id="588" w:author="Arnold Sandjaja" w:date="2013-06-14T18:09:00Z">
        <w:r>
          <w:delText xml:space="preserve">and it must be 100% black </w:delText>
        </w:r>
      </w:del>
      <w:r>
        <w:t xml:space="preserve">and must </w:t>
      </w:r>
      <w:del w:id="589" w:author="Arnold Sandjaja" w:date="2013-06-30T09:15:00Z">
        <w:r>
          <w:delText xml:space="preserve">be </w:delText>
        </w:r>
      </w:del>
      <w:r>
        <w:t>overprint</w:t>
      </w:r>
    </w:p>
    <w:p w14:paraId="1DDA6597" w14:textId="77777777" w:rsidR="003F2D6E" w:rsidRDefault="009E5F98">
      <w:pPr>
        <w:ind w:left="3686" w:hanging="3686"/>
      </w:pPr>
      <w:proofErr w:type="spellStart"/>
      <w:proofErr w:type="gramStart"/>
      <w:r>
        <w:rPr>
          <w:shd w:val="clear" w:color="auto" w:fill="FFFF00"/>
        </w:rPr>
        <w:t>Troquel</w:t>
      </w:r>
      <w:proofErr w:type="spellEnd"/>
      <w:ins w:id="590" w:author="Unknown Author" w:date="2013-06-30T18:38:00Z">
        <w:r>
          <w:rPr>
            <w:shd w:val="clear" w:color="auto" w:fill="FFFF00"/>
          </w:rPr>
          <w:tab/>
          <w:t>:</w:t>
        </w:r>
        <w:proofErr w:type="gramEnd"/>
        <w:r>
          <w:rPr>
            <w:shd w:val="clear" w:color="auto" w:fill="FFFF00"/>
          </w:rPr>
          <w:t xml:space="preserve"> </w:t>
        </w:r>
        <w:proofErr w:type="spellStart"/>
        <w:r>
          <w:rPr>
            <w:shd w:val="clear" w:color="auto" w:fill="FFFF00"/>
          </w:rPr>
          <w:t>de</w:t>
        </w:r>
      </w:ins>
      <w:r>
        <w:rPr>
          <w:shd w:val="clear" w:color="auto" w:fill="FFFF00"/>
        </w:rPr>
        <w:t>b</w:t>
      </w:r>
      <w:ins w:id="591" w:author="Unknown Author" w:date="2013-06-30T18:38:00Z">
        <w:r>
          <w:rPr>
            <w:shd w:val="clear" w:color="auto" w:fill="FFFF00"/>
          </w:rPr>
          <w:t>e</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cr</w:t>
        </w:r>
      </w:ins>
      <w:r>
        <w:rPr>
          <w:shd w:val="clear" w:color="auto" w:fill="FFFF00"/>
        </w:rPr>
        <w:t>eado</w:t>
      </w:r>
      <w:proofErr w:type="spellEnd"/>
      <w:ins w:id="592" w:author="Unknown Author" w:date="2013-06-30T18:38:00Z">
        <w:r>
          <w:rPr>
            <w:shd w:val="clear" w:color="auto" w:fill="FFFF00"/>
          </w:rPr>
          <w:t xml:space="preserve"> </w:t>
        </w:r>
        <w:proofErr w:type="spellStart"/>
        <w:r>
          <w:rPr>
            <w:shd w:val="clear" w:color="auto" w:fill="FFFF00"/>
          </w:rPr>
          <w:t>como</w:t>
        </w:r>
        <w:proofErr w:type="spellEnd"/>
        <w:r>
          <w:rPr>
            <w:shd w:val="clear" w:color="auto" w:fill="FFFF00"/>
          </w:rPr>
          <w:t xml:space="preserve"> </w:t>
        </w:r>
      </w:ins>
      <w:r>
        <w:rPr>
          <w:shd w:val="clear" w:color="auto" w:fill="FFFF00"/>
        </w:rPr>
        <w:t xml:space="preserve">un </w:t>
      </w:r>
      <w:proofErr w:type="spellStart"/>
      <w:r>
        <w:rPr>
          <w:shd w:val="clear" w:color="auto" w:fill="FFFF00"/>
        </w:rPr>
        <w:t>color</w:t>
      </w:r>
      <w:proofErr w:type="spellEnd"/>
      <w:r>
        <w:rPr>
          <w:shd w:val="clear" w:color="auto" w:fill="FFFF00"/>
        </w:rPr>
        <w:t xml:space="preserve"> </w:t>
      </w:r>
      <w:ins w:id="593" w:author="Unknown Author" w:date="2013-06-30T18:38:00Z">
        <w:r>
          <w:rPr>
            <w:shd w:val="clear" w:color="auto" w:fill="FFFF00"/>
          </w:rPr>
          <w:t xml:space="preserve"> especial </w:t>
        </w:r>
      </w:ins>
      <w:r>
        <w:rPr>
          <w:shd w:val="clear" w:color="auto" w:fill="FFFF00"/>
        </w:rPr>
        <w:t>y</w:t>
      </w:r>
      <w:ins w:id="594" w:author="Unknown Author" w:date="2013-06-30T18:38:00Z">
        <w:r>
          <w:rPr>
            <w:shd w:val="clear" w:color="auto" w:fill="FFFF00"/>
          </w:rPr>
          <w:t xml:space="preserve"> </w:t>
        </w:r>
        <w:proofErr w:type="spellStart"/>
        <w:r>
          <w:rPr>
            <w:shd w:val="clear" w:color="auto" w:fill="FFFF00"/>
          </w:rPr>
          <w:t>estar</w:t>
        </w:r>
        <w:proofErr w:type="spellEnd"/>
        <w:r>
          <w:rPr>
            <w:shd w:val="clear" w:color="auto" w:fill="FFFF00"/>
          </w:rPr>
          <w:t xml:space="preserve"> e</w:t>
        </w:r>
      </w:ins>
      <w:r>
        <w:rPr>
          <w:shd w:val="clear" w:color="auto" w:fill="FFFF00"/>
        </w:rPr>
        <w:t>n</w:t>
      </w:r>
      <w:ins w:id="595" w:author="Unknown Author" w:date="2013-06-30T18:38:00Z">
        <w:r>
          <w:rPr>
            <w:shd w:val="clear" w:color="auto" w:fill="FFFF00"/>
          </w:rPr>
          <w:t xml:space="preserve"> overprint </w:t>
        </w:r>
      </w:ins>
      <w:r>
        <w:rPr>
          <w:shd w:val="clear" w:color="auto" w:fill="FFFF00"/>
        </w:rPr>
        <w:t>y</w:t>
      </w:r>
      <w:ins w:id="596" w:author="Unknown Author" w:date="2013-06-30T18:38:00Z">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nom</w:t>
        </w:r>
      </w:ins>
      <w:r>
        <w:rPr>
          <w:shd w:val="clear" w:color="auto" w:fill="FFFF00"/>
        </w:rPr>
        <w:t>brado</w:t>
      </w:r>
      <w:proofErr w:type="spellEnd"/>
      <w:ins w:id="597" w:author="Unknown Author" w:date="2013-06-30T18:39:00Z">
        <w:r>
          <w:rPr>
            <w:shd w:val="clear" w:color="auto" w:fill="FFFF00"/>
          </w:rPr>
          <w:t xml:space="preserve"> </w:t>
        </w:r>
      </w:ins>
      <w:r>
        <w:rPr>
          <w:shd w:val="clear" w:color="auto" w:fill="FFFF00"/>
        </w:rPr>
        <w:t xml:space="preserve">en el </w:t>
      </w:r>
      <w:proofErr w:type="spellStart"/>
      <w:r>
        <w:rPr>
          <w:shd w:val="clear" w:color="auto" w:fill="FFFF00"/>
        </w:rPr>
        <w:t>archivo</w:t>
      </w:r>
      <w:proofErr w:type="spellEnd"/>
      <w:r>
        <w:rPr>
          <w:shd w:val="clear" w:color="auto" w:fill="FFFF00"/>
        </w:rPr>
        <w:t xml:space="preserve"> </w:t>
      </w:r>
      <w:proofErr w:type="spellStart"/>
      <w:ins w:id="598" w:author="Unknown Author" w:date="2013-06-30T18:39:00Z">
        <w:r>
          <w:rPr>
            <w:shd w:val="clear" w:color="auto" w:fill="FFFF00"/>
          </w:rPr>
          <w:t>como</w:t>
        </w:r>
        <w:proofErr w:type="spellEnd"/>
        <w:r>
          <w:rPr>
            <w:shd w:val="clear" w:color="auto" w:fill="FFFF00"/>
          </w:rPr>
          <w:t xml:space="preserve"> “ </w:t>
        </w:r>
        <w:proofErr w:type="spellStart"/>
        <w:r>
          <w:rPr>
            <w:shd w:val="clear" w:color="auto" w:fill="FFFF00"/>
          </w:rPr>
          <w:t>Dieline</w:t>
        </w:r>
        <w:proofErr w:type="spellEnd"/>
        <w:r>
          <w:rPr>
            <w:shd w:val="clear" w:color="auto" w:fill="FFFF00"/>
          </w:rPr>
          <w:t>”</w:t>
        </w:r>
      </w:ins>
    </w:p>
    <w:p w14:paraId="5E781750" w14:textId="77777777" w:rsidR="003F2D6E" w:rsidRDefault="009E5F98">
      <w:pPr>
        <w:ind w:left="3686" w:hanging="3686"/>
      </w:pPr>
      <w:proofErr w:type="spellStart"/>
      <w:r>
        <w:t>Greyscale</w:t>
      </w:r>
      <w:proofErr w:type="spellEnd"/>
      <w:r>
        <w:t xml:space="preserve"> and colour images </w:t>
      </w:r>
      <w:proofErr w:type="gramStart"/>
      <w:r>
        <w:t>resolution</w:t>
      </w:r>
      <w:r>
        <w:tab/>
        <w:t>:</w:t>
      </w:r>
      <w:proofErr w:type="gramEnd"/>
      <w:r>
        <w:t xml:space="preserve"> </w:t>
      </w:r>
      <w:del w:id="599" w:author="Arnold Sandjaja" w:date="2013-06-30T09:15:00Z">
        <w:r>
          <w:delText xml:space="preserve">from </w:delText>
        </w:r>
      </w:del>
      <w:r>
        <w:t xml:space="preserve">262 to 350 PPI </w:t>
      </w:r>
      <w:del w:id="600" w:author="Arnold Sandjaja" w:date="2013-06-30T09:15:00Z">
        <w:r>
          <w:delText xml:space="preserve">in </w:delText>
        </w:r>
      </w:del>
      <w:ins w:id="601" w:author="Arnold Sandjaja" w:date="2013-06-30T09:15:00Z">
        <w:r>
          <w:t xml:space="preserve">at </w:t>
        </w:r>
      </w:ins>
      <w:r>
        <w:t xml:space="preserve">100% in InDesign </w:t>
      </w:r>
    </w:p>
    <w:p w14:paraId="40234083" w14:textId="77777777" w:rsidR="003F2D6E" w:rsidRDefault="009E5F98">
      <w:pPr>
        <w:ind w:left="3686" w:hanging="3686"/>
      </w:pPr>
      <w:proofErr w:type="spellStart"/>
      <w:ins w:id="602" w:author="Unknown Author" w:date="2013-06-30T18:39:00Z">
        <w:r>
          <w:rPr>
            <w:shd w:val="clear" w:color="auto" w:fill="FFFF00"/>
          </w:rPr>
          <w:t>Image</w:t>
        </w:r>
      </w:ins>
      <w:r>
        <w:rPr>
          <w:shd w:val="clear" w:color="auto" w:fill="FFFF00"/>
        </w:rPr>
        <w:t>n</w:t>
      </w:r>
      <w:proofErr w:type="spellEnd"/>
      <w:ins w:id="603" w:author="Unknown Author" w:date="2013-06-30T18:39:00Z">
        <w:r>
          <w:rPr>
            <w:shd w:val="clear" w:color="auto" w:fill="FFFF00"/>
          </w:rPr>
          <w:t xml:space="preserve">: </w:t>
        </w:r>
      </w:ins>
      <w:ins w:id="604" w:author="Unknown Author" w:date="2013-06-30T18:40:00Z">
        <w:r>
          <w:rPr>
            <w:shd w:val="clear" w:color="auto" w:fill="FFFF00"/>
          </w:rPr>
          <w:t>262 to 350 PPI at 100% in InDesign</w:t>
        </w:r>
        <w:r>
          <w:t xml:space="preserve"> </w:t>
        </w:r>
      </w:ins>
    </w:p>
    <w:p w14:paraId="236EC360" w14:textId="77777777" w:rsidR="003F2D6E" w:rsidRDefault="003F2D6E">
      <w:pPr>
        <w:ind w:left="3686" w:hanging="3686"/>
      </w:pPr>
    </w:p>
    <w:p w14:paraId="6B49EEEC" w14:textId="77777777" w:rsidR="003F2D6E" w:rsidRDefault="009E5F98">
      <w:pPr>
        <w:ind w:left="3686" w:hanging="3686"/>
      </w:pPr>
      <w:r>
        <w:t xml:space="preserve">Bitmap images </w:t>
      </w:r>
      <w:proofErr w:type="gramStart"/>
      <w:r>
        <w:t>resolution</w:t>
      </w:r>
      <w:r>
        <w:tab/>
        <w:t>:</w:t>
      </w:r>
      <w:proofErr w:type="gramEnd"/>
      <w:r>
        <w:t xml:space="preserve"> </w:t>
      </w:r>
      <w:del w:id="605" w:author="Arnold Sandjaja" w:date="2013-06-30T09:15:00Z">
        <w:r>
          <w:delText xml:space="preserve">from </w:delText>
        </w:r>
      </w:del>
      <w:r>
        <w:t>800 to 1200 PPI</w:t>
      </w:r>
      <w:ins w:id="606" w:author="Arnold Sandjaja" w:date="2013-06-30T09:15:00Z">
        <w:r>
          <w:t xml:space="preserve"> at 100% in InDesign</w:t>
        </w:r>
      </w:ins>
    </w:p>
    <w:p w14:paraId="0E5FC4A8" w14:textId="77777777" w:rsidR="003F2D6E" w:rsidRDefault="009E5F98">
      <w:pPr>
        <w:ind w:left="3686" w:hanging="3686"/>
      </w:pPr>
      <w:del w:id="607" w:author="Arnold Sandjaja" w:date="2013-06-30T09:18:00Z">
        <w:r>
          <w:delText>ICC Profiles for images</w:delText>
        </w:r>
        <w:r>
          <w:tab/>
          <w:delText>: CMYK: ISO Coated v2; Greyscale : Dot Gain 15%</w:delText>
        </w:r>
      </w:del>
      <w:del w:id="608" w:author="Arnold Sandjaja" w:date="2013-06-30T09:11:00Z">
        <w:r>
          <w:delText>Trapping</w:delText>
        </w:r>
        <w:r>
          <w:tab/>
        </w:r>
        <w:r>
          <w:tab/>
          <w:delText>: 0.3 pts</w:delText>
        </w:r>
      </w:del>
    </w:p>
    <w:p w14:paraId="0B080A52" w14:textId="77777777" w:rsidR="003F2D6E" w:rsidRDefault="003F2D6E"/>
    <w:p w14:paraId="4E80A27C" w14:textId="77777777" w:rsidR="003F2D6E" w:rsidRDefault="009E5F98">
      <w:pPr>
        <w:pStyle w:val="Heading3AA"/>
      </w:pPr>
      <w:r>
        <w:t>You must deliver</w:t>
      </w:r>
    </w:p>
    <w:p w14:paraId="37E65FD1" w14:textId="77777777" w:rsidR="003F2D6E" w:rsidRDefault="009E5F98">
      <w:pPr>
        <w:pStyle w:val="Heading3AA"/>
      </w:pPr>
      <w:proofErr w:type="spellStart"/>
      <w:r>
        <w:rPr>
          <w:shd w:val="clear" w:color="auto" w:fill="FFFF00"/>
        </w:rPr>
        <w:t>Usted</w:t>
      </w:r>
      <w:proofErr w:type="spellEnd"/>
      <w:r>
        <w:rPr>
          <w:shd w:val="clear" w:color="auto" w:fill="FFFF00"/>
        </w:rPr>
        <w:t xml:space="preserve"> </w:t>
      </w:r>
      <w:proofErr w:type="spellStart"/>
      <w:r>
        <w:rPr>
          <w:shd w:val="clear" w:color="auto" w:fill="FFFF00"/>
        </w:rPr>
        <w:t>debe</w:t>
      </w:r>
      <w:proofErr w:type="spellEnd"/>
      <w:r>
        <w:rPr>
          <w:shd w:val="clear" w:color="auto" w:fill="FFFF00"/>
        </w:rPr>
        <w:t xml:space="preserve"> </w:t>
      </w:r>
      <w:proofErr w:type="spellStart"/>
      <w:r>
        <w:rPr>
          <w:shd w:val="clear" w:color="auto" w:fill="FFFF00"/>
        </w:rPr>
        <w:t>entregar</w:t>
      </w:r>
      <w:proofErr w:type="spellEnd"/>
    </w:p>
    <w:p w14:paraId="1BF69691" w14:textId="77777777" w:rsidR="003F2D6E" w:rsidRDefault="003F2D6E"/>
    <w:p w14:paraId="5DFAF0A5" w14:textId="77777777" w:rsidR="003F2D6E" w:rsidRDefault="009E5F98">
      <w:r>
        <w:t xml:space="preserve">• 1 final folder for archiving named with your competitor </w:t>
      </w:r>
      <w:proofErr w:type="spellStart"/>
      <w:r>
        <w:t>number_module</w:t>
      </w:r>
      <w:proofErr w:type="spellEnd"/>
      <w:r>
        <w:t xml:space="preserve"> 2 </w:t>
      </w:r>
    </w:p>
    <w:p w14:paraId="7EEEDE14" w14:textId="77777777" w:rsidR="003F2D6E" w:rsidRDefault="009E5F98">
      <w:r>
        <w:t>(</w:t>
      </w:r>
      <w:proofErr w:type="gramStart"/>
      <w:r>
        <w:t>including</w:t>
      </w:r>
      <w:proofErr w:type="gramEnd"/>
      <w:r>
        <w:t xml:space="preserve"> native files, fonts, linked images, ICC profile and the press ready PDF/X1a file) </w:t>
      </w:r>
    </w:p>
    <w:p w14:paraId="2CCA93F0" w14:textId="77777777" w:rsidR="003F2D6E" w:rsidRDefault="009E5F98">
      <w:proofErr w:type="gramStart"/>
      <w:r>
        <w:rPr>
          <w:rFonts w:ascii="Arial Bold" w:hAnsi="Arial Bold"/>
        </w:rPr>
        <w:t>only</w:t>
      </w:r>
      <w:proofErr w:type="gramEnd"/>
      <w:r>
        <w:rPr>
          <w:rFonts w:ascii="Arial Bold" w:hAnsi="Arial Bold"/>
        </w:rPr>
        <w:t xml:space="preserve"> files from this folder will be marked</w:t>
      </w:r>
    </w:p>
    <w:p w14:paraId="729A1C9A" w14:textId="77777777" w:rsidR="003F2D6E" w:rsidRDefault="009E5F98">
      <w:r>
        <w:rPr>
          <w:rFonts w:ascii="Arial Bold" w:hAnsi="Arial Bold"/>
          <w:shd w:val="clear" w:color="auto" w:fill="FFFF00"/>
        </w:rPr>
        <w:t xml:space="preserve">1 </w:t>
      </w:r>
      <w:proofErr w:type="spellStart"/>
      <w:r>
        <w:rPr>
          <w:rFonts w:ascii="Arial Bold" w:hAnsi="Arial Bold"/>
          <w:shd w:val="clear" w:color="auto" w:fill="FFFF00"/>
        </w:rPr>
        <w:t>carpeta</w:t>
      </w:r>
      <w:proofErr w:type="spellEnd"/>
      <w:r>
        <w:rPr>
          <w:rFonts w:ascii="Arial Bold" w:hAnsi="Arial Bold"/>
          <w:shd w:val="clear" w:color="auto" w:fill="FFFF00"/>
        </w:rPr>
        <w:t xml:space="preserve"> final </w:t>
      </w:r>
      <w:proofErr w:type="spellStart"/>
      <w:r>
        <w:rPr>
          <w:rFonts w:ascii="Arial Bold" w:hAnsi="Arial Bold"/>
          <w:shd w:val="clear" w:color="auto" w:fill="FFFF00"/>
        </w:rPr>
        <w:t>para</w:t>
      </w:r>
      <w:proofErr w:type="spellEnd"/>
      <w:r>
        <w:rPr>
          <w:rFonts w:ascii="Arial Bold" w:hAnsi="Arial Bold"/>
          <w:shd w:val="clear" w:color="auto" w:fill="FFFF00"/>
        </w:rPr>
        <w:t xml:space="preserve"> </w:t>
      </w:r>
      <w:proofErr w:type="spellStart"/>
      <w:proofErr w:type="gramStart"/>
      <w:r>
        <w:rPr>
          <w:rFonts w:ascii="Arial Bold" w:hAnsi="Arial Bold"/>
          <w:shd w:val="clear" w:color="auto" w:fill="FFFF00"/>
        </w:rPr>
        <w:t>archivos</w:t>
      </w:r>
      <w:proofErr w:type="spellEnd"/>
      <w:r>
        <w:rPr>
          <w:rFonts w:ascii="Arial Bold" w:hAnsi="Arial Bold"/>
          <w:shd w:val="clear" w:color="auto" w:fill="FFFF00"/>
        </w:rPr>
        <w:t xml:space="preserve"> :</w:t>
      </w:r>
      <w:proofErr w:type="gramEnd"/>
      <w:r>
        <w:rPr>
          <w:rFonts w:ascii="Arial Bold" w:hAnsi="Arial Bold"/>
          <w:shd w:val="clear" w:color="auto" w:fill="FFFF00"/>
        </w:rPr>
        <w:t xml:space="preserve"> </w:t>
      </w:r>
      <w:proofErr w:type="spellStart"/>
      <w:r>
        <w:rPr>
          <w:rFonts w:ascii="Arial Bold" w:hAnsi="Arial Bold"/>
          <w:shd w:val="clear" w:color="auto" w:fill="FFFF00"/>
        </w:rPr>
        <w:t>Número</w:t>
      </w:r>
      <w:proofErr w:type="spellEnd"/>
      <w:r>
        <w:rPr>
          <w:rFonts w:ascii="Arial Bold" w:hAnsi="Arial Bold"/>
          <w:shd w:val="clear" w:color="auto" w:fill="FFFF00"/>
        </w:rPr>
        <w:t xml:space="preserve"> del </w:t>
      </w:r>
      <w:proofErr w:type="spellStart"/>
      <w:r>
        <w:rPr>
          <w:rFonts w:ascii="Arial Bold" w:hAnsi="Arial Bold"/>
          <w:shd w:val="clear" w:color="auto" w:fill="FFFF00"/>
        </w:rPr>
        <w:t>competidor_modulo</w:t>
      </w:r>
      <w:proofErr w:type="spellEnd"/>
      <w:r>
        <w:rPr>
          <w:rFonts w:ascii="Arial Bold" w:hAnsi="Arial Bold"/>
          <w:shd w:val="clear" w:color="auto" w:fill="FFFF00"/>
        </w:rPr>
        <w:t xml:space="preserve"> 2</w:t>
      </w:r>
      <w:ins w:id="609" w:author="Unknown Author" w:date="2013-06-30T18:42:00Z">
        <w:r>
          <w:rPr>
            <w:rFonts w:ascii="Arial Bold" w:hAnsi="Arial Bold"/>
            <w:shd w:val="clear" w:color="auto" w:fill="FFFF00"/>
          </w:rPr>
          <w:t xml:space="preserve">  (</w:t>
        </w:r>
        <w:proofErr w:type="spellStart"/>
        <w:r>
          <w:rPr>
            <w:rFonts w:ascii="Arial Bold" w:hAnsi="Arial Bold"/>
            <w:shd w:val="clear" w:color="auto" w:fill="FFFF00"/>
          </w:rPr>
          <w:t>inclu</w:t>
        </w:r>
      </w:ins>
      <w:r>
        <w:rPr>
          <w:rFonts w:ascii="Arial Bold" w:hAnsi="Arial Bold"/>
          <w:shd w:val="clear" w:color="auto" w:fill="FFFF00"/>
        </w:rPr>
        <w:t>ye</w:t>
      </w:r>
      <w:ins w:id="610" w:author="Unknown Author" w:date="2013-06-30T18:42:00Z">
        <w:r>
          <w:rPr>
            <w:rFonts w:ascii="Arial Bold" w:hAnsi="Arial Bold"/>
            <w:shd w:val="clear" w:color="auto" w:fill="FFFF00"/>
          </w:rPr>
          <w:t>ndo</w:t>
        </w:r>
        <w:proofErr w:type="spellEnd"/>
        <w:r>
          <w:rPr>
            <w:rFonts w:ascii="Arial Bold" w:hAnsi="Arial Bold"/>
            <w:shd w:val="clear" w:color="auto" w:fill="FFFF00"/>
          </w:rPr>
          <w:t xml:space="preserve"> </w:t>
        </w:r>
        <w:proofErr w:type="spellStart"/>
        <w:r>
          <w:rPr>
            <w:rFonts w:ascii="Arial Bold" w:hAnsi="Arial Bold"/>
            <w:shd w:val="clear" w:color="auto" w:fill="FFFF00"/>
          </w:rPr>
          <w:t>todos</w:t>
        </w:r>
        <w:proofErr w:type="spellEnd"/>
        <w:r>
          <w:rPr>
            <w:rFonts w:ascii="Arial Bold" w:hAnsi="Arial Bold"/>
            <w:shd w:val="clear" w:color="auto" w:fill="FFFF00"/>
          </w:rPr>
          <w:t xml:space="preserve"> </w:t>
        </w:r>
      </w:ins>
      <w:r>
        <w:rPr>
          <w:rFonts w:ascii="Arial Bold" w:hAnsi="Arial Bold"/>
          <w:shd w:val="clear" w:color="auto" w:fill="FFFF00"/>
        </w:rPr>
        <w:t>l</w:t>
      </w:r>
      <w:ins w:id="611" w:author="Unknown Author" w:date="2013-06-30T18:42:00Z">
        <w:r>
          <w:rPr>
            <w:rFonts w:ascii="Arial Bold" w:hAnsi="Arial Bold"/>
            <w:shd w:val="clear" w:color="auto" w:fill="FFFF00"/>
          </w:rPr>
          <w:t xml:space="preserve">os </w:t>
        </w:r>
        <w:proofErr w:type="spellStart"/>
        <w:r>
          <w:rPr>
            <w:rFonts w:ascii="Arial Bold" w:hAnsi="Arial Bold"/>
            <w:shd w:val="clear" w:color="auto" w:fill="FFFF00"/>
          </w:rPr>
          <w:t>ar</w:t>
        </w:r>
      </w:ins>
      <w:r>
        <w:rPr>
          <w:rFonts w:ascii="Arial Bold" w:hAnsi="Arial Bold"/>
          <w:shd w:val="clear" w:color="auto" w:fill="FFFF00"/>
        </w:rPr>
        <w:t>chi</w:t>
      </w:r>
      <w:ins w:id="612" w:author="Unknown Author" w:date="2013-06-30T18:42:00Z">
        <w:r>
          <w:rPr>
            <w:rFonts w:ascii="Arial Bold" w:hAnsi="Arial Bold"/>
            <w:shd w:val="clear" w:color="auto" w:fill="FFFF00"/>
          </w:rPr>
          <w:t>vos</w:t>
        </w:r>
        <w:proofErr w:type="spellEnd"/>
        <w:r>
          <w:rPr>
            <w:rFonts w:ascii="Arial Bold" w:hAnsi="Arial Bold"/>
            <w:shd w:val="clear" w:color="auto" w:fill="FFFF00"/>
          </w:rPr>
          <w:t xml:space="preserve"> </w:t>
        </w:r>
        <w:proofErr w:type="spellStart"/>
        <w:r>
          <w:rPr>
            <w:rFonts w:ascii="Arial Bold" w:hAnsi="Arial Bold"/>
            <w:shd w:val="clear" w:color="auto" w:fill="FFFF00"/>
          </w:rPr>
          <w:t>nativos</w:t>
        </w:r>
        <w:proofErr w:type="spellEnd"/>
        <w:r>
          <w:rPr>
            <w:rFonts w:ascii="Arial Bold" w:hAnsi="Arial Bold"/>
            <w:shd w:val="clear" w:color="auto" w:fill="FFFF00"/>
          </w:rPr>
          <w:t xml:space="preserve">, </w:t>
        </w:r>
        <w:proofErr w:type="spellStart"/>
        <w:r>
          <w:rPr>
            <w:rFonts w:ascii="Arial Bold" w:hAnsi="Arial Bold"/>
            <w:shd w:val="clear" w:color="auto" w:fill="FFFF00"/>
          </w:rPr>
          <w:t>f</w:t>
        </w:r>
      </w:ins>
      <w:r>
        <w:rPr>
          <w:rFonts w:ascii="Arial Bold" w:hAnsi="Arial Bold"/>
          <w:shd w:val="clear" w:color="auto" w:fill="FFFF00"/>
        </w:rPr>
        <w:t>ue</w:t>
      </w:r>
      <w:ins w:id="613" w:author="Unknown Author" w:date="2013-06-30T18:42:00Z">
        <w:r>
          <w:rPr>
            <w:rFonts w:ascii="Arial Bold" w:hAnsi="Arial Bold"/>
            <w:shd w:val="clear" w:color="auto" w:fill="FFFF00"/>
          </w:rPr>
          <w:t>ntes</w:t>
        </w:r>
        <w:proofErr w:type="spellEnd"/>
        <w:r>
          <w:rPr>
            <w:rFonts w:ascii="Arial Bold" w:hAnsi="Arial Bold"/>
            <w:shd w:val="clear" w:color="auto" w:fill="FFFF00"/>
          </w:rPr>
          <w:t xml:space="preserve">, </w:t>
        </w:r>
        <w:proofErr w:type="spellStart"/>
        <w:r>
          <w:rPr>
            <w:rFonts w:ascii="Arial Bold" w:hAnsi="Arial Bold"/>
            <w:shd w:val="clear" w:color="auto" w:fill="FFFF00"/>
          </w:rPr>
          <w:t>imagen</w:t>
        </w:r>
      </w:ins>
      <w:r>
        <w:rPr>
          <w:rFonts w:ascii="Arial Bold" w:hAnsi="Arial Bold"/>
          <w:shd w:val="clear" w:color="auto" w:fill="FFFF00"/>
        </w:rPr>
        <w:t>e</w:t>
      </w:r>
      <w:ins w:id="614" w:author="Unknown Author" w:date="2013-06-30T18:42:00Z">
        <w:r>
          <w:rPr>
            <w:rFonts w:ascii="Arial Bold" w:hAnsi="Arial Bold"/>
            <w:shd w:val="clear" w:color="auto" w:fill="FFFF00"/>
          </w:rPr>
          <w:t>s</w:t>
        </w:r>
        <w:proofErr w:type="spellEnd"/>
        <w:r>
          <w:rPr>
            <w:rFonts w:ascii="Arial Bold" w:hAnsi="Arial Bold"/>
            <w:shd w:val="clear" w:color="auto" w:fill="FFFF00"/>
          </w:rPr>
          <w:t xml:space="preserve"> </w:t>
        </w:r>
        <w:proofErr w:type="spellStart"/>
        <w:r>
          <w:rPr>
            <w:rFonts w:ascii="Arial Bold" w:hAnsi="Arial Bold"/>
            <w:shd w:val="clear" w:color="auto" w:fill="FFFF00"/>
          </w:rPr>
          <w:t>link</w:t>
        </w:r>
      </w:ins>
      <w:r>
        <w:rPr>
          <w:rFonts w:ascii="Arial Bold" w:hAnsi="Arial Bold"/>
          <w:shd w:val="clear" w:color="auto" w:fill="FFFF00"/>
        </w:rPr>
        <w:t>e</w:t>
      </w:r>
      <w:ins w:id="615" w:author="Unknown Author" w:date="2013-06-30T18:42:00Z">
        <w:r>
          <w:rPr>
            <w:rFonts w:ascii="Arial Bold" w:hAnsi="Arial Bold"/>
            <w:shd w:val="clear" w:color="auto" w:fill="FFFF00"/>
          </w:rPr>
          <w:t>adas</w:t>
        </w:r>
        <w:proofErr w:type="spellEnd"/>
        <w:r>
          <w:rPr>
            <w:rFonts w:ascii="Arial Bold" w:hAnsi="Arial Bold"/>
            <w:shd w:val="clear" w:color="auto" w:fill="FFFF00"/>
          </w:rPr>
          <w:t xml:space="preserve">, </w:t>
        </w:r>
        <w:proofErr w:type="spellStart"/>
        <w:r>
          <w:rPr>
            <w:rFonts w:ascii="Arial Bold" w:hAnsi="Arial Bold"/>
            <w:shd w:val="clear" w:color="auto" w:fill="FFFF00"/>
          </w:rPr>
          <w:t>p</w:t>
        </w:r>
      </w:ins>
      <w:r>
        <w:rPr>
          <w:rFonts w:ascii="Arial Bold" w:hAnsi="Arial Bold"/>
          <w:shd w:val="clear" w:color="auto" w:fill="FFFF00"/>
        </w:rPr>
        <w:t>er</w:t>
      </w:r>
      <w:ins w:id="616" w:author="Unknown Author" w:date="2013-06-30T18:42:00Z">
        <w:r>
          <w:rPr>
            <w:rFonts w:ascii="Arial Bold" w:hAnsi="Arial Bold"/>
            <w:shd w:val="clear" w:color="auto" w:fill="FFFF00"/>
          </w:rPr>
          <w:t>fi</w:t>
        </w:r>
      </w:ins>
      <w:r>
        <w:rPr>
          <w:rFonts w:ascii="Arial Bold" w:hAnsi="Arial Bold"/>
          <w:shd w:val="clear" w:color="auto" w:fill="FFFF00"/>
        </w:rPr>
        <w:t>le</w:t>
      </w:r>
      <w:ins w:id="617" w:author="Unknown Author" w:date="2013-06-30T18:42:00Z">
        <w:r>
          <w:rPr>
            <w:rFonts w:ascii="Arial Bold" w:hAnsi="Arial Bold"/>
            <w:shd w:val="clear" w:color="auto" w:fill="FFFF00"/>
          </w:rPr>
          <w:t>s</w:t>
        </w:r>
        <w:proofErr w:type="spellEnd"/>
        <w:r>
          <w:rPr>
            <w:rFonts w:ascii="Arial Bold" w:hAnsi="Arial Bold"/>
            <w:shd w:val="clear" w:color="auto" w:fill="FFFF00"/>
          </w:rPr>
          <w:t xml:space="preserve"> ICC </w:t>
        </w:r>
      </w:ins>
      <w:r>
        <w:rPr>
          <w:rFonts w:ascii="Arial Bold" w:hAnsi="Arial Bold"/>
          <w:shd w:val="clear" w:color="auto" w:fill="FFFF00"/>
        </w:rPr>
        <w:t>y</w:t>
      </w:r>
      <w:ins w:id="618" w:author="Unknown Author" w:date="2013-06-30T18:42:00Z">
        <w:r>
          <w:rPr>
            <w:rFonts w:ascii="Arial Bold" w:hAnsi="Arial Bold"/>
            <w:shd w:val="clear" w:color="auto" w:fill="FFFF00"/>
          </w:rPr>
          <w:t xml:space="preserve"> </w:t>
        </w:r>
      </w:ins>
      <w:r>
        <w:rPr>
          <w:rFonts w:ascii="Arial Bold" w:hAnsi="Arial Bold"/>
          <w:shd w:val="clear" w:color="auto" w:fill="FFFF00"/>
        </w:rPr>
        <w:t>l</w:t>
      </w:r>
      <w:ins w:id="619" w:author="Unknown Author" w:date="2013-06-30T18:42:00Z">
        <w:r>
          <w:rPr>
            <w:rFonts w:ascii="Arial Bold" w:hAnsi="Arial Bold"/>
            <w:shd w:val="clear" w:color="auto" w:fill="FFFF00"/>
          </w:rPr>
          <w:t xml:space="preserve">os PDF/X1a, </w:t>
        </w:r>
        <w:proofErr w:type="spellStart"/>
        <w:r>
          <w:rPr>
            <w:rFonts w:ascii="Arial Bold" w:hAnsi="Arial Bold"/>
            <w:shd w:val="clear" w:color="auto" w:fill="FFFF00"/>
          </w:rPr>
          <w:t>so</w:t>
        </w:r>
      </w:ins>
      <w:r>
        <w:rPr>
          <w:rFonts w:ascii="Arial Bold" w:hAnsi="Arial Bold"/>
          <w:shd w:val="clear" w:color="auto" w:fill="FFFF00"/>
        </w:rPr>
        <w:t>la</w:t>
      </w:r>
      <w:ins w:id="620" w:author="Unknown Author" w:date="2013-06-30T18:42:00Z">
        <w:r>
          <w:rPr>
            <w:rFonts w:ascii="Arial Bold" w:hAnsi="Arial Bold"/>
            <w:shd w:val="clear" w:color="auto" w:fill="FFFF00"/>
          </w:rPr>
          <w:t>mente</w:t>
        </w:r>
        <w:proofErr w:type="spellEnd"/>
        <w:r>
          <w:rPr>
            <w:rFonts w:ascii="Arial Bold" w:hAnsi="Arial Bold"/>
            <w:shd w:val="clear" w:color="auto" w:fill="FFFF00"/>
          </w:rPr>
          <w:t xml:space="preserve"> </w:t>
        </w:r>
      </w:ins>
      <w:proofErr w:type="spellStart"/>
      <w:ins w:id="621" w:author="Unknown Author" w:date="2013-06-30T18:43:00Z">
        <w:r>
          <w:rPr>
            <w:rFonts w:ascii="Arial Bold" w:hAnsi="Arial Bold"/>
            <w:shd w:val="clear" w:color="auto" w:fill="FFFF00"/>
          </w:rPr>
          <w:t>ser</w:t>
        </w:r>
      </w:ins>
      <w:r>
        <w:rPr>
          <w:rFonts w:ascii="Arial Bold" w:hAnsi="Arial Bold"/>
          <w:shd w:val="clear" w:color="auto" w:fill="FFFF00"/>
        </w:rPr>
        <w:t>an</w:t>
      </w:r>
      <w:proofErr w:type="spellEnd"/>
      <w:ins w:id="622" w:author="Unknown Author" w:date="2013-06-30T18:43:00Z">
        <w:r>
          <w:rPr>
            <w:rFonts w:ascii="Arial Bold" w:hAnsi="Arial Bold"/>
            <w:shd w:val="clear" w:color="auto" w:fill="FFFF00"/>
          </w:rPr>
          <w:t xml:space="preserve"> </w:t>
        </w:r>
      </w:ins>
      <w:proofErr w:type="spellStart"/>
      <w:r>
        <w:rPr>
          <w:rFonts w:ascii="Arial Bold" w:hAnsi="Arial Bold"/>
          <w:shd w:val="clear" w:color="auto" w:fill="FFFF00"/>
        </w:rPr>
        <w:t>evaluados</w:t>
      </w:r>
      <w:proofErr w:type="spellEnd"/>
      <w:r>
        <w:rPr>
          <w:rFonts w:ascii="Arial Bold" w:hAnsi="Arial Bold"/>
          <w:shd w:val="clear" w:color="auto" w:fill="FFFF00"/>
        </w:rPr>
        <w:t xml:space="preserve"> los </w:t>
      </w:r>
      <w:proofErr w:type="spellStart"/>
      <w:r>
        <w:rPr>
          <w:rFonts w:ascii="Arial Bold" w:hAnsi="Arial Bold"/>
          <w:shd w:val="clear" w:color="auto" w:fill="FFFF00"/>
        </w:rPr>
        <w:t>archivos</w:t>
      </w:r>
      <w:proofErr w:type="spellEnd"/>
      <w:r>
        <w:rPr>
          <w:rFonts w:ascii="Arial Bold" w:hAnsi="Arial Bold"/>
          <w:shd w:val="clear" w:color="auto" w:fill="FFFF00"/>
        </w:rPr>
        <w:t xml:space="preserve"> </w:t>
      </w:r>
      <w:proofErr w:type="spellStart"/>
      <w:r>
        <w:rPr>
          <w:rFonts w:ascii="Arial Bold" w:hAnsi="Arial Bold"/>
          <w:shd w:val="clear" w:color="auto" w:fill="FFFF00"/>
        </w:rPr>
        <w:t>que</w:t>
      </w:r>
      <w:proofErr w:type="spellEnd"/>
      <w:r>
        <w:rPr>
          <w:rFonts w:ascii="Arial Bold" w:hAnsi="Arial Bold"/>
          <w:shd w:val="clear" w:color="auto" w:fill="FFFF00"/>
        </w:rPr>
        <w:t xml:space="preserve"> </w:t>
      </w:r>
      <w:proofErr w:type="spellStart"/>
      <w:r>
        <w:rPr>
          <w:rFonts w:ascii="Arial Bold" w:hAnsi="Arial Bold"/>
          <w:shd w:val="clear" w:color="auto" w:fill="FFFF00"/>
        </w:rPr>
        <w:t>estan</w:t>
      </w:r>
      <w:proofErr w:type="spellEnd"/>
      <w:r>
        <w:rPr>
          <w:rFonts w:ascii="Arial Bold" w:hAnsi="Arial Bold"/>
          <w:shd w:val="clear" w:color="auto" w:fill="FFFF00"/>
        </w:rPr>
        <w:t xml:space="preserve"> en </w:t>
      </w:r>
      <w:proofErr w:type="spellStart"/>
      <w:r>
        <w:rPr>
          <w:rFonts w:ascii="Arial Bold" w:hAnsi="Arial Bold"/>
          <w:shd w:val="clear" w:color="auto" w:fill="FFFF00"/>
        </w:rPr>
        <w:t>esta</w:t>
      </w:r>
      <w:proofErr w:type="spellEnd"/>
      <w:r>
        <w:rPr>
          <w:rFonts w:ascii="Arial Bold" w:hAnsi="Arial Bold"/>
          <w:shd w:val="clear" w:color="auto" w:fill="FFFF00"/>
        </w:rPr>
        <w:t xml:space="preserve"> </w:t>
      </w:r>
      <w:proofErr w:type="spellStart"/>
      <w:r>
        <w:rPr>
          <w:rFonts w:ascii="Arial Bold" w:hAnsi="Arial Bold"/>
          <w:shd w:val="clear" w:color="auto" w:fill="FFFF00"/>
        </w:rPr>
        <w:t>carpeta</w:t>
      </w:r>
      <w:proofErr w:type="spellEnd"/>
      <w:ins w:id="623" w:author="Unknown Author" w:date="2013-06-30T18:43:00Z">
        <w:r>
          <w:rPr>
            <w:rFonts w:ascii="Arial Bold" w:hAnsi="Arial Bold"/>
            <w:shd w:val="clear" w:color="auto" w:fill="FFFF00"/>
          </w:rPr>
          <w:t xml:space="preserve"> .)</w:t>
        </w:r>
      </w:ins>
    </w:p>
    <w:p w14:paraId="1D48258D" w14:textId="77777777" w:rsidR="003F2D6E" w:rsidRDefault="003F2D6E"/>
    <w:p w14:paraId="73D55162" w14:textId="77777777" w:rsidR="003F2D6E" w:rsidRDefault="003F2D6E"/>
    <w:p w14:paraId="59A02186" w14:textId="77777777" w:rsidR="003F2D6E" w:rsidRDefault="009E5F98">
      <w:r>
        <w:t xml:space="preserve">• </w:t>
      </w:r>
      <w:ins w:id="624" w:author="Arnold Sandjaja" w:date="2013-06-29T14:01:00Z">
        <w:r>
          <w:t>2</w:t>
        </w:r>
      </w:ins>
      <w:del w:id="625" w:author="Arnold Sandjaja" w:date="2013-06-29T14:01:00Z">
        <w:r>
          <w:delText xml:space="preserve">1 </w:delText>
        </w:r>
      </w:del>
      <w:ins w:id="626" w:author="Arnold Sandjaja" w:date="2013-06-29T13:59:00Z">
        <w:r>
          <w:t xml:space="preserve"> </w:t>
        </w:r>
      </w:ins>
      <w:r>
        <w:t>final press ready PDF/X1a file</w:t>
      </w:r>
      <w:ins w:id="627" w:author="Arnold Sandjaja" w:date="2013-06-29T14:01:00Z">
        <w:r>
          <w:t>s</w:t>
        </w:r>
      </w:ins>
      <w:r>
        <w:t xml:space="preserve"> </w:t>
      </w:r>
      <w:ins w:id="628" w:author="Arnold Sandjaja" w:date="2013-06-29T14:01:00Z">
        <w:r>
          <w:t xml:space="preserve">(1 PDF for cover, spine and back cover; and 1 PDF for inside pages, </w:t>
        </w:r>
      </w:ins>
      <w:del w:id="629" w:author="Arnold Sandjaja" w:date="2013-06-29T14:01:00Z">
        <w:r>
          <w:delText>(</w:delText>
        </w:r>
      </w:del>
      <w:r>
        <w:t>including: bleed, crop marks, registration marks, fold marks — placed outside the bleed area, colour bars for CMYK</w:t>
      </w:r>
      <w:del w:id="630" w:author="Arnold Sandjaja" w:date="2013-06-30T09:19:00Z">
        <w:r>
          <w:delText>, colour bar PMS C</w:delText>
        </w:r>
      </w:del>
      <w:del w:id="631" w:author="Arnold Sandjaja" w:date="2013-06-14T19:08:00Z">
        <w:r>
          <w:delText xml:space="preserve"> +</w:delText>
        </w:r>
      </w:del>
      <w:ins w:id="632" w:author="Arnold Sandjaja" w:date="2013-06-14T19:08:00Z">
        <w:r>
          <w:t>,</w:t>
        </w:r>
      </w:ins>
      <w:ins w:id="633" w:author="Arnold Sandjaja" w:date="2013-06-30T09:21:00Z">
        <w:r>
          <w:t xml:space="preserve"> colour bar PMS C,</w:t>
        </w:r>
      </w:ins>
      <w:ins w:id="634" w:author="Arnold Sandjaja" w:date="2013-06-14T19:07:00Z">
        <w:r>
          <w:t xml:space="preserve"> </w:t>
        </w:r>
      </w:ins>
      <w:del w:id="635" w:author="Arnold Sandjaja" w:date="2013-06-30T09:20:00Z">
        <w:r>
          <w:delText xml:space="preserve"> </w:delText>
        </w:r>
      </w:del>
      <w:del w:id="636" w:author="Michel Bulon" w:date="2013-06-12T21:18:00Z">
        <w:r>
          <w:delText>varnish</w:delText>
        </w:r>
      </w:del>
      <w:proofErr w:type="spellStart"/>
      <w:ins w:id="637" w:author="Michel Bulon" w:date="2013-06-12T21:18:00Z">
        <w:r>
          <w:t>dieline</w:t>
        </w:r>
      </w:ins>
      <w:proofErr w:type="spellEnd"/>
      <w:r>
        <w:t xml:space="preserve"> </w:t>
      </w:r>
      <w:del w:id="638" w:author="Arnold Sandjaja" w:date="2013-06-14T18:11:00Z">
        <w:r>
          <w:delText xml:space="preserve">at 100% black </w:delText>
        </w:r>
      </w:del>
      <w:r>
        <w:t>on a separate plate in the PDF, to be evaluated in the PDF file)</w:t>
      </w:r>
    </w:p>
    <w:p w14:paraId="6F32F482" w14:textId="77777777" w:rsidR="003F2D6E" w:rsidRDefault="009E5F98">
      <w:ins w:id="639" w:author="Unknown Author" w:date="2013-06-30T18:43:00Z">
        <w:r>
          <w:rPr>
            <w:shd w:val="clear" w:color="auto" w:fill="FFFF00"/>
          </w:rPr>
          <w:t xml:space="preserve">2 </w:t>
        </w:r>
      </w:ins>
      <w:proofErr w:type="spellStart"/>
      <w:r>
        <w:rPr>
          <w:shd w:val="clear" w:color="auto" w:fill="FFFF00"/>
        </w:rPr>
        <w:t>archivos</w:t>
      </w:r>
      <w:proofErr w:type="spellEnd"/>
      <w:r>
        <w:rPr>
          <w:shd w:val="clear" w:color="auto" w:fill="FFFF00"/>
        </w:rPr>
        <w:t xml:space="preserve"> finales</w:t>
      </w:r>
      <w:ins w:id="640" w:author="Unknown Author" w:date="2013-06-30T18:43:00Z">
        <w:r>
          <w:rPr>
            <w:shd w:val="clear" w:color="auto" w:fill="FFFF00"/>
          </w:rPr>
          <w:t xml:space="preserve"> PDF/X1a </w:t>
        </w:r>
        <w:proofErr w:type="gramStart"/>
        <w:r>
          <w:rPr>
            <w:shd w:val="clear" w:color="auto" w:fill="FFFF00"/>
          </w:rPr>
          <w:t>( 1</w:t>
        </w:r>
        <w:proofErr w:type="gramEnd"/>
        <w:r>
          <w:rPr>
            <w:shd w:val="clear" w:color="auto" w:fill="FFFF00"/>
          </w:rPr>
          <w:t xml:space="preserve"> </w:t>
        </w:r>
        <w:proofErr w:type="spellStart"/>
        <w:r>
          <w:rPr>
            <w:shd w:val="clear" w:color="auto" w:fill="FFFF00"/>
          </w:rPr>
          <w:t>pdf</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r>
        <w:rPr>
          <w:shd w:val="clear" w:color="auto" w:fill="FFFF00"/>
        </w:rPr>
        <w:t xml:space="preserve">la </w:t>
      </w:r>
      <w:proofErr w:type="spellStart"/>
      <w:r>
        <w:rPr>
          <w:shd w:val="clear" w:color="auto" w:fill="FFFF00"/>
        </w:rPr>
        <w:t>portada</w:t>
      </w:r>
      <w:proofErr w:type="spellEnd"/>
      <w:ins w:id="641" w:author="Unknown Author" w:date="2013-06-30T18:44:00Z">
        <w:r>
          <w:rPr>
            <w:shd w:val="clear" w:color="auto" w:fill="FFFF00"/>
          </w:rPr>
          <w:t>,</w:t>
        </w:r>
      </w:ins>
      <w:r>
        <w:rPr>
          <w:shd w:val="clear" w:color="auto" w:fill="FFFF00"/>
        </w:rPr>
        <w:t xml:space="preserve"> </w:t>
      </w:r>
      <w:proofErr w:type="spellStart"/>
      <w:r>
        <w:rPr>
          <w:shd w:val="clear" w:color="auto" w:fill="FFFF00"/>
        </w:rPr>
        <w:t>contraportada</w:t>
      </w:r>
      <w:proofErr w:type="spellEnd"/>
      <w:r>
        <w:rPr>
          <w:shd w:val="clear" w:color="auto" w:fill="FFFF00"/>
        </w:rPr>
        <w:t xml:space="preserve"> y </w:t>
      </w:r>
      <w:proofErr w:type="spellStart"/>
      <w:r>
        <w:rPr>
          <w:shd w:val="clear" w:color="auto" w:fill="FFFF00"/>
        </w:rPr>
        <w:t>lomo</w:t>
      </w:r>
      <w:proofErr w:type="spellEnd"/>
      <w:ins w:id="642" w:author="Unknown Author" w:date="2013-06-30T18:44:00Z">
        <w:r>
          <w:rPr>
            <w:shd w:val="clear" w:color="auto" w:fill="FFFF00"/>
          </w:rPr>
          <w:t xml:space="preserve"> </w:t>
        </w:r>
      </w:ins>
      <w:r>
        <w:rPr>
          <w:shd w:val="clear" w:color="auto" w:fill="FFFF00"/>
        </w:rPr>
        <w:t>y</w:t>
      </w:r>
      <w:ins w:id="643" w:author="Unknown Author" w:date="2013-06-30T18:44:00Z">
        <w:r>
          <w:rPr>
            <w:shd w:val="clear" w:color="auto" w:fill="FFFF00"/>
          </w:rPr>
          <w:t xml:space="preserve"> 1 </w:t>
        </w:r>
        <w:proofErr w:type="spellStart"/>
        <w:r>
          <w:rPr>
            <w:shd w:val="clear" w:color="auto" w:fill="FFFF00"/>
          </w:rPr>
          <w:t>pdf</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proofErr w:type="spellStart"/>
      <w:r>
        <w:rPr>
          <w:shd w:val="clear" w:color="auto" w:fill="FFFF00"/>
        </w:rPr>
        <w:t>l</w:t>
      </w:r>
      <w:ins w:id="644" w:author="Unknown Author" w:date="2013-06-30T18:44:00Z">
        <w:r>
          <w:rPr>
            <w:shd w:val="clear" w:color="auto" w:fill="FFFF00"/>
          </w:rPr>
          <w:t>as</w:t>
        </w:r>
        <w:proofErr w:type="spellEnd"/>
        <w:r>
          <w:rPr>
            <w:shd w:val="clear" w:color="auto" w:fill="FFFF00"/>
          </w:rPr>
          <w:t xml:space="preserve">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inclu</w:t>
        </w:r>
      </w:ins>
      <w:r>
        <w:rPr>
          <w:shd w:val="clear" w:color="auto" w:fill="FFFF00"/>
        </w:rPr>
        <w:t>ye</w:t>
      </w:r>
      <w:ins w:id="645" w:author="Unknown Author" w:date="2013-06-30T18:44:00Z">
        <w:r>
          <w:rPr>
            <w:shd w:val="clear" w:color="auto" w:fill="FFFF00"/>
          </w:rPr>
          <w:t>ndo</w:t>
        </w:r>
        <w:proofErr w:type="spellEnd"/>
        <w:r>
          <w:rPr>
            <w:shd w:val="clear" w:color="auto" w:fill="FFFF00"/>
          </w:rPr>
          <w:t xml:space="preserve">, sangria, </w:t>
        </w:r>
        <w:proofErr w:type="spellStart"/>
        <w:r>
          <w:rPr>
            <w:shd w:val="clear" w:color="auto" w:fill="FFFF00"/>
          </w:rPr>
          <w:t>marcas</w:t>
        </w:r>
        <w:proofErr w:type="spellEnd"/>
        <w:r>
          <w:rPr>
            <w:shd w:val="clear" w:color="auto" w:fill="FFFF00"/>
          </w:rPr>
          <w:t xml:space="preserve"> </w:t>
        </w:r>
      </w:ins>
      <w:ins w:id="646" w:author="Unknown Author" w:date="2013-06-30T18:45:00Z">
        <w:r>
          <w:rPr>
            <w:shd w:val="clear" w:color="auto" w:fill="FFFF00"/>
          </w:rPr>
          <w:t xml:space="preserve">de </w:t>
        </w:r>
        <w:proofErr w:type="spellStart"/>
        <w:r>
          <w:rPr>
            <w:shd w:val="clear" w:color="auto" w:fill="FFFF00"/>
          </w:rPr>
          <w:t>corte</w:t>
        </w:r>
        <w:proofErr w:type="spellEnd"/>
        <w:r>
          <w:rPr>
            <w:shd w:val="clear" w:color="auto" w:fill="FFFF00"/>
          </w:rPr>
          <w:t xml:space="preserve">, de </w:t>
        </w:r>
        <w:proofErr w:type="spellStart"/>
        <w:r>
          <w:rPr>
            <w:shd w:val="clear" w:color="auto" w:fill="FFFF00"/>
          </w:rPr>
          <w:t>re</w:t>
        </w:r>
      </w:ins>
      <w:r>
        <w:rPr>
          <w:shd w:val="clear" w:color="auto" w:fill="FFFF00"/>
        </w:rPr>
        <w:t>gis</w:t>
      </w:r>
      <w:ins w:id="647" w:author="Unknown Author" w:date="2013-06-30T18:45:00Z">
        <w:r>
          <w:rPr>
            <w:shd w:val="clear" w:color="auto" w:fill="FFFF00"/>
          </w:rPr>
          <w:t>tro</w:t>
        </w:r>
      </w:ins>
      <w:proofErr w:type="spellEnd"/>
      <w:r>
        <w:rPr>
          <w:shd w:val="clear" w:color="auto" w:fill="FFFF00"/>
        </w:rPr>
        <w:t>,</w:t>
      </w:r>
      <w:ins w:id="648" w:author="Unknown Author" w:date="2013-06-30T18:45:00Z">
        <w:r>
          <w:rPr>
            <w:shd w:val="clear" w:color="auto" w:fill="FFFF00"/>
          </w:rPr>
          <w:t xml:space="preserve"> de </w:t>
        </w:r>
        <w:proofErr w:type="spellStart"/>
        <w:r>
          <w:rPr>
            <w:shd w:val="clear" w:color="auto" w:fill="FFFF00"/>
          </w:rPr>
          <w:t>dob</w:t>
        </w:r>
      </w:ins>
      <w:r>
        <w:rPr>
          <w:shd w:val="clear" w:color="auto" w:fill="FFFF00"/>
        </w:rPr>
        <w:t>lez</w:t>
      </w:r>
      <w:proofErr w:type="spellEnd"/>
      <w:ins w:id="649" w:author="Unknown Author" w:date="2013-06-30T18:45:00Z">
        <w:r>
          <w:rPr>
            <w:shd w:val="clear" w:color="auto" w:fill="FFFF00"/>
          </w:rPr>
          <w:t xml:space="preserve">,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w:t>
        </w:r>
      </w:ins>
      <w:r>
        <w:rPr>
          <w:shd w:val="clear" w:color="auto" w:fill="FFFF00"/>
        </w:rPr>
        <w:t>or</w:t>
      </w:r>
      <w:proofErr w:type="spellEnd"/>
      <w:r>
        <w:rPr>
          <w:shd w:val="clear" w:color="auto" w:fill="FFFF00"/>
        </w:rPr>
        <w:t xml:space="preserve"> </w:t>
      </w:r>
      <w:proofErr w:type="spellStart"/>
      <w:r>
        <w:rPr>
          <w:shd w:val="clear" w:color="auto" w:fill="FFFF00"/>
        </w:rPr>
        <w:t>fuera</w:t>
      </w:r>
      <w:proofErr w:type="spellEnd"/>
      <w:r>
        <w:rPr>
          <w:shd w:val="clear" w:color="auto" w:fill="FFFF00"/>
        </w:rPr>
        <w:t xml:space="preserve"> del</w:t>
      </w:r>
      <w:ins w:id="650" w:author="Unknown Author" w:date="2013-06-30T18:45:00Z">
        <w:r>
          <w:rPr>
            <w:shd w:val="clear" w:color="auto" w:fill="FFFF00"/>
          </w:rPr>
          <w:t xml:space="preserve"> </w:t>
        </w:r>
        <w:proofErr w:type="spellStart"/>
        <w:r>
          <w:rPr>
            <w:shd w:val="clear" w:color="auto" w:fill="FFFF00"/>
          </w:rPr>
          <w:t>área</w:t>
        </w:r>
        <w:proofErr w:type="spellEnd"/>
        <w:r>
          <w:rPr>
            <w:shd w:val="clear" w:color="auto" w:fill="FFFF00"/>
          </w:rPr>
          <w:t xml:space="preserve"> de sangria, </w:t>
        </w:r>
        <w:proofErr w:type="spellStart"/>
        <w:r>
          <w:rPr>
            <w:shd w:val="clear" w:color="auto" w:fill="FFFF00"/>
          </w:rPr>
          <w:t>barras</w:t>
        </w:r>
        <w:proofErr w:type="spellEnd"/>
        <w:r>
          <w:rPr>
            <w:shd w:val="clear" w:color="auto" w:fill="FFFF00"/>
          </w:rPr>
          <w:t xml:space="preserve"> de </w:t>
        </w:r>
        <w:proofErr w:type="spellStart"/>
        <w:r>
          <w:rPr>
            <w:shd w:val="clear" w:color="auto" w:fill="FFFF00"/>
          </w:rPr>
          <w:t>co</w:t>
        </w:r>
      </w:ins>
      <w:r>
        <w:rPr>
          <w:shd w:val="clear" w:color="auto" w:fill="FFFF00"/>
        </w:rPr>
        <w:t>lo</w:t>
      </w:r>
      <w:ins w:id="651" w:author="Unknown Author" w:date="2013-06-30T18:45:00Z">
        <w:r>
          <w:rPr>
            <w:shd w:val="clear" w:color="auto" w:fill="FFFF00"/>
          </w:rPr>
          <w:t>res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CMYK, </w:t>
        </w:r>
        <w:proofErr w:type="spellStart"/>
        <w:r>
          <w:rPr>
            <w:shd w:val="clear" w:color="auto" w:fill="FFFF00"/>
          </w:rPr>
          <w:t>barra</w:t>
        </w:r>
        <w:proofErr w:type="spellEnd"/>
        <w:r>
          <w:rPr>
            <w:shd w:val="clear" w:color="auto" w:fill="FFFF00"/>
          </w:rPr>
          <w:t xml:space="preserve"> de </w:t>
        </w:r>
        <w:proofErr w:type="spellStart"/>
        <w:r>
          <w:rPr>
            <w:shd w:val="clear" w:color="auto" w:fill="FFFF00"/>
          </w:rPr>
          <w:t>co</w:t>
        </w:r>
      </w:ins>
      <w:r>
        <w:rPr>
          <w:shd w:val="clear" w:color="auto" w:fill="FFFF00"/>
        </w:rPr>
        <w:t>lo</w:t>
      </w:r>
      <w:ins w:id="652" w:author="Unknown Author" w:date="2013-06-30T18:45:00Z">
        <w:r>
          <w:rPr>
            <w:shd w:val="clear" w:color="auto" w:fill="FFFF00"/>
          </w:rPr>
          <w:t>res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PMS</w:t>
        </w:r>
      </w:ins>
      <w:ins w:id="653" w:author="Unknown Author" w:date="2013-06-30T18:46:00Z">
        <w:r>
          <w:rPr>
            <w:shd w:val="clear" w:color="auto" w:fill="FFFF00"/>
          </w:rPr>
          <w:t xml:space="preserve">C, </w:t>
        </w:r>
      </w:ins>
      <w:proofErr w:type="spellStart"/>
      <w:r>
        <w:rPr>
          <w:shd w:val="clear" w:color="auto" w:fill="FFFF00"/>
        </w:rPr>
        <w:t>troquel</w:t>
      </w:r>
      <w:proofErr w:type="spellEnd"/>
      <w:ins w:id="654" w:author="Unknown Author" w:date="2013-06-30T18:46:00Z">
        <w:r>
          <w:rPr>
            <w:shd w:val="clear" w:color="auto" w:fill="FFFF00"/>
          </w:rPr>
          <w:t xml:space="preserve"> </w:t>
        </w:r>
      </w:ins>
      <w:r>
        <w:rPr>
          <w:shd w:val="clear" w:color="auto" w:fill="FFFF00"/>
        </w:rPr>
        <w:t xml:space="preserve">con un </w:t>
      </w:r>
      <w:proofErr w:type="spellStart"/>
      <w:r>
        <w:rPr>
          <w:shd w:val="clear" w:color="auto" w:fill="FFFF00"/>
        </w:rPr>
        <w:t>nombre</w:t>
      </w:r>
      <w:proofErr w:type="spellEnd"/>
      <w:r>
        <w:rPr>
          <w:shd w:val="clear" w:color="auto" w:fill="FFFF00"/>
        </w:rPr>
        <w:t xml:space="preserve"> </w:t>
      </w:r>
      <w:proofErr w:type="spellStart"/>
      <w:r>
        <w:rPr>
          <w:shd w:val="clear" w:color="auto" w:fill="FFFF00"/>
        </w:rPr>
        <w:t>diferente</w:t>
      </w:r>
      <w:proofErr w:type="spellEnd"/>
      <w:ins w:id="655" w:author="Unknown Author" w:date="2013-06-30T18:46:00Z">
        <w:r>
          <w:rPr>
            <w:shd w:val="clear" w:color="auto" w:fill="FFFF00"/>
          </w:rPr>
          <w:t xml:space="preserve"> </w:t>
        </w:r>
      </w:ins>
      <w:r>
        <w:rPr>
          <w:shd w:val="clear" w:color="auto" w:fill="FFFF00"/>
        </w:rPr>
        <w:t>en</w:t>
      </w:r>
      <w:ins w:id="656" w:author="Unknown Author" w:date="2013-06-30T18:46:00Z">
        <w:r>
          <w:rPr>
            <w:shd w:val="clear" w:color="auto" w:fill="FFFF00"/>
          </w:rPr>
          <w:t xml:space="preserve"> </w:t>
        </w:r>
      </w:ins>
      <w:r>
        <w:rPr>
          <w:shd w:val="clear" w:color="auto" w:fill="FFFF00"/>
        </w:rPr>
        <w:t>P</w:t>
      </w:r>
      <w:ins w:id="657" w:author="Unknown Author" w:date="2013-06-30T18:46:00Z">
        <w:r>
          <w:rPr>
            <w:shd w:val="clear" w:color="auto" w:fill="FFFF00"/>
          </w:rPr>
          <w:t>DF</w:t>
        </w:r>
      </w:ins>
      <w:ins w:id="658" w:author="Unknown Author" w:date="2013-06-30T18:47:00Z">
        <w:r>
          <w:rPr>
            <w:shd w:val="clear" w:color="auto" w:fill="FFFF00"/>
          </w:rPr>
          <w:t xml:space="preserve">, </w:t>
        </w:r>
      </w:ins>
      <w:proofErr w:type="spellStart"/>
      <w:r>
        <w:rPr>
          <w:shd w:val="clear" w:color="auto" w:fill="FFFF00"/>
        </w:rPr>
        <w:t>para</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evaluado</w:t>
      </w:r>
      <w:proofErr w:type="spellEnd"/>
      <w:r>
        <w:rPr>
          <w:shd w:val="clear" w:color="auto" w:fill="FFFF00"/>
        </w:rPr>
        <w:t xml:space="preserve"> en el </w:t>
      </w:r>
      <w:proofErr w:type="spellStart"/>
      <w:r>
        <w:rPr>
          <w:shd w:val="clear" w:color="auto" w:fill="FFFF00"/>
        </w:rPr>
        <w:t>archivo</w:t>
      </w:r>
      <w:proofErr w:type="spellEnd"/>
      <w:r>
        <w:rPr>
          <w:shd w:val="clear" w:color="auto" w:fill="FFFF00"/>
        </w:rPr>
        <w:t xml:space="preserve"> </w:t>
      </w:r>
      <w:ins w:id="659" w:author="Unknown Author" w:date="2013-06-30T18:47:00Z">
        <w:r>
          <w:rPr>
            <w:shd w:val="clear" w:color="auto" w:fill="FFFF00"/>
          </w:rPr>
          <w:t>PDF)</w:t>
        </w:r>
      </w:ins>
    </w:p>
    <w:p w14:paraId="10DB0F79" w14:textId="77777777" w:rsidR="003F2D6E" w:rsidRDefault="003F2D6E"/>
    <w:p w14:paraId="3EED4C54" w14:textId="77777777" w:rsidR="003F2D6E" w:rsidRDefault="009E5F98">
      <w:del w:id="660" w:author="Arnold Sandjaja" w:date="2013-06-20T07:05:00Z">
        <w:r>
          <w:delText xml:space="preserve">• 1 final printout of: the front cover, spine and back cover (printed as spreads), trimmed and mounted on a board for presentation. </w:delText>
        </w:r>
      </w:del>
      <w:del w:id="661" w:author="Arnold Sandjaja" w:date="2013-06-14T18:11:00Z">
        <w:r>
          <w:delText>The varnishdieline must be printed on top of the design at 20% transparency.</w:delText>
        </w:r>
      </w:del>
    </w:p>
    <w:p w14:paraId="30961546" w14:textId="77777777" w:rsidR="003F2D6E" w:rsidRDefault="003F2D6E"/>
    <w:p w14:paraId="08BAE158" w14:textId="77777777" w:rsidR="003F2D6E" w:rsidRDefault="009E5F98">
      <w:r>
        <w:lastRenderedPageBreak/>
        <w:t>• 1 final printout</w:t>
      </w:r>
      <w:ins w:id="662" w:author="Arnold Sandjaja" w:date="2013-06-14T18:15:00Z">
        <w:r>
          <w:t xml:space="preserve"> untrimmed</w:t>
        </w:r>
      </w:ins>
      <w:r>
        <w:t xml:space="preserve"> </w:t>
      </w:r>
      <w:ins w:id="663" w:author="Arnold Sandjaja" w:date="2013-06-30T09:49:00Z">
        <w:r>
          <w:t xml:space="preserve">and mounted on cardboard </w:t>
        </w:r>
      </w:ins>
      <w:del w:id="664" w:author="Arnold Sandjaja" w:date="2013-06-30T09:50:00Z">
        <w:r>
          <w:delText>of</w:delText>
        </w:r>
      </w:del>
      <w:r>
        <w:t xml:space="preserve">: the front cover, spine and back cover </w:t>
      </w:r>
      <w:del w:id="665" w:author="Arnold Sandjaja" w:date="2013-06-30T09:57:00Z">
        <w:r>
          <w:delText>with</w:delText>
        </w:r>
      </w:del>
      <w:del w:id="666" w:author="Arnold Sandjaja" w:date="2013-06-14T18:15:00Z">
        <w:r>
          <w:delText>out</w:delText>
        </w:r>
      </w:del>
      <w:ins w:id="667" w:author="Arnold Sandjaja" w:date="2013-06-30T09:57:00Z">
        <w:r>
          <w:t>with</w:t>
        </w:r>
      </w:ins>
      <w:r>
        <w:t xml:space="preserve"> the </w:t>
      </w:r>
      <w:del w:id="668" w:author="Michel Bulon" w:date="2013-06-12T21:18:00Z">
        <w:r>
          <w:delText>varnish</w:delText>
        </w:r>
      </w:del>
      <w:ins w:id="669" w:author="Michel Bulon" w:date="2013-06-12T21:18:00Z">
        <w:r>
          <w:t>die</w:t>
        </w:r>
      </w:ins>
      <w:ins w:id="670" w:author="Arnold Sandjaja" w:date="2013-06-30T09:54:00Z">
        <w:r>
          <w:t>-</w:t>
        </w:r>
      </w:ins>
      <w:ins w:id="671" w:author="Michel Bulon" w:date="2013-06-12T21:18:00Z">
        <w:r>
          <w:t>line</w:t>
        </w:r>
      </w:ins>
      <w:r>
        <w:t xml:space="preserve"> (printed as spreads). (</w:t>
      </w:r>
      <w:proofErr w:type="gramStart"/>
      <w:r>
        <w:t>including</w:t>
      </w:r>
      <w:proofErr w:type="gramEnd"/>
      <w:r>
        <w:t>: bleed, crop marks, registration marks, fold marks — placed outside the bleed area, colour bars CMYK</w:t>
      </w:r>
      <w:del w:id="672" w:author="Arnold Sandjaja" w:date="2013-06-30T09:21:00Z">
        <w:r>
          <w:delText>, colour bar PMS C</w:delText>
        </w:r>
      </w:del>
      <w:r>
        <w:t>)</w:t>
      </w:r>
    </w:p>
    <w:p w14:paraId="0463A851" w14:textId="77777777" w:rsidR="003F2D6E" w:rsidRDefault="009E5F98">
      <w:ins w:id="673" w:author="Unknown Author" w:date="2013-06-30T18:47:00Z">
        <w:r>
          <w:rPr>
            <w:shd w:val="clear" w:color="auto" w:fill="FFFF00"/>
          </w:rPr>
          <w:t>1</w:t>
        </w:r>
      </w:ins>
      <w:r>
        <w:rPr>
          <w:shd w:val="clear" w:color="auto" w:fill="FFFF00"/>
        </w:rPr>
        <w:t xml:space="preserve"> </w:t>
      </w:r>
      <w:proofErr w:type="spellStart"/>
      <w:r>
        <w:rPr>
          <w:shd w:val="clear" w:color="auto" w:fill="FFFF00"/>
        </w:rPr>
        <w:t>impresion</w:t>
      </w:r>
      <w:proofErr w:type="spellEnd"/>
      <w:r>
        <w:rPr>
          <w:shd w:val="clear" w:color="auto" w:fill="FFFF00"/>
        </w:rPr>
        <w:t xml:space="preserve"> final sin </w:t>
      </w:r>
      <w:proofErr w:type="spellStart"/>
      <w:r>
        <w:rPr>
          <w:shd w:val="clear" w:color="auto" w:fill="FFFF00"/>
        </w:rPr>
        <w:t>cortar</w:t>
      </w:r>
      <w:proofErr w:type="spellEnd"/>
      <w:r>
        <w:rPr>
          <w:shd w:val="clear" w:color="auto" w:fill="FFFF00"/>
        </w:rPr>
        <w:t xml:space="preserve"> </w:t>
      </w:r>
      <w:proofErr w:type="spellStart"/>
      <w:r>
        <w:rPr>
          <w:shd w:val="clear" w:color="auto" w:fill="FFFF00"/>
        </w:rPr>
        <w:t>montada</w:t>
      </w:r>
      <w:proofErr w:type="spellEnd"/>
      <w:r>
        <w:rPr>
          <w:shd w:val="clear" w:color="auto" w:fill="FFFF00"/>
        </w:rPr>
        <w:t xml:space="preserve"> </w:t>
      </w:r>
      <w:proofErr w:type="spellStart"/>
      <w:r>
        <w:rPr>
          <w:shd w:val="clear" w:color="auto" w:fill="FFFF00"/>
        </w:rPr>
        <w:t>sobre</w:t>
      </w:r>
      <w:proofErr w:type="spellEnd"/>
      <w:r>
        <w:rPr>
          <w:shd w:val="clear" w:color="auto" w:fill="FFFF00"/>
        </w:rPr>
        <w:t xml:space="preserve"> carton: </w:t>
      </w:r>
      <w:proofErr w:type="spellStart"/>
      <w:r>
        <w:rPr>
          <w:shd w:val="clear" w:color="auto" w:fill="FFFF00"/>
        </w:rPr>
        <w:t>portada</w:t>
      </w:r>
      <w:proofErr w:type="spellEnd"/>
      <w:r>
        <w:rPr>
          <w:shd w:val="clear" w:color="auto" w:fill="FFFF00"/>
        </w:rPr>
        <w:t xml:space="preserve">, </w:t>
      </w:r>
      <w:proofErr w:type="spellStart"/>
      <w:r>
        <w:rPr>
          <w:shd w:val="clear" w:color="auto" w:fill="FFFF00"/>
        </w:rPr>
        <w:t>lomo</w:t>
      </w:r>
      <w:proofErr w:type="spellEnd"/>
      <w:r>
        <w:rPr>
          <w:shd w:val="clear" w:color="auto" w:fill="FFFF00"/>
        </w:rPr>
        <w:t xml:space="preserve"> y </w:t>
      </w:r>
      <w:proofErr w:type="spellStart"/>
      <w:r>
        <w:rPr>
          <w:shd w:val="clear" w:color="auto" w:fill="FFFF00"/>
        </w:rPr>
        <w:t>contraportada</w:t>
      </w:r>
      <w:proofErr w:type="spellEnd"/>
      <w:r>
        <w:rPr>
          <w:shd w:val="clear" w:color="auto" w:fill="FFFF00"/>
        </w:rPr>
        <w:t xml:space="preserve"> con el </w:t>
      </w:r>
      <w:proofErr w:type="spellStart"/>
      <w:r>
        <w:rPr>
          <w:shd w:val="clear" w:color="auto" w:fill="FFFF00"/>
        </w:rPr>
        <w:t>troquel</w:t>
      </w:r>
      <w:proofErr w:type="spellEnd"/>
      <w:r>
        <w:rPr>
          <w:shd w:val="clear" w:color="auto" w:fill="FFFF00"/>
        </w:rPr>
        <w:t xml:space="preserve">  (</w:t>
      </w:r>
      <w:proofErr w:type="spellStart"/>
      <w:r>
        <w:rPr>
          <w:shd w:val="clear" w:color="auto" w:fill="FFFF00"/>
        </w:rPr>
        <w:t>impresa</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w:t>
      </w:r>
      <w:proofErr w:type="spellStart"/>
      <w:r>
        <w:rPr>
          <w:shd w:val="clear" w:color="auto" w:fill="FFFF00"/>
        </w:rPr>
        <w:t>doble</w:t>
      </w:r>
      <w:proofErr w:type="spellEnd"/>
      <w:r>
        <w:rPr>
          <w:shd w:val="clear" w:color="auto" w:fill="FFFF00"/>
        </w:rPr>
        <w:t xml:space="preserve"> </w:t>
      </w:r>
      <w:proofErr w:type="spellStart"/>
      <w:r>
        <w:rPr>
          <w:shd w:val="clear" w:color="auto" w:fill="FFFF00"/>
        </w:rPr>
        <w:t>pagina</w:t>
      </w:r>
      <w:proofErr w:type="spellEnd"/>
      <w:r>
        <w:rPr>
          <w:shd w:val="clear" w:color="auto" w:fill="FFFF00"/>
        </w:rPr>
        <w:t xml:space="preserve"> </w:t>
      </w:r>
      <w:proofErr w:type="spellStart"/>
      <w:r>
        <w:rPr>
          <w:shd w:val="clear" w:color="auto" w:fill="FFFF00"/>
        </w:rPr>
        <w:t>abierta</w:t>
      </w:r>
      <w:proofErr w:type="spellEnd"/>
      <w:r>
        <w:rPr>
          <w:shd w:val="clear" w:color="auto" w:fill="FFFF00"/>
        </w:rPr>
        <w:t xml:space="preserve">). </w:t>
      </w:r>
      <w:proofErr w:type="gramStart"/>
      <w:r>
        <w:rPr>
          <w:shd w:val="clear" w:color="auto" w:fill="FFFF00"/>
        </w:rPr>
        <w:t xml:space="preserve">( </w:t>
      </w:r>
      <w:proofErr w:type="spellStart"/>
      <w:r>
        <w:rPr>
          <w:shd w:val="clear" w:color="auto" w:fill="FFFF00"/>
        </w:rPr>
        <w:t>incluyendo</w:t>
      </w:r>
      <w:proofErr w:type="spellEnd"/>
      <w:proofErr w:type="gramEnd"/>
      <w:r>
        <w:rPr>
          <w:shd w:val="clear" w:color="auto" w:fill="FFFF00"/>
        </w:rPr>
        <w:t xml:space="preserve"> : sangria,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y </w:t>
      </w:r>
      <w:proofErr w:type="spellStart"/>
      <w:r>
        <w:rPr>
          <w:shd w:val="clear" w:color="auto" w:fill="FFFF00"/>
        </w:rPr>
        <w:t>registro</w:t>
      </w:r>
      <w:proofErr w:type="spellEnd"/>
      <w:r>
        <w:rPr>
          <w:shd w:val="clear" w:color="auto" w:fill="FFFF00"/>
        </w:rPr>
        <w:t xml:space="preserve"> y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doblez</w:t>
      </w:r>
      <w:proofErr w:type="spellEnd"/>
      <w:r>
        <w:rPr>
          <w:shd w:val="clear" w:color="auto" w:fill="FFFF00"/>
        </w:rPr>
        <w:t xml:space="preserve">) –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fuera</w:t>
      </w:r>
      <w:proofErr w:type="spellEnd"/>
      <w:r>
        <w:rPr>
          <w:shd w:val="clear" w:color="auto" w:fill="FFFF00"/>
        </w:rPr>
        <w:t xml:space="preserve"> del </w:t>
      </w:r>
      <w:proofErr w:type="spellStart"/>
      <w:r>
        <w:rPr>
          <w:shd w:val="clear" w:color="auto" w:fill="FFFF00"/>
        </w:rPr>
        <w:t>área</w:t>
      </w:r>
      <w:proofErr w:type="spellEnd"/>
      <w:r>
        <w:rPr>
          <w:shd w:val="clear" w:color="auto" w:fill="FFFF00"/>
        </w:rPr>
        <w:t xml:space="preserve"> de sangria.</w:t>
      </w:r>
    </w:p>
    <w:p w14:paraId="7E3CD981" w14:textId="77777777" w:rsidR="003F2D6E" w:rsidRDefault="003F2D6E"/>
    <w:p w14:paraId="7F711EE6" w14:textId="77777777" w:rsidR="003F2D6E" w:rsidRDefault="009E5F98">
      <w:r>
        <w:t xml:space="preserve">• 1 final printout of: the </w:t>
      </w:r>
      <w:del w:id="674" w:author="Michel Bulon" w:date="2013-06-12T21:18:00Z">
        <w:r>
          <w:rPr>
            <w:color w:val="800000"/>
          </w:rPr>
          <w:delText>varnish</w:delText>
        </w:r>
      </w:del>
      <w:ins w:id="675" w:author="Michel Bulon" w:date="2013-06-12T21:18:00Z">
        <w:r>
          <w:t>die</w:t>
        </w:r>
      </w:ins>
      <w:ins w:id="676" w:author="Arnold Sandjaja" w:date="2013-06-30T09:54:00Z">
        <w:r>
          <w:t>-</w:t>
        </w:r>
      </w:ins>
      <w:ins w:id="677" w:author="Michel Bulon" w:date="2013-06-12T21:18:00Z">
        <w:r>
          <w:t>line</w:t>
        </w:r>
      </w:ins>
      <w:r>
        <w:t xml:space="preserve"> </w:t>
      </w:r>
      <w:del w:id="678" w:author="Arnold Sandjaja" w:date="2013-06-14T18:12:00Z">
        <w:r>
          <w:rPr>
            <w:color w:val="800000"/>
          </w:rPr>
          <w:delText xml:space="preserve">at 100% black </w:delText>
        </w:r>
      </w:del>
      <w:r>
        <w:t>(printed as spreads). (</w:t>
      </w:r>
      <w:proofErr w:type="gramStart"/>
      <w:r>
        <w:t>including</w:t>
      </w:r>
      <w:proofErr w:type="gramEnd"/>
      <w:r>
        <w:t>:</w:t>
      </w:r>
      <w:del w:id="679" w:author="Arnold Sandjaja" w:date="2013-06-30T09:23:00Z">
        <w:r>
          <w:rPr>
            <w:color w:val="800000"/>
          </w:rPr>
          <w:delText xml:space="preserve"> bleed</w:delText>
        </w:r>
      </w:del>
      <w:r>
        <w:t>, crop marks, registration marks, fold marks — placed outside the bleed area</w:t>
      </w:r>
      <w:del w:id="680" w:author="Arnold Sandjaja" w:date="2013-06-30T09:23:00Z">
        <w:r>
          <w:rPr>
            <w:color w:val="800000"/>
          </w:rPr>
          <w:delText>, colour bars Varnish</w:delText>
        </w:r>
      </w:del>
      <w:del w:id="681" w:author="Arnold Sandjaja" w:date="2013-06-14T18:16:00Z">
        <w:r>
          <w:rPr>
            <w:color w:val="800000"/>
          </w:rPr>
          <w:delText>D</w:delText>
        </w:r>
      </w:del>
      <w:del w:id="682" w:author="Arnold Sandjaja" w:date="2013-06-30T09:23:00Z">
        <w:r>
          <w:rPr>
            <w:color w:val="800000"/>
          </w:rPr>
          <w:delText>ieline</w:delText>
        </w:r>
      </w:del>
      <w:r>
        <w:t>)</w:t>
      </w:r>
    </w:p>
    <w:p w14:paraId="31BB5345" w14:textId="77777777" w:rsidR="003F2D6E" w:rsidRDefault="009E5F98">
      <w:proofErr w:type="gramStart"/>
      <w:r>
        <w:rPr>
          <w:shd w:val="clear" w:color="auto" w:fill="FFFF00"/>
        </w:rPr>
        <w:t xml:space="preserve">1 </w:t>
      </w:r>
      <w:proofErr w:type="spellStart"/>
      <w:r>
        <w:rPr>
          <w:shd w:val="clear" w:color="auto" w:fill="FFFF00"/>
        </w:rPr>
        <w:t>impresion</w:t>
      </w:r>
      <w:proofErr w:type="spellEnd"/>
      <w:r>
        <w:rPr>
          <w:shd w:val="clear" w:color="auto" w:fill="FFFF00"/>
        </w:rPr>
        <w:t xml:space="preserve"> final del </w:t>
      </w:r>
      <w:proofErr w:type="spellStart"/>
      <w:r>
        <w:rPr>
          <w:shd w:val="clear" w:color="auto" w:fill="FFFF00"/>
        </w:rPr>
        <w:t>troquel</w:t>
      </w:r>
      <w:proofErr w:type="spellEnd"/>
      <w:r>
        <w:rPr>
          <w:shd w:val="clear" w:color="auto" w:fill="FFFF00"/>
        </w:rPr>
        <w:t xml:space="preserve"> (</w:t>
      </w:r>
      <w:proofErr w:type="spellStart"/>
      <w:r>
        <w:rPr>
          <w:shd w:val="clear" w:color="auto" w:fill="FFFF00"/>
        </w:rPr>
        <w:t>impresa</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spread).</w:t>
      </w:r>
      <w:proofErr w:type="gramEnd"/>
      <w:r>
        <w:rPr>
          <w:shd w:val="clear" w:color="auto" w:fill="FFFF00"/>
        </w:rPr>
        <w:t xml:space="preserve"> </w:t>
      </w:r>
      <w:proofErr w:type="spellStart"/>
      <w:r>
        <w:rPr>
          <w:shd w:val="clear" w:color="auto" w:fill="FFFF00"/>
        </w:rPr>
        <w:t>Incluyendo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w:t>
      </w:r>
      <w:proofErr w:type="spellStart"/>
      <w:r>
        <w:rPr>
          <w:shd w:val="clear" w:color="auto" w:fill="FFFF00"/>
        </w:rPr>
        <w:t>registro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doblez</w:t>
      </w:r>
      <w:proofErr w:type="spellEnd"/>
      <w:r>
        <w:rPr>
          <w:shd w:val="clear" w:color="auto" w:fill="FFFF00"/>
        </w:rPr>
        <w:t xml:space="preserve"> –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fuera</w:t>
      </w:r>
      <w:proofErr w:type="spellEnd"/>
      <w:r>
        <w:rPr>
          <w:shd w:val="clear" w:color="auto" w:fill="FFFF00"/>
        </w:rPr>
        <w:t xml:space="preserve"> del </w:t>
      </w:r>
      <w:proofErr w:type="spellStart"/>
      <w:r>
        <w:rPr>
          <w:shd w:val="clear" w:color="auto" w:fill="FFFF00"/>
        </w:rPr>
        <w:t>área</w:t>
      </w:r>
      <w:proofErr w:type="spellEnd"/>
      <w:r>
        <w:rPr>
          <w:shd w:val="clear" w:color="auto" w:fill="FFFF00"/>
        </w:rPr>
        <w:t xml:space="preserve"> de sangria</w:t>
      </w:r>
    </w:p>
    <w:p w14:paraId="7A763F53" w14:textId="77777777" w:rsidR="003F2D6E" w:rsidRDefault="003F2D6E">
      <w:pPr>
        <w:pStyle w:val="Default"/>
      </w:pPr>
    </w:p>
    <w:p w14:paraId="25685B60" w14:textId="77777777" w:rsidR="003F2D6E" w:rsidRDefault="009E5F98">
      <w:r>
        <w:t>• 1 final dummy/booklet</w:t>
      </w:r>
      <w:ins w:id="683" w:author="Arnold Sandjaja" w:date="2013-06-30T09:24:00Z">
        <w:r>
          <w:t xml:space="preserve"> trimmed to final size</w:t>
        </w:r>
      </w:ins>
      <w:r>
        <w:t xml:space="preserve"> including: </w:t>
      </w:r>
    </w:p>
    <w:p w14:paraId="2F862E0B" w14:textId="77777777" w:rsidR="003F2D6E" w:rsidRDefault="009E5F98">
      <w:ins w:id="684" w:author="Unknown Author" w:date="2013-06-30T18:51:00Z">
        <w:r>
          <w:rPr>
            <w:shd w:val="clear" w:color="auto" w:fill="FFFF00"/>
          </w:rPr>
          <w:t xml:space="preserve">1 </w:t>
        </w:r>
      </w:ins>
      <w:r>
        <w:rPr>
          <w:shd w:val="clear" w:color="auto" w:fill="FFFF00"/>
        </w:rPr>
        <w:t xml:space="preserve">dummy final de la </w:t>
      </w:r>
      <w:proofErr w:type="spellStart"/>
      <w:proofErr w:type="gramStart"/>
      <w:r>
        <w:rPr>
          <w:shd w:val="clear" w:color="auto" w:fill="FFFF00"/>
        </w:rPr>
        <w:t>revista</w:t>
      </w:r>
      <w:proofErr w:type="spellEnd"/>
      <w:ins w:id="685" w:author="Unknown Author" w:date="2013-06-30T18:51:00Z">
        <w:r>
          <w:rPr>
            <w:shd w:val="clear" w:color="auto" w:fill="FFFF00"/>
          </w:rPr>
          <w:t xml:space="preserve">  </w:t>
        </w:r>
        <w:proofErr w:type="spellStart"/>
        <w:r>
          <w:rPr>
            <w:shd w:val="clear" w:color="auto" w:fill="FFFF00"/>
          </w:rPr>
          <w:t>cortad</w:t>
        </w:r>
      </w:ins>
      <w:r>
        <w:rPr>
          <w:shd w:val="clear" w:color="auto" w:fill="FFFF00"/>
        </w:rPr>
        <w:t>a</w:t>
      </w:r>
      <w:proofErr w:type="spellEnd"/>
      <w:proofErr w:type="gramEnd"/>
      <w:r>
        <w:rPr>
          <w:shd w:val="clear" w:color="auto" w:fill="FFFF00"/>
        </w:rPr>
        <w:t xml:space="preserve"> y armada</w:t>
      </w:r>
      <w:ins w:id="686" w:author="Unknown Author" w:date="2013-06-30T18:51:00Z">
        <w:r>
          <w:rPr>
            <w:shd w:val="clear" w:color="auto" w:fill="FFFF00"/>
          </w:rPr>
          <w:t xml:space="preserve"> </w:t>
        </w:r>
      </w:ins>
      <w:r>
        <w:rPr>
          <w:shd w:val="clear" w:color="auto" w:fill="FFFF00"/>
        </w:rPr>
        <w:t xml:space="preserve">al </w:t>
      </w:r>
      <w:proofErr w:type="spellStart"/>
      <w:r>
        <w:rPr>
          <w:shd w:val="clear" w:color="auto" w:fill="FFFF00"/>
        </w:rPr>
        <w:t>tamano</w:t>
      </w:r>
      <w:proofErr w:type="spellEnd"/>
      <w:r>
        <w:rPr>
          <w:shd w:val="clear" w:color="auto" w:fill="FFFF00"/>
        </w:rPr>
        <w:t xml:space="preserve"> final </w:t>
      </w:r>
      <w:proofErr w:type="spellStart"/>
      <w:r>
        <w:rPr>
          <w:shd w:val="clear" w:color="auto" w:fill="FFFF00"/>
        </w:rPr>
        <w:t>incluyendo</w:t>
      </w:r>
      <w:proofErr w:type="spellEnd"/>
      <w:r>
        <w:rPr>
          <w:shd w:val="clear" w:color="auto" w:fill="FFFF00"/>
        </w:rPr>
        <w:t>:</w:t>
      </w:r>
    </w:p>
    <w:p w14:paraId="49A1305D" w14:textId="77777777" w:rsidR="003F2D6E" w:rsidRDefault="009E5F98">
      <w:pPr>
        <w:pStyle w:val="ListParagraph"/>
        <w:numPr>
          <w:ilvl w:val="0"/>
          <w:numId w:val="10"/>
        </w:numPr>
      </w:pPr>
      <w:proofErr w:type="gramStart"/>
      <w:r>
        <w:rPr>
          <w:rFonts w:ascii="Arial" w:hAnsi="Arial" w:cs="Arial"/>
        </w:rPr>
        <w:t>the</w:t>
      </w:r>
      <w:proofErr w:type="gramEnd"/>
      <w:r>
        <w:rPr>
          <w:rFonts w:ascii="Arial" w:hAnsi="Arial" w:cs="Arial"/>
        </w:rPr>
        <w:t xml:space="preserve"> front cover, spine, back cover printed as spreads</w:t>
      </w:r>
    </w:p>
    <w:p w14:paraId="47C94DDB" w14:textId="77777777" w:rsidR="003F2D6E" w:rsidRDefault="009E5F98">
      <w:pPr>
        <w:pStyle w:val="ListParagraph"/>
        <w:numPr>
          <w:ilvl w:val="0"/>
          <w:numId w:val="10"/>
        </w:numPr>
      </w:pPr>
      <w:proofErr w:type="spellStart"/>
      <w:proofErr w:type="gramStart"/>
      <w:ins w:id="687" w:author="Unknown Author" w:date="2013-06-30T18:52:00Z">
        <w:r>
          <w:rPr>
            <w:rFonts w:ascii="Arial" w:hAnsi="Arial" w:cs="Arial"/>
            <w:shd w:val="clear" w:color="auto" w:fill="FFFF00"/>
          </w:rPr>
          <w:t>capa</w:t>
        </w:r>
        <w:proofErr w:type="spellEnd"/>
        <w:proofErr w:type="gramEnd"/>
        <w:r>
          <w:rPr>
            <w:rFonts w:ascii="Arial" w:hAnsi="Arial" w:cs="Arial"/>
            <w:shd w:val="clear" w:color="auto" w:fill="FFFF00"/>
          </w:rPr>
          <w:t xml:space="preserve"> e contra </w:t>
        </w:r>
        <w:proofErr w:type="spellStart"/>
        <w:r>
          <w:rPr>
            <w:rFonts w:ascii="Arial" w:hAnsi="Arial" w:cs="Arial"/>
            <w:shd w:val="clear" w:color="auto" w:fill="FFFF00"/>
          </w:rPr>
          <w:t>capa</w:t>
        </w:r>
        <w:proofErr w:type="spellEnd"/>
        <w:r>
          <w:rPr>
            <w:rFonts w:ascii="Arial" w:hAnsi="Arial" w:cs="Arial"/>
            <w:shd w:val="clear" w:color="auto" w:fill="FFFF00"/>
          </w:rPr>
          <w:t xml:space="preserve"> e </w:t>
        </w:r>
        <w:proofErr w:type="spellStart"/>
        <w:r>
          <w:rPr>
            <w:rFonts w:ascii="Arial" w:hAnsi="Arial" w:cs="Arial"/>
            <w:shd w:val="clear" w:color="auto" w:fill="FFFF00"/>
          </w:rPr>
          <w:t>lombada</w:t>
        </w:r>
        <w:proofErr w:type="spellEnd"/>
        <w:r>
          <w:rPr>
            <w:rFonts w:ascii="Arial" w:hAnsi="Arial" w:cs="Arial"/>
            <w:shd w:val="clear" w:color="auto" w:fill="FFFF00"/>
          </w:rPr>
          <w:t xml:space="preserve"> </w:t>
        </w:r>
        <w:proofErr w:type="spellStart"/>
        <w:r>
          <w:rPr>
            <w:rFonts w:ascii="Arial" w:hAnsi="Arial" w:cs="Arial"/>
            <w:shd w:val="clear" w:color="auto" w:fill="FFFF00"/>
          </w:rPr>
          <w:t>impressas</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spread</w:t>
        </w:r>
      </w:ins>
    </w:p>
    <w:p w14:paraId="10BC9DE2" w14:textId="77777777" w:rsidR="003F2D6E" w:rsidRDefault="009E5F98">
      <w:pPr>
        <w:pStyle w:val="ListParagraph"/>
        <w:numPr>
          <w:ilvl w:val="0"/>
          <w:numId w:val="10"/>
        </w:numPr>
      </w:pPr>
      <w:ins w:id="688" w:author="Arnold Sandjaja" w:date="2013-06-30T09:28:00Z">
        <w:r>
          <w:rPr>
            <w:rFonts w:ascii="Arial" w:hAnsi="Arial" w:cs="Arial"/>
          </w:rPr>
          <w:t xml:space="preserve">1 page printed as a single page (page 3) </w:t>
        </w:r>
      </w:ins>
    </w:p>
    <w:p w14:paraId="2F0199FB" w14:textId="77777777" w:rsidR="003F2D6E" w:rsidRDefault="009E5F98">
      <w:pPr>
        <w:pStyle w:val="ListParagraph"/>
        <w:numPr>
          <w:ilvl w:val="0"/>
          <w:numId w:val="10"/>
        </w:numPr>
      </w:pPr>
      <w:ins w:id="689" w:author="Unknown Author" w:date="2013-06-30T18:52:00Z">
        <w:r>
          <w:rPr>
            <w:rFonts w:ascii="Arial" w:hAnsi="Arial" w:cs="Arial"/>
            <w:shd w:val="clear" w:color="auto" w:fill="FFFF00"/>
          </w:rPr>
          <w:t xml:space="preserve">1 </w:t>
        </w:r>
        <w:proofErr w:type="spellStart"/>
        <w:r>
          <w:rPr>
            <w:rFonts w:ascii="Arial" w:hAnsi="Arial" w:cs="Arial"/>
            <w:shd w:val="clear" w:color="auto" w:fill="FFFF00"/>
          </w:rPr>
          <w:t>página</w:t>
        </w:r>
        <w:proofErr w:type="spellEnd"/>
        <w:r>
          <w:rPr>
            <w:rFonts w:ascii="Arial" w:hAnsi="Arial" w:cs="Arial"/>
            <w:shd w:val="clear" w:color="auto" w:fill="FFFF00"/>
          </w:rPr>
          <w:t xml:space="preserve"> </w:t>
        </w:r>
        <w:proofErr w:type="spellStart"/>
        <w:r>
          <w:rPr>
            <w:rFonts w:ascii="Arial" w:hAnsi="Arial" w:cs="Arial"/>
            <w:shd w:val="clear" w:color="auto" w:fill="FFFF00"/>
          </w:rPr>
          <w:t>impresa</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w:t>
        </w:r>
        <w:proofErr w:type="spellStart"/>
        <w:r>
          <w:rPr>
            <w:rFonts w:ascii="Arial" w:hAnsi="Arial" w:cs="Arial"/>
            <w:shd w:val="clear" w:color="auto" w:fill="FFFF00"/>
          </w:rPr>
          <w:t>página</w:t>
        </w:r>
        <w:proofErr w:type="spellEnd"/>
        <w:r>
          <w:rPr>
            <w:rFonts w:ascii="Arial" w:hAnsi="Arial" w:cs="Arial"/>
            <w:shd w:val="clear" w:color="auto" w:fill="FFFF00"/>
          </w:rPr>
          <w:t xml:space="preserve"> simple </w:t>
        </w:r>
        <w:proofErr w:type="gramStart"/>
        <w:r>
          <w:rPr>
            <w:rFonts w:ascii="Arial" w:hAnsi="Arial" w:cs="Arial"/>
            <w:shd w:val="clear" w:color="auto" w:fill="FFFF00"/>
          </w:rPr>
          <w:t xml:space="preserve">( </w:t>
        </w:r>
        <w:proofErr w:type="spellStart"/>
        <w:r>
          <w:rPr>
            <w:rFonts w:ascii="Arial" w:hAnsi="Arial" w:cs="Arial"/>
            <w:shd w:val="clear" w:color="auto" w:fill="FFFF00"/>
          </w:rPr>
          <w:t>página</w:t>
        </w:r>
        <w:proofErr w:type="spellEnd"/>
        <w:proofErr w:type="gramEnd"/>
        <w:r>
          <w:rPr>
            <w:rFonts w:ascii="Arial" w:hAnsi="Arial" w:cs="Arial"/>
            <w:shd w:val="clear" w:color="auto" w:fill="FFFF00"/>
          </w:rPr>
          <w:t xml:space="preserve"> 3)</w:t>
        </w:r>
      </w:ins>
    </w:p>
    <w:p w14:paraId="6B7CF278" w14:textId="77777777" w:rsidR="003F2D6E" w:rsidRDefault="009E5F98">
      <w:pPr>
        <w:pStyle w:val="ListParagraph"/>
        <w:numPr>
          <w:ilvl w:val="0"/>
          <w:numId w:val="10"/>
        </w:numPr>
      </w:pPr>
      <w:proofErr w:type="gramStart"/>
      <w:ins w:id="690" w:author="Arnold Sandjaja" w:date="2013-06-30T09:28:00Z">
        <w:r>
          <w:rPr>
            <w:rFonts w:ascii="Arial" w:hAnsi="Arial" w:cs="Arial"/>
          </w:rPr>
          <w:t>four</w:t>
        </w:r>
        <w:proofErr w:type="gramEnd"/>
        <w:r>
          <w:rPr>
            <w:rFonts w:ascii="Arial" w:hAnsi="Arial" w:cs="Arial"/>
          </w:rPr>
          <w:t xml:space="preserve"> pages printed as spreads (8-9 and 10-11)</w:t>
        </w:r>
      </w:ins>
    </w:p>
    <w:p w14:paraId="336EDFF4" w14:textId="77777777" w:rsidR="003F2D6E" w:rsidRDefault="009E5F98">
      <w:pPr>
        <w:pStyle w:val="ListParagraph"/>
        <w:numPr>
          <w:ilvl w:val="0"/>
          <w:numId w:val="10"/>
        </w:numPr>
      </w:pPr>
      <w:ins w:id="691" w:author="Unknown Author" w:date="2013-06-30T18:52:00Z">
        <w:r>
          <w:rPr>
            <w:rFonts w:ascii="Arial" w:hAnsi="Arial" w:cs="Arial"/>
            <w:shd w:val="clear" w:color="auto" w:fill="FFFF00"/>
          </w:rPr>
          <w:t xml:space="preserve">4 </w:t>
        </w:r>
        <w:proofErr w:type="spellStart"/>
        <w:r>
          <w:rPr>
            <w:rFonts w:ascii="Arial" w:hAnsi="Arial" w:cs="Arial"/>
            <w:shd w:val="clear" w:color="auto" w:fill="FFFF00"/>
          </w:rPr>
          <w:t>páginas</w:t>
        </w:r>
        <w:proofErr w:type="spellEnd"/>
        <w:r>
          <w:rPr>
            <w:rFonts w:ascii="Arial" w:hAnsi="Arial" w:cs="Arial"/>
            <w:shd w:val="clear" w:color="auto" w:fill="FFFF00"/>
          </w:rPr>
          <w:t xml:space="preserve"> </w:t>
        </w:r>
        <w:proofErr w:type="spellStart"/>
        <w:r>
          <w:rPr>
            <w:rFonts w:ascii="Arial" w:hAnsi="Arial" w:cs="Arial"/>
            <w:shd w:val="clear" w:color="auto" w:fill="FFFF00"/>
          </w:rPr>
          <w:t>impresas</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spread</w:t>
        </w:r>
      </w:ins>
      <w:ins w:id="692" w:author="Unknown Author" w:date="2013-06-30T18:53:00Z">
        <w:r>
          <w:rPr>
            <w:rFonts w:ascii="Arial" w:hAnsi="Arial" w:cs="Arial"/>
            <w:shd w:val="clear" w:color="auto" w:fill="FFFF00"/>
          </w:rPr>
          <w:t>s (8-9 e 10-11)</w:t>
        </w:r>
      </w:ins>
    </w:p>
    <w:p w14:paraId="3F925EF2" w14:textId="77777777" w:rsidR="003F2D6E" w:rsidRDefault="009E5F98">
      <w:del w:id="693" w:author="Arnold Sandjaja" w:date="2013-06-30T09:28:00Z">
        <w:r>
          <w:rPr>
            <w:rFonts w:cs="Arial"/>
          </w:rPr>
          <w:delText xml:space="preserve"> and</w:delText>
        </w:r>
      </w:del>
      <w:del w:id="694" w:author="Arnold Sandjaja" w:date="2013-06-30T09:24:00Z">
        <w:r>
          <w:rPr>
            <w:rFonts w:cs="Arial"/>
          </w:rPr>
          <w:delText xml:space="preserve"> trimmed to final size</w:delText>
        </w:r>
      </w:del>
      <w:del w:id="695" w:author="Arnold Sandjaja" w:date="2013-06-14T18:17:00Z">
        <w:r>
          <w:rPr>
            <w:rFonts w:cs="Arial"/>
          </w:rPr>
          <w:delText xml:space="preserve">. The varnishdieline must be printed on top of the design at 20% transparency — </w:delText>
        </w:r>
      </w:del>
      <w:del w:id="696" w:author="Arnold Sandjaja" w:date="2013-06-30T09:28:00Z">
        <w:r>
          <w:rPr>
            <w:rFonts w:cs="Arial"/>
          </w:rPr>
          <w:delText>and the four pages printed as spreads, inserted into the cover</w:delText>
        </w:r>
      </w:del>
    </w:p>
    <w:p w14:paraId="6D513271" w14:textId="77777777" w:rsidR="003F2D6E" w:rsidRDefault="003F2D6E">
      <w:pPr>
        <w:pStyle w:val="Heading1AA"/>
      </w:pPr>
    </w:p>
    <w:p w14:paraId="5F0912A8" w14:textId="77777777" w:rsidR="003F2D6E" w:rsidRDefault="009E5F98">
      <w:pPr>
        <w:pStyle w:val="Heading1AA"/>
      </w:pPr>
      <w:r>
        <w:t>Instructions to the competitor</w:t>
      </w:r>
    </w:p>
    <w:p w14:paraId="7A1DAFBD" w14:textId="77777777" w:rsidR="003F2D6E" w:rsidRDefault="009E5F98">
      <w:pPr>
        <w:widowControl w:val="0"/>
        <w:jc w:val="both"/>
      </w:pPr>
      <w:ins w:id="697" w:author="Arnold Sandjaja" w:date="2013-05-17T16:08:00Z">
        <w:r>
          <w:rPr>
            <w:color w:val="0000FF"/>
          </w:rPr>
          <w:t xml:space="preserve">Create a folder on your Desktop called </w:t>
        </w:r>
        <w:r>
          <w:rPr>
            <w:b/>
            <w:color w:val="0000FF"/>
          </w:rPr>
          <w:t xml:space="preserve">YY_MODX </w:t>
        </w:r>
        <w:r>
          <w:rPr>
            <w:color w:val="0000FF"/>
          </w:rPr>
          <w:t xml:space="preserve"> (where YY represents the number of your workstation). This folder must include the following subfolders: </w:t>
        </w:r>
      </w:ins>
    </w:p>
    <w:p w14:paraId="5FEBD766" w14:textId="77777777" w:rsidR="003F2D6E" w:rsidRDefault="009E5F98">
      <w:ins w:id="698" w:author="Arnold Sandjaja" w:date="2013-05-17T16:08:00Z">
        <w:r>
          <w:rPr>
            <w:rFonts w:ascii="Arial Bold" w:hAnsi="Arial Bold"/>
          </w:rPr>
          <w:br/>
        </w:r>
      </w:ins>
    </w:p>
    <w:p w14:paraId="75B35A10" w14:textId="77777777" w:rsidR="003F2D6E" w:rsidRDefault="009E5F98">
      <w:pPr>
        <w:widowControl w:val="0"/>
        <w:numPr>
          <w:ilvl w:val="0"/>
          <w:numId w:val="1"/>
        </w:numPr>
        <w:tabs>
          <w:tab w:val="left" w:pos="2020"/>
          <w:tab w:val="left" w:pos="2520"/>
        </w:tabs>
        <w:jc w:val="both"/>
      </w:pPr>
      <w:proofErr w:type="spellStart"/>
      <w:ins w:id="699" w:author="Arnold Sandjaja" w:date="2013-05-17T16:09:00Z">
        <w:r>
          <w:rPr>
            <w:color w:val="00000A"/>
          </w:rPr>
          <w:t>Original_</w:t>
        </w:r>
      </w:ins>
      <w:ins w:id="700" w:author="Arnold Sandjaja" w:date="2013-06-30T08:35:00Z">
        <w:r>
          <w:rPr>
            <w:color w:val="00000A"/>
          </w:rPr>
          <w:t>folder</w:t>
        </w:r>
      </w:ins>
      <w:proofErr w:type="spellEnd"/>
      <w:ins w:id="701" w:author="Arnold Sandjaja" w:date="2013-05-17T16:09:00Z">
        <w:r>
          <w:rPr>
            <w:color w:val="00000A"/>
          </w:rPr>
          <w:t>: it should contain all the files used for the development of your project, properly organized (fonts, links, etc.).</w:t>
        </w:r>
      </w:ins>
    </w:p>
    <w:p w14:paraId="7C931B3C" w14:textId="77777777" w:rsidR="003F2D6E" w:rsidRDefault="009E5F98">
      <w:pPr>
        <w:widowControl w:val="0"/>
        <w:numPr>
          <w:ilvl w:val="0"/>
          <w:numId w:val="1"/>
        </w:numPr>
        <w:tabs>
          <w:tab w:val="left" w:pos="2020"/>
          <w:tab w:val="left" w:pos="2520"/>
        </w:tabs>
        <w:jc w:val="both"/>
      </w:pPr>
      <w:proofErr w:type="spellStart"/>
      <w:ins w:id="702" w:author="Arnold Sandjaja" w:date="2013-05-17T16:09:00Z">
        <w:r>
          <w:rPr>
            <w:color w:val="00000A"/>
          </w:rPr>
          <w:t>Final_</w:t>
        </w:r>
      </w:ins>
      <w:ins w:id="703" w:author="Arnold Sandjaja" w:date="2013-06-30T08:35:00Z">
        <w:r>
          <w:rPr>
            <w:color w:val="00000A"/>
          </w:rPr>
          <w:t>folder</w:t>
        </w:r>
      </w:ins>
      <w:proofErr w:type="spellEnd"/>
      <w:ins w:id="704" w:author="Arnold Sandjaja" w:date="2013-05-17T16:09:00Z">
        <w:r>
          <w:rPr>
            <w:color w:val="00000A"/>
          </w:rPr>
          <w:t>: it should contain all the files you are supposed to deliver as required in the tasks (PDF, etc.).</w:t>
        </w:r>
      </w:ins>
    </w:p>
    <w:p w14:paraId="3288BDB7" w14:textId="77777777" w:rsidR="003F2D6E" w:rsidRDefault="003F2D6E"/>
    <w:p w14:paraId="42E2E521" w14:textId="77777777" w:rsidR="003F2D6E" w:rsidRDefault="009E5F98">
      <w:r>
        <w:rPr>
          <w:rFonts w:ascii="Arial Bold" w:hAnsi="Arial Bold"/>
        </w:rPr>
        <w:t>About image marking for the tasks:</w:t>
      </w:r>
    </w:p>
    <w:p w14:paraId="157D000D" w14:textId="77777777" w:rsidR="003F2D6E" w:rsidRDefault="009E5F98">
      <w:r>
        <w:t>The colour mode and file formats of your images will be evaluated in the press ready PDF files. The final resolution will be assessed in the InDesign file.</w:t>
      </w:r>
    </w:p>
    <w:p w14:paraId="7777BD20" w14:textId="77777777" w:rsidR="003F2D6E" w:rsidRDefault="003F2D6E"/>
    <w:p w14:paraId="479F5CA0" w14:textId="77777777" w:rsidR="003F2D6E" w:rsidRDefault="009E5F98">
      <w:r>
        <w:t>The JPG file format is NOT ACCEPTED for images</w:t>
      </w:r>
      <w:proofErr w:type="gramStart"/>
      <w:r>
        <w:t>;</w:t>
      </w:r>
      <w:proofErr w:type="gramEnd"/>
      <w:r>
        <w:t xml:space="preserve"> except for the web component of the logo in RGB for the web.</w:t>
      </w:r>
    </w:p>
    <w:p w14:paraId="47B14476" w14:textId="77777777" w:rsidR="003F2D6E" w:rsidRDefault="009E5F98">
      <w:r>
        <w:t>Only the following file formats are acceptable .TIF / .EPS / .AI / .PSD / DSC 2.0</w:t>
      </w:r>
    </w:p>
    <w:p w14:paraId="769C30A4" w14:textId="77777777" w:rsidR="003F2D6E" w:rsidRDefault="003F2D6E"/>
    <w:p w14:paraId="6102F23F" w14:textId="77777777" w:rsidR="003F2D6E" w:rsidRDefault="009E5F98">
      <w:r>
        <w:rPr>
          <w:rFonts w:ascii="Arial Bold" w:hAnsi="Arial Bold"/>
        </w:rPr>
        <w:t>About final design marking for the catalogue:</w:t>
      </w:r>
    </w:p>
    <w:p w14:paraId="49143FAA" w14:textId="77777777" w:rsidR="003F2D6E" w:rsidRDefault="009E5F98">
      <w:r>
        <w:t>The task</w:t>
      </w:r>
      <w:r>
        <w:rPr>
          <w:color w:val="FF9700"/>
        </w:rPr>
        <w:t xml:space="preserve"> </w:t>
      </w:r>
      <w:r>
        <w:t xml:space="preserve">must be created in a page layout program (Adobe InDesign). </w:t>
      </w:r>
    </w:p>
    <w:p w14:paraId="28DB425D" w14:textId="77777777" w:rsidR="003F2D6E" w:rsidRDefault="009E5F98">
      <w:r>
        <w:lastRenderedPageBreak/>
        <w:t>Images must not be embedded or placed in Adobe Illustrator or embedded in InDesign</w:t>
      </w:r>
    </w:p>
    <w:p w14:paraId="7E8DA8F2" w14:textId="77777777" w:rsidR="003F2D6E" w:rsidRDefault="003F2D6E"/>
    <w:p w14:paraId="1B9750D7" w14:textId="77777777" w:rsidR="003F2D6E" w:rsidRDefault="009E5F98">
      <w:r>
        <w:t xml:space="preserve"> </w:t>
      </w:r>
      <w:ins w:id="705" w:author="Arnold Sandjaja" w:date="2013-05-17T16:06:00Z">
        <w:r>
          <w:t>Any file saved out of its respective folder WILL NOT BE EVALUATED.</w:t>
        </w:r>
      </w:ins>
    </w:p>
    <w:p w14:paraId="17050493" w14:textId="77777777" w:rsidR="003F2D6E" w:rsidRDefault="003F2D6E">
      <w:pPr>
        <w:pStyle w:val="Default"/>
      </w:pPr>
    </w:p>
    <w:p w14:paraId="368D4548" w14:textId="77777777" w:rsidR="003F2D6E" w:rsidRDefault="009E5F98">
      <w:pPr>
        <w:pStyle w:val="Heading11"/>
        <w:pageBreakBefore/>
      </w:pPr>
      <w:ins w:id="706" w:author="Arnold Sandjaja" w:date="2013-05-17T16:10:00Z">
        <w:r>
          <w:lastRenderedPageBreak/>
          <w:t>Marking scheme</w:t>
        </w:r>
      </w:ins>
    </w:p>
    <w:tbl>
      <w:tblPr>
        <w:tblW w:w="0" w:type="auto"/>
        <w:tblLook w:val="04A0" w:firstRow="1" w:lastRow="0" w:firstColumn="1" w:lastColumn="0" w:noHBand="0" w:noVBand="1"/>
      </w:tblPr>
      <w:tblGrid>
        <w:gridCol w:w="3259"/>
        <w:gridCol w:w="3260"/>
        <w:gridCol w:w="3260"/>
      </w:tblGrid>
      <w:tr w:rsidR="003F2D6E" w14:paraId="19EFA6B9" w14:textId="77777777">
        <w:tc>
          <w:tcPr>
            <w:tcW w:w="3259" w:type="dxa"/>
            <w:shd w:val="clear" w:color="auto" w:fill="FFFFFF"/>
          </w:tcPr>
          <w:p w14:paraId="64A7B8BD" w14:textId="77777777" w:rsidR="003F2D6E" w:rsidRDefault="009E5F98">
            <w:ins w:id="707" w:author="Arnold Sandjaja" w:date="2013-05-17T16:10:00Z">
              <w:r>
                <w:rPr>
                  <w:color w:val="00000A"/>
                </w:rPr>
                <w:t>A</w:t>
              </w:r>
            </w:ins>
          </w:p>
        </w:tc>
        <w:tc>
          <w:tcPr>
            <w:tcW w:w="3260" w:type="dxa"/>
            <w:shd w:val="clear" w:color="auto" w:fill="FFFFFF"/>
          </w:tcPr>
          <w:p w14:paraId="116725D8" w14:textId="77777777" w:rsidR="003F2D6E" w:rsidRDefault="009E5F98">
            <w:ins w:id="708" w:author="Arnold Sandjaja" w:date="2013-05-17T16:10:00Z">
              <w:r>
                <w:rPr>
                  <w:color w:val="00000A"/>
                </w:rPr>
                <w:t>Creative process</w:t>
              </w:r>
            </w:ins>
          </w:p>
        </w:tc>
        <w:tc>
          <w:tcPr>
            <w:tcW w:w="3260" w:type="dxa"/>
            <w:shd w:val="clear" w:color="auto" w:fill="FFFFFF"/>
          </w:tcPr>
          <w:p w14:paraId="3D239A9F" w14:textId="77777777" w:rsidR="003F2D6E" w:rsidRDefault="009E5F98">
            <w:pPr>
              <w:keepNext/>
              <w:keepLines/>
              <w:spacing w:before="200"/>
            </w:pPr>
            <w:ins w:id="709" w:author="Arnold Sandjaja" w:date="2013-05-17T16:10:00Z">
              <w:r>
                <w:rPr>
                  <w:b/>
                  <w:color w:val="00000A"/>
                </w:rPr>
                <w:t>Subjective /2</w:t>
              </w:r>
            </w:ins>
          </w:p>
        </w:tc>
      </w:tr>
      <w:tr w:rsidR="003F2D6E" w14:paraId="5C1C7D7A" w14:textId="77777777">
        <w:tc>
          <w:tcPr>
            <w:tcW w:w="3259" w:type="dxa"/>
            <w:shd w:val="clear" w:color="auto" w:fill="FFFFFF"/>
          </w:tcPr>
          <w:p w14:paraId="19DBBC55" w14:textId="77777777" w:rsidR="003F2D6E" w:rsidRDefault="009E5F98">
            <w:ins w:id="710" w:author="Arnold Sandjaja" w:date="2013-05-17T16:10:00Z">
              <w:r>
                <w:rPr>
                  <w:color w:val="00000A"/>
                </w:rPr>
                <w:t>A.1</w:t>
              </w:r>
            </w:ins>
          </w:p>
        </w:tc>
        <w:tc>
          <w:tcPr>
            <w:tcW w:w="3260" w:type="dxa"/>
            <w:shd w:val="clear" w:color="auto" w:fill="FFFFFF"/>
          </w:tcPr>
          <w:p w14:paraId="1DD4DA67" w14:textId="77777777" w:rsidR="003F2D6E" w:rsidRDefault="009E5F98">
            <w:ins w:id="711" w:author="Arnold Sandjaja" w:date="2013-05-17T16:10:00Z">
              <w:r>
                <w:rPr>
                  <w:color w:val="00000A"/>
                </w:rPr>
                <w:t>Idea and originality (masthead</w:t>
              </w:r>
            </w:ins>
            <w:ins w:id="712" w:author="Michel Bulon" w:date="2013-06-21T13:26:00Z">
              <w:r>
                <w:rPr>
                  <w:color w:val="00000A"/>
                </w:rPr>
                <w:t>,</w:t>
              </w:r>
            </w:ins>
            <w:ins w:id="713" w:author="Michel Bulon" w:date="2013-06-12T21:29:00Z">
              <w:r>
                <w:rPr>
                  <w:color w:val="00000A"/>
                </w:rPr>
                <w:t xml:space="preserve"> </w:t>
              </w:r>
              <w:proofErr w:type="spellStart"/>
              <w:r>
                <w:rPr>
                  <w:color w:val="00000A"/>
                </w:rPr>
                <w:t>dieline</w:t>
              </w:r>
            </w:ins>
            <w:proofErr w:type="spellEnd"/>
            <w:ins w:id="714" w:author="Michel Bulon" w:date="2013-06-21T13:26:00Z">
              <w:r>
                <w:rPr>
                  <w:color w:val="00000A"/>
                </w:rPr>
                <w:t xml:space="preserve"> </w:t>
              </w:r>
            </w:ins>
            <w:ins w:id="715" w:author="Arnold Sandjaja" w:date="2013-05-17T16:10:00Z">
              <w:r>
                <w:rPr>
                  <w:color w:val="00000A"/>
                </w:rPr>
                <w:t>and magazine)</w:t>
              </w:r>
            </w:ins>
          </w:p>
        </w:tc>
        <w:tc>
          <w:tcPr>
            <w:tcW w:w="3260" w:type="dxa"/>
            <w:shd w:val="clear" w:color="auto" w:fill="FFFFFF"/>
            <w:vAlign w:val="bottom"/>
          </w:tcPr>
          <w:p w14:paraId="09CB6CE0" w14:textId="77777777" w:rsidR="003F2D6E" w:rsidRDefault="009E5F98">
            <w:ins w:id="716" w:author="Arnold Sandjaja" w:date="2013-06-30T09:43:00Z">
              <w:r>
                <w:rPr>
                  <w:rFonts w:cs="Arial"/>
                </w:rPr>
                <w:t>1.00</w:t>
              </w:r>
            </w:ins>
          </w:p>
        </w:tc>
      </w:tr>
      <w:tr w:rsidR="003F2D6E" w14:paraId="196B5B12" w14:textId="77777777">
        <w:tc>
          <w:tcPr>
            <w:tcW w:w="3259" w:type="dxa"/>
            <w:shd w:val="clear" w:color="auto" w:fill="FFFFFF"/>
          </w:tcPr>
          <w:p w14:paraId="4C06A2B0" w14:textId="77777777" w:rsidR="003F2D6E" w:rsidRDefault="009E5F98">
            <w:ins w:id="717" w:author="Arnold Sandjaja" w:date="2013-05-17T16:10:00Z">
              <w:r>
                <w:rPr>
                  <w:color w:val="00000A"/>
                </w:rPr>
                <w:t>A.2</w:t>
              </w:r>
            </w:ins>
          </w:p>
        </w:tc>
        <w:tc>
          <w:tcPr>
            <w:tcW w:w="3260" w:type="dxa"/>
            <w:shd w:val="clear" w:color="auto" w:fill="FFFFFF"/>
          </w:tcPr>
          <w:p w14:paraId="359C0CF6" w14:textId="77777777" w:rsidR="003F2D6E" w:rsidRDefault="009E5F98">
            <w:ins w:id="718" w:author="Arnold Sandjaja" w:date="2013-05-17T16:10:00Z">
              <w:r>
                <w:rPr>
                  <w:color w:val="00000A"/>
                </w:rPr>
                <w:t>Unde</w:t>
              </w:r>
            </w:ins>
            <w:ins w:id="719" w:author="Michel Bulon" w:date="2013-05-20T20:31:00Z">
              <w:r>
                <w:rPr>
                  <w:color w:val="00000A"/>
                </w:rPr>
                <w:t>r</w:t>
              </w:r>
            </w:ins>
            <w:ins w:id="720" w:author="Arnold Sandjaja" w:date="2013-05-17T16:10:00Z">
              <w:r>
                <w:rPr>
                  <w:color w:val="00000A"/>
                </w:rPr>
                <w:t>standing the target market (masthead</w:t>
              </w:r>
            </w:ins>
            <w:ins w:id="721" w:author="Michel Bulon" w:date="2013-06-21T13:26:00Z">
              <w:r>
                <w:rPr>
                  <w:color w:val="00000A"/>
                </w:rPr>
                <w:t xml:space="preserve">, </w:t>
              </w:r>
            </w:ins>
            <w:proofErr w:type="spellStart"/>
            <w:ins w:id="722" w:author="Michel Bulon" w:date="2013-06-12T21:29:00Z">
              <w:r>
                <w:rPr>
                  <w:color w:val="00000A"/>
                </w:rPr>
                <w:t>dieline</w:t>
              </w:r>
            </w:ins>
            <w:proofErr w:type="spellEnd"/>
            <w:ins w:id="723" w:author="Michel Bulon" w:date="2013-06-21T13:26:00Z">
              <w:r>
                <w:rPr>
                  <w:color w:val="00000A"/>
                </w:rPr>
                <w:t xml:space="preserve"> </w:t>
              </w:r>
            </w:ins>
            <w:ins w:id="724" w:author="Arnold Sandjaja" w:date="2013-05-17T16:10:00Z">
              <w:r>
                <w:rPr>
                  <w:color w:val="00000A"/>
                </w:rPr>
                <w:t>and magazine)</w:t>
              </w:r>
            </w:ins>
          </w:p>
        </w:tc>
        <w:tc>
          <w:tcPr>
            <w:tcW w:w="3260" w:type="dxa"/>
            <w:shd w:val="clear" w:color="auto" w:fill="FFFFFF"/>
            <w:vAlign w:val="bottom"/>
          </w:tcPr>
          <w:p w14:paraId="3EA9F6BC" w14:textId="77777777" w:rsidR="003F2D6E" w:rsidRDefault="009E5F98">
            <w:ins w:id="725" w:author="Arnold Sandjaja" w:date="2013-06-30T09:43:00Z">
              <w:r>
                <w:rPr>
                  <w:rFonts w:cs="Arial"/>
                </w:rPr>
                <w:t>0.50</w:t>
              </w:r>
            </w:ins>
          </w:p>
        </w:tc>
      </w:tr>
      <w:tr w:rsidR="003F2D6E" w14:paraId="5225589F" w14:textId="77777777">
        <w:tc>
          <w:tcPr>
            <w:tcW w:w="3259" w:type="dxa"/>
            <w:shd w:val="clear" w:color="auto" w:fill="FFFFFF"/>
          </w:tcPr>
          <w:p w14:paraId="46919409" w14:textId="77777777" w:rsidR="003F2D6E" w:rsidRDefault="009E5F98">
            <w:ins w:id="726" w:author="Arnold Sandjaja" w:date="2013-05-17T16:10:00Z">
              <w:r>
                <w:rPr>
                  <w:color w:val="00000A"/>
                </w:rPr>
                <w:t>A.3</w:t>
              </w:r>
            </w:ins>
          </w:p>
        </w:tc>
        <w:tc>
          <w:tcPr>
            <w:tcW w:w="3260" w:type="dxa"/>
            <w:shd w:val="clear" w:color="auto" w:fill="FFFFFF"/>
          </w:tcPr>
          <w:p w14:paraId="59E8F695" w14:textId="77777777" w:rsidR="003F2D6E" w:rsidRDefault="009E5F98">
            <w:ins w:id="727" w:author="Arnold Sandjaja" w:date="2013-05-17T16:10:00Z">
              <w:r>
                <w:rPr>
                  <w:color w:val="00000A"/>
                </w:rPr>
                <w:t>Unity and relationship (masthead and magazine)</w:t>
              </w:r>
            </w:ins>
          </w:p>
        </w:tc>
        <w:tc>
          <w:tcPr>
            <w:tcW w:w="3260" w:type="dxa"/>
            <w:shd w:val="clear" w:color="auto" w:fill="FFFFFF"/>
            <w:vAlign w:val="bottom"/>
          </w:tcPr>
          <w:p w14:paraId="59489FBF" w14:textId="77777777" w:rsidR="003F2D6E" w:rsidRDefault="009E5F98">
            <w:ins w:id="728" w:author="Arnold Sandjaja" w:date="2013-06-30T09:43:00Z">
              <w:r>
                <w:rPr>
                  <w:rFonts w:cs="Arial"/>
                </w:rPr>
                <w:t>0.50</w:t>
              </w:r>
            </w:ins>
          </w:p>
        </w:tc>
      </w:tr>
      <w:tr w:rsidR="003F2D6E" w14:paraId="1054A8E7" w14:textId="77777777">
        <w:tc>
          <w:tcPr>
            <w:tcW w:w="3259" w:type="dxa"/>
            <w:shd w:val="clear" w:color="auto" w:fill="FFFFFF"/>
          </w:tcPr>
          <w:p w14:paraId="7DC5BDB9" w14:textId="77777777" w:rsidR="003F2D6E" w:rsidRDefault="003F2D6E"/>
        </w:tc>
        <w:tc>
          <w:tcPr>
            <w:tcW w:w="3260" w:type="dxa"/>
            <w:shd w:val="clear" w:color="auto" w:fill="FFFFFF"/>
          </w:tcPr>
          <w:p w14:paraId="260C6CFA" w14:textId="77777777" w:rsidR="003F2D6E" w:rsidRDefault="003F2D6E"/>
        </w:tc>
        <w:tc>
          <w:tcPr>
            <w:tcW w:w="3260" w:type="dxa"/>
            <w:shd w:val="clear" w:color="auto" w:fill="FFFFFF"/>
          </w:tcPr>
          <w:p w14:paraId="45BD7595" w14:textId="77777777" w:rsidR="003F2D6E" w:rsidRDefault="003F2D6E"/>
        </w:tc>
      </w:tr>
      <w:tr w:rsidR="003F2D6E" w14:paraId="09F8CA48" w14:textId="77777777">
        <w:tc>
          <w:tcPr>
            <w:tcW w:w="3259" w:type="dxa"/>
            <w:shd w:val="clear" w:color="auto" w:fill="FFFFFF"/>
          </w:tcPr>
          <w:p w14:paraId="1AE05C3E" w14:textId="77777777" w:rsidR="003F2D6E" w:rsidRDefault="009E5F98">
            <w:ins w:id="729" w:author="Arnold Sandjaja" w:date="2013-05-17T16:10:00Z">
              <w:r>
                <w:rPr>
                  <w:color w:val="00000A"/>
                </w:rPr>
                <w:t>B</w:t>
              </w:r>
            </w:ins>
          </w:p>
        </w:tc>
        <w:tc>
          <w:tcPr>
            <w:tcW w:w="3260" w:type="dxa"/>
            <w:shd w:val="clear" w:color="auto" w:fill="FFFFFF"/>
          </w:tcPr>
          <w:p w14:paraId="2C3F8473" w14:textId="77777777" w:rsidR="003F2D6E" w:rsidRDefault="009E5F98">
            <w:ins w:id="730" w:author="Arnold Sandjaja" w:date="2013-05-17T16:10:00Z">
              <w:r>
                <w:rPr>
                  <w:b/>
                  <w:color w:val="00000A"/>
                </w:rPr>
                <w:t>Final design</w:t>
              </w:r>
            </w:ins>
          </w:p>
        </w:tc>
        <w:tc>
          <w:tcPr>
            <w:tcW w:w="3260" w:type="dxa"/>
            <w:shd w:val="clear" w:color="auto" w:fill="FFFFFF"/>
          </w:tcPr>
          <w:p w14:paraId="1BC90606" w14:textId="77777777" w:rsidR="003F2D6E" w:rsidRDefault="009E5F98">
            <w:ins w:id="731" w:author="Arnold Sandjaja" w:date="2013-05-17T16:10:00Z">
              <w:r>
                <w:rPr>
                  <w:b/>
                  <w:color w:val="00000A"/>
                </w:rPr>
                <w:t>Subjective /8</w:t>
              </w:r>
            </w:ins>
          </w:p>
        </w:tc>
      </w:tr>
      <w:tr w:rsidR="003F2D6E" w14:paraId="4DC158C5" w14:textId="77777777">
        <w:tc>
          <w:tcPr>
            <w:tcW w:w="3259" w:type="dxa"/>
            <w:shd w:val="clear" w:color="auto" w:fill="FFFFFF"/>
          </w:tcPr>
          <w:p w14:paraId="2874E52E" w14:textId="77777777" w:rsidR="003F2D6E" w:rsidRDefault="009E5F98">
            <w:ins w:id="732" w:author="Arnold Sandjaja" w:date="2013-05-17T16:10:00Z">
              <w:r>
                <w:rPr>
                  <w:color w:val="00000A"/>
                </w:rPr>
                <w:t>B.1</w:t>
              </w:r>
            </w:ins>
          </w:p>
        </w:tc>
        <w:tc>
          <w:tcPr>
            <w:tcW w:w="3260" w:type="dxa"/>
            <w:shd w:val="clear" w:color="auto" w:fill="FFFFFF"/>
            <w:vAlign w:val="bottom"/>
          </w:tcPr>
          <w:p w14:paraId="2788D1F5" w14:textId="77777777" w:rsidR="003F2D6E" w:rsidRDefault="009E5F98">
            <w:ins w:id="733" w:author="Arnold Sandjaja" w:date="2013-05-17T16:10:00Z">
              <w:r>
                <w:rPr>
                  <w:rFonts w:eastAsia="Times New Roman" w:cs="Arial"/>
                  <w:color w:val="00000A"/>
                </w:rPr>
                <w:t>Quality of the visual composition (masthead</w:t>
              </w:r>
            </w:ins>
            <w:ins w:id="734" w:author="Arnold Sandjaja" w:date="2013-06-30T08:38:00Z">
              <w:r>
                <w:rPr>
                  <w:rFonts w:eastAsia="Times New Roman" w:cs="Arial"/>
                  <w:color w:val="00000A"/>
                </w:rPr>
                <w:t xml:space="preserve"> and </w:t>
              </w:r>
            </w:ins>
            <w:del w:id="735" w:author="Arnold Sandjaja" w:date="2013-06-30T08:39:00Z">
              <w:r>
                <w:rPr>
                  <w:rFonts w:eastAsia="Times New Roman" w:cs="Arial"/>
                  <w:color w:val="00000A"/>
                </w:rPr>
                <w:delText xml:space="preserve"> </w:delText>
              </w:r>
            </w:del>
            <w:ins w:id="736" w:author="Arnold Sandjaja" w:date="2013-06-30T08:39:00Z">
              <w:r>
                <w:rPr>
                  <w:rFonts w:eastAsia="Times New Roman" w:cs="Arial"/>
                  <w:color w:val="00000A"/>
                </w:rPr>
                <w:t xml:space="preserve">magazine </w:t>
              </w:r>
            </w:ins>
            <w:del w:id="737" w:author="Arnold Sandjaja" w:date="2013-06-30T08:38:00Z">
              <w:r>
                <w:rPr>
                  <w:rFonts w:eastAsia="Times New Roman" w:cs="Arial"/>
                  <w:color w:val="00000A"/>
                </w:rPr>
                <w:delText>dieline</w:delText>
              </w:r>
            </w:del>
            <w:ins w:id="738" w:author="Arnold Sandjaja" w:date="2013-06-30T08:38:00Z">
              <w:r>
                <w:rPr>
                  <w:rFonts w:eastAsia="Times New Roman" w:cs="Arial"/>
                  <w:color w:val="00000A"/>
                </w:rPr>
                <w:t>layout</w:t>
              </w:r>
            </w:ins>
            <w:del w:id="739" w:author="Arnold Sandjaja" w:date="2013-06-30T08:39:00Z">
              <w:r>
                <w:rPr>
                  <w:rFonts w:eastAsia="Times New Roman" w:cs="Arial"/>
                  <w:color w:val="00000A"/>
                </w:rPr>
                <w:delText xml:space="preserve"> </w:delText>
              </w:r>
            </w:del>
            <w:ins w:id="740" w:author="Arnold Sandjaja" w:date="2013-05-17T16:10:00Z">
              <w:r>
                <w:rPr>
                  <w:rFonts w:eastAsia="Times New Roman" w:cs="Arial"/>
                  <w:color w:val="00000A"/>
                </w:rPr>
                <w:t>)</w:t>
              </w:r>
            </w:ins>
          </w:p>
        </w:tc>
        <w:tc>
          <w:tcPr>
            <w:tcW w:w="3260" w:type="dxa"/>
            <w:shd w:val="clear" w:color="auto" w:fill="FFFFFF"/>
            <w:vAlign w:val="bottom"/>
          </w:tcPr>
          <w:p w14:paraId="46EB58FA" w14:textId="77777777" w:rsidR="003F2D6E" w:rsidRDefault="009E5F98">
            <w:ins w:id="741" w:author="Arnold Sandjaja" w:date="2013-06-30T09:43:00Z">
              <w:r>
                <w:rPr>
                  <w:rFonts w:cs="Arial"/>
                </w:rPr>
                <w:t>1.00</w:t>
              </w:r>
            </w:ins>
          </w:p>
        </w:tc>
      </w:tr>
      <w:tr w:rsidR="003F2D6E" w14:paraId="32118001" w14:textId="77777777">
        <w:tc>
          <w:tcPr>
            <w:tcW w:w="3259" w:type="dxa"/>
            <w:shd w:val="clear" w:color="auto" w:fill="FFFFFF"/>
          </w:tcPr>
          <w:p w14:paraId="0D775144" w14:textId="77777777" w:rsidR="003F2D6E" w:rsidRDefault="009E5F98">
            <w:ins w:id="742" w:author="Arnold Sandjaja" w:date="2013-05-17T16:10:00Z">
              <w:r>
                <w:rPr>
                  <w:color w:val="00000A"/>
                </w:rPr>
                <w:t>B.2</w:t>
              </w:r>
            </w:ins>
          </w:p>
        </w:tc>
        <w:tc>
          <w:tcPr>
            <w:tcW w:w="3260" w:type="dxa"/>
            <w:shd w:val="clear" w:color="auto" w:fill="FFFFFF"/>
            <w:vAlign w:val="bottom"/>
          </w:tcPr>
          <w:p w14:paraId="35754D0F" w14:textId="77777777" w:rsidR="003F2D6E" w:rsidRDefault="009E5F98">
            <w:ins w:id="743" w:author="Arnold Sandjaja" w:date="2013-05-17T16:10:00Z">
              <w:r>
                <w:rPr>
                  <w:rFonts w:eastAsia="Times New Roman" w:cs="Arial"/>
                  <w:color w:val="00000A"/>
                </w:rPr>
                <w:t>Impact of the design (masthead</w:t>
              </w:r>
            </w:ins>
            <w:ins w:id="744" w:author="Arnold Sandjaja" w:date="2013-06-30T08:39:00Z">
              <w:r>
                <w:rPr>
                  <w:rFonts w:eastAsia="Times New Roman" w:cs="Arial"/>
                  <w:color w:val="00000A"/>
                </w:rPr>
                <w:t xml:space="preserve">, </w:t>
              </w:r>
            </w:ins>
            <w:del w:id="745" w:author="Arnold Sandjaja" w:date="2013-06-30T09:31:00Z">
              <w:r>
                <w:rPr>
                  <w:rFonts w:eastAsia="Times New Roman" w:cs="Arial"/>
                  <w:color w:val="00000A"/>
                </w:rPr>
                <w:delText xml:space="preserve"> </w:delText>
              </w:r>
            </w:del>
            <w:ins w:id="746" w:author="Arnold Sandjaja" w:date="2013-06-30T08:39:00Z">
              <w:r>
                <w:rPr>
                  <w:rFonts w:eastAsia="Times New Roman" w:cs="Arial"/>
                  <w:color w:val="00000A"/>
                </w:rPr>
                <w:t>magazine layout and usage of font</w:t>
              </w:r>
            </w:ins>
            <w:del w:id="747" w:author="Arnold Sandjaja" w:date="2013-06-30T08:39:00Z">
              <w:r>
                <w:rPr>
                  <w:rFonts w:eastAsia="Times New Roman" w:cs="Arial"/>
                  <w:color w:val="00000A"/>
                </w:rPr>
                <w:delText xml:space="preserve">dieline </w:delText>
              </w:r>
            </w:del>
            <w:ins w:id="748" w:author="Arnold Sandjaja" w:date="2013-05-17T16:10:00Z">
              <w:r>
                <w:rPr>
                  <w:rFonts w:eastAsia="Times New Roman" w:cs="Arial"/>
                  <w:color w:val="00000A"/>
                </w:rPr>
                <w:t>)</w:t>
              </w:r>
            </w:ins>
          </w:p>
        </w:tc>
        <w:tc>
          <w:tcPr>
            <w:tcW w:w="3260" w:type="dxa"/>
            <w:shd w:val="clear" w:color="auto" w:fill="FFFFFF"/>
            <w:vAlign w:val="bottom"/>
          </w:tcPr>
          <w:p w14:paraId="701A0A7E" w14:textId="77777777" w:rsidR="003F2D6E" w:rsidRDefault="009E5F98">
            <w:ins w:id="749" w:author="Arnold Sandjaja" w:date="2013-06-30T09:43:00Z">
              <w:r>
                <w:rPr>
                  <w:rFonts w:cs="Arial"/>
                </w:rPr>
                <w:t>1.00</w:t>
              </w:r>
            </w:ins>
          </w:p>
        </w:tc>
      </w:tr>
      <w:tr w:rsidR="003F2D6E" w14:paraId="2046ADA7" w14:textId="77777777">
        <w:tc>
          <w:tcPr>
            <w:tcW w:w="3259" w:type="dxa"/>
            <w:shd w:val="clear" w:color="auto" w:fill="FFFFFF"/>
          </w:tcPr>
          <w:p w14:paraId="6468867F" w14:textId="77777777" w:rsidR="003F2D6E" w:rsidRDefault="009E5F98">
            <w:ins w:id="750" w:author="Arnold Sandjaja" w:date="2013-05-17T16:10:00Z">
              <w:r>
                <w:rPr>
                  <w:color w:val="00000A"/>
                </w:rPr>
                <w:t>B.3</w:t>
              </w:r>
            </w:ins>
          </w:p>
        </w:tc>
        <w:tc>
          <w:tcPr>
            <w:tcW w:w="3260" w:type="dxa"/>
            <w:shd w:val="clear" w:color="auto" w:fill="FFFFFF"/>
            <w:vAlign w:val="bottom"/>
          </w:tcPr>
          <w:p w14:paraId="18FC91B4" w14:textId="77777777" w:rsidR="003F2D6E" w:rsidRDefault="009E5F98">
            <w:ins w:id="751" w:author="Arnold Sandjaja" w:date="2013-05-17T16:10:00Z">
              <w:r>
                <w:rPr>
                  <w:rFonts w:eastAsia="Times New Roman" w:cs="Arial"/>
                  <w:color w:val="00000A"/>
                </w:rPr>
                <w:t>Quality of the typography for the masthead</w:t>
              </w:r>
            </w:ins>
          </w:p>
        </w:tc>
        <w:tc>
          <w:tcPr>
            <w:tcW w:w="3260" w:type="dxa"/>
            <w:shd w:val="clear" w:color="auto" w:fill="FFFFFF"/>
            <w:vAlign w:val="bottom"/>
          </w:tcPr>
          <w:p w14:paraId="2C6E5885" w14:textId="77777777" w:rsidR="003F2D6E" w:rsidRDefault="009E5F98">
            <w:ins w:id="752" w:author="Arnold Sandjaja" w:date="2013-06-30T09:43:00Z">
              <w:r>
                <w:rPr>
                  <w:rFonts w:cs="Arial"/>
                </w:rPr>
                <w:t>1.00</w:t>
              </w:r>
            </w:ins>
          </w:p>
        </w:tc>
      </w:tr>
      <w:tr w:rsidR="003F2D6E" w14:paraId="65377B36" w14:textId="77777777">
        <w:tc>
          <w:tcPr>
            <w:tcW w:w="3259" w:type="dxa"/>
            <w:shd w:val="clear" w:color="auto" w:fill="FFFFFF"/>
          </w:tcPr>
          <w:p w14:paraId="52809025" w14:textId="77777777" w:rsidR="003F2D6E" w:rsidRDefault="009E5F98">
            <w:ins w:id="753" w:author="Arnold Sandjaja" w:date="2013-05-17T16:10:00Z">
              <w:r>
                <w:rPr>
                  <w:color w:val="00000A"/>
                </w:rPr>
                <w:t xml:space="preserve">B.4 </w:t>
              </w:r>
            </w:ins>
          </w:p>
        </w:tc>
        <w:tc>
          <w:tcPr>
            <w:tcW w:w="3260" w:type="dxa"/>
            <w:shd w:val="clear" w:color="auto" w:fill="FFFFFF"/>
            <w:vAlign w:val="bottom"/>
          </w:tcPr>
          <w:p w14:paraId="2926C94A" w14:textId="77777777" w:rsidR="003F2D6E" w:rsidRDefault="009E5F98">
            <w:ins w:id="754" w:author="Arnold Sandjaja" w:date="2013-05-17T16:10:00Z">
              <w:r>
                <w:rPr>
                  <w:rFonts w:eastAsia="Times New Roman" w:cs="Arial"/>
                  <w:color w:val="00000A"/>
                </w:rPr>
                <w:t>Quality of the typography for the magazine</w:t>
              </w:r>
            </w:ins>
          </w:p>
        </w:tc>
        <w:tc>
          <w:tcPr>
            <w:tcW w:w="3260" w:type="dxa"/>
            <w:shd w:val="clear" w:color="auto" w:fill="FFFFFF"/>
            <w:vAlign w:val="bottom"/>
          </w:tcPr>
          <w:p w14:paraId="5004DA4C" w14:textId="77777777" w:rsidR="003F2D6E" w:rsidRDefault="009E5F98">
            <w:ins w:id="755" w:author="Arnold Sandjaja" w:date="2013-06-30T09:43:00Z">
              <w:r>
                <w:rPr>
                  <w:rFonts w:cs="Arial"/>
                </w:rPr>
                <w:t>2.00</w:t>
              </w:r>
            </w:ins>
          </w:p>
        </w:tc>
      </w:tr>
      <w:tr w:rsidR="003F2D6E" w14:paraId="10F1A585" w14:textId="77777777">
        <w:tc>
          <w:tcPr>
            <w:tcW w:w="3259" w:type="dxa"/>
            <w:shd w:val="clear" w:color="auto" w:fill="FFFFFF"/>
          </w:tcPr>
          <w:p w14:paraId="1C7EAC26" w14:textId="77777777" w:rsidR="003F2D6E" w:rsidRDefault="009E5F98">
            <w:ins w:id="756" w:author="Arnold Sandjaja" w:date="2013-05-17T16:10:00Z">
              <w:r>
                <w:rPr>
                  <w:color w:val="00000A"/>
                </w:rPr>
                <w:t>B.5</w:t>
              </w:r>
            </w:ins>
          </w:p>
        </w:tc>
        <w:tc>
          <w:tcPr>
            <w:tcW w:w="3260" w:type="dxa"/>
            <w:shd w:val="clear" w:color="auto" w:fill="FFFFFF"/>
            <w:vAlign w:val="bottom"/>
          </w:tcPr>
          <w:p w14:paraId="429EE600" w14:textId="77777777" w:rsidR="003F2D6E" w:rsidRDefault="009E5F98">
            <w:ins w:id="757" w:author="Arnold Sandjaja" w:date="2013-05-17T16:10:00Z">
              <w:r>
                <w:rPr>
                  <w:rFonts w:eastAsia="Times New Roman" w:cs="Arial"/>
                  <w:color w:val="00000A"/>
                </w:rPr>
                <w:t>Quality of the colours for the masthead</w:t>
              </w:r>
            </w:ins>
          </w:p>
        </w:tc>
        <w:tc>
          <w:tcPr>
            <w:tcW w:w="3260" w:type="dxa"/>
            <w:shd w:val="clear" w:color="auto" w:fill="FFFFFF"/>
            <w:vAlign w:val="bottom"/>
          </w:tcPr>
          <w:p w14:paraId="64EA70AE" w14:textId="77777777" w:rsidR="003F2D6E" w:rsidRDefault="009E5F98">
            <w:ins w:id="758" w:author="Arnold Sandjaja" w:date="2013-06-30T09:43:00Z">
              <w:r>
                <w:rPr>
                  <w:rFonts w:cs="Arial"/>
                </w:rPr>
                <w:t>0.75</w:t>
              </w:r>
            </w:ins>
          </w:p>
        </w:tc>
      </w:tr>
      <w:tr w:rsidR="003F2D6E" w14:paraId="78E4D201" w14:textId="77777777">
        <w:tc>
          <w:tcPr>
            <w:tcW w:w="3259" w:type="dxa"/>
            <w:shd w:val="clear" w:color="auto" w:fill="FFFFFF"/>
          </w:tcPr>
          <w:p w14:paraId="21679EC8" w14:textId="77777777" w:rsidR="003F2D6E" w:rsidRDefault="009E5F98">
            <w:ins w:id="759" w:author="Arnold Sandjaja" w:date="2013-05-17T16:10:00Z">
              <w:r>
                <w:rPr>
                  <w:color w:val="00000A"/>
                </w:rPr>
                <w:t>B.6</w:t>
              </w:r>
            </w:ins>
          </w:p>
        </w:tc>
        <w:tc>
          <w:tcPr>
            <w:tcW w:w="3260" w:type="dxa"/>
            <w:shd w:val="clear" w:color="auto" w:fill="FFFFFF"/>
            <w:vAlign w:val="bottom"/>
          </w:tcPr>
          <w:p w14:paraId="1F4332BA" w14:textId="77777777" w:rsidR="003F2D6E" w:rsidRDefault="009E5F98">
            <w:ins w:id="760" w:author="Arnold Sandjaja" w:date="2013-05-17T16:10:00Z">
              <w:r>
                <w:rPr>
                  <w:rFonts w:eastAsia="Times New Roman" w:cs="Arial"/>
                  <w:color w:val="00000A"/>
                </w:rPr>
                <w:t>Quality of the colours for the magazine</w:t>
              </w:r>
            </w:ins>
          </w:p>
        </w:tc>
        <w:tc>
          <w:tcPr>
            <w:tcW w:w="3260" w:type="dxa"/>
            <w:shd w:val="clear" w:color="auto" w:fill="FFFFFF"/>
            <w:vAlign w:val="bottom"/>
          </w:tcPr>
          <w:p w14:paraId="6FFDDBC4" w14:textId="77777777" w:rsidR="003F2D6E" w:rsidRDefault="009E5F98">
            <w:ins w:id="761" w:author="Arnold Sandjaja" w:date="2013-06-30T09:43:00Z">
              <w:r>
                <w:rPr>
                  <w:rFonts w:cs="Arial"/>
                </w:rPr>
                <w:t>1.25</w:t>
              </w:r>
            </w:ins>
          </w:p>
        </w:tc>
      </w:tr>
      <w:tr w:rsidR="003F2D6E" w14:paraId="4E513A97" w14:textId="77777777">
        <w:tc>
          <w:tcPr>
            <w:tcW w:w="3259" w:type="dxa"/>
            <w:shd w:val="clear" w:color="auto" w:fill="FFFFFF"/>
          </w:tcPr>
          <w:p w14:paraId="7D596E77" w14:textId="77777777" w:rsidR="003F2D6E" w:rsidRDefault="009E5F98">
            <w:ins w:id="762" w:author="Arnold Sandjaja" w:date="2013-05-17T16:10:00Z">
              <w:r>
                <w:rPr>
                  <w:color w:val="00000A"/>
                </w:rPr>
                <w:t>B.7</w:t>
              </w:r>
            </w:ins>
          </w:p>
        </w:tc>
        <w:tc>
          <w:tcPr>
            <w:tcW w:w="3260" w:type="dxa"/>
            <w:shd w:val="clear" w:color="auto" w:fill="FFFFFF"/>
            <w:vAlign w:val="bottom"/>
          </w:tcPr>
          <w:p w14:paraId="6AEFC00B" w14:textId="77777777" w:rsidR="003F2D6E" w:rsidRDefault="009E5F98">
            <w:ins w:id="763" w:author="Arnold Sandjaja" w:date="2013-05-17T16:10:00Z">
              <w:r>
                <w:rPr>
                  <w:rFonts w:eastAsia="Times New Roman" w:cs="Arial"/>
                  <w:color w:val="00000A"/>
                </w:rPr>
                <w:t>Quality of the design &amp; originality of other elements (choice of page size &amp; master page elements)</w:t>
              </w:r>
            </w:ins>
          </w:p>
        </w:tc>
        <w:tc>
          <w:tcPr>
            <w:tcW w:w="3260" w:type="dxa"/>
            <w:shd w:val="clear" w:color="auto" w:fill="FFFFFF"/>
            <w:vAlign w:val="bottom"/>
          </w:tcPr>
          <w:p w14:paraId="0AA746BB" w14:textId="77777777" w:rsidR="003F2D6E" w:rsidRDefault="009E5F98">
            <w:ins w:id="764" w:author="Arnold Sandjaja" w:date="2013-06-30T09:43:00Z">
              <w:r>
                <w:rPr>
                  <w:rFonts w:cs="Arial"/>
                </w:rPr>
                <w:t>0.50</w:t>
              </w:r>
            </w:ins>
          </w:p>
        </w:tc>
      </w:tr>
      <w:tr w:rsidR="003F2D6E" w14:paraId="51E818E2" w14:textId="77777777">
        <w:tc>
          <w:tcPr>
            <w:tcW w:w="3259" w:type="dxa"/>
            <w:shd w:val="clear" w:color="auto" w:fill="FFFFFF"/>
          </w:tcPr>
          <w:p w14:paraId="1D4197B6" w14:textId="77777777" w:rsidR="003F2D6E" w:rsidRDefault="009E5F98">
            <w:ins w:id="765" w:author="Arnold Sandjaja" w:date="2013-05-17T16:10:00Z">
              <w:r>
                <w:rPr>
                  <w:color w:val="00000A"/>
                </w:rPr>
                <w:t>B.8</w:t>
              </w:r>
            </w:ins>
          </w:p>
        </w:tc>
        <w:tc>
          <w:tcPr>
            <w:tcW w:w="3260" w:type="dxa"/>
            <w:shd w:val="clear" w:color="auto" w:fill="FFFFFF"/>
            <w:vAlign w:val="bottom"/>
          </w:tcPr>
          <w:p w14:paraId="7865E752" w14:textId="77777777" w:rsidR="003F2D6E" w:rsidRDefault="009E5F98">
            <w:ins w:id="766" w:author="Michel Bulon" w:date="2013-06-21T13:26:00Z">
              <w:r>
                <w:rPr>
                  <w:rFonts w:eastAsia="Times New Roman" w:cs="Arial"/>
                  <w:color w:val="00000A"/>
                </w:rPr>
                <w:t xml:space="preserve">Quality of the </w:t>
              </w:r>
              <w:proofErr w:type="spellStart"/>
              <w:r>
                <w:rPr>
                  <w:rFonts w:eastAsia="Times New Roman" w:cs="Arial"/>
                  <w:color w:val="00000A"/>
                </w:rPr>
                <w:t>infographic</w:t>
              </w:r>
              <w:proofErr w:type="spellEnd"/>
              <w:r>
                <w:rPr>
                  <w:rFonts w:eastAsia="Times New Roman" w:cs="Arial"/>
                  <w:color w:val="00000A"/>
                </w:rPr>
                <w:t xml:space="preserve"> (magazine page </w:t>
              </w:r>
            </w:ins>
            <w:ins w:id="767" w:author="Arnold Sandjaja" w:date="2013-06-29T14:32:00Z">
              <w:r>
                <w:rPr>
                  <w:rFonts w:eastAsia="Times New Roman" w:cs="Arial"/>
                  <w:color w:val="00000A"/>
                </w:rPr>
                <w:t xml:space="preserve">8 or </w:t>
              </w:r>
            </w:ins>
            <w:ins w:id="768" w:author="Michel Bulon" w:date="2013-06-21T13:26:00Z">
              <w:r>
                <w:rPr>
                  <w:rFonts w:eastAsia="Times New Roman" w:cs="Arial"/>
                  <w:color w:val="00000A"/>
                </w:rPr>
                <w:t>9)</w:t>
              </w:r>
            </w:ins>
            <w:del w:id="769" w:author="Michel Bulon" w:date="2013-06-21T13:26:00Z">
              <w:r>
                <w:rPr>
                  <w:rFonts w:eastAsia="Times New Roman" w:cs="Arial"/>
                  <w:color w:val="00000A"/>
                </w:rPr>
                <w:delText>Quality of the mounted presentation (masthead and magazine)</w:delText>
              </w:r>
            </w:del>
          </w:p>
        </w:tc>
        <w:tc>
          <w:tcPr>
            <w:tcW w:w="3260" w:type="dxa"/>
            <w:shd w:val="clear" w:color="auto" w:fill="FFFFFF"/>
            <w:vAlign w:val="bottom"/>
          </w:tcPr>
          <w:p w14:paraId="78683C8E" w14:textId="77777777" w:rsidR="003F2D6E" w:rsidRDefault="009E5F98">
            <w:ins w:id="770" w:author="Arnold Sandjaja" w:date="2013-06-30T09:43:00Z">
              <w:r>
                <w:rPr>
                  <w:rFonts w:cs="Arial"/>
                </w:rPr>
                <w:t>0.50</w:t>
              </w:r>
            </w:ins>
          </w:p>
        </w:tc>
      </w:tr>
      <w:tr w:rsidR="003F2D6E" w14:paraId="730841FA" w14:textId="77777777">
        <w:tc>
          <w:tcPr>
            <w:tcW w:w="3259" w:type="dxa"/>
            <w:shd w:val="clear" w:color="auto" w:fill="FFFFFF"/>
          </w:tcPr>
          <w:p w14:paraId="500F7556" w14:textId="77777777" w:rsidR="003F2D6E" w:rsidRDefault="003F2D6E"/>
        </w:tc>
        <w:tc>
          <w:tcPr>
            <w:tcW w:w="3260" w:type="dxa"/>
            <w:shd w:val="clear" w:color="auto" w:fill="FFFFFF"/>
          </w:tcPr>
          <w:p w14:paraId="7C1538E8" w14:textId="77777777" w:rsidR="003F2D6E" w:rsidRDefault="003F2D6E"/>
        </w:tc>
        <w:tc>
          <w:tcPr>
            <w:tcW w:w="3260" w:type="dxa"/>
            <w:shd w:val="clear" w:color="auto" w:fill="FFFFFF"/>
          </w:tcPr>
          <w:p w14:paraId="55352639" w14:textId="77777777" w:rsidR="003F2D6E" w:rsidRDefault="003F2D6E"/>
        </w:tc>
      </w:tr>
      <w:tr w:rsidR="003F2D6E" w14:paraId="63493502" w14:textId="77777777">
        <w:tc>
          <w:tcPr>
            <w:tcW w:w="3259" w:type="dxa"/>
            <w:shd w:val="clear" w:color="auto" w:fill="FFFFFF"/>
          </w:tcPr>
          <w:p w14:paraId="1ED81BE4" w14:textId="77777777" w:rsidR="003F2D6E" w:rsidRDefault="009E5F98">
            <w:ins w:id="771" w:author="Arnold Sandjaja" w:date="2013-05-17T16:10:00Z">
              <w:r>
                <w:rPr>
                  <w:color w:val="00000A"/>
                </w:rPr>
                <w:t xml:space="preserve">C </w:t>
              </w:r>
            </w:ins>
          </w:p>
        </w:tc>
        <w:tc>
          <w:tcPr>
            <w:tcW w:w="3260" w:type="dxa"/>
            <w:shd w:val="clear" w:color="auto" w:fill="FFFFFF"/>
          </w:tcPr>
          <w:p w14:paraId="63B2CE45" w14:textId="77777777" w:rsidR="003F2D6E" w:rsidRDefault="009E5F98">
            <w:ins w:id="772" w:author="Arnold Sandjaja" w:date="2013-05-17T16:10:00Z">
              <w:r>
                <w:rPr>
                  <w:b/>
                  <w:color w:val="00000A"/>
                </w:rPr>
                <w:t>Computer usage</w:t>
              </w:r>
            </w:ins>
          </w:p>
        </w:tc>
        <w:tc>
          <w:tcPr>
            <w:tcW w:w="3260" w:type="dxa"/>
            <w:shd w:val="clear" w:color="auto" w:fill="FFFFFF"/>
          </w:tcPr>
          <w:p w14:paraId="5DA0221A" w14:textId="77777777" w:rsidR="003F2D6E" w:rsidRDefault="009E5F98">
            <w:ins w:id="773" w:author="Arnold Sandjaja" w:date="2013-05-17T16:10:00Z">
              <w:r>
                <w:rPr>
                  <w:b/>
                  <w:color w:val="00000A"/>
                </w:rPr>
                <w:t>Objective /4</w:t>
              </w:r>
            </w:ins>
          </w:p>
        </w:tc>
      </w:tr>
      <w:tr w:rsidR="003F2D6E" w14:paraId="524598F9" w14:textId="77777777">
        <w:tc>
          <w:tcPr>
            <w:tcW w:w="3259" w:type="dxa"/>
            <w:shd w:val="clear" w:color="auto" w:fill="FFFFFF"/>
          </w:tcPr>
          <w:p w14:paraId="0A836758" w14:textId="77777777" w:rsidR="003F2D6E" w:rsidRDefault="009E5F98">
            <w:ins w:id="774" w:author="Arnold Sandjaja" w:date="2013-05-17T16:10:00Z">
              <w:r>
                <w:rPr>
                  <w:color w:val="00000A"/>
                </w:rPr>
                <w:t>C.1</w:t>
              </w:r>
            </w:ins>
          </w:p>
        </w:tc>
        <w:tc>
          <w:tcPr>
            <w:tcW w:w="3260" w:type="dxa"/>
            <w:shd w:val="clear" w:color="auto" w:fill="FFFFFF"/>
            <w:vAlign w:val="bottom"/>
          </w:tcPr>
          <w:p w14:paraId="6E2057BC" w14:textId="77777777" w:rsidR="003F2D6E" w:rsidRDefault="009E5F98">
            <w:ins w:id="775" w:author="Arnold Sandjaja" w:date="2013-05-17T16:10:00Z">
              <w:r>
                <w:rPr>
                  <w:rFonts w:eastAsia="Times New Roman" w:cs="Arial"/>
                  <w:color w:val="00000A"/>
                </w:rPr>
                <w:t>Resolution of linked images as specified in magazine marked in InDesign</w:t>
              </w:r>
            </w:ins>
          </w:p>
        </w:tc>
        <w:tc>
          <w:tcPr>
            <w:tcW w:w="3260" w:type="dxa"/>
            <w:shd w:val="clear" w:color="auto" w:fill="FFFFFF"/>
            <w:vAlign w:val="bottom"/>
          </w:tcPr>
          <w:p w14:paraId="69D2AD0C" w14:textId="77777777" w:rsidR="003F2D6E" w:rsidRDefault="009E5F98">
            <w:ins w:id="776" w:author="Arnold Sandjaja" w:date="2013-06-30T09:43:00Z">
              <w:r>
                <w:rPr>
                  <w:rFonts w:cs="Arial"/>
                </w:rPr>
                <w:t>0.50</w:t>
              </w:r>
            </w:ins>
          </w:p>
        </w:tc>
      </w:tr>
      <w:tr w:rsidR="003F2D6E" w14:paraId="71401344" w14:textId="77777777">
        <w:tc>
          <w:tcPr>
            <w:tcW w:w="3259" w:type="dxa"/>
            <w:shd w:val="clear" w:color="auto" w:fill="FFFFFF"/>
          </w:tcPr>
          <w:p w14:paraId="530A6CB6" w14:textId="77777777" w:rsidR="003F2D6E" w:rsidRDefault="009E5F98">
            <w:ins w:id="777" w:author="Arnold Sandjaja" w:date="2013-05-17T16:10:00Z">
              <w:r>
                <w:rPr>
                  <w:color w:val="00000A"/>
                </w:rPr>
                <w:t>C.2</w:t>
              </w:r>
            </w:ins>
          </w:p>
        </w:tc>
        <w:tc>
          <w:tcPr>
            <w:tcW w:w="3260" w:type="dxa"/>
            <w:shd w:val="clear" w:color="auto" w:fill="FFFFFF"/>
            <w:vAlign w:val="bottom"/>
          </w:tcPr>
          <w:p w14:paraId="51F95D4E" w14:textId="77777777" w:rsidR="003F2D6E" w:rsidRDefault="009E5F98">
            <w:ins w:id="778" w:author="Arnold Sandjaja" w:date="2013-05-17T16:10:00Z">
              <w:r>
                <w:rPr>
                  <w:rFonts w:eastAsia="Times New Roman" w:cs="Arial"/>
                  <w:color w:val="00000A"/>
                </w:rPr>
                <w:t>Colour mode of linked images as specified in magazine</w:t>
              </w:r>
            </w:ins>
          </w:p>
        </w:tc>
        <w:tc>
          <w:tcPr>
            <w:tcW w:w="3260" w:type="dxa"/>
            <w:shd w:val="clear" w:color="auto" w:fill="FFFFFF"/>
            <w:vAlign w:val="bottom"/>
          </w:tcPr>
          <w:p w14:paraId="667D5559" w14:textId="77777777" w:rsidR="003F2D6E" w:rsidRDefault="009E5F98">
            <w:ins w:id="779" w:author="Arnold Sandjaja" w:date="2013-06-30T09:43:00Z">
              <w:r>
                <w:rPr>
                  <w:rFonts w:cs="Arial"/>
                </w:rPr>
                <w:t>0.75</w:t>
              </w:r>
            </w:ins>
          </w:p>
        </w:tc>
      </w:tr>
      <w:tr w:rsidR="003F2D6E" w14:paraId="4E2F69BB" w14:textId="77777777">
        <w:tc>
          <w:tcPr>
            <w:tcW w:w="3259" w:type="dxa"/>
            <w:shd w:val="clear" w:color="auto" w:fill="FFFFFF"/>
          </w:tcPr>
          <w:p w14:paraId="42301309" w14:textId="77777777" w:rsidR="003F2D6E" w:rsidRDefault="009E5F98">
            <w:ins w:id="780" w:author="Arnold Sandjaja" w:date="2013-05-17T16:10:00Z">
              <w:r>
                <w:rPr>
                  <w:color w:val="00000A"/>
                </w:rPr>
                <w:t>C.3</w:t>
              </w:r>
            </w:ins>
          </w:p>
        </w:tc>
        <w:tc>
          <w:tcPr>
            <w:tcW w:w="3260" w:type="dxa"/>
            <w:shd w:val="clear" w:color="auto" w:fill="FFFFFF"/>
            <w:vAlign w:val="bottom"/>
          </w:tcPr>
          <w:p w14:paraId="49571982" w14:textId="77777777" w:rsidR="003F2D6E" w:rsidRDefault="009E5F98">
            <w:pPr>
              <w:keepNext/>
              <w:keepLines/>
              <w:spacing w:before="200"/>
            </w:pPr>
            <w:ins w:id="781" w:author="Arnold Sandjaja" w:date="2013-06-30T09:39:00Z">
              <w:r>
                <w:rPr>
                  <w:rFonts w:eastAsia="Times New Roman" w:cs="Arial"/>
                  <w:color w:val="00000A"/>
                  <w:sz w:val="20"/>
                  <w:szCs w:val="20"/>
                  <w:lang w:val="en-US"/>
                </w:rPr>
                <w:t>Logo and barcode dimensions as required in the task</w:t>
              </w:r>
            </w:ins>
          </w:p>
        </w:tc>
        <w:tc>
          <w:tcPr>
            <w:tcW w:w="3260" w:type="dxa"/>
            <w:shd w:val="clear" w:color="auto" w:fill="FFFFFF"/>
            <w:vAlign w:val="bottom"/>
          </w:tcPr>
          <w:p w14:paraId="2D7A76E1" w14:textId="77777777" w:rsidR="003F2D6E" w:rsidRDefault="009E5F98">
            <w:ins w:id="782" w:author="Arnold Sandjaja" w:date="2013-06-30T09:43:00Z">
              <w:r>
                <w:rPr>
                  <w:rFonts w:cs="Arial"/>
                </w:rPr>
                <w:t>0.25</w:t>
              </w:r>
            </w:ins>
          </w:p>
        </w:tc>
      </w:tr>
      <w:tr w:rsidR="003F2D6E" w14:paraId="227153BF" w14:textId="77777777">
        <w:tc>
          <w:tcPr>
            <w:tcW w:w="3259" w:type="dxa"/>
            <w:shd w:val="clear" w:color="auto" w:fill="FFFFFF"/>
          </w:tcPr>
          <w:p w14:paraId="0BF81C87" w14:textId="77777777" w:rsidR="003F2D6E" w:rsidRDefault="009E5F98">
            <w:ins w:id="783" w:author="Arnold Sandjaja" w:date="2013-05-17T16:10:00Z">
              <w:r>
                <w:rPr>
                  <w:color w:val="00000A"/>
                </w:rPr>
                <w:lastRenderedPageBreak/>
                <w:t>C.4</w:t>
              </w:r>
            </w:ins>
          </w:p>
        </w:tc>
        <w:tc>
          <w:tcPr>
            <w:tcW w:w="3260" w:type="dxa"/>
            <w:shd w:val="clear" w:color="auto" w:fill="FFFFFF"/>
            <w:vAlign w:val="bottom"/>
          </w:tcPr>
          <w:p w14:paraId="486B289B" w14:textId="77777777" w:rsidR="003F2D6E" w:rsidRDefault="009E5F98">
            <w:ins w:id="784" w:author="Arnold Sandjaja" w:date="2013-05-17T16:10:00Z">
              <w:r>
                <w:rPr>
                  <w:rFonts w:eastAsia="Times New Roman" w:cs="Arial"/>
                  <w:color w:val="00000A"/>
                </w:rPr>
                <w:t>Use of paragraphs styles &amp; master pages in layout as specified in magazine</w:t>
              </w:r>
            </w:ins>
          </w:p>
        </w:tc>
        <w:tc>
          <w:tcPr>
            <w:tcW w:w="3260" w:type="dxa"/>
            <w:shd w:val="clear" w:color="auto" w:fill="FFFFFF"/>
            <w:vAlign w:val="bottom"/>
          </w:tcPr>
          <w:p w14:paraId="520199AD" w14:textId="77777777" w:rsidR="003F2D6E" w:rsidRDefault="009E5F98">
            <w:ins w:id="785" w:author="Arnold Sandjaja" w:date="2013-06-30T09:43:00Z">
              <w:r>
                <w:rPr>
                  <w:rFonts w:cs="Arial"/>
                </w:rPr>
                <w:t>1.00</w:t>
              </w:r>
            </w:ins>
          </w:p>
        </w:tc>
      </w:tr>
      <w:tr w:rsidR="003F2D6E" w14:paraId="6A2DAC24" w14:textId="77777777">
        <w:tc>
          <w:tcPr>
            <w:tcW w:w="3259" w:type="dxa"/>
            <w:shd w:val="clear" w:color="auto" w:fill="FFFFFF"/>
          </w:tcPr>
          <w:p w14:paraId="70A68E51" w14:textId="77777777" w:rsidR="003F2D6E" w:rsidRDefault="009E5F98">
            <w:ins w:id="786" w:author="Arnold Sandjaja" w:date="2013-05-17T16:10:00Z">
              <w:r>
                <w:rPr>
                  <w:color w:val="00000A"/>
                </w:rPr>
                <w:t>C.5</w:t>
              </w:r>
            </w:ins>
          </w:p>
        </w:tc>
        <w:tc>
          <w:tcPr>
            <w:tcW w:w="3260" w:type="dxa"/>
            <w:shd w:val="clear" w:color="auto" w:fill="FFFFFF"/>
            <w:vAlign w:val="bottom"/>
          </w:tcPr>
          <w:p w14:paraId="40AEA1A7" w14:textId="77777777" w:rsidR="003F2D6E" w:rsidRDefault="009E5F98">
            <w:ins w:id="787" w:author="Arnold Sandjaja" w:date="2013-05-17T16:10:00Z">
              <w:r>
                <w:rPr>
                  <w:rFonts w:eastAsia="Times New Roman" w:cs="Arial"/>
                  <w:color w:val="00000A"/>
                </w:rPr>
                <w:t>Use of Character Styles in layout as specified in magazine</w:t>
              </w:r>
            </w:ins>
          </w:p>
        </w:tc>
        <w:tc>
          <w:tcPr>
            <w:tcW w:w="3260" w:type="dxa"/>
            <w:shd w:val="clear" w:color="auto" w:fill="FFFFFF"/>
            <w:vAlign w:val="bottom"/>
          </w:tcPr>
          <w:p w14:paraId="067C50A0" w14:textId="77777777" w:rsidR="003F2D6E" w:rsidRDefault="009E5F98">
            <w:ins w:id="788" w:author="Arnold Sandjaja" w:date="2013-06-30T09:43:00Z">
              <w:r>
                <w:rPr>
                  <w:rFonts w:cs="Arial"/>
                </w:rPr>
                <w:t>0.25</w:t>
              </w:r>
            </w:ins>
          </w:p>
        </w:tc>
      </w:tr>
      <w:tr w:rsidR="003F2D6E" w14:paraId="1ED10A73" w14:textId="77777777">
        <w:tc>
          <w:tcPr>
            <w:tcW w:w="3259" w:type="dxa"/>
            <w:shd w:val="clear" w:color="auto" w:fill="FFFFFF"/>
          </w:tcPr>
          <w:p w14:paraId="7531CCBF" w14:textId="77777777" w:rsidR="003F2D6E" w:rsidRDefault="009E5F98">
            <w:ins w:id="789" w:author="Arnold Sandjaja" w:date="2013-05-17T16:10:00Z">
              <w:r>
                <w:rPr>
                  <w:color w:val="00000A"/>
                </w:rPr>
                <w:t>C.6</w:t>
              </w:r>
            </w:ins>
          </w:p>
        </w:tc>
        <w:tc>
          <w:tcPr>
            <w:tcW w:w="3260" w:type="dxa"/>
            <w:shd w:val="clear" w:color="auto" w:fill="FFFFFF"/>
            <w:vAlign w:val="bottom"/>
          </w:tcPr>
          <w:p w14:paraId="1288BC44" w14:textId="77777777" w:rsidR="003F2D6E" w:rsidRDefault="009E5F98">
            <w:ins w:id="790" w:author="Arnold Sandjaja" w:date="2013-05-17T16:10:00Z">
              <w:r>
                <w:rPr>
                  <w:rFonts w:eastAsia="Times New Roman" w:cs="Arial"/>
                  <w:color w:val="00000A"/>
                </w:rPr>
                <w:t>Final dimensions of layout as specified in all tasks</w:t>
              </w:r>
            </w:ins>
            <w:ins w:id="791" w:author="Michel Bulon" w:date="2013-05-20T21:02:00Z">
              <w:r>
                <w:rPr>
                  <w:rFonts w:eastAsia="Times New Roman" w:cs="Arial"/>
                  <w:color w:val="00000A"/>
                </w:rPr>
                <w:t xml:space="preserve"> </w:t>
              </w:r>
            </w:ins>
            <w:ins w:id="792" w:author="Arnold Sandjaja" w:date="2013-05-17T16:10:00Z">
              <w:r>
                <w:rPr>
                  <w:rFonts w:eastAsia="Times New Roman" w:cs="Arial"/>
                  <w:color w:val="00000A"/>
                </w:rPr>
                <w:t>(</w:t>
              </w:r>
            </w:ins>
            <w:del w:id="793" w:author="Michel Bulon" w:date="2013-05-20T21:02:00Z">
              <w:r>
                <w:rPr>
                  <w:rFonts w:eastAsia="Times New Roman" w:cs="Arial"/>
                  <w:color w:val="00000A"/>
                </w:rPr>
                <w:delText xml:space="preserve"> </w:delText>
              </w:r>
            </w:del>
            <w:ins w:id="794" w:author="Arnold Sandjaja" w:date="2013-05-17T16:10:00Z">
              <w:r>
                <w:rPr>
                  <w:rFonts w:eastAsia="Times New Roman" w:cs="Arial"/>
                  <w:color w:val="00000A"/>
                </w:rPr>
                <w:t>masthead</w:t>
              </w:r>
            </w:ins>
            <w:ins w:id="795" w:author="Arnold Sandjaja" w:date="2013-06-14T18:22:00Z">
              <w:r>
                <w:rPr>
                  <w:rFonts w:eastAsia="Times New Roman" w:cs="Arial"/>
                  <w:color w:val="00000A"/>
                </w:rPr>
                <w:t>,</w:t>
              </w:r>
            </w:ins>
            <w:ins w:id="796" w:author="Arnold Sandjaja" w:date="2013-05-17T16:10:00Z">
              <w:r>
                <w:rPr>
                  <w:rFonts w:eastAsia="Times New Roman" w:cs="Arial"/>
                  <w:color w:val="00000A"/>
                </w:rPr>
                <w:t xml:space="preserve"> spine, </w:t>
              </w:r>
            </w:ins>
            <w:ins w:id="797" w:author="Arnold Sandjaja" w:date="2013-06-29T14:32:00Z">
              <w:r>
                <w:rPr>
                  <w:rFonts w:eastAsia="Times New Roman" w:cs="Arial"/>
                  <w:color w:val="00000A"/>
                </w:rPr>
                <w:t>inside pages</w:t>
              </w:r>
            </w:ins>
            <w:ins w:id="798" w:author="Arnold Sandjaja" w:date="2013-05-17T16:10:00Z">
              <w:r>
                <w:rPr>
                  <w:rFonts w:eastAsia="Times New Roman" w:cs="Arial"/>
                  <w:color w:val="00000A"/>
                </w:rPr>
                <w:t>)</w:t>
              </w:r>
            </w:ins>
          </w:p>
        </w:tc>
        <w:tc>
          <w:tcPr>
            <w:tcW w:w="3260" w:type="dxa"/>
            <w:shd w:val="clear" w:color="auto" w:fill="FFFFFF"/>
            <w:vAlign w:val="bottom"/>
          </w:tcPr>
          <w:p w14:paraId="22AB405E" w14:textId="77777777" w:rsidR="003F2D6E" w:rsidRDefault="009E5F98">
            <w:ins w:id="799" w:author="Arnold Sandjaja" w:date="2013-06-30T09:43:00Z">
              <w:r>
                <w:rPr>
                  <w:rFonts w:cs="Arial"/>
                </w:rPr>
                <w:t>0.50</w:t>
              </w:r>
            </w:ins>
          </w:p>
        </w:tc>
      </w:tr>
      <w:tr w:rsidR="003F2D6E" w14:paraId="30C5CB62" w14:textId="77777777">
        <w:tc>
          <w:tcPr>
            <w:tcW w:w="3259" w:type="dxa"/>
            <w:shd w:val="clear" w:color="auto" w:fill="FFFFFF"/>
          </w:tcPr>
          <w:p w14:paraId="548AAF60" w14:textId="77777777" w:rsidR="003F2D6E" w:rsidRDefault="009E5F98">
            <w:ins w:id="800" w:author="Arnold Sandjaja" w:date="2013-05-17T16:10:00Z">
              <w:r>
                <w:rPr>
                  <w:color w:val="00000A"/>
                </w:rPr>
                <w:t>C.7</w:t>
              </w:r>
            </w:ins>
          </w:p>
        </w:tc>
        <w:tc>
          <w:tcPr>
            <w:tcW w:w="3260" w:type="dxa"/>
            <w:shd w:val="clear" w:color="auto" w:fill="FFFFFF"/>
            <w:vAlign w:val="bottom"/>
          </w:tcPr>
          <w:p w14:paraId="6776C84B" w14:textId="77777777" w:rsidR="003F2D6E" w:rsidRDefault="009E5F98">
            <w:ins w:id="801" w:author="Arnold Sandjaja" w:date="2013-05-17T16:10:00Z">
              <w:r>
                <w:rPr>
                  <w:rFonts w:eastAsia="Times New Roman" w:cs="Arial"/>
                  <w:color w:val="00000A"/>
                </w:rPr>
                <w:t xml:space="preserve">All required text is present (masthead and </w:t>
              </w:r>
            </w:ins>
            <w:ins w:id="802" w:author="Arnold Sandjaja" w:date="2013-06-29T14:32:00Z">
              <w:r>
                <w:rPr>
                  <w:rFonts w:eastAsia="Times New Roman" w:cs="Arial"/>
                  <w:color w:val="00000A"/>
                </w:rPr>
                <w:t>inside pages</w:t>
              </w:r>
            </w:ins>
            <w:ins w:id="803" w:author="Arnold Sandjaja" w:date="2013-05-17T16:10:00Z">
              <w:r>
                <w:rPr>
                  <w:rFonts w:eastAsia="Times New Roman" w:cs="Arial"/>
                  <w:color w:val="00000A"/>
                </w:rPr>
                <w:t>)</w:t>
              </w:r>
            </w:ins>
          </w:p>
        </w:tc>
        <w:tc>
          <w:tcPr>
            <w:tcW w:w="3260" w:type="dxa"/>
            <w:shd w:val="clear" w:color="auto" w:fill="FFFFFF"/>
            <w:vAlign w:val="bottom"/>
          </w:tcPr>
          <w:p w14:paraId="52EEDDF4" w14:textId="77777777" w:rsidR="003F2D6E" w:rsidRDefault="009E5F98">
            <w:ins w:id="804" w:author="Arnold Sandjaja" w:date="2013-06-30T09:43:00Z">
              <w:r>
                <w:rPr>
                  <w:rFonts w:cs="Arial"/>
                </w:rPr>
                <w:t>0.50</w:t>
              </w:r>
            </w:ins>
          </w:p>
        </w:tc>
      </w:tr>
      <w:tr w:rsidR="003F2D6E" w14:paraId="743EB1D3" w14:textId="77777777">
        <w:tc>
          <w:tcPr>
            <w:tcW w:w="3259" w:type="dxa"/>
            <w:shd w:val="clear" w:color="auto" w:fill="FFFFFF"/>
          </w:tcPr>
          <w:p w14:paraId="2F183E1A" w14:textId="77777777" w:rsidR="003F2D6E" w:rsidRDefault="009E5F98">
            <w:ins w:id="805" w:author="Arnold Sandjaja" w:date="2013-05-17T16:10:00Z">
              <w:r>
                <w:rPr>
                  <w:color w:val="00000A"/>
                </w:rPr>
                <w:t>C.8</w:t>
              </w:r>
            </w:ins>
          </w:p>
        </w:tc>
        <w:tc>
          <w:tcPr>
            <w:tcW w:w="3260" w:type="dxa"/>
            <w:shd w:val="clear" w:color="auto" w:fill="FFFFFF"/>
            <w:vAlign w:val="bottom"/>
          </w:tcPr>
          <w:p w14:paraId="50133A92" w14:textId="77777777" w:rsidR="003F2D6E" w:rsidRDefault="009E5F98">
            <w:ins w:id="806" w:author="Arnold Sandjaja" w:date="2013-05-17T16:10:00Z">
              <w:r>
                <w:rPr>
                  <w:rFonts w:eastAsia="Times New Roman" w:cs="Arial"/>
                  <w:color w:val="00000A"/>
                </w:rPr>
                <w:t>All required elements are present in both tasks</w:t>
              </w:r>
            </w:ins>
          </w:p>
        </w:tc>
        <w:tc>
          <w:tcPr>
            <w:tcW w:w="3260" w:type="dxa"/>
            <w:shd w:val="clear" w:color="auto" w:fill="FFFFFF"/>
            <w:vAlign w:val="bottom"/>
          </w:tcPr>
          <w:p w14:paraId="0CBAC5B0" w14:textId="77777777" w:rsidR="003F2D6E" w:rsidRDefault="009E5F98">
            <w:ins w:id="807" w:author="Arnold Sandjaja" w:date="2013-06-30T09:43:00Z">
              <w:r>
                <w:rPr>
                  <w:rFonts w:cs="Arial"/>
                </w:rPr>
                <w:t>0.25</w:t>
              </w:r>
            </w:ins>
          </w:p>
        </w:tc>
      </w:tr>
      <w:tr w:rsidR="003F2D6E" w14:paraId="7E9C302D" w14:textId="77777777">
        <w:tc>
          <w:tcPr>
            <w:tcW w:w="3259" w:type="dxa"/>
            <w:shd w:val="clear" w:color="auto" w:fill="FFFFFF"/>
          </w:tcPr>
          <w:p w14:paraId="2438D108" w14:textId="77777777" w:rsidR="003F2D6E" w:rsidRDefault="003F2D6E"/>
        </w:tc>
        <w:tc>
          <w:tcPr>
            <w:tcW w:w="3260" w:type="dxa"/>
            <w:shd w:val="clear" w:color="auto" w:fill="FFFFFF"/>
          </w:tcPr>
          <w:p w14:paraId="32B7F09B" w14:textId="77777777" w:rsidR="003F2D6E" w:rsidRDefault="003F2D6E"/>
        </w:tc>
        <w:tc>
          <w:tcPr>
            <w:tcW w:w="3260" w:type="dxa"/>
            <w:shd w:val="clear" w:color="auto" w:fill="FFFFFF"/>
          </w:tcPr>
          <w:p w14:paraId="559635D6" w14:textId="77777777" w:rsidR="003F2D6E" w:rsidRDefault="003F2D6E"/>
        </w:tc>
      </w:tr>
      <w:tr w:rsidR="003F2D6E" w14:paraId="4399DCD6" w14:textId="77777777">
        <w:tc>
          <w:tcPr>
            <w:tcW w:w="3259" w:type="dxa"/>
            <w:shd w:val="clear" w:color="auto" w:fill="FFFFFF"/>
          </w:tcPr>
          <w:p w14:paraId="48F11B98" w14:textId="77777777" w:rsidR="003F2D6E" w:rsidRDefault="009E5F98">
            <w:ins w:id="808" w:author="Arnold Sandjaja" w:date="2013-05-17T16:10:00Z">
              <w:r>
                <w:rPr>
                  <w:color w:val="00000A"/>
                </w:rPr>
                <w:t>D</w:t>
              </w:r>
            </w:ins>
          </w:p>
        </w:tc>
        <w:tc>
          <w:tcPr>
            <w:tcW w:w="3260" w:type="dxa"/>
            <w:shd w:val="clear" w:color="auto" w:fill="FFFFFF"/>
          </w:tcPr>
          <w:p w14:paraId="64BC69C3" w14:textId="77777777" w:rsidR="003F2D6E" w:rsidRDefault="009E5F98">
            <w:ins w:id="809" w:author="Arnold Sandjaja" w:date="2013-05-17T16:10:00Z">
              <w:r>
                <w:rPr>
                  <w:b/>
                  <w:color w:val="00000A"/>
                </w:rPr>
                <w:t>Manual abilities</w:t>
              </w:r>
            </w:ins>
          </w:p>
        </w:tc>
        <w:tc>
          <w:tcPr>
            <w:tcW w:w="3260" w:type="dxa"/>
            <w:shd w:val="clear" w:color="auto" w:fill="FFFFFF"/>
          </w:tcPr>
          <w:p w14:paraId="2B324BFC" w14:textId="77777777" w:rsidR="003F2D6E" w:rsidRDefault="009E5F98">
            <w:ins w:id="810" w:author="Arnold Sandjaja" w:date="2013-05-17T16:10:00Z">
              <w:r>
                <w:rPr>
                  <w:b/>
                  <w:color w:val="00000A"/>
                </w:rPr>
                <w:t>Objective /2</w:t>
              </w:r>
            </w:ins>
          </w:p>
        </w:tc>
      </w:tr>
      <w:tr w:rsidR="003F2D6E" w14:paraId="2B581B4B" w14:textId="77777777">
        <w:tc>
          <w:tcPr>
            <w:tcW w:w="3259" w:type="dxa"/>
            <w:shd w:val="clear" w:color="auto" w:fill="FFFFFF"/>
          </w:tcPr>
          <w:p w14:paraId="00B9D2DD" w14:textId="77777777" w:rsidR="003F2D6E" w:rsidRDefault="009E5F98">
            <w:ins w:id="811" w:author="Arnold Sandjaja" w:date="2013-05-17T16:10:00Z">
              <w:r>
                <w:rPr>
                  <w:color w:val="00000A"/>
                </w:rPr>
                <w:t>D.1</w:t>
              </w:r>
            </w:ins>
          </w:p>
          <w:p w14:paraId="73DB28F2" w14:textId="77777777" w:rsidR="003F2D6E" w:rsidRDefault="009E5F98">
            <w:ins w:id="812" w:author="Arnold Sandjaja" w:date="2013-06-30T09:40:00Z">
              <w:r>
                <w:rPr>
                  <w:color w:val="00000A"/>
                </w:rPr>
                <w:t>D.2</w:t>
              </w:r>
            </w:ins>
            <w:ins w:id="813" w:author="Arnold Sandjaja" w:date="2013-05-17T16:10:00Z">
              <w:r>
                <w:rPr>
                  <w:color w:val="00000A"/>
                </w:rPr>
                <w:t xml:space="preserve"> </w:t>
              </w:r>
            </w:ins>
          </w:p>
        </w:tc>
        <w:tc>
          <w:tcPr>
            <w:tcW w:w="3260" w:type="dxa"/>
            <w:shd w:val="clear" w:color="auto" w:fill="FFFFFF"/>
            <w:vAlign w:val="bottom"/>
          </w:tcPr>
          <w:p w14:paraId="39BEC2C1" w14:textId="77777777" w:rsidR="003F2D6E" w:rsidRDefault="009E5F98">
            <w:ins w:id="814" w:author="Arnold Sandjaja" w:date="2013-05-17T16:10:00Z">
              <w:r>
                <w:rPr>
                  <w:rFonts w:eastAsia="Times New Roman" w:cs="Arial"/>
                  <w:color w:val="00000A"/>
                </w:rPr>
                <w:t>Mounting printouts for presentation</w:t>
              </w:r>
            </w:ins>
          </w:p>
          <w:p w14:paraId="66422846" w14:textId="77777777" w:rsidR="003F2D6E" w:rsidRDefault="009E5F98">
            <w:ins w:id="815" w:author="Arnold Sandjaja" w:date="2013-06-30T09:40:00Z">
              <w:r>
                <w:rPr>
                  <w:rFonts w:eastAsia="Times New Roman" w:cs="Arial"/>
                  <w:color w:val="00000A"/>
                  <w:sz w:val="20"/>
                  <w:szCs w:val="20"/>
                  <w:lang w:val="en-US"/>
                </w:rPr>
                <w:t>Mounting printouts for presentation and dummy</w:t>
              </w:r>
            </w:ins>
          </w:p>
        </w:tc>
        <w:tc>
          <w:tcPr>
            <w:tcW w:w="3260" w:type="dxa"/>
            <w:shd w:val="clear" w:color="auto" w:fill="FFFFFF"/>
          </w:tcPr>
          <w:p w14:paraId="130FEE2F" w14:textId="77777777" w:rsidR="003F2D6E" w:rsidRDefault="009E5F98">
            <w:ins w:id="816" w:author="Arnold Sandjaja" w:date="2013-06-30T09:44:00Z">
              <w:r>
                <w:rPr>
                  <w:color w:val="00000A"/>
                </w:rPr>
                <w:t>1.00</w:t>
              </w:r>
            </w:ins>
          </w:p>
          <w:p w14:paraId="65313200" w14:textId="77777777" w:rsidR="003F2D6E" w:rsidRDefault="009E5F98">
            <w:ins w:id="817" w:author="Arnold Sandjaja" w:date="2013-06-30T09:44:00Z">
              <w:r>
                <w:t>1.00</w:t>
              </w:r>
            </w:ins>
          </w:p>
        </w:tc>
      </w:tr>
      <w:tr w:rsidR="003F2D6E" w14:paraId="15C80477" w14:textId="77777777">
        <w:tc>
          <w:tcPr>
            <w:tcW w:w="3259" w:type="dxa"/>
            <w:shd w:val="clear" w:color="auto" w:fill="FFFFFF"/>
          </w:tcPr>
          <w:p w14:paraId="6E1BD84C" w14:textId="77777777" w:rsidR="003F2D6E" w:rsidRDefault="003F2D6E"/>
        </w:tc>
        <w:tc>
          <w:tcPr>
            <w:tcW w:w="3260" w:type="dxa"/>
            <w:shd w:val="clear" w:color="auto" w:fill="FFFFFF"/>
          </w:tcPr>
          <w:p w14:paraId="3D45C376" w14:textId="77777777" w:rsidR="003F2D6E" w:rsidRDefault="003F2D6E"/>
        </w:tc>
        <w:tc>
          <w:tcPr>
            <w:tcW w:w="3260" w:type="dxa"/>
            <w:shd w:val="clear" w:color="auto" w:fill="FFFFFF"/>
          </w:tcPr>
          <w:p w14:paraId="3868566A" w14:textId="77777777" w:rsidR="003F2D6E" w:rsidRDefault="003F2D6E"/>
        </w:tc>
      </w:tr>
      <w:tr w:rsidR="003F2D6E" w14:paraId="2CC3132D" w14:textId="77777777">
        <w:tc>
          <w:tcPr>
            <w:tcW w:w="3259" w:type="dxa"/>
            <w:shd w:val="clear" w:color="auto" w:fill="FFFFFF"/>
          </w:tcPr>
          <w:p w14:paraId="3560088C" w14:textId="77777777" w:rsidR="003F2D6E" w:rsidRDefault="009E5F98">
            <w:ins w:id="818" w:author="Arnold Sandjaja" w:date="2013-05-17T16:10:00Z">
              <w:r>
                <w:rPr>
                  <w:color w:val="00000A"/>
                </w:rPr>
                <w:t>E</w:t>
              </w:r>
            </w:ins>
          </w:p>
        </w:tc>
        <w:tc>
          <w:tcPr>
            <w:tcW w:w="3260" w:type="dxa"/>
            <w:shd w:val="clear" w:color="auto" w:fill="FFFFFF"/>
          </w:tcPr>
          <w:p w14:paraId="4034A8FE" w14:textId="77777777" w:rsidR="003F2D6E" w:rsidRDefault="009E5F98">
            <w:ins w:id="819" w:author="Arnold Sandjaja" w:date="2013-05-17T16:10:00Z">
              <w:r>
                <w:rPr>
                  <w:b/>
                  <w:color w:val="00000A"/>
                </w:rPr>
                <w:t>Knowledge of the printing industry</w:t>
              </w:r>
            </w:ins>
          </w:p>
        </w:tc>
        <w:tc>
          <w:tcPr>
            <w:tcW w:w="3260" w:type="dxa"/>
            <w:shd w:val="clear" w:color="auto" w:fill="FFFFFF"/>
          </w:tcPr>
          <w:p w14:paraId="3F43F2B6" w14:textId="77777777" w:rsidR="003F2D6E" w:rsidRDefault="009E5F98">
            <w:ins w:id="820" w:author="Arnold Sandjaja" w:date="2013-05-17T16:10:00Z">
              <w:r>
                <w:rPr>
                  <w:b/>
                  <w:color w:val="00000A"/>
                </w:rPr>
                <w:t>Objective /4</w:t>
              </w:r>
            </w:ins>
          </w:p>
        </w:tc>
      </w:tr>
      <w:tr w:rsidR="003F2D6E" w14:paraId="04F87D1C" w14:textId="77777777">
        <w:tc>
          <w:tcPr>
            <w:tcW w:w="3259" w:type="dxa"/>
            <w:shd w:val="clear" w:color="auto" w:fill="FFFFFF"/>
          </w:tcPr>
          <w:p w14:paraId="52C35DC5" w14:textId="77777777" w:rsidR="003F2D6E" w:rsidRDefault="009E5F98">
            <w:ins w:id="821" w:author="Arnold Sandjaja" w:date="2013-05-17T16:10:00Z">
              <w:r>
                <w:rPr>
                  <w:color w:val="00000A"/>
                </w:rPr>
                <w:t>E.1</w:t>
              </w:r>
            </w:ins>
          </w:p>
        </w:tc>
        <w:tc>
          <w:tcPr>
            <w:tcW w:w="3260" w:type="dxa"/>
            <w:shd w:val="clear" w:color="auto" w:fill="FFFFFF"/>
            <w:vAlign w:val="bottom"/>
          </w:tcPr>
          <w:p w14:paraId="2BF11FCA" w14:textId="77777777" w:rsidR="003F2D6E" w:rsidRDefault="009E5F98">
            <w:ins w:id="822" w:author="Arnold Sandjaja" w:date="2013-05-17T16:10:00Z">
              <w:r>
                <w:rPr>
                  <w:rFonts w:eastAsia="Times New Roman" w:cs="Arial"/>
                  <w:color w:val="00000A"/>
                </w:rPr>
                <w:t>Bleed value applied in PDF</w:t>
              </w:r>
            </w:ins>
          </w:p>
        </w:tc>
        <w:tc>
          <w:tcPr>
            <w:tcW w:w="3260" w:type="dxa"/>
            <w:shd w:val="clear" w:color="auto" w:fill="FFFFFF"/>
            <w:vAlign w:val="bottom"/>
          </w:tcPr>
          <w:p w14:paraId="5C5D5E53" w14:textId="77777777" w:rsidR="003F2D6E" w:rsidRDefault="009E5F98">
            <w:ins w:id="823" w:author="Arnold Sandjaja" w:date="2013-06-30T09:44:00Z">
              <w:r>
                <w:rPr>
                  <w:rFonts w:cs="Arial"/>
                </w:rPr>
                <w:t>0.25</w:t>
              </w:r>
            </w:ins>
          </w:p>
        </w:tc>
      </w:tr>
      <w:tr w:rsidR="003F2D6E" w14:paraId="7AEA28A3" w14:textId="77777777">
        <w:tc>
          <w:tcPr>
            <w:tcW w:w="3259" w:type="dxa"/>
            <w:shd w:val="clear" w:color="auto" w:fill="FFFFFF"/>
          </w:tcPr>
          <w:p w14:paraId="4BE43E50" w14:textId="77777777" w:rsidR="003F2D6E" w:rsidRDefault="009E5F98">
            <w:ins w:id="824" w:author="Arnold Sandjaja" w:date="2013-05-17T16:10:00Z">
              <w:r>
                <w:rPr>
                  <w:color w:val="00000A"/>
                </w:rPr>
                <w:t>E.2</w:t>
              </w:r>
            </w:ins>
          </w:p>
        </w:tc>
        <w:tc>
          <w:tcPr>
            <w:tcW w:w="3260" w:type="dxa"/>
            <w:shd w:val="clear" w:color="auto" w:fill="FFFFFF"/>
            <w:vAlign w:val="bottom"/>
          </w:tcPr>
          <w:p w14:paraId="0E37642C" w14:textId="77777777" w:rsidR="003F2D6E" w:rsidRDefault="009E5F98">
            <w:ins w:id="825" w:author="Arnold Sandjaja" w:date="2013-05-17T16:10:00Z">
              <w:r>
                <w:rPr>
                  <w:rFonts w:eastAsia="Times New Roman" w:cs="Arial"/>
                  <w:color w:val="00000A"/>
                </w:rPr>
                <w:t>Fold lines, crop</w:t>
              </w:r>
            </w:ins>
            <w:ins w:id="826" w:author="Arnold Sandjaja" w:date="2013-06-14T18:22:00Z">
              <w:r>
                <w:rPr>
                  <w:rFonts w:eastAsia="Times New Roman" w:cs="Arial"/>
                  <w:color w:val="00000A"/>
                </w:rPr>
                <w:t xml:space="preserve"> mark</w:t>
              </w:r>
            </w:ins>
            <w:ins w:id="827" w:author="Arnold Sandjaja" w:date="2013-05-17T16:10:00Z">
              <w:r>
                <w:rPr>
                  <w:rFonts w:eastAsia="Times New Roman" w:cs="Arial"/>
                  <w:color w:val="00000A"/>
                </w:rPr>
                <w:t xml:space="preserve">, </w:t>
              </w:r>
            </w:ins>
            <w:ins w:id="828" w:author="Arnold Sandjaja" w:date="2013-05-17T16:19:00Z">
              <w:r>
                <w:rPr>
                  <w:rFonts w:eastAsia="Times New Roman" w:cs="Arial"/>
                  <w:color w:val="00000A"/>
                </w:rPr>
                <w:t>colour</w:t>
              </w:r>
            </w:ins>
            <w:ins w:id="829" w:author="Arnold Sandjaja" w:date="2013-05-17T16:10:00Z">
              <w:r>
                <w:rPr>
                  <w:rFonts w:eastAsia="Times New Roman" w:cs="Arial"/>
                  <w:color w:val="00000A"/>
                </w:rPr>
                <w:t xml:space="preserve"> bars &amp; registration marks supplied in </w:t>
              </w:r>
              <w:r>
                <w:rPr>
                  <w:color w:val="00000A"/>
                </w:rPr>
                <w:t>PDF</w:t>
              </w:r>
            </w:ins>
          </w:p>
        </w:tc>
        <w:tc>
          <w:tcPr>
            <w:tcW w:w="3260" w:type="dxa"/>
            <w:shd w:val="clear" w:color="auto" w:fill="FFFFFF"/>
            <w:vAlign w:val="bottom"/>
          </w:tcPr>
          <w:p w14:paraId="7E0AAF0B" w14:textId="77777777" w:rsidR="003F2D6E" w:rsidRDefault="009E5F98">
            <w:ins w:id="830" w:author="Arnold Sandjaja" w:date="2013-06-30T09:44:00Z">
              <w:r>
                <w:rPr>
                  <w:rFonts w:cs="Arial"/>
                </w:rPr>
                <w:t>1.50</w:t>
              </w:r>
            </w:ins>
          </w:p>
        </w:tc>
      </w:tr>
      <w:tr w:rsidR="003F2D6E" w14:paraId="7A75A414" w14:textId="77777777">
        <w:tc>
          <w:tcPr>
            <w:tcW w:w="3259" w:type="dxa"/>
            <w:shd w:val="clear" w:color="auto" w:fill="FFFFFF"/>
          </w:tcPr>
          <w:p w14:paraId="0425E7EF" w14:textId="77777777" w:rsidR="003F2D6E" w:rsidRDefault="009E5F98">
            <w:ins w:id="831" w:author="Arnold Sandjaja" w:date="2013-05-17T16:10:00Z">
              <w:r>
                <w:rPr>
                  <w:color w:val="00000A"/>
                </w:rPr>
                <w:t>E.3</w:t>
              </w:r>
            </w:ins>
          </w:p>
        </w:tc>
        <w:tc>
          <w:tcPr>
            <w:tcW w:w="3260" w:type="dxa"/>
            <w:shd w:val="clear" w:color="auto" w:fill="FFFFFF"/>
            <w:vAlign w:val="bottom"/>
          </w:tcPr>
          <w:p w14:paraId="3D3F72E6" w14:textId="77777777" w:rsidR="003F2D6E" w:rsidRDefault="009E5F98">
            <w:ins w:id="832" w:author="Arnold Sandjaja" w:date="2013-05-17T16:10:00Z">
              <w:r>
                <w:rPr>
                  <w:rFonts w:eastAsia="Times New Roman" w:cs="Arial"/>
                  <w:color w:val="00000A"/>
                </w:rPr>
                <w:t>Trapping values applied in illustrator file if necessary (masthead)</w:t>
              </w:r>
            </w:ins>
          </w:p>
        </w:tc>
        <w:tc>
          <w:tcPr>
            <w:tcW w:w="3260" w:type="dxa"/>
            <w:shd w:val="clear" w:color="auto" w:fill="FFFFFF"/>
            <w:vAlign w:val="bottom"/>
          </w:tcPr>
          <w:p w14:paraId="4627A870" w14:textId="77777777" w:rsidR="003F2D6E" w:rsidRDefault="009E5F98">
            <w:ins w:id="833" w:author="Arnold Sandjaja" w:date="2013-06-30T09:44:00Z">
              <w:r>
                <w:rPr>
                  <w:rFonts w:cs="Arial"/>
                </w:rPr>
                <w:t>0.50</w:t>
              </w:r>
            </w:ins>
          </w:p>
        </w:tc>
      </w:tr>
      <w:tr w:rsidR="003F2D6E" w14:paraId="74587E2D" w14:textId="77777777">
        <w:tc>
          <w:tcPr>
            <w:tcW w:w="3259" w:type="dxa"/>
            <w:shd w:val="clear" w:color="auto" w:fill="FFFFFF"/>
          </w:tcPr>
          <w:p w14:paraId="0E2499D7" w14:textId="77777777" w:rsidR="003F2D6E" w:rsidRDefault="009E5F98">
            <w:ins w:id="834" w:author="Arnold Sandjaja" w:date="2013-05-17T16:10:00Z">
              <w:r>
                <w:rPr>
                  <w:color w:val="00000A"/>
                </w:rPr>
                <w:t>E.4</w:t>
              </w:r>
            </w:ins>
          </w:p>
        </w:tc>
        <w:tc>
          <w:tcPr>
            <w:tcW w:w="3260" w:type="dxa"/>
            <w:shd w:val="clear" w:color="auto" w:fill="FFFFFF"/>
            <w:vAlign w:val="bottom"/>
          </w:tcPr>
          <w:p w14:paraId="2D2E8946" w14:textId="77777777" w:rsidR="003F2D6E" w:rsidRDefault="009E5F98">
            <w:ins w:id="835" w:author="Arnold Sandjaja" w:date="2013-05-17T16:10:00Z">
              <w:r>
                <w:rPr>
                  <w:rFonts w:eastAsia="Times New Roman" w:cs="Arial"/>
                  <w:color w:val="00000A"/>
                </w:rPr>
                <w:t xml:space="preserve">Correct </w:t>
              </w:r>
            </w:ins>
            <w:ins w:id="836" w:author="Arnold Sandjaja" w:date="2013-06-30T09:34:00Z">
              <w:r>
                <w:rPr>
                  <w:rFonts w:eastAsia="Times New Roman" w:cs="Arial"/>
                  <w:color w:val="00000A"/>
                </w:rPr>
                <w:t>s</w:t>
              </w:r>
            </w:ins>
            <w:ins w:id="837" w:author="Arnold Sandjaja" w:date="2013-05-17T16:10:00Z">
              <w:r>
                <w:rPr>
                  <w:rFonts w:eastAsia="Times New Roman" w:cs="Arial"/>
                  <w:color w:val="00000A"/>
                </w:rPr>
                <w:t xml:space="preserve">pot &amp; CMYK colours used and supplied in </w:t>
              </w:r>
              <w:r>
                <w:rPr>
                  <w:color w:val="00000A"/>
                </w:rPr>
                <w:t xml:space="preserve">PDF </w:t>
              </w:r>
              <w:r>
                <w:rPr>
                  <w:rFonts w:eastAsia="Times New Roman" w:cs="Arial"/>
                  <w:color w:val="00000A"/>
                </w:rPr>
                <w:t>file as specified in magazine</w:t>
              </w:r>
            </w:ins>
          </w:p>
        </w:tc>
        <w:tc>
          <w:tcPr>
            <w:tcW w:w="3260" w:type="dxa"/>
            <w:shd w:val="clear" w:color="auto" w:fill="FFFFFF"/>
            <w:vAlign w:val="bottom"/>
          </w:tcPr>
          <w:p w14:paraId="6D5516CC" w14:textId="77777777" w:rsidR="003F2D6E" w:rsidRDefault="009E5F98">
            <w:ins w:id="838" w:author="Arnold Sandjaja" w:date="2013-06-30T09:44:00Z">
              <w:r>
                <w:rPr>
                  <w:rFonts w:cs="Arial"/>
                </w:rPr>
                <w:t>1.50</w:t>
              </w:r>
            </w:ins>
          </w:p>
        </w:tc>
      </w:tr>
      <w:tr w:rsidR="003F2D6E" w14:paraId="1E3989D0" w14:textId="77777777">
        <w:tc>
          <w:tcPr>
            <w:tcW w:w="3259" w:type="dxa"/>
            <w:shd w:val="clear" w:color="auto" w:fill="FFFFFF"/>
          </w:tcPr>
          <w:p w14:paraId="01ED7E1C" w14:textId="77777777" w:rsidR="003F2D6E" w:rsidRDefault="009E5F98">
            <w:ins w:id="839" w:author="Arnold Sandjaja" w:date="2013-05-17T16:10:00Z">
              <w:r>
                <w:rPr>
                  <w:color w:val="00000A"/>
                </w:rPr>
                <w:t>E.5</w:t>
              </w:r>
            </w:ins>
          </w:p>
        </w:tc>
        <w:tc>
          <w:tcPr>
            <w:tcW w:w="3260" w:type="dxa"/>
            <w:shd w:val="clear" w:color="auto" w:fill="FFFFFF"/>
            <w:vAlign w:val="bottom"/>
          </w:tcPr>
          <w:p w14:paraId="0F0BB218" w14:textId="77777777" w:rsidR="003F2D6E" w:rsidRDefault="009E5F98">
            <w:ins w:id="840" w:author="Michel Bulon" w:date="2013-05-20T21:02:00Z">
              <w:r>
                <w:rPr>
                  <w:rFonts w:eastAsia="Times New Roman" w:cs="Arial"/>
                  <w:color w:val="00000A"/>
                </w:rPr>
                <w:t>C</w:t>
              </w:r>
            </w:ins>
            <w:del w:id="841" w:author="Michel Bulon" w:date="2013-05-20T21:02:00Z">
              <w:r>
                <w:rPr>
                  <w:rFonts w:eastAsia="Times New Roman" w:cs="Arial"/>
                  <w:color w:val="00000A"/>
                </w:rPr>
                <w:delText>c</w:delText>
              </w:r>
            </w:del>
            <w:ins w:id="842" w:author="Arnold Sandjaja" w:date="2013-05-17T16:10:00Z">
              <w:r>
                <w:rPr>
                  <w:rFonts w:eastAsia="Times New Roman" w:cs="Arial"/>
                  <w:color w:val="00000A"/>
                </w:rPr>
                <w:t>olours used in the masthead</w:t>
              </w:r>
            </w:ins>
          </w:p>
        </w:tc>
        <w:tc>
          <w:tcPr>
            <w:tcW w:w="3260" w:type="dxa"/>
            <w:shd w:val="clear" w:color="auto" w:fill="FFFFFF"/>
            <w:vAlign w:val="bottom"/>
          </w:tcPr>
          <w:p w14:paraId="4EBC05DB" w14:textId="77777777" w:rsidR="003F2D6E" w:rsidRDefault="009E5F98">
            <w:ins w:id="843" w:author="Arnold Sandjaja" w:date="2013-06-30T09:44:00Z">
              <w:r>
                <w:rPr>
                  <w:rFonts w:cs="Arial"/>
                </w:rPr>
                <w:t>0.25</w:t>
              </w:r>
            </w:ins>
          </w:p>
        </w:tc>
      </w:tr>
      <w:tr w:rsidR="003F2D6E" w14:paraId="74EA6DE2" w14:textId="77777777">
        <w:tc>
          <w:tcPr>
            <w:tcW w:w="3259" w:type="dxa"/>
            <w:shd w:val="clear" w:color="auto" w:fill="FFFFFF"/>
            <w:vAlign w:val="bottom"/>
          </w:tcPr>
          <w:p w14:paraId="2068AF94" w14:textId="77777777" w:rsidR="003F2D6E" w:rsidRDefault="003F2D6E"/>
        </w:tc>
        <w:tc>
          <w:tcPr>
            <w:tcW w:w="6520" w:type="dxa"/>
            <w:gridSpan w:val="2"/>
            <w:shd w:val="clear" w:color="auto" w:fill="FFFFFF"/>
          </w:tcPr>
          <w:p w14:paraId="6B249163" w14:textId="77777777" w:rsidR="003F2D6E" w:rsidRDefault="003F2D6E"/>
        </w:tc>
      </w:tr>
      <w:tr w:rsidR="003F2D6E" w14:paraId="08937F1B" w14:textId="77777777">
        <w:tc>
          <w:tcPr>
            <w:tcW w:w="3259" w:type="dxa"/>
            <w:shd w:val="clear" w:color="auto" w:fill="FFFFFF"/>
          </w:tcPr>
          <w:p w14:paraId="60867F18" w14:textId="77777777" w:rsidR="003F2D6E" w:rsidRDefault="003F2D6E"/>
        </w:tc>
        <w:tc>
          <w:tcPr>
            <w:tcW w:w="3260" w:type="dxa"/>
            <w:shd w:val="clear" w:color="auto" w:fill="FFFFFF"/>
          </w:tcPr>
          <w:p w14:paraId="22C6AFA3" w14:textId="77777777" w:rsidR="003F2D6E" w:rsidRDefault="003F2D6E"/>
        </w:tc>
        <w:tc>
          <w:tcPr>
            <w:tcW w:w="3260" w:type="dxa"/>
            <w:shd w:val="clear" w:color="auto" w:fill="FFFFFF"/>
          </w:tcPr>
          <w:p w14:paraId="3B4CB39E" w14:textId="77777777" w:rsidR="003F2D6E" w:rsidRDefault="003F2D6E"/>
        </w:tc>
      </w:tr>
      <w:tr w:rsidR="003F2D6E" w14:paraId="623C08F6" w14:textId="77777777">
        <w:tc>
          <w:tcPr>
            <w:tcW w:w="3259" w:type="dxa"/>
            <w:shd w:val="clear" w:color="auto" w:fill="FFFFFF"/>
          </w:tcPr>
          <w:p w14:paraId="1D7FE5F5" w14:textId="77777777" w:rsidR="003F2D6E" w:rsidRDefault="009E5F98">
            <w:ins w:id="844" w:author="Arnold Sandjaja" w:date="2013-05-17T16:10:00Z">
              <w:r>
                <w:rPr>
                  <w:color w:val="00000A"/>
                </w:rPr>
                <w:t>F</w:t>
              </w:r>
            </w:ins>
          </w:p>
        </w:tc>
        <w:tc>
          <w:tcPr>
            <w:tcW w:w="3260" w:type="dxa"/>
            <w:shd w:val="clear" w:color="auto" w:fill="FFFFFF"/>
          </w:tcPr>
          <w:p w14:paraId="4EA5B5DB" w14:textId="77777777" w:rsidR="003F2D6E" w:rsidRDefault="009E5F98">
            <w:ins w:id="845" w:author="Arnold Sandjaja" w:date="2013-05-17T16:10:00Z">
              <w:r>
                <w:rPr>
                  <w:b/>
                  <w:color w:val="00000A"/>
                </w:rPr>
                <w:t>Saving and file format</w:t>
              </w:r>
            </w:ins>
          </w:p>
        </w:tc>
        <w:tc>
          <w:tcPr>
            <w:tcW w:w="3260" w:type="dxa"/>
            <w:shd w:val="clear" w:color="auto" w:fill="FFFFFF"/>
          </w:tcPr>
          <w:p w14:paraId="463E61D5" w14:textId="77777777" w:rsidR="003F2D6E" w:rsidRDefault="009E5F98">
            <w:ins w:id="846" w:author="Arnold Sandjaja" w:date="2013-05-17T16:10:00Z">
              <w:r>
                <w:rPr>
                  <w:b/>
                  <w:color w:val="00000A"/>
                </w:rPr>
                <w:t>Objective /5</w:t>
              </w:r>
            </w:ins>
          </w:p>
        </w:tc>
      </w:tr>
      <w:tr w:rsidR="003F2D6E" w14:paraId="6FC25DA0" w14:textId="77777777">
        <w:tc>
          <w:tcPr>
            <w:tcW w:w="3259" w:type="dxa"/>
            <w:shd w:val="clear" w:color="auto" w:fill="FFFFFF"/>
          </w:tcPr>
          <w:p w14:paraId="3430A461" w14:textId="77777777" w:rsidR="003F2D6E" w:rsidRDefault="009E5F98">
            <w:ins w:id="847" w:author="Arnold Sandjaja" w:date="2013-05-17T16:10:00Z">
              <w:r>
                <w:rPr>
                  <w:color w:val="00000A"/>
                </w:rPr>
                <w:t>F.1</w:t>
              </w:r>
            </w:ins>
          </w:p>
        </w:tc>
        <w:tc>
          <w:tcPr>
            <w:tcW w:w="3260" w:type="dxa"/>
            <w:shd w:val="clear" w:color="auto" w:fill="FFFFFF"/>
          </w:tcPr>
          <w:p w14:paraId="491EDD01" w14:textId="77777777" w:rsidR="003F2D6E" w:rsidRDefault="009E5F98">
            <w:ins w:id="848" w:author="Arnold Sandjaja" w:date="2013-05-17T16:10:00Z">
              <w:r>
                <w:rPr>
                  <w:color w:val="00000A"/>
                </w:rPr>
                <w:t xml:space="preserve">All files saved in the correct format </w:t>
              </w:r>
              <w:r>
                <w:rPr>
                  <w:rFonts w:cs="Arial"/>
                  <w:color w:val="00000A"/>
                </w:rPr>
                <w:t>(masthead and magazine)</w:t>
              </w:r>
            </w:ins>
          </w:p>
        </w:tc>
        <w:tc>
          <w:tcPr>
            <w:tcW w:w="3260" w:type="dxa"/>
            <w:shd w:val="clear" w:color="auto" w:fill="FFFFFF"/>
            <w:vAlign w:val="bottom"/>
          </w:tcPr>
          <w:p w14:paraId="401138F1" w14:textId="77777777" w:rsidR="003F2D6E" w:rsidRDefault="009E5F98">
            <w:ins w:id="849" w:author="Arnold Sandjaja" w:date="2013-06-30T09:44:00Z">
              <w:r>
                <w:rPr>
                  <w:rFonts w:cs="Arial"/>
                </w:rPr>
                <w:t>1.00</w:t>
              </w:r>
            </w:ins>
          </w:p>
        </w:tc>
      </w:tr>
      <w:tr w:rsidR="003F2D6E" w14:paraId="75C83372" w14:textId="77777777">
        <w:tc>
          <w:tcPr>
            <w:tcW w:w="3259" w:type="dxa"/>
            <w:shd w:val="clear" w:color="auto" w:fill="FFFFFF"/>
          </w:tcPr>
          <w:p w14:paraId="0E8EA86E" w14:textId="77777777" w:rsidR="003F2D6E" w:rsidRDefault="009E5F98">
            <w:ins w:id="850" w:author="Arnold Sandjaja" w:date="2013-05-17T16:10:00Z">
              <w:r>
                <w:rPr>
                  <w:color w:val="00000A"/>
                </w:rPr>
                <w:t>F.2</w:t>
              </w:r>
            </w:ins>
          </w:p>
        </w:tc>
        <w:tc>
          <w:tcPr>
            <w:tcW w:w="3260" w:type="dxa"/>
            <w:shd w:val="clear" w:color="auto" w:fill="FFFFFF"/>
          </w:tcPr>
          <w:p w14:paraId="11E04D9E" w14:textId="77777777" w:rsidR="003F2D6E" w:rsidRDefault="009E5F98">
            <w:ins w:id="851" w:author="Arnold Sandjaja" w:date="2013-05-17T16:10:00Z">
              <w:r>
                <w:rPr>
                  <w:color w:val="00000A"/>
                </w:rPr>
                <w:t xml:space="preserve">ICC profile applied in </w:t>
              </w:r>
              <w:r>
                <w:rPr>
                  <w:color w:val="00000A"/>
                </w:rPr>
                <w:lastRenderedPageBreak/>
                <w:t>images, PDF or layout file as specified in the task</w:t>
              </w:r>
            </w:ins>
          </w:p>
        </w:tc>
        <w:tc>
          <w:tcPr>
            <w:tcW w:w="3260" w:type="dxa"/>
            <w:shd w:val="clear" w:color="auto" w:fill="FFFFFF"/>
            <w:vAlign w:val="bottom"/>
          </w:tcPr>
          <w:p w14:paraId="650E6F14" w14:textId="77777777" w:rsidR="003F2D6E" w:rsidRDefault="009E5F98">
            <w:ins w:id="852" w:author="Arnold Sandjaja" w:date="2013-06-30T09:44:00Z">
              <w:r>
                <w:rPr>
                  <w:rFonts w:cs="Arial"/>
                </w:rPr>
                <w:lastRenderedPageBreak/>
                <w:t>2.25</w:t>
              </w:r>
            </w:ins>
          </w:p>
        </w:tc>
      </w:tr>
      <w:tr w:rsidR="003F2D6E" w14:paraId="74F19FE6" w14:textId="77777777">
        <w:tc>
          <w:tcPr>
            <w:tcW w:w="3259" w:type="dxa"/>
            <w:shd w:val="clear" w:color="auto" w:fill="FFFFFF"/>
          </w:tcPr>
          <w:p w14:paraId="1C6A8CCF" w14:textId="77777777" w:rsidR="003F2D6E" w:rsidRDefault="009E5F98">
            <w:ins w:id="853" w:author="Arnold Sandjaja" w:date="2013-05-17T16:10:00Z">
              <w:r>
                <w:rPr>
                  <w:color w:val="00000A"/>
                </w:rPr>
                <w:lastRenderedPageBreak/>
                <w:t>F.3</w:t>
              </w:r>
            </w:ins>
          </w:p>
        </w:tc>
        <w:tc>
          <w:tcPr>
            <w:tcW w:w="3260" w:type="dxa"/>
            <w:shd w:val="clear" w:color="auto" w:fill="FFFFFF"/>
          </w:tcPr>
          <w:p w14:paraId="3EA8A65C" w14:textId="77777777" w:rsidR="003F2D6E" w:rsidRDefault="009E5F98">
            <w:ins w:id="854" w:author="Arnold Sandjaja" w:date="2013-05-17T16:10:00Z">
              <w:r>
                <w:rPr>
                  <w:color w:val="00000A"/>
                </w:rPr>
                <w:t>Saving in a specified PDF format as requir</w:t>
              </w:r>
              <w:bookmarkStart w:id="855" w:name="_GoBack"/>
              <w:bookmarkEnd w:id="855"/>
              <w:r>
                <w:rPr>
                  <w:color w:val="00000A"/>
                </w:rPr>
                <w:t>ed in the task</w:t>
              </w:r>
            </w:ins>
          </w:p>
        </w:tc>
        <w:tc>
          <w:tcPr>
            <w:tcW w:w="3260" w:type="dxa"/>
            <w:shd w:val="clear" w:color="auto" w:fill="FFFFFF"/>
            <w:vAlign w:val="bottom"/>
          </w:tcPr>
          <w:p w14:paraId="6702E3FF" w14:textId="77777777" w:rsidR="003F2D6E" w:rsidRDefault="009E5F98">
            <w:ins w:id="856" w:author="Arnold Sandjaja" w:date="2013-06-30T09:44:00Z">
              <w:r>
                <w:rPr>
                  <w:rFonts w:cs="Arial"/>
                </w:rPr>
                <w:t>1.00</w:t>
              </w:r>
            </w:ins>
          </w:p>
        </w:tc>
      </w:tr>
      <w:tr w:rsidR="003F2D6E" w14:paraId="541B2176" w14:textId="77777777">
        <w:tc>
          <w:tcPr>
            <w:tcW w:w="3259" w:type="dxa"/>
            <w:shd w:val="clear" w:color="auto" w:fill="FFFFFF"/>
          </w:tcPr>
          <w:p w14:paraId="74903AD4" w14:textId="77777777" w:rsidR="003F2D6E" w:rsidRDefault="009E5F98">
            <w:ins w:id="857" w:author="Arnold Sandjaja" w:date="2013-05-17T16:10:00Z">
              <w:r>
                <w:rPr>
                  <w:color w:val="00000A"/>
                </w:rPr>
                <w:t>F.4</w:t>
              </w:r>
            </w:ins>
          </w:p>
        </w:tc>
        <w:tc>
          <w:tcPr>
            <w:tcW w:w="3260" w:type="dxa"/>
            <w:shd w:val="clear" w:color="auto" w:fill="FFFFFF"/>
          </w:tcPr>
          <w:p w14:paraId="5C2DD605" w14:textId="77777777" w:rsidR="003F2D6E" w:rsidRDefault="009E5F98">
            <w:ins w:id="858" w:author="Arnold Sandjaja" w:date="2013-05-17T16:10:00Z">
              <w:r>
                <w:rPr>
                  <w:color w:val="00000A"/>
                </w:rPr>
                <w:t>Final production folder saved as required in the task</w:t>
              </w:r>
            </w:ins>
          </w:p>
        </w:tc>
        <w:tc>
          <w:tcPr>
            <w:tcW w:w="3260" w:type="dxa"/>
            <w:shd w:val="clear" w:color="auto" w:fill="FFFFFF"/>
            <w:vAlign w:val="bottom"/>
          </w:tcPr>
          <w:p w14:paraId="65785328" w14:textId="77777777" w:rsidR="003F2D6E" w:rsidRDefault="009E5F98">
            <w:ins w:id="859" w:author="Arnold Sandjaja" w:date="2013-06-30T09:44:00Z">
              <w:r>
                <w:rPr>
                  <w:rFonts w:cs="Arial"/>
                </w:rPr>
                <w:t>0.75</w:t>
              </w:r>
            </w:ins>
          </w:p>
        </w:tc>
      </w:tr>
    </w:tbl>
    <w:p w14:paraId="2FDF9657" w14:textId="77777777" w:rsidR="003F2D6E" w:rsidRDefault="003F2D6E">
      <w:pPr>
        <w:pStyle w:val="Heading1AA"/>
      </w:pPr>
    </w:p>
    <w:p w14:paraId="2F9765B7" w14:textId="77777777" w:rsidR="003F2D6E" w:rsidRDefault="00EB4A4A">
      <w:pPr>
        <w:ind w:left="-567"/>
      </w:pPr>
      <w:ins w:id="860" w:author="Arnold Sandjaja" w:date="2013-06-29T14:31:00Z">
        <w:r>
          <w:rPr>
            <w:noProof/>
            <w:lang w:val="en-US"/>
          </w:rPr>
          <w:drawing>
            <wp:inline distT="0" distB="0" distL="0" distR="0" wp14:anchorId="0BF3B6F3" wp14:editId="1FBE4AE4">
              <wp:extent cx="6421100" cy="5207000"/>
              <wp:effectExtent l="0" t="0" r="5715" b="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1633" cy="5207432"/>
                      </a:xfrm>
                      <a:prstGeom prst="rect">
                        <a:avLst/>
                      </a:prstGeom>
                      <a:noFill/>
                      <a:ln>
                        <a:noFill/>
                      </a:ln>
                    </pic:spPr>
                  </pic:pic>
                </a:graphicData>
              </a:graphic>
            </wp:inline>
          </w:drawing>
        </w:r>
      </w:ins>
    </w:p>
    <w:p w14:paraId="5E25FCB6" w14:textId="77777777" w:rsidR="003F2D6E" w:rsidRDefault="003F2D6E">
      <w:pPr>
        <w:tabs>
          <w:tab w:val="left" w:pos="1961"/>
        </w:tabs>
      </w:pPr>
    </w:p>
    <w:p w14:paraId="725CCD26" w14:textId="77777777" w:rsidR="003F2D6E" w:rsidRDefault="003F2D6E">
      <w:pPr>
        <w:tabs>
          <w:tab w:val="left" w:pos="1961"/>
        </w:tabs>
      </w:pPr>
    </w:p>
    <w:p w14:paraId="6D370E62" w14:textId="77777777" w:rsidR="003F2D6E" w:rsidRDefault="003F2D6E">
      <w:pPr>
        <w:tabs>
          <w:tab w:val="left" w:pos="1961"/>
        </w:tabs>
      </w:pPr>
    </w:p>
    <w:p w14:paraId="742FAEDF" w14:textId="77777777" w:rsidR="003F2D6E" w:rsidRDefault="003F2D6E">
      <w:pPr>
        <w:tabs>
          <w:tab w:val="left" w:pos="1961"/>
        </w:tabs>
      </w:pPr>
    </w:p>
    <w:p w14:paraId="6454A928" w14:textId="77777777" w:rsidR="00EB4A4A" w:rsidRDefault="009E5F98">
      <w:pPr>
        <w:tabs>
          <w:tab w:val="left" w:pos="1961"/>
        </w:tabs>
      </w:pPr>
      <w:r>
        <w:rPr>
          <w:noProof/>
          <w:lang w:val="en-US"/>
        </w:rPr>
        <w:lastRenderedPageBreak/>
        <w:drawing>
          <wp:inline distT="0" distB="0" distL="0" distR="0" wp14:anchorId="624BD2A9" wp14:editId="11DD8253">
            <wp:extent cx="812800" cy="723900"/>
            <wp:effectExtent l="0" t="0" r="0" b="0"/>
            <wp:docPr id="2" name="Picture"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WSC2013_TP40_MOD1_PRE_EN_BARCODE"/>
                    <pic:cNvPicPr>
                      <a:picLocks noChangeAspect="1" noChangeArrowheads="1"/>
                    </pic:cNvPicPr>
                  </pic:nvPicPr>
                  <pic:blipFill>
                    <a:blip r:embed="rId9"/>
                    <a:srcRect/>
                    <a:stretch>
                      <a:fillRect/>
                    </a:stretch>
                  </pic:blipFill>
                  <pic:spPr bwMode="auto">
                    <a:xfrm>
                      <a:off x="0" y="0"/>
                      <a:ext cx="812800" cy="723900"/>
                    </a:xfrm>
                    <a:prstGeom prst="rect">
                      <a:avLst/>
                    </a:prstGeom>
                    <a:noFill/>
                    <a:ln w="9525">
                      <a:noFill/>
                      <a:miter lim="800000"/>
                      <a:headEnd/>
                      <a:tailEnd/>
                    </a:ln>
                  </pic:spPr>
                </pic:pic>
              </a:graphicData>
            </a:graphic>
          </wp:inline>
        </w:drawing>
      </w:r>
      <w:ins w:id="861" w:author="Arnold Sandjaja" w:date="2013-06-29T14:37:00Z">
        <w:r w:rsidR="00EB4A4A" w:rsidRPr="0038707A">
          <w:rPr>
            <w:noProof/>
            <w:sz w:val="20"/>
            <w:lang w:val="en-US"/>
          </w:rPr>
          <w:drawing>
            <wp:inline distT="0" distB="0" distL="0" distR="0" wp14:anchorId="79DD7753" wp14:editId="4037AECD">
              <wp:extent cx="812800" cy="723900"/>
              <wp:effectExtent l="0" t="0" r="0" b="12700"/>
              <wp:docPr id="9"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1EEA3F05" w14:textId="77777777" w:rsidR="00EB4A4A" w:rsidRDefault="00EB4A4A">
      <w:pPr>
        <w:tabs>
          <w:tab w:val="left" w:pos="1961"/>
        </w:tabs>
      </w:pPr>
    </w:p>
    <w:p w14:paraId="1B807457" w14:textId="77777777" w:rsidR="00EB4A4A" w:rsidRDefault="00EB4A4A">
      <w:pPr>
        <w:tabs>
          <w:tab w:val="left" w:pos="1961"/>
        </w:tabs>
      </w:pPr>
    </w:p>
    <w:p w14:paraId="29FBF90F" w14:textId="77777777" w:rsidR="003F2D6E" w:rsidRDefault="00EB4A4A">
      <w:pPr>
        <w:tabs>
          <w:tab w:val="left" w:pos="1961"/>
        </w:tabs>
      </w:pPr>
      <w:ins w:id="862" w:author="Arnold Sandjaja" w:date="2013-06-29T14:37:00Z">
        <w:r>
          <w:rPr>
            <w:noProof/>
            <w:sz w:val="20"/>
            <w:lang w:val="en-US"/>
            <w:rPrChange w:id="863">
              <w:rPr>
                <w:rFonts w:ascii="Arial Bold" w:hAnsi="Arial Bold"/>
                <w:caps/>
                <w:noProof/>
                <w:szCs w:val="20"/>
                <w:u w:val="single"/>
                <w:lang w:val="en-US"/>
              </w:rPr>
            </w:rPrChange>
          </w:rPr>
          <w:drawing>
            <wp:inline distT="0" distB="0" distL="0" distR="0" wp14:anchorId="3339CDDC" wp14:editId="4B9B2D2A">
              <wp:extent cx="2349500" cy="869950"/>
              <wp:effectExtent l="0" t="0" r="12700" b="0"/>
              <wp:docPr id="7" name="Picture 7"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p>
    <w:p w14:paraId="428E8AEB" w14:textId="77777777" w:rsidR="003F2D6E" w:rsidRDefault="003F2D6E">
      <w:pPr>
        <w:tabs>
          <w:tab w:val="left" w:pos="1961"/>
        </w:tabs>
      </w:pPr>
    </w:p>
    <w:p w14:paraId="7174245F" w14:textId="77777777" w:rsidR="003F2D6E" w:rsidRDefault="003F2D6E">
      <w:pPr>
        <w:tabs>
          <w:tab w:val="left" w:pos="1961"/>
        </w:tabs>
        <w:rPr>
          <w:noProof/>
          <w:lang w:val="en-US"/>
        </w:rPr>
      </w:pPr>
    </w:p>
    <w:p w14:paraId="0FA449E6" w14:textId="77777777" w:rsidR="00EB4A4A" w:rsidRDefault="00EB4A4A">
      <w:pPr>
        <w:tabs>
          <w:tab w:val="left" w:pos="1961"/>
        </w:tabs>
        <w:rPr>
          <w:noProof/>
          <w:lang w:val="en-US"/>
        </w:rPr>
      </w:pPr>
    </w:p>
    <w:p w14:paraId="2CB3B9EC" w14:textId="77777777" w:rsidR="00EB4A4A" w:rsidRDefault="00EB4A4A">
      <w:pPr>
        <w:tabs>
          <w:tab w:val="left" w:pos="1961"/>
        </w:tabs>
        <w:rPr>
          <w:noProof/>
          <w:lang w:val="en-US"/>
        </w:rPr>
      </w:pPr>
    </w:p>
    <w:p w14:paraId="05F06383" w14:textId="77777777" w:rsidR="00EB4A4A" w:rsidRDefault="00EB4A4A">
      <w:pPr>
        <w:tabs>
          <w:tab w:val="left" w:pos="1961"/>
        </w:tabs>
        <w:rPr>
          <w:noProof/>
          <w:lang w:val="en-US"/>
        </w:rPr>
      </w:pPr>
    </w:p>
    <w:p w14:paraId="722644B8" w14:textId="77777777" w:rsidR="00EB4A4A" w:rsidRDefault="00EB4A4A">
      <w:pPr>
        <w:tabs>
          <w:tab w:val="left" w:pos="1961"/>
        </w:tabs>
        <w:rPr>
          <w:noProof/>
          <w:lang w:val="en-US"/>
        </w:rPr>
      </w:pPr>
    </w:p>
    <w:p w14:paraId="41274686" w14:textId="77777777" w:rsidR="00EB4A4A" w:rsidRDefault="00EB4A4A">
      <w:pPr>
        <w:tabs>
          <w:tab w:val="left" w:pos="1961"/>
        </w:tabs>
        <w:rPr>
          <w:noProof/>
          <w:lang w:val="en-US"/>
        </w:rPr>
      </w:pPr>
    </w:p>
    <w:p w14:paraId="1AC949F0" w14:textId="77777777" w:rsidR="00EB4A4A" w:rsidRDefault="00EB4A4A">
      <w:pPr>
        <w:tabs>
          <w:tab w:val="left" w:pos="1961"/>
        </w:tabs>
        <w:rPr>
          <w:noProof/>
          <w:lang w:val="en-US"/>
        </w:rPr>
      </w:pPr>
    </w:p>
    <w:p w14:paraId="37264C10" w14:textId="77777777" w:rsidR="00EB4A4A" w:rsidRDefault="00EB4A4A">
      <w:pPr>
        <w:tabs>
          <w:tab w:val="left" w:pos="1961"/>
        </w:tabs>
        <w:rPr>
          <w:noProof/>
          <w:lang w:val="en-US"/>
        </w:rPr>
      </w:pPr>
    </w:p>
    <w:p w14:paraId="5340CD6A" w14:textId="77777777" w:rsidR="00EB4A4A" w:rsidRDefault="00EB4A4A">
      <w:pPr>
        <w:tabs>
          <w:tab w:val="left" w:pos="1961"/>
        </w:tabs>
        <w:rPr>
          <w:noProof/>
          <w:lang w:val="en-US"/>
        </w:rPr>
      </w:pPr>
    </w:p>
    <w:p w14:paraId="78153FE9" w14:textId="77777777" w:rsidR="00EB4A4A" w:rsidRDefault="00EB4A4A">
      <w:pPr>
        <w:tabs>
          <w:tab w:val="left" w:pos="1961"/>
        </w:tabs>
        <w:rPr>
          <w:noProof/>
          <w:lang w:val="en-US"/>
        </w:rPr>
      </w:pPr>
    </w:p>
    <w:p w14:paraId="6241B6C4" w14:textId="77777777" w:rsidR="00EB4A4A" w:rsidRDefault="00EB4A4A">
      <w:pPr>
        <w:tabs>
          <w:tab w:val="left" w:pos="1961"/>
        </w:tabs>
        <w:rPr>
          <w:noProof/>
          <w:lang w:val="en-US"/>
        </w:rPr>
      </w:pPr>
    </w:p>
    <w:p w14:paraId="0E0D776A" w14:textId="77777777" w:rsidR="00EB4A4A" w:rsidRDefault="00EB4A4A">
      <w:pPr>
        <w:tabs>
          <w:tab w:val="left" w:pos="1961"/>
        </w:tabs>
        <w:rPr>
          <w:noProof/>
          <w:lang w:val="en-US"/>
        </w:rPr>
      </w:pPr>
    </w:p>
    <w:p w14:paraId="35AADACD" w14:textId="77777777" w:rsidR="00EB4A4A" w:rsidRDefault="00EB4A4A">
      <w:pPr>
        <w:tabs>
          <w:tab w:val="left" w:pos="1961"/>
        </w:tabs>
        <w:rPr>
          <w:noProof/>
          <w:lang w:val="en-US"/>
        </w:rPr>
      </w:pPr>
    </w:p>
    <w:p w14:paraId="7698B446" w14:textId="77777777" w:rsidR="00EB4A4A" w:rsidRDefault="00EB4A4A">
      <w:pPr>
        <w:tabs>
          <w:tab w:val="left" w:pos="1961"/>
        </w:tabs>
        <w:rPr>
          <w:noProof/>
          <w:lang w:val="en-US"/>
        </w:rPr>
      </w:pPr>
    </w:p>
    <w:p w14:paraId="5B48DE69" w14:textId="77777777" w:rsidR="00EB4A4A" w:rsidRDefault="00EB4A4A">
      <w:pPr>
        <w:tabs>
          <w:tab w:val="left" w:pos="1961"/>
        </w:tabs>
        <w:rPr>
          <w:noProof/>
          <w:lang w:val="en-US"/>
        </w:rPr>
      </w:pPr>
    </w:p>
    <w:p w14:paraId="15893B16" w14:textId="77777777" w:rsidR="00EB4A4A" w:rsidRDefault="00EB4A4A">
      <w:pPr>
        <w:tabs>
          <w:tab w:val="left" w:pos="1961"/>
        </w:tabs>
        <w:rPr>
          <w:noProof/>
          <w:lang w:val="en-US"/>
        </w:rPr>
      </w:pPr>
    </w:p>
    <w:p w14:paraId="4CAC85C5" w14:textId="77777777" w:rsidR="00EB4A4A" w:rsidRDefault="00EB4A4A">
      <w:pPr>
        <w:tabs>
          <w:tab w:val="left" w:pos="1961"/>
        </w:tabs>
        <w:rPr>
          <w:noProof/>
          <w:lang w:val="en-US"/>
        </w:rPr>
      </w:pPr>
    </w:p>
    <w:p w14:paraId="1194BB0C" w14:textId="77777777" w:rsidR="00EB4A4A" w:rsidRDefault="00EB4A4A">
      <w:pPr>
        <w:tabs>
          <w:tab w:val="left" w:pos="1961"/>
        </w:tabs>
        <w:rPr>
          <w:noProof/>
          <w:lang w:val="en-US"/>
        </w:rPr>
      </w:pPr>
    </w:p>
    <w:p w14:paraId="11D88518" w14:textId="77777777" w:rsidR="00EB4A4A" w:rsidRDefault="00EB4A4A">
      <w:pPr>
        <w:tabs>
          <w:tab w:val="left" w:pos="1961"/>
        </w:tabs>
        <w:rPr>
          <w:noProof/>
          <w:lang w:val="en-US"/>
        </w:rPr>
      </w:pPr>
    </w:p>
    <w:p w14:paraId="3A769301" w14:textId="77777777" w:rsidR="00EB4A4A" w:rsidRDefault="00EB4A4A">
      <w:pPr>
        <w:tabs>
          <w:tab w:val="left" w:pos="1961"/>
        </w:tabs>
        <w:rPr>
          <w:noProof/>
          <w:lang w:val="en-US"/>
        </w:rPr>
      </w:pPr>
    </w:p>
    <w:p w14:paraId="71F26A6C" w14:textId="77777777" w:rsidR="00EB4A4A" w:rsidRDefault="00EB4A4A">
      <w:pPr>
        <w:tabs>
          <w:tab w:val="left" w:pos="1961"/>
        </w:tabs>
        <w:rPr>
          <w:noProof/>
          <w:lang w:val="en-US"/>
        </w:rPr>
      </w:pPr>
    </w:p>
    <w:p w14:paraId="7BE9A200" w14:textId="77777777" w:rsidR="00EB4A4A" w:rsidRDefault="00EB4A4A">
      <w:pPr>
        <w:tabs>
          <w:tab w:val="left" w:pos="1961"/>
        </w:tabs>
        <w:rPr>
          <w:noProof/>
          <w:lang w:val="en-US"/>
        </w:rPr>
      </w:pPr>
    </w:p>
    <w:p w14:paraId="4CF8C213" w14:textId="77777777" w:rsidR="00EB4A4A" w:rsidRDefault="00EB4A4A">
      <w:pPr>
        <w:tabs>
          <w:tab w:val="left" w:pos="1961"/>
        </w:tabs>
        <w:rPr>
          <w:noProof/>
          <w:lang w:val="en-US"/>
        </w:rPr>
      </w:pPr>
    </w:p>
    <w:p w14:paraId="7E3A3847" w14:textId="77777777" w:rsidR="00EB4A4A" w:rsidRDefault="00EB4A4A">
      <w:pPr>
        <w:tabs>
          <w:tab w:val="left" w:pos="1961"/>
        </w:tabs>
        <w:rPr>
          <w:noProof/>
          <w:lang w:val="en-US"/>
        </w:rPr>
      </w:pPr>
    </w:p>
    <w:p w14:paraId="1A8DF2C8" w14:textId="77777777" w:rsidR="00EB4A4A" w:rsidRDefault="00EB4A4A">
      <w:pPr>
        <w:tabs>
          <w:tab w:val="left" w:pos="1961"/>
        </w:tabs>
        <w:rPr>
          <w:noProof/>
          <w:lang w:val="en-US"/>
        </w:rPr>
      </w:pPr>
    </w:p>
    <w:p w14:paraId="52A7A737" w14:textId="77777777" w:rsidR="00EB4A4A" w:rsidRDefault="00EB4A4A">
      <w:pPr>
        <w:tabs>
          <w:tab w:val="left" w:pos="1961"/>
        </w:tabs>
        <w:rPr>
          <w:noProof/>
          <w:lang w:val="en-US"/>
        </w:rPr>
      </w:pPr>
    </w:p>
    <w:p w14:paraId="04C6CA8B" w14:textId="77777777" w:rsidR="00EB4A4A" w:rsidRDefault="00EB4A4A">
      <w:pPr>
        <w:tabs>
          <w:tab w:val="left" w:pos="1961"/>
        </w:tabs>
        <w:rPr>
          <w:noProof/>
          <w:lang w:val="en-US"/>
        </w:rPr>
      </w:pPr>
    </w:p>
    <w:p w14:paraId="5954D6A4" w14:textId="77777777" w:rsidR="00EB4A4A" w:rsidRDefault="00EB4A4A">
      <w:pPr>
        <w:tabs>
          <w:tab w:val="left" w:pos="1961"/>
        </w:tabs>
        <w:rPr>
          <w:noProof/>
          <w:lang w:val="en-US"/>
        </w:rPr>
      </w:pPr>
    </w:p>
    <w:p w14:paraId="26BB287F" w14:textId="77777777" w:rsidR="00EB4A4A" w:rsidRDefault="00EB4A4A">
      <w:pPr>
        <w:tabs>
          <w:tab w:val="left" w:pos="1961"/>
        </w:tabs>
        <w:rPr>
          <w:noProof/>
          <w:lang w:val="en-US"/>
        </w:rPr>
      </w:pPr>
    </w:p>
    <w:p w14:paraId="750D5E95" w14:textId="77777777" w:rsidR="00EB4A4A" w:rsidRDefault="00EB4A4A">
      <w:pPr>
        <w:tabs>
          <w:tab w:val="left" w:pos="1961"/>
        </w:tabs>
        <w:rPr>
          <w:noProof/>
          <w:lang w:val="en-US"/>
        </w:rPr>
      </w:pPr>
    </w:p>
    <w:p w14:paraId="1CF28127" w14:textId="77777777" w:rsidR="00EB4A4A" w:rsidRDefault="00EB4A4A">
      <w:pPr>
        <w:tabs>
          <w:tab w:val="left" w:pos="1961"/>
        </w:tabs>
        <w:rPr>
          <w:noProof/>
          <w:lang w:val="en-US"/>
        </w:rPr>
      </w:pPr>
    </w:p>
    <w:p w14:paraId="1E5174EF" w14:textId="77777777" w:rsidR="00EB4A4A" w:rsidRDefault="00EB4A4A">
      <w:pPr>
        <w:tabs>
          <w:tab w:val="left" w:pos="1961"/>
        </w:tabs>
        <w:rPr>
          <w:noProof/>
          <w:lang w:val="en-US"/>
        </w:rPr>
      </w:pPr>
    </w:p>
    <w:p w14:paraId="35FFBE68" w14:textId="77777777" w:rsidR="00EB4A4A" w:rsidRDefault="00EB4A4A">
      <w:pPr>
        <w:tabs>
          <w:tab w:val="left" w:pos="1961"/>
        </w:tabs>
      </w:pPr>
      <w:ins w:id="864" w:author="Arnold Sandjaja" w:date="2013-06-29T14:36:00Z">
        <w:r>
          <w:rPr>
            <w:noProof/>
            <w:sz w:val="20"/>
            <w:lang w:val="en-US"/>
            <w:rPrChange w:id="865">
              <w:rPr>
                <w:rFonts w:ascii="Arial Bold" w:hAnsi="Arial Bold"/>
                <w:caps/>
                <w:noProof/>
                <w:szCs w:val="20"/>
                <w:u w:val="single"/>
                <w:lang w:val="en-US"/>
              </w:rPr>
            </w:rPrChange>
          </w:rPr>
          <w:drawing>
            <wp:inline distT="0" distB="0" distL="0" distR="0" wp14:anchorId="1B207F99" wp14:editId="48CBD42B">
              <wp:extent cx="6108700" cy="8439150"/>
              <wp:effectExtent l="0" t="0" r="12700" b="0"/>
              <wp:docPr id="10" name="Picture 10"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2F385D7F" w14:textId="77777777" w:rsidR="003F2D6E" w:rsidRDefault="009E5F98">
      <w:pPr>
        <w:pageBreakBefore/>
        <w:widowControl w:val="0"/>
        <w:ind w:right="1552"/>
      </w:pPr>
      <w:ins w:id="866" w:author="Arnold Sandjaja" w:date="2013-06-29T14:37:00Z">
        <w:r>
          <w:rPr>
            <w:rFonts w:cs="Arial"/>
            <w:color w:val="FF0000"/>
          </w:rPr>
          <w:lastRenderedPageBreak/>
          <w:t>(- COVER)</w:t>
        </w:r>
      </w:ins>
      <w:ins w:id="867" w:author="Unknown Author" w:date="2013-06-30T18:55:00Z">
        <w:r>
          <w:rPr>
            <w:rFonts w:cs="Arial"/>
            <w:color w:val="FF0000"/>
          </w:rPr>
          <w:t xml:space="preserve"> - </w:t>
        </w:r>
        <w:proofErr w:type="spellStart"/>
        <w:r>
          <w:rPr>
            <w:rFonts w:cs="Arial"/>
            <w:color w:val="FF0000"/>
            <w:shd w:val="clear" w:color="auto" w:fill="FFFF00"/>
          </w:rPr>
          <w:t>Capa</w:t>
        </w:r>
      </w:ins>
      <w:proofErr w:type="spellEnd"/>
    </w:p>
    <w:p w14:paraId="20679014" w14:textId="77777777" w:rsidR="003F2D6E" w:rsidRDefault="009E5F98">
      <w:pPr>
        <w:widowControl w:val="0"/>
        <w:ind w:right="1552"/>
      </w:pPr>
      <w:ins w:id="868"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 at your choice:</w:t>
        </w:r>
      </w:ins>
      <w:ins w:id="869" w:author="Unknown Author" w:date="2013-06-30T18:55:00Z">
        <w:r>
          <w:rPr>
            <w:rFonts w:cs="Arial"/>
            <w:b/>
            <w:bCs/>
            <w:color w:val="FF0000"/>
          </w:rPr>
          <w:t xml:space="preserve"> </w:t>
        </w:r>
        <w:r>
          <w:rPr>
            <w:rFonts w:cs="Arial"/>
            <w:b/>
            <w:bCs/>
            <w:color w:val="FF0000"/>
            <w:shd w:val="clear" w:color="auto" w:fill="FFFF00"/>
          </w:rPr>
          <w:t xml:space="preserve">(use as </w:t>
        </w:r>
        <w:proofErr w:type="spellStart"/>
        <w:r>
          <w:rPr>
            <w:rFonts w:cs="Arial"/>
            <w:b/>
            <w:bCs/>
            <w:color w:val="FF0000"/>
            <w:shd w:val="clear" w:color="auto" w:fill="FFFF00"/>
          </w:rPr>
          <w:t>imagens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proofErr w:type="spellEnd"/>
        <w:r>
          <w:rPr>
            <w:rFonts w:cs="Arial"/>
            <w:b/>
            <w:bCs/>
            <w:color w:val="FF0000"/>
            <w:shd w:val="clear" w:color="auto" w:fill="FFFF00"/>
          </w:rPr>
          <w:t>)</w:t>
        </w:r>
      </w:ins>
    </w:p>
    <w:p w14:paraId="400F18EC" w14:textId="77777777" w:rsidR="003F2D6E" w:rsidRDefault="009E5F98">
      <w:pPr>
        <w:pStyle w:val="ListParagraph"/>
        <w:widowControl w:val="0"/>
        <w:numPr>
          <w:ilvl w:val="0"/>
          <w:numId w:val="8"/>
        </w:numPr>
        <w:ind w:right="1552"/>
      </w:pPr>
      <w:ins w:id="870" w:author="Arnold Sandjaja" w:date="2013-06-29T14:37:00Z">
        <w:r>
          <w:rPr>
            <w:rFonts w:ascii="Arial" w:hAnsi="Arial" w:cs="Arial"/>
            <w:b/>
            <w:bCs/>
            <w:color w:val="FF0000"/>
          </w:rPr>
          <w:t>WSC2013_TP40_MOD1_PRE_EN_01.jpg</w:t>
        </w:r>
      </w:ins>
    </w:p>
    <w:p w14:paraId="1E3BDE6B" w14:textId="77777777" w:rsidR="003F2D6E" w:rsidRDefault="009E5F98">
      <w:pPr>
        <w:pStyle w:val="ListParagraph"/>
        <w:widowControl w:val="0"/>
        <w:numPr>
          <w:ilvl w:val="0"/>
          <w:numId w:val="8"/>
        </w:numPr>
        <w:ind w:right="1552"/>
      </w:pPr>
      <w:ins w:id="871" w:author="Arnold Sandjaja" w:date="2013-06-29T14:37:00Z">
        <w:r>
          <w:rPr>
            <w:rFonts w:ascii="Arial" w:hAnsi="Arial" w:cs="Arial"/>
            <w:b/>
            <w:bCs/>
            <w:color w:val="FF0000"/>
          </w:rPr>
          <w:t>WSC2013_TP40_MOD1_PRE_EN_02.jpg</w:t>
        </w:r>
      </w:ins>
    </w:p>
    <w:p w14:paraId="79D069B0" w14:textId="77777777" w:rsidR="003F2D6E" w:rsidRDefault="009E5F98">
      <w:pPr>
        <w:pStyle w:val="ListParagraph"/>
        <w:widowControl w:val="0"/>
        <w:numPr>
          <w:ilvl w:val="0"/>
          <w:numId w:val="8"/>
        </w:numPr>
        <w:ind w:right="1552"/>
      </w:pPr>
      <w:ins w:id="872" w:author="Arnold Sandjaja" w:date="2013-06-29T14:37:00Z">
        <w:r>
          <w:rPr>
            <w:rFonts w:ascii="Arial" w:hAnsi="Arial" w:cs="Arial"/>
            <w:b/>
            <w:bCs/>
            <w:color w:val="FF0000"/>
          </w:rPr>
          <w:t>WSC2013_TP40_MOD1_PRE_EN_03.jpg)</w:t>
        </w:r>
      </w:ins>
    </w:p>
    <w:p w14:paraId="4B737554" w14:textId="77777777" w:rsidR="003F2D6E" w:rsidRDefault="003F2D6E">
      <w:pPr>
        <w:widowControl w:val="0"/>
        <w:ind w:right="1552"/>
      </w:pPr>
    </w:p>
    <w:p w14:paraId="2769030A" w14:textId="77777777" w:rsidR="003F2D6E" w:rsidRDefault="003F2D6E">
      <w:pPr>
        <w:widowControl w:val="0"/>
        <w:ind w:right="1552"/>
      </w:pPr>
    </w:p>
    <w:p w14:paraId="02A66337" w14:textId="77777777" w:rsidR="003F2D6E" w:rsidRDefault="009E5F98">
      <w:pPr>
        <w:widowControl w:val="0"/>
        <w:ind w:right="1552"/>
      </w:pPr>
      <w:ins w:id="873" w:author="Arnold Sandjaja" w:date="2013-06-29T14:37:00Z">
        <w:r>
          <w:rPr>
            <w:rFonts w:cs="Arial"/>
            <w:color w:val="FF0000"/>
          </w:rPr>
          <w:t xml:space="preserve">(– </w:t>
        </w:r>
        <w:proofErr w:type="gramStart"/>
        <w:r>
          <w:rPr>
            <w:rFonts w:cs="Arial"/>
            <w:color w:val="FF0000"/>
          </w:rPr>
          <w:t>Masthead )</w:t>
        </w:r>
      </w:ins>
      <w:proofErr w:type="gramEnd"/>
      <w:ins w:id="874" w:author="Unknown Author" w:date="2013-06-30T18:55:00Z">
        <w:r>
          <w:rPr>
            <w:rFonts w:cs="Arial"/>
            <w:color w:val="FF0000"/>
          </w:rPr>
          <w:t xml:space="preserve"> - </w:t>
        </w:r>
        <w:r>
          <w:rPr>
            <w:rFonts w:cs="Arial"/>
            <w:color w:val="FF0000"/>
            <w:shd w:val="clear" w:color="auto" w:fill="FFFF00"/>
          </w:rPr>
          <w:t xml:space="preserve">logo </w:t>
        </w:r>
        <w:proofErr w:type="spellStart"/>
        <w:r>
          <w:rPr>
            <w:rFonts w:cs="Arial"/>
            <w:color w:val="FF0000"/>
            <w:shd w:val="clear" w:color="auto" w:fill="FFFF00"/>
          </w:rPr>
          <w:t>cabeçalho</w:t>
        </w:r>
      </w:ins>
      <w:proofErr w:type="spellEnd"/>
    </w:p>
    <w:p w14:paraId="4438DA85" w14:textId="77777777" w:rsidR="003F2D6E" w:rsidRDefault="003F2D6E">
      <w:pPr>
        <w:widowControl w:val="0"/>
        <w:ind w:right="1552"/>
      </w:pPr>
    </w:p>
    <w:p w14:paraId="5423FA3B" w14:textId="77777777" w:rsidR="003F2D6E" w:rsidRDefault="009E5F98">
      <w:pPr>
        <w:widowControl w:val="0"/>
        <w:ind w:right="1552"/>
      </w:pPr>
      <w:ins w:id="875" w:author="Arnold Sandjaja" w:date="2013-06-29T14:37:00Z">
        <w:r>
          <w:rPr>
            <w:rFonts w:cs="Arial"/>
          </w:rPr>
          <w:t xml:space="preserve">SPANNER in the works  </w:t>
        </w:r>
      </w:ins>
    </w:p>
    <w:p w14:paraId="03439915" w14:textId="77777777" w:rsidR="003F2D6E" w:rsidRDefault="003F2D6E">
      <w:pPr>
        <w:widowControl w:val="0"/>
        <w:ind w:right="1552"/>
      </w:pPr>
    </w:p>
    <w:p w14:paraId="53546078" w14:textId="77777777" w:rsidR="003F2D6E" w:rsidRDefault="003F2D6E">
      <w:pPr>
        <w:widowControl w:val="0"/>
        <w:ind w:right="1552"/>
      </w:pPr>
    </w:p>
    <w:p w14:paraId="6705AB05" w14:textId="77777777" w:rsidR="003F2D6E" w:rsidRDefault="009E5F98">
      <w:pPr>
        <w:widowControl w:val="0"/>
        <w:ind w:right="1552"/>
      </w:pPr>
      <w:ins w:id="876" w:author="Arnold Sandjaja" w:date="2013-06-29T14:37:00Z">
        <w:r>
          <w:rPr>
            <w:rFonts w:cs="Arial"/>
            <w:color w:val="FF0000"/>
          </w:rPr>
          <w:t xml:space="preserve">(– Selling </w:t>
        </w:r>
        <w:proofErr w:type="gramStart"/>
        <w:r>
          <w:rPr>
            <w:rFonts w:cs="Arial"/>
            <w:color w:val="FF0000"/>
          </w:rPr>
          <w:t>Lines )</w:t>
        </w:r>
      </w:ins>
      <w:proofErr w:type="gramEnd"/>
    </w:p>
    <w:p w14:paraId="5F7EBDF9" w14:textId="77777777" w:rsidR="003F2D6E" w:rsidRDefault="003F2D6E">
      <w:pPr>
        <w:widowControl w:val="0"/>
        <w:ind w:right="1552"/>
      </w:pPr>
    </w:p>
    <w:p w14:paraId="1C4AED86" w14:textId="77777777" w:rsidR="003F2D6E" w:rsidRDefault="009E5F98">
      <w:pPr>
        <w:widowControl w:val="0"/>
        <w:ind w:right="1552"/>
      </w:pPr>
      <w:ins w:id="877" w:author="Arnold Sandjaja" w:date="2013-06-29T14:37:00Z">
        <w:r>
          <w:rPr>
            <w:rFonts w:cs="Arial"/>
          </w:rPr>
          <w:t>News magazine of ATTAC network</w:t>
        </w:r>
      </w:ins>
    </w:p>
    <w:p w14:paraId="0186EF05" w14:textId="77777777" w:rsidR="003F2D6E" w:rsidRDefault="003F2D6E">
      <w:pPr>
        <w:widowControl w:val="0"/>
        <w:ind w:right="1552"/>
      </w:pPr>
    </w:p>
    <w:p w14:paraId="308C5547" w14:textId="77777777" w:rsidR="003F2D6E" w:rsidRDefault="003F2D6E">
      <w:pPr>
        <w:widowControl w:val="0"/>
        <w:ind w:right="1552"/>
      </w:pPr>
    </w:p>
    <w:p w14:paraId="12B0630F" w14:textId="77777777" w:rsidR="003F2D6E" w:rsidRDefault="009E5F98">
      <w:pPr>
        <w:widowControl w:val="0"/>
        <w:ind w:right="1552"/>
      </w:pPr>
      <w:ins w:id="878" w:author="Arnold Sandjaja" w:date="2013-06-29T14:37:00Z">
        <w:r>
          <w:rPr>
            <w:rFonts w:cs="Arial"/>
            <w:color w:val="FF0000"/>
          </w:rPr>
          <w:t>(– Main Line Cover)</w:t>
        </w:r>
      </w:ins>
    </w:p>
    <w:p w14:paraId="13D4E266" w14:textId="77777777" w:rsidR="003F2D6E" w:rsidRDefault="003F2D6E">
      <w:pPr>
        <w:widowControl w:val="0"/>
        <w:ind w:right="1552"/>
      </w:pPr>
    </w:p>
    <w:p w14:paraId="68FE17C4" w14:textId="77777777" w:rsidR="003F2D6E" w:rsidRDefault="009E5F98">
      <w:pPr>
        <w:widowControl w:val="0"/>
        <w:ind w:right="1552"/>
      </w:pPr>
      <w:ins w:id="879" w:author="Arnold Sandjaja" w:date="2013-06-29T14:37:00Z">
        <w:r>
          <w:rPr>
            <w:rFonts w:cs="Arial"/>
          </w:rPr>
          <w:t>Global Tax Justice:</w:t>
        </w:r>
      </w:ins>
    </w:p>
    <w:p w14:paraId="76E29EF1" w14:textId="77777777" w:rsidR="003F2D6E" w:rsidRDefault="009E5F98">
      <w:pPr>
        <w:widowControl w:val="0"/>
        <w:ind w:right="1552"/>
      </w:pPr>
      <w:ins w:id="880" w:author="Arnold Sandjaja" w:date="2013-06-29T14:37:00Z">
        <w:r>
          <w:rPr>
            <w:rFonts w:cs="Arial"/>
          </w:rPr>
          <w:t>If everybody shares the burden, no one suffers</w:t>
        </w:r>
      </w:ins>
    </w:p>
    <w:p w14:paraId="6EF878E3" w14:textId="77777777" w:rsidR="003F2D6E" w:rsidRDefault="003F2D6E">
      <w:pPr>
        <w:widowControl w:val="0"/>
        <w:ind w:right="1552"/>
      </w:pPr>
    </w:p>
    <w:p w14:paraId="4D4287B0" w14:textId="77777777" w:rsidR="003F2D6E" w:rsidRDefault="003F2D6E">
      <w:pPr>
        <w:widowControl w:val="0"/>
        <w:ind w:right="1552"/>
      </w:pPr>
    </w:p>
    <w:p w14:paraId="0C5C4215" w14:textId="77777777" w:rsidR="003F2D6E" w:rsidRDefault="009E5F98">
      <w:pPr>
        <w:widowControl w:val="0"/>
        <w:ind w:right="1552"/>
      </w:pPr>
      <w:ins w:id="881" w:author="Arnold Sandjaja" w:date="2013-06-29T14:37:00Z">
        <w:r>
          <w:rPr>
            <w:rFonts w:cs="Arial"/>
            <w:color w:val="FF0000"/>
          </w:rPr>
          <w:t>(– Cover Lines)</w:t>
        </w:r>
      </w:ins>
    </w:p>
    <w:p w14:paraId="4A5FDC9F" w14:textId="77777777" w:rsidR="003F2D6E" w:rsidRDefault="003F2D6E">
      <w:pPr>
        <w:widowControl w:val="0"/>
        <w:ind w:right="1552"/>
      </w:pPr>
    </w:p>
    <w:p w14:paraId="5A9F940E" w14:textId="77777777" w:rsidR="003F2D6E" w:rsidRDefault="009E5F98">
      <w:pPr>
        <w:widowControl w:val="0"/>
        <w:ind w:right="1552"/>
      </w:pPr>
      <w:ins w:id="882" w:author="Arnold Sandjaja" w:date="2013-06-29T14:37:00Z">
        <w:r>
          <w:rPr>
            <w:rFonts w:cs="Arial"/>
          </w:rPr>
          <w:t>Fiscal and Economic Union</w:t>
        </w:r>
      </w:ins>
    </w:p>
    <w:p w14:paraId="36FFC430" w14:textId="77777777" w:rsidR="003F2D6E" w:rsidRDefault="009E5F98">
      <w:pPr>
        <w:widowControl w:val="0"/>
        <w:ind w:right="1552"/>
      </w:pPr>
      <w:ins w:id="883" w:author="Arnold Sandjaja" w:date="2013-06-29T14:37:00Z">
        <w:r>
          <w:rPr>
            <w:rFonts w:cs="Arial"/>
          </w:rPr>
          <w:t>The Future by Al Gore</w:t>
        </w:r>
      </w:ins>
    </w:p>
    <w:p w14:paraId="0D163CE2" w14:textId="77777777" w:rsidR="003F2D6E" w:rsidRDefault="009E5F98">
      <w:pPr>
        <w:widowControl w:val="0"/>
        <w:ind w:right="1552"/>
      </w:pPr>
      <w:ins w:id="884" w:author="Arnold Sandjaja" w:date="2013-06-29T14:37:00Z">
        <w:r>
          <w:rPr>
            <w:rFonts w:cs="Arial"/>
          </w:rPr>
          <w:t>For a Europe-wide coordinated levy on wealth</w:t>
        </w:r>
      </w:ins>
    </w:p>
    <w:p w14:paraId="292A5C9B" w14:textId="77777777" w:rsidR="003F2D6E" w:rsidRDefault="003F2D6E">
      <w:pPr>
        <w:widowControl w:val="0"/>
        <w:ind w:right="1552"/>
      </w:pPr>
    </w:p>
    <w:p w14:paraId="592F6A1E" w14:textId="77777777" w:rsidR="003F2D6E" w:rsidRDefault="009E5F98">
      <w:pPr>
        <w:widowControl w:val="0"/>
        <w:ind w:right="1552"/>
      </w:pPr>
      <w:ins w:id="885" w:author="Arnold Sandjaja" w:date="2013-06-29T14:37:00Z">
        <w:r>
          <w:rPr>
            <w:rFonts w:cs="Arial"/>
            <w:color w:val="FF0000"/>
          </w:rPr>
          <w:t>(– Date Line)</w:t>
        </w:r>
      </w:ins>
    </w:p>
    <w:p w14:paraId="0B06E980" w14:textId="77777777" w:rsidR="003F2D6E" w:rsidRDefault="003F2D6E">
      <w:pPr>
        <w:widowControl w:val="0"/>
        <w:ind w:right="1552"/>
      </w:pPr>
    </w:p>
    <w:p w14:paraId="23389CDB" w14:textId="77777777" w:rsidR="003F2D6E" w:rsidRDefault="009E5F98">
      <w:pPr>
        <w:widowControl w:val="0"/>
        <w:ind w:right="1552"/>
      </w:pPr>
      <w:ins w:id="886" w:author="Arnold Sandjaja" w:date="2013-06-29T14:37:00Z">
        <w:r>
          <w:rPr>
            <w:rFonts w:cs="Arial"/>
          </w:rPr>
          <w:t>17 August 2013</w:t>
        </w:r>
      </w:ins>
    </w:p>
    <w:p w14:paraId="4DE650BA" w14:textId="77777777" w:rsidR="003F2D6E" w:rsidRDefault="003F2D6E">
      <w:pPr>
        <w:widowControl w:val="0"/>
        <w:ind w:right="1552"/>
      </w:pPr>
    </w:p>
    <w:p w14:paraId="17B3E13D" w14:textId="77777777" w:rsidR="003F2D6E" w:rsidRDefault="009E5F98">
      <w:pPr>
        <w:widowControl w:val="0"/>
        <w:ind w:right="1552"/>
      </w:pPr>
      <w:ins w:id="887" w:author="Arnold Sandjaja" w:date="2013-06-29T14:37:00Z">
        <w:r>
          <w:rPr>
            <w:rFonts w:cs="Arial"/>
            <w:color w:val="FF0000"/>
          </w:rPr>
          <w:t xml:space="preserve">(– Splash/ Seal/ Flash/ </w:t>
        </w:r>
        <w:proofErr w:type="gramStart"/>
        <w:r>
          <w:rPr>
            <w:rFonts w:cs="Arial"/>
            <w:color w:val="FF0000"/>
          </w:rPr>
          <w:t>Slashes )</w:t>
        </w:r>
      </w:ins>
      <w:proofErr w:type="gramEnd"/>
    </w:p>
    <w:p w14:paraId="6AD4A9B0" w14:textId="77777777" w:rsidR="003F2D6E" w:rsidRDefault="003F2D6E">
      <w:pPr>
        <w:widowControl w:val="0"/>
        <w:ind w:right="1552"/>
      </w:pPr>
    </w:p>
    <w:p w14:paraId="7B7EBE8B" w14:textId="77777777" w:rsidR="003F2D6E" w:rsidRDefault="009E5F98">
      <w:pPr>
        <w:widowControl w:val="0"/>
        <w:ind w:right="1552"/>
      </w:pPr>
      <w:ins w:id="888" w:author="Arnold Sandjaja" w:date="2013-06-29T14:37:00Z">
        <w:r>
          <w:rPr>
            <w:rFonts w:cs="Arial"/>
          </w:rPr>
          <w:t>SPECIAL EDITION</w:t>
        </w:r>
      </w:ins>
    </w:p>
    <w:p w14:paraId="4860D335" w14:textId="77777777" w:rsidR="003F2D6E" w:rsidRDefault="003F2D6E">
      <w:pPr>
        <w:widowControl w:val="0"/>
        <w:ind w:right="1552"/>
      </w:pPr>
    </w:p>
    <w:p w14:paraId="459363B5" w14:textId="77777777" w:rsidR="003F2D6E" w:rsidRDefault="003F2D6E">
      <w:pPr>
        <w:widowControl w:val="0"/>
        <w:ind w:right="1552"/>
      </w:pPr>
    </w:p>
    <w:p w14:paraId="4264ED39" w14:textId="77777777" w:rsidR="003F2D6E" w:rsidRDefault="009E5F98">
      <w:pPr>
        <w:widowControl w:val="0"/>
        <w:ind w:right="1552"/>
      </w:pPr>
      <w:ins w:id="889" w:author="Arnold Sandjaja" w:date="2013-06-29T14:37:00Z">
        <w:r>
          <w:rPr>
            <w:rFonts w:cs="Arial"/>
            <w:color w:val="FF0000"/>
          </w:rPr>
          <w:t xml:space="preserve">(– Back Cover) </w:t>
        </w:r>
      </w:ins>
      <w:ins w:id="890" w:author="Unknown Author" w:date="2013-06-30T18:55:00Z">
        <w:r>
          <w:rPr>
            <w:rFonts w:cs="Arial"/>
            <w:color w:val="FF0000"/>
          </w:rPr>
          <w:t xml:space="preserve"> </w:t>
        </w:r>
        <w:r>
          <w:rPr>
            <w:rFonts w:cs="Arial"/>
            <w:color w:val="FF0000"/>
            <w:shd w:val="clear" w:color="auto" w:fill="FFFF00"/>
          </w:rPr>
          <w:t xml:space="preserve">Contra </w:t>
        </w:r>
        <w:proofErr w:type="spellStart"/>
        <w:r>
          <w:rPr>
            <w:rFonts w:cs="Arial"/>
            <w:color w:val="FF0000"/>
            <w:shd w:val="clear" w:color="auto" w:fill="FFFF00"/>
          </w:rPr>
          <w:t>capa</w:t>
        </w:r>
      </w:ins>
      <w:proofErr w:type="spellEnd"/>
    </w:p>
    <w:p w14:paraId="34ED6EB6" w14:textId="77777777" w:rsidR="003F2D6E" w:rsidRDefault="009E5F98">
      <w:pPr>
        <w:widowControl w:val="0"/>
        <w:ind w:right="1552"/>
      </w:pPr>
      <w:ins w:id="891"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w:t>
        </w:r>
      </w:ins>
      <w:ins w:id="892" w:author="Unknown Author" w:date="2013-06-30T18:55:00Z">
        <w:r>
          <w:rPr>
            <w:rFonts w:cs="Arial"/>
            <w:b/>
            <w:bCs/>
            <w:color w:val="FF0000"/>
          </w:rPr>
          <w:t xml:space="preserve"> </w:t>
        </w:r>
        <w:r>
          <w:rPr>
            <w:rFonts w:cs="Arial"/>
            <w:b/>
            <w:bCs/>
            <w:color w:val="FF0000"/>
            <w:shd w:val="clear" w:color="auto" w:fill="FFFF00"/>
          </w:rPr>
          <w:t xml:space="preserve">use a </w:t>
        </w:r>
        <w:proofErr w:type="spellStart"/>
        <w:r>
          <w:rPr>
            <w:rFonts w:cs="Arial"/>
            <w:b/>
            <w:bCs/>
            <w:color w:val="FF0000"/>
            <w:shd w:val="clear" w:color="auto" w:fill="FFFF00"/>
          </w:rPr>
          <w:t>figura</w:t>
        </w:r>
      </w:ins>
      <w:proofErr w:type="spellEnd"/>
    </w:p>
    <w:p w14:paraId="13BD0F24" w14:textId="77777777" w:rsidR="003F2D6E" w:rsidRDefault="009E5F98">
      <w:pPr>
        <w:pStyle w:val="ListParagraph"/>
        <w:widowControl w:val="0"/>
        <w:numPr>
          <w:ilvl w:val="0"/>
          <w:numId w:val="8"/>
        </w:numPr>
        <w:ind w:right="1552"/>
      </w:pPr>
      <w:ins w:id="893" w:author="Arnold Sandjaja" w:date="2013-06-29T14:37:00Z">
        <w:r>
          <w:rPr>
            <w:rFonts w:ascii="Arial" w:hAnsi="Arial" w:cs="Arial"/>
            <w:b/>
            <w:bCs/>
            <w:color w:val="FF0000"/>
          </w:rPr>
          <w:t>WSC2013_TP40_MOD1_PRE_EN_07.jpg)</w:t>
        </w:r>
      </w:ins>
    </w:p>
    <w:p w14:paraId="56FA9571" w14:textId="77777777" w:rsidR="003F2D6E" w:rsidRDefault="003F2D6E">
      <w:pPr>
        <w:widowControl w:val="0"/>
        <w:ind w:right="1552"/>
      </w:pPr>
    </w:p>
    <w:p w14:paraId="6644072F" w14:textId="77777777" w:rsidR="003F2D6E" w:rsidRDefault="009E5F98">
      <w:pPr>
        <w:widowControl w:val="0"/>
        <w:ind w:right="1552"/>
      </w:pPr>
      <w:proofErr w:type="gramStart"/>
      <w:ins w:id="894" w:author="Arnold Sandjaja" w:date="2013-06-29T14:37:00Z">
        <w:r>
          <w:rPr>
            <w:rFonts w:cs="Arial"/>
            <w:b/>
            <w:bCs/>
            <w:color w:val="FF0000"/>
          </w:rPr>
          <w:t xml:space="preserve">( </w:t>
        </w:r>
        <w:r>
          <w:rPr>
            <w:rFonts w:cs="Arial"/>
            <w:color w:val="FF0000"/>
          </w:rPr>
          <w:t>Title</w:t>
        </w:r>
        <w:proofErr w:type="gramEnd"/>
        <w:r>
          <w:rPr>
            <w:rFonts w:cs="Arial"/>
            <w:color w:val="FF0000"/>
          </w:rPr>
          <w:t>:</w:t>
        </w:r>
        <w:r>
          <w:rPr>
            <w:rFonts w:cs="Arial"/>
            <w:b/>
            <w:bCs/>
          </w:rPr>
          <w:t xml:space="preserve"> </w:t>
        </w:r>
        <w:r>
          <w:rPr>
            <w:rFonts w:cs="Arial"/>
            <w:b/>
            <w:bCs/>
            <w:color w:val="FF0000"/>
          </w:rPr>
          <w:t>)</w:t>
        </w:r>
      </w:ins>
      <w:ins w:id="895" w:author="Unknown Author" w:date="2013-06-30T18:55:00Z">
        <w:r>
          <w:rPr>
            <w:rFonts w:cs="Arial"/>
            <w:b/>
            <w:bCs/>
            <w:color w:val="FF0000"/>
          </w:rPr>
          <w:t xml:space="preserve"> </w:t>
        </w:r>
        <w:proofErr w:type="spellStart"/>
        <w:r>
          <w:rPr>
            <w:rFonts w:cs="Arial"/>
            <w:b/>
            <w:bCs/>
            <w:color w:val="FF0000"/>
            <w:shd w:val="clear" w:color="auto" w:fill="FFFF00"/>
          </w:rPr>
          <w:t>Títu</w:t>
        </w:r>
      </w:ins>
      <w:ins w:id="896" w:author="Unknown Author" w:date="2013-06-30T18:56:00Z">
        <w:r>
          <w:rPr>
            <w:rFonts w:cs="Arial"/>
            <w:b/>
            <w:bCs/>
            <w:color w:val="FF0000"/>
            <w:shd w:val="clear" w:color="auto" w:fill="FFFF00"/>
          </w:rPr>
          <w:t>lo</w:t>
        </w:r>
      </w:ins>
      <w:proofErr w:type="spellEnd"/>
    </w:p>
    <w:p w14:paraId="5AD48EEF" w14:textId="77777777" w:rsidR="003F2D6E" w:rsidRDefault="003F2D6E">
      <w:pPr>
        <w:widowControl w:val="0"/>
        <w:ind w:right="1552"/>
      </w:pPr>
    </w:p>
    <w:p w14:paraId="277C4024" w14:textId="77777777" w:rsidR="003F2D6E" w:rsidRDefault="009E5F98">
      <w:pPr>
        <w:widowControl w:val="0"/>
        <w:ind w:right="1552"/>
      </w:pPr>
      <w:ins w:id="897" w:author="Arnold Sandjaja" w:date="2013-06-29T14:37:00Z">
        <w:r>
          <w:rPr>
            <w:rFonts w:cs="Arial"/>
          </w:rPr>
          <w:t>We fight for</w:t>
        </w:r>
      </w:ins>
    </w:p>
    <w:p w14:paraId="64B56C55" w14:textId="77777777" w:rsidR="003F2D6E" w:rsidRDefault="003F2D6E">
      <w:pPr>
        <w:widowControl w:val="0"/>
        <w:ind w:right="1552"/>
      </w:pPr>
    </w:p>
    <w:p w14:paraId="1F09EF1E" w14:textId="77777777" w:rsidR="003F2D6E" w:rsidRDefault="009E5F98">
      <w:pPr>
        <w:widowControl w:val="0"/>
        <w:ind w:right="1552"/>
      </w:pPr>
      <w:proofErr w:type="gramStart"/>
      <w:ins w:id="898" w:author="Arnold Sandjaja" w:date="2013-06-29T14:37:00Z">
        <w:r>
          <w:rPr>
            <w:rFonts w:cs="Arial"/>
            <w:b/>
            <w:bCs/>
            <w:color w:val="FF0000"/>
          </w:rPr>
          <w:t xml:space="preserve">( </w:t>
        </w:r>
        <w:r>
          <w:rPr>
            <w:rFonts w:cs="Arial"/>
            <w:color w:val="FF0000"/>
          </w:rPr>
          <w:t>Main</w:t>
        </w:r>
        <w:proofErr w:type="gramEnd"/>
        <w:r>
          <w:rPr>
            <w:rFonts w:cs="Arial"/>
            <w:color w:val="FF0000"/>
          </w:rPr>
          <w:t xml:space="preserve"> text: </w:t>
        </w:r>
        <w:r>
          <w:rPr>
            <w:rFonts w:cs="Arial"/>
            <w:b/>
            <w:bCs/>
            <w:color w:val="FF0000"/>
          </w:rPr>
          <w:t>)</w:t>
        </w:r>
      </w:ins>
      <w:ins w:id="899" w:author="Unknown Author" w:date="2013-06-30T18:56:00Z">
        <w:r>
          <w:rPr>
            <w:rFonts w:cs="Arial"/>
            <w:b/>
            <w:bCs/>
            <w:color w:val="FF0000"/>
          </w:rPr>
          <w:t xml:space="preserve"> - </w:t>
        </w:r>
        <w:r>
          <w:rPr>
            <w:rFonts w:cs="Arial"/>
            <w:b/>
            <w:bCs/>
            <w:color w:val="FF0000"/>
            <w:shd w:val="clear" w:color="auto" w:fill="FFFF00"/>
          </w:rPr>
          <w:t xml:space="preserve"> </w:t>
        </w:r>
        <w:proofErr w:type="spellStart"/>
        <w:r>
          <w:rPr>
            <w:rFonts w:cs="Arial"/>
            <w:b/>
            <w:bCs/>
            <w:color w:val="FF0000"/>
            <w:shd w:val="clear" w:color="auto" w:fill="FFFF00"/>
          </w:rPr>
          <w:t>texto</w:t>
        </w:r>
        <w:proofErr w:type="spellEnd"/>
        <w:r>
          <w:rPr>
            <w:rFonts w:cs="Arial"/>
            <w:b/>
            <w:bCs/>
            <w:color w:val="FF0000"/>
            <w:shd w:val="clear" w:color="auto" w:fill="FFFF00"/>
          </w:rPr>
          <w:t xml:space="preserve"> principal</w:t>
        </w:r>
      </w:ins>
    </w:p>
    <w:p w14:paraId="5B271D80" w14:textId="77777777" w:rsidR="003F2D6E" w:rsidRDefault="009E5F98">
      <w:pPr>
        <w:widowControl w:val="0"/>
        <w:ind w:right="1552"/>
      </w:pPr>
      <w:proofErr w:type="spellStart"/>
      <w:ins w:id="900" w:author="Arnold Sandjaja" w:date="2013-06-29T14:37:00Z">
        <w:r>
          <w:rPr>
            <w:rFonts w:cs="Arial"/>
          </w:rPr>
          <w:t>Attac</w:t>
        </w:r>
        <w:proofErr w:type="spellEnd"/>
        <w:r>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ins>
    </w:p>
    <w:p w14:paraId="06A39BE8" w14:textId="77777777" w:rsidR="003F2D6E" w:rsidRDefault="009E5F98">
      <w:pPr>
        <w:widowControl w:val="0"/>
        <w:ind w:right="1552"/>
      </w:pPr>
      <w:proofErr w:type="gramStart"/>
      <w:ins w:id="901" w:author="Arnold Sandjaja" w:date="2013-06-29T14:37:00Z">
        <w:r>
          <w:rPr>
            <w:rFonts w:cs="Arial"/>
          </w:rPr>
          <w:t>• Limits to capital flow and regulations such as a tax on financial transactions so as to drastically reduce all speculative moves.</w:t>
        </w:r>
      </w:ins>
      <w:proofErr w:type="gramEnd"/>
    </w:p>
    <w:p w14:paraId="4DA0D60B" w14:textId="77777777" w:rsidR="003F2D6E" w:rsidRDefault="009E5F98">
      <w:pPr>
        <w:widowControl w:val="0"/>
        <w:ind w:right="1552"/>
      </w:pPr>
      <w:ins w:id="902" w:author="Arnold Sandjaja" w:date="2013-06-29T14:37:00Z">
        <w:r>
          <w:rPr>
            <w:rFonts w:cs="Arial"/>
          </w:rPr>
          <w:t xml:space="preserve">• </w:t>
        </w:r>
        <w:proofErr w:type="gramStart"/>
        <w:r>
          <w:rPr>
            <w:rFonts w:cs="Arial"/>
          </w:rPr>
          <w:t>The</w:t>
        </w:r>
        <w:proofErr w:type="gramEnd"/>
        <w:r>
          <w:rPr>
            <w:rFonts w:cs="Arial"/>
          </w:rPr>
          <w:t xml:space="preserve"> socialization of the banking sector so that the banks’ investment policies will be governed by social and ecological imperatives and not by short-term profits.</w:t>
        </w:r>
      </w:ins>
    </w:p>
    <w:p w14:paraId="2E4037C4" w14:textId="77777777" w:rsidR="003F2D6E" w:rsidRDefault="009E5F98">
      <w:pPr>
        <w:widowControl w:val="0"/>
        <w:ind w:right="1552"/>
      </w:pPr>
      <w:ins w:id="903" w:author="Arnold Sandjaja" w:date="2013-06-29T14:37:00Z">
        <w:r>
          <w:rPr>
            <w:rFonts w:cs="Arial"/>
          </w:rPr>
          <w:t xml:space="preserve">• </w:t>
        </w:r>
        <w:proofErr w:type="gramStart"/>
        <w:r>
          <w:rPr>
            <w:rFonts w:cs="Arial"/>
          </w:rPr>
          <w:t>The</w:t>
        </w:r>
        <w:proofErr w:type="gramEnd"/>
        <w:r>
          <w:rPr>
            <w:rFonts w:cs="Arial"/>
          </w:rPr>
          <w:t xml:space="preserve"> prohibition of any capital transit via tax havens to put an end to occult financial activities and to tax evasion.</w:t>
        </w:r>
      </w:ins>
    </w:p>
    <w:p w14:paraId="70A836E3" w14:textId="77777777" w:rsidR="003F2D6E" w:rsidRDefault="009E5F98">
      <w:pPr>
        <w:widowControl w:val="0"/>
        <w:ind w:right="1552"/>
      </w:pPr>
      <w:proofErr w:type="gramStart"/>
      <w:ins w:id="904" w:author="Arnold Sandjaja" w:date="2013-06-29T14:37:00Z">
        <w:r>
          <w:rPr>
            <w:rFonts w:cs="Arial"/>
          </w:rPr>
          <w:t>• Restrictions to TNCs through international regulations.</w:t>
        </w:r>
      </w:ins>
      <w:proofErr w:type="gramEnd"/>
    </w:p>
    <w:p w14:paraId="004E96C2" w14:textId="77777777" w:rsidR="003F2D6E" w:rsidRDefault="009E5F98">
      <w:pPr>
        <w:widowControl w:val="0"/>
        <w:ind w:right="1552"/>
      </w:pPr>
      <w:ins w:id="905" w:author="Arnold Sandjaja" w:date="2013-06-29T14:37:00Z">
        <w:r>
          <w:rPr>
            <w:rFonts w:cs="Arial"/>
          </w:rPr>
          <w:t xml:space="preserve">• </w:t>
        </w:r>
        <w:proofErr w:type="gramStart"/>
        <w:r>
          <w:rPr>
            <w:rFonts w:cs="Arial"/>
          </w:rPr>
          <w:t>The</w:t>
        </w:r>
        <w:proofErr w:type="gramEnd"/>
        <w:r>
          <w:rPr>
            <w:rFonts w:cs="Arial"/>
          </w:rPr>
          <w:t xml:space="preserve"> cancellation of the public debt of developing countries.</w:t>
        </w:r>
      </w:ins>
    </w:p>
    <w:p w14:paraId="61FA405B" w14:textId="77777777" w:rsidR="003F2D6E" w:rsidRDefault="009E5F98">
      <w:pPr>
        <w:widowControl w:val="0"/>
        <w:ind w:right="1552"/>
      </w:pPr>
      <w:ins w:id="906" w:author="Arnold Sandjaja" w:date="2013-06-29T14:37:00Z">
        <w:r>
          <w:rPr>
            <w:rFonts w:cs="Arial"/>
          </w:rPr>
          <w:t xml:space="preserve">• </w:t>
        </w:r>
        <w:proofErr w:type="gramStart"/>
        <w:r>
          <w:rPr>
            <w:rFonts w:cs="Arial"/>
          </w:rPr>
          <w:t>An</w:t>
        </w:r>
        <w:proofErr w:type="gramEnd"/>
        <w:r>
          <w:rPr>
            <w:rFonts w:cs="Arial"/>
          </w:rPr>
          <w:t xml:space="preserve"> increase in taxes on financial incomes and on private estates;</w:t>
        </w:r>
      </w:ins>
    </w:p>
    <w:p w14:paraId="5883BF85" w14:textId="77777777" w:rsidR="003F2D6E" w:rsidRDefault="009E5F98">
      <w:pPr>
        <w:widowControl w:val="0"/>
        <w:ind w:right="1552"/>
      </w:pPr>
      <w:ins w:id="907" w:author="Arnold Sandjaja" w:date="2013-06-29T14:37:00Z">
        <w:r>
          <w:rPr>
            <w:rFonts w:cs="Arial"/>
          </w:rPr>
          <w:t xml:space="preserve">• </w:t>
        </w:r>
        <w:proofErr w:type="gramStart"/>
        <w:r>
          <w:rPr>
            <w:rFonts w:cs="Arial"/>
          </w:rPr>
          <w:t>A</w:t>
        </w:r>
        <w:proofErr w:type="gramEnd"/>
        <w:r>
          <w:rPr>
            <w:rFonts w:cs="Arial"/>
          </w:rPr>
          <w:t xml:space="preserve"> fair organization of international trade that is favourable to developing countries, wage earners, and the environment.</w:t>
        </w:r>
      </w:ins>
    </w:p>
    <w:p w14:paraId="51573F16" w14:textId="77777777" w:rsidR="003F2D6E" w:rsidRDefault="009E5F98">
      <w:pPr>
        <w:widowControl w:val="0"/>
        <w:ind w:right="1552"/>
      </w:pPr>
      <w:ins w:id="908" w:author="Arnold Sandjaja" w:date="2013-06-29T14:37:00Z">
        <w:r>
          <w:rPr>
            <w:rFonts w:cs="Arial"/>
          </w:rPr>
          <w:t>• Access to common goods of humankind (water, education, healthcare…) so that human rights are adhered to.</w:t>
        </w:r>
      </w:ins>
    </w:p>
    <w:p w14:paraId="1B1C0CCE" w14:textId="77777777" w:rsidR="003F2D6E" w:rsidRDefault="009E5F98">
      <w:pPr>
        <w:widowControl w:val="0"/>
        <w:ind w:right="1552"/>
      </w:pPr>
      <w:ins w:id="909" w:author="Arnold Sandjaja" w:date="2013-06-29T14:37:00Z">
        <w:r>
          <w:rPr>
            <w:rFonts w:cs="Arial"/>
          </w:rPr>
          <w:t>• Global taxes to finance access to common goods, namely taxes on TNC profits, polluting activities (carbon tax), on financial transactions, on large private estates.</w:t>
        </w:r>
      </w:ins>
    </w:p>
    <w:p w14:paraId="1E23FE33" w14:textId="77777777" w:rsidR="003F2D6E" w:rsidRDefault="009E5F98">
      <w:pPr>
        <w:widowControl w:val="0"/>
        <w:ind w:right="1552"/>
      </w:pPr>
      <w:ins w:id="910" w:author="Arnold Sandjaja" w:date="2013-06-29T14:37:00Z">
        <w:r>
          <w:rPr>
            <w:rFonts w:cs="Arial"/>
          </w:rPr>
          <w:t>• A social and ecological agriculture without GM</w:t>
        </w:r>
        <w:proofErr w:type="gramStart"/>
        <w:r>
          <w:rPr>
            <w:rFonts w:cs="Arial"/>
          </w:rPr>
          <w:t>,  respectful</w:t>
        </w:r>
        <w:proofErr w:type="gramEnd"/>
        <w:r>
          <w:rPr>
            <w:rFonts w:cs="Arial"/>
          </w:rPr>
          <w:t xml:space="preserve"> of the principle of food sovereignty and making it possible for peasants to earn a decent living both in the North and in the South.</w:t>
        </w:r>
      </w:ins>
    </w:p>
    <w:p w14:paraId="65DBA951" w14:textId="77777777" w:rsidR="003F2D6E" w:rsidRDefault="009E5F98">
      <w:pPr>
        <w:widowControl w:val="0"/>
        <w:ind w:right="1552"/>
      </w:pPr>
      <w:proofErr w:type="gramStart"/>
      <w:ins w:id="911" w:author="Arnold Sandjaja" w:date="2013-06-29T14:37:00Z">
        <w:r>
          <w:rPr>
            <w:rFonts w:cs="Arial"/>
          </w:rPr>
          <w:t>• Ways of solving conflicts peacefully (</w:t>
        </w:r>
        <w:proofErr w:type="spellStart"/>
        <w:r>
          <w:rPr>
            <w:rFonts w:cs="Arial"/>
          </w:rPr>
          <w:t>Attac</w:t>
        </w:r>
        <w:proofErr w:type="spellEnd"/>
        <w:r>
          <w:rPr>
            <w:rFonts w:cs="Arial"/>
          </w:rPr>
          <w:t xml:space="preserve"> favours non violence in its actions).</w:t>
        </w:r>
      </w:ins>
      <w:proofErr w:type="gramEnd"/>
    </w:p>
    <w:p w14:paraId="36FB6A82" w14:textId="77777777" w:rsidR="003F2D6E" w:rsidRDefault="009E5F98">
      <w:pPr>
        <w:widowControl w:val="0"/>
        <w:ind w:right="1552"/>
      </w:pPr>
      <w:proofErr w:type="spellStart"/>
      <w:ins w:id="912" w:author="Arnold Sandjaja" w:date="2013-06-29T14:37:00Z">
        <w:r>
          <w:rPr>
            <w:rFonts w:cs="Arial"/>
          </w:rPr>
          <w:t>Attac</w:t>
        </w:r>
        <w:proofErr w:type="spellEnd"/>
        <w:r>
          <w:rPr>
            <w:rFonts w:cs="Arial"/>
          </w:rPr>
          <w:t xml:space="preserve"> also fights any extension of commodification, whether through privatization of public services, the development of pension funds, the privatization of social security, speculation on the right to pollute through a carbon market.</w:t>
        </w:r>
      </w:ins>
    </w:p>
    <w:p w14:paraId="6631CE26" w14:textId="77777777" w:rsidR="003F2D6E" w:rsidRDefault="003F2D6E">
      <w:pPr>
        <w:widowControl w:val="0"/>
        <w:ind w:right="1552"/>
      </w:pPr>
    </w:p>
    <w:p w14:paraId="1FBE683D" w14:textId="77777777" w:rsidR="003F2D6E" w:rsidRDefault="003F2D6E">
      <w:pPr>
        <w:widowControl w:val="0"/>
        <w:ind w:right="1552"/>
      </w:pPr>
    </w:p>
    <w:p w14:paraId="66B1BD3B" w14:textId="77777777" w:rsidR="003F2D6E" w:rsidRDefault="009E5F98">
      <w:pPr>
        <w:widowControl w:val="0"/>
        <w:ind w:right="1552"/>
      </w:pPr>
      <w:ins w:id="913" w:author="Arnold Sandjaja" w:date="2013-06-29T14:37:00Z">
        <w:r>
          <w:rPr>
            <w:rFonts w:cs="Arial"/>
            <w:color w:val="FF0000"/>
          </w:rPr>
          <w:t>(– Master Pages)</w:t>
        </w:r>
      </w:ins>
      <w:ins w:id="914" w:author="Unknown Author" w:date="2013-06-30T18:56:00Z">
        <w:r>
          <w:rPr>
            <w:rFonts w:cs="Arial"/>
            <w:color w:val="FF0000"/>
          </w:rPr>
          <w:t xml:space="preserve"> </w:t>
        </w:r>
        <w:proofErr w:type="spellStart"/>
        <w:r>
          <w:rPr>
            <w:rFonts w:cs="Arial"/>
            <w:color w:val="FF0000"/>
            <w:shd w:val="clear" w:color="auto" w:fill="FFFF00"/>
          </w:rPr>
          <w:t>páginas</w:t>
        </w:r>
        <w:proofErr w:type="spellEnd"/>
        <w:r>
          <w:rPr>
            <w:rFonts w:cs="Arial"/>
            <w:color w:val="FF0000"/>
            <w:shd w:val="clear" w:color="auto" w:fill="FFFF00"/>
          </w:rPr>
          <w:t xml:space="preserve"> </w:t>
        </w:r>
        <w:proofErr w:type="spellStart"/>
        <w:r>
          <w:rPr>
            <w:rFonts w:cs="Arial"/>
            <w:color w:val="FF0000"/>
            <w:shd w:val="clear" w:color="auto" w:fill="FFFF00"/>
          </w:rPr>
          <w:t>mestres</w:t>
        </w:r>
      </w:ins>
      <w:proofErr w:type="spellEnd"/>
    </w:p>
    <w:p w14:paraId="4BB56ECD" w14:textId="77777777" w:rsidR="003F2D6E" w:rsidRDefault="003F2D6E">
      <w:pPr>
        <w:widowControl w:val="0"/>
        <w:ind w:right="1552"/>
      </w:pPr>
    </w:p>
    <w:p w14:paraId="0A689DAB" w14:textId="77777777" w:rsidR="003F2D6E" w:rsidRDefault="009E5F98">
      <w:pPr>
        <w:widowControl w:val="0"/>
        <w:ind w:right="1552"/>
      </w:pPr>
      <w:ins w:id="915" w:author="Arnold Sandjaja" w:date="2013-06-29T14:37:00Z">
        <w:r>
          <w:rPr>
            <w:rFonts w:cs="Arial"/>
          </w:rPr>
          <w:t>SPANNER in the works</w:t>
        </w:r>
      </w:ins>
    </w:p>
    <w:p w14:paraId="6A7571E0" w14:textId="77777777" w:rsidR="003F2D6E" w:rsidRDefault="003F2D6E">
      <w:pPr>
        <w:widowControl w:val="0"/>
        <w:ind w:right="1552"/>
      </w:pPr>
    </w:p>
    <w:p w14:paraId="369E8687" w14:textId="77777777" w:rsidR="003F2D6E" w:rsidRDefault="009E5F98">
      <w:pPr>
        <w:widowControl w:val="0"/>
        <w:ind w:right="1552"/>
      </w:pPr>
      <w:ins w:id="916" w:author="Arnold Sandjaja" w:date="2013-06-29T14:37:00Z">
        <w:r>
          <w:rPr>
            <w:rFonts w:cs="Arial"/>
            <w:color w:val="FF0000"/>
          </w:rPr>
          <w:t xml:space="preserve">(– Page </w:t>
        </w:r>
        <w:proofErr w:type="gramStart"/>
        <w:r>
          <w:rPr>
            <w:rFonts w:cs="Arial"/>
            <w:color w:val="FF0000"/>
          </w:rPr>
          <w:t>numbers )</w:t>
        </w:r>
      </w:ins>
      <w:proofErr w:type="gramEnd"/>
      <w:ins w:id="917" w:author="Unknown Author" w:date="2013-06-30T18:56:00Z">
        <w:r>
          <w:rPr>
            <w:rFonts w:cs="Arial"/>
            <w:color w:val="FF0000"/>
          </w:rPr>
          <w:t xml:space="preserve"> - </w:t>
        </w:r>
        <w:proofErr w:type="spellStart"/>
        <w:r>
          <w:rPr>
            <w:rFonts w:cs="Arial"/>
            <w:color w:val="FF0000"/>
            <w:shd w:val="clear" w:color="auto" w:fill="FFFF00"/>
          </w:rPr>
          <w:t>número</w:t>
        </w:r>
        <w:proofErr w:type="spellEnd"/>
        <w:r>
          <w:rPr>
            <w:rFonts w:cs="Arial"/>
            <w:color w:val="FF0000"/>
            <w:shd w:val="clear" w:color="auto" w:fill="FFFF00"/>
          </w:rPr>
          <w:t xml:space="preserve"> de </w:t>
        </w:r>
        <w:proofErr w:type="spellStart"/>
        <w:r>
          <w:rPr>
            <w:rFonts w:cs="Arial"/>
            <w:color w:val="FF0000"/>
            <w:shd w:val="clear" w:color="auto" w:fill="FFFF00"/>
          </w:rPr>
          <w:t>páginas</w:t>
        </w:r>
      </w:ins>
      <w:proofErr w:type="spellEnd"/>
    </w:p>
    <w:p w14:paraId="7A9BAEF3" w14:textId="77777777" w:rsidR="003F2D6E" w:rsidRDefault="003F2D6E">
      <w:pPr>
        <w:widowControl w:val="0"/>
        <w:ind w:right="1552"/>
      </w:pPr>
    </w:p>
    <w:p w14:paraId="41938C2D" w14:textId="77777777" w:rsidR="003F2D6E" w:rsidRDefault="009E5F98">
      <w:pPr>
        <w:widowControl w:val="0"/>
        <w:ind w:right="1552"/>
      </w:pPr>
      <w:ins w:id="918" w:author="Arnold Sandjaja" w:date="2013-06-29T14:37:00Z">
        <w:r>
          <w:rPr>
            <w:rFonts w:cs="Arial"/>
          </w:rPr>
          <w:t>3, 8, 9, 10, 11</w:t>
        </w:r>
      </w:ins>
    </w:p>
    <w:p w14:paraId="54756367" w14:textId="77777777" w:rsidR="003F2D6E" w:rsidRDefault="003F2D6E">
      <w:pPr>
        <w:widowControl w:val="0"/>
        <w:ind w:right="1552"/>
      </w:pPr>
    </w:p>
    <w:p w14:paraId="36734414" w14:textId="77777777" w:rsidR="003F2D6E" w:rsidRDefault="009E5F98">
      <w:pPr>
        <w:widowControl w:val="0"/>
        <w:ind w:right="1552"/>
      </w:pPr>
      <w:ins w:id="919" w:author="Arnold Sandjaja" w:date="2013-06-29T14:37:00Z">
        <w:r>
          <w:rPr>
            <w:rFonts w:cs="Arial"/>
            <w:color w:val="FF0000"/>
          </w:rPr>
          <w:t xml:space="preserve">(– </w:t>
        </w:r>
        <w:proofErr w:type="gramStart"/>
        <w:r>
          <w:rPr>
            <w:rFonts w:cs="Arial"/>
            <w:color w:val="FF0000"/>
          </w:rPr>
          <w:t>Spine )</w:t>
        </w:r>
      </w:ins>
      <w:proofErr w:type="gramEnd"/>
      <w:ins w:id="920" w:author="Unknown Author" w:date="2013-06-30T18:56:00Z">
        <w:r>
          <w:rPr>
            <w:rFonts w:cs="Arial"/>
            <w:color w:val="FF0000"/>
          </w:rPr>
          <w:t xml:space="preserve"> </w:t>
        </w:r>
        <w:proofErr w:type="spellStart"/>
        <w:r>
          <w:rPr>
            <w:rFonts w:cs="Arial"/>
            <w:color w:val="FF0000"/>
            <w:shd w:val="clear" w:color="auto" w:fill="FFFF00"/>
          </w:rPr>
          <w:t>lombada</w:t>
        </w:r>
      </w:ins>
      <w:proofErr w:type="spellEnd"/>
    </w:p>
    <w:p w14:paraId="7F078F0D" w14:textId="77777777" w:rsidR="003F2D6E" w:rsidRDefault="003F2D6E">
      <w:pPr>
        <w:widowControl w:val="0"/>
        <w:ind w:right="1552"/>
      </w:pPr>
    </w:p>
    <w:p w14:paraId="6007D31E" w14:textId="77777777" w:rsidR="003F2D6E" w:rsidRDefault="009E5F98">
      <w:pPr>
        <w:widowControl w:val="0"/>
        <w:ind w:right="1552"/>
      </w:pPr>
      <w:ins w:id="921" w:author="Arnold Sandjaja" w:date="2013-06-29T14:37:00Z">
        <w:r>
          <w:rPr>
            <w:rFonts w:cs="Arial"/>
          </w:rPr>
          <w:lastRenderedPageBreak/>
          <w:t>SPANNER in the works</w:t>
        </w:r>
      </w:ins>
    </w:p>
    <w:p w14:paraId="273B073B" w14:textId="77777777" w:rsidR="003F2D6E" w:rsidRDefault="003F2D6E">
      <w:pPr>
        <w:widowControl w:val="0"/>
        <w:ind w:right="1552"/>
      </w:pPr>
    </w:p>
    <w:p w14:paraId="1E913A67" w14:textId="77777777" w:rsidR="003F2D6E" w:rsidRDefault="009E5F98">
      <w:pPr>
        <w:widowControl w:val="0"/>
        <w:ind w:right="1552"/>
      </w:pPr>
      <w:ins w:id="922" w:author="Arnold Sandjaja" w:date="2013-06-29T14:37:00Z">
        <w:r>
          <w:rPr>
            <w:rFonts w:cs="Arial"/>
          </w:rPr>
          <w:t>17 August 2013</w:t>
        </w:r>
      </w:ins>
    </w:p>
    <w:p w14:paraId="447A3E56" w14:textId="77777777" w:rsidR="003F2D6E" w:rsidRDefault="009E5F98">
      <w:pPr>
        <w:widowControl w:val="0"/>
        <w:ind w:right="1552"/>
      </w:pPr>
      <w:ins w:id="923" w:author="Arnold Sandjaja" w:date="2013-06-29T14:37:00Z">
        <w:r>
          <w:rPr>
            <w:rFonts w:cs="Arial"/>
          </w:rPr>
          <w:t xml:space="preserve"> </w:t>
        </w:r>
      </w:ins>
    </w:p>
    <w:p w14:paraId="20B63692" w14:textId="77777777" w:rsidR="003F2D6E" w:rsidRDefault="003F2D6E">
      <w:pPr>
        <w:widowControl w:val="0"/>
        <w:ind w:right="1552"/>
      </w:pPr>
    </w:p>
    <w:p w14:paraId="095843E7" w14:textId="77777777" w:rsidR="003F2D6E" w:rsidRDefault="009E5F98">
      <w:pPr>
        <w:widowControl w:val="0"/>
        <w:ind w:right="1552"/>
      </w:pPr>
      <w:ins w:id="924" w:author="Arnold Sandjaja" w:date="2013-06-29T14:37:00Z">
        <w:r>
          <w:rPr>
            <w:rFonts w:cs="Arial"/>
            <w:color w:val="FF0000"/>
          </w:rPr>
          <w:t>(– PAGE 3)</w:t>
        </w:r>
      </w:ins>
      <w:ins w:id="925" w:author="Unknown Author" w:date="2013-06-30T18:57:00Z">
        <w:r>
          <w:rPr>
            <w:rFonts w:cs="Arial"/>
            <w:color w:val="FF0000"/>
          </w:rPr>
          <w:t xml:space="preserve"> – </w:t>
        </w:r>
        <w:proofErr w:type="spellStart"/>
        <w:r>
          <w:rPr>
            <w:rFonts w:cs="Arial"/>
            <w:color w:val="FF0000"/>
            <w:shd w:val="clear" w:color="auto" w:fill="FFFF00"/>
          </w:rPr>
          <w:t>página</w:t>
        </w:r>
        <w:proofErr w:type="spellEnd"/>
        <w:r>
          <w:rPr>
            <w:rFonts w:cs="Arial"/>
            <w:color w:val="FF0000"/>
            <w:shd w:val="clear" w:color="auto" w:fill="FFFF00"/>
          </w:rPr>
          <w:t xml:space="preserve"> 3</w:t>
        </w:r>
      </w:ins>
    </w:p>
    <w:p w14:paraId="1A31A5A0" w14:textId="77777777" w:rsidR="003F2D6E" w:rsidRDefault="003F2D6E">
      <w:pPr>
        <w:widowControl w:val="0"/>
        <w:ind w:right="1552"/>
      </w:pPr>
    </w:p>
    <w:p w14:paraId="7DABA125" w14:textId="77777777" w:rsidR="003F2D6E" w:rsidRDefault="009E5F98">
      <w:pPr>
        <w:widowControl w:val="0"/>
        <w:ind w:right="1552"/>
      </w:pPr>
      <w:ins w:id="926" w:author="Arnold Sandjaja" w:date="2013-06-29T14:37:00Z">
        <w:r>
          <w:rPr>
            <w:rFonts w:cs="Arial"/>
            <w:b/>
            <w:bCs/>
            <w:color w:val="FF2712"/>
          </w:rPr>
          <w:t>(Title</w:t>
        </w:r>
        <w:proofErr w:type="gramStart"/>
        <w:r>
          <w:rPr>
            <w:rFonts w:cs="Arial"/>
            <w:b/>
            <w:bCs/>
            <w:color w:val="FF2712"/>
          </w:rPr>
          <w:t>: )</w:t>
        </w:r>
      </w:ins>
      <w:proofErr w:type="gramEnd"/>
      <w:ins w:id="927" w:author="Unknown Author" w:date="2013-06-30T18:57:00Z">
        <w:r>
          <w:rPr>
            <w:rFonts w:cs="Arial"/>
            <w:b/>
            <w:bCs/>
            <w:color w:val="FF2712"/>
          </w:rPr>
          <w:t xml:space="preserve"> - </w:t>
        </w:r>
        <w:proofErr w:type="spellStart"/>
        <w:r>
          <w:rPr>
            <w:rFonts w:cs="Arial"/>
            <w:b/>
            <w:bCs/>
            <w:color w:val="FF2712"/>
            <w:shd w:val="clear" w:color="auto" w:fill="FFFF00"/>
          </w:rPr>
          <w:t>Título</w:t>
        </w:r>
      </w:ins>
      <w:proofErr w:type="spellEnd"/>
    </w:p>
    <w:p w14:paraId="3C520738" w14:textId="77777777" w:rsidR="003F2D6E" w:rsidRDefault="009E5F98">
      <w:pPr>
        <w:widowControl w:val="0"/>
        <w:ind w:right="1552"/>
      </w:pPr>
      <w:ins w:id="928" w:author="Arnold Sandjaja" w:date="2013-06-29T14:37:00Z">
        <w:r>
          <w:rPr>
            <w:rFonts w:cs="Arial"/>
          </w:rPr>
          <w:t>Our ideas</w:t>
        </w:r>
      </w:ins>
    </w:p>
    <w:p w14:paraId="31EBD612" w14:textId="77777777" w:rsidR="003F2D6E" w:rsidRDefault="003F2D6E">
      <w:pPr>
        <w:widowControl w:val="0"/>
        <w:ind w:right="1552"/>
      </w:pPr>
    </w:p>
    <w:p w14:paraId="3F804B81" w14:textId="77777777" w:rsidR="003F2D6E" w:rsidRDefault="003F2D6E">
      <w:pPr>
        <w:widowControl w:val="0"/>
        <w:ind w:right="1552"/>
      </w:pPr>
    </w:p>
    <w:p w14:paraId="37DD5AF9" w14:textId="77777777" w:rsidR="003F2D6E" w:rsidRDefault="009E5F98">
      <w:pPr>
        <w:widowControl w:val="0"/>
        <w:ind w:right="1552"/>
      </w:pPr>
      <w:ins w:id="929" w:author="Arnold Sandjaja" w:date="2013-06-29T14:37:00Z">
        <w:r>
          <w:rPr>
            <w:rFonts w:cs="Arial"/>
            <w:b/>
            <w:bCs/>
            <w:color w:val="FF2712"/>
          </w:rPr>
          <w:t>(Main text</w:t>
        </w:r>
        <w:proofErr w:type="gramStart"/>
        <w:r>
          <w:rPr>
            <w:rFonts w:cs="Arial"/>
            <w:b/>
            <w:bCs/>
            <w:color w:val="FF2712"/>
          </w:rPr>
          <w:t>: )</w:t>
        </w:r>
      </w:ins>
      <w:proofErr w:type="gramEnd"/>
      <w:ins w:id="930" w:author="Unknown Author" w:date="2013-06-30T18:57:00Z">
        <w:r>
          <w:rPr>
            <w:rFonts w:cs="Arial"/>
            <w:b/>
            <w:bCs/>
            <w:color w:val="FF0000"/>
          </w:rPr>
          <w:t xml:space="preserve"> </w:t>
        </w:r>
        <w:proofErr w:type="gramStart"/>
        <w:r>
          <w:rPr>
            <w:rFonts w:cs="Arial"/>
            <w:b/>
            <w:bCs/>
            <w:color w:val="FF0000"/>
            <w:shd w:val="clear" w:color="auto" w:fill="FFFF00"/>
          </w:rPr>
          <w:t xml:space="preserve">( </w:t>
        </w:r>
        <w:proofErr w:type="spellStart"/>
        <w:r>
          <w:rPr>
            <w:rFonts w:cs="Arial"/>
            <w:b/>
            <w:bCs/>
            <w:color w:val="FF0000"/>
            <w:shd w:val="clear" w:color="auto" w:fill="FFFF00"/>
          </w:rPr>
          <w:t>texto</w:t>
        </w:r>
        <w:proofErr w:type="spellEnd"/>
        <w:proofErr w:type="gramEnd"/>
        <w:r>
          <w:rPr>
            <w:rFonts w:cs="Arial"/>
            <w:b/>
            <w:bCs/>
            <w:color w:val="FF0000"/>
            <w:shd w:val="clear" w:color="auto" w:fill="FFFF00"/>
          </w:rPr>
          <w:t xml:space="preserve"> principal)</w:t>
        </w:r>
      </w:ins>
    </w:p>
    <w:p w14:paraId="41F7C465" w14:textId="77777777" w:rsidR="003F2D6E" w:rsidRDefault="009E5F98">
      <w:pPr>
        <w:widowControl w:val="0"/>
        <w:ind w:right="1552"/>
      </w:pPr>
      <w:proofErr w:type="spellStart"/>
      <w:ins w:id="931" w:author="Arnold Sandjaja" w:date="2013-06-29T14:37:00Z">
        <w:r>
          <w:rPr>
            <w:rFonts w:cs="Arial"/>
          </w:rPr>
          <w:t>Attac</w:t>
        </w:r>
        <w:proofErr w:type="spellEnd"/>
        <w:r>
          <w:rPr>
            <w:rFonts w:cs="Arial"/>
          </w:rPr>
          <w:t xml:space="preserve"> is a movement opposing neo-liberal globalization</w:t>
        </w:r>
      </w:ins>
    </w:p>
    <w:p w14:paraId="59362A89" w14:textId="77777777" w:rsidR="003F2D6E" w:rsidRDefault="009E5F98">
      <w:pPr>
        <w:widowControl w:val="0"/>
        <w:ind w:right="1552"/>
      </w:pPr>
      <w:ins w:id="932" w:author="Arnold Sandjaja" w:date="2013-06-29T14:37:00Z">
        <w:r>
          <w:rPr>
            <w:rFonts w:cs="Arial"/>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ins>
    </w:p>
    <w:p w14:paraId="0E0AAD6D" w14:textId="77777777" w:rsidR="003F2D6E" w:rsidRDefault="003F2D6E">
      <w:pPr>
        <w:widowControl w:val="0"/>
        <w:ind w:right="1552"/>
      </w:pPr>
    </w:p>
    <w:p w14:paraId="4AABF867" w14:textId="77777777" w:rsidR="003F2D6E" w:rsidRDefault="009E5F98">
      <w:pPr>
        <w:widowControl w:val="0"/>
        <w:ind w:right="1552"/>
      </w:pPr>
      <w:ins w:id="933" w:author="Arnold Sandjaja" w:date="2013-06-29T14:37:00Z">
        <w:r>
          <w:rPr>
            <w:rFonts w:cs="Arial"/>
            <w:b/>
          </w:rPr>
          <w:t>Social rights</w:t>
        </w:r>
      </w:ins>
    </w:p>
    <w:p w14:paraId="42655E09" w14:textId="77777777" w:rsidR="003F2D6E" w:rsidRDefault="003F2D6E">
      <w:pPr>
        <w:widowControl w:val="0"/>
        <w:ind w:right="1552"/>
      </w:pPr>
    </w:p>
    <w:p w14:paraId="45D55836" w14:textId="77777777" w:rsidR="003F2D6E" w:rsidRDefault="009E5F98">
      <w:pPr>
        <w:widowControl w:val="0"/>
        <w:ind w:right="1552"/>
      </w:pPr>
      <w:proofErr w:type="gramStart"/>
      <w:ins w:id="934" w:author="Arnold Sandjaja" w:date="2013-06-29T14:37:00Z">
        <w:r>
          <w:rPr>
            <w:rFonts w:cs="Arial"/>
          </w:rPr>
          <w:t>neo</w:t>
        </w:r>
        <w:proofErr w:type="gramEnd"/>
        <w:r>
          <w:rPr>
            <w:rFonts w:cs="Arial"/>
          </w:rPr>
          <w:t xml:space="preserve">-liberal globalization facilitates the shipping of businesses and jobs out of the country and fosters the worldwide competition between workers and, consequently, their </w:t>
        </w:r>
        <w:proofErr w:type="spellStart"/>
        <w:r>
          <w:rPr>
            <w:rFonts w:cs="Arial"/>
          </w:rPr>
          <w:t>precarization</w:t>
        </w:r>
        <w:proofErr w:type="spellEnd"/>
        <w:r>
          <w:rPr>
            <w:rFonts w:cs="Arial"/>
          </w:rPr>
          <w:t xml:space="preserve"> ;</w:t>
        </w:r>
      </w:ins>
    </w:p>
    <w:p w14:paraId="24A5DA66" w14:textId="77777777" w:rsidR="003F2D6E" w:rsidRDefault="009E5F98">
      <w:pPr>
        <w:widowControl w:val="0"/>
        <w:ind w:right="1552"/>
      </w:pPr>
      <w:ins w:id="935" w:author="Arnold Sandjaja" w:date="2013-06-29T14:37:00Z">
        <w:r>
          <w:rPr>
            <w:rFonts w:cs="Arial"/>
          </w:rPr>
          <w:t>It covers up tax evasion thanks to tax havens and sets in motion the competition between national tax systems and thus the reduction of public services.</w:t>
        </w:r>
      </w:ins>
    </w:p>
    <w:p w14:paraId="09B8392D" w14:textId="77777777" w:rsidR="003F2D6E" w:rsidRDefault="003F2D6E">
      <w:pPr>
        <w:widowControl w:val="0"/>
        <w:ind w:right="1552"/>
      </w:pPr>
    </w:p>
    <w:p w14:paraId="7B7616B6" w14:textId="77777777" w:rsidR="003F2D6E" w:rsidRDefault="009E5F98">
      <w:pPr>
        <w:widowControl w:val="0"/>
        <w:ind w:right="1552"/>
      </w:pPr>
      <w:ins w:id="936" w:author="Arnold Sandjaja" w:date="2013-06-29T14:37:00Z">
        <w:r>
          <w:rPr>
            <w:rFonts w:cs="Arial"/>
            <w:b/>
          </w:rPr>
          <w:t>The planet</w:t>
        </w:r>
      </w:ins>
    </w:p>
    <w:p w14:paraId="7C523A20" w14:textId="77777777" w:rsidR="003F2D6E" w:rsidRDefault="003F2D6E">
      <w:pPr>
        <w:widowControl w:val="0"/>
        <w:ind w:right="1552"/>
      </w:pPr>
    </w:p>
    <w:p w14:paraId="798CE11F" w14:textId="77777777" w:rsidR="003F2D6E" w:rsidRDefault="009E5F98">
      <w:pPr>
        <w:widowControl w:val="0"/>
        <w:ind w:right="1552"/>
      </w:pPr>
      <w:ins w:id="937" w:author="Arnold Sandjaja" w:date="2013-06-29T14:37:00Z">
        <w:r>
          <w:rPr>
            <w:rFonts w:cs="Arial"/>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roofErr w:type="gramStart"/>
        <w:r>
          <w:rPr>
            <w:rFonts w:cs="Arial"/>
          </w:rPr>
          <w:t>;</w:t>
        </w:r>
      </w:ins>
      <w:proofErr w:type="gramEnd"/>
    </w:p>
    <w:p w14:paraId="2CA55A13" w14:textId="77777777" w:rsidR="003F2D6E" w:rsidRDefault="009E5F98">
      <w:pPr>
        <w:widowControl w:val="0"/>
        <w:ind w:right="1552"/>
      </w:pPr>
      <w:ins w:id="938" w:author="Arnold Sandjaja" w:date="2013-06-29T14:37:00Z">
        <w:r>
          <w:rPr>
            <w:rFonts w:cs="Arial"/>
          </w:rPr>
          <w:t>It sets up a competition between national environmental regulations and thus pushes them to the lowest possible level</w:t>
        </w:r>
        <w:proofErr w:type="gramStart"/>
        <w:r>
          <w:rPr>
            <w:rFonts w:cs="Arial"/>
          </w:rPr>
          <w:t>;</w:t>
        </w:r>
      </w:ins>
      <w:proofErr w:type="gramEnd"/>
    </w:p>
    <w:p w14:paraId="5E7D4F76" w14:textId="77777777" w:rsidR="003F2D6E" w:rsidRDefault="009E5F98">
      <w:pPr>
        <w:widowControl w:val="0"/>
        <w:ind w:right="1552"/>
      </w:pPr>
      <w:ins w:id="939" w:author="Arnold Sandjaja" w:date="2013-06-29T14:37:00Z">
        <w:r>
          <w:rPr>
            <w:rFonts w:cs="Arial"/>
          </w:rPr>
          <w:t>It tends to commercialize all aspects of society and thus extends endlessly the consumer and growth society.</w:t>
        </w:r>
      </w:ins>
    </w:p>
    <w:p w14:paraId="085E436D" w14:textId="77777777" w:rsidR="003F2D6E" w:rsidRDefault="003F2D6E">
      <w:pPr>
        <w:widowControl w:val="0"/>
        <w:ind w:right="1552"/>
      </w:pPr>
    </w:p>
    <w:p w14:paraId="234D731B" w14:textId="77777777" w:rsidR="003F2D6E" w:rsidRDefault="009E5F98">
      <w:pPr>
        <w:widowControl w:val="0"/>
        <w:ind w:right="1552"/>
      </w:pPr>
      <w:ins w:id="940" w:author="Arnold Sandjaja" w:date="2013-06-29T14:37:00Z">
        <w:r>
          <w:rPr>
            <w:rFonts w:cs="Arial"/>
            <w:b/>
          </w:rPr>
          <w:t>North South solidarity</w:t>
        </w:r>
      </w:ins>
    </w:p>
    <w:p w14:paraId="6D45A9B9" w14:textId="77777777" w:rsidR="003F2D6E" w:rsidRDefault="003F2D6E">
      <w:pPr>
        <w:widowControl w:val="0"/>
        <w:ind w:right="1552"/>
      </w:pPr>
    </w:p>
    <w:p w14:paraId="248D1306" w14:textId="77777777" w:rsidR="003F2D6E" w:rsidRDefault="009E5F98">
      <w:pPr>
        <w:widowControl w:val="0"/>
        <w:ind w:right="1552"/>
      </w:pPr>
      <w:ins w:id="941" w:author="Arnold Sandjaja" w:date="2013-06-29T14:37:00Z">
        <w:r>
          <w:rPr>
            <w:rFonts w:cs="Arial"/>
          </w:rPr>
          <w:t>As it organizes tax evasion, neo-liberal globalization imposes a new form of colonialism through corruption of elites in countries of the South</w:t>
        </w:r>
        <w:proofErr w:type="gramStart"/>
        <w:r>
          <w:rPr>
            <w:rFonts w:cs="Arial"/>
          </w:rPr>
          <w:t>;</w:t>
        </w:r>
      </w:ins>
      <w:proofErr w:type="gramEnd"/>
    </w:p>
    <w:p w14:paraId="531F878C" w14:textId="77777777" w:rsidR="003F2D6E" w:rsidRDefault="009E5F98">
      <w:pPr>
        <w:widowControl w:val="0"/>
        <w:ind w:right="1552"/>
      </w:pPr>
      <w:ins w:id="942" w:author="Arnold Sandjaja" w:date="2013-06-29T14:37:00Z">
        <w:r>
          <w:rPr>
            <w:rFonts w:cs="Arial"/>
          </w:rPr>
          <w:t xml:space="preserve">Through free trade it imposes competition between farmers in the South </w:t>
        </w:r>
        <w:r>
          <w:rPr>
            <w:rFonts w:cs="Arial"/>
          </w:rPr>
          <w:lastRenderedPageBreak/>
          <w:t xml:space="preserve">and the large agro-business owners of the </w:t>
        </w:r>
        <w:proofErr w:type="gramStart"/>
        <w:r>
          <w:rPr>
            <w:rFonts w:cs="Arial"/>
          </w:rPr>
          <w:t>North ;</w:t>
        </w:r>
      </w:ins>
      <w:proofErr w:type="gramEnd"/>
    </w:p>
    <w:p w14:paraId="7B9FF2CD" w14:textId="77777777" w:rsidR="003F2D6E" w:rsidRDefault="009E5F98">
      <w:pPr>
        <w:widowControl w:val="0"/>
        <w:ind w:right="1552"/>
      </w:pPr>
      <w:ins w:id="943" w:author="Arnold Sandjaja" w:date="2013-06-29T14:37:00Z">
        <w:r>
          <w:rPr>
            <w:rFonts w:cs="Arial"/>
          </w:rPr>
          <w:t>Via the debt mechanism, it allows the World Bank and the IMF to impose massive deregulation policies on developing countries.</w:t>
        </w:r>
      </w:ins>
    </w:p>
    <w:p w14:paraId="4232A6B9" w14:textId="77777777" w:rsidR="003F2D6E" w:rsidRDefault="003F2D6E">
      <w:pPr>
        <w:widowControl w:val="0"/>
        <w:ind w:right="1552"/>
      </w:pPr>
    </w:p>
    <w:p w14:paraId="2C32D19D" w14:textId="77777777" w:rsidR="003F2D6E" w:rsidRDefault="009E5F98">
      <w:pPr>
        <w:widowControl w:val="0"/>
        <w:ind w:right="1552"/>
      </w:pPr>
      <w:ins w:id="944" w:author="Arnold Sandjaja" w:date="2013-06-29T14:37:00Z">
        <w:r>
          <w:rPr>
            <w:rFonts w:cs="Arial"/>
            <w:b/>
          </w:rPr>
          <w:t>Democracy</w:t>
        </w:r>
      </w:ins>
    </w:p>
    <w:p w14:paraId="34A035AC" w14:textId="77777777" w:rsidR="003F2D6E" w:rsidRDefault="003F2D6E">
      <w:pPr>
        <w:widowControl w:val="0"/>
        <w:ind w:right="1552"/>
      </w:pPr>
    </w:p>
    <w:p w14:paraId="0137E5D3" w14:textId="77777777" w:rsidR="003F2D6E" w:rsidRDefault="009E5F98">
      <w:pPr>
        <w:widowControl w:val="0"/>
        <w:ind w:right="1552"/>
      </w:pPr>
      <w:ins w:id="945" w:author="Arnold Sandjaja" w:date="2013-06-29T14:37:00Z">
        <w:r>
          <w:rPr>
            <w:rFonts w:cs="Arial"/>
          </w:rPr>
          <w:t>WTO, IMF, World Bank and the European Union set up new global economic rules outside any democratic debate: most international negotiations on trade or financial regulation occur away from the people; Neo-liberal globalization promotes the concentration of information dissemination in the hands of a few media and internet conglomerates.</w:t>
        </w:r>
      </w:ins>
    </w:p>
    <w:p w14:paraId="58787710" w14:textId="77777777" w:rsidR="003F2D6E" w:rsidRDefault="009E5F98">
      <w:pPr>
        <w:widowControl w:val="0"/>
        <w:ind w:right="1552"/>
      </w:pPr>
      <w:ins w:id="946" w:author="Arnold Sandjaja" w:date="2013-06-29T14:37:00Z">
        <w:r>
          <w:rPr>
            <w:rFonts w:cs="Arial"/>
          </w:rPr>
          <w:t>The commercialization of all spheres of society reduces people to mere consumers at the expense of their citizenship.</w:t>
        </w:r>
      </w:ins>
    </w:p>
    <w:p w14:paraId="207C8F7C" w14:textId="77777777" w:rsidR="003F2D6E" w:rsidRDefault="009E5F98">
      <w:pPr>
        <w:widowControl w:val="0"/>
        <w:ind w:right="1552"/>
      </w:pPr>
      <w:ins w:id="947" w:author="Arnold Sandjaja" w:date="2013-06-29T14:37:00Z">
        <w:r>
          <w:rPr>
            <w:rFonts w:cs="Arial"/>
          </w:rPr>
          <w:t>And so, over the past 30 years we have witnessed a substantial enrichment of capital holders to the detriment of the vast majority of wage earners, together with a continued deterioration of the condition of our planet.</w:t>
        </w:r>
      </w:ins>
    </w:p>
    <w:p w14:paraId="659951D9" w14:textId="77777777" w:rsidR="003F2D6E" w:rsidRDefault="009E5F98">
      <w:pPr>
        <w:widowControl w:val="0"/>
        <w:ind w:right="1552"/>
      </w:pPr>
      <w:ins w:id="948" w:author="Arnold Sandjaja" w:date="2013-06-29T14:37:00Z">
        <w:r>
          <w:rPr>
            <w:rFonts w:cs="Arial"/>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45E5EED0" w14:textId="77777777" w:rsidR="003F2D6E" w:rsidRDefault="003F2D6E">
      <w:pPr>
        <w:widowControl w:val="0"/>
        <w:ind w:right="1552"/>
      </w:pPr>
    </w:p>
    <w:p w14:paraId="21077A81" w14:textId="77777777" w:rsidR="003F2D6E" w:rsidRDefault="003F2D6E">
      <w:pPr>
        <w:widowControl w:val="0"/>
        <w:ind w:right="1552"/>
      </w:pPr>
    </w:p>
    <w:p w14:paraId="36F371A5" w14:textId="77777777" w:rsidR="003F2D6E" w:rsidRDefault="009E5F98">
      <w:pPr>
        <w:widowControl w:val="0"/>
        <w:ind w:right="1552"/>
      </w:pPr>
      <w:ins w:id="949"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345B850F" w14:textId="77777777" w:rsidR="003F2D6E" w:rsidRDefault="009E5F98">
      <w:pPr>
        <w:widowControl w:val="0"/>
        <w:ind w:right="1552"/>
      </w:pPr>
      <w:proofErr w:type="spellStart"/>
      <w:proofErr w:type="gramStart"/>
      <w:ins w:id="950" w:author="Unknown Author" w:date="2013-06-30T18:58:00Z">
        <w:r>
          <w:rPr>
            <w:rFonts w:cs="Arial"/>
            <w:b/>
            <w:bCs/>
            <w:color w:val="FF0000"/>
            <w:shd w:val="clear" w:color="auto" w:fill="FFFF00"/>
          </w:rPr>
          <w:t>legendas</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apra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neste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360C5A2E" w14:textId="77777777" w:rsidR="003F2D6E" w:rsidRDefault="009E5F98">
      <w:pPr>
        <w:pStyle w:val="ListParagraph"/>
        <w:widowControl w:val="0"/>
        <w:numPr>
          <w:ilvl w:val="0"/>
          <w:numId w:val="8"/>
        </w:numPr>
        <w:ind w:right="1552"/>
      </w:pPr>
      <w:ins w:id="951" w:author="Arnold Sandjaja" w:date="2013-06-29T14:37:00Z">
        <w:r>
          <w:rPr>
            <w:rFonts w:ascii="Arial" w:hAnsi="Arial" w:cs="Arial"/>
            <w:b/>
            <w:bCs/>
            <w:color w:val="FF0000"/>
          </w:rPr>
          <w:t>WSC2013_TP40_MOD1_PRE_EN_03.jpg</w:t>
        </w:r>
      </w:ins>
    </w:p>
    <w:p w14:paraId="12EC665D" w14:textId="77777777" w:rsidR="003F2D6E" w:rsidRDefault="009E5F98">
      <w:pPr>
        <w:pStyle w:val="ListParagraph"/>
        <w:widowControl w:val="0"/>
        <w:numPr>
          <w:ilvl w:val="0"/>
          <w:numId w:val="8"/>
        </w:numPr>
        <w:ind w:right="1552"/>
      </w:pPr>
      <w:ins w:id="952" w:author="Arnold Sandjaja" w:date="2013-06-29T14:37:00Z">
        <w:r>
          <w:rPr>
            <w:rFonts w:ascii="Arial" w:hAnsi="Arial" w:cs="Arial"/>
            <w:b/>
            <w:bCs/>
            <w:color w:val="FF0000"/>
          </w:rPr>
          <w:t>WSC2013_TP40_MOD1_PRE_EN_05.jpg</w:t>
        </w:r>
      </w:ins>
    </w:p>
    <w:p w14:paraId="121FB47C" w14:textId="77777777" w:rsidR="003F2D6E" w:rsidRDefault="009E5F98">
      <w:pPr>
        <w:pStyle w:val="ListParagraph"/>
        <w:widowControl w:val="0"/>
        <w:numPr>
          <w:ilvl w:val="0"/>
          <w:numId w:val="8"/>
        </w:numPr>
        <w:ind w:right="1552"/>
      </w:pPr>
      <w:ins w:id="953" w:author="Arnold Sandjaja" w:date="2013-06-29T14:37:00Z">
        <w:r>
          <w:rPr>
            <w:rFonts w:ascii="Arial" w:hAnsi="Arial" w:cs="Arial"/>
            <w:b/>
            <w:bCs/>
            <w:color w:val="FF0000"/>
          </w:rPr>
          <w:t>WSC2013_TP40_MOD1_PRE_EN_06.jpg)</w:t>
        </w:r>
      </w:ins>
    </w:p>
    <w:p w14:paraId="655BC373" w14:textId="77777777" w:rsidR="003F2D6E" w:rsidRDefault="003F2D6E">
      <w:pPr>
        <w:widowControl w:val="0"/>
        <w:ind w:right="1552"/>
      </w:pPr>
    </w:p>
    <w:p w14:paraId="0C65FAC8" w14:textId="77777777" w:rsidR="003F2D6E" w:rsidRDefault="009E5F98">
      <w:pPr>
        <w:widowControl w:val="0"/>
        <w:ind w:right="1552"/>
      </w:pPr>
      <w:ins w:id="954" w:author="Arnold Sandjaja" w:date="2013-06-29T14:37:00Z">
        <w:r>
          <w:rPr>
            <w:rFonts w:cs="Arial"/>
          </w:rPr>
          <w:t>Neo-liberal globalization promotes the concentration of information dissemination.</w:t>
        </w:r>
      </w:ins>
    </w:p>
    <w:p w14:paraId="3F5282A1" w14:textId="77777777" w:rsidR="003F2D6E" w:rsidRDefault="003F2D6E">
      <w:pPr>
        <w:widowControl w:val="0"/>
        <w:ind w:right="1552"/>
      </w:pPr>
    </w:p>
    <w:p w14:paraId="5B6A2843" w14:textId="77777777" w:rsidR="003F2D6E" w:rsidRDefault="003F2D6E">
      <w:pPr>
        <w:widowControl w:val="0"/>
        <w:ind w:right="1552"/>
      </w:pPr>
    </w:p>
    <w:p w14:paraId="12978103" w14:textId="77777777" w:rsidR="003F2D6E" w:rsidRDefault="009E5F98">
      <w:pPr>
        <w:widowControl w:val="0"/>
        <w:ind w:right="1552"/>
      </w:pPr>
      <w:ins w:id="955" w:author="Arnold Sandjaja" w:date="2013-06-29T14:37:00Z">
        <w:r>
          <w:rPr>
            <w:rFonts w:cs="Arial"/>
            <w:color w:val="FF0000"/>
          </w:rPr>
          <w:t>(– Pages 8 and 9)</w:t>
        </w:r>
      </w:ins>
    </w:p>
    <w:p w14:paraId="593D0E6E" w14:textId="77777777" w:rsidR="003F2D6E" w:rsidRDefault="003F2D6E">
      <w:pPr>
        <w:widowControl w:val="0"/>
        <w:ind w:right="1552"/>
      </w:pPr>
    </w:p>
    <w:p w14:paraId="165F7099" w14:textId="77777777" w:rsidR="003F2D6E" w:rsidRDefault="009E5F98">
      <w:pPr>
        <w:widowControl w:val="0"/>
        <w:ind w:right="1552"/>
      </w:pPr>
      <w:ins w:id="956" w:author="Arnold Sandjaja" w:date="2013-06-29T14:37:00Z">
        <w:r>
          <w:rPr>
            <w:rFonts w:cs="Arial"/>
            <w:b/>
            <w:bCs/>
            <w:color w:val="FF2712"/>
          </w:rPr>
          <w:t>(Title</w:t>
        </w:r>
        <w:proofErr w:type="gramStart"/>
        <w:r>
          <w:rPr>
            <w:rFonts w:cs="Arial"/>
            <w:b/>
            <w:bCs/>
            <w:color w:val="FF2712"/>
          </w:rPr>
          <w:t>: )</w:t>
        </w:r>
      </w:ins>
      <w:proofErr w:type="gramEnd"/>
      <w:ins w:id="957" w:author="Unknown Author" w:date="2013-06-30T18:58:00Z">
        <w:r>
          <w:rPr>
            <w:rFonts w:cs="Arial"/>
            <w:b/>
            <w:bCs/>
            <w:color w:val="FF2712"/>
          </w:rPr>
          <w:t xml:space="preserve"> - </w:t>
        </w:r>
        <w:proofErr w:type="spellStart"/>
        <w:r>
          <w:rPr>
            <w:rFonts w:cs="Arial"/>
            <w:b/>
            <w:bCs/>
            <w:color w:val="FF2712"/>
            <w:shd w:val="clear" w:color="auto" w:fill="FFFF00"/>
          </w:rPr>
          <w:t>título</w:t>
        </w:r>
      </w:ins>
      <w:proofErr w:type="spellEnd"/>
    </w:p>
    <w:p w14:paraId="666F60DE" w14:textId="77777777" w:rsidR="003F2D6E" w:rsidRDefault="009E5F98">
      <w:pPr>
        <w:widowControl w:val="0"/>
        <w:ind w:right="1552"/>
      </w:pPr>
      <w:ins w:id="958" w:author="Arnold Sandjaja" w:date="2013-06-29T14:37:00Z">
        <w:r>
          <w:rPr>
            <w:rFonts w:cs="Arial"/>
          </w:rPr>
          <w:t>Global Tax Justice:</w:t>
        </w:r>
      </w:ins>
    </w:p>
    <w:p w14:paraId="59E402D5" w14:textId="77777777" w:rsidR="003F2D6E" w:rsidRDefault="009E5F98">
      <w:pPr>
        <w:widowControl w:val="0"/>
        <w:ind w:right="1552"/>
      </w:pPr>
      <w:ins w:id="959" w:author="Arnold Sandjaja" w:date="2013-06-29T14:37:00Z">
        <w:r>
          <w:rPr>
            <w:rFonts w:cs="Arial"/>
          </w:rPr>
          <w:t>If everybody shares the burden, no one suffers.</w:t>
        </w:r>
      </w:ins>
    </w:p>
    <w:p w14:paraId="1B4D8B95" w14:textId="77777777" w:rsidR="003F2D6E" w:rsidRDefault="003F2D6E">
      <w:pPr>
        <w:widowControl w:val="0"/>
        <w:ind w:right="1552"/>
      </w:pPr>
    </w:p>
    <w:p w14:paraId="08F0A3AE" w14:textId="77777777" w:rsidR="003F2D6E" w:rsidRDefault="009E5F98">
      <w:pPr>
        <w:widowControl w:val="0"/>
        <w:ind w:right="1552"/>
      </w:pPr>
      <w:ins w:id="960" w:author="Arnold Sandjaja" w:date="2013-06-29T14:37:00Z">
        <w:r>
          <w:rPr>
            <w:rFonts w:cs="Arial"/>
            <w:b/>
            <w:bCs/>
            <w:color w:val="FF2712"/>
          </w:rPr>
          <w:t>(Main text</w:t>
        </w:r>
        <w:proofErr w:type="gramStart"/>
        <w:r>
          <w:rPr>
            <w:rFonts w:cs="Arial"/>
            <w:b/>
            <w:bCs/>
            <w:color w:val="FF2712"/>
          </w:rPr>
          <w:t>: )</w:t>
        </w:r>
      </w:ins>
      <w:proofErr w:type="gramEnd"/>
      <w:ins w:id="961" w:author="Unknown Author" w:date="2013-06-30T18:58:00Z">
        <w:r>
          <w:rPr>
            <w:rFonts w:cs="Arial"/>
            <w:b/>
            <w:bCs/>
            <w:color w:val="FF0000"/>
          </w:rPr>
          <w:t xml:space="preserve"> - </w:t>
        </w:r>
        <w:proofErr w:type="spellStart"/>
        <w:r>
          <w:rPr>
            <w:rFonts w:cs="Arial"/>
            <w:b/>
            <w:bCs/>
            <w:color w:val="FF0000"/>
            <w:shd w:val="clear" w:color="auto" w:fill="FFFF00"/>
          </w:rPr>
          <w:t>texto</w:t>
        </w:r>
        <w:proofErr w:type="spellEnd"/>
        <w:r>
          <w:rPr>
            <w:rFonts w:cs="Arial"/>
            <w:b/>
            <w:bCs/>
            <w:color w:val="FF0000"/>
            <w:shd w:val="clear" w:color="auto" w:fill="FFFF00"/>
          </w:rPr>
          <w:t xml:space="preserve"> principal</w:t>
        </w:r>
      </w:ins>
    </w:p>
    <w:p w14:paraId="12C407CE" w14:textId="77777777" w:rsidR="003F2D6E" w:rsidRDefault="003F2D6E">
      <w:pPr>
        <w:widowControl w:val="0"/>
        <w:ind w:right="1552"/>
      </w:pPr>
    </w:p>
    <w:p w14:paraId="056C2927" w14:textId="77777777" w:rsidR="003F2D6E" w:rsidRDefault="009E5F98">
      <w:pPr>
        <w:widowControl w:val="0"/>
        <w:ind w:right="1552"/>
      </w:pPr>
      <w:ins w:id="962" w:author="Arnold Sandjaja" w:date="2013-06-29T14:37:00Z">
        <w:r>
          <w:rPr>
            <w:rFonts w:ascii="Helvetica" w:hAnsi="Helvetica" w:cs="Helvetica"/>
            <w:b/>
            <w:bCs/>
            <w:color w:val="231F20"/>
          </w:rPr>
          <w:t xml:space="preserve">How did this come about? </w:t>
        </w:r>
      </w:ins>
    </w:p>
    <w:p w14:paraId="2173834E" w14:textId="77777777" w:rsidR="003F2D6E" w:rsidRDefault="003F2D6E">
      <w:pPr>
        <w:widowControl w:val="0"/>
        <w:ind w:right="1552"/>
      </w:pPr>
    </w:p>
    <w:p w14:paraId="6780FB69" w14:textId="77777777" w:rsidR="003F2D6E" w:rsidRDefault="009E5F98">
      <w:pPr>
        <w:widowControl w:val="0"/>
        <w:ind w:right="1552"/>
      </w:pPr>
      <w:ins w:id="963" w:author="Arnold Sandjaja" w:date="2013-06-29T14:37:00Z">
        <w:r>
          <w:rPr>
            <w:rFonts w:ascii="Helvetica" w:hAnsi="Helvetica" w:cs="Helvetica"/>
            <w:color w:val="231F20"/>
          </w:rPr>
          <w:t xml:space="preserve">In the sixties and seventies capital was not very mobile, a tight net of capital transfer controls hampered the free flow of the deutschemark, schilling, </w:t>
        </w:r>
        <w:r>
          <w:rPr>
            <w:rFonts w:ascii="Helvetica" w:hAnsi="Helvetica" w:cs="Helvetica"/>
            <w:color w:val="231F20"/>
          </w:rPr>
          <w:lastRenderedPageBreak/>
          <w:t>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5A39CE33" w14:textId="77777777" w:rsidR="003F2D6E" w:rsidRDefault="003F2D6E">
      <w:pPr>
        <w:widowControl w:val="0"/>
        <w:ind w:right="1552"/>
      </w:pPr>
    </w:p>
    <w:p w14:paraId="76A8594F" w14:textId="77777777" w:rsidR="003F2D6E" w:rsidRDefault="009E5F98">
      <w:pPr>
        <w:widowControl w:val="0"/>
        <w:ind w:right="1552"/>
      </w:pPr>
      <w:ins w:id="964" w:author="Arnold Sandjaja" w:date="2013-06-29T14:37:00Z">
        <w:r>
          <w:rPr>
            <w:rFonts w:ascii="Helvetica" w:hAnsi="Helvetica" w:cs="Helvetica"/>
            <w:b/>
            <w:bCs/>
            <w:color w:val="231F20"/>
          </w:rPr>
          <w:t>More and more Tax Havens</w:t>
        </w:r>
      </w:ins>
    </w:p>
    <w:p w14:paraId="33772349" w14:textId="77777777" w:rsidR="003F2D6E" w:rsidRDefault="009E5F98">
      <w:pPr>
        <w:widowControl w:val="0"/>
        <w:ind w:right="1552"/>
      </w:pPr>
      <w:ins w:id="965" w:author="Arnold Sandjaja" w:date="2013-06-29T14:37:00Z">
        <w:r>
          <w:rPr>
            <w:rFonts w:ascii="Helvetica" w:hAnsi="Helvetica" w:cs="Helvetica"/>
            <w:color w:val="231F20"/>
          </w:rPr>
          <w:t xml:space="preserve"> </w:t>
        </w:r>
      </w:ins>
    </w:p>
    <w:p w14:paraId="7C917D75" w14:textId="77777777" w:rsidR="003F2D6E" w:rsidRDefault="009E5F98">
      <w:pPr>
        <w:widowControl w:val="0"/>
        <w:ind w:right="1552"/>
      </w:pPr>
      <w:ins w:id="966" w:author="Arnold Sandjaja" w:date="2013-06-29T14:37:00Z">
        <w:r>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w:t>
        </w:r>
        <w:proofErr w:type="gramStart"/>
        <w:r>
          <w:rPr>
            <w:rFonts w:ascii="Helvetica" w:hAnsi="Helvetica" w:cs="Helvetica"/>
            <w:color w:val="231F20"/>
          </w:rPr>
          <w:t>get</w:t>
        </w:r>
        <w:proofErr w:type="gramEnd"/>
        <w:r>
          <w:rPr>
            <w:rFonts w:ascii="Helvetica" w:hAnsi="Helvetica" w:cs="Helvetica"/>
            <w:color w:val="231F20"/>
          </w:rPr>
          <w:t xml:space="preserve"> informed because of bank secrecy. The result is that the profiteers of globalisation contribute less and less to our common goods - hospitals, education, public transport, environmental protection, sport and culture. </w:t>
        </w:r>
      </w:ins>
    </w:p>
    <w:p w14:paraId="7486FED1" w14:textId="77777777" w:rsidR="003F2D6E" w:rsidRDefault="003F2D6E">
      <w:pPr>
        <w:widowControl w:val="0"/>
        <w:ind w:right="1552"/>
      </w:pPr>
    </w:p>
    <w:p w14:paraId="79EA87F1" w14:textId="77777777" w:rsidR="003F2D6E" w:rsidRDefault="009E5F98">
      <w:pPr>
        <w:widowControl w:val="0"/>
        <w:ind w:right="1552"/>
      </w:pPr>
      <w:ins w:id="967" w:author="Arnold Sandjaja" w:date="2013-06-29T14:37:00Z">
        <w:r>
          <w:rPr>
            <w:rFonts w:ascii="Helvetica" w:hAnsi="Helvetica" w:cs="Helvetica"/>
            <w:b/>
            <w:bCs/>
            <w:color w:val="231F20"/>
          </w:rPr>
          <w:t xml:space="preserve">Tax Competition Begins </w:t>
        </w:r>
      </w:ins>
    </w:p>
    <w:p w14:paraId="356E17AC" w14:textId="77777777" w:rsidR="003F2D6E" w:rsidRDefault="003F2D6E">
      <w:pPr>
        <w:widowControl w:val="0"/>
        <w:ind w:right="1552"/>
      </w:pPr>
    </w:p>
    <w:p w14:paraId="5B8EE358" w14:textId="77777777" w:rsidR="003F2D6E" w:rsidRDefault="009E5F98">
      <w:pPr>
        <w:widowControl w:val="0"/>
        <w:ind w:right="1552"/>
      </w:pPr>
      <w:ins w:id="968" w:author="Arnold Sandjaja" w:date="2013-06-29T14:37:00Z">
        <w:r>
          <w:rPr>
            <w:rFonts w:ascii="Helvetica" w:hAnsi="Helvetica" w:cs="Helvetica"/>
            <w:color w:val="231F20"/>
          </w:rPr>
          <w:t xml:space="preserve">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 to 35% since 1985. Tax on interest yield from 47% to 33% and the top income tax bracket plummeted from 52%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Pr>
            <w:rFonts w:ascii="Helvetica" w:hAnsi="Helvetica" w:cs="Helvetica"/>
            <w:color w:val="231F20"/>
          </w:rPr>
          <w:t>Creditanstalt</w:t>
        </w:r>
        <w:proofErr w:type="spellEnd"/>
        <w:r>
          <w:rPr>
            <w:rFonts w:ascii="Helvetica" w:hAnsi="Helvetica" w:cs="Helvetica"/>
            <w:color w:val="231F20"/>
          </w:rPr>
          <w:t xml:space="preserve"> (1998 and 99) the </w:t>
        </w:r>
        <w:proofErr w:type="gramStart"/>
        <w:r>
          <w:rPr>
            <w:rFonts w:ascii="Helvetica" w:hAnsi="Helvetica" w:cs="Helvetica"/>
            <w:color w:val="231F20"/>
          </w:rPr>
          <w:t>Spar AG</w:t>
        </w:r>
        <w:proofErr w:type="gramEnd"/>
        <w:r>
          <w:rPr>
            <w:rFonts w:ascii="Helvetica" w:hAnsi="Helvetica" w:cs="Helvetica"/>
            <w:color w:val="231F20"/>
          </w:rPr>
          <w:t xml:space="preserve"> (1997 and 98) and Shell Austria (1977) or the </w:t>
        </w:r>
        <w:proofErr w:type="spellStart"/>
        <w:r>
          <w:rPr>
            <w:rFonts w:ascii="Helvetica" w:hAnsi="Helvetica" w:cs="Helvetica"/>
            <w:color w:val="231F20"/>
          </w:rPr>
          <w:t>Immuno</w:t>
        </w:r>
        <w:proofErr w:type="spellEnd"/>
        <w:r>
          <w:rPr>
            <w:rFonts w:ascii="Helvetica" w:hAnsi="Helvetica" w:cs="Helvetica"/>
            <w:color w:val="231F20"/>
          </w:rPr>
          <w:t xml:space="preserve"> AG (1977). This is not just unfair for the community, but also for the small and </w:t>
        </w:r>
        <w:proofErr w:type="spellStart"/>
        <w:r>
          <w:rPr>
            <w:rFonts w:ascii="Helvetica" w:hAnsi="Helvetica" w:cs="Helvetica"/>
            <w:color w:val="231F20"/>
          </w:rPr>
          <w:t>midium</w:t>
        </w:r>
        <w:proofErr w:type="spellEnd"/>
        <w:r>
          <w:rPr>
            <w:rFonts w:ascii="Helvetica" w:hAnsi="Helvetica" w:cs="Helvetica"/>
            <w:color w:val="231F20"/>
          </w:rPr>
          <w:t xml:space="preserve"> sized businesses that can´t use these 'creative possibilities' and suffer under an unfair competitive disadvantage.</w:t>
        </w:r>
      </w:ins>
    </w:p>
    <w:p w14:paraId="13B49A36" w14:textId="77777777" w:rsidR="003F2D6E" w:rsidRDefault="003F2D6E">
      <w:pPr>
        <w:widowControl w:val="0"/>
        <w:ind w:right="1552"/>
      </w:pPr>
    </w:p>
    <w:p w14:paraId="128CCB08" w14:textId="77777777" w:rsidR="003F2D6E" w:rsidRDefault="003F2D6E">
      <w:pPr>
        <w:widowControl w:val="0"/>
        <w:ind w:right="1552"/>
      </w:pPr>
    </w:p>
    <w:p w14:paraId="3E55BB56" w14:textId="77777777" w:rsidR="003F2D6E" w:rsidRDefault="009E5F98">
      <w:pPr>
        <w:widowControl w:val="0"/>
        <w:ind w:right="1552"/>
      </w:pPr>
      <w:ins w:id="969"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7A00AC61" w14:textId="77777777" w:rsidR="003F2D6E" w:rsidRDefault="009E5F98">
      <w:pPr>
        <w:widowControl w:val="0"/>
        <w:ind w:right="1552"/>
      </w:pPr>
      <w:proofErr w:type="spellStart"/>
      <w:proofErr w:type="gramStart"/>
      <w:ins w:id="970" w:author="Unknown Author" w:date="2013-06-30T18:59:00Z">
        <w:r>
          <w:rPr>
            <w:rFonts w:cs="Arial"/>
            <w:b/>
            <w:bCs/>
            <w:color w:val="FF0000"/>
            <w:shd w:val="clear" w:color="auto" w:fill="FFFF00"/>
          </w:rPr>
          <w:t>legenda</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para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deste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de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06E1F2CA" w14:textId="77777777" w:rsidR="003F2D6E" w:rsidRDefault="009E5F98">
      <w:pPr>
        <w:pStyle w:val="ListParagraph"/>
        <w:widowControl w:val="0"/>
        <w:numPr>
          <w:ilvl w:val="0"/>
          <w:numId w:val="8"/>
        </w:numPr>
        <w:ind w:right="1552"/>
      </w:pPr>
      <w:ins w:id="971" w:author="Arnold Sandjaja" w:date="2013-06-29T14:37:00Z">
        <w:r>
          <w:rPr>
            <w:rFonts w:ascii="Arial" w:hAnsi="Arial" w:cs="Arial"/>
            <w:b/>
            <w:bCs/>
            <w:color w:val="FF0000"/>
          </w:rPr>
          <w:lastRenderedPageBreak/>
          <w:t>WSC2013_TP40_MOD1_PRE_EN_01.jpg</w:t>
        </w:r>
      </w:ins>
    </w:p>
    <w:p w14:paraId="252BD214" w14:textId="77777777" w:rsidR="003F2D6E" w:rsidRDefault="009E5F98">
      <w:pPr>
        <w:pStyle w:val="ListParagraph"/>
        <w:widowControl w:val="0"/>
        <w:numPr>
          <w:ilvl w:val="0"/>
          <w:numId w:val="8"/>
        </w:numPr>
        <w:ind w:right="1552"/>
      </w:pPr>
      <w:ins w:id="972" w:author="Arnold Sandjaja" w:date="2013-06-29T14:37:00Z">
        <w:r>
          <w:rPr>
            <w:rFonts w:ascii="Arial" w:hAnsi="Arial" w:cs="Arial"/>
            <w:b/>
            <w:bCs/>
            <w:color w:val="FF0000"/>
          </w:rPr>
          <w:t>WSC2013_TP40_MOD1_PRE_EN_02.jpg</w:t>
        </w:r>
      </w:ins>
    </w:p>
    <w:p w14:paraId="1D270091" w14:textId="77777777" w:rsidR="003F2D6E" w:rsidRDefault="009E5F98">
      <w:pPr>
        <w:pStyle w:val="ListParagraph"/>
        <w:widowControl w:val="0"/>
        <w:numPr>
          <w:ilvl w:val="0"/>
          <w:numId w:val="8"/>
        </w:numPr>
        <w:ind w:right="1552"/>
      </w:pPr>
      <w:ins w:id="973" w:author="Arnold Sandjaja" w:date="2013-06-29T14:37:00Z">
        <w:r>
          <w:rPr>
            <w:rFonts w:ascii="Arial" w:hAnsi="Arial" w:cs="Arial"/>
            <w:b/>
            <w:bCs/>
            <w:color w:val="FF0000"/>
          </w:rPr>
          <w:t>WSC2013_TP40_MOD1_PRE_EN_03.jpg)</w:t>
        </w:r>
      </w:ins>
    </w:p>
    <w:p w14:paraId="7C4D7019" w14:textId="77777777" w:rsidR="003F2D6E" w:rsidRDefault="003F2D6E">
      <w:pPr>
        <w:widowControl w:val="0"/>
        <w:ind w:right="1552"/>
      </w:pPr>
    </w:p>
    <w:p w14:paraId="41D25C7A" w14:textId="77777777" w:rsidR="003F2D6E" w:rsidRDefault="009E5F98">
      <w:pPr>
        <w:widowControl w:val="0"/>
        <w:ind w:right="1552"/>
      </w:pPr>
      <w:ins w:id="974" w:author="Arnold Sandjaja" w:date="2013-06-29T14:37:00Z">
        <w:r>
          <w:rPr>
            <w:rFonts w:ascii="Helvetica" w:hAnsi="Helvetica" w:cs="Helvetica"/>
            <w:color w:val="231F20"/>
          </w:rPr>
          <w:t>One of the core elements of neo-liberalism is the free flow of capital.</w:t>
        </w:r>
      </w:ins>
    </w:p>
    <w:p w14:paraId="3E3295A7" w14:textId="77777777" w:rsidR="003F2D6E" w:rsidRDefault="003F2D6E">
      <w:pPr>
        <w:widowControl w:val="0"/>
        <w:ind w:right="1552"/>
      </w:pPr>
    </w:p>
    <w:p w14:paraId="35A3FFA2" w14:textId="77777777" w:rsidR="003F2D6E" w:rsidRDefault="003F2D6E">
      <w:pPr>
        <w:widowControl w:val="0"/>
        <w:ind w:right="1552"/>
      </w:pPr>
    </w:p>
    <w:p w14:paraId="6F92CD21" w14:textId="77777777" w:rsidR="003F2D6E" w:rsidRDefault="009E5F98">
      <w:pPr>
        <w:widowControl w:val="0"/>
        <w:ind w:right="1552"/>
      </w:pPr>
      <w:ins w:id="975" w:author="Arnold Sandjaja" w:date="2013-06-29T14:37:00Z">
        <w:r>
          <w:rPr>
            <w:rFonts w:cs="Arial"/>
            <w:color w:val="FF0000"/>
          </w:rPr>
          <w:t>(- INFOGRAPHIC)</w:t>
        </w:r>
      </w:ins>
      <w:ins w:id="976" w:author="Unknown Author" w:date="2013-06-30T18:59:00Z">
        <w:r>
          <w:rPr>
            <w:rFonts w:cs="Arial"/>
            <w:color w:val="FF0000"/>
          </w:rPr>
          <w:t xml:space="preserve"> </w:t>
        </w:r>
        <w:proofErr w:type="spellStart"/>
        <w:r>
          <w:rPr>
            <w:rFonts w:cs="Arial"/>
            <w:color w:val="FF0000"/>
            <w:shd w:val="clear" w:color="auto" w:fill="FFFF00"/>
          </w:rPr>
          <w:t>infográfico</w:t>
        </w:r>
      </w:ins>
      <w:proofErr w:type="spellEnd"/>
    </w:p>
    <w:p w14:paraId="6DD45EAD" w14:textId="77777777" w:rsidR="003F2D6E" w:rsidRDefault="003F2D6E">
      <w:pPr>
        <w:widowControl w:val="0"/>
        <w:ind w:right="1552"/>
      </w:pPr>
    </w:p>
    <w:p w14:paraId="0740FE13" w14:textId="77777777" w:rsidR="003F2D6E" w:rsidRDefault="009E5F98">
      <w:pPr>
        <w:widowControl w:val="0"/>
        <w:ind w:right="1552"/>
      </w:pPr>
      <w:ins w:id="977"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635FCFAE" w14:textId="77777777" w:rsidR="003F2D6E" w:rsidRDefault="009E5F98">
      <w:pPr>
        <w:widowControl w:val="0"/>
        <w:ind w:right="1552"/>
      </w:pPr>
      <w:ins w:id="978" w:author="Arnold Sandjaja" w:date="2013-06-29T14:37:00Z">
        <w:r>
          <w:rPr>
            <w:rFonts w:cs="Arial"/>
          </w:rPr>
          <w:t xml:space="preserve">Reduction of tax rates on income, profit and wealth </w:t>
        </w:r>
        <w:proofErr w:type="gramStart"/>
        <w:r>
          <w:rPr>
            <w:rFonts w:cs="Arial"/>
          </w:rPr>
          <w:t>In</w:t>
        </w:r>
        <w:proofErr w:type="gramEnd"/>
        <w:r>
          <w:rPr>
            <w:rFonts w:cs="Arial"/>
          </w:rPr>
          <w:t xml:space="preserve"> the industrialised countries</w:t>
        </w:r>
      </w:ins>
    </w:p>
    <w:p w14:paraId="6DAF2990" w14:textId="77777777" w:rsidR="003F2D6E" w:rsidRDefault="003F2D6E">
      <w:pPr>
        <w:widowControl w:val="0"/>
        <w:ind w:right="1552"/>
      </w:pPr>
    </w:p>
    <w:p w14:paraId="73DA73F8" w14:textId="77777777" w:rsidR="003F2D6E" w:rsidRDefault="009E5F98">
      <w:pPr>
        <w:widowControl w:val="0"/>
        <w:ind w:right="1552"/>
      </w:pPr>
      <w:ins w:id="979"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1E9FD846" w14:textId="77777777" w:rsidR="003F2D6E" w:rsidRDefault="009E5F98">
      <w:pPr>
        <w:widowControl w:val="0"/>
        <w:ind w:right="1552"/>
      </w:pPr>
      <w:ins w:id="980" w:author="Arnold Sandjaja" w:date="2013-06-29T14:37:00Z">
        <w:r>
          <w:rPr>
            <w:rFonts w:cs="Arial"/>
          </w:rPr>
          <w:t xml:space="preserve">The average tax on business profits has dropped </w:t>
        </w:r>
      </w:ins>
    </w:p>
    <w:p w14:paraId="7538AD8C" w14:textId="77777777" w:rsidR="003F2D6E" w:rsidRDefault="009E5F98">
      <w:pPr>
        <w:widowControl w:val="0"/>
        <w:ind w:right="1552"/>
      </w:pPr>
      <w:ins w:id="981" w:author="Arnold Sandjaja" w:date="2013-06-29T14:37:00Z">
        <w:r>
          <w:rPr>
            <w:rFonts w:cs="Arial"/>
          </w:rPr>
          <w:t xml:space="preserve">51% to 35% </w:t>
        </w:r>
      </w:ins>
    </w:p>
    <w:p w14:paraId="1A66D5F0" w14:textId="77777777" w:rsidR="003F2D6E" w:rsidRDefault="003F2D6E">
      <w:pPr>
        <w:widowControl w:val="0"/>
        <w:ind w:right="1552"/>
      </w:pPr>
    </w:p>
    <w:p w14:paraId="762A1840" w14:textId="77777777" w:rsidR="003F2D6E" w:rsidRDefault="009E5F98">
      <w:pPr>
        <w:widowControl w:val="0"/>
        <w:ind w:right="1552"/>
      </w:pPr>
      <w:ins w:id="982" w:author="Arnold Sandjaja" w:date="2013-06-29T14:37:00Z">
        <w:r>
          <w:rPr>
            <w:rFonts w:cs="Arial"/>
          </w:rPr>
          <w:t xml:space="preserve">Tax on interest yield </w:t>
        </w:r>
      </w:ins>
    </w:p>
    <w:p w14:paraId="47F134B4" w14:textId="77777777" w:rsidR="003F2D6E" w:rsidRDefault="009E5F98">
      <w:pPr>
        <w:widowControl w:val="0"/>
        <w:ind w:right="1552"/>
      </w:pPr>
      <w:ins w:id="983" w:author="Arnold Sandjaja" w:date="2013-06-29T14:37:00Z">
        <w:r>
          <w:rPr>
            <w:rFonts w:cs="Arial"/>
          </w:rPr>
          <w:t>47% to 33%</w:t>
        </w:r>
      </w:ins>
    </w:p>
    <w:p w14:paraId="0B7FB523" w14:textId="77777777" w:rsidR="003F2D6E" w:rsidRDefault="003F2D6E">
      <w:pPr>
        <w:widowControl w:val="0"/>
        <w:ind w:right="1552"/>
      </w:pPr>
    </w:p>
    <w:p w14:paraId="3D54A7BA" w14:textId="77777777" w:rsidR="003F2D6E" w:rsidRDefault="009E5F98">
      <w:pPr>
        <w:widowControl w:val="0"/>
        <w:ind w:right="1552"/>
      </w:pPr>
      <w:ins w:id="984" w:author="Arnold Sandjaja" w:date="2013-06-29T14:37:00Z">
        <w:r>
          <w:rPr>
            <w:rFonts w:cs="Arial"/>
          </w:rPr>
          <w:t xml:space="preserve">The top income tax bracket plummeted </w:t>
        </w:r>
      </w:ins>
    </w:p>
    <w:p w14:paraId="73B36442" w14:textId="77777777" w:rsidR="003F2D6E" w:rsidRDefault="009E5F98">
      <w:pPr>
        <w:widowControl w:val="0"/>
        <w:ind w:right="1552"/>
      </w:pPr>
      <w:ins w:id="985" w:author="Arnold Sandjaja" w:date="2013-06-29T14:37:00Z">
        <w:r>
          <w:rPr>
            <w:rFonts w:cs="Arial"/>
          </w:rPr>
          <w:t>52% to 42%</w:t>
        </w:r>
      </w:ins>
    </w:p>
    <w:p w14:paraId="441A2213" w14:textId="77777777" w:rsidR="003F2D6E" w:rsidRDefault="003F2D6E">
      <w:pPr>
        <w:widowControl w:val="0"/>
        <w:ind w:right="1552"/>
      </w:pPr>
    </w:p>
    <w:p w14:paraId="399A1489" w14:textId="77777777" w:rsidR="003F2D6E" w:rsidRDefault="009E5F98">
      <w:pPr>
        <w:widowControl w:val="0"/>
        <w:ind w:right="1552"/>
      </w:pPr>
      <w:ins w:id="986"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w:t>
        </w:r>
        <w:proofErr w:type="spellStart"/>
        <w:r>
          <w:rPr>
            <w:rFonts w:cs="Arial"/>
            <w:color w:val="FF0000"/>
          </w:rPr>
          <w:t>infographic</w:t>
        </w:r>
        <w:proofErr w:type="spellEnd"/>
        <w:r>
          <w:rPr>
            <w:rFonts w:cs="Arial"/>
            <w:color w:val="FF0000"/>
          </w:rPr>
          <w:t>)</w:t>
        </w:r>
      </w:ins>
      <w:ins w:id="987" w:author="Unknown Author" w:date="2013-06-30T18:59:00Z">
        <w:r>
          <w:rPr>
            <w:rFonts w:cs="Arial"/>
            <w:color w:val="FF0000"/>
          </w:rPr>
          <w:t xml:space="preserve"> –</w:t>
        </w:r>
        <w:r>
          <w:rPr>
            <w:rFonts w:cs="Arial"/>
            <w:color w:val="FF0000"/>
            <w:shd w:val="clear" w:color="auto" w:fill="FFFF00"/>
          </w:rPr>
          <w:t xml:space="preserve"> </w:t>
        </w:r>
        <w:proofErr w:type="spellStart"/>
        <w:r>
          <w:rPr>
            <w:rFonts w:cs="Arial"/>
            <w:color w:val="FF0000"/>
            <w:shd w:val="clear" w:color="auto" w:fill="FFFF00"/>
          </w:rPr>
          <w:t>legenda</w:t>
        </w:r>
        <w:proofErr w:type="spellEnd"/>
        <w:r>
          <w:rPr>
            <w:rFonts w:cs="Arial"/>
            <w:color w:val="FF0000"/>
            <w:shd w:val="clear" w:color="auto" w:fill="FFFF00"/>
          </w:rPr>
          <w:t xml:space="preserve"> </w:t>
        </w:r>
        <w:proofErr w:type="spellStart"/>
        <w:r>
          <w:rPr>
            <w:rFonts w:cs="Arial"/>
            <w:color w:val="FF0000"/>
            <w:shd w:val="clear" w:color="auto" w:fill="FFFF00"/>
          </w:rPr>
          <w:t>para</w:t>
        </w:r>
        <w:proofErr w:type="spellEnd"/>
        <w:r>
          <w:rPr>
            <w:rFonts w:cs="Arial"/>
            <w:color w:val="FF0000"/>
            <w:shd w:val="clear" w:color="auto" w:fill="FFFF00"/>
          </w:rPr>
          <w:t xml:space="preserve"> o </w:t>
        </w:r>
        <w:proofErr w:type="spellStart"/>
        <w:r>
          <w:rPr>
            <w:rFonts w:cs="Arial"/>
            <w:color w:val="FF0000"/>
            <w:shd w:val="clear" w:color="auto" w:fill="FFFF00"/>
          </w:rPr>
          <w:t>infográfico</w:t>
        </w:r>
      </w:ins>
      <w:proofErr w:type="spellEnd"/>
    </w:p>
    <w:p w14:paraId="6712993E" w14:textId="77777777" w:rsidR="003F2D6E" w:rsidRDefault="009E5F98">
      <w:pPr>
        <w:widowControl w:val="0"/>
        <w:ind w:right="1552"/>
      </w:pPr>
      <w:ins w:id="988" w:author="Arnold Sandjaja" w:date="2013-06-29T14:37:00Z">
        <w:r>
          <w:rPr>
            <w:rFonts w:cs="Arial"/>
          </w:rPr>
          <w:t xml:space="preserve">Since 1985 </w:t>
        </w:r>
      </w:ins>
    </w:p>
    <w:p w14:paraId="4F8DD8AF" w14:textId="77777777" w:rsidR="003F2D6E" w:rsidRDefault="003F2D6E">
      <w:pPr>
        <w:widowControl w:val="0"/>
        <w:ind w:right="1552"/>
      </w:pPr>
    </w:p>
    <w:p w14:paraId="0FBE8067" w14:textId="77777777" w:rsidR="003F2D6E" w:rsidRDefault="003F2D6E">
      <w:pPr>
        <w:widowControl w:val="0"/>
        <w:ind w:right="1552"/>
      </w:pPr>
    </w:p>
    <w:p w14:paraId="1A50A631" w14:textId="77777777" w:rsidR="003F2D6E" w:rsidRDefault="009E5F98">
      <w:pPr>
        <w:widowControl w:val="0"/>
        <w:ind w:right="1552"/>
      </w:pPr>
      <w:proofErr w:type="gramStart"/>
      <w:ins w:id="989" w:author="Arnold Sandjaja" w:date="2013-06-29T14:37:00Z">
        <w:r>
          <w:rPr>
            <w:rFonts w:cs="Arial"/>
            <w:color w:val="FF0000"/>
          </w:rPr>
          <w:t>( -</w:t>
        </w:r>
        <w:proofErr w:type="gramEnd"/>
        <w:r>
          <w:rPr>
            <w:rFonts w:cs="Arial"/>
            <w:color w:val="FF0000"/>
          </w:rPr>
          <w:t>TABLE)</w:t>
        </w:r>
      </w:ins>
    </w:p>
    <w:p w14:paraId="2304772D" w14:textId="77777777" w:rsidR="003F2D6E" w:rsidRDefault="003F2D6E">
      <w:pPr>
        <w:widowControl w:val="0"/>
        <w:ind w:right="1552"/>
      </w:pPr>
    </w:p>
    <w:p w14:paraId="7D5CB6DC" w14:textId="77777777" w:rsidR="003F2D6E" w:rsidRDefault="009E5F98">
      <w:pPr>
        <w:widowControl w:val="0"/>
        <w:ind w:right="1552"/>
      </w:pPr>
      <w:ins w:id="990"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68E01AFE" w14:textId="77777777" w:rsidR="003F2D6E" w:rsidRDefault="009E5F98">
      <w:pPr>
        <w:widowControl w:val="0"/>
        <w:ind w:right="1552"/>
      </w:pPr>
      <w:ins w:id="991" w:author="Arnold Sandjaja" w:date="2013-06-29T14:37:00Z">
        <w:r>
          <w:rPr>
            <w:rFonts w:cs="Arial"/>
          </w:rPr>
          <w:t xml:space="preserve">The multinational corporations who pay little or no tax </w:t>
        </w:r>
      </w:ins>
    </w:p>
    <w:p w14:paraId="787872E3" w14:textId="77777777" w:rsidR="003F2D6E" w:rsidRDefault="003F2D6E">
      <w:pPr>
        <w:widowControl w:val="0"/>
        <w:ind w:right="1552"/>
      </w:pPr>
    </w:p>
    <w:p w14:paraId="3FDC6EE4" w14:textId="77777777" w:rsidR="003F2D6E" w:rsidRDefault="009E5F98">
      <w:pPr>
        <w:widowControl w:val="0"/>
        <w:ind w:right="1552"/>
      </w:pPr>
      <w:ins w:id="992"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0697078F" w14:textId="77777777" w:rsidR="003F2D6E" w:rsidRDefault="009E5F98">
      <w:pPr>
        <w:widowControl w:val="0"/>
        <w:ind w:right="1552"/>
      </w:pPr>
      <w:ins w:id="993" w:author="Arnold Sandjaja" w:date="2013-06-29T14:37:00Z">
        <w:r>
          <w:rPr>
            <w:rFonts w:cs="Arial"/>
          </w:rPr>
          <w:t xml:space="preserve">Company </w:t>
        </w:r>
        <w:r>
          <w:rPr>
            <w:rFonts w:cs="Arial"/>
          </w:rPr>
          <w:tab/>
        </w:r>
        <w:r>
          <w:rPr>
            <w:rFonts w:cs="Arial"/>
          </w:rPr>
          <w:tab/>
        </w:r>
        <w:r>
          <w:rPr>
            <w:rFonts w:cs="Arial"/>
          </w:rPr>
          <w:tab/>
          <w:t>Year</w:t>
        </w:r>
      </w:ins>
    </w:p>
    <w:p w14:paraId="6B09AD8C" w14:textId="77777777" w:rsidR="003F2D6E" w:rsidRDefault="009E5F98">
      <w:pPr>
        <w:widowControl w:val="0"/>
        <w:ind w:right="1552"/>
      </w:pPr>
      <w:proofErr w:type="spellStart"/>
      <w:ins w:id="994" w:author="Arnold Sandjaja" w:date="2013-06-29T14:37:00Z">
        <w:r>
          <w:rPr>
            <w:rFonts w:cs="Arial"/>
          </w:rPr>
          <w:t>Creditanstalt</w:t>
        </w:r>
        <w:proofErr w:type="spellEnd"/>
        <w:r>
          <w:rPr>
            <w:rFonts w:cs="Arial"/>
          </w:rPr>
          <w:t xml:space="preserve"> </w:t>
        </w:r>
        <w:r>
          <w:rPr>
            <w:rFonts w:cs="Arial"/>
          </w:rPr>
          <w:tab/>
        </w:r>
        <w:r>
          <w:rPr>
            <w:rFonts w:cs="Arial"/>
          </w:rPr>
          <w:tab/>
        </w:r>
        <w:r>
          <w:rPr>
            <w:rFonts w:cs="Arial"/>
          </w:rPr>
          <w:tab/>
          <w:t>1998,1999</w:t>
        </w:r>
      </w:ins>
    </w:p>
    <w:p w14:paraId="6D53C154" w14:textId="77777777" w:rsidR="003F2D6E" w:rsidRDefault="009E5F98">
      <w:pPr>
        <w:widowControl w:val="0"/>
        <w:ind w:right="1552"/>
      </w:pPr>
      <w:ins w:id="995" w:author="Arnold Sandjaja" w:date="2013-06-29T14:37:00Z">
        <w:r>
          <w:rPr>
            <w:rFonts w:cs="Arial"/>
          </w:rPr>
          <w:t xml:space="preserve">Spar AG </w:t>
        </w:r>
        <w:r>
          <w:rPr>
            <w:rFonts w:cs="Arial"/>
          </w:rPr>
          <w:tab/>
        </w:r>
        <w:r>
          <w:rPr>
            <w:rFonts w:cs="Arial"/>
          </w:rPr>
          <w:tab/>
        </w:r>
        <w:r>
          <w:rPr>
            <w:rFonts w:cs="Arial"/>
          </w:rPr>
          <w:tab/>
          <w:t>1997, 1998</w:t>
        </w:r>
      </w:ins>
    </w:p>
    <w:p w14:paraId="412C9BE4" w14:textId="77777777" w:rsidR="003F2D6E" w:rsidRDefault="009E5F98">
      <w:pPr>
        <w:widowControl w:val="0"/>
        <w:ind w:right="1552"/>
      </w:pPr>
      <w:ins w:id="996" w:author="Arnold Sandjaja" w:date="2013-06-29T14:37:00Z">
        <w:r>
          <w:rPr>
            <w:rFonts w:cs="Arial"/>
          </w:rPr>
          <w:t xml:space="preserve">Shell Austria </w:t>
        </w:r>
        <w:r>
          <w:rPr>
            <w:rFonts w:cs="Arial"/>
          </w:rPr>
          <w:tab/>
        </w:r>
        <w:r>
          <w:rPr>
            <w:rFonts w:cs="Arial"/>
          </w:rPr>
          <w:tab/>
        </w:r>
        <w:r>
          <w:rPr>
            <w:rFonts w:cs="Arial"/>
          </w:rPr>
          <w:tab/>
          <w:t>1977</w:t>
        </w:r>
      </w:ins>
    </w:p>
    <w:p w14:paraId="676554B7" w14:textId="77777777" w:rsidR="003F2D6E" w:rsidRDefault="009E5F98">
      <w:pPr>
        <w:widowControl w:val="0"/>
        <w:ind w:right="1552"/>
      </w:pPr>
      <w:proofErr w:type="spellStart"/>
      <w:ins w:id="997" w:author="Arnold Sandjaja" w:date="2013-06-29T14:37:00Z">
        <w:r>
          <w:rPr>
            <w:rFonts w:cs="Arial"/>
          </w:rPr>
          <w:t>Immuno</w:t>
        </w:r>
        <w:proofErr w:type="spellEnd"/>
        <w:r>
          <w:rPr>
            <w:rFonts w:cs="Arial"/>
          </w:rPr>
          <w:t xml:space="preserve"> AG </w:t>
        </w:r>
        <w:r>
          <w:rPr>
            <w:rFonts w:cs="Arial"/>
          </w:rPr>
          <w:tab/>
        </w:r>
        <w:r>
          <w:rPr>
            <w:rFonts w:cs="Arial"/>
          </w:rPr>
          <w:tab/>
        </w:r>
        <w:r>
          <w:rPr>
            <w:rFonts w:cs="Arial"/>
          </w:rPr>
          <w:tab/>
          <w:t>1977</w:t>
        </w:r>
      </w:ins>
    </w:p>
    <w:p w14:paraId="356FD6FC" w14:textId="77777777" w:rsidR="003F2D6E" w:rsidRDefault="003F2D6E">
      <w:pPr>
        <w:widowControl w:val="0"/>
        <w:ind w:right="1552"/>
      </w:pPr>
    </w:p>
    <w:p w14:paraId="1E97479B" w14:textId="77777777" w:rsidR="003F2D6E" w:rsidRDefault="009E5F98">
      <w:pPr>
        <w:widowControl w:val="0"/>
        <w:ind w:right="1552"/>
      </w:pPr>
      <w:ins w:id="998"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table)</w:t>
        </w:r>
      </w:ins>
    </w:p>
    <w:p w14:paraId="2CA2D8C8" w14:textId="77777777" w:rsidR="003F2D6E" w:rsidRDefault="009E5F98">
      <w:pPr>
        <w:widowControl w:val="0"/>
        <w:ind w:right="1552"/>
      </w:pPr>
      <w:ins w:id="999" w:author="Arnold Sandjaja" w:date="2013-06-29T14:37:00Z">
        <w:r>
          <w:rPr>
            <w:rFonts w:cs="Arial"/>
          </w:rPr>
          <w:t>Some examples for Austria</w:t>
        </w:r>
      </w:ins>
    </w:p>
    <w:p w14:paraId="7E633177" w14:textId="77777777" w:rsidR="003F2D6E" w:rsidRDefault="003F2D6E">
      <w:pPr>
        <w:widowControl w:val="0"/>
        <w:ind w:right="1552"/>
      </w:pPr>
    </w:p>
    <w:p w14:paraId="3E6DA701" w14:textId="77777777" w:rsidR="003F2D6E" w:rsidRDefault="003F2D6E">
      <w:pPr>
        <w:widowControl w:val="0"/>
        <w:ind w:right="1552"/>
      </w:pPr>
    </w:p>
    <w:p w14:paraId="0FACA61C" w14:textId="77777777" w:rsidR="003F2D6E" w:rsidRDefault="009E5F98">
      <w:pPr>
        <w:widowControl w:val="0"/>
        <w:ind w:right="1552"/>
      </w:pPr>
      <w:ins w:id="1000" w:author="Arnold Sandjaja" w:date="2013-06-29T14:37:00Z">
        <w:r>
          <w:rPr>
            <w:rFonts w:cs="Arial"/>
            <w:color w:val="FF0000"/>
          </w:rPr>
          <w:t>(– Pages 10 and 11)</w:t>
        </w:r>
      </w:ins>
    </w:p>
    <w:p w14:paraId="6D6D445B" w14:textId="77777777" w:rsidR="003F2D6E" w:rsidRDefault="003F2D6E">
      <w:pPr>
        <w:widowControl w:val="0"/>
        <w:ind w:right="1552"/>
      </w:pPr>
    </w:p>
    <w:p w14:paraId="13E43C24" w14:textId="77777777" w:rsidR="003F2D6E" w:rsidRDefault="003F2D6E">
      <w:pPr>
        <w:widowControl w:val="0"/>
        <w:ind w:right="1552"/>
      </w:pPr>
    </w:p>
    <w:p w14:paraId="35E3E5E7" w14:textId="77777777" w:rsidR="003F2D6E" w:rsidRDefault="009E5F98">
      <w:pPr>
        <w:widowControl w:val="0"/>
        <w:ind w:right="1552"/>
      </w:pPr>
      <w:ins w:id="1001" w:author="Arnold Sandjaja" w:date="2013-06-29T14:37:00Z">
        <w:r>
          <w:rPr>
            <w:rFonts w:cs="Arial"/>
            <w:b/>
            <w:bCs/>
            <w:color w:val="FF2712"/>
          </w:rPr>
          <w:t>(Title</w:t>
        </w:r>
        <w:proofErr w:type="gramStart"/>
        <w:r>
          <w:rPr>
            <w:rFonts w:cs="Arial"/>
            <w:b/>
            <w:bCs/>
            <w:color w:val="FF2712"/>
          </w:rPr>
          <w:t>: )</w:t>
        </w:r>
      </w:ins>
      <w:proofErr w:type="gramEnd"/>
    </w:p>
    <w:p w14:paraId="02F7AAEF" w14:textId="77777777" w:rsidR="003F2D6E" w:rsidRDefault="003F2D6E">
      <w:pPr>
        <w:widowControl w:val="0"/>
        <w:ind w:right="1552"/>
      </w:pPr>
    </w:p>
    <w:p w14:paraId="72654865" w14:textId="77777777" w:rsidR="003F2D6E" w:rsidRDefault="009E5F98">
      <w:pPr>
        <w:widowControl w:val="0"/>
        <w:ind w:right="1552"/>
      </w:pPr>
      <w:ins w:id="1002" w:author="Arnold Sandjaja" w:date="2013-06-29T14:37:00Z">
        <w:r>
          <w:rPr>
            <w:rFonts w:cs="Arial"/>
            <w:b/>
            <w:bCs/>
          </w:rPr>
          <w:t>The Future by Al Gore – review</w:t>
        </w:r>
        <w:r>
          <w:rPr>
            <w:rFonts w:cs="Arial"/>
          </w:rPr>
          <w:t>.</w:t>
        </w:r>
      </w:ins>
    </w:p>
    <w:p w14:paraId="32974607" w14:textId="77777777" w:rsidR="003F2D6E" w:rsidRDefault="003F2D6E">
      <w:pPr>
        <w:widowControl w:val="0"/>
        <w:ind w:right="1552"/>
      </w:pPr>
    </w:p>
    <w:p w14:paraId="70664458" w14:textId="77777777" w:rsidR="003F2D6E" w:rsidRDefault="009E5F98">
      <w:pPr>
        <w:widowControl w:val="0"/>
        <w:ind w:right="1552"/>
      </w:pPr>
      <w:ins w:id="1003" w:author="Arnold Sandjaja" w:date="2013-06-29T14:37:00Z">
        <w:r>
          <w:rPr>
            <w:rFonts w:cs="Arial"/>
            <w:b/>
            <w:bCs/>
            <w:color w:val="FF2712"/>
          </w:rPr>
          <w:t>(Main text</w:t>
        </w:r>
        <w:proofErr w:type="gramStart"/>
        <w:r>
          <w:rPr>
            <w:rFonts w:cs="Arial"/>
            <w:b/>
            <w:bCs/>
            <w:color w:val="FF2712"/>
          </w:rPr>
          <w:t>: )</w:t>
        </w:r>
      </w:ins>
      <w:proofErr w:type="gramEnd"/>
    </w:p>
    <w:p w14:paraId="1E58E0F4" w14:textId="77777777" w:rsidR="003F2D6E" w:rsidRDefault="003F2D6E">
      <w:pPr>
        <w:widowControl w:val="0"/>
        <w:ind w:right="1552"/>
      </w:pPr>
    </w:p>
    <w:p w14:paraId="52BAA337" w14:textId="77777777" w:rsidR="003F2D6E" w:rsidRDefault="009E5F98">
      <w:pPr>
        <w:widowControl w:val="0"/>
        <w:ind w:right="1552"/>
      </w:pPr>
      <w:ins w:id="1004" w:author="Arnold Sandjaja" w:date="2013-06-29T14:37:00Z">
        <w:r>
          <w:rPr>
            <w:rFonts w:cs="Arial"/>
          </w:rPr>
          <w:t>Al Gore's alarming new guide to what needs to change in world politics is essential reading</w:t>
        </w:r>
      </w:ins>
    </w:p>
    <w:p w14:paraId="5D14661F" w14:textId="77777777" w:rsidR="003F2D6E" w:rsidRDefault="009E5F98">
      <w:pPr>
        <w:widowControl w:val="0"/>
        <w:ind w:right="1552"/>
      </w:pPr>
      <w:ins w:id="1005" w:author="Arnold Sandjaja" w:date="2013-06-29T14:37:00Z">
        <w:r>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Pr>
            <w:rFonts w:cs="Arial"/>
          </w:rPr>
          <w:t>Ancien</w:t>
        </w:r>
        <w:proofErr w:type="spellEnd"/>
        <w:r>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729E97BD" w14:textId="77777777" w:rsidR="003F2D6E" w:rsidRDefault="009E5F98">
      <w:pPr>
        <w:widowControl w:val="0"/>
        <w:ind w:right="1552"/>
      </w:pPr>
      <w:ins w:id="1006" w:author="Arnold Sandjaja" w:date="2013-06-29T14:37:00Z">
        <w:r>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49301DC1" w14:textId="77777777" w:rsidR="003F2D6E" w:rsidRDefault="003F2D6E">
      <w:pPr>
        <w:widowControl w:val="0"/>
        <w:ind w:right="1552"/>
      </w:pPr>
    </w:p>
    <w:p w14:paraId="55F244C3" w14:textId="77777777" w:rsidR="003F2D6E" w:rsidRDefault="009E5F98">
      <w:pPr>
        <w:widowControl w:val="0"/>
        <w:ind w:right="1552"/>
      </w:pPr>
      <w:ins w:id="1007"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4A44C9E7" w14:textId="77777777" w:rsidR="003F2D6E" w:rsidRDefault="009E5F98">
      <w:pPr>
        <w:pStyle w:val="ListParagraph"/>
        <w:widowControl w:val="0"/>
        <w:numPr>
          <w:ilvl w:val="0"/>
          <w:numId w:val="8"/>
        </w:numPr>
        <w:ind w:right="1552"/>
      </w:pPr>
      <w:ins w:id="1008" w:author="Arnold Sandjaja" w:date="2013-06-29T14:37:00Z">
        <w:r>
          <w:rPr>
            <w:rFonts w:ascii="Arial" w:hAnsi="Arial" w:cs="Arial"/>
            <w:b/>
            <w:bCs/>
            <w:color w:val="FF0000"/>
          </w:rPr>
          <w:t>WSC2013_TP40_MOD1_PRE_EN_08.jpg</w:t>
        </w:r>
      </w:ins>
    </w:p>
    <w:p w14:paraId="4C026D52" w14:textId="77777777" w:rsidR="003F2D6E" w:rsidRDefault="009E5F98">
      <w:pPr>
        <w:pStyle w:val="ListParagraph"/>
        <w:widowControl w:val="0"/>
        <w:numPr>
          <w:ilvl w:val="0"/>
          <w:numId w:val="8"/>
        </w:numPr>
        <w:ind w:right="1552"/>
      </w:pPr>
      <w:ins w:id="1009" w:author="Arnold Sandjaja" w:date="2013-06-29T14:37:00Z">
        <w:r>
          <w:rPr>
            <w:rFonts w:ascii="Arial" w:hAnsi="Arial" w:cs="Arial"/>
            <w:b/>
            <w:bCs/>
            <w:color w:val="FF0000"/>
          </w:rPr>
          <w:t>WSC2013_TP40_MOD1_PRE_EN_09.jpg)</w:t>
        </w:r>
      </w:ins>
    </w:p>
    <w:p w14:paraId="1428CACB" w14:textId="77777777" w:rsidR="003F2D6E" w:rsidRDefault="003F2D6E">
      <w:pPr>
        <w:widowControl w:val="0"/>
        <w:ind w:right="1552"/>
      </w:pPr>
    </w:p>
    <w:p w14:paraId="7BF885B7" w14:textId="77777777" w:rsidR="003F2D6E" w:rsidRDefault="009E5F98">
      <w:pPr>
        <w:widowControl w:val="0"/>
        <w:ind w:right="1552"/>
      </w:pPr>
      <w:ins w:id="1010" w:author="Arnold Sandjaja" w:date="2013-06-29T14:37:00Z">
        <w:r>
          <w:rPr>
            <w:rFonts w:cs="Arial"/>
          </w:rPr>
          <w:t>The Cover of Al Gore’s Book, The future</w:t>
        </w:r>
      </w:ins>
    </w:p>
    <w:p w14:paraId="082EB1A0" w14:textId="77777777" w:rsidR="003F2D6E" w:rsidRDefault="003F2D6E">
      <w:pPr>
        <w:widowControl w:val="0"/>
        <w:ind w:right="1552"/>
      </w:pPr>
    </w:p>
    <w:p w14:paraId="0260E939" w14:textId="77777777" w:rsidR="003F2D6E" w:rsidRDefault="003F2D6E">
      <w:pPr>
        <w:widowControl w:val="0"/>
        <w:ind w:right="1552"/>
      </w:pPr>
    </w:p>
    <w:p w14:paraId="5ADFD59F" w14:textId="77777777" w:rsidR="003F2D6E" w:rsidRDefault="009E5F98">
      <w:pPr>
        <w:widowControl w:val="0"/>
        <w:ind w:right="1552"/>
      </w:pPr>
      <w:ins w:id="1011" w:author="Arnold Sandjaja" w:date="2013-06-29T14:37:00Z">
        <w:r>
          <w:rPr>
            <w:rFonts w:cs="Arial"/>
            <w:b/>
            <w:bCs/>
            <w:color w:val="FF2712"/>
          </w:rPr>
          <w:t>(Title</w:t>
        </w:r>
        <w:proofErr w:type="gramStart"/>
        <w:r>
          <w:rPr>
            <w:rFonts w:cs="Arial"/>
            <w:b/>
            <w:bCs/>
            <w:color w:val="FF2712"/>
          </w:rPr>
          <w:t>: )</w:t>
        </w:r>
      </w:ins>
      <w:proofErr w:type="gramEnd"/>
    </w:p>
    <w:p w14:paraId="58130B28" w14:textId="77777777" w:rsidR="003F2D6E" w:rsidRDefault="003F2D6E">
      <w:pPr>
        <w:widowControl w:val="0"/>
        <w:ind w:right="1552"/>
      </w:pPr>
    </w:p>
    <w:p w14:paraId="6D9FD891" w14:textId="77777777" w:rsidR="003F2D6E" w:rsidRDefault="009E5F98">
      <w:pPr>
        <w:widowControl w:val="0"/>
        <w:ind w:right="1552"/>
      </w:pPr>
      <w:ins w:id="1012" w:author="Arnold Sandjaja" w:date="2013-06-29T14:37:00Z">
        <w:r>
          <w:rPr>
            <w:rFonts w:cs="Arial"/>
            <w:b/>
            <w:bCs/>
          </w:rPr>
          <w:t>For a Europe-wide coordinated levy on wealth</w:t>
        </w:r>
      </w:ins>
    </w:p>
    <w:p w14:paraId="2844271E" w14:textId="77777777" w:rsidR="003F2D6E" w:rsidRDefault="003F2D6E">
      <w:pPr>
        <w:widowControl w:val="0"/>
        <w:ind w:right="1552"/>
      </w:pPr>
    </w:p>
    <w:p w14:paraId="599D67DD" w14:textId="77777777" w:rsidR="003F2D6E" w:rsidRDefault="009E5F98">
      <w:pPr>
        <w:widowControl w:val="0"/>
        <w:ind w:right="1552"/>
      </w:pPr>
      <w:ins w:id="1013" w:author="Arnold Sandjaja" w:date="2013-06-29T14:37:00Z">
        <w:r>
          <w:rPr>
            <w:rFonts w:cs="Arial"/>
            <w:b/>
            <w:bCs/>
            <w:color w:val="FF2712"/>
          </w:rPr>
          <w:t>(Main text</w:t>
        </w:r>
        <w:proofErr w:type="gramStart"/>
        <w:r>
          <w:rPr>
            <w:rFonts w:cs="Arial"/>
            <w:b/>
            <w:bCs/>
            <w:color w:val="FF2712"/>
          </w:rPr>
          <w:t>: )</w:t>
        </w:r>
      </w:ins>
      <w:proofErr w:type="gramEnd"/>
    </w:p>
    <w:p w14:paraId="06A66B72" w14:textId="77777777" w:rsidR="003F2D6E" w:rsidRDefault="003F2D6E">
      <w:pPr>
        <w:widowControl w:val="0"/>
        <w:ind w:right="1552"/>
      </w:pPr>
    </w:p>
    <w:p w14:paraId="3974A5F1" w14:textId="77777777" w:rsidR="003F2D6E" w:rsidRDefault="009E5F98">
      <w:pPr>
        <w:widowControl w:val="0"/>
        <w:ind w:right="1552"/>
      </w:pPr>
      <w:ins w:id="1014" w:author="Arnold Sandjaja" w:date="2013-06-29T14:37:00Z">
        <w:r>
          <w:rPr>
            <w:rFonts w:cs="Arial"/>
          </w:rPr>
          <w:t>The nature of the crisis</w:t>
        </w:r>
      </w:ins>
    </w:p>
    <w:p w14:paraId="4B0EEADD" w14:textId="77777777" w:rsidR="003F2D6E" w:rsidRDefault="009E5F98">
      <w:pPr>
        <w:widowControl w:val="0"/>
        <w:ind w:right="1552"/>
      </w:pPr>
      <w:ins w:id="1015" w:author="Arnold Sandjaja" w:date="2013-06-29T14:37:00Z">
        <w:r>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w:t>
        </w:r>
        <w:proofErr w:type="gramStart"/>
        <w:r>
          <w:rPr>
            <w:rFonts w:cs="Arial"/>
          </w:rPr>
          <w:t>. </w:t>
        </w:r>
        <w:proofErr w:type="gramEnd"/>
        <w:r>
          <w:rPr>
            <w:rFonts w:cs="Arial"/>
          </w:rPr>
          <w:t>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w:t>
        </w:r>
        <w:proofErr w:type="gramStart"/>
        <w:r>
          <w:rPr>
            <w:rFonts w:cs="Arial"/>
          </w:rPr>
          <w:t>. </w:t>
        </w:r>
        <w:proofErr w:type="gramEnd"/>
        <w:r>
          <w:rPr>
            <w:rFonts w:cs="Arial"/>
          </w:rPr>
          <w:t>The increasing dominance of the financial markets has allowed gigantic profits – and also losses – to be made within seconds. Thus the system is becoming more and more unstable. More and more speculative bubbles develop, which must burst sooner or later.</w:t>
        </w:r>
      </w:ins>
    </w:p>
    <w:p w14:paraId="1654F1BC" w14:textId="77777777" w:rsidR="003F2D6E" w:rsidRDefault="003F2D6E">
      <w:pPr>
        <w:widowControl w:val="0"/>
        <w:ind w:right="1552"/>
      </w:pPr>
    </w:p>
    <w:p w14:paraId="53CA7DC8" w14:textId="77777777" w:rsidR="003F2D6E" w:rsidRDefault="009E5F98">
      <w:pPr>
        <w:widowControl w:val="0"/>
        <w:ind w:right="1552"/>
      </w:pPr>
      <w:ins w:id="1016"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1A483C3F" w14:textId="77777777" w:rsidR="003F2D6E" w:rsidRDefault="009E5F98">
      <w:pPr>
        <w:pStyle w:val="ListParagraph"/>
        <w:widowControl w:val="0"/>
        <w:numPr>
          <w:ilvl w:val="0"/>
          <w:numId w:val="8"/>
        </w:numPr>
        <w:ind w:right="1552"/>
      </w:pPr>
      <w:ins w:id="1017" w:author="Arnold Sandjaja" w:date="2013-06-29T14:37:00Z">
        <w:r>
          <w:rPr>
            <w:rFonts w:ascii="Arial" w:hAnsi="Arial" w:cs="Arial"/>
            <w:b/>
            <w:bCs/>
            <w:color w:val="FF0000"/>
          </w:rPr>
          <w:t>WSC2013_TP40_MOD1_PRE_EN_10.jpg</w:t>
        </w:r>
      </w:ins>
    </w:p>
    <w:p w14:paraId="603C0783" w14:textId="77777777" w:rsidR="003F2D6E" w:rsidRDefault="009E5F98">
      <w:pPr>
        <w:pStyle w:val="ListParagraph"/>
        <w:widowControl w:val="0"/>
        <w:numPr>
          <w:ilvl w:val="0"/>
          <w:numId w:val="8"/>
        </w:numPr>
        <w:ind w:right="1552"/>
      </w:pPr>
      <w:ins w:id="1018" w:author="Arnold Sandjaja" w:date="2013-06-29T14:37:00Z">
        <w:r>
          <w:rPr>
            <w:rFonts w:ascii="Arial" w:hAnsi="Arial" w:cs="Arial"/>
            <w:b/>
            <w:bCs/>
            <w:color w:val="FF0000"/>
          </w:rPr>
          <w:t>WSC2013_TP40_MOD1_PRE_EN_11.jpg)</w:t>
        </w:r>
      </w:ins>
    </w:p>
    <w:p w14:paraId="79F9297E" w14:textId="77777777" w:rsidR="003F2D6E" w:rsidRDefault="003F2D6E">
      <w:pPr>
        <w:widowControl w:val="0"/>
        <w:ind w:right="1552"/>
      </w:pPr>
    </w:p>
    <w:p w14:paraId="66B9BF1B" w14:textId="77777777" w:rsidR="003F2D6E" w:rsidRDefault="009E5F98">
      <w:pPr>
        <w:widowControl w:val="0"/>
        <w:ind w:right="1552"/>
      </w:pPr>
      <w:ins w:id="1019" w:author="Arnold Sandjaja" w:date="2013-06-29T14:37:00Z">
        <w:r>
          <w:rPr>
            <w:rFonts w:cs="Arial"/>
          </w:rPr>
          <w:t>A constantly increasing disparity of wealth is an intrinsic aspect of capitalism</w:t>
        </w:r>
      </w:ins>
    </w:p>
    <w:p w14:paraId="7EE56438" w14:textId="77777777" w:rsidR="003F2D6E" w:rsidRDefault="003F2D6E">
      <w:pPr>
        <w:widowControl w:val="0"/>
        <w:ind w:right="1552"/>
      </w:pPr>
    </w:p>
    <w:p w14:paraId="4142AA63" w14:textId="77777777" w:rsidR="003F2D6E" w:rsidRDefault="003F2D6E">
      <w:pPr>
        <w:widowControl w:val="0"/>
        <w:ind w:right="1552"/>
      </w:pPr>
    </w:p>
    <w:p w14:paraId="358F5D20" w14:textId="77777777" w:rsidR="003F2D6E" w:rsidRDefault="003F2D6E">
      <w:pPr>
        <w:widowControl w:val="0"/>
        <w:ind w:right="1552"/>
      </w:pPr>
    </w:p>
    <w:p w14:paraId="57F46133" w14:textId="77777777" w:rsidR="003F2D6E" w:rsidRDefault="009E5F98">
      <w:pPr>
        <w:widowControl w:val="0"/>
        <w:ind w:right="1552"/>
      </w:pPr>
      <w:ins w:id="1020" w:author="Arnold Sandjaja" w:date="2013-06-29T14:37:00Z">
        <w:r>
          <w:rPr>
            <w:rFonts w:cs="Arial"/>
            <w:b/>
            <w:bCs/>
            <w:color w:val="FF2712"/>
          </w:rPr>
          <w:t>(Title</w:t>
        </w:r>
        <w:proofErr w:type="gramStart"/>
        <w:r>
          <w:rPr>
            <w:rFonts w:cs="Arial"/>
            <w:b/>
            <w:bCs/>
            <w:color w:val="FF2712"/>
          </w:rPr>
          <w:t>: )</w:t>
        </w:r>
      </w:ins>
      <w:proofErr w:type="gramEnd"/>
    </w:p>
    <w:p w14:paraId="5541D3CB" w14:textId="77777777" w:rsidR="003F2D6E" w:rsidRDefault="003F2D6E">
      <w:pPr>
        <w:widowControl w:val="0"/>
        <w:ind w:right="1552"/>
      </w:pPr>
    </w:p>
    <w:p w14:paraId="5966ECA9" w14:textId="77777777" w:rsidR="003F2D6E" w:rsidRDefault="009E5F98">
      <w:pPr>
        <w:widowControl w:val="0"/>
        <w:ind w:right="1552"/>
      </w:pPr>
      <w:ins w:id="1021" w:author="Arnold Sandjaja" w:date="2013-06-29T14:37:00Z">
        <w:r>
          <w:rPr>
            <w:rFonts w:cs="Arial"/>
            <w:b/>
            <w:bCs/>
          </w:rPr>
          <w:t>Fiscal and Economic Union</w:t>
        </w:r>
      </w:ins>
    </w:p>
    <w:p w14:paraId="5C91E809" w14:textId="77777777" w:rsidR="003F2D6E" w:rsidRDefault="003F2D6E">
      <w:pPr>
        <w:widowControl w:val="0"/>
        <w:ind w:right="1552"/>
      </w:pPr>
    </w:p>
    <w:p w14:paraId="647F7689" w14:textId="77777777" w:rsidR="003F2D6E" w:rsidRDefault="009E5F98">
      <w:pPr>
        <w:widowControl w:val="0"/>
        <w:ind w:right="1552"/>
      </w:pPr>
      <w:ins w:id="1022" w:author="Arnold Sandjaja" w:date="2013-06-29T14:37:00Z">
        <w:r>
          <w:rPr>
            <w:rFonts w:cs="Arial"/>
            <w:b/>
            <w:bCs/>
            <w:color w:val="FF2712"/>
          </w:rPr>
          <w:t>(Main text</w:t>
        </w:r>
        <w:proofErr w:type="gramStart"/>
        <w:r>
          <w:rPr>
            <w:rFonts w:cs="Arial"/>
            <w:b/>
            <w:bCs/>
            <w:color w:val="FF2712"/>
          </w:rPr>
          <w:t>: )</w:t>
        </w:r>
      </w:ins>
      <w:proofErr w:type="gramEnd"/>
    </w:p>
    <w:p w14:paraId="08F35ABC" w14:textId="77777777" w:rsidR="003F2D6E" w:rsidRDefault="003F2D6E">
      <w:pPr>
        <w:widowControl w:val="0"/>
        <w:ind w:right="1552"/>
      </w:pPr>
    </w:p>
    <w:p w14:paraId="7AECA686" w14:textId="77777777" w:rsidR="003F2D6E" w:rsidRDefault="009E5F98">
      <w:pPr>
        <w:widowControl w:val="0"/>
        <w:ind w:right="1552"/>
      </w:pPr>
      <w:ins w:id="1023" w:author="Arnold Sandjaja" w:date="2013-06-29T14:37:00Z">
        <w:r>
          <w:rPr>
            <w:rFonts w:cs="Arial"/>
          </w:rPr>
          <w:t>Fiscal pact, ESM, six-pack, two-pack</w:t>
        </w:r>
      </w:ins>
    </w:p>
    <w:p w14:paraId="63BD66C7" w14:textId="77777777" w:rsidR="003F2D6E" w:rsidRDefault="009E5F98">
      <w:pPr>
        <w:widowControl w:val="0"/>
        <w:ind w:right="1552"/>
      </w:pPr>
      <w:ins w:id="1024" w:author="Arnold Sandjaja" w:date="2013-06-29T14:37:00Z">
        <w:r>
          <w:rPr>
            <w:rFonts w:cs="Arial"/>
          </w:rPr>
          <w:t xml:space="preserve">Under the pressure of the crisis, the powerful are pushing through their murky "reform" measures at a rapid pace. The logic is always the same: Reduce debts through cuts in social services and privatisation, raise </w:t>
        </w:r>
        <w:r>
          <w:rPr>
            <w:rFonts w:cs="Arial"/>
          </w:rPr>
          <w:lastRenderedPageBreak/>
          <w:t>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741CC31F" w14:textId="77777777" w:rsidR="003F2D6E" w:rsidRDefault="009E5F98">
      <w:pPr>
        <w:widowControl w:val="0"/>
        <w:ind w:right="1552"/>
      </w:pPr>
      <w:ins w:id="1025" w:author="Arnold Sandjaja" w:date="2013-06-29T14:37:00Z">
        <w:r>
          <w:rPr>
            <w:rFonts w:cs="Arial"/>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w:t>
        </w:r>
        <w:proofErr w:type="spellStart"/>
        <w:r>
          <w:rPr>
            <w:rFonts w:cs="Arial"/>
          </w:rPr>
          <w:t>Barroso</w:t>
        </w:r>
        <w:proofErr w:type="spellEnd"/>
        <w:r>
          <w:rPr>
            <w:rFonts w:cs="Arial"/>
          </w:rPr>
          <w:t xml:space="preserve"> put it: A quiet revolution has been taking place.</w:t>
        </w:r>
      </w:ins>
    </w:p>
    <w:p w14:paraId="0E766C82" w14:textId="77777777" w:rsidR="003F2D6E" w:rsidRDefault="003F2D6E">
      <w:pPr>
        <w:widowControl w:val="0"/>
        <w:ind w:right="1552"/>
      </w:pPr>
    </w:p>
    <w:p w14:paraId="702D6E99" w14:textId="77777777" w:rsidR="003F2D6E" w:rsidRDefault="009E5F98">
      <w:pPr>
        <w:widowControl w:val="0"/>
        <w:ind w:right="1552"/>
      </w:pPr>
      <w:ins w:id="1026"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w:t>
        </w:r>
      </w:ins>
    </w:p>
    <w:p w14:paraId="19F8C657" w14:textId="77777777" w:rsidR="003F2D6E" w:rsidRDefault="009E5F98">
      <w:pPr>
        <w:pStyle w:val="ListParagraph"/>
        <w:widowControl w:val="0"/>
        <w:numPr>
          <w:ilvl w:val="0"/>
          <w:numId w:val="8"/>
        </w:numPr>
        <w:ind w:right="1552"/>
      </w:pPr>
      <w:ins w:id="1027" w:author="Arnold Sandjaja" w:date="2013-06-29T14:37:00Z">
        <w:r>
          <w:rPr>
            <w:rFonts w:ascii="Arial" w:hAnsi="Arial" w:cs="Arial"/>
            <w:b/>
            <w:bCs/>
            <w:color w:val="FF0000"/>
          </w:rPr>
          <w:t>WSC2013_TP40_MOD1_PRE_EN_04.jpg)</w:t>
        </w:r>
      </w:ins>
    </w:p>
    <w:p w14:paraId="77DDBAAA" w14:textId="77777777" w:rsidR="003F2D6E" w:rsidRDefault="003F2D6E">
      <w:pPr>
        <w:widowControl w:val="0"/>
        <w:ind w:right="1552"/>
      </w:pPr>
    </w:p>
    <w:p w14:paraId="104EFB67" w14:textId="77777777" w:rsidR="003F2D6E" w:rsidRDefault="003F2D6E">
      <w:pPr>
        <w:widowControl w:val="0"/>
        <w:ind w:right="1552"/>
      </w:pPr>
    </w:p>
    <w:p w14:paraId="410F6AC5" w14:textId="77777777" w:rsidR="003F2D6E" w:rsidRDefault="009E5F98">
      <w:pPr>
        <w:widowControl w:val="0"/>
        <w:spacing w:line="241" w:lineRule="atLeast"/>
        <w:ind w:right="1552"/>
        <w:jc w:val="both"/>
      </w:pPr>
      <w:ins w:id="1028" w:author="Arnold Sandjaja" w:date="2013-06-29T14:37:00Z">
        <w:r>
          <w:rPr>
            <w:rFonts w:cs="Arial"/>
          </w:rPr>
          <w:t>In the European Council the introduction of a fiscal and economic union is being prepared.</w:t>
        </w:r>
      </w:ins>
    </w:p>
    <w:p w14:paraId="077FE4EE" w14:textId="77777777" w:rsidR="003F2D6E" w:rsidRDefault="003F2D6E">
      <w:pPr>
        <w:widowControl w:val="0"/>
        <w:spacing w:line="241" w:lineRule="atLeast"/>
        <w:ind w:right="1552"/>
        <w:jc w:val="both"/>
      </w:pPr>
    </w:p>
    <w:p w14:paraId="507E3E60" w14:textId="77777777" w:rsidR="003F2D6E" w:rsidRDefault="003F2D6E">
      <w:pPr>
        <w:widowControl w:val="0"/>
        <w:spacing w:line="241" w:lineRule="atLeast"/>
        <w:ind w:right="1552"/>
        <w:jc w:val="both"/>
      </w:pPr>
    </w:p>
    <w:p w14:paraId="162BC065" w14:textId="77777777" w:rsidR="003F2D6E" w:rsidRDefault="003F2D6E">
      <w:pPr>
        <w:tabs>
          <w:tab w:val="left" w:pos="1961"/>
        </w:tabs>
        <w:ind w:right="1552"/>
      </w:pPr>
    </w:p>
    <w:p w14:paraId="27809C2A" w14:textId="77777777" w:rsidR="003F2D6E" w:rsidRDefault="003F2D6E">
      <w:pPr>
        <w:tabs>
          <w:tab w:val="left" w:pos="1961"/>
        </w:tabs>
        <w:ind w:right="1552"/>
      </w:pPr>
    </w:p>
    <w:sectPr w:rsidR="003F2D6E">
      <w:headerReference w:type="even" r:id="rId13"/>
      <w:headerReference w:type="default" r:id="rId14"/>
      <w:footerReference w:type="even" r:id="rId15"/>
      <w:footerReference w:type="default" r:id="rId16"/>
      <w:pgSz w:w="11906" w:h="16838"/>
      <w:pgMar w:top="1985" w:right="1134" w:bottom="1418" w:left="1134" w:header="567" w:footer="991" w:gutter="0"/>
      <w:cols w:space="720"/>
      <w:formProt w:val="0"/>
      <w:docGrid w:linePitch="24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0FABC7" w14:textId="77777777" w:rsidR="00E73FD1" w:rsidRDefault="009E5F98">
      <w:r>
        <w:separator/>
      </w:r>
    </w:p>
  </w:endnote>
  <w:endnote w:type="continuationSeparator" w:id="0">
    <w:p w14:paraId="2CD21E1B" w14:textId="77777777" w:rsidR="00E73FD1" w:rsidRDefault="009E5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ヒラギノ角ゴ Pro W3">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91"/>
      <w:gridCol w:w="5245"/>
      <w:gridCol w:w="1559"/>
    </w:tblGrid>
    <w:tr w:rsidR="003F2D6E" w14:paraId="1F4B35C8" w14:textId="77777777">
      <w:trPr>
        <w:cantSplit/>
        <w:trHeight w:val="270"/>
      </w:trPr>
      <w:tc>
        <w:tcPr>
          <w:tcW w:w="2825" w:type="dxa"/>
          <w:shd w:val="clear" w:color="auto" w:fill="FFFFFF"/>
        </w:tcPr>
        <w:p w14:paraId="11B63ABB" w14:textId="77777777" w:rsidR="003F2D6E" w:rsidRDefault="003F2D6E">
          <w:pPr>
            <w:pStyle w:val="Footer1"/>
          </w:pPr>
        </w:p>
      </w:tc>
      <w:tc>
        <w:tcPr>
          <w:tcW w:w="5245" w:type="dxa"/>
          <w:shd w:val="clear" w:color="auto" w:fill="FFFFFF"/>
        </w:tcPr>
        <w:p w14:paraId="16F7E3C4" w14:textId="77777777" w:rsidR="003F2D6E" w:rsidRDefault="003F2D6E">
          <w:pPr>
            <w:pStyle w:val="Footer1"/>
            <w:jc w:val="center"/>
          </w:pPr>
        </w:p>
      </w:tc>
      <w:tc>
        <w:tcPr>
          <w:tcW w:w="1559" w:type="dxa"/>
          <w:shd w:val="clear" w:color="auto" w:fill="FFFFFF"/>
        </w:tcPr>
        <w:p w14:paraId="3EE982C9" w14:textId="77777777" w:rsidR="003F2D6E" w:rsidRDefault="003F2D6E">
          <w:pPr>
            <w:pStyle w:val="Footer1"/>
          </w:pPr>
        </w:p>
      </w:tc>
    </w:tr>
    <w:tr w:rsidR="003F2D6E" w14:paraId="477A3D7D" w14:textId="77777777">
      <w:trPr>
        <w:cantSplit/>
        <w:trHeight w:val="400"/>
      </w:trPr>
      <w:tc>
        <w:tcPr>
          <w:tcW w:w="2825" w:type="dxa"/>
          <w:shd w:val="clear" w:color="auto" w:fill="FFFFFF"/>
        </w:tcPr>
        <w:p w14:paraId="235B0E8D" w14:textId="77777777" w:rsidR="003F2D6E" w:rsidRDefault="009E5F98">
          <w:pPr>
            <w:pStyle w:val="Footer1"/>
          </w:pPr>
          <w:ins w:id="1029" w:author="Arnold Sandjaja" w:date="2013-06-29T14:37:00Z">
            <w:r>
              <w:rPr>
                <w:sz w:val="16"/>
                <w:lang w:val="de-DE"/>
              </w:rPr>
              <w:t>WSC2013_TP40_MOD2_actual_EN</w:t>
            </w:r>
            <w:r>
              <w:rPr>
                <w:sz w:val="16"/>
                <w:lang w:val="en-US"/>
              </w:rPr>
              <w:t>Test Project proposal for skill 40</w:t>
            </w:r>
          </w:ins>
        </w:p>
        <w:p w14:paraId="774A0957" w14:textId="77777777" w:rsidR="003F2D6E" w:rsidRDefault="009E5F98">
          <w:pPr>
            <w:pStyle w:val="Footer1"/>
          </w:pPr>
          <w:r>
            <w:rPr>
              <w:sz w:val="16"/>
              <w:lang w:val="de-DE"/>
            </w:rPr>
            <w:t>WSC2013_TP40_M1_actual_EN</w:t>
          </w:r>
        </w:p>
      </w:tc>
      <w:tc>
        <w:tcPr>
          <w:tcW w:w="5245" w:type="dxa"/>
          <w:shd w:val="clear" w:color="auto" w:fill="FFFFFF"/>
        </w:tcPr>
        <w:p w14:paraId="6E5551CD" w14:textId="77777777" w:rsidR="003F2D6E" w:rsidRDefault="009E5F98">
          <w:pPr>
            <w:pStyle w:val="Footer1"/>
            <w:ind w:right="-93"/>
            <w:jc w:val="center"/>
          </w:pPr>
          <w:ins w:id="1030" w:author="Arnold Sandjaja" w:date="2013-06-29T14:37:00Z">
            <w:r>
              <w:rPr>
                <w:sz w:val="16"/>
                <w:lang w:val="fr-FR"/>
              </w:rPr>
              <w:t xml:space="preserve">Ⓒ </w:t>
            </w:r>
            <w:r>
              <w:rPr>
                <w:sz w:val="16"/>
                <w:lang w:val="fr-FR"/>
              </w:rPr>
              <w:t>WorldSkills International (WSI) reserves all rights in documents</w:t>
            </w:r>
          </w:ins>
        </w:p>
        <w:p w14:paraId="5A3027C6" w14:textId="77777777" w:rsidR="003F2D6E" w:rsidRDefault="009E5F98">
          <w:pPr>
            <w:pStyle w:val="Footer1"/>
            <w:jc w:val="center"/>
          </w:pPr>
          <w:ins w:id="1031" w:author="Arnold Sandjaja" w:date="2013-06-29T14:37:00Z">
            <w:r>
              <w:rPr>
                <w:sz w:val="16"/>
                <w:lang w:val="fr-FR"/>
              </w:rPr>
              <w:t>developed for or an behalf of WSI, including translation and electronic</w:t>
            </w:r>
          </w:ins>
        </w:p>
        <w:p w14:paraId="0472ABFA" w14:textId="77777777" w:rsidR="003F2D6E" w:rsidRDefault="009E5F98">
          <w:pPr>
            <w:pStyle w:val="Footer1"/>
            <w:jc w:val="center"/>
          </w:pPr>
          <w:ins w:id="1032" w:author="Arnold Sandjaja" w:date="2013-06-29T14:37:00Z">
            <w:r>
              <w:rPr>
                <w:sz w:val="16"/>
                <w:lang w:val="fr-FR"/>
              </w:rPr>
              <w:t>distribution. This material my be reproduced for non-commercial</w:t>
            </w:r>
          </w:ins>
        </w:p>
        <w:p w14:paraId="3E3C4F84" w14:textId="77777777" w:rsidR="003F2D6E" w:rsidRDefault="009E5F98">
          <w:pPr>
            <w:pStyle w:val="Footer1"/>
            <w:tabs>
              <w:tab w:val="center" w:pos="5247"/>
              <w:tab w:val="center" w:pos="5814"/>
              <w:tab w:val="center" w:pos="6381"/>
              <w:tab w:val="right" w:pos="9927"/>
              <w:tab w:val="right" w:pos="10494"/>
              <w:tab w:val="right" w:pos="11061"/>
              <w:tab w:val="right" w:pos="11628"/>
            </w:tabs>
            <w:ind w:left="567" w:right="-142"/>
            <w:jc w:val="center"/>
          </w:pPr>
          <w:ins w:id="1033" w:author="Arnold Sandjaja" w:date="2013-06-29T14:37:00Z">
            <w:r>
              <w:rPr>
                <w:sz w:val="16"/>
                <w:lang w:val="fr-FR"/>
              </w:rPr>
              <w:t>vocational and educational purposes provided that the WorldSkills International logo and copyright notice are left in place</w:t>
            </w:r>
          </w:ins>
        </w:p>
        <w:p w14:paraId="2AC34F8C" w14:textId="77777777" w:rsidR="003F2D6E" w:rsidRDefault="009E5F98">
          <w:pPr>
            <w:pStyle w:val="Footer1"/>
            <w:jc w:val="center"/>
          </w:pPr>
          <w:r>
            <w:rPr>
              <w:sz w:val="16"/>
              <w:lang w:val="fr-FR"/>
            </w:rPr>
            <w:t>Version: 1.</w:t>
          </w:r>
          <w:ins w:id="1034" w:author="Michel Bulon" w:date="2013-05-20T20:24:00Z">
            <w:r>
              <w:rPr>
                <w:sz w:val="16"/>
                <w:lang w:val="fr-FR"/>
              </w:rPr>
              <w:t>4</w:t>
            </w:r>
          </w:ins>
          <w:del w:id="1035" w:author="Arnold Sandjaja" w:date="2013-06-29T12:06:00Z">
            <w:r>
              <w:rPr>
                <w:sz w:val="16"/>
                <w:lang w:val="fr-FR"/>
              </w:rPr>
              <w:delText>8</w:delText>
            </w:r>
          </w:del>
          <w:ins w:id="1036" w:author="Arnold Sandjaja" w:date="2013-06-29T14:37:00Z">
            <w:r>
              <w:rPr>
                <w:sz w:val="16"/>
                <w:lang w:val="fr-FR"/>
              </w:rPr>
              <w:t>1</w:t>
            </w:r>
          </w:ins>
        </w:p>
        <w:p w14:paraId="21CF8A79" w14:textId="77777777" w:rsidR="003F2D6E" w:rsidRDefault="009E5F98">
          <w:pPr>
            <w:pStyle w:val="Footer1"/>
            <w:jc w:val="center"/>
          </w:pPr>
          <w:r>
            <w:rPr>
              <w:sz w:val="16"/>
              <w:lang w:val="fr-FR"/>
            </w:rPr>
            <w:t xml:space="preserve">Date: </w:t>
          </w:r>
          <w:del w:id="1037" w:author="Arnold Sandjaja" w:date="2013-06-14T18:24:00Z">
            <w:r>
              <w:rPr>
                <w:sz w:val="16"/>
                <w:lang w:val="fr-FR"/>
              </w:rPr>
              <w:delText>12</w:delText>
            </w:r>
          </w:del>
          <w:del w:id="1038" w:author="Arnold Sandjaja" w:date="2013-06-29T12:06:00Z">
            <w:r>
              <w:rPr>
                <w:sz w:val="16"/>
                <w:lang w:val="fr-FR"/>
              </w:rPr>
              <w:delText>1</w:delText>
            </w:r>
          </w:del>
          <w:r>
            <w:rPr>
              <w:sz w:val="16"/>
              <w:lang w:val="fr-FR"/>
            </w:rPr>
            <w:t>4.0</w:t>
          </w:r>
          <w:ins w:id="1039" w:author="Michel Bulon" w:date="2013-06-12T21:05:00Z">
            <w:r>
              <w:rPr>
                <w:sz w:val="16"/>
                <w:lang w:val="fr-FR"/>
              </w:rPr>
              <w:t>6</w:t>
            </w:r>
          </w:ins>
          <w:r>
            <w:rPr>
              <w:sz w:val="16"/>
              <w:lang w:val="fr-FR"/>
            </w:rPr>
            <w:t>5.13</w:t>
          </w:r>
        </w:p>
      </w:tc>
      <w:tc>
        <w:tcPr>
          <w:tcW w:w="1559" w:type="dxa"/>
          <w:shd w:val="clear" w:color="auto" w:fill="FFFFFF"/>
        </w:tcPr>
        <w:p w14:paraId="32000AEA" w14:textId="77777777" w:rsidR="003F2D6E" w:rsidRDefault="003F2D6E">
          <w:pPr>
            <w:pStyle w:val="Footer1"/>
            <w:jc w:val="right"/>
          </w:pPr>
        </w:p>
        <w:p w14:paraId="46AF8D5F" w14:textId="77777777" w:rsidR="003F2D6E" w:rsidRDefault="009E5F98">
          <w:pPr>
            <w:pStyle w:val="Footer1"/>
            <w:ind w:left="-191"/>
            <w:jc w:val="right"/>
          </w:pPr>
          <w:r>
            <w:fldChar w:fldCharType="begin"/>
          </w:r>
          <w:r>
            <w:instrText>PAGE</w:instrText>
          </w:r>
          <w:r>
            <w:fldChar w:fldCharType="separate"/>
          </w:r>
          <w:r w:rsidR="00EB4A4A">
            <w:rPr>
              <w:noProof/>
            </w:rPr>
            <w:t>16</w:t>
          </w:r>
          <w:r>
            <w:fldChar w:fldCharType="end"/>
          </w:r>
          <w:ins w:id="1040" w:author="Arnold Sandjaja" w:date="2013-06-29T14:37:00Z">
            <w:r>
              <w:rPr>
                <w:rStyle w:val="PageNumber"/>
              </w:rPr>
              <w:t xml:space="preserve"> of </w:t>
            </w:r>
          </w:ins>
          <w:r>
            <w:rPr>
              <w:rStyle w:val="PageNumber"/>
            </w:rPr>
            <w:fldChar w:fldCharType="begin"/>
          </w:r>
          <w:r>
            <w:instrText>NUMPAGES</w:instrText>
          </w:r>
          <w:r>
            <w:fldChar w:fldCharType="separate"/>
          </w:r>
          <w:r w:rsidR="00EB4A4A">
            <w:rPr>
              <w:noProof/>
            </w:rPr>
            <w:t>24</w:t>
          </w:r>
          <w:r>
            <w:fldChar w:fldCharType="end"/>
          </w:r>
        </w:p>
        <w:p w14:paraId="57CF5199" w14:textId="77777777" w:rsidR="003F2D6E" w:rsidRDefault="009E5F98">
          <w:pPr>
            <w:pStyle w:val="Footer1"/>
            <w:ind w:left="-191"/>
            <w:jc w:val="right"/>
          </w:pPr>
          <w:r>
            <w:fldChar w:fldCharType="begin"/>
          </w:r>
          <w:r>
            <w:instrText>PAGE</w:instrText>
          </w:r>
          <w:r>
            <w:fldChar w:fldCharType="separate"/>
          </w:r>
          <w:r w:rsidR="00EB4A4A">
            <w:rPr>
              <w:noProof/>
            </w:rPr>
            <w:t>16</w:t>
          </w:r>
          <w:r>
            <w:fldChar w:fldCharType="end"/>
          </w:r>
          <w:r>
            <w:rPr>
              <w:rStyle w:val="PageNumber"/>
            </w:rPr>
            <w:t xml:space="preserve"> of </w:t>
          </w:r>
          <w:r>
            <w:rPr>
              <w:rStyle w:val="PageNumber"/>
            </w:rPr>
            <w:fldChar w:fldCharType="begin"/>
          </w:r>
          <w:r>
            <w:instrText>NUMPAGES</w:instrText>
          </w:r>
          <w:r>
            <w:fldChar w:fldCharType="separate"/>
          </w:r>
          <w:r w:rsidR="00EB4A4A">
            <w:rPr>
              <w:noProof/>
            </w:rPr>
            <w:t>24</w:t>
          </w:r>
          <w:r>
            <w:fldChar w:fldCharType="end"/>
          </w:r>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25"/>
      <w:gridCol w:w="5387"/>
      <w:gridCol w:w="1417"/>
    </w:tblGrid>
    <w:tr w:rsidR="003F2D6E" w14:paraId="0DBB6CAC" w14:textId="77777777">
      <w:trPr>
        <w:cantSplit/>
        <w:trHeight w:val="270"/>
      </w:trPr>
      <w:tc>
        <w:tcPr>
          <w:tcW w:w="2825" w:type="dxa"/>
          <w:shd w:val="clear" w:color="auto" w:fill="FFFFFF"/>
        </w:tcPr>
        <w:p w14:paraId="05577E72" w14:textId="77777777" w:rsidR="003F2D6E" w:rsidRDefault="003F2D6E">
          <w:pPr>
            <w:pStyle w:val="Footer1"/>
          </w:pPr>
        </w:p>
      </w:tc>
      <w:tc>
        <w:tcPr>
          <w:tcW w:w="5387" w:type="dxa"/>
          <w:shd w:val="clear" w:color="auto" w:fill="FFFFFF"/>
        </w:tcPr>
        <w:p w14:paraId="089A8A3F" w14:textId="77777777" w:rsidR="003F2D6E" w:rsidRDefault="003F2D6E">
          <w:pPr>
            <w:pStyle w:val="Footer1"/>
            <w:ind w:left="-1019" w:right="-518"/>
            <w:jc w:val="center"/>
          </w:pPr>
        </w:p>
      </w:tc>
      <w:tc>
        <w:tcPr>
          <w:tcW w:w="1417" w:type="dxa"/>
          <w:shd w:val="clear" w:color="auto" w:fill="FFFFFF"/>
        </w:tcPr>
        <w:p w14:paraId="2BB65A85" w14:textId="77777777" w:rsidR="003F2D6E" w:rsidRDefault="003F2D6E">
          <w:pPr>
            <w:pStyle w:val="Footer1"/>
          </w:pPr>
        </w:p>
      </w:tc>
    </w:tr>
    <w:tr w:rsidR="003F2D6E" w14:paraId="420D85C4" w14:textId="77777777">
      <w:trPr>
        <w:cantSplit/>
        <w:trHeight w:val="400"/>
      </w:trPr>
      <w:tc>
        <w:tcPr>
          <w:tcW w:w="2825" w:type="dxa"/>
          <w:shd w:val="clear" w:color="auto" w:fill="FFFFFF"/>
        </w:tcPr>
        <w:p w14:paraId="6A44B97B" w14:textId="77777777" w:rsidR="003F2D6E" w:rsidRDefault="009E5F98">
          <w:pPr>
            <w:pStyle w:val="Footer1"/>
          </w:pPr>
          <w:r>
            <w:rPr>
              <w:sz w:val="16"/>
              <w:lang w:val="en-US"/>
            </w:rPr>
            <w:t>Test Project proposal for skill 40</w:t>
          </w:r>
        </w:p>
        <w:p w14:paraId="698C89F5" w14:textId="77777777" w:rsidR="003F2D6E" w:rsidRDefault="009E5F98">
          <w:pPr>
            <w:pStyle w:val="Footer1"/>
          </w:pPr>
          <w:ins w:id="1041" w:author="Arnold Sandjaja" w:date="2013-06-29T14:37:00Z">
            <w:r>
              <w:rPr>
                <w:sz w:val="16"/>
                <w:lang w:val="de-DE"/>
              </w:rPr>
              <w:t>WSC2013_TP40_MOD21_actual_EN</w:t>
            </w:r>
          </w:ins>
        </w:p>
      </w:tc>
      <w:tc>
        <w:tcPr>
          <w:tcW w:w="5387" w:type="dxa"/>
          <w:shd w:val="clear" w:color="auto" w:fill="FFFFFF"/>
        </w:tcPr>
        <w:p w14:paraId="4F9579E2" w14:textId="77777777" w:rsidR="003F2D6E" w:rsidRDefault="009E5F98">
          <w:pPr>
            <w:pStyle w:val="Footer1"/>
            <w:jc w:val="center"/>
          </w:pPr>
          <w:ins w:id="1042" w:author="Arnold Sandjaja" w:date="2013-06-29T14:37:00Z">
            <w:r>
              <w:rPr>
                <w:sz w:val="16"/>
                <w:lang w:val="fr-FR"/>
              </w:rPr>
              <w:t xml:space="preserve">Ⓒ </w:t>
            </w:r>
            <w:r>
              <w:rPr>
                <w:sz w:val="16"/>
                <w:lang w:val="fr-FR"/>
              </w:rPr>
              <w:t>WorldSkills International (WSI) reserves all rights in documents</w:t>
            </w:r>
          </w:ins>
        </w:p>
        <w:p w14:paraId="3471B2F0" w14:textId="77777777" w:rsidR="003F2D6E" w:rsidRDefault="009E5F98">
          <w:pPr>
            <w:pStyle w:val="Footer1"/>
            <w:jc w:val="center"/>
          </w:pPr>
          <w:ins w:id="1043" w:author="Arnold Sandjaja" w:date="2013-06-29T14:37:00Z">
            <w:r>
              <w:rPr>
                <w:sz w:val="16"/>
                <w:lang w:val="fr-FR"/>
              </w:rPr>
              <w:t>developed for or an behalf of WSI, including translation and electronic</w:t>
            </w:r>
          </w:ins>
        </w:p>
        <w:p w14:paraId="08EA60E1" w14:textId="77777777" w:rsidR="003F2D6E" w:rsidRDefault="009E5F98">
          <w:pPr>
            <w:pStyle w:val="Footer1"/>
            <w:jc w:val="center"/>
          </w:pPr>
          <w:ins w:id="1044" w:author="Arnold Sandjaja" w:date="2013-06-29T14:37:00Z">
            <w:r>
              <w:rPr>
                <w:sz w:val="16"/>
                <w:lang w:val="fr-FR"/>
              </w:rPr>
              <w:t>distribution. This material my be reproduced for non-commercial</w:t>
            </w:r>
          </w:ins>
        </w:p>
        <w:p w14:paraId="22935A5A" w14:textId="77777777" w:rsidR="003F2D6E" w:rsidRDefault="009E5F98">
          <w:pPr>
            <w:pStyle w:val="Footer1"/>
            <w:jc w:val="center"/>
          </w:pPr>
          <w:ins w:id="1045" w:author="Arnold Sandjaja" w:date="2013-06-29T14:37:00Z">
            <w:r>
              <w:rPr>
                <w:sz w:val="16"/>
                <w:lang w:val="fr-FR"/>
              </w:rPr>
              <w:t>vocational and educational purposes provided that the WorldSkills International logo and copyright notice are left in place</w:t>
            </w:r>
          </w:ins>
        </w:p>
        <w:p w14:paraId="09FDF488" w14:textId="77777777" w:rsidR="003F2D6E" w:rsidRDefault="009E5F98">
          <w:pPr>
            <w:pStyle w:val="Footer1"/>
            <w:jc w:val="center"/>
          </w:pPr>
          <w:r>
            <w:rPr>
              <w:sz w:val="16"/>
              <w:lang w:val="fr-FR"/>
            </w:rPr>
            <w:t>Version: 1.</w:t>
          </w:r>
          <w:ins w:id="1046" w:author="Michel Bulon" w:date="2013-05-20T20:25:00Z">
            <w:r>
              <w:rPr>
                <w:sz w:val="16"/>
                <w:lang w:val="fr-FR"/>
              </w:rPr>
              <w:t>4</w:t>
            </w:r>
          </w:ins>
          <w:del w:id="1047" w:author="Arnold Sandjaja" w:date="2013-06-29T11:47:00Z">
            <w:r>
              <w:rPr>
                <w:sz w:val="16"/>
                <w:lang w:val="fr-FR"/>
              </w:rPr>
              <w:delText>8</w:delText>
            </w:r>
          </w:del>
          <w:ins w:id="1048" w:author="Arnold Sandjaja" w:date="2013-06-29T14:37:00Z">
            <w:r>
              <w:rPr>
                <w:sz w:val="16"/>
                <w:lang w:val="fr-FR"/>
              </w:rPr>
              <w:t>1</w:t>
            </w:r>
          </w:ins>
        </w:p>
        <w:p w14:paraId="6E9AC3F8" w14:textId="77777777" w:rsidR="003F2D6E" w:rsidRDefault="009E5F98">
          <w:pPr>
            <w:pStyle w:val="Footer1"/>
            <w:jc w:val="center"/>
          </w:pPr>
          <w:r>
            <w:rPr>
              <w:sz w:val="16"/>
              <w:lang w:val="fr-FR"/>
            </w:rPr>
            <w:t xml:space="preserve">Date: </w:t>
          </w:r>
          <w:del w:id="1049" w:author="Arnold Sandjaja" w:date="2013-06-14T18:24:00Z">
            <w:r>
              <w:rPr>
                <w:sz w:val="16"/>
                <w:lang w:val="fr-FR"/>
              </w:rPr>
              <w:delText>12</w:delText>
            </w:r>
          </w:del>
          <w:del w:id="1050" w:author="Arnold Sandjaja" w:date="2013-06-29T11:47:00Z">
            <w:r>
              <w:rPr>
                <w:sz w:val="16"/>
                <w:lang w:val="fr-FR"/>
              </w:rPr>
              <w:delText>1</w:delText>
            </w:r>
          </w:del>
          <w:r>
            <w:rPr>
              <w:sz w:val="16"/>
              <w:lang w:val="fr-FR"/>
            </w:rPr>
            <w:t>4.0</w:t>
          </w:r>
          <w:del w:id="1051" w:author="Arnold Sandjaja" w:date="2013-06-30T08:31:00Z">
            <w:r>
              <w:rPr>
                <w:sz w:val="16"/>
                <w:lang w:val="fr-FR"/>
              </w:rPr>
              <w:delText>6</w:delText>
            </w:r>
          </w:del>
          <w:ins w:id="1052" w:author="Arnold Sandjaja" w:date="2013-06-29T14:37:00Z">
            <w:r>
              <w:rPr>
                <w:sz w:val="16"/>
                <w:lang w:val="fr-FR"/>
              </w:rPr>
              <w:t>5.13</w:t>
            </w:r>
          </w:ins>
        </w:p>
      </w:tc>
      <w:tc>
        <w:tcPr>
          <w:tcW w:w="1417" w:type="dxa"/>
          <w:shd w:val="clear" w:color="auto" w:fill="FFFFFF"/>
        </w:tcPr>
        <w:p w14:paraId="425CF4A2" w14:textId="77777777" w:rsidR="003F2D6E" w:rsidRDefault="003F2D6E">
          <w:pPr>
            <w:pStyle w:val="Footer1"/>
            <w:jc w:val="right"/>
          </w:pPr>
        </w:p>
        <w:p w14:paraId="0321C84B" w14:textId="77777777" w:rsidR="003F2D6E" w:rsidRDefault="009E5F98">
          <w:pPr>
            <w:pStyle w:val="Footer1"/>
            <w:jc w:val="right"/>
          </w:pPr>
          <w:r>
            <w:fldChar w:fldCharType="begin"/>
          </w:r>
          <w:r>
            <w:instrText>PAGE</w:instrText>
          </w:r>
          <w:r>
            <w:fldChar w:fldCharType="separate"/>
          </w:r>
          <w:r w:rsidR="00EB4A4A">
            <w:rPr>
              <w:noProof/>
            </w:rPr>
            <w:t>15</w:t>
          </w:r>
          <w:r>
            <w:fldChar w:fldCharType="end"/>
          </w:r>
          <w:ins w:id="1053" w:author="Arnold Sandjaja" w:date="2013-06-29T14:37:00Z">
            <w:r>
              <w:rPr>
                <w:rStyle w:val="PageNumber"/>
              </w:rPr>
              <w:t xml:space="preserve"> of </w:t>
            </w:r>
          </w:ins>
          <w:r>
            <w:rPr>
              <w:rStyle w:val="PageNumber"/>
            </w:rPr>
            <w:fldChar w:fldCharType="begin"/>
          </w:r>
          <w:r>
            <w:instrText>NUMPAGES</w:instrText>
          </w:r>
          <w:r>
            <w:fldChar w:fldCharType="separate"/>
          </w:r>
          <w:r w:rsidR="00EB4A4A">
            <w:rPr>
              <w:noProof/>
            </w:rPr>
            <w:t>24</w:t>
          </w:r>
          <w: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974951" w14:textId="77777777" w:rsidR="00E73FD1" w:rsidRDefault="009E5F98">
      <w:r>
        <w:separator/>
      </w:r>
    </w:p>
  </w:footnote>
  <w:footnote w:type="continuationSeparator" w:id="0">
    <w:p w14:paraId="04C8237E" w14:textId="77777777" w:rsidR="00E73FD1" w:rsidRDefault="009E5F9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3B237" w14:textId="77777777" w:rsidR="003F2D6E" w:rsidRDefault="009E5F98">
    <w:pPr>
      <w:pStyle w:val="Header1"/>
      <w:jc w:val="right"/>
    </w:pPr>
    <w:r>
      <w:rPr>
        <w:noProof/>
        <w:lang w:val="en-US"/>
      </w:rPr>
      <w:drawing>
        <wp:anchor distT="0" distB="0" distL="0" distR="0" simplePos="0" relativeHeight="24" behindDoc="1" locked="0" layoutInCell="1" allowOverlap="1" wp14:anchorId="0D43F437" wp14:editId="02FC90D1">
          <wp:simplePos x="0" y="0"/>
          <wp:positionH relativeFrom="character">
            <wp:posOffset>5979795</wp:posOffset>
          </wp:positionH>
          <wp:positionV relativeFrom="line">
            <wp:posOffset>79375</wp:posOffset>
          </wp:positionV>
          <wp:extent cx="859790" cy="740410"/>
          <wp:effectExtent l="0" t="0" r="0" b="0"/>
          <wp:wrapNone/>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rcRect/>
                  <a:stretch>
                    <a:fillRect/>
                  </a:stretch>
                </pic:blipFill>
                <pic:spPr bwMode="auto">
                  <a:xfrm>
                    <a:off x="0" y="0"/>
                    <a:ext cx="859790" cy="74041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D61BC" w14:textId="77777777" w:rsidR="003F2D6E" w:rsidRDefault="009E5F98">
    <w:pPr>
      <w:pStyle w:val="Header1"/>
      <w:jc w:val="right"/>
    </w:pPr>
    <w:r>
      <w:rPr>
        <w:noProof/>
        <w:lang w:val="en-US"/>
      </w:rPr>
      <w:drawing>
        <wp:anchor distT="0" distB="0" distL="0" distR="0" simplePos="0" relativeHeight="6" behindDoc="1" locked="0" layoutInCell="1" allowOverlap="1" wp14:anchorId="2E4C4332" wp14:editId="3EBAA185">
          <wp:simplePos x="0" y="0"/>
          <wp:positionH relativeFrom="character">
            <wp:posOffset>5979795</wp:posOffset>
          </wp:positionH>
          <wp:positionV relativeFrom="line">
            <wp:posOffset>79375</wp:posOffset>
          </wp:positionV>
          <wp:extent cx="859790" cy="740410"/>
          <wp:effectExtent l="0" t="0" r="0" b="0"/>
          <wp:wrapNone/>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
                  <a:srcRect/>
                  <a:stretch>
                    <a:fillRect/>
                  </a:stretch>
                </pic:blipFill>
                <pic:spPr bwMode="auto">
                  <a:xfrm>
                    <a:off x="0" y="0"/>
                    <a:ext cx="859790" cy="7404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D3BAA"/>
    <w:multiLevelType w:val="multilevel"/>
    <w:tmpl w:val="72D61D8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nsid w:val="1C9E7FB4"/>
    <w:multiLevelType w:val="multilevel"/>
    <w:tmpl w:val="DBFE3A52"/>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
    <w:nsid w:val="22C069F5"/>
    <w:multiLevelType w:val="multilevel"/>
    <w:tmpl w:val="6EC4C514"/>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nsid w:val="2871399D"/>
    <w:multiLevelType w:val="multilevel"/>
    <w:tmpl w:val="0BEE010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30C363E4"/>
    <w:multiLevelType w:val="multilevel"/>
    <w:tmpl w:val="D3E2138E"/>
    <w:lvl w:ilvl="0">
      <w:start w:val="17"/>
      <w:numFmt w:val="bullet"/>
      <w:lvlText w:val="-"/>
      <w:lvlJc w:val="left"/>
      <w:pPr>
        <w:ind w:left="1080" w:hanging="360"/>
      </w:pPr>
      <w:rPr>
        <w:rFonts w:ascii="Arial"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5">
    <w:nsid w:val="4D783056"/>
    <w:multiLevelType w:val="multilevel"/>
    <w:tmpl w:val="4240084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532D25F9"/>
    <w:multiLevelType w:val="multilevel"/>
    <w:tmpl w:val="13ACEB38"/>
    <w:lvl w:ilvl="0">
      <w:start w:val="17"/>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5AD67A83"/>
    <w:multiLevelType w:val="multilevel"/>
    <w:tmpl w:val="818EBFE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5BB20880"/>
    <w:multiLevelType w:val="multilevel"/>
    <w:tmpl w:val="908246D6"/>
    <w:lvl w:ilvl="0">
      <w:start w:val="1"/>
      <w:numFmt w:val="decimal"/>
      <w:lvlText w:val="%1."/>
      <w:lvlJc w:val="left"/>
      <w:pPr>
        <w:tabs>
          <w:tab w:val="num" w:pos="360"/>
        </w:tabs>
        <w:ind w:left="360" w:firstLine="360"/>
      </w:pPr>
      <w:rPr>
        <w:color w:val="000000"/>
        <w:sz w:val="20"/>
      </w:rPr>
    </w:lvl>
    <w:lvl w:ilvl="1">
      <w:start w:val="1"/>
      <w:numFmt w:val="lowerLetter"/>
      <w:suff w:val="nothing"/>
      <w:lvlText w:val="%2."/>
      <w:lvlJc w:val="left"/>
      <w:pPr>
        <w:ind w:left="0" w:firstLine="1440"/>
      </w:pPr>
      <w:rPr>
        <w:color w:val="000000"/>
        <w:sz w:val="20"/>
      </w:rPr>
    </w:lvl>
    <w:lvl w:ilvl="2">
      <w:start w:val="1"/>
      <w:numFmt w:val="lowerRoman"/>
      <w:suff w:val="nothing"/>
      <w:lvlText w:val="%3."/>
      <w:lvlJc w:val="left"/>
      <w:pPr>
        <w:ind w:left="0" w:firstLine="2160"/>
      </w:pPr>
      <w:rPr>
        <w:color w:val="000000"/>
        <w:sz w:val="20"/>
      </w:rPr>
    </w:lvl>
    <w:lvl w:ilvl="3">
      <w:start w:val="1"/>
      <w:numFmt w:val="decimal"/>
      <w:suff w:val="nothing"/>
      <w:lvlText w:val="%4."/>
      <w:lvlJc w:val="left"/>
      <w:pPr>
        <w:ind w:left="0" w:firstLine="2880"/>
      </w:pPr>
      <w:rPr>
        <w:color w:val="000000"/>
        <w:sz w:val="20"/>
      </w:rPr>
    </w:lvl>
    <w:lvl w:ilvl="4">
      <w:start w:val="1"/>
      <w:numFmt w:val="lowerLetter"/>
      <w:suff w:val="nothing"/>
      <w:lvlText w:val="%5."/>
      <w:lvlJc w:val="left"/>
      <w:pPr>
        <w:ind w:left="0" w:firstLine="3600"/>
      </w:pPr>
      <w:rPr>
        <w:color w:val="000000"/>
        <w:sz w:val="20"/>
      </w:rPr>
    </w:lvl>
    <w:lvl w:ilvl="5">
      <w:start w:val="1"/>
      <w:numFmt w:val="lowerRoman"/>
      <w:suff w:val="nothing"/>
      <w:lvlText w:val="%6."/>
      <w:lvlJc w:val="left"/>
      <w:pPr>
        <w:ind w:left="0" w:firstLine="4320"/>
      </w:pPr>
      <w:rPr>
        <w:color w:val="000000"/>
        <w:sz w:val="20"/>
      </w:rPr>
    </w:lvl>
    <w:lvl w:ilvl="6">
      <w:start w:val="1"/>
      <w:numFmt w:val="decimal"/>
      <w:suff w:val="nothing"/>
      <w:lvlText w:val="%7."/>
      <w:lvlJc w:val="left"/>
      <w:pPr>
        <w:ind w:left="0" w:firstLine="5040"/>
      </w:pPr>
      <w:rPr>
        <w:color w:val="000000"/>
        <w:sz w:val="20"/>
      </w:rPr>
    </w:lvl>
    <w:lvl w:ilvl="7">
      <w:start w:val="1"/>
      <w:numFmt w:val="lowerLetter"/>
      <w:suff w:val="nothing"/>
      <w:lvlText w:val="%8."/>
      <w:lvlJc w:val="left"/>
      <w:pPr>
        <w:ind w:left="0" w:firstLine="5760"/>
      </w:pPr>
      <w:rPr>
        <w:color w:val="000000"/>
        <w:sz w:val="20"/>
      </w:rPr>
    </w:lvl>
    <w:lvl w:ilvl="8">
      <w:start w:val="1"/>
      <w:numFmt w:val="lowerRoman"/>
      <w:suff w:val="nothing"/>
      <w:lvlText w:val="%9."/>
      <w:lvlJc w:val="left"/>
      <w:pPr>
        <w:ind w:left="0" w:firstLine="360"/>
      </w:pPr>
      <w:rPr>
        <w:color w:val="000000"/>
        <w:sz w:val="20"/>
      </w:rPr>
    </w:lvl>
  </w:abstractNum>
  <w:abstractNum w:abstractNumId="9">
    <w:nsid w:val="6B89357A"/>
    <w:multiLevelType w:val="multilevel"/>
    <w:tmpl w:val="788ABD7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nsid w:val="7A28348B"/>
    <w:multiLevelType w:val="multilevel"/>
    <w:tmpl w:val="08A643B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8"/>
  </w:num>
  <w:num w:numId="2">
    <w:abstractNumId w:val="10"/>
  </w:num>
  <w:num w:numId="3">
    <w:abstractNumId w:val="9"/>
  </w:num>
  <w:num w:numId="4">
    <w:abstractNumId w:val="5"/>
  </w:num>
  <w:num w:numId="5">
    <w:abstractNumId w:val="0"/>
  </w:num>
  <w:num w:numId="6">
    <w:abstractNumId w:val="3"/>
  </w:num>
  <w:num w:numId="7">
    <w:abstractNumId w:val="4"/>
  </w:num>
  <w:num w:numId="8">
    <w:abstractNumId w:val="6"/>
  </w:num>
  <w:num w:numId="9">
    <w:abstractNumId w:val="2"/>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revisionView w:markup="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D6E"/>
    <w:rsid w:val="003F2D6E"/>
    <w:rsid w:val="009E5F98"/>
    <w:rsid w:val="00E73FD1"/>
    <w:rsid w:val="00EB4A4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4A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ヒラギノ角ゴ Pro W3" w:hAnsi="Arial" w:cs="Times New Roman"/>
      <w:color w:val="00000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keepLines/>
      <w:spacing w:after="360"/>
    </w:pPr>
    <w:rPr>
      <w:rFonts w:eastAsia="ＭＳ ゴシック"/>
      <w:b/>
      <w:bCs/>
      <w:caps/>
      <w:color w:val="00000A"/>
      <w:szCs w:val="28"/>
      <w:u w:val="single"/>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ＭＳ ゴシック"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customStyle="1" w:styleId="Header1">
    <w:name w:val="Header1"/>
    <w:basedOn w:val="Normal"/>
    <w:pPr>
      <w:tabs>
        <w:tab w:val="center" w:pos="4680"/>
        <w:tab w:val="right" w:pos="9360"/>
      </w:tabs>
    </w:pPr>
  </w:style>
  <w:style w:type="paragraph" w:customStyle="1" w:styleId="Footer1">
    <w:name w:val="Footer1"/>
    <w:basedOn w:val="Normal"/>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Normal"/>
    <w:rPr>
      <w:rFonts w:eastAsia="Times New Roman"/>
      <w:color w:val="00000A"/>
    </w:rPr>
  </w:style>
  <w:style w:type="paragraph" w:styleId="BalloonText">
    <w:name w:val="Balloon Text"/>
    <w:basedOn w:val="Normal"/>
    <w:rPr>
      <w:rFonts w:ascii="Lucida Grande" w:hAnsi="Lucida Grande" w:cs="Lucida Grande"/>
      <w:sz w:val="18"/>
      <w:szCs w:val="18"/>
    </w:rPr>
  </w:style>
  <w:style w:type="paragraph" w:styleId="Revision">
    <w:name w:val="Revision"/>
    <w:pPr>
      <w:suppressAutoHyphens/>
    </w:pPr>
    <w:rPr>
      <w:rFonts w:ascii="Arial" w:eastAsia="ヒラギノ角ゴ Pro W3" w:hAnsi="Arial" w:cs="Times New Roman"/>
      <w:color w:val="000000"/>
      <w:lang w:val="en-GB" w:eastAsia="en-US"/>
    </w:rPr>
  </w:style>
  <w:style w:type="paragraph" w:styleId="ListParagraph">
    <w:name w:val="List Paragraph"/>
    <w:basedOn w:val="Normal"/>
    <w:pPr>
      <w:ind w:left="720"/>
      <w:contextualSpacing/>
    </w:pPr>
    <w:rPr>
      <w:rFonts w:ascii="Times New Roman" w:eastAsia="Times New Roman" w:hAnsi="Times New Roman"/>
      <w:color w:val="00000A"/>
      <w:sz w:val="20"/>
      <w:szCs w:val="20"/>
      <w:lang w:val="en-US"/>
    </w:rPr>
  </w:style>
  <w:style w:type="paragraph" w:styleId="Header">
    <w:name w:val="header"/>
    <w:basedOn w:val="Normal"/>
    <w:link w:val="HeaderChar"/>
    <w:uiPriority w:val="99"/>
    <w:unhideWhenUsed/>
    <w:rsid w:val="00EB4A4A"/>
    <w:pPr>
      <w:tabs>
        <w:tab w:val="center" w:pos="4320"/>
        <w:tab w:val="right" w:pos="8640"/>
      </w:tabs>
    </w:pPr>
  </w:style>
  <w:style w:type="character" w:customStyle="1" w:styleId="HeaderChar">
    <w:name w:val="Header Char"/>
    <w:basedOn w:val="DefaultParagraphFont"/>
    <w:link w:val="Header"/>
    <w:uiPriority w:val="99"/>
    <w:rsid w:val="00EB4A4A"/>
    <w:rPr>
      <w:rFonts w:ascii="Arial" w:eastAsia="ヒラギノ角ゴ Pro W3" w:hAnsi="Arial" w:cs="Times New Roman"/>
      <w:color w:val="000000"/>
      <w:lang w:val="en-GB" w:eastAsia="en-US"/>
    </w:rPr>
  </w:style>
  <w:style w:type="paragraph" w:styleId="Footer">
    <w:name w:val="footer"/>
    <w:basedOn w:val="Normal"/>
    <w:link w:val="FooterChar"/>
    <w:uiPriority w:val="99"/>
    <w:unhideWhenUsed/>
    <w:rsid w:val="00EB4A4A"/>
    <w:pPr>
      <w:tabs>
        <w:tab w:val="center" w:pos="4320"/>
        <w:tab w:val="right" w:pos="8640"/>
      </w:tabs>
    </w:pPr>
  </w:style>
  <w:style w:type="character" w:customStyle="1" w:styleId="FooterChar">
    <w:name w:val="Footer Char"/>
    <w:basedOn w:val="DefaultParagraphFont"/>
    <w:link w:val="Footer"/>
    <w:uiPriority w:val="99"/>
    <w:rsid w:val="00EB4A4A"/>
    <w:rPr>
      <w:rFonts w:ascii="Arial" w:eastAsia="ヒラギノ角ゴ Pro W3" w:hAnsi="Arial" w:cs="Times New Roman"/>
      <w:color w:val="000000"/>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ヒラギノ角ゴ Pro W3" w:hAnsi="Arial" w:cs="Times New Roman"/>
      <w:color w:val="00000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keepLines/>
      <w:spacing w:after="360"/>
    </w:pPr>
    <w:rPr>
      <w:rFonts w:eastAsia="ＭＳ ゴシック"/>
      <w:b/>
      <w:bCs/>
      <w:caps/>
      <w:color w:val="00000A"/>
      <w:szCs w:val="28"/>
      <w:u w:val="single"/>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ＭＳ ゴシック"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customStyle="1" w:styleId="Header1">
    <w:name w:val="Header1"/>
    <w:basedOn w:val="Normal"/>
    <w:pPr>
      <w:tabs>
        <w:tab w:val="center" w:pos="4680"/>
        <w:tab w:val="right" w:pos="9360"/>
      </w:tabs>
    </w:pPr>
  </w:style>
  <w:style w:type="paragraph" w:customStyle="1" w:styleId="Footer1">
    <w:name w:val="Footer1"/>
    <w:basedOn w:val="Normal"/>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Normal"/>
    <w:rPr>
      <w:rFonts w:eastAsia="Times New Roman"/>
      <w:color w:val="00000A"/>
    </w:rPr>
  </w:style>
  <w:style w:type="paragraph" w:styleId="BalloonText">
    <w:name w:val="Balloon Text"/>
    <w:basedOn w:val="Normal"/>
    <w:rPr>
      <w:rFonts w:ascii="Lucida Grande" w:hAnsi="Lucida Grande" w:cs="Lucida Grande"/>
      <w:sz w:val="18"/>
      <w:szCs w:val="18"/>
    </w:rPr>
  </w:style>
  <w:style w:type="paragraph" w:styleId="Revision">
    <w:name w:val="Revision"/>
    <w:pPr>
      <w:suppressAutoHyphens/>
    </w:pPr>
    <w:rPr>
      <w:rFonts w:ascii="Arial" w:eastAsia="ヒラギノ角ゴ Pro W3" w:hAnsi="Arial" w:cs="Times New Roman"/>
      <w:color w:val="000000"/>
      <w:lang w:val="en-GB" w:eastAsia="en-US"/>
    </w:rPr>
  </w:style>
  <w:style w:type="paragraph" w:styleId="ListParagraph">
    <w:name w:val="List Paragraph"/>
    <w:basedOn w:val="Normal"/>
    <w:pPr>
      <w:ind w:left="720"/>
      <w:contextualSpacing/>
    </w:pPr>
    <w:rPr>
      <w:rFonts w:ascii="Times New Roman" w:eastAsia="Times New Roman" w:hAnsi="Times New Roman"/>
      <w:color w:val="00000A"/>
      <w:sz w:val="20"/>
      <w:szCs w:val="20"/>
      <w:lang w:val="en-US"/>
    </w:rPr>
  </w:style>
  <w:style w:type="paragraph" w:styleId="Header">
    <w:name w:val="header"/>
    <w:basedOn w:val="Normal"/>
    <w:link w:val="HeaderChar"/>
    <w:uiPriority w:val="99"/>
    <w:unhideWhenUsed/>
    <w:rsid w:val="00EB4A4A"/>
    <w:pPr>
      <w:tabs>
        <w:tab w:val="center" w:pos="4320"/>
        <w:tab w:val="right" w:pos="8640"/>
      </w:tabs>
    </w:pPr>
  </w:style>
  <w:style w:type="character" w:customStyle="1" w:styleId="HeaderChar">
    <w:name w:val="Header Char"/>
    <w:basedOn w:val="DefaultParagraphFont"/>
    <w:link w:val="Header"/>
    <w:uiPriority w:val="99"/>
    <w:rsid w:val="00EB4A4A"/>
    <w:rPr>
      <w:rFonts w:ascii="Arial" w:eastAsia="ヒラギノ角ゴ Pro W3" w:hAnsi="Arial" w:cs="Times New Roman"/>
      <w:color w:val="000000"/>
      <w:lang w:val="en-GB" w:eastAsia="en-US"/>
    </w:rPr>
  </w:style>
  <w:style w:type="paragraph" w:styleId="Footer">
    <w:name w:val="footer"/>
    <w:basedOn w:val="Normal"/>
    <w:link w:val="FooterChar"/>
    <w:uiPriority w:val="99"/>
    <w:unhideWhenUsed/>
    <w:rsid w:val="00EB4A4A"/>
    <w:pPr>
      <w:tabs>
        <w:tab w:val="center" w:pos="4320"/>
        <w:tab w:val="right" w:pos="8640"/>
      </w:tabs>
    </w:pPr>
  </w:style>
  <w:style w:type="character" w:customStyle="1" w:styleId="FooterChar">
    <w:name w:val="Footer Char"/>
    <w:basedOn w:val="DefaultParagraphFont"/>
    <w:link w:val="Footer"/>
    <w:uiPriority w:val="99"/>
    <w:rsid w:val="00EB4A4A"/>
    <w:rPr>
      <w:rFonts w:ascii="Arial" w:eastAsia="ヒラギノ角ゴ Pro W3" w:hAnsi="Arial" w:cs="Times New Roman"/>
      <w:color w:val="00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emf"/><Relationship Id="rId12" Type="http://schemas.openxmlformats.org/officeDocument/2006/relationships/image" Target="media/image5.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wmf"/><Relationship Id="rId10"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5022</Words>
  <Characters>28628</Characters>
  <Application>Microsoft Macintosh Word</Application>
  <DocSecurity>0</DocSecurity>
  <Lines>238</Lines>
  <Paragraphs>67</Paragraphs>
  <ScaleCrop>false</ScaleCrop>
  <Company/>
  <LinksUpToDate>false</LinksUpToDate>
  <CharactersWithSpaces>33583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2</cp:revision>
  <cp:lastPrinted>2013-07-02T09:13:00Z</cp:lastPrinted>
  <dcterms:created xsi:type="dcterms:W3CDTF">2013-06-29T07:57:00Z</dcterms:created>
  <dcterms:modified xsi:type="dcterms:W3CDTF">2013-07-02T09:21:00Z</dcterms:modified>
</cp:coreProperties>
</file>